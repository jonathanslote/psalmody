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D94D36">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D94D36">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D94D36">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D94D36">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D94D36">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D94D36">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D94D36">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D94D36">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D94D36">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D94D36">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D94D36">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D94D36">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D94D36">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D94D36">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D94D36">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D94D36">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D94D36">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D94D36">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D94D36">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D94D36">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D94D36">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D94D36">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D94D36">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D94D36">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D94D36">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D94D36">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D94D36">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D94D36">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D94D36">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D94D36">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D94D36">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D94D36">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D94D36">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D94D36">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D94D36">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D94D36">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D94D36">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D94D36">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D94D36">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D94D36">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D94D36">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D94D36">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D94D36">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D94D36">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D94D36">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D94D36">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D94D36">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D94D36">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D94D36">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D94D36">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D94D36">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D94D36">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5"/>
            <w:r w:rsidRPr="00BE273A">
              <w:t>whales</w:t>
            </w:r>
            <w:r w:rsidR="007757C9">
              <w:rPr>
                <w:rStyle w:val="FootnoteReference"/>
              </w:rPr>
              <w:footnoteReference w:id="897"/>
            </w:r>
            <w:r w:rsidRPr="00BE273A">
              <w:t xml:space="preserve"> </w:t>
            </w:r>
            <w:commentRangeEnd w:id="445"/>
            <w:r w:rsidRPr="00BE273A">
              <w:rPr>
                <w:rStyle w:val="CommentReference"/>
                <w:rFonts w:eastAsiaTheme="minorHAnsi"/>
                <w:sz w:val="24"/>
              </w:rPr>
              <w:commentReference w:id="445"/>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6"/>
            <w:r w:rsidRPr="00BE273A">
              <w:t xml:space="preserve"> </w:t>
            </w:r>
            <w:commentRangeEnd w:id="446"/>
            <w:r w:rsidRPr="00BE273A">
              <w:rPr>
                <w:rStyle w:val="CommentReference"/>
                <w:rFonts w:eastAsiaTheme="minorHAnsi"/>
                <w:sz w:val="24"/>
              </w:rPr>
              <w:commentReference w:id="446"/>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48"/>
            <w:r w:rsidR="00D31F38" w:rsidRPr="00BE273A">
              <w:t xml:space="preserve">of </w:t>
            </w:r>
            <w:commentRangeEnd w:id="448"/>
            <w:r w:rsidR="00D31F38" w:rsidRPr="00BE273A">
              <w:rPr>
                <w:rStyle w:val="CommentReference"/>
                <w:rFonts w:eastAsiaTheme="minorHAnsi"/>
                <w:sz w:val="24"/>
              </w:rPr>
              <w:commentReference w:id="448"/>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0" w:name="_Toc297322058"/>
      <w:bookmarkStart w:id="451" w:name="_Toc297407703"/>
      <w:bookmarkStart w:id="452" w:name="_Toc298445755"/>
      <w:bookmarkStart w:id="453" w:name="_Toc298681238"/>
      <w:bookmarkStart w:id="454"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5"/>
            <w:r w:rsidRPr="00BE273A">
              <w:t xml:space="preserve">Blessed </w:t>
            </w:r>
            <w:commentRangeEnd w:id="455"/>
            <w:r w:rsidRPr="00BE273A">
              <w:rPr>
                <w:rStyle w:val="CommentReference"/>
                <w:rFonts w:eastAsiaTheme="minorHAnsi"/>
                <w:sz w:val="24"/>
              </w:rPr>
              <w:commentReference w:id="455"/>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6"/>
            <w:r w:rsidRPr="00BE273A">
              <w:t>heaven</w:t>
            </w:r>
            <w:commentRangeEnd w:id="456"/>
            <w:r w:rsidRPr="00BE273A">
              <w:rPr>
                <w:rStyle w:val="CommentReference"/>
                <w:rFonts w:eastAsiaTheme="minorHAnsi"/>
                <w:sz w:val="24"/>
              </w:rPr>
              <w:commentReference w:id="456"/>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7"/>
            <w:r w:rsidRPr="00BE273A">
              <w:t>falling snow</w:t>
            </w:r>
            <w:commentRangeEnd w:id="457"/>
            <w:r w:rsidRPr="00BE273A">
              <w:rPr>
                <w:rStyle w:val="CommentReference"/>
                <w:rFonts w:eastAsiaTheme="minorHAnsi"/>
                <w:sz w:val="24"/>
              </w:rPr>
              <w:commentReference w:id="457"/>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0"/>
            <w:r w:rsidRPr="00BE273A">
              <w:t xml:space="preserve"> </w:t>
            </w:r>
            <w:commentRangeEnd w:id="460"/>
            <w:r w:rsidRPr="00BE273A">
              <w:rPr>
                <w:rStyle w:val="CommentReference"/>
                <w:rFonts w:eastAsiaTheme="minorHAnsi"/>
                <w:sz w:val="24"/>
              </w:rPr>
              <w:commentReference w:id="460"/>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1"/>
            <w:r w:rsidR="003758F4" w:rsidRPr="00BE273A">
              <w:t xml:space="preserve">of </w:t>
            </w:r>
            <w:commentRangeEnd w:id="461"/>
            <w:r w:rsidR="003758F4" w:rsidRPr="00BE273A">
              <w:rPr>
                <w:rStyle w:val="CommentReference"/>
                <w:rFonts w:eastAsiaTheme="minorHAnsi"/>
                <w:sz w:val="24"/>
              </w:rPr>
              <w:commentReference w:id="461"/>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3" w:name="_Ref452620282"/>
      <w:r>
        <w:t>Psali Batos</w:t>
      </w:r>
      <w:bookmarkEnd w:id="450"/>
      <w:bookmarkEnd w:id="451"/>
      <w:bookmarkEnd w:id="452"/>
      <w:bookmarkEnd w:id="453"/>
      <w:bookmarkEnd w:id="454"/>
      <w:r w:rsidR="009E143A">
        <w:t xml:space="preserve"> on the Third Canticle</w:t>
      </w:r>
      <w:bookmarkEnd w:id="463"/>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4"/>
            <w:r>
              <w:t>Giver</w:t>
            </w:r>
            <w:r w:rsidRPr="00C05A5B">
              <w:t xml:space="preserve"> </w:t>
            </w:r>
            <w:commentRangeEnd w:id="464"/>
            <w:r>
              <w:rPr>
                <w:rStyle w:val="CommentReference"/>
                <w:rFonts w:eastAsiaTheme="minorHAnsi" w:cstheme="minorBidi"/>
                <w:color w:val="auto"/>
                <w:lang w:val="en-CA"/>
              </w:rPr>
              <w:commentReference w:id="464"/>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5"/>
            <w:r w:rsidRPr="00C05A5B">
              <w:t>nanias</w:t>
            </w:r>
            <w:commentRangeEnd w:id="465"/>
            <w:r>
              <w:rPr>
                <w:rStyle w:val="CommentReference"/>
                <w:rFonts w:eastAsiaTheme="minorHAnsi" w:cstheme="minorBidi"/>
                <w:color w:val="auto"/>
                <w:lang w:val="en-CA"/>
              </w:rPr>
              <w:commentReference w:id="465"/>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6"/>
            <w:r w:rsidRPr="00C05A5B">
              <w:t>Morning</w:t>
            </w:r>
            <w:commentRangeEnd w:id="466"/>
            <w:r>
              <w:rPr>
                <w:rStyle w:val="CommentReference"/>
                <w:rFonts w:eastAsiaTheme="minorHAnsi" w:cstheme="minorBidi"/>
                <w:color w:val="auto"/>
                <w:lang w:val="en-CA"/>
              </w:rPr>
              <w:commentReference w:id="466"/>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7"/>
            <w:r w:rsidRPr="00C05A5B">
              <w:t>Emmanuel</w:t>
            </w:r>
            <w:commentRangeEnd w:id="467"/>
            <w:r>
              <w:rPr>
                <w:rStyle w:val="CommentReference"/>
                <w:rFonts w:eastAsiaTheme="minorHAnsi" w:cstheme="minorBidi"/>
                <w:color w:val="auto"/>
                <w:lang w:val="en-CA"/>
              </w:rPr>
              <w:commentReference w:id="467"/>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8"/>
            <w:r w:rsidRPr="00C05A5B">
              <w:t xml:space="preserve">Proclaim </w:t>
            </w:r>
            <w:commentRangeEnd w:id="468"/>
            <w:r>
              <w:rPr>
                <w:rStyle w:val="CommentReference"/>
                <w:rFonts w:eastAsiaTheme="minorHAnsi" w:cstheme="minorBidi"/>
                <w:color w:val="auto"/>
                <w:lang w:val="en-CA"/>
              </w:rPr>
              <w:commentReference w:id="468"/>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9"/>
            <w:r>
              <w:t>persevere</w:t>
            </w:r>
            <w:commentRangeEnd w:id="469"/>
            <w:r>
              <w:rPr>
                <w:rStyle w:val="CommentReference"/>
                <w:rFonts w:eastAsiaTheme="minorHAnsi" w:cstheme="minorBidi"/>
                <w:color w:val="auto"/>
                <w:lang w:val="en-CA"/>
              </w:rPr>
              <w:commentReference w:id="469"/>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0"/>
            <w:r>
              <w:t>presbyters</w:t>
            </w:r>
            <w:commentRangeEnd w:id="470"/>
            <w:r>
              <w:rPr>
                <w:rStyle w:val="CommentReference"/>
                <w:rFonts w:eastAsiaTheme="minorHAnsi" w:cstheme="minorBidi"/>
                <w:color w:val="auto"/>
                <w:lang w:val="en-CA"/>
              </w:rPr>
              <w:commentReference w:id="470"/>
            </w:r>
            <w:r w:rsidRPr="00C05A5B">
              <w:t>:</w:t>
            </w:r>
          </w:p>
          <w:p w14:paraId="0639E799" w14:textId="42F5BA8C" w:rsidR="00D31F38" w:rsidRDefault="00985EC5" w:rsidP="00E35F1F">
            <w:pPr>
              <w:pStyle w:val="EngHang"/>
            </w:pPr>
            <w:r>
              <w:t>“</w:t>
            </w:r>
            <w:commentRangeStart w:id="471"/>
            <w:r w:rsidR="00D31F38">
              <w:t>Bless</w:t>
            </w:r>
            <w:commentRangeEnd w:id="471"/>
            <w:r w:rsidR="00D31F38">
              <w:rPr>
                <w:rStyle w:val="CommentReference"/>
                <w:rFonts w:eastAsiaTheme="minorHAnsi" w:cstheme="minorBidi"/>
                <w:color w:val="auto"/>
                <w:lang w:val="en-CA"/>
              </w:rPr>
              <w:commentReference w:id="471"/>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2"/>
            <w:r>
              <w:t>day</w:t>
            </w:r>
            <w:commentRangeEnd w:id="472"/>
            <w:r>
              <w:rPr>
                <w:rStyle w:val="CommentReference"/>
                <w:rFonts w:eastAsiaTheme="minorHAnsi" w:cstheme="minorBidi"/>
                <w:color w:val="auto"/>
                <w:lang w:val="en-CA"/>
              </w:rPr>
              <w:commentReference w:id="472"/>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3"/>
            <w:r w:rsidRPr="00C05A5B">
              <w:t xml:space="preserve">souls </w:t>
            </w:r>
            <w:commentRangeEnd w:id="473"/>
            <w:r>
              <w:rPr>
                <w:rStyle w:val="CommentReference"/>
                <w:rFonts w:eastAsiaTheme="minorHAnsi" w:cstheme="minorBidi"/>
                <w:color w:val="auto"/>
                <w:lang w:val="en-CA"/>
              </w:rPr>
              <w:commentReference w:id="473"/>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4"/>
            <w:r w:rsidRPr="00C05A5B">
              <w:t>sea</w:t>
            </w:r>
            <w:commentRangeEnd w:id="474"/>
            <w:r>
              <w:rPr>
                <w:rStyle w:val="CommentReference"/>
                <w:rFonts w:eastAsiaTheme="minorHAnsi" w:cstheme="minorBidi"/>
                <w:color w:val="auto"/>
                <w:lang w:val="en-CA"/>
              </w:rPr>
              <w:commentReference w:id="474"/>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5"/>
            <w:r w:rsidR="00D31F38" w:rsidRPr="00C05A5B">
              <w:t xml:space="preserve">all </w:t>
            </w:r>
            <w:commentRangeEnd w:id="475"/>
            <w:r w:rsidR="00D31F38">
              <w:rPr>
                <w:rStyle w:val="CommentReference"/>
                <w:rFonts w:eastAsiaTheme="minorHAnsi" w:cstheme="minorBidi"/>
                <w:color w:val="auto"/>
                <w:lang w:val="en-CA"/>
              </w:rPr>
              <w:commentReference w:id="475"/>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6"/>
            <w:r w:rsidRPr="00C05A5B">
              <w:t>heretics</w:t>
            </w:r>
            <w:commentRangeEnd w:id="476"/>
            <w:r>
              <w:rPr>
                <w:rStyle w:val="CommentReference"/>
                <w:rFonts w:eastAsiaTheme="minorHAnsi" w:cstheme="minorBidi"/>
                <w:color w:val="auto"/>
                <w:lang w:val="en-CA"/>
              </w:rPr>
              <w:commentReference w:id="476"/>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7"/>
            <w:r w:rsidRPr="00C05A5B">
              <w:t xml:space="preserve">spirits </w:t>
            </w:r>
            <w:commentRangeEnd w:id="477"/>
            <w:r>
              <w:rPr>
                <w:rStyle w:val="CommentReference"/>
                <w:rFonts w:eastAsiaTheme="minorHAnsi" w:cstheme="minorBidi"/>
                <w:color w:val="auto"/>
                <w:lang w:val="en-CA"/>
              </w:rPr>
              <w:commentReference w:id="477"/>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8"/>
            <w:r>
              <w:t>contrite</w:t>
            </w:r>
            <w:r w:rsidRPr="00C05A5B">
              <w:t xml:space="preserve"> </w:t>
            </w:r>
            <w:commentRangeEnd w:id="478"/>
            <w:r>
              <w:rPr>
                <w:rStyle w:val="CommentReference"/>
                <w:rFonts w:eastAsiaTheme="minorHAnsi" w:cstheme="minorBidi"/>
                <w:color w:val="auto"/>
                <w:lang w:val="en-CA"/>
              </w:rPr>
              <w:commentReference w:id="478"/>
            </w:r>
            <w:commentRangeStart w:id="479"/>
            <w:r w:rsidRPr="00C05A5B">
              <w:t>hearts</w:t>
            </w:r>
            <w:commentRangeEnd w:id="479"/>
            <w:r>
              <w:rPr>
                <w:rStyle w:val="CommentReference"/>
                <w:rFonts w:eastAsiaTheme="minorHAnsi" w:cstheme="minorBidi"/>
                <w:color w:val="auto"/>
                <w:lang w:val="en-CA"/>
              </w:rPr>
              <w:commentReference w:id="479"/>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0"/>
            <w:r w:rsidRPr="00C05A5B">
              <w:t>Make haste and be very attentive</w:t>
            </w:r>
            <w:commentRangeEnd w:id="480"/>
            <w:r>
              <w:rPr>
                <w:rStyle w:val="CommentReference"/>
                <w:rFonts w:eastAsiaTheme="minorHAnsi" w:cstheme="minorBidi"/>
                <w:color w:val="auto"/>
                <w:lang w:val="en-CA"/>
              </w:rPr>
              <w:commentReference w:id="480"/>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1"/>
            <w:r w:rsidRPr="00C05A5B">
              <w:t xml:space="preserve">righteous </w:t>
            </w:r>
            <w:commentRangeEnd w:id="481"/>
            <w:r>
              <w:rPr>
                <w:rStyle w:val="CommentReference"/>
                <w:rFonts w:eastAsiaTheme="minorHAnsi" w:cstheme="minorBidi"/>
                <w:color w:val="auto"/>
                <w:lang w:val="en-CA"/>
              </w:rPr>
              <w:commentReference w:id="481"/>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2"/>
            <w:r w:rsidR="00D31F38">
              <w:t>condemned</w:t>
            </w:r>
            <w:commentRangeEnd w:id="482"/>
            <w:r w:rsidR="00D31F38">
              <w:rPr>
                <w:rStyle w:val="CommentReference"/>
                <w:rFonts w:eastAsiaTheme="minorHAnsi" w:cstheme="minorBidi"/>
                <w:color w:val="auto"/>
                <w:lang w:val="en-CA"/>
              </w:rPr>
              <w:commentReference w:id="482"/>
            </w:r>
            <w:r w:rsidR="00D31F38" w:rsidRPr="00C05A5B">
              <w:t xml:space="preserve">, </w:t>
            </w:r>
          </w:p>
          <w:p w14:paraId="25CD9610" w14:textId="77777777" w:rsidR="00D31F38" w:rsidRDefault="00D31F38" w:rsidP="00E35F1F">
            <w:pPr>
              <w:pStyle w:val="EngHang"/>
            </w:pPr>
            <w:r w:rsidRPr="00C05A5B">
              <w:t xml:space="preserve">That he may </w:t>
            </w:r>
            <w:commentRangeStart w:id="483"/>
            <w:r w:rsidRPr="00C05A5B">
              <w:t xml:space="preserve">join </w:t>
            </w:r>
            <w:commentRangeEnd w:id="483"/>
            <w:r>
              <w:rPr>
                <w:rStyle w:val="CommentReference"/>
                <w:rFonts w:eastAsiaTheme="minorHAnsi" w:cstheme="minorBidi"/>
                <w:color w:val="auto"/>
                <w:lang w:val="en-CA"/>
              </w:rPr>
              <w:commentReference w:id="483"/>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4" w:name="_Toc297322059"/>
      <w:bookmarkStart w:id="485" w:name="_Toc297407704"/>
      <w:bookmarkStart w:id="486" w:name="_Toc298445756"/>
      <w:bookmarkStart w:id="487" w:name="_Toc298681239"/>
      <w:bookmarkStart w:id="488" w:name="_Toc298447481"/>
      <w:bookmarkStart w:id="489" w:name="_Ref452620367"/>
      <w:bookmarkStart w:id="490" w:name="_Ref452620370"/>
      <w:r>
        <w:lastRenderedPageBreak/>
        <w:t>We Follow You</w:t>
      </w:r>
      <w:bookmarkEnd w:id="484"/>
      <w:bookmarkEnd w:id="485"/>
      <w:bookmarkEnd w:id="486"/>
      <w:bookmarkEnd w:id="487"/>
      <w:bookmarkEnd w:id="488"/>
      <w:bookmarkEnd w:id="489"/>
      <w:bookmarkEnd w:id="490"/>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1" w:name="_Toc297322060"/>
      <w:bookmarkStart w:id="492" w:name="_Toc297407705"/>
      <w:bookmarkStart w:id="493" w:name="_Toc298445757"/>
      <w:bookmarkStart w:id="494" w:name="_Toc298681240"/>
      <w:bookmarkStart w:id="495" w:name="_Toc298447482"/>
      <w:bookmarkStart w:id="496" w:name="_Toc308441897"/>
      <w:bookmarkStart w:id="497" w:name="_Ref448228216"/>
      <w:bookmarkStart w:id="498" w:name="_Ref448228224"/>
      <w:bookmarkStart w:id="499" w:name="_Ref452620378"/>
      <w:bookmarkStart w:id="500" w:name="_Ref452620382"/>
      <w:r>
        <w:lastRenderedPageBreak/>
        <w:t>The Communion of the Saints</w:t>
      </w:r>
      <w:bookmarkEnd w:id="491"/>
      <w:bookmarkEnd w:id="492"/>
      <w:bookmarkEnd w:id="493"/>
      <w:bookmarkEnd w:id="494"/>
      <w:bookmarkEnd w:id="495"/>
      <w:bookmarkEnd w:id="496"/>
      <w:bookmarkEnd w:id="497"/>
      <w:bookmarkEnd w:id="498"/>
      <w:bookmarkEnd w:id="499"/>
      <w:bookmarkEnd w:id="50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1"/>
            <w:r>
              <w:rPr>
                <w:rStyle w:val="CommentReference"/>
                <w:rFonts w:ascii="Garamond" w:hAnsi="Garamond" w:cstheme="minorBidi"/>
                <w:noProof w:val="0"/>
                <w:lang w:val="en-CA"/>
              </w:rPr>
              <w:commentReference w:id="50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2"/>
            <w:r w:rsidRPr="00006239">
              <w:t>My</w:t>
            </w:r>
            <w:commentRangeEnd w:id="502"/>
            <w:r>
              <w:rPr>
                <w:rStyle w:val="CommentReference"/>
                <w:rFonts w:eastAsiaTheme="minorHAnsi" w:cstheme="minorBidi"/>
                <w:color w:val="auto"/>
                <w:lang w:val="en-CA"/>
              </w:rPr>
              <w:commentReference w:id="50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0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5"/>
            <w:r>
              <w:rPr>
                <w:rStyle w:val="CommentReference"/>
                <w:rFonts w:eastAsiaTheme="minorHAnsi" w:cstheme="minorBidi"/>
                <w:color w:val="auto"/>
                <w:lang w:val="en-CA"/>
              </w:rPr>
              <w:commentReference w:id="50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6"/>
            <w:r w:rsidRPr="00645C3A">
              <w:t xml:space="preserve">Pray </w:t>
            </w:r>
            <w:commentRangeEnd w:id="506"/>
            <w:r>
              <w:rPr>
                <w:rStyle w:val="CommentReference"/>
                <w:rFonts w:eastAsiaTheme="minorHAnsi" w:cstheme="minorBidi"/>
                <w:color w:val="auto"/>
                <w:lang w:val="en-CA"/>
              </w:rPr>
              <w:commentReference w:id="50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7"/>
            </w:r>
          </w:p>
        </w:tc>
      </w:tr>
    </w:tbl>
    <w:p w14:paraId="38417DCC" w14:textId="77777777" w:rsidR="00D31F38" w:rsidRDefault="00D31F38" w:rsidP="00D31F38">
      <w:pPr>
        <w:pStyle w:val="Heading4"/>
      </w:pPr>
      <w:bookmarkStart w:id="508" w:name="_Toc298681241"/>
      <w:bookmarkStart w:id="509" w:name="_Toc308441898"/>
      <w:r>
        <w:lastRenderedPageBreak/>
        <w:t xml:space="preserve">A </w:t>
      </w:r>
      <w:commentRangeStart w:id="510"/>
      <w:r>
        <w:t xml:space="preserve">Short </w:t>
      </w:r>
      <w:commentRangeEnd w:id="510"/>
      <w:r>
        <w:rPr>
          <w:rStyle w:val="CommentReference"/>
          <w:rFonts w:eastAsiaTheme="minorHAnsi" w:cstheme="minorBidi"/>
          <w:b w:val="0"/>
          <w:bCs w:val="0"/>
        </w:rPr>
        <w:commentReference w:id="510"/>
      </w:r>
      <w:commentRangeStart w:id="511"/>
      <w:r>
        <w:t xml:space="preserve">Communion </w:t>
      </w:r>
      <w:commentRangeEnd w:id="511"/>
      <w:r>
        <w:rPr>
          <w:rStyle w:val="CommentReference"/>
          <w:rFonts w:eastAsiaTheme="minorHAnsi" w:cstheme="minorBidi"/>
          <w:b w:val="0"/>
          <w:bCs w:val="0"/>
        </w:rPr>
        <w:commentReference w:id="51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2"/>
            <w:r>
              <w:rPr>
                <w:rStyle w:val="CommentReference"/>
                <w:rFonts w:ascii="Garamond" w:hAnsi="Garamond" w:cstheme="minorBidi"/>
                <w:noProof w:val="0"/>
                <w:lang w:val="en-CA"/>
              </w:rPr>
              <w:commentReference w:id="51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3"/>
            <w:r w:rsidRPr="00006239">
              <w:t>My</w:t>
            </w:r>
            <w:commentRangeEnd w:id="513"/>
            <w:r>
              <w:rPr>
                <w:rStyle w:val="CommentReference"/>
                <w:rFonts w:eastAsiaTheme="minorHAnsi" w:cstheme="minorBidi"/>
                <w:color w:val="auto"/>
                <w:lang w:val="en-CA"/>
              </w:rPr>
              <w:commentReference w:id="51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4"/>
            <w:r w:rsidRPr="00FC3604">
              <w:t>ⲡⲓϣⲟⲙⲧ ϣⲉ ⲙⲏⲧ ϣ̀ⲙⲏⲛ</w:t>
            </w:r>
            <w:commentRangeEnd w:id="514"/>
            <w:r>
              <w:rPr>
                <w:rStyle w:val="CommentReference"/>
                <w:rFonts w:ascii="Garamond" w:hAnsi="Garamond" w:cstheme="minorBidi"/>
                <w:noProof w:val="0"/>
                <w:lang w:val="en-CA"/>
              </w:rPr>
              <w:commentReference w:id="51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5"/>
            <w:r w:rsidRPr="000100FF">
              <w:t xml:space="preserve">Pray </w:t>
            </w:r>
            <w:commentRangeEnd w:id="515"/>
            <w:r>
              <w:rPr>
                <w:rStyle w:val="CommentReference"/>
                <w:rFonts w:eastAsiaTheme="minorHAnsi" w:cstheme="minorBidi"/>
                <w:color w:val="auto"/>
                <w:lang w:val="en-CA"/>
              </w:rPr>
              <w:commentReference w:id="51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6"/>
            <w:r>
              <w:rPr>
                <w:rStyle w:val="CommentReference"/>
                <w:rFonts w:eastAsiaTheme="minorHAnsi" w:cstheme="minorBidi"/>
                <w:color w:val="auto"/>
                <w:lang w:val="en-CA"/>
              </w:rPr>
              <w:commentReference w:id="51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7" w:name="_Ref448228235"/>
      <w:r>
        <w:rPr>
          <w:lang w:val="en-US"/>
        </w:rPr>
        <w:t>The Doxologies</w:t>
      </w:r>
      <w:bookmarkEnd w:id="508"/>
      <w:bookmarkEnd w:id="509"/>
      <w:bookmarkEnd w:id="517"/>
    </w:p>
    <w:p w14:paraId="04E32178" w14:textId="149795CE" w:rsidR="00D31F38" w:rsidRDefault="00D31F38" w:rsidP="00266A55">
      <w:pPr>
        <w:pStyle w:val="Rubric"/>
        <w:rPr>
          <w:lang w:val="en-US"/>
        </w:rPr>
      </w:pPr>
      <w:bookmarkStart w:id="518"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19" w:name="_Toc308441900"/>
      <w:bookmarkStart w:id="520" w:name="_Ref434487886"/>
      <w:bookmarkStart w:id="521" w:name="_Ref434487891"/>
      <w:r>
        <w:rPr>
          <w:lang w:val="en-US"/>
        </w:rPr>
        <w:lastRenderedPageBreak/>
        <w:t>The Doxology of the Virgin for Midnight Praise</w:t>
      </w:r>
      <w:bookmarkEnd w:id="519"/>
      <w:bookmarkEnd w:id="520"/>
      <w:bookmarkEnd w:id="52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2"/>
            <w:r>
              <w:t>Godhead</w:t>
            </w:r>
            <w:commentRangeEnd w:id="522"/>
            <w:r>
              <w:rPr>
                <w:rStyle w:val="CommentReference"/>
                <w:rFonts w:eastAsiaTheme="minorHAnsi" w:cstheme="minorBidi"/>
                <w:color w:val="auto"/>
                <w:lang w:val="en-CA"/>
              </w:rPr>
              <w:commentReference w:id="52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3"/>
            <w:r>
              <w:t xml:space="preserve">to </w:t>
            </w:r>
            <w:commentRangeEnd w:id="523"/>
            <w:r>
              <w:rPr>
                <w:rStyle w:val="CommentReference"/>
                <w:rFonts w:eastAsiaTheme="minorHAnsi" w:cstheme="minorBidi"/>
                <w:color w:val="auto"/>
                <w:lang w:val="en-CA"/>
              </w:rPr>
              <w:commentReference w:id="52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4"/>
            <w:r>
              <w:t xml:space="preserve">faithful </w:t>
            </w:r>
            <w:commentRangeEnd w:id="524"/>
            <w:r>
              <w:rPr>
                <w:rStyle w:val="CommentReference"/>
                <w:rFonts w:eastAsiaTheme="minorHAnsi" w:cstheme="minorBidi"/>
                <w:color w:val="auto"/>
                <w:lang w:val="en-CA"/>
              </w:rPr>
              <w:commentReference w:id="52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5" w:name="_Toc308441901"/>
      <w:r>
        <w:rPr>
          <w:lang w:val="en-US"/>
        </w:rPr>
        <w:t>The Conclusion of the Doxologies</w:t>
      </w:r>
      <w:bookmarkEnd w:id="518"/>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6" w:name="_Ref448228501"/>
      <w:bookmarkStart w:id="527" w:name="_Ref448228505"/>
      <w:r>
        <w:lastRenderedPageBreak/>
        <w:t>The Fourth Canticle</w:t>
      </w:r>
      <w:bookmarkEnd w:id="526"/>
      <w:bookmarkEnd w:id="527"/>
    </w:p>
    <w:p w14:paraId="575FD42E" w14:textId="77777777" w:rsidR="00D31F38" w:rsidRDefault="00D31F38" w:rsidP="00D31F38">
      <w:pPr>
        <w:pStyle w:val="Heading4"/>
      </w:pPr>
      <w:bookmarkStart w:id="528" w:name="_Toc410196423"/>
      <w:bookmarkStart w:id="529" w:name="_Toc410196925"/>
      <w:bookmarkStart w:id="530" w:name="_Ref434580708"/>
      <w:bookmarkStart w:id="531" w:name="_Ref434580714"/>
      <w:r>
        <w:t>The Fourth Canticle</w:t>
      </w:r>
      <w:bookmarkEnd w:id="528"/>
      <w:bookmarkEnd w:id="529"/>
      <w:bookmarkEnd w:id="530"/>
      <w:bookmarkEnd w:id="53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2" w:name="_Toc297322062"/>
      <w:bookmarkStart w:id="533" w:name="_Toc297407707"/>
      <w:bookmarkStart w:id="534" w:name="_Toc298445759"/>
      <w:bookmarkStart w:id="535" w:name="_Toc298681245"/>
      <w:bookmarkStart w:id="536" w:name="_Toc298447484"/>
      <w:r>
        <w:rPr>
          <w:lang w:val="en-US"/>
        </w:rPr>
        <w:t>Psalm 148</w:t>
      </w:r>
      <w:bookmarkEnd w:id="532"/>
      <w:bookmarkEnd w:id="533"/>
      <w:bookmarkEnd w:id="534"/>
      <w:bookmarkEnd w:id="535"/>
      <w:bookmarkEnd w:id="53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7"/>
            <w:commentRangeStart w:id="538"/>
            <w:r w:rsidRPr="00FC3604">
              <w:t>For</w:t>
            </w:r>
            <w:commentRangeEnd w:id="537"/>
            <w:r w:rsidRPr="00FC3604">
              <w:rPr>
                <w:rStyle w:val="CommentReference"/>
                <w:rFonts w:cstheme="minorBidi"/>
                <w:color w:val="auto"/>
                <w:lang w:val="en-CA"/>
              </w:rPr>
              <w:commentReference w:id="537"/>
            </w:r>
            <w:r w:rsidRPr="00FC3604">
              <w:t xml:space="preserve"> He spoke and </w:t>
            </w:r>
            <w:r w:rsidRPr="00FC3604">
              <w:rPr>
                <w:color w:val="auto"/>
              </w:rPr>
              <w:t>they</w:t>
            </w:r>
            <w:r w:rsidRPr="00FC3604">
              <w:t xml:space="preserve"> came to be!</w:t>
            </w:r>
            <w:commentRangeEnd w:id="538"/>
            <w:r>
              <w:rPr>
                <w:rStyle w:val="CommentReference"/>
                <w:rFonts w:cstheme="minorBidi"/>
                <w:color w:val="auto"/>
                <w:lang w:val="en-CA"/>
              </w:rPr>
              <w:commentReference w:id="53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9"/>
            <w:r w:rsidR="00D31F38">
              <w:rPr>
                <w:rStyle w:val="CommentReference"/>
                <w:rFonts w:eastAsiaTheme="minorHAnsi" w:cstheme="minorBidi"/>
                <w:color w:val="auto"/>
                <w:lang w:val="en-CA"/>
              </w:rPr>
              <w:commentReference w:id="53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0"/>
            <w:r w:rsidRPr="00FC3604">
              <w:t>Praise the Lord from the earth!</w:t>
            </w:r>
            <w:commentRangeEnd w:id="540"/>
            <w:r>
              <w:rPr>
                <w:rStyle w:val="CommentReference"/>
                <w:rFonts w:cstheme="minorBidi"/>
                <w:color w:val="auto"/>
                <w:lang w:val="en-CA"/>
              </w:rPr>
              <w:commentReference w:id="54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1"/>
            <w:r w:rsidRPr="007425E1">
              <w:rPr>
                <w:rFonts w:eastAsiaTheme="minorHAnsi"/>
              </w:rPr>
              <w:t xml:space="preserve">His </w:t>
            </w:r>
            <w:commentRangeEnd w:id="541"/>
            <w:r>
              <w:rPr>
                <w:rStyle w:val="CommentReference"/>
                <w:rFonts w:eastAsiaTheme="minorHAnsi" w:cstheme="minorBidi"/>
                <w:color w:val="auto"/>
                <w:lang w:val="en-CA"/>
              </w:rPr>
              <w:commentReference w:id="541"/>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2" w:name="_Toc297322063"/>
      <w:bookmarkStart w:id="543" w:name="_Toc297407708"/>
      <w:bookmarkStart w:id="544" w:name="_Toc298445760"/>
      <w:bookmarkStart w:id="545" w:name="_Toc298681246"/>
      <w:bookmarkStart w:id="546" w:name="_Toc298447485"/>
      <w:r>
        <w:rPr>
          <w:lang w:val="en-US"/>
        </w:rPr>
        <w:t>Psalm 149</w:t>
      </w:r>
      <w:bookmarkEnd w:id="542"/>
      <w:bookmarkEnd w:id="543"/>
      <w:bookmarkEnd w:id="544"/>
      <w:bookmarkEnd w:id="545"/>
      <w:bookmarkEnd w:id="54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7"/>
            <w:r w:rsidRPr="007425E1">
              <w:rPr>
                <w:rFonts w:eastAsiaTheme="minorHAnsi"/>
              </w:rPr>
              <w:t>chorus</w:t>
            </w:r>
            <w:commentRangeEnd w:id="547"/>
            <w:r>
              <w:rPr>
                <w:rStyle w:val="CommentReference"/>
                <w:rFonts w:eastAsiaTheme="minorHAnsi" w:cstheme="minorBidi"/>
                <w:color w:val="auto"/>
                <w:lang w:val="en-CA"/>
              </w:rPr>
              <w:commentReference w:id="54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8"/>
            <w:r w:rsidRPr="007425E1">
              <w:rPr>
                <w:rFonts w:eastAsiaTheme="minorHAnsi"/>
              </w:rPr>
              <w:t xml:space="preserve"> </w:t>
            </w:r>
            <w:commentRangeEnd w:id="548"/>
            <w:r>
              <w:rPr>
                <w:rStyle w:val="CommentReference"/>
                <w:rFonts w:eastAsiaTheme="minorHAnsi" w:cstheme="minorBidi"/>
                <w:color w:val="auto"/>
                <w:lang w:val="en-CA"/>
              </w:rPr>
              <w:commentReference w:id="54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9"/>
            <w:r w:rsidR="00D31F38">
              <w:t>rejoice</w:t>
            </w:r>
            <w:r w:rsidR="00D31F38" w:rsidRPr="007425E1">
              <w:t xml:space="preserve"> </w:t>
            </w:r>
            <w:commentRangeEnd w:id="549"/>
            <w:r w:rsidR="00D31F38">
              <w:rPr>
                <w:rStyle w:val="CommentReference"/>
                <w:rFonts w:cstheme="minorBidi"/>
                <w:color w:val="auto"/>
                <w:lang w:val="en-CA"/>
              </w:rPr>
              <w:commentReference w:id="54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0"/>
            <w:r w:rsidRPr="007425E1">
              <w:rPr>
                <w:rFonts w:eastAsiaTheme="minorHAnsi"/>
              </w:rPr>
              <w:t>mouth</w:t>
            </w:r>
            <w:commentRangeEnd w:id="550"/>
            <w:r w:rsidR="002275C0">
              <w:rPr>
                <w:rFonts w:eastAsiaTheme="minorHAnsi"/>
              </w:rPr>
              <w:t>s</w:t>
            </w:r>
            <w:r>
              <w:rPr>
                <w:rStyle w:val="CommentReference"/>
                <w:rFonts w:eastAsiaTheme="minorHAnsi" w:cstheme="minorBidi"/>
                <w:color w:val="auto"/>
                <w:lang w:val="en-CA"/>
              </w:rPr>
              <w:commentReference w:id="55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1"/>
            <w:r>
              <w:t>rebukes</w:t>
            </w:r>
            <w:r w:rsidRPr="007425E1">
              <w:t xml:space="preserve"> </w:t>
            </w:r>
            <w:commentRangeEnd w:id="551"/>
            <w:r>
              <w:rPr>
                <w:rStyle w:val="CommentReference"/>
                <w:rFonts w:cstheme="minorBidi"/>
                <w:color w:val="auto"/>
                <w:lang w:val="en-CA"/>
              </w:rPr>
              <w:commentReference w:id="55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2" w:name="_Toc297322064"/>
      <w:bookmarkStart w:id="553" w:name="_Toc297407709"/>
      <w:bookmarkStart w:id="554" w:name="_Toc298445761"/>
      <w:bookmarkStart w:id="555" w:name="_Toc298681247"/>
      <w:bookmarkStart w:id="556" w:name="_Toc298447486"/>
      <w:r>
        <w:rPr>
          <w:lang w:val="en-US"/>
        </w:rPr>
        <w:t>Psalm 150</w:t>
      </w:r>
      <w:bookmarkEnd w:id="552"/>
      <w:bookmarkEnd w:id="553"/>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7"/>
            <w:r w:rsidRPr="007425E1">
              <w:t xml:space="preserve">psaltery </w:t>
            </w:r>
            <w:commentRangeEnd w:id="557"/>
            <w:r>
              <w:rPr>
                <w:rStyle w:val="CommentReference"/>
                <w:rFonts w:cstheme="minorBidi"/>
                <w:color w:val="auto"/>
                <w:lang w:val="en-CA"/>
              </w:rPr>
              <w:commentReference w:id="55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8" w:name="_Ref448228521"/>
      <w:bookmarkStart w:id="559" w:name="_Ref448228524"/>
      <w:bookmarkStart w:id="560" w:name="_Ref448471720"/>
      <w:bookmarkStart w:id="561" w:name="_Toc459399188"/>
      <w:r>
        <w:lastRenderedPageBreak/>
        <w:t>The Annual Psalis and Theotokia</w:t>
      </w:r>
      <w:bookmarkEnd w:id="558"/>
      <w:bookmarkEnd w:id="559"/>
      <w:bookmarkEnd w:id="560"/>
      <w:bookmarkEnd w:id="561"/>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2" w:name="_Toc459399189"/>
      <w:r>
        <w:lastRenderedPageBreak/>
        <w:t>Sunday</w:t>
      </w:r>
      <w:bookmarkEnd w:id="562"/>
    </w:p>
    <w:p w14:paraId="45726092" w14:textId="77777777" w:rsidR="00E35F1F" w:rsidRDefault="00E35F1F" w:rsidP="00E35F1F">
      <w:pPr>
        <w:pStyle w:val="Heading3"/>
        <w:rPr>
          <w:lang w:val="en-US"/>
        </w:rPr>
      </w:pPr>
      <w:bookmarkStart w:id="563" w:name="_Toc297322066"/>
      <w:bookmarkStart w:id="564" w:name="_Toc297407711"/>
      <w:bookmarkStart w:id="565" w:name="_Toc298445763"/>
      <w:bookmarkStart w:id="566" w:name="_Toc298447488"/>
      <w:bookmarkStart w:id="567" w:name="_Toc308441905"/>
      <w:bookmarkStart w:id="568" w:name="_Ref452620816"/>
      <w:bookmarkStart w:id="569" w:name="_Ref452620821"/>
      <w:r>
        <w:rPr>
          <w:lang w:val="en-US"/>
        </w:rPr>
        <w:t>The Sunday Psali for the Lord</w:t>
      </w:r>
      <w:bookmarkEnd w:id="563"/>
      <w:bookmarkEnd w:id="564"/>
      <w:bookmarkEnd w:id="565"/>
      <w:bookmarkEnd w:id="566"/>
      <w:bookmarkEnd w:id="567"/>
      <w:bookmarkEnd w:id="568"/>
      <w:bookmarkEnd w:id="569"/>
    </w:p>
    <w:p w14:paraId="136558CF" w14:textId="2DAE99D4" w:rsidR="006F0694" w:rsidRPr="00CE3852" w:rsidRDefault="00E35F1F" w:rsidP="006F0694">
      <w:pPr>
        <w:pStyle w:val="Heading5non-TOC"/>
        <w:rPr>
          <w:lang w:val="en-US"/>
        </w:rPr>
      </w:pPr>
      <w:commentRangeStart w:id="57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0"/>
      <w:r>
        <w:rPr>
          <w:rStyle w:val="CommentReference"/>
          <w:rFonts w:ascii="Garamond" w:eastAsiaTheme="minorHAnsi" w:hAnsi="Garamond" w:cstheme="minorBidi"/>
        </w:rPr>
        <w:commentReference w:id="5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1"/>
            <w:r w:rsidRPr="00FC3604">
              <w:t>ⲛⲏⲓ</w:t>
            </w:r>
            <w:commentRangeEnd w:id="571"/>
            <w:r>
              <w:rPr>
                <w:rStyle w:val="CommentReference"/>
                <w:rFonts w:ascii="Garamond" w:hAnsi="Garamond" w:cstheme="minorBidi"/>
                <w:noProof w:val="0"/>
                <w:lang w:val="en-CA"/>
              </w:rPr>
              <w:commentReference w:id="57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2"/>
            <w:r w:rsidRPr="005832A1">
              <w:t xml:space="preserve">praise </w:t>
            </w:r>
            <w:commentRangeEnd w:id="572"/>
            <w:r w:rsidRPr="005832A1">
              <w:rPr>
                <w:rStyle w:val="CommentReference"/>
                <w:rFonts w:eastAsiaTheme="minorHAnsi"/>
                <w:sz w:val="24"/>
              </w:rPr>
              <w:commentReference w:id="57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3"/>
            <w:r w:rsidRPr="005832A1">
              <w:t>Earth</w:t>
            </w:r>
            <w:commentRangeEnd w:id="573"/>
            <w:r w:rsidRPr="005832A1">
              <w:rPr>
                <w:rStyle w:val="CommentReference"/>
                <w:rFonts w:eastAsiaTheme="minorHAnsi"/>
                <w:sz w:val="24"/>
              </w:rPr>
              <w:commentReference w:id="57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4"/>
            <w:r>
              <w:rPr>
                <w:rStyle w:val="CommentReference"/>
                <w:rFonts w:ascii="Garamond" w:hAnsi="Garamond" w:cstheme="minorBidi"/>
                <w:noProof w:val="0"/>
                <w:lang w:val="en-CA"/>
              </w:rPr>
              <w:commentReference w:id="57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5"/>
            <w:r w:rsidRPr="005832A1">
              <w:t xml:space="preserve">Make haste </w:t>
            </w:r>
            <w:commentRangeEnd w:id="575"/>
            <w:r w:rsidRPr="005832A1">
              <w:rPr>
                <w:rStyle w:val="CommentReference"/>
                <w:rFonts w:eastAsiaTheme="minorHAnsi"/>
                <w:sz w:val="24"/>
              </w:rPr>
              <w:commentReference w:id="57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6"/>
            <w:r w:rsidRPr="005832A1">
              <w:rPr>
                <w:rFonts w:eastAsiaTheme="minorHAnsi"/>
              </w:rPr>
              <w:t xml:space="preserve">different </w:t>
            </w:r>
            <w:commentRangeEnd w:id="576"/>
            <w:r w:rsidRPr="005832A1">
              <w:rPr>
                <w:rStyle w:val="CommentReference"/>
                <w:rFonts w:eastAsiaTheme="minorHAnsi"/>
                <w:sz w:val="24"/>
              </w:rPr>
              <w:commentReference w:id="57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7"/>
            <w:r w:rsidRPr="005832A1">
              <w:t>truth</w:t>
            </w:r>
            <w:commentRangeEnd w:id="577"/>
            <w:r w:rsidRPr="005832A1">
              <w:rPr>
                <w:rStyle w:val="CommentReference"/>
                <w:rFonts w:eastAsiaTheme="minorHAnsi"/>
                <w:sz w:val="24"/>
              </w:rPr>
              <w:commentReference w:id="57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8"/>
            <w:r w:rsidRPr="005832A1">
              <w:t xml:space="preserve">longsuffering </w:t>
            </w:r>
            <w:commentRangeEnd w:id="578"/>
            <w:r w:rsidRPr="005832A1">
              <w:rPr>
                <w:rStyle w:val="CommentReference"/>
                <w:rFonts w:eastAsiaTheme="minorHAnsi"/>
                <w:sz w:val="24"/>
              </w:rPr>
              <w:commentReference w:id="57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79"/>
            <w:r w:rsidRPr="005832A1">
              <w:t xml:space="preserve">I rise </w:t>
            </w:r>
            <w:commentRangeEnd w:id="579"/>
            <w:r w:rsidRPr="005832A1">
              <w:rPr>
                <w:rStyle w:val="CommentReference"/>
                <w:rFonts w:eastAsiaTheme="minorHAnsi"/>
                <w:sz w:val="24"/>
              </w:rPr>
              <w:commentReference w:id="57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0"/>
            <w:r w:rsidRPr="005832A1">
              <w:t>sweet</w:t>
            </w:r>
            <w:commentRangeEnd w:id="580"/>
            <w:r w:rsidRPr="005832A1">
              <w:rPr>
                <w:rStyle w:val="CommentReference"/>
                <w:rFonts w:eastAsiaTheme="minorHAnsi"/>
                <w:sz w:val="24"/>
              </w:rPr>
              <w:commentReference w:id="58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1"/>
            <w:r w:rsidRPr="005832A1">
              <w:rPr>
                <w:rFonts w:eastAsiaTheme="minorHAnsi"/>
              </w:rPr>
              <w:t>Oh, how I love</w:t>
            </w:r>
            <w:commentRangeEnd w:id="581"/>
            <w:r w:rsidRPr="005832A1">
              <w:rPr>
                <w:rStyle w:val="CommentReference"/>
                <w:rFonts w:eastAsiaTheme="minorHAnsi"/>
                <w:sz w:val="24"/>
              </w:rPr>
              <w:commentReference w:id="58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2"/>
            <w:r w:rsidRPr="005832A1">
              <w:rPr>
                <w:rFonts w:eastAsiaTheme="minorHAnsi"/>
              </w:rPr>
              <w:t xml:space="preserve">of </w:t>
            </w:r>
            <w:commentRangeEnd w:id="582"/>
            <w:r w:rsidRPr="005832A1">
              <w:rPr>
                <w:rStyle w:val="CommentReference"/>
                <w:rFonts w:eastAsiaTheme="minorHAnsi"/>
                <w:sz w:val="24"/>
              </w:rPr>
              <w:commentReference w:id="58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3"/>
            <w:r w:rsidRPr="005832A1">
              <w:t>truth</w:t>
            </w:r>
            <w:commentRangeEnd w:id="583"/>
            <w:r w:rsidRPr="005832A1">
              <w:rPr>
                <w:rStyle w:val="CommentReference"/>
                <w:rFonts w:eastAsiaTheme="minorHAnsi"/>
                <w:sz w:val="24"/>
              </w:rPr>
              <w:commentReference w:id="583"/>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4"/>
            <w:r w:rsidRPr="005832A1">
              <w:t xml:space="preserve">true </w:t>
            </w:r>
            <w:commentRangeEnd w:id="584"/>
            <w:r w:rsidRPr="005832A1">
              <w:rPr>
                <w:rStyle w:val="CommentReference"/>
                <w:rFonts w:eastAsiaTheme="minorHAnsi"/>
                <w:sz w:val="24"/>
              </w:rPr>
              <w:commentReference w:id="58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5"/>
            <w:r>
              <w:t xml:space="preserve">Whenever </w:t>
            </w:r>
            <w:commentRangeEnd w:id="585"/>
            <w:r>
              <w:rPr>
                <w:rStyle w:val="CommentReference"/>
                <w:rFonts w:eastAsiaTheme="minorHAnsi" w:cstheme="minorBidi"/>
                <w:color w:val="auto"/>
                <w:lang w:val="en-CA"/>
              </w:rPr>
              <w:commentReference w:id="585"/>
            </w:r>
            <w:r>
              <w:t>we</w:t>
            </w:r>
          </w:p>
          <w:p w14:paraId="1820B153" w14:textId="77777777" w:rsidR="00E35F1F" w:rsidRDefault="00E35F1F" w:rsidP="00E35F1F">
            <w:pPr>
              <w:pStyle w:val="EngHang"/>
            </w:pPr>
            <w:commentRangeStart w:id="586"/>
            <w:r>
              <w:t xml:space="preserve">Gather </w:t>
            </w:r>
            <w:commentRangeEnd w:id="586"/>
            <w:r>
              <w:rPr>
                <w:rStyle w:val="CommentReference"/>
                <w:rFonts w:eastAsiaTheme="minorHAnsi" w:cstheme="minorBidi"/>
                <w:color w:val="auto"/>
                <w:lang w:val="en-CA"/>
              </w:rPr>
              <w:commentReference w:id="58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7"/>
            <w:r>
              <w:t xml:space="preserve">will </w:t>
            </w:r>
            <w:commentRangeEnd w:id="587"/>
            <w:r>
              <w:rPr>
                <w:rStyle w:val="CommentReference"/>
                <w:rFonts w:eastAsiaTheme="minorHAnsi" w:cstheme="minorBidi"/>
                <w:color w:val="auto"/>
                <w:lang w:val="en-CA"/>
              </w:rPr>
              <w:commentReference w:id="58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8"/>
            <w:r>
              <w:t xml:space="preserve">Deliver </w:t>
            </w:r>
            <w:commentRangeEnd w:id="588"/>
            <w:r>
              <w:rPr>
                <w:rStyle w:val="CommentReference"/>
                <w:rFonts w:eastAsiaTheme="minorHAnsi" w:cstheme="minorBidi"/>
                <w:color w:val="auto"/>
                <w:lang w:val="en-CA"/>
              </w:rPr>
              <w:commentReference w:id="588"/>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89"/>
            <w:r w:rsidRPr="00A16DFE">
              <w:rPr>
                <w:rFonts w:eastAsiaTheme="minorHAnsi"/>
              </w:rPr>
              <w:t xml:space="preserve">come </w:t>
            </w:r>
            <w:commentRangeEnd w:id="589"/>
            <w:r>
              <w:rPr>
                <w:rStyle w:val="CommentReference"/>
                <w:rFonts w:eastAsiaTheme="minorHAnsi" w:cstheme="minorBidi"/>
                <w:color w:val="auto"/>
                <w:lang w:val="en-CA"/>
              </w:rPr>
              <w:commentReference w:id="58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0"/>
            <w:r>
              <w:rPr>
                <w:rFonts w:eastAsiaTheme="minorHAnsi"/>
              </w:rPr>
              <w:t>be</w:t>
            </w:r>
            <w:r w:rsidRPr="00A16DFE">
              <w:rPr>
                <w:rFonts w:eastAsiaTheme="minorHAnsi"/>
              </w:rPr>
              <w:t xml:space="preserve"> </w:t>
            </w:r>
            <w:commentRangeEnd w:id="590"/>
            <w:r>
              <w:rPr>
                <w:rStyle w:val="CommentReference"/>
                <w:rFonts w:eastAsiaTheme="minorHAnsi" w:cstheme="minorBidi"/>
                <w:color w:val="auto"/>
                <w:lang w:val="en-CA"/>
              </w:rPr>
              <w:commentReference w:id="59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1" w:name="_Toc297322067"/>
      <w:bookmarkStart w:id="592" w:name="_Toc297407712"/>
      <w:bookmarkStart w:id="593" w:name="_Toc298445764"/>
      <w:bookmarkStart w:id="594" w:name="_Toc298681249"/>
      <w:bookmarkStart w:id="595" w:name="_Toc298447489"/>
      <w:bookmarkStart w:id="596" w:name="_Toc308441906"/>
      <w:bookmarkStart w:id="597" w:name="_Ref452620835"/>
      <w:bookmarkStart w:id="598" w:name="_Ref452620839"/>
      <w:r>
        <w:rPr>
          <w:lang w:val="en-US"/>
        </w:rPr>
        <w:lastRenderedPageBreak/>
        <w:t>The Sunday Theotokia</w:t>
      </w:r>
      <w:bookmarkEnd w:id="591"/>
      <w:bookmarkEnd w:id="592"/>
      <w:bookmarkEnd w:id="593"/>
      <w:bookmarkEnd w:id="594"/>
      <w:bookmarkEnd w:id="595"/>
      <w:bookmarkEnd w:id="596"/>
      <w:bookmarkEnd w:id="597"/>
      <w:bookmarkEnd w:id="59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99" w:name="_Toc298445765"/>
      <w:bookmarkStart w:id="600" w:name="_Toc298681250"/>
      <w:bookmarkStart w:id="601" w:name="_Toc298447490"/>
      <w:r>
        <w:rPr>
          <w:lang w:val="en-US"/>
        </w:rPr>
        <w:t>Part One</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2"/>
            <w:r w:rsidRPr="007425E1">
              <w:rPr>
                <w:rFonts w:eastAsiaTheme="minorHAnsi"/>
              </w:rPr>
              <w:t>Of the Covenant</w:t>
            </w:r>
            <w:commentRangeEnd w:id="602"/>
            <w:r>
              <w:rPr>
                <w:rStyle w:val="CommentReference"/>
                <w:rFonts w:eastAsiaTheme="minorHAnsi" w:cstheme="minorBidi"/>
                <w:color w:val="auto"/>
                <w:lang w:val="en-CA"/>
              </w:rPr>
              <w:commentReference w:id="60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3"/>
            <w:r>
              <w:rPr>
                <w:rFonts w:eastAsiaTheme="minorHAnsi"/>
              </w:rPr>
              <w:t>sprinkling</w:t>
            </w:r>
            <w:commentRangeEnd w:id="603"/>
            <w:r>
              <w:rPr>
                <w:rStyle w:val="CommentReference"/>
                <w:rFonts w:eastAsiaTheme="minorHAnsi" w:cstheme="minorBidi"/>
                <w:color w:val="auto"/>
                <w:lang w:val="en-CA"/>
              </w:rPr>
              <w:commentReference w:id="603"/>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4"/>
            <w:r>
              <w:rPr>
                <w:rFonts w:eastAsiaTheme="minorHAnsi"/>
              </w:rPr>
              <w:t>dwelt</w:t>
            </w:r>
            <w:commentRangeEnd w:id="604"/>
            <w:r>
              <w:rPr>
                <w:rStyle w:val="CommentReference"/>
                <w:rFonts w:eastAsiaTheme="minorHAnsi" w:cstheme="minorBidi"/>
                <w:color w:val="auto"/>
                <w:lang w:val="en-CA"/>
              </w:rPr>
              <w:commentReference w:id="60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5"/>
            <w:r>
              <w:t xml:space="preserve">Magnify </w:t>
            </w:r>
            <w:commentRangeEnd w:id="605"/>
            <w:r>
              <w:rPr>
                <w:rStyle w:val="CommentReference"/>
                <w:rFonts w:eastAsiaTheme="minorHAnsi" w:cstheme="minorBidi"/>
                <w:color w:val="auto"/>
                <w:lang w:val="en-CA"/>
              </w:rPr>
              <w:commentReference w:id="60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6"/>
            <w:r>
              <w:t xml:space="preserve">obtain </w:t>
            </w:r>
            <w:commentRangeEnd w:id="606"/>
            <w:r>
              <w:rPr>
                <w:rStyle w:val="CommentReference"/>
                <w:rFonts w:eastAsiaTheme="minorHAnsi" w:cstheme="minorBidi"/>
                <w:color w:val="auto"/>
                <w:lang w:val="en-CA"/>
              </w:rPr>
              <w:commentReference w:id="60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7" w:name="_Toc298445766"/>
      <w:bookmarkStart w:id="608" w:name="_Toc298681251"/>
      <w:bookmarkStart w:id="609"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7"/>
      <w:bookmarkEnd w:id="608"/>
      <w:bookmarkEnd w:id="60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0"/>
            <w:r>
              <w:rPr>
                <w:rFonts w:eastAsiaTheme="minorHAnsi"/>
              </w:rPr>
              <w:t xml:space="preserve">type </w:t>
            </w:r>
            <w:commentRangeEnd w:id="610"/>
            <w:r>
              <w:rPr>
                <w:rStyle w:val="CommentReference"/>
                <w:rFonts w:eastAsiaTheme="minorHAnsi" w:cstheme="minorBidi"/>
                <w:color w:val="auto"/>
                <w:lang w:val="en-CA"/>
              </w:rPr>
              <w:commentReference w:id="61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1"/>
            <w:r>
              <w:t xml:space="preserve">one </w:t>
            </w:r>
            <w:commentRangeEnd w:id="611"/>
            <w:r>
              <w:rPr>
                <w:rStyle w:val="CommentReference"/>
                <w:rFonts w:eastAsiaTheme="minorHAnsi" w:cstheme="minorBidi"/>
                <w:color w:val="auto"/>
                <w:lang w:val="en-CA"/>
              </w:rPr>
              <w:commentReference w:id="611"/>
            </w:r>
            <w:r>
              <w:t>from two,</w:t>
            </w:r>
          </w:p>
          <w:p w14:paraId="12509199" w14:textId="77777777" w:rsidR="00E35F1F" w:rsidRDefault="00E35F1F" w:rsidP="00E35F1F">
            <w:pPr>
              <w:pStyle w:val="EngHang"/>
            </w:pPr>
            <w:r>
              <w:t xml:space="preserve">A </w:t>
            </w:r>
            <w:commentRangeStart w:id="612"/>
            <w:r>
              <w:t xml:space="preserve">Holy </w:t>
            </w:r>
            <w:commentRangeEnd w:id="612"/>
            <w:r>
              <w:rPr>
                <w:rStyle w:val="CommentReference"/>
                <w:rFonts w:eastAsiaTheme="minorHAnsi" w:cstheme="minorBidi"/>
                <w:color w:val="auto"/>
                <w:lang w:val="en-CA"/>
              </w:rPr>
              <w:commentReference w:id="61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3"/>
            <w:r>
              <w:rPr>
                <w:rFonts w:eastAsiaTheme="minorHAnsi"/>
              </w:rPr>
              <w:t xml:space="preserve">Begotten </w:t>
            </w:r>
            <w:commentRangeEnd w:id="613"/>
            <w:r>
              <w:rPr>
                <w:rStyle w:val="CommentReference"/>
                <w:rFonts w:eastAsiaTheme="minorHAnsi" w:cstheme="minorBidi"/>
                <w:color w:val="auto"/>
                <w:lang w:val="en-CA"/>
              </w:rPr>
              <w:commentReference w:id="613"/>
            </w:r>
            <w:r>
              <w:rPr>
                <w:rFonts w:eastAsiaTheme="minorHAnsi"/>
              </w:rPr>
              <w:t>without seed,</w:t>
            </w:r>
          </w:p>
          <w:p w14:paraId="47914132" w14:textId="77777777" w:rsidR="00E35F1F" w:rsidRDefault="00E35F1F" w:rsidP="00E35F1F">
            <w:pPr>
              <w:pStyle w:val="EngHang"/>
              <w:rPr>
                <w:rFonts w:eastAsiaTheme="minorHAnsi"/>
              </w:rPr>
            </w:pPr>
            <w:commentRangeStart w:id="614"/>
            <w:r>
              <w:rPr>
                <w:rFonts w:eastAsiaTheme="minorHAnsi"/>
              </w:rPr>
              <w:t xml:space="preserve">Consubstantial </w:t>
            </w:r>
            <w:commentRangeEnd w:id="614"/>
            <w:r>
              <w:rPr>
                <w:rStyle w:val="CommentReference"/>
                <w:rFonts w:eastAsiaTheme="minorHAnsi" w:cstheme="minorBidi"/>
                <w:color w:val="auto"/>
                <w:lang w:val="en-CA"/>
              </w:rPr>
              <w:commentReference w:id="61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5"/>
            <w:r>
              <w:rPr>
                <w:rFonts w:eastAsiaTheme="minorHAnsi"/>
              </w:rPr>
              <w:t xml:space="preserve">made one </w:t>
            </w:r>
            <w:commentRangeEnd w:id="615"/>
            <w:r>
              <w:rPr>
                <w:rStyle w:val="CommentReference"/>
                <w:rFonts w:eastAsiaTheme="minorHAnsi" w:cstheme="minorBidi"/>
                <w:color w:val="auto"/>
                <w:lang w:val="en-CA"/>
              </w:rPr>
              <w:commentReference w:id="61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6"/>
            <w:r>
              <w:t xml:space="preserve">The </w:t>
            </w:r>
            <w:commentRangeEnd w:id="616"/>
            <w:r>
              <w:rPr>
                <w:rStyle w:val="CommentReference"/>
                <w:rFonts w:eastAsiaTheme="minorHAnsi" w:cstheme="minorBidi"/>
                <w:color w:val="auto"/>
                <w:lang w:val="en-CA"/>
              </w:rPr>
              <w:commentReference w:id="61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7"/>
            <w:r>
              <w:rPr>
                <w:rFonts w:eastAsiaTheme="minorHAnsi"/>
              </w:rPr>
              <w:t xml:space="preserve">Purple </w:t>
            </w:r>
            <w:commentRangeEnd w:id="617"/>
            <w:r>
              <w:rPr>
                <w:rStyle w:val="CommentReference"/>
                <w:rFonts w:eastAsiaTheme="minorHAnsi" w:cstheme="minorBidi"/>
                <w:color w:val="auto"/>
                <w:lang w:val="en-CA"/>
              </w:rPr>
              <w:commentReference w:id="61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8"/>
            <w:r>
              <w:rPr>
                <w:rFonts w:eastAsiaTheme="minorHAnsi"/>
              </w:rPr>
              <w:t xml:space="preserve">fine </w:t>
            </w:r>
            <w:commentRangeEnd w:id="618"/>
            <w:r>
              <w:rPr>
                <w:rStyle w:val="CommentReference"/>
                <w:rFonts w:eastAsiaTheme="minorHAnsi" w:cstheme="minorBidi"/>
                <w:color w:val="auto"/>
                <w:lang w:val="en-CA"/>
              </w:rPr>
              <w:commentReference w:id="61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19"/>
            <w:r>
              <w:rPr>
                <w:rFonts w:eastAsiaTheme="minorHAnsi"/>
              </w:rPr>
              <w:t xml:space="preserve">wood </w:t>
            </w:r>
            <w:commentRangeEnd w:id="619"/>
            <w:r>
              <w:rPr>
                <w:rStyle w:val="CommentReference"/>
                <w:rFonts w:eastAsiaTheme="minorHAnsi" w:cstheme="minorBidi"/>
                <w:color w:val="auto"/>
                <w:lang w:val="en-CA"/>
              </w:rPr>
              <w:commentReference w:id="61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0"/>
            <w:r>
              <w:t xml:space="preserve">Magnify </w:t>
            </w:r>
            <w:commentRangeEnd w:id="620"/>
            <w:r>
              <w:rPr>
                <w:rStyle w:val="CommentReference"/>
                <w:rFonts w:eastAsiaTheme="minorHAnsi" w:cstheme="minorBidi"/>
                <w:color w:val="auto"/>
                <w:lang w:val="en-CA"/>
              </w:rPr>
              <w:commentReference w:id="62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1"/>
            <w:r>
              <w:t xml:space="preserve">obtain </w:t>
            </w:r>
            <w:commentRangeEnd w:id="621"/>
            <w:r>
              <w:rPr>
                <w:rStyle w:val="CommentReference"/>
                <w:rFonts w:eastAsiaTheme="minorHAnsi" w:cstheme="minorBidi"/>
                <w:color w:val="auto"/>
                <w:lang w:val="en-CA"/>
              </w:rPr>
              <w:commentReference w:id="62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2" w:name="_Toc298445767"/>
      <w:bookmarkStart w:id="623" w:name="_Toc298681252"/>
      <w:bookmarkStart w:id="624"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2"/>
      <w:bookmarkEnd w:id="623"/>
      <w:bookmarkEnd w:id="62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5"/>
            <w:r>
              <w:rPr>
                <w:rFonts w:eastAsiaTheme="minorHAnsi"/>
              </w:rPr>
              <w:t>Cherubs</w:t>
            </w:r>
            <w:commentRangeEnd w:id="625"/>
            <w:r>
              <w:rPr>
                <w:rStyle w:val="CommentReference"/>
                <w:rFonts w:eastAsiaTheme="minorHAnsi" w:cstheme="minorBidi"/>
                <w:color w:val="auto"/>
                <w:lang w:val="en-CA"/>
              </w:rPr>
              <w:commentReference w:id="625"/>
            </w:r>
          </w:p>
          <w:p w14:paraId="338C43D3" w14:textId="65EF4612" w:rsidR="00E35F1F" w:rsidRPr="001A0083" w:rsidRDefault="00E35F1F" w:rsidP="00E35F1F">
            <w:pPr>
              <w:pStyle w:val="EngHangEnd"/>
            </w:pPr>
            <w:commentRangeStart w:id="626"/>
            <w:r>
              <w:rPr>
                <w:rFonts w:eastAsiaTheme="minorHAnsi"/>
              </w:rPr>
              <w:t xml:space="preserve">Forged </w:t>
            </w:r>
            <w:commentRangeEnd w:id="626"/>
            <w:r>
              <w:rPr>
                <w:rStyle w:val="CommentReference"/>
                <w:rFonts w:eastAsiaTheme="minorHAnsi" w:cstheme="minorBidi"/>
                <w:color w:val="auto"/>
                <w:lang w:val="en-CA"/>
              </w:rPr>
              <w:commentReference w:id="62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7"/>
            <w:r>
              <w:t xml:space="preserve">Always </w:t>
            </w:r>
            <w:commentRangeEnd w:id="627"/>
            <w:r>
              <w:rPr>
                <w:rStyle w:val="CommentReference"/>
                <w:rFonts w:eastAsiaTheme="minorHAnsi" w:cstheme="minorBidi"/>
                <w:color w:val="auto"/>
                <w:lang w:val="en-CA"/>
              </w:rPr>
              <w:commentReference w:id="62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8"/>
            <w:r>
              <w:rPr>
                <w:rFonts w:eastAsiaTheme="minorHAnsi"/>
              </w:rPr>
              <w:t xml:space="preserve">Overshadowed </w:t>
            </w:r>
            <w:commentRangeEnd w:id="628"/>
            <w:r>
              <w:rPr>
                <w:rStyle w:val="CommentReference"/>
                <w:rFonts w:eastAsiaTheme="minorHAnsi" w:cstheme="minorBidi"/>
                <w:color w:val="auto"/>
                <w:lang w:val="en-CA"/>
              </w:rPr>
              <w:commentReference w:id="62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29"/>
            <w:r>
              <w:rPr>
                <w:rFonts w:eastAsiaTheme="minorHAnsi"/>
              </w:rPr>
              <w:t xml:space="preserve">sin </w:t>
            </w:r>
            <w:commentRangeEnd w:id="629"/>
            <w:r>
              <w:rPr>
                <w:rStyle w:val="CommentReference"/>
                <w:rFonts w:eastAsiaTheme="minorHAnsi" w:cstheme="minorBidi"/>
                <w:color w:val="auto"/>
                <w:lang w:val="en-CA"/>
              </w:rPr>
              <w:commentReference w:id="62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0"/>
            <w:r>
              <w:t xml:space="preserve">Magnify </w:t>
            </w:r>
            <w:commentRangeEnd w:id="630"/>
            <w:r>
              <w:rPr>
                <w:rStyle w:val="CommentReference"/>
                <w:rFonts w:eastAsiaTheme="minorHAnsi" w:cstheme="minorBidi"/>
                <w:color w:val="auto"/>
                <w:lang w:val="en-CA"/>
              </w:rPr>
              <w:commentReference w:id="63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1"/>
            <w:r>
              <w:t xml:space="preserve">obtain </w:t>
            </w:r>
            <w:commentRangeEnd w:id="631"/>
            <w:r>
              <w:rPr>
                <w:rStyle w:val="CommentReference"/>
                <w:rFonts w:eastAsiaTheme="minorHAnsi" w:cstheme="minorBidi"/>
                <w:color w:val="auto"/>
                <w:lang w:val="en-CA"/>
              </w:rPr>
              <w:commentReference w:id="63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2" w:name="_Toc298445768"/>
      <w:bookmarkStart w:id="633" w:name="_Toc298681253"/>
      <w:bookmarkStart w:id="634"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2"/>
      <w:bookmarkEnd w:id="633"/>
      <w:bookmarkEnd w:id="63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5"/>
            <w:r>
              <w:t xml:space="preserve">you </w:t>
            </w:r>
            <w:commentRangeEnd w:id="635"/>
            <w:r>
              <w:rPr>
                <w:rStyle w:val="CommentReference"/>
                <w:rFonts w:eastAsiaTheme="minorHAnsi" w:cstheme="minorBidi"/>
                <w:color w:val="auto"/>
                <w:lang w:val="en-CA"/>
              </w:rPr>
              <w:commentReference w:id="63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6"/>
            <w:r>
              <w:rPr>
                <w:rFonts w:eastAsiaTheme="minorHAnsi"/>
              </w:rPr>
              <w:t xml:space="preserve">for </w:t>
            </w:r>
            <w:commentRangeEnd w:id="636"/>
            <w:r>
              <w:rPr>
                <w:rStyle w:val="CommentReference"/>
                <w:rFonts w:eastAsiaTheme="minorHAnsi" w:cstheme="minorBidi"/>
                <w:color w:val="auto"/>
                <w:lang w:val="en-CA"/>
              </w:rPr>
              <w:commentReference w:id="63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39" w:name="_Toc298445769"/>
      <w:bookmarkStart w:id="640" w:name="_Toc298681254"/>
      <w:bookmarkStart w:id="641"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39"/>
      <w:bookmarkEnd w:id="640"/>
      <w:bookmarkEnd w:id="64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2"/>
            <w:r w:rsidR="00E35F1F">
              <w:rPr>
                <w:rFonts w:eastAsiaTheme="minorHAnsi"/>
              </w:rPr>
              <w:t xml:space="preserve">burning </w:t>
            </w:r>
            <w:commentRangeEnd w:id="642"/>
            <w:r w:rsidR="00E35F1F">
              <w:rPr>
                <w:rStyle w:val="CommentReference"/>
                <w:rFonts w:eastAsiaTheme="minorHAnsi" w:cstheme="minorBidi"/>
                <w:color w:val="auto"/>
                <w:lang w:val="en-CA"/>
              </w:rPr>
              <w:commentReference w:id="64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3"/>
            <w:r>
              <w:rPr>
                <w:rFonts w:eastAsiaTheme="minorHAnsi"/>
              </w:rPr>
              <w:t>manifestation</w:t>
            </w:r>
            <w:commentRangeEnd w:id="643"/>
            <w:r>
              <w:rPr>
                <w:rStyle w:val="CommentReference"/>
                <w:rFonts w:eastAsiaTheme="minorHAnsi" w:cstheme="minorBidi"/>
                <w:color w:val="auto"/>
                <w:lang w:val="en-CA"/>
              </w:rPr>
              <w:commentReference w:id="64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4"/>
            <w:r>
              <w:rPr>
                <w:rFonts w:eastAsiaTheme="minorHAnsi"/>
              </w:rPr>
              <w:t xml:space="preserve">carried </w:t>
            </w:r>
            <w:commentRangeEnd w:id="644"/>
            <w:r>
              <w:rPr>
                <w:rStyle w:val="CommentReference"/>
                <w:rFonts w:eastAsiaTheme="minorHAnsi" w:cstheme="minorBidi"/>
                <w:color w:val="auto"/>
                <w:lang w:val="en-CA"/>
              </w:rPr>
              <w:commentReference w:id="64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5"/>
            <w:r>
              <w:rPr>
                <w:rFonts w:eastAsiaTheme="minorHAnsi"/>
              </w:rPr>
              <w:t xml:space="preserve">Gives light to </w:t>
            </w:r>
            <w:commentRangeEnd w:id="645"/>
            <w:r>
              <w:rPr>
                <w:rStyle w:val="CommentReference"/>
                <w:rFonts w:eastAsiaTheme="minorHAnsi" w:cstheme="minorBidi"/>
                <w:color w:val="auto"/>
                <w:lang w:val="en-CA"/>
              </w:rPr>
              <w:commentReference w:id="64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6"/>
            <w:r>
              <w:t xml:space="preserve">Magnify </w:t>
            </w:r>
            <w:commentRangeEnd w:id="646"/>
            <w:r>
              <w:rPr>
                <w:rStyle w:val="CommentReference"/>
                <w:rFonts w:eastAsiaTheme="minorHAnsi" w:cstheme="minorBidi"/>
                <w:color w:val="auto"/>
                <w:lang w:val="en-CA"/>
              </w:rPr>
              <w:commentReference w:id="64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7"/>
            <w:r>
              <w:t xml:space="preserve">obtain </w:t>
            </w:r>
            <w:commentRangeEnd w:id="647"/>
            <w:r>
              <w:rPr>
                <w:rStyle w:val="CommentReference"/>
                <w:rFonts w:eastAsiaTheme="minorHAnsi" w:cstheme="minorBidi"/>
                <w:color w:val="auto"/>
                <w:lang w:val="en-CA"/>
              </w:rPr>
              <w:commentReference w:id="64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8" w:name="_Toc298445770"/>
      <w:bookmarkStart w:id="649" w:name="_Toc298681255"/>
      <w:bookmarkStart w:id="650"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8"/>
      <w:bookmarkEnd w:id="649"/>
      <w:bookmarkEnd w:id="65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1"/>
            <w:r>
              <w:rPr>
                <w:rStyle w:val="CommentReference"/>
                <w:rFonts w:eastAsiaTheme="minorHAnsi" w:cstheme="minorBidi"/>
                <w:color w:val="auto"/>
                <w:lang w:val="en-CA"/>
              </w:rPr>
              <w:commentReference w:id="65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2"/>
            <w:r>
              <w:rPr>
                <w:rFonts w:eastAsiaTheme="minorHAnsi"/>
              </w:rPr>
              <w:t xml:space="preserve">Upon </w:t>
            </w:r>
            <w:commentRangeEnd w:id="652"/>
            <w:r>
              <w:rPr>
                <w:rStyle w:val="CommentReference"/>
                <w:rFonts w:eastAsiaTheme="minorHAnsi" w:cstheme="minorBidi"/>
                <w:color w:val="auto"/>
                <w:lang w:val="en-CA"/>
              </w:rPr>
              <w:commentReference w:id="65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5" w:name="_Toc298445771"/>
      <w:bookmarkStart w:id="656" w:name="_Toc298681256"/>
      <w:bookmarkStart w:id="657" w:name="_Toc298447496"/>
      <w:bookmarkStart w:id="658" w:name="_Ref299211949"/>
      <w:r>
        <w:t>The Gospel According the St. Luke</w:t>
      </w:r>
      <w:bookmarkEnd w:id="655"/>
      <w:bookmarkEnd w:id="656"/>
      <w:bookmarkEnd w:id="657"/>
      <w:bookmarkEnd w:id="658"/>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59" w:name="_Toc298445772"/>
      <w:bookmarkStart w:id="660" w:name="_Toc298681257"/>
      <w:bookmarkStart w:id="661" w:name="_Toc298447497"/>
      <w:r>
        <w:t xml:space="preserve">Part </w:t>
      </w:r>
      <w:bookmarkEnd w:id="659"/>
      <w:bookmarkEnd w:id="660"/>
      <w:bookmarkEnd w:id="66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2"/>
            <w:r>
              <w:rPr>
                <w:rFonts w:eastAsiaTheme="minorHAnsi"/>
              </w:rPr>
              <w:t>truth</w:t>
            </w:r>
            <w:commentRangeEnd w:id="662"/>
            <w:r>
              <w:rPr>
                <w:rStyle w:val="CommentReference"/>
                <w:rFonts w:eastAsiaTheme="minorHAnsi" w:cstheme="minorBidi"/>
                <w:color w:val="auto"/>
                <w:lang w:val="en-CA"/>
              </w:rPr>
              <w:commentReference w:id="66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3"/>
            <w:r>
              <w:rPr>
                <w:rFonts w:eastAsiaTheme="minorHAnsi"/>
              </w:rPr>
              <w:t xml:space="preserve">a </w:t>
            </w:r>
            <w:commentRangeEnd w:id="663"/>
            <w:r>
              <w:rPr>
                <w:rStyle w:val="CommentReference"/>
                <w:rFonts w:eastAsiaTheme="minorHAnsi" w:cstheme="minorBidi"/>
                <w:color w:val="auto"/>
                <w:lang w:val="en-CA"/>
              </w:rPr>
              <w:commentReference w:id="66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4"/>
            <w:r>
              <w:rPr>
                <w:rFonts w:eastAsiaTheme="minorHAnsi"/>
              </w:rPr>
              <w:t xml:space="preserve">holy </w:t>
            </w:r>
            <w:commentRangeEnd w:id="664"/>
            <w:r>
              <w:rPr>
                <w:rStyle w:val="CommentReference"/>
                <w:rFonts w:eastAsiaTheme="minorHAnsi" w:cstheme="minorBidi"/>
                <w:color w:val="auto"/>
                <w:lang w:val="en-CA"/>
              </w:rPr>
              <w:commentReference w:id="66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5"/>
            <w:r>
              <w:rPr>
                <w:rFonts w:eastAsiaTheme="minorHAnsi"/>
              </w:rPr>
              <w:t xml:space="preserve">abode </w:t>
            </w:r>
            <w:commentRangeEnd w:id="665"/>
            <w:r>
              <w:rPr>
                <w:rStyle w:val="CommentReference"/>
                <w:rFonts w:eastAsiaTheme="minorHAnsi" w:cstheme="minorBidi"/>
                <w:color w:val="auto"/>
                <w:lang w:val="en-CA"/>
              </w:rPr>
              <w:commentReference w:id="66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6"/>
            <w:r>
              <w:t xml:space="preserve">Magnify </w:t>
            </w:r>
            <w:commentRangeEnd w:id="666"/>
            <w:r>
              <w:rPr>
                <w:rStyle w:val="CommentReference"/>
                <w:rFonts w:eastAsiaTheme="minorHAnsi" w:cstheme="minorBidi"/>
                <w:color w:val="auto"/>
                <w:lang w:val="en-CA"/>
              </w:rPr>
              <w:commentReference w:id="66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7"/>
            <w:r>
              <w:t xml:space="preserve">obtain </w:t>
            </w:r>
            <w:commentRangeEnd w:id="667"/>
            <w:r>
              <w:rPr>
                <w:rStyle w:val="CommentReference"/>
                <w:rFonts w:eastAsiaTheme="minorHAnsi" w:cstheme="minorBidi"/>
                <w:color w:val="auto"/>
                <w:lang w:val="en-CA"/>
              </w:rPr>
              <w:commentReference w:id="66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8" w:name="_Toc298445773"/>
      <w:bookmarkStart w:id="669" w:name="_Toc298681258"/>
      <w:bookmarkStart w:id="670" w:name="_Toc298447498"/>
      <w:r>
        <w:lastRenderedPageBreak/>
        <w:t>Part Seven (Modern Part Eight)</w:t>
      </w:r>
      <w:bookmarkEnd w:id="668"/>
      <w:bookmarkEnd w:id="669"/>
      <w:bookmarkEnd w:id="67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1"/>
            <w:r>
              <w:rPr>
                <w:rFonts w:eastAsiaTheme="minorHAnsi"/>
              </w:rPr>
              <w:t>O Lord of all.</w:t>
            </w:r>
            <w:commentRangeEnd w:id="671"/>
            <w:r>
              <w:rPr>
                <w:rStyle w:val="CommentReference"/>
                <w:rFonts w:eastAsiaTheme="minorHAnsi" w:cstheme="minorBidi"/>
                <w:color w:val="auto"/>
                <w:lang w:val="en-CA"/>
              </w:rPr>
              <w:commentReference w:id="67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2"/>
            <w:r>
              <w:rPr>
                <w:rFonts w:eastAsiaTheme="minorHAnsi"/>
              </w:rPr>
              <w:t>The True One who came</w:t>
            </w:r>
            <w:commentRangeEnd w:id="672"/>
            <w:r>
              <w:rPr>
                <w:rStyle w:val="CommentReference"/>
                <w:rFonts w:eastAsiaTheme="minorHAnsi" w:cstheme="minorBidi"/>
                <w:color w:val="auto"/>
                <w:lang w:val="en-CA"/>
              </w:rPr>
              <w:commentReference w:id="67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3"/>
            <w:r>
              <w:rPr>
                <w:rFonts w:eastAsiaTheme="minorHAnsi"/>
              </w:rPr>
              <w:t>And perfect rejoicing.</w:t>
            </w:r>
            <w:commentRangeEnd w:id="673"/>
            <w:r>
              <w:rPr>
                <w:rStyle w:val="CommentReference"/>
                <w:rFonts w:eastAsiaTheme="minorHAnsi" w:cstheme="minorBidi"/>
                <w:color w:val="auto"/>
                <w:lang w:val="en-CA"/>
              </w:rPr>
              <w:commentReference w:id="67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4"/>
            <w:r>
              <w:rPr>
                <w:rFonts w:eastAsiaTheme="minorHAnsi"/>
              </w:rPr>
              <w:t>about</w:t>
            </w:r>
            <w:commentRangeEnd w:id="674"/>
            <w:r>
              <w:rPr>
                <w:rStyle w:val="CommentReference"/>
                <w:rFonts w:eastAsiaTheme="minorHAnsi" w:cstheme="minorBidi"/>
                <w:color w:val="auto"/>
                <w:lang w:val="en-CA"/>
              </w:rPr>
              <w:commentReference w:id="67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5"/>
            <w:r>
              <w:rPr>
                <w:rFonts w:eastAsiaTheme="minorHAnsi"/>
              </w:rPr>
              <w:t>proclaim</w:t>
            </w:r>
            <w:commentRangeEnd w:id="675"/>
            <w:r>
              <w:rPr>
                <w:rStyle w:val="CommentReference"/>
                <w:rFonts w:eastAsiaTheme="minorHAnsi" w:cstheme="minorBidi"/>
                <w:color w:val="auto"/>
                <w:lang w:val="en-CA"/>
              </w:rPr>
              <w:commentReference w:id="67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6"/>
            <w:r w:rsidR="00E35F1F">
              <w:t>generations</w:t>
            </w:r>
            <w:commentRangeEnd w:id="676"/>
            <w:r w:rsidR="00E35F1F">
              <w:rPr>
                <w:rStyle w:val="CommentReference"/>
                <w:rFonts w:eastAsiaTheme="minorHAnsi" w:cstheme="minorBidi"/>
                <w:color w:val="auto"/>
                <w:lang w:val="en-CA"/>
              </w:rPr>
              <w:commentReference w:id="676"/>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7"/>
            <w:r w:rsidR="00E35F1F">
              <w:t xml:space="preserve">just </w:t>
            </w:r>
            <w:commentRangeEnd w:id="677"/>
            <w:r w:rsidR="00E35F1F">
              <w:rPr>
                <w:rStyle w:val="CommentReference"/>
                <w:rFonts w:eastAsiaTheme="minorHAnsi" w:cstheme="minorBidi"/>
                <w:color w:val="auto"/>
                <w:lang w:val="en-CA"/>
              </w:rPr>
              <w:commentReference w:id="677"/>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8"/>
            <w:r w:rsidR="00E35F1F">
              <w:t xml:space="preserve">chaste </w:t>
            </w:r>
            <w:commentRangeEnd w:id="678"/>
            <w:r w:rsidR="00E35F1F">
              <w:rPr>
                <w:rStyle w:val="CommentReference"/>
                <w:rFonts w:eastAsiaTheme="minorHAnsi" w:cstheme="minorBidi"/>
                <w:color w:val="auto"/>
                <w:lang w:val="en-CA"/>
              </w:rPr>
              <w:commentReference w:id="678"/>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79"/>
            <w:r w:rsidR="00E35F1F">
              <w:t>Isaac</w:t>
            </w:r>
            <w:commentRangeEnd w:id="679"/>
            <w:r w:rsidR="00E35F1F">
              <w:rPr>
                <w:rStyle w:val="CommentReference"/>
                <w:rFonts w:eastAsiaTheme="minorHAnsi" w:cstheme="minorBidi"/>
                <w:color w:val="auto"/>
                <w:lang w:val="en-CA"/>
              </w:rPr>
              <w:commentReference w:id="679"/>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0"/>
            <w:r w:rsidR="00E35F1F">
              <w:t>myriads of myriads.</w:t>
            </w:r>
            <w:commentRangeEnd w:id="680"/>
            <w:r w:rsidR="00E35F1F">
              <w:rPr>
                <w:rStyle w:val="CommentReference"/>
                <w:rFonts w:eastAsiaTheme="minorHAnsi" w:cstheme="minorBidi"/>
                <w:color w:val="auto"/>
                <w:lang w:val="en-CA"/>
              </w:rPr>
              <w:commentReference w:id="680"/>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1"/>
            <w:r w:rsidR="00E35F1F">
              <w:t>Master</w:t>
            </w:r>
            <w:commentRangeEnd w:id="681"/>
            <w:r w:rsidR="00E35F1F">
              <w:rPr>
                <w:rStyle w:val="CommentReference"/>
                <w:rFonts w:eastAsiaTheme="minorHAnsi" w:cstheme="minorBidi"/>
                <w:color w:val="auto"/>
                <w:lang w:val="en-CA"/>
              </w:rPr>
              <w:commentReference w:id="681"/>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2"/>
            <w:r w:rsidR="00E35F1F">
              <w:t xml:space="preserve">honour </w:t>
            </w:r>
            <w:commentRangeEnd w:id="682"/>
            <w:r w:rsidR="00E35F1F">
              <w:rPr>
                <w:rStyle w:val="CommentReference"/>
                <w:rFonts w:eastAsiaTheme="minorHAnsi" w:cstheme="minorBidi"/>
                <w:color w:val="auto"/>
                <w:lang w:val="en-CA"/>
              </w:rPr>
              <w:commentReference w:id="682"/>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spouse </w:t>
            </w:r>
            <w:commentRangeEnd w:id="683"/>
            <w:r w:rsidR="00E35F1F">
              <w:rPr>
                <w:rStyle w:val="CommentReference"/>
                <w:rFonts w:eastAsiaTheme="minorHAnsi" w:cstheme="minorBidi"/>
                <w:color w:val="auto"/>
                <w:lang w:val="en-CA"/>
              </w:rPr>
              <w:commentReference w:id="683"/>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health </w:t>
            </w:r>
            <w:commentRangeEnd w:id="684"/>
            <w:r w:rsidR="00E35F1F">
              <w:rPr>
                <w:rStyle w:val="CommentReference"/>
                <w:rFonts w:eastAsiaTheme="minorHAnsi" w:cstheme="minorBidi"/>
                <w:color w:val="auto"/>
                <w:lang w:val="en-CA"/>
              </w:rPr>
              <w:commentReference w:id="684"/>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5"/>
            <w:r>
              <w:t>indescribable</w:t>
            </w:r>
            <w:commentRangeEnd w:id="685"/>
            <w:r>
              <w:rPr>
                <w:rStyle w:val="CommentReference"/>
                <w:rFonts w:eastAsiaTheme="minorHAnsi" w:cstheme="minorBidi"/>
                <w:color w:val="auto"/>
                <w:lang w:val="en-CA"/>
              </w:rPr>
              <w:commentReference w:id="68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6"/>
            <w:r>
              <w:t>Without mingling of substance</w:t>
            </w:r>
            <w:commentRangeEnd w:id="686"/>
            <w:r>
              <w:rPr>
                <w:rStyle w:val="CommentReference"/>
                <w:rFonts w:eastAsiaTheme="minorHAnsi" w:cstheme="minorBidi"/>
                <w:color w:val="auto"/>
                <w:lang w:val="en-CA"/>
              </w:rPr>
              <w:commentReference w:id="68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7"/>
            <w:r w:rsidRPr="008D3689">
              <w:rPr>
                <w:highlight w:val="yellow"/>
              </w:rPr>
              <w:t>Ϯϯϩⲟ</w:t>
            </w:r>
            <w:commentRangeEnd w:id="687"/>
            <w:r w:rsidR="00F71B79">
              <w:rPr>
                <w:rStyle w:val="CommentReference"/>
                <w:rFonts w:ascii="Garamond" w:hAnsi="Garamond" w:cstheme="minorBidi"/>
                <w:noProof w:val="0"/>
                <w:lang w:val="en-CA"/>
              </w:rPr>
              <w:commentReference w:id="687"/>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8"/>
            <w:r>
              <w:t xml:space="preserve">intercede </w:t>
            </w:r>
            <w:commentRangeEnd w:id="688"/>
            <w:r>
              <w:rPr>
                <w:rStyle w:val="CommentReference"/>
                <w:rFonts w:eastAsiaTheme="minorHAnsi" w:cstheme="minorBidi"/>
                <w:color w:val="auto"/>
                <w:lang w:val="en-CA"/>
              </w:rPr>
              <w:commentReference w:id="68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89" w:name="_Toc298445774"/>
      <w:bookmarkStart w:id="690" w:name="_Toc298681259"/>
      <w:bookmarkStart w:id="691" w:name="_Toc298447499"/>
      <w:r>
        <w:t>Part Nine</w:t>
      </w:r>
      <w:bookmarkEnd w:id="689"/>
      <w:bookmarkEnd w:id="690"/>
      <w:bookmarkEnd w:id="69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2" w:name="_Toc298445775"/>
      <w:bookmarkStart w:id="693" w:name="_Toc298681260"/>
      <w:bookmarkStart w:id="694" w:name="_Toc298447500"/>
      <w:r>
        <w:t>Part Ten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5"/>
            <w:r>
              <w:t>honoured</w:t>
            </w:r>
            <w:r w:rsidRPr="007425E1">
              <w:t xml:space="preserve"> </w:t>
            </w:r>
            <w:commentRangeEnd w:id="695"/>
            <w:r>
              <w:rPr>
                <w:rStyle w:val="CommentReference"/>
                <w:rFonts w:eastAsiaTheme="minorHAnsi" w:cstheme="minorBidi"/>
                <w:color w:val="auto"/>
                <w:lang w:val="en-CA"/>
              </w:rPr>
              <w:commentReference w:id="695"/>
            </w:r>
            <w:commentRangeStart w:id="696"/>
            <w:r w:rsidRPr="007425E1">
              <w:t xml:space="preserve">more </w:t>
            </w:r>
            <w:commentRangeEnd w:id="696"/>
            <w:r>
              <w:rPr>
                <w:rStyle w:val="CommentReference"/>
                <w:rFonts w:eastAsiaTheme="minorHAnsi" w:cstheme="minorBidi"/>
                <w:color w:val="auto"/>
                <w:lang w:val="en-CA"/>
              </w:rPr>
              <w:commentReference w:id="69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7"/>
            <w:r w:rsidRPr="007425E1">
              <w:t>means</w:t>
            </w:r>
            <w:commentRangeEnd w:id="697"/>
            <w:r>
              <w:rPr>
                <w:rStyle w:val="CommentReference"/>
                <w:rFonts w:eastAsiaTheme="minorHAnsi" w:cstheme="minorBidi"/>
                <w:color w:val="auto"/>
                <w:lang w:val="en-CA"/>
              </w:rPr>
              <w:commentReference w:id="697"/>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8" w:name="_Toc298445776"/>
      <w:bookmarkStart w:id="699" w:name="_Toc298681261"/>
      <w:bookmarkStart w:id="700" w:name="_Toc298447501"/>
      <w:r w:rsidRPr="00D24FE1">
        <w:t>Part</w:t>
      </w:r>
      <w:r>
        <w:t xml:space="preserve"> Eleven</w:t>
      </w:r>
      <w:bookmarkEnd w:id="698"/>
      <w:bookmarkEnd w:id="699"/>
      <w:bookmarkEnd w:id="70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1" w:name="_Toc298445777"/>
      <w:bookmarkStart w:id="702" w:name="_Toc298681262"/>
      <w:bookmarkStart w:id="703" w:name="_Toc298447502"/>
      <w:r>
        <w:lastRenderedPageBreak/>
        <w:t>Part Twelve</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4"/>
            <w:r w:rsidRPr="007425E1">
              <w:t>heaven</w:t>
            </w:r>
            <w:commentRangeEnd w:id="704"/>
            <w:r>
              <w:rPr>
                <w:rStyle w:val="CommentReference"/>
                <w:rFonts w:eastAsiaTheme="minorHAnsi" w:cstheme="minorBidi"/>
                <w:color w:val="auto"/>
                <w:lang w:val="en-CA"/>
              </w:rPr>
              <w:commentReference w:id="70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5"/>
            <w:r w:rsidRPr="007425E1">
              <w:t xml:space="preserve">true </w:t>
            </w:r>
            <w:commentRangeEnd w:id="705"/>
            <w:r>
              <w:rPr>
                <w:rStyle w:val="CommentReference"/>
                <w:rFonts w:eastAsiaTheme="minorHAnsi" w:cstheme="minorBidi"/>
                <w:color w:val="auto"/>
                <w:lang w:val="en-CA"/>
              </w:rPr>
              <w:commentReference w:id="70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6" w:name="_Toc298445778"/>
      <w:bookmarkStart w:id="707" w:name="_Toc298681263"/>
      <w:bookmarkStart w:id="708" w:name="_Toc298447503"/>
      <w:r>
        <w:t>Part Thirteen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09"/>
            <w:r>
              <w:rPr>
                <w:rFonts w:eastAsiaTheme="minorHAnsi"/>
              </w:rPr>
              <w:t xml:space="preserve">Virgin Mary </w:t>
            </w:r>
            <w:commentRangeEnd w:id="709"/>
            <w:r>
              <w:rPr>
                <w:rStyle w:val="CommentReference"/>
                <w:rFonts w:eastAsiaTheme="minorHAnsi" w:cstheme="minorBidi"/>
                <w:color w:val="auto"/>
                <w:lang w:val="en-CA"/>
              </w:rPr>
              <w:commentReference w:id="70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0"/>
            <w:r w:rsidRPr="007425E1">
              <w:t>And the Cherubic,</w:t>
            </w:r>
          </w:p>
          <w:p w14:paraId="317A08CE" w14:textId="77777777" w:rsidR="00E35F1F" w:rsidRPr="001A0083" w:rsidRDefault="00E35F1F" w:rsidP="00E35F1F">
            <w:pPr>
              <w:pStyle w:val="EngHangEnd"/>
            </w:pPr>
            <w:r>
              <w:t>Mercy Seat</w:t>
            </w:r>
            <w:commentRangeEnd w:id="710"/>
            <w:r>
              <w:t>.</w:t>
            </w:r>
            <w:r>
              <w:rPr>
                <w:rStyle w:val="CommentReference"/>
                <w:rFonts w:eastAsiaTheme="minorHAnsi" w:cstheme="minorBidi"/>
                <w:color w:val="auto"/>
                <w:lang w:val="en-CA"/>
              </w:rPr>
              <w:commentReference w:id="71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1"/>
            <w:r w:rsidRPr="007425E1">
              <w:t>pot</w:t>
            </w:r>
            <w:commentRangeEnd w:id="711"/>
            <w:r>
              <w:rPr>
                <w:rStyle w:val="CommentReference"/>
                <w:rFonts w:eastAsiaTheme="minorHAnsi" w:cstheme="minorBidi"/>
                <w:color w:val="auto"/>
                <w:lang w:val="en-CA"/>
              </w:rPr>
              <w:commentReference w:id="71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2"/>
            <w:r w:rsidRPr="007425E1">
              <w:t>l</w:t>
            </w:r>
            <w:r>
              <w:t>ampstand</w:t>
            </w:r>
            <w:commentRangeEnd w:id="712"/>
            <w:r>
              <w:rPr>
                <w:rStyle w:val="CommentReference"/>
                <w:rFonts w:eastAsiaTheme="minorHAnsi" w:cstheme="minorBidi"/>
                <w:color w:val="auto"/>
                <w:lang w:val="en-CA"/>
              </w:rPr>
              <w:commentReference w:id="71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3" w:name="_Toc298445779"/>
      <w:bookmarkStart w:id="714" w:name="_Toc298681264"/>
      <w:bookmarkStart w:id="715" w:name="_Toc298447504"/>
      <w:r>
        <w:lastRenderedPageBreak/>
        <w:t>Part Fourteen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6"/>
            <w:r w:rsidRPr="007425E1">
              <w:t>t</w:t>
            </w:r>
            <w:commentRangeEnd w:id="716"/>
            <w:r>
              <w:rPr>
                <w:rStyle w:val="CommentReference"/>
                <w:rFonts w:eastAsiaTheme="minorHAnsi" w:cstheme="minorBidi"/>
                <w:color w:val="auto"/>
                <w:lang w:val="en-CA"/>
              </w:rPr>
              <w:commentReference w:id="716"/>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7"/>
            <w:r>
              <w:t xml:space="preserve">The </w:t>
            </w:r>
            <w:commentRangeEnd w:id="717"/>
            <w:r>
              <w:rPr>
                <w:rStyle w:val="CommentReference"/>
                <w:rFonts w:eastAsiaTheme="minorHAnsi" w:cstheme="minorBidi"/>
                <w:color w:val="auto"/>
                <w:lang w:val="en-CA"/>
              </w:rPr>
              <w:commentReference w:id="717"/>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8"/>
            <w:r w:rsidRPr="007425E1">
              <w:t xml:space="preserve">And </w:t>
            </w:r>
            <w:commentRangeEnd w:id="718"/>
            <w:r>
              <w:rPr>
                <w:rStyle w:val="CommentReference"/>
                <w:rFonts w:eastAsiaTheme="minorHAnsi" w:cstheme="minorBidi"/>
                <w:color w:val="auto"/>
                <w:lang w:val="en-CA"/>
              </w:rPr>
              <w:commentReference w:id="718"/>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19" w:name="_Toc298445780"/>
      <w:bookmarkStart w:id="720" w:name="_Toc298681265"/>
      <w:bookmarkStart w:id="721" w:name="_Toc298447505"/>
      <w:r>
        <w:t>Part Fifteen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2"/>
            <w:r>
              <w:t>Which</w:t>
            </w:r>
            <w:r w:rsidRPr="007425E1">
              <w:t xml:space="preserve"> </w:t>
            </w:r>
            <w:commentRangeEnd w:id="722"/>
            <w:r>
              <w:rPr>
                <w:rStyle w:val="CommentReference"/>
                <w:rFonts w:eastAsiaTheme="minorHAnsi" w:cstheme="minorBidi"/>
                <w:color w:val="auto"/>
                <w:lang w:val="en-CA"/>
              </w:rPr>
              <w:commentReference w:id="722"/>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3"/>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3"/>
            <w:r>
              <w:rPr>
                <w:rStyle w:val="CommentReference"/>
                <w:rFonts w:ascii="Garamond" w:hAnsi="Garamond" w:cstheme="minorBidi"/>
                <w:noProof w:val="0"/>
                <w:lang w:val="en-CA"/>
              </w:rPr>
              <w:commentReference w:id="723"/>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4"/>
            <w:r w:rsidRPr="007425E1">
              <w:t>savour</w:t>
            </w:r>
            <w:commentRangeEnd w:id="724"/>
            <w:r>
              <w:rPr>
                <w:rStyle w:val="CommentReference"/>
                <w:rFonts w:eastAsiaTheme="minorHAnsi" w:cstheme="minorBidi"/>
                <w:color w:val="auto"/>
                <w:lang w:val="en-CA"/>
              </w:rPr>
              <w:commentReference w:id="724"/>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5"/>
            <w:r w:rsidRPr="007425E1">
              <w:t>estate</w:t>
            </w:r>
            <w:commentRangeEnd w:id="725"/>
            <w:r>
              <w:rPr>
                <w:rStyle w:val="CommentReference"/>
                <w:rFonts w:eastAsiaTheme="minorHAnsi" w:cstheme="minorBidi"/>
                <w:color w:val="auto"/>
                <w:lang w:val="en-CA"/>
              </w:rPr>
              <w:commentReference w:id="725"/>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6" w:name="_Toc298445781"/>
      <w:bookmarkStart w:id="727" w:name="_Toc298681266"/>
      <w:bookmarkStart w:id="728" w:name="_Toc298447506"/>
      <w:r>
        <w:rPr>
          <w:lang w:val="en-GB"/>
        </w:rPr>
        <w:lastRenderedPageBreak/>
        <w:t>Part Sixteen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29" w:name="_Toc298445782"/>
      <w:bookmarkStart w:id="730" w:name="_Toc298681267"/>
      <w:bookmarkStart w:id="731" w:name="_Toc298447507"/>
      <w:r w:rsidRPr="00D24FE1">
        <w:t>Part</w:t>
      </w:r>
      <w:r>
        <w:t xml:space="preserve"> Seventeen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2" w:name="_Toc298445783"/>
      <w:bookmarkStart w:id="733" w:name="_Toc298681268"/>
      <w:bookmarkStart w:id="734" w:name="_Toc298447508"/>
      <w:r>
        <w:t>Part Eighteen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5"/>
            <w:r>
              <w:t>care</w:t>
            </w:r>
            <w:commentRangeEnd w:id="735"/>
            <w:r>
              <w:rPr>
                <w:rStyle w:val="CommentReference"/>
                <w:rFonts w:eastAsiaTheme="minorHAnsi" w:cstheme="minorBidi"/>
                <w:color w:val="auto"/>
                <w:lang w:val="en-CA"/>
              </w:rPr>
              <w:commentReference w:id="735"/>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6"/>
            <w:r w:rsidRPr="007425E1">
              <w:t xml:space="preserve">Sabbath </w:t>
            </w:r>
            <w:commentRangeEnd w:id="736"/>
            <w:r>
              <w:rPr>
                <w:rStyle w:val="CommentReference"/>
                <w:rFonts w:eastAsiaTheme="minorHAnsi" w:cstheme="minorBidi"/>
                <w:color w:val="auto"/>
                <w:lang w:val="en-CA"/>
              </w:rPr>
              <w:commentReference w:id="736"/>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7" w:name="_Toc298445784"/>
      <w:bookmarkStart w:id="738" w:name="_Toc298681269"/>
      <w:bookmarkStart w:id="739" w:name="_Toc298447509"/>
      <w:bookmarkStart w:id="740" w:name="_Ref299212037"/>
      <w:bookmarkStart w:id="741" w:name="_Ref299212071"/>
      <w:bookmarkStart w:id="742" w:name="_Toc308441907"/>
      <w:r>
        <w:t>The Antiphonarium is read.</w:t>
      </w:r>
    </w:p>
    <w:p w14:paraId="220BAA57" w14:textId="77777777" w:rsidR="00E35F1F" w:rsidRDefault="00E35F1F" w:rsidP="00E35F1F">
      <w:pPr>
        <w:pStyle w:val="Heading2"/>
      </w:pPr>
      <w:bookmarkStart w:id="743" w:name="_Ref434564976"/>
      <w:bookmarkStart w:id="744" w:name="_Toc459399190"/>
      <w:r>
        <w:lastRenderedPageBreak/>
        <w:t>The Conclusion of the Adam Theotokias</w:t>
      </w:r>
      <w:bookmarkEnd w:id="737"/>
      <w:bookmarkEnd w:id="738"/>
      <w:bookmarkEnd w:id="739"/>
      <w:bookmarkEnd w:id="740"/>
      <w:bookmarkEnd w:id="741"/>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5"/>
            <w:r w:rsidRPr="007425E1">
              <w:rPr>
                <w:rFonts w:eastAsiaTheme="minorHAnsi"/>
              </w:rPr>
              <w:t xml:space="preserve">too </w:t>
            </w:r>
            <w:commentRangeEnd w:id="745"/>
            <w:r>
              <w:rPr>
                <w:rStyle w:val="CommentReference"/>
                <w:rFonts w:eastAsiaTheme="minorHAnsi" w:cstheme="minorBidi"/>
                <w:color w:val="auto"/>
                <w:lang w:val="en-CA"/>
              </w:rPr>
              <w:commentReference w:id="745"/>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6"/>
            <w:r>
              <w:rPr>
                <w:rFonts w:eastAsiaTheme="minorHAnsi"/>
              </w:rPr>
              <w:t>I</w:t>
            </w:r>
            <w:r w:rsidRPr="007425E1">
              <w:rPr>
                <w:rFonts w:eastAsiaTheme="minorHAnsi"/>
              </w:rPr>
              <w:t xml:space="preserve"> </w:t>
            </w:r>
            <w:commentRangeEnd w:id="746"/>
            <w:r>
              <w:rPr>
                <w:rStyle w:val="CommentReference"/>
                <w:rFonts w:eastAsiaTheme="minorHAnsi" w:cstheme="minorBidi"/>
                <w:color w:val="auto"/>
                <w:lang w:val="en-CA"/>
              </w:rPr>
              <w:commentReference w:id="74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7"/>
            <w:r w:rsidRPr="007425E1">
              <w:rPr>
                <w:rFonts w:eastAsiaTheme="minorHAnsi"/>
              </w:rPr>
              <w:t>To offer repentance</w:t>
            </w:r>
            <w:commentRangeEnd w:id="747"/>
            <w:r>
              <w:rPr>
                <w:rStyle w:val="CommentReference"/>
                <w:rFonts w:eastAsiaTheme="minorHAnsi" w:cstheme="minorBidi"/>
                <w:color w:val="auto"/>
                <w:lang w:val="en-CA"/>
              </w:rPr>
              <w:commentReference w:id="74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8"/>
            <w:r w:rsidRPr="007425E1">
              <w:rPr>
                <w:rFonts w:eastAsiaTheme="minorHAnsi"/>
              </w:rPr>
              <w:t>The death of a sinner</w:t>
            </w:r>
            <w:commentRangeEnd w:id="748"/>
            <w:r>
              <w:rPr>
                <w:rStyle w:val="CommentReference"/>
                <w:rFonts w:eastAsiaTheme="minorHAnsi" w:cstheme="minorBidi"/>
                <w:color w:val="auto"/>
                <w:lang w:val="en-CA"/>
              </w:rPr>
              <w:commentReference w:id="74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49"/>
            <w:r>
              <w:t>kind-hearted</w:t>
            </w:r>
            <w:commentRangeEnd w:id="749"/>
            <w:r>
              <w:rPr>
                <w:rStyle w:val="CommentReference"/>
                <w:rFonts w:eastAsiaTheme="minorHAnsi" w:cstheme="minorBidi"/>
                <w:color w:val="auto"/>
                <w:lang w:val="en-CA"/>
              </w:rPr>
              <w:commentReference w:id="74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0"/>
            <w:r>
              <w:t>compassions</w:t>
            </w:r>
            <w:commentRangeEnd w:id="750"/>
            <w:r>
              <w:rPr>
                <w:rStyle w:val="CommentReference"/>
                <w:rFonts w:eastAsiaTheme="minorHAnsi" w:cstheme="minorBidi"/>
                <w:color w:val="auto"/>
                <w:lang w:val="en-CA"/>
              </w:rPr>
              <w:commentReference w:id="75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1"/>
            <w:r w:rsidRPr="007425E1">
              <w:t xml:space="preserve">May </w:t>
            </w:r>
            <w:commentRangeEnd w:id="751"/>
            <w:r>
              <w:rPr>
                <w:rStyle w:val="CommentReference"/>
                <w:rFonts w:eastAsiaTheme="minorHAnsi" w:cstheme="minorBidi"/>
                <w:color w:val="auto"/>
                <w:lang w:val="en-CA"/>
              </w:rPr>
              <w:commentReference w:id="75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2" w:name="_Toc298445791"/>
      <w:bookmarkStart w:id="753" w:name="_Toc298681276"/>
      <w:bookmarkStart w:id="754" w:name="_Toc298447516"/>
      <w:bookmarkStart w:id="755" w:name="_Toc308441914"/>
      <w:bookmarkStart w:id="756" w:name="_Toc459399191"/>
      <w:r>
        <w:lastRenderedPageBreak/>
        <w:t>Monday</w:t>
      </w:r>
      <w:bookmarkEnd w:id="752"/>
      <w:bookmarkEnd w:id="753"/>
      <w:bookmarkEnd w:id="754"/>
      <w:bookmarkEnd w:id="755"/>
      <w:bookmarkEnd w:id="756"/>
    </w:p>
    <w:p w14:paraId="47BF983A" w14:textId="77777777" w:rsidR="00E35F1F" w:rsidRDefault="00E35F1F" w:rsidP="00E35F1F">
      <w:pPr>
        <w:pStyle w:val="Heading3"/>
      </w:pPr>
      <w:bookmarkStart w:id="757" w:name="_Toc298445792"/>
      <w:bookmarkStart w:id="758" w:name="_Toc298681277"/>
      <w:bookmarkStart w:id="759" w:name="_Toc298447517"/>
      <w:bookmarkStart w:id="760" w:name="_Toc308441915"/>
      <w:bookmarkStart w:id="761" w:name="_Ref452619611"/>
      <w:bookmarkStart w:id="762" w:name="_Ref452619614"/>
      <w:r>
        <w:t>The Monday Psali Adam</w:t>
      </w:r>
      <w:bookmarkEnd w:id="757"/>
      <w:bookmarkEnd w:id="758"/>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3"/>
            <w:r>
              <w:t>G</w:t>
            </w:r>
            <w:r w:rsidRPr="007425E1">
              <w:t xml:space="preserve">reatly </w:t>
            </w:r>
            <w:commentRangeEnd w:id="763"/>
            <w:r>
              <w:rPr>
                <w:rStyle w:val="CommentReference"/>
                <w:rFonts w:ascii="Times New Roman" w:eastAsiaTheme="minorHAnsi" w:hAnsi="Times New Roman" w:cstheme="minorBidi"/>
                <w:color w:val="auto"/>
              </w:rPr>
              <w:commentReference w:id="763"/>
            </w:r>
            <w:r w:rsidRPr="007425E1">
              <w:t>exalted</w:t>
            </w:r>
            <w:r>
              <w:t>,</w:t>
            </w:r>
          </w:p>
          <w:p w14:paraId="5F0EBDF2" w14:textId="77777777" w:rsidR="00E35F1F" w:rsidRDefault="00E35F1F" w:rsidP="00E35F1F">
            <w:pPr>
              <w:pStyle w:val="EngHang"/>
              <w:spacing w:before="2"/>
            </w:pPr>
            <w:commentRangeStart w:id="764"/>
            <w:r>
              <w:t>B</w:t>
            </w:r>
            <w:r w:rsidRPr="007425E1">
              <w:t xml:space="preserve">eyond </w:t>
            </w:r>
            <w:commentRangeEnd w:id="764"/>
            <w:r>
              <w:rPr>
                <w:rStyle w:val="CommentReference"/>
                <w:rFonts w:ascii="Times New Roman" w:eastAsiaTheme="minorHAnsi" w:hAnsi="Times New Roman" w:cstheme="minorBidi"/>
                <w:color w:val="auto"/>
              </w:rPr>
              <w:commentReference w:id="764"/>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5"/>
            <w:r>
              <w:t>righteous</w:t>
            </w:r>
            <w:commentRangeEnd w:id="765"/>
            <w:r>
              <w:rPr>
                <w:rStyle w:val="CommentReference"/>
                <w:rFonts w:ascii="Times New Roman" w:eastAsiaTheme="minorHAnsi" w:hAnsi="Times New Roman" w:cstheme="minorBidi"/>
                <w:color w:val="auto"/>
              </w:rPr>
              <w:commentReference w:id="765"/>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6"/>
            <w:r>
              <w:t>M</w:t>
            </w:r>
            <w:r w:rsidRPr="007425E1">
              <w:t xml:space="preserve">editate </w:t>
            </w:r>
            <w:commentRangeEnd w:id="766"/>
            <w:r>
              <w:rPr>
                <w:rStyle w:val="CommentReference"/>
                <w:rFonts w:ascii="Times New Roman" w:eastAsiaTheme="minorHAnsi" w:hAnsi="Times New Roman" w:cstheme="minorBidi"/>
                <w:color w:val="auto"/>
              </w:rPr>
              <w:commentReference w:id="766"/>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7"/>
            <w:r>
              <w:t>lips</w:t>
            </w:r>
            <w:commentRangeEnd w:id="767"/>
            <w:r>
              <w:rPr>
                <w:rStyle w:val="CommentReference"/>
              </w:rPr>
              <w:commentReference w:id="767"/>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8"/>
            <w:r w:rsidR="00E35F1F" w:rsidRPr="007425E1">
              <w:t>f</w:t>
            </w:r>
            <w:commentRangeEnd w:id="768"/>
            <w:r w:rsidR="00E35F1F">
              <w:rPr>
                <w:rStyle w:val="CommentReference"/>
              </w:rPr>
              <w:commentReference w:id="768"/>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69"/>
            <w:r w:rsidRPr="007425E1">
              <w:t>praise</w:t>
            </w:r>
            <w:r>
              <w:t xml:space="preserve"> </w:t>
            </w:r>
            <w:commentRangeEnd w:id="769"/>
            <w:r>
              <w:rPr>
                <w:rStyle w:val="CommentReference"/>
                <w:rFonts w:ascii="Times New Roman" w:eastAsiaTheme="minorHAnsi" w:hAnsi="Times New Roman" w:cstheme="minorBidi"/>
                <w:color w:val="auto"/>
              </w:rPr>
              <w:commentReference w:id="769"/>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0"/>
            <w:r>
              <w:t>set</w:t>
            </w:r>
            <w:r w:rsidRPr="007425E1">
              <w:t xml:space="preserve"> </w:t>
            </w:r>
            <w:commentRangeEnd w:id="770"/>
            <w:r>
              <w:rPr>
                <w:rStyle w:val="CommentReference"/>
                <w:rFonts w:ascii="Times New Roman" w:eastAsiaTheme="minorHAnsi" w:hAnsi="Times New Roman" w:cstheme="minorBidi"/>
                <w:color w:val="auto"/>
              </w:rPr>
              <w:commentReference w:id="770"/>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1"/>
            <w:r w:rsidRPr="007425E1">
              <w:t xml:space="preserve"> </w:t>
            </w:r>
            <w:commentRangeEnd w:id="771"/>
            <w:r>
              <w:rPr>
                <w:rStyle w:val="CommentReference"/>
                <w:rFonts w:ascii="Times New Roman" w:eastAsiaTheme="minorHAnsi" w:hAnsi="Times New Roman" w:cstheme="minorBidi"/>
                <w:color w:val="auto"/>
              </w:rPr>
              <w:commentReference w:id="771"/>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2"/>
            <w:r>
              <w:t xml:space="preserve">similitudes </w:t>
            </w:r>
            <w:commentRangeEnd w:id="772"/>
            <w:r>
              <w:rPr>
                <w:rStyle w:val="CommentReference"/>
                <w:rFonts w:ascii="Times New Roman" w:eastAsiaTheme="minorHAnsi" w:hAnsi="Times New Roman" w:cstheme="minorBidi"/>
                <w:color w:val="auto"/>
              </w:rPr>
              <w:commentReference w:id="772"/>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3" w:name="_Toc298445793"/>
      <w:bookmarkStart w:id="774" w:name="_Toc298681278"/>
      <w:bookmarkStart w:id="775" w:name="_Toc298447518"/>
      <w:bookmarkStart w:id="776" w:name="_Toc308441916"/>
      <w:r w:rsidRPr="00FD2E69">
        <w:t>The Conclusion of the Adam Psali</w:t>
      </w:r>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7" w:name="_Ref452619708"/>
      <w:r>
        <w:t>The Monday Theotokia</w:t>
      </w:r>
      <w:bookmarkEnd w:id="777"/>
    </w:p>
    <w:p w14:paraId="709F76CB" w14:textId="77777777" w:rsidR="00E35F1F" w:rsidRDefault="00E35F1F" w:rsidP="00E35F1F">
      <w:pPr>
        <w:pStyle w:val="Heading6"/>
      </w:pPr>
      <w:bookmarkStart w:id="778" w:name="_Toc298445794"/>
      <w:bookmarkStart w:id="779" w:name="_Toc298681279"/>
      <w:bookmarkStart w:id="780" w:name="_Toc298447519"/>
      <w:r>
        <w:t>Part One</w:t>
      </w:r>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1"/>
            <w:r>
              <w:t xml:space="preserve">his </w:t>
            </w:r>
            <w:commentRangeEnd w:id="781"/>
            <w:r>
              <w:rPr>
                <w:rStyle w:val="CommentReference"/>
              </w:rPr>
              <w:commentReference w:id="781"/>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2"/>
            <w:r w:rsidRPr="007425E1">
              <w:t xml:space="preserve"> </w:t>
            </w:r>
            <w:commentRangeEnd w:id="782"/>
            <w:r>
              <w:rPr>
                <w:rStyle w:val="CommentReference"/>
                <w:rFonts w:ascii="Times New Roman" w:eastAsiaTheme="minorHAnsi" w:hAnsi="Times New Roman" w:cstheme="minorBidi"/>
                <w:color w:val="auto"/>
              </w:rPr>
              <w:commentReference w:id="782"/>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3" w:name="_Toc298445795"/>
      <w:bookmarkStart w:id="784" w:name="_Toc298681280"/>
      <w:bookmarkStart w:id="785" w:name="_Toc298447520"/>
      <w:r>
        <w:t>Part Two</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6"/>
            <w:r w:rsidRPr="007425E1">
              <w:t xml:space="preserve"> </w:t>
            </w:r>
            <w:commentRangeEnd w:id="786"/>
            <w:r>
              <w:rPr>
                <w:rStyle w:val="CommentReference"/>
                <w:rFonts w:ascii="Times New Roman" w:eastAsiaTheme="minorHAnsi" w:hAnsi="Times New Roman" w:cstheme="minorBidi"/>
                <w:color w:val="auto"/>
              </w:rPr>
              <w:commentReference w:id="786"/>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7" w:name="_Toc298445796"/>
      <w:bookmarkStart w:id="788" w:name="_Toc298681281"/>
      <w:bookmarkStart w:id="789" w:name="_Toc298447521"/>
      <w:r>
        <w:t>Part Three</w:t>
      </w:r>
      <w:bookmarkEnd w:id="787"/>
      <w:bookmarkEnd w:id="788"/>
      <w:bookmarkEnd w:id="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0"/>
            <w:r w:rsidRPr="007425E1">
              <w:t xml:space="preserve">only </w:t>
            </w:r>
            <w:commentRangeEnd w:id="790"/>
            <w:r>
              <w:rPr>
                <w:rStyle w:val="CommentReference"/>
                <w:rFonts w:ascii="Times New Roman" w:eastAsiaTheme="minorHAnsi" w:hAnsi="Times New Roman" w:cstheme="minorBidi"/>
                <w:color w:val="auto"/>
              </w:rPr>
              <w:commentReference w:id="790"/>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1"/>
            <w:r w:rsidRPr="007425E1">
              <w:t xml:space="preserve">save </w:t>
            </w:r>
            <w:commentRangeEnd w:id="791"/>
            <w:r>
              <w:rPr>
                <w:rStyle w:val="CommentReference"/>
              </w:rPr>
              <w:commentReference w:id="791"/>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3" w:name="_Toc298445797"/>
      <w:bookmarkStart w:id="794" w:name="_Toc298681282"/>
      <w:bookmarkStart w:id="795" w:name="_Toc298447522"/>
      <w:r>
        <w:lastRenderedPageBreak/>
        <w:t>Part Four</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6"/>
            <w:r w:rsidRPr="007425E1">
              <w:t>counsel</w:t>
            </w:r>
            <w:commentRangeEnd w:id="796"/>
            <w:r>
              <w:rPr>
                <w:rStyle w:val="CommentReference"/>
              </w:rPr>
              <w:commentReference w:id="796"/>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8" w:name="_Toc298445798"/>
      <w:bookmarkStart w:id="799" w:name="_Toc298681283"/>
      <w:bookmarkStart w:id="800" w:name="_Toc298447523"/>
      <w:r>
        <w:t>Part Five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1"/>
            <w:r w:rsidRPr="007425E1">
              <w:t>overcome</w:t>
            </w:r>
            <w:commentRangeEnd w:id="801"/>
            <w:r>
              <w:rPr>
                <w:rStyle w:val="CommentReference"/>
                <w:rFonts w:ascii="Times New Roman" w:eastAsiaTheme="minorHAnsi" w:hAnsi="Times New Roman" w:cstheme="minorBidi"/>
                <w:color w:val="auto"/>
              </w:rPr>
              <w:commentReference w:id="801"/>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2"/>
            <w:r w:rsidRPr="007425E1">
              <w:t xml:space="preserve"> </w:t>
            </w:r>
            <w:commentRangeEnd w:id="802"/>
            <w:r>
              <w:rPr>
                <w:rStyle w:val="CommentReference"/>
                <w:rFonts w:ascii="Times New Roman" w:eastAsiaTheme="minorHAnsi" w:hAnsi="Times New Roman" w:cstheme="minorBidi"/>
                <w:color w:val="auto"/>
              </w:rPr>
              <w:commentReference w:id="802"/>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3" w:name="_Toc298445799"/>
      <w:bookmarkStart w:id="804" w:name="_Toc298681284"/>
      <w:bookmarkStart w:id="805" w:name="_Toc298447524"/>
      <w:r>
        <w:t>Part Six</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6"/>
            <w:r>
              <w:t>A</w:t>
            </w:r>
            <w:r w:rsidRPr="007425E1">
              <w:t xml:space="preserve">nd became </w:t>
            </w:r>
            <w:r w:rsidR="00DA1843">
              <w:t>man perfectly</w:t>
            </w:r>
            <w:commentRangeEnd w:id="806"/>
            <w:r>
              <w:rPr>
                <w:rStyle w:val="CommentReference"/>
              </w:rPr>
              <w:commentReference w:id="806"/>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7"/>
            <w:r w:rsidRPr="007425E1">
              <w:t xml:space="preserve">Without </w:t>
            </w:r>
            <w:commentRangeEnd w:id="807"/>
            <w:r>
              <w:rPr>
                <w:rStyle w:val="CommentReference"/>
                <w:rFonts w:ascii="Times New Roman" w:eastAsiaTheme="minorHAnsi" w:hAnsi="Times New Roman" w:cstheme="minorBidi"/>
                <w:color w:val="auto"/>
              </w:rPr>
              <w:commentReference w:id="807"/>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09" w:name="_Toc298445800"/>
      <w:bookmarkStart w:id="810" w:name="_Toc298681285"/>
      <w:bookmarkStart w:id="811" w:name="_Toc298447525"/>
      <w:r>
        <w:t>Part Seven</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2"/>
            <w:r w:rsidRPr="007425E1">
              <w:t xml:space="preserve"> </w:t>
            </w:r>
            <w:commentRangeEnd w:id="812"/>
            <w:r>
              <w:rPr>
                <w:rStyle w:val="CommentReference"/>
                <w:rFonts w:ascii="Times New Roman" w:eastAsiaTheme="minorHAnsi" w:hAnsi="Times New Roman" w:cstheme="minorBidi"/>
                <w:color w:val="auto"/>
              </w:rPr>
              <w:commentReference w:id="812"/>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3" w:name="_Toc298445801"/>
      <w:bookmarkStart w:id="814" w:name="_Toc298681286"/>
      <w:bookmarkStart w:id="815" w:name="_Toc298447526"/>
      <w:r>
        <w:t>Part Eight</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8" w:name="_Toc298445802"/>
      <w:bookmarkStart w:id="819" w:name="_Toc298681287"/>
      <w:bookmarkStart w:id="820" w:name="_Toc298447527"/>
      <w:r>
        <w:t>Part Nine</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1"/>
            <w:r>
              <w:t>A</w:t>
            </w:r>
            <w:r w:rsidRPr="007425E1">
              <w:t>ngels</w:t>
            </w:r>
            <w:commentRangeEnd w:id="821"/>
            <w:r>
              <w:rPr>
                <w:rStyle w:val="CommentReference"/>
                <w:rFonts w:ascii="Times New Roman" w:eastAsiaTheme="minorHAnsi" w:hAnsi="Times New Roman" w:cstheme="minorBidi"/>
                <w:color w:val="auto"/>
              </w:rPr>
              <w:commentReference w:id="821"/>
            </w:r>
            <w:r w:rsidRPr="007425E1">
              <w:t xml:space="preserve"> of light </w:t>
            </w:r>
          </w:p>
          <w:p w14:paraId="63D00661" w14:textId="77777777" w:rsidR="00E35F1F" w:rsidRDefault="00E35F1F" w:rsidP="00E35F1F">
            <w:pPr>
              <w:pStyle w:val="EngHangEnd"/>
            </w:pPr>
            <w:commentRangeStart w:id="822"/>
            <w:r>
              <w:t>P</w:t>
            </w:r>
            <w:r w:rsidRPr="007425E1">
              <w:t xml:space="preserve">raise </w:t>
            </w:r>
            <w:commentRangeEnd w:id="822"/>
            <w:r>
              <w:rPr>
                <w:rStyle w:val="CommentReference"/>
              </w:rPr>
              <w:commentReference w:id="82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3"/>
            <w:r>
              <w:t>shone</w:t>
            </w:r>
            <w:commentRangeEnd w:id="823"/>
            <w:r>
              <w:rPr>
                <w:rStyle w:val="CommentReference"/>
                <w:rFonts w:ascii="Times New Roman" w:eastAsiaTheme="minorHAnsi" w:hAnsi="Times New Roman" w:cstheme="minorBidi"/>
                <w:color w:val="auto"/>
              </w:rPr>
              <w:commentReference w:id="82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4"/>
            <w:r w:rsidRPr="007425E1">
              <w:t xml:space="preserve">In </w:t>
            </w:r>
            <w:commentRangeEnd w:id="824"/>
            <w:r>
              <w:rPr>
                <w:rStyle w:val="CommentReference"/>
                <w:rFonts w:ascii="Times New Roman" w:eastAsiaTheme="minorHAnsi" w:hAnsi="Times New Roman" w:cstheme="minorBidi"/>
                <w:color w:val="auto"/>
              </w:rPr>
              <w:commentReference w:id="82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5"/>
            <w:r>
              <w:t>W</w:t>
            </w:r>
            <w:r w:rsidRPr="007425E1">
              <w:t xml:space="preserve">ho </w:t>
            </w:r>
            <w:commentRangeEnd w:id="825"/>
            <w:r>
              <w:rPr>
                <w:rStyle w:val="CommentReference"/>
                <w:rFonts w:ascii="Times New Roman" w:eastAsiaTheme="minorHAnsi" w:hAnsi="Times New Roman" w:cstheme="minorBidi"/>
                <w:color w:val="auto"/>
              </w:rPr>
              <w:commentReference w:id="82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6"/>
            <w:r w:rsidRPr="007425E1">
              <w:t xml:space="preserve">we bless </w:t>
            </w:r>
            <w:r>
              <w:t>You</w:t>
            </w:r>
            <w:r w:rsidRPr="007425E1">
              <w:t xml:space="preserve"> </w:t>
            </w:r>
            <w:commentRangeEnd w:id="826"/>
            <w:r>
              <w:rPr>
                <w:rStyle w:val="CommentReference"/>
                <w:rFonts w:ascii="Times New Roman" w:eastAsiaTheme="minorHAnsi" w:hAnsi="Times New Roman" w:cstheme="minorBidi"/>
                <w:color w:val="auto"/>
              </w:rPr>
              <w:commentReference w:id="82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7"/>
            <w:r w:rsidRPr="007425E1">
              <w:t xml:space="preserve"> </w:t>
            </w:r>
            <w:commentRangeEnd w:id="827"/>
            <w:r>
              <w:rPr>
                <w:rStyle w:val="CommentReference"/>
                <w:rFonts w:ascii="Times New Roman" w:eastAsiaTheme="minorHAnsi" w:hAnsi="Times New Roman" w:cstheme="minorBidi"/>
                <w:color w:val="auto"/>
              </w:rPr>
              <w:commentReference w:id="827"/>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8" w:name="_Toc298445803"/>
      <w:bookmarkStart w:id="829" w:name="_Toc298681288"/>
      <w:bookmarkStart w:id="830" w:name="_Toc298447528"/>
      <w:bookmarkStart w:id="831" w:name="_Toc308441917"/>
      <w:r>
        <w:lastRenderedPageBreak/>
        <w:t>The Crown Adam</w:t>
      </w:r>
      <w:bookmarkEnd w:id="828"/>
      <w:bookmarkEnd w:id="829"/>
      <w:bookmarkEnd w:id="830"/>
      <w:bookmarkEnd w:id="83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2"/>
            <w:r w:rsidRPr="007425E1">
              <w:t>estate</w:t>
            </w:r>
            <w:commentRangeEnd w:id="832"/>
            <w:r>
              <w:rPr>
                <w:rStyle w:val="CommentReference"/>
              </w:rPr>
              <w:commentReference w:id="83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3"/>
            <w:r w:rsidRPr="007425E1">
              <w:t xml:space="preserve">holy </w:t>
            </w:r>
            <w:commentRangeEnd w:id="833"/>
            <w:r>
              <w:rPr>
                <w:rStyle w:val="CommentReference"/>
              </w:rPr>
              <w:commentReference w:id="83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4"/>
            <w:r>
              <w:t xml:space="preserve">Womanhood </w:t>
            </w:r>
            <w:commentRangeEnd w:id="834"/>
            <w:r>
              <w:rPr>
                <w:rStyle w:val="CommentReference"/>
                <w:rFonts w:ascii="Times New Roman" w:eastAsiaTheme="minorHAnsi" w:hAnsi="Times New Roman" w:cstheme="minorBidi"/>
                <w:color w:val="auto"/>
              </w:rPr>
              <w:commentReference w:id="83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5" w:name="_Toc298445804"/>
      <w:bookmarkStart w:id="836" w:name="_Toc298681289"/>
      <w:bookmarkStart w:id="837" w:name="_Toc298447529"/>
      <w:bookmarkStart w:id="838" w:name="_Toc308441918"/>
      <w:bookmarkStart w:id="839" w:name="_Toc459399192"/>
      <w:r>
        <w:lastRenderedPageBreak/>
        <w:t>Tuesday</w:t>
      </w:r>
      <w:bookmarkEnd w:id="835"/>
      <w:bookmarkEnd w:id="836"/>
      <w:bookmarkEnd w:id="837"/>
      <w:bookmarkEnd w:id="838"/>
      <w:bookmarkEnd w:id="839"/>
    </w:p>
    <w:p w14:paraId="5EF92007" w14:textId="77777777" w:rsidR="00E35F1F" w:rsidRDefault="00E35F1F" w:rsidP="00E35F1F">
      <w:pPr>
        <w:pStyle w:val="Heading3"/>
      </w:pPr>
      <w:bookmarkStart w:id="840" w:name="_Toc298445805"/>
      <w:bookmarkStart w:id="841" w:name="_Toc298681290"/>
      <w:bookmarkStart w:id="842" w:name="_Toc298447530"/>
      <w:bookmarkStart w:id="843" w:name="_Toc308441919"/>
      <w:bookmarkStart w:id="844" w:name="_Ref452619734"/>
      <w:bookmarkStart w:id="845" w:name="_Ref452619738"/>
      <w:r>
        <w:t>The Tuesday Psali Adam</w:t>
      </w:r>
      <w:bookmarkEnd w:id="840"/>
      <w:bookmarkEnd w:id="841"/>
      <w:bookmarkEnd w:id="842"/>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6"/>
            <w:r w:rsidRPr="007425E1">
              <w:t>wandered</w:t>
            </w:r>
            <w:commentRangeEnd w:id="846"/>
            <w:r>
              <w:rPr>
                <w:rStyle w:val="CommentReference"/>
                <w:rFonts w:ascii="Times New Roman" w:eastAsiaTheme="minorHAnsi" w:hAnsi="Times New Roman" w:cstheme="minorBidi"/>
                <w:color w:val="auto"/>
              </w:rPr>
              <w:commentReference w:id="846"/>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7"/>
            <w:r w:rsidRPr="007425E1">
              <w:t>cold and frost</w:t>
            </w:r>
            <w:commentRangeEnd w:id="847"/>
            <w:r>
              <w:rPr>
                <w:rStyle w:val="CommentReference"/>
              </w:rPr>
              <w:commentReference w:id="847"/>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8"/>
            <w:r>
              <w:t>From</w:t>
            </w:r>
            <w:r w:rsidRPr="007425E1">
              <w:t xml:space="preserve"> </w:t>
            </w:r>
            <w:commentRangeEnd w:id="848"/>
            <w:r>
              <w:rPr>
                <w:rStyle w:val="CommentReference"/>
              </w:rPr>
              <w:commentReference w:id="848"/>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49" w:name="_Toc298445806"/>
      <w:bookmarkStart w:id="850" w:name="_Toc298681291"/>
      <w:bookmarkStart w:id="851" w:name="_Toc298447531"/>
      <w:bookmarkStart w:id="852" w:name="_Toc308441920"/>
      <w:r w:rsidRPr="00FD2E69">
        <w:lastRenderedPageBreak/>
        <w:t>The Conclusion of the Adam Psali</w:t>
      </w:r>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3" w:name="_Toc298445807"/>
      <w:bookmarkStart w:id="854" w:name="_Toc298681292"/>
      <w:bookmarkStart w:id="855" w:name="_Toc298447532"/>
      <w:bookmarkStart w:id="856" w:name="_Toc308441921"/>
      <w:bookmarkStart w:id="857" w:name="_Ref452619755"/>
      <w:bookmarkStart w:id="858" w:name="_Ref452619759"/>
      <w:r>
        <w:t>The Tuesday Theotokia</w:t>
      </w:r>
      <w:bookmarkEnd w:id="853"/>
      <w:bookmarkEnd w:id="854"/>
      <w:bookmarkEnd w:id="855"/>
      <w:bookmarkEnd w:id="856"/>
      <w:bookmarkEnd w:id="857"/>
      <w:bookmarkEnd w:id="858"/>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59" w:name="_Toc298445808"/>
      <w:bookmarkStart w:id="860" w:name="_Toc298681293"/>
      <w:bookmarkStart w:id="861" w:name="_Toc298447533"/>
      <w:r>
        <w:t>Part One</w:t>
      </w:r>
      <w:bookmarkEnd w:id="859"/>
      <w:bookmarkEnd w:id="860"/>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2" w:name="_Toc298445809"/>
      <w:bookmarkStart w:id="863" w:name="_Toc298681294"/>
      <w:bookmarkStart w:id="864" w:name="_Toc298447534"/>
      <w:r>
        <w:t>Part Tw</w:t>
      </w:r>
      <w:bookmarkEnd w:id="862"/>
      <w:r>
        <w:t>o</w:t>
      </w:r>
      <w:bookmarkEnd w:id="863"/>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5"/>
            <w:r>
              <w:t>received</w:t>
            </w:r>
            <w:commentRangeEnd w:id="865"/>
            <w:r>
              <w:rPr>
                <w:rStyle w:val="CommentReference"/>
                <w:rFonts w:ascii="Times New Roman" w:eastAsiaTheme="minorHAnsi" w:hAnsi="Times New Roman" w:cstheme="minorBidi"/>
                <w:color w:val="auto"/>
              </w:rPr>
              <w:commentReference w:id="865"/>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6" w:name="_Toc298681295"/>
      <w:bookmarkStart w:id="867" w:name="_Toc298447535"/>
      <w:r>
        <w:lastRenderedPageBreak/>
        <w:t>Part Three</w:t>
      </w:r>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8" w:name="_Toc298681296"/>
      <w:bookmarkStart w:id="869" w:name="_Toc298447536"/>
      <w:r>
        <w:lastRenderedPageBreak/>
        <w:t>Part Four</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0" w:name="_Toc298681297"/>
      <w:bookmarkStart w:id="871" w:name="_Toc298447537"/>
      <w:r>
        <w:t>Part Five</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2"/>
            <w:r>
              <w:t>unlimited</w:t>
            </w:r>
            <w:commentRangeEnd w:id="872"/>
            <w:r>
              <w:rPr>
                <w:rStyle w:val="CommentReference"/>
                <w:rFonts w:ascii="Times New Roman" w:eastAsiaTheme="minorHAnsi" w:hAnsi="Times New Roman" w:cstheme="minorBidi"/>
                <w:color w:val="auto"/>
              </w:rPr>
              <w:commentReference w:id="872"/>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3" w:name="_Toc298681298"/>
      <w:bookmarkStart w:id="874" w:name="_Toc298447538"/>
      <w:r>
        <w:t>Part Six</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5"/>
            <w:r>
              <w:t xml:space="preserve"> </w:t>
            </w:r>
            <w:commentRangeEnd w:id="875"/>
            <w:r>
              <w:rPr>
                <w:rStyle w:val="CommentReference"/>
              </w:rPr>
              <w:commentReference w:id="875"/>
            </w:r>
            <w:r>
              <w:t>f</w:t>
            </w:r>
            <w:commentRangeStart w:id="876"/>
            <w:r>
              <w:t>aith</w:t>
            </w:r>
            <w:commentRangeEnd w:id="876"/>
            <w:r>
              <w:rPr>
                <w:rStyle w:val="CommentReference"/>
              </w:rPr>
              <w:commentReference w:id="876"/>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7" w:name="_Toc298681299"/>
      <w:bookmarkStart w:id="878" w:name="_Toc298447539"/>
      <w:r>
        <w:lastRenderedPageBreak/>
        <w:t>Part Seven</w:t>
      </w:r>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79"/>
            <w:r>
              <w:t xml:space="preserve">a </w:t>
            </w:r>
            <w:commentRangeEnd w:id="879"/>
            <w:r>
              <w:rPr>
                <w:rStyle w:val="CommentReference"/>
                <w:rFonts w:ascii="Times New Roman" w:eastAsiaTheme="minorHAnsi" w:hAnsi="Times New Roman" w:cstheme="minorBidi"/>
                <w:color w:val="auto"/>
              </w:rPr>
              <w:commentReference w:id="879"/>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0" w:name="_Toc298681300"/>
      <w:bookmarkStart w:id="881" w:name="_Toc298447540"/>
      <w:bookmarkStart w:id="882" w:name="_Toc308441922"/>
      <w:r>
        <w:t>The Crown Adam</w:t>
      </w:r>
      <w:bookmarkEnd w:id="880"/>
      <w:bookmarkEnd w:id="881"/>
      <w:bookmarkEnd w:id="882"/>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3"/>
            <w:r>
              <w:t>He</w:t>
            </w:r>
            <w:r w:rsidRPr="007425E1">
              <w:t xml:space="preserve"> </w:t>
            </w:r>
            <w:commentRangeEnd w:id="883"/>
            <w:r>
              <w:rPr>
                <w:rStyle w:val="CommentReference"/>
                <w:rFonts w:ascii="Times New Roman" w:eastAsiaTheme="minorHAnsi" w:hAnsi="Times New Roman" w:cstheme="minorBidi"/>
                <w:color w:val="auto"/>
              </w:rPr>
              <w:commentReference w:id="883"/>
            </w:r>
            <w:r w:rsidRPr="007425E1">
              <w:t xml:space="preserve">who is carried </w:t>
            </w:r>
          </w:p>
          <w:p w14:paraId="05DA09F2" w14:textId="04037ECB" w:rsidR="00E35F1F" w:rsidRDefault="00557D05" w:rsidP="00E35F1F">
            <w:pPr>
              <w:pStyle w:val="EngHangEnd"/>
            </w:pPr>
            <w:r>
              <w:t>Upon</w:t>
            </w:r>
            <w:commentRangeStart w:id="884"/>
            <w:r w:rsidR="00E35F1F" w:rsidRPr="007425E1">
              <w:t xml:space="preserve"> </w:t>
            </w:r>
            <w:commentRangeEnd w:id="884"/>
            <w:r w:rsidR="00E35F1F">
              <w:rPr>
                <w:rStyle w:val="CommentReference"/>
              </w:rPr>
              <w:commentReference w:id="884"/>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5"/>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5"/>
            <w:r>
              <w:rPr>
                <w:rStyle w:val="CommentReference"/>
                <w:rFonts w:ascii="Garamond" w:hAnsi="Garamond" w:cstheme="minorBidi"/>
                <w:noProof w:val="0"/>
                <w:lang w:val="en-CA"/>
              </w:rPr>
              <w:commentReference w:id="885"/>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6" w:name="_Toc298681301"/>
      <w:bookmarkStart w:id="887" w:name="_Toc308441923"/>
      <w:bookmarkStart w:id="888" w:name="_Toc459399193"/>
      <w:r>
        <w:lastRenderedPageBreak/>
        <w:t>Wednesday</w:t>
      </w:r>
      <w:bookmarkEnd w:id="886"/>
      <w:bookmarkEnd w:id="887"/>
      <w:bookmarkEnd w:id="888"/>
    </w:p>
    <w:p w14:paraId="5D01081B" w14:textId="77777777" w:rsidR="00E35F1F" w:rsidRDefault="00E35F1F" w:rsidP="00E35F1F">
      <w:pPr>
        <w:pStyle w:val="Heading3"/>
      </w:pPr>
      <w:bookmarkStart w:id="889" w:name="_Toc298681302"/>
      <w:bookmarkStart w:id="890" w:name="_Toc308441924"/>
      <w:bookmarkStart w:id="891" w:name="_Ref452619950"/>
      <w:bookmarkStart w:id="892" w:name="_Ref452619954"/>
      <w:r>
        <w:t>The Wednesday Psali Batos</w:t>
      </w:r>
      <w:bookmarkEnd w:id="889"/>
      <w:bookmarkEnd w:id="890"/>
      <w:bookmarkEnd w:id="891"/>
      <w:bookmarkEnd w:id="892"/>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3"/>
            <w:r>
              <w:t xml:space="preserve">breaths </w:t>
            </w:r>
            <w:commentRangeEnd w:id="893"/>
            <w:r>
              <w:rPr>
                <w:rStyle w:val="CommentReference"/>
                <w:rFonts w:ascii="Times New Roman" w:eastAsiaTheme="minorHAnsi" w:hAnsi="Times New Roman" w:cstheme="minorBidi"/>
                <w:color w:val="auto"/>
              </w:rPr>
              <w:commentReference w:id="893"/>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4"/>
            <w:r>
              <w:t xml:space="preserve">When </w:t>
            </w:r>
            <w:commentRangeEnd w:id="894"/>
            <w:r>
              <w:rPr>
                <w:rStyle w:val="CommentReference"/>
                <w:rFonts w:ascii="Times New Roman" w:eastAsiaTheme="minorHAnsi" w:hAnsi="Times New Roman" w:cstheme="minorBidi"/>
                <w:color w:val="auto"/>
              </w:rPr>
              <w:commentReference w:id="894"/>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5"/>
            <w:r>
              <w:t>tribulations</w:t>
            </w:r>
            <w:commentRangeEnd w:id="895"/>
            <w:r>
              <w:rPr>
                <w:rStyle w:val="CommentReference"/>
                <w:rFonts w:ascii="Times New Roman" w:eastAsiaTheme="minorHAnsi" w:hAnsi="Times New Roman" w:cstheme="minorBidi"/>
                <w:color w:val="auto"/>
              </w:rPr>
              <w:commentReference w:id="895"/>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6" w:name="_Toc298681303"/>
      <w:bookmarkStart w:id="897" w:name="_Toc308441925"/>
      <w:r w:rsidRPr="00FD2E69">
        <w:t xml:space="preserve">The Conclusion of the </w:t>
      </w:r>
      <w:r>
        <w:t>Batos</w:t>
      </w:r>
      <w:r w:rsidRPr="00FD2E69">
        <w:t xml:space="preserve"> Psali</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8" w:name="_Toc298681304"/>
      <w:bookmarkStart w:id="899" w:name="_Toc308441926"/>
      <w:bookmarkStart w:id="900" w:name="_Ref452619983"/>
      <w:bookmarkStart w:id="901" w:name="_Ref452619987"/>
      <w:r>
        <w:t>The Wednesday Theotokia</w:t>
      </w:r>
      <w:bookmarkEnd w:id="898"/>
      <w:bookmarkEnd w:id="899"/>
      <w:bookmarkEnd w:id="900"/>
      <w:bookmarkEnd w:id="901"/>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2" w:name="_Toc298681305"/>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3" w:name="_Toc298681306"/>
      <w:r>
        <w:t>Part Two</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4"/>
            <w:r w:rsidRPr="00FA5B8C">
              <w:t>ⲥⲉⲙⲟϣⲓ ϧⲉⲛ ⲛ̀ⲧⲉ ⲡ̀ⲕⲁϩⲓ ⲥⲉⲙⲟϣⲓ ϧⲉⲛ ⲡⲉⲟⲩⲱⲓⲛⲓ</w:t>
            </w:r>
            <w:r w:rsidRPr="00F6464C">
              <w:t xml:space="preserve"> </w:t>
            </w:r>
            <w:commentRangeEnd w:id="904"/>
            <w:r>
              <w:rPr>
                <w:rStyle w:val="CommentReference"/>
                <w:rFonts w:ascii="Garamond" w:hAnsi="Garamond" w:cstheme="minorBidi"/>
                <w:noProof w:val="0"/>
                <w:lang w:val="en-CA"/>
              </w:rPr>
              <w:commentReference w:id="904"/>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5" w:name="_Toc298681307"/>
      <w:r>
        <w:lastRenderedPageBreak/>
        <w:t>Part Three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6"/>
            <w:r w:rsidRPr="007425E1">
              <w:t>For you brought forth</w:t>
            </w:r>
            <w:commentRangeEnd w:id="906"/>
            <w:r>
              <w:rPr>
                <w:rStyle w:val="CommentReference"/>
                <w:rFonts w:ascii="Times New Roman" w:eastAsiaTheme="minorHAnsi" w:hAnsi="Times New Roman" w:cstheme="minorBidi"/>
                <w:color w:val="auto"/>
              </w:rPr>
              <w:commentReference w:id="906"/>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7" w:name="_Toc298681308"/>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8" w:name="_Toc298681309"/>
      <w:r>
        <w:t>Part Five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09"/>
            <w:r>
              <w:t>He</w:t>
            </w:r>
            <w:r w:rsidRPr="007425E1">
              <w:t xml:space="preserve"> </w:t>
            </w:r>
            <w:commentRangeEnd w:id="909"/>
            <w:r>
              <w:rPr>
                <w:rStyle w:val="CommentReference"/>
              </w:rPr>
              <w:commentReference w:id="909"/>
            </w:r>
            <w:r w:rsidRPr="007425E1">
              <w:t xml:space="preserve">Who </w:t>
            </w:r>
            <w:commentRangeStart w:id="910"/>
            <w:r w:rsidRPr="007425E1">
              <w:t xml:space="preserve">is </w:t>
            </w:r>
            <w:commentRangeEnd w:id="910"/>
            <w:r>
              <w:rPr>
                <w:rStyle w:val="CommentReference"/>
              </w:rPr>
              <w:commentReference w:id="910"/>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1"/>
            <w:r w:rsidRPr="007425E1">
              <w:t>He to Whom is due the glory forever</w:t>
            </w:r>
            <w:commentRangeEnd w:id="911"/>
            <w:r>
              <w:rPr>
                <w:rStyle w:val="CommentReference"/>
                <w:rFonts w:ascii="Times New Roman" w:eastAsiaTheme="minorHAnsi" w:hAnsi="Times New Roman" w:cstheme="minorBidi"/>
                <w:color w:val="auto"/>
              </w:rPr>
              <w:commentReference w:id="911"/>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2" w:name="_Toc298681310"/>
      <w:r>
        <w:t>Part Six</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3"/>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3"/>
            <w:r>
              <w:rPr>
                <w:rStyle w:val="CommentReference"/>
              </w:rPr>
              <w:commentReference w:id="913"/>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4"/>
            <w:r w:rsidRPr="00FA5B8C">
              <w:t>ⲙⲁⲣⲓⲁ</w:t>
            </w:r>
            <w:r w:rsidRPr="002147AA">
              <w:t xml:space="preserve"> </w:t>
            </w:r>
            <w:commentRangeEnd w:id="914"/>
            <w:r>
              <w:rPr>
                <w:rStyle w:val="CommentReference"/>
                <w:rFonts w:ascii="Garamond" w:hAnsi="Garamond" w:cstheme="minorBidi"/>
                <w:noProof w:val="0"/>
                <w:lang w:val="en-CA"/>
              </w:rPr>
              <w:commentReference w:id="914"/>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5"/>
            <w:r w:rsidRPr="00FA5B8C">
              <w:t>ⲥⲧⲁⲓⲏⲟⲩⲧ ̀</w:t>
            </w:r>
            <w:commentRangeEnd w:id="915"/>
            <w:r>
              <w:rPr>
                <w:rStyle w:val="CommentReference"/>
                <w:rFonts w:ascii="Garamond" w:hAnsi="Garamond" w:cstheme="minorBidi"/>
                <w:noProof w:val="0"/>
                <w:lang w:val="en-CA"/>
              </w:rPr>
              <w:commentReference w:id="915"/>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6"/>
            <w:r w:rsidRPr="00FA5B8C">
              <w:t>ⲙⲡⲓⲟⲩⲁⲓ ̀</w:t>
            </w:r>
            <w:commentRangeEnd w:id="916"/>
            <w:r>
              <w:rPr>
                <w:rStyle w:val="CommentReference"/>
                <w:rFonts w:ascii="Garamond" w:hAnsi="Garamond" w:cstheme="minorBidi"/>
                <w:noProof w:val="0"/>
                <w:lang w:val="en-CA"/>
              </w:rPr>
              <w:commentReference w:id="916"/>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7"/>
            <w:r w:rsidRPr="00FA5B8C">
              <w:t>ⲉⲣⲉ ̀</w:t>
            </w:r>
            <w:commentRangeEnd w:id="917"/>
            <w:r>
              <w:rPr>
                <w:rStyle w:val="CommentReference"/>
                <w:rFonts w:ascii="Garamond" w:hAnsi="Garamond" w:cstheme="minorBidi"/>
                <w:noProof w:val="0"/>
                <w:lang w:val="en-CA"/>
              </w:rPr>
              <w:commentReference w:id="917"/>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8" w:name="_Toc298681311"/>
      <w:r>
        <w:t>Part Seven</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19"/>
            <w:r>
              <w:t xml:space="preserve">sits </w:t>
            </w:r>
            <w:commentRangeEnd w:id="919"/>
            <w:r>
              <w:rPr>
                <w:rStyle w:val="CommentReference"/>
                <w:rFonts w:ascii="Times New Roman" w:eastAsiaTheme="minorHAnsi" w:hAnsi="Times New Roman" w:cstheme="minorBidi"/>
                <w:color w:val="auto"/>
              </w:rPr>
              <w:commentReference w:id="919"/>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0"/>
            <w:r w:rsidRPr="00FA5B8C">
              <w:t>ⲉⲧⲁϥⲟⲩⲱⲛϩ</w:t>
            </w:r>
            <w:r w:rsidRPr="002147AA">
              <w:t xml:space="preserve"> </w:t>
            </w:r>
            <w:commentRangeEnd w:id="920"/>
            <w:r>
              <w:rPr>
                <w:rStyle w:val="CommentReference"/>
                <w:rFonts w:ascii="Garamond" w:hAnsi="Garamond" w:cstheme="minorBidi"/>
                <w:noProof w:val="0"/>
                <w:lang w:val="en-CA"/>
              </w:rPr>
              <w:commentReference w:id="920"/>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1"/>
            <w:r w:rsidRPr="00FA5B8C">
              <w:t>Ϫⲉ ⲡⲓⲁⲧⲥⲁⲣⲝ</w:t>
            </w:r>
            <w:commentRangeEnd w:id="921"/>
            <w:r>
              <w:rPr>
                <w:rStyle w:val="CommentReference"/>
                <w:rFonts w:ascii="Garamond" w:hAnsi="Garamond" w:cstheme="minorBidi"/>
                <w:noProof w:val="0"/>
                <w:lang w:val="en-CA"/>
              </w:rPr>
              <w:commentReference w:id="921"/>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2" w:name="_Toc298681312"/>
      <w:bookmarkStart w:id="923" w:name="_Toc308441927"/>
      <w:r>
        <w:t>The Crown Batos</w:t>
      </w:r>
      <w:bookmarkEnd w:id="922"/>
      <w:bookmarkEnd w:id="923"/>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4"/>
            <w:r w:rsidRPr="007425E1">
              <w:t>has entered and come forth</w:t>
            </w:r>
            <w:commentRangeEnd w:id="924"/>
            <w:r>
              <w:rPr>
                <w:rStyle w:val="CommentReference"/>
                <w:rFonts w:ascii="Times New Roman" w:eastAsiaTheme="minorHAnsi" w:hAnsi="Times New Roman" w:cstheme="minorBidi"/>
                <w:color w:val="auto"/>
              </w:rPr>
              <w:commentReference w:id="924"/>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5"/>
            <w:r w:rsidRPr="007425E1">
              <w:t>manifestation</w:t>
            </w:r>
            <w:commentRangeEnd w:id="925"/>
            <w:r>
              <w:rPr>
                <w:rStyle w:val="CommentReference"/>
              </w:rPr>
              <w:commentReference w:id="925"/>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6"/>
            <w:r>
              <w:t>and</w:t>
            </w:r>
            <w:r w:rsidRPr="007425E1">
              <w:t xml:space="preserve"> </w:t>
            </w:r>
            <w:commentRangeEnd w:id="926"/>
            <w:r>
              <w:rPr>
                <w:rStyle w:val="CommentReference"/>
              </w:rPr>
              <w:commentReference w:id="926"/>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7" w:name="_Toc298681313"/>
      <w:bookmarkStart w:id="928" w:name="_Toc308441928"/>
      <w:bookmarkStart w:id="929" w:name="_Toc459399194"/>
      <w:r>
        <w:lastRenderedPageBreak/>
        <w:t>Thursday</w:t>
      </w:r>
      <w:bookmarkEnd w:id="927"/>
      <w:bookmarkEnd w:id="928"/>
      <w:bookmarkEnd w:id="929"/>
    </w:p>
    <w:p w14:paraId="562349E9" w14:textId="453ED52C" w:rsidR="00E35F1F" w:rsidRDefault="00E35F1F" w:rsidP="00E35F1F">
      <w:pPr>
        <w:pStyle w:val="Heading3"/>
      </w:pPr>
      <w:bookmarkStart w:id="930" w:name="_Toc298681314"/>
      <w:bookmarkStart w:id="931" w:name="_Toc308441929"/>
      <w:bookmarkStart w:id="932" w:name="_Ref452620057"/>
      <w:r>
        <w:t xml:space="preserve">The Psali Batos for </w:t>
      </w:r>
      <w:bookmarkEnd w:id="930"/>
      <w:bookmarkEnd w:id="931"/>
      <w:r w:rsidR="00CF15BA">
        <w:t>Thursday</w:t>
      </w:r>
      <w:bookmarkEnd w:id="932"/>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3"/>
            <w:r w:rsidRPr="007425E1">
              <w:t xml:space="preserve">on </w:t>
            </w:r>
            <w:commentRangeEnd w:id="933"/>
            <w:r>
              <w:rPr>
                <w:rStyle w:val="CommentReference"/>
              </w:rPr>
              <w:commentReference w:id="93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4"/>
            <w:r w:rsidR="00E35F1F" w:rsidRPr="007425E1">
              <w:t xml:space="preserve"> </w:t>
            </w:r>
            <w:commentRangeEnd w:id="934"/>
            <w:r w:rsidR="00E1284B">
              <w:rPr>
                <w:rStyle w:val="CommentReference"/>
                <w:rFonts w:eastAsiaTheme="minorHAnsi" w:cstheme="minorBidi"/>
                <w:color w:val="auto"/>
                <w:lang w:val="en-CA"/>
              </w:rPr>
              <w:commentReference w:id="934"/>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5"/>
            <w:r w:rsidRPr="007425E1">
              <w:t xml:space="preserve">Crush </w:t>
            </w:r>
            <w:r w:rsidR="00CF15BA" w:rsidRPr="00CF15BA">
              <w:t xml:space="preserve">beneath </w:t>
            </w:r>
            <w:r w:rsidRPr="007425E1">
              <w:t>us</w:t>
            </w:r>
            <w:commentRangeEnd w:id="935"/>
            <w:r>
              <w:rPr>
                <w:rStyle w:val="CommentReference"/>
                <w:rFonts w:ascii="Times New Roman" w:eastAsiaTheme="minorHAnsi" w:hAnsi="Times New Roman" w:cstheme="minorBidi"/>
                <w:color w:val="auto"/>
              </w:rPr>
              <w:commentReference w:id="93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6" w:name="_Toc298681315"/>
      <w:bookmarkStart w:id="937" w:name="_Toc308441930"/>
      <w:r w:rsidRPr="00FD2E69">
        <w:lastRenderedPageBreak/>
        <w:t xml:space="preserve">The Conclusion of the </w:t>
      </w:r>
      <w:r>
        <w:t>Batos</w:t>
      </w:r>
      <w:r w:rsidRPr="00FD2E69">
        <w:t xml:space="preserve"> Psali</w:t>
      </w:r>
      <w:bookmarkEnd w:id="936"/>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8" w:name="_Toc298681316"/>
      <w:bookmarkStart w:id="939" w:name="_Toc308441931"/>
      <w:bookmarkStart w:id="940" w:name="_Ref452620072"/>
      <w:bookmarkStart w:id="941" w:name="_Ref452620076"/>
      <w:r>
        <w:t>The Thursday Theotokia</w:t>
      </w:r>
      <w:bookmarkEnd w:id="938"/>
      <w:bookmarkEnd w:id="939"/>
      <w:bookmarkEnd w:id="940"/>
      <w:bookmarkEnd w:id="94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2" w:name="_Toc298681317"/>
      <w:r>
        <w:t>Part One</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3"/>
            <w:r w:rsidRPr="007425E1">
              <w:t>virgin</w:t>
            </w:r>
            <w:commentRangeEnd w:id="943"/>
            <w:r>
              <w:rPr>
                <w:rStyle w:val="CommentReference"/>
                <w:rFonts w:ascii="Times New Roman" w:eastAsiaTheme="minorHAnsi" w:hAnsi="Times New Roman" w:cstheme="minorBidi"/>
                <w:color w:val="auto"/>
              </w:rPr>
              <w:commentReference w:id="94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4" w:name="_Toc298681318"/>
      <w:r>
        <w:t>Part Two</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5"/>
            <w:r>
              <w:t>abolished</w:t>
            </w:r>
            <w:commentRangeEnd w:id="945"/>
            <w:r>
              <w:rPr>
                <w:rStyle w:val="CommentReference"/>
                <w:rFonts w:ascii="Times New Roman" w:eastAsiaTheme="minorHAnsi" w:hAnsi="Times New Roman" w:cstheme="minorBidi"/>
                <w:color w:val="auto"/>
              </w:rPr>
              <w:commentReference w:id="94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6" w:name="_Toc298681319"/>
      <w:r>
        <w:t>Part Three</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7" w:name="_Toc298681320"/>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8"/>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49"/>
            <w:r>
              <w:t xml:space="preserve">appeared </w:t>
            </w:r>
            <w:commentRangeEnd w:id="949"/>
            <w:r>
              <w:rPr>
                <w:rStyle w:val="CommentReference"/>
                <w:rFonts w:ascii="Times New Roman" w:eastAsiaTheme="minorHAnsi" w:hAnsi="Times New Roman" w:cstheme="minorBidi"/>
                <w:color w:val="auto"/>
              </w:rPr>
              <w:commentReference w:id="94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1"/>
            <w:r w:rsidRPr="007425E1">
              <w:t>strength</w:t>
            </w:r>
            <w:commentRangeEnd w:id="951"/>
            <w:r>
              <w:rPr>
                <w:rStyle w:val="CommentReference"/>
                <w:rFonts w:ascii="Times New Roman" w:eastAsiaTheme="minorHAnsi" w:hAnsi="Times New Roman" w:cstheme="minorBidi"/>
                <w:color w:val="auto"/>
              </w:rPr>
              <w:commentReference w:id="95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2"/>
            <w:r>
              <w:t>N</w:t>
            </w:r>
            <w:r w:rsidRPr="007425E1">
              <w:t xml:space="preserve">ow </w:t>
            </w:r>
            <w:commentRangeEnd w:id="952"/>
            <w:r>
              <w:rPr>
                <w:rStyle w:val="CommentReference"/>
                <w:rFonts w:ascii="Times New Roman" w:eastAsiaTheme="minorHAnsi" w:hAnsi="Times New Roman" w:cstheme="minorBidi"/>
                <w:color w:val="auto"/>
              </w:rPr>
              <w:commentReference w:id="95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3" w:name="_Toc298681321"/>
      <w:r>
        <w:t>Part Five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4"/>
            <w:r>
              <w:t>Theotokos</w:t>
            </w:r>
            <w:commentRangeEnd w:id="954"/>
            <w:r>
              <w:rPr>
                <w:rStyle w:val="CommentReference"/>
                <w:rFonts w:ascii="Times New Roman" w:eastAsiaTheme="minorHAnsi" w:hAnsi="Times New Roman" w:cstheme="minorBidi"/>
                <w:color w:val="auto"/>
              </w:rPr>
              <w:commentReference w:id="95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5"/>
            <w:r>
              <w:t xml:space="preserve">of </w:t>
            </w:r>
            <w:commentRangeEnd w:id="955"/>
            <w:r>
              <w:rPr>
                <w:rStyle w:val="CommentReference"/>
                <w:rFonts w:ascii="Times New Roman" w:eastAsiaTheme="minorHAnsi" w:hAnsi="Times New Roman" w:cstheme="minorBidi"/>
                <w:color w:val="auto"/>
              </w:rPr>
              <w:commentReference w:id="95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6" w:name="_Toc298681322"/>
      <w:r>
        <w:t>Part Six</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7"/>
            <w:r>
              <w:t xml:space="preserve">The </w:t>
            </w:r>
            <w:commentRangeEnd w:id="957"/>
            <w:r>
              <w:rPr>
                <w:rStyle w:val="CommentReference"/>
                <w:rFonts w:ascii="Times New Roman" w:eastAsiaTheme="minorHAnsi" w:hAnsi="Times New Roman" w:cstheme="minorBidi"/>
                <w:color w:val="auto"/>
              </w:rPr>
              <w:commentReference w:id="95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8"/>
            <w:r>
              <w:t>would</w:t>
            </w:r>
            <w:r w:rsidRPr="007425E1">
              <w:t xml:space="preserve"> </w:t>
            </w:r>
            <w:commentRangeEnd w:id="958"/>
            <w:r>
              <w:rPr>
                <w:rStyle w:val="CommentReference"/>
              </w:rPr>
              <w:commentReference w:id="95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59" w:name="_Toc298681323"/>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0"/>
            <w:r>
              <w:t>David</w:t>
            </w:r>
            <w:commentRangeEnd w:id="960"/>
            <w:r>
              <w:rPr>
                <w:rStyle w:val="CommentReference"/>
                <w:rFonts w:ascii="Times New Roman" w:eastAsiaTheme="minorHAnsi" w:hAnsi="Times New Roman" w:cstheme="minorBidi"/>
                <w:color w:val="auto"/>
              </w:rPr>
              <w:commentReference w:id="96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1"/>
            <w:r w:rsidRPr="00E03CD4">
              <w:t xml:space="preserve">deemed </w:t>
            </w:r>
            <w:commentRangeEnd w:id="961"/>
            <w:r>
              <w:rPr>
                <w:rStyle w:val="CommentReference"/>
                <w:rFonts w:ascii="Times New Roman" w:eastAsiaTheme="minorHAnsi" w:hAnsi="Times New Roman" w:cstheme="minorBidi"/>
                <w:color w:val="auto"/>
              </w:rPr>
              <w:commentReference w:id="96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2" w:name="_Toc298681324"/>
      <w:r>
        <w:t>Part Eight</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3"/>
            <w:r>
              <w:t>heaven</w:t>
            </w:r>
            <w:r w:rsidRPr="007425E1">
              <w:t xml:space="preserve"> </w:t>
            </w:r>
            <w:commentRangeEnd w:id="963"/>
            <w:r>
              <w:rPr>
                <w:rStyle w:val="CommentReference"/>
                <w:rFonts w:ascii="Times New Roman" w:eastAsiaTheme="minorHAnsi" w:hAnsi="Times New Roman" w:cstheme="minorBidi"/>
                <w:color w:val="auto"/>
              </w:rPr>
              <w:commentReference w:id="96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4" w:name="_Toc298681325"/>
      <w:r>
        <w:lastRenderedPageBreak/>
        <w:t>Part Nine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5"/>
            <w:r w:rsidRPr="007425E1">
              <w:t>Rises</w:t>
            </w:r>
            <w:commentRangeEnd w:id="965"/>
            <w:r>
              <w:rPr>
                <w:rStyle w:val="CommentReference"/>
              </w:rPr>
              <w:commentReference w:id="96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6" w:name="_Toc298681326"/>
      <w:bookmarkStart w:id="967" w:name="_Toc308441932"/>
      <w:r>
        <w:lastRenderedPageBreak/>
        <w:t xml:space="preserve">The </w:t>
      </w:r>
      <w:r w:rsidRPr="007C4181">
        <w:t>Crown</w:t>
      </w:r>
      <w:bookmarkEnd w:id="966"/>
      <w:bookmarkEnd w:id="96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8"/>
            <w:r w:rsidRPr="007425E1">
              <w:t>destroyed</w:t>
            </w:r>
            <w:commentRangeEnd w:id="968"/>
            <w:r>
              <w:rPr>
                <w:rStyle w:val="CommentReference"/>
                <w:rFonts w:ascii="Times New Roman" w:eastAsiaTheme="minorHAnsi" w:hAnsi="Times New Roman" w:cstheme="minorBidi"/>
                <w:color w:val="auto"/>
              </w:rPr>
              <w:commentReference w:id="96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69" w:name="_Toc298681327"/>
      <w:bookmarkStart w:id="970" w:name="_Toc308441933"/>
      <w:bookmarkStart w:id="971" w:name="_Toc459399195"/>
      <w:r>
        <w:lastRenderedPageBreak/>
        <w:t>Friday</w:t>
      </w:r>
      <w:bookmarkEnd w:id="969"/>
      <w:bookmarkEnd w:id="970"/>
      <w:bookmarkEnd w:id="971"/>
    </w:p>
    <w:p w14:paraId="05EA9798" w14:textId="77777777" w:rsidR="00E35F1F" w:rsidRDefault="00E35F1F" w:rsidP="00E35F1F">
      <w:pPr>
        <w:pStyle w:val="Heading3"/>
      </w:pPr>
      <w:bookmarkStart w:id="972" w:name="_Toc298681328"/>
      <w:bookmarkStart w:id="973" w:name="_Toc308441934"/>
      <w:bookmarkStart w:id="974" w:name="_Ref452620428"/>
      <w:bookmarkStart w:id="975" w:name="_Ref452620435"/>
      <w:r>
        <w:t>The Psali Batos for Friday</w:t>
      </w:r>
      <w:bookmarkEnd w:id="972"/>
      <w:bookmarkEnd w:id="973"/>
      <w:bookmarkEnd w:id="974"/>
      <w:bookmarkEnd w:id="975"/>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6"/>
            <w:r w:rsidRPr="007425E1">
              <w:t>servants</w:t>
            </w:r>
            <w:commentRangeEnd w:id="976"/>
            <w:r>
              <w:rPr>
                <w:rStyle w:val="CommentReference"/>
                <w:rFonts w:ascii="Times New Roman" w:eastAsiaTheme="minorHAnsi" w:hAnsi="Times New Roman" w:cstheme="minorBidi"/>
                <w:color w:val="auto"/>
              </w:rPr>
              <w:commentReference w:id="976"/>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7"/>
            <w:r w:rsidRPr="007425E1">
              <w:t>To escape the face of the bows.</w:t>
            </w:r>
            <w:commentRangeEnd w:id="977"/>
            <w:r>
              <w:rPr>
                <w:rStyle w:val="CommentReference"/>
              </w:rPr>
              <w:commentReference w:id="977"/>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8"/>
            <w:r w:rsidRPr="00FA5B8C">
              <w:t>ⲉⲑⲣⲟⲩⲱ̀ϣⲉⲙ ⲛ̀ⲧ̀ϫⲟⲙ ⲛ̀ⲧⲉ ⲡⲓⲭ̀ⲣⲱⲙ</w:t>
            </w:r>
            <w:commentRangeEnd w:id="978"/>
            <w:r>
              <w:rPr>
                <w:rStyle w:val="CommentReference"/>
                <w:rFonts w:ascii="Garamond" w:hAnsi="Garamond" w:cstheme="minorBidi"/>
                <w:noProof w:val="0"/>
                <w:lang w:val="en-CA"/>
              </w:rPr>
              <w:commentReference w:id="978"/>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79" w:name="_Toc298681329"/>
      <w:bookmarkStart w:id="980" w:name="_Toc308441935"/>
      <w:r w:rsidRPr="00FD2E69">
        <w:lastRenderedPageBreak/>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1" w:name="_Toc298681330"/>
      <w:bookmarkStart w:id="982" w:name="_Toc308441936"/>
      <w:bookmarkStart w:id="983" w:name="_Ref452620452"/>
      <w:bookmarkStart w:id="984" w:name="_Ref452620455"/>
      <w:r>
        <w:t>The Friday Theotokia</w:t>
      </w:r>
      <w:bookmarkEnd w:id="981"/>
      <w:bookmarkEnd w:id="982"/>
      <w:bookmarkEnd w:id="983"/>
      <w:bookmarkEnd w:id="984"/>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5" w:name="_Toc298681331"/>
      <w:r>
        <w:t>Part One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6"/>
            <w:r>
              <w:t>the fruit of your womb</w:t>
            </w:r>
            <w:commentRangeEnd w:id="986"/>
            <w:r>
              <w:rPr>
                <w:rStyle w:val="CommentReference"/>
                <w:rFonts w:ascii="Times New Roman" w:eastAsiaTheme="minorHAnsi" w:hAnsi="Times New Roman" w:cstheme="minorBidi"/>
                <w:color w:val="auto"/>
              </w:rPr>
              <w:commentReference w:id="986"/>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7" w:name="_Toc298681332"/>
      <w:r>
        <w:lastRenderedPageBreak/>
        <w:t>Part Two</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8"/>
            <w:r>
              <w:t xml:space="preserve">incarnate </w:t>
            </w:r>
            <w:commentRangeEnd w:id="988"/>
            <w:r>
              <w:rPr>
                <w:rStyle w:val="CommentReference"/>
                <w:rFonts w:ascii="Times New Roman" w:eastAsiaTheme="minorHAnsi" w:hAnsi="Times New Roman" w:cstheme="minorBidi"/>
                <w:color w:val="auto"/>
              </w:rPr>
              <w:commentReference w:id="988"/>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89" w:name="_Toc298681333"/>
      <w:r>
        <w:t>Part Three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0" w:name="_Toc298681334"/>
      <w:r>
        <w:t>Part Four</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1" w:name="_Toc298681335"/>
      <w:r>
        <w:t>Part Five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2" w:name="_Toc298681336"/>
      <w:r>
        <w:lastRenderedPageBreak/>
        <w:t>Part Six</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3" w:name="_Toc298681337"/>
      <w:r>
        <w:t>Part Seven</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4"/>
            <w:r>
              <w:t>temple</w:t>
            </w:r>
            <w:commentRangeEnd w:id="994"/>
            <w:r>
              <w:rPr>
                <w:rStyle w:val="CommentReference"/>
                <w:rFonts w:ascii="Times New Roman" w:eastAsiaTheme="minorHAnsi" w:hAnsi="Times New Roman" w:cstheme="minorBidi"/>
                <w:color w:val="auto"/>
              </w:rPr>
              <w:commentReference w:id="994"/>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5" w:name="_Toc298681338"/>
      <w:bookmarkStart w:id="996" w:name="_Toc308441937"/>
      <w:r>
        <w:lastRenderedPageBreak/>
        <w:t>The Crown</w:t>
      </w:r>
      <w:bookmarkEnd w:id="995"/>
      <w:bookmarkEnd w:id="996"/>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7"/>
            <w:r w:rsidRPr="00F0646D">
              <w:t xml:space="preserve">Infinite </w:t>
            </w:r>
            <w:commentRangeEnd w:id="997"/>
            <w:r>
              <w:rPr>
                <w:rStyle w:val="CommentReference"/>
                <w:rFonts w:ascii="Times New Roman" w:eastAsiaTheme="minorHAnsi" w:hAnsi="Times New Roman" w:cstheme="minorBidi"/>
                <w:color w:val="auto"/>
              </w:rPr>
              <w:commentReference w:id="997"/>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8"/>
            <w:r w:rsidRPr="007425E1">
              <w:t>hook</w:t>
            </w:r>
            <w:commentRangeEnd w:id="998"/>
            <w:r>
              <w:rPr>
                <w:rStyle w:val="CommentReference"/>
                <w:rFonts w:ascii="Times New Roman" w:eastAsiaTheme="minorHAnsi" w:hAnsi="Times New Roman" w:cstheme="minorBidi"/>
                <w:color w:val="auto"/>
              </w:rPr>
              <w:commentReference w:id="998"/>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99"/>
            <w:r w:rsidRPr="007425E1">
              <w:t xml:space="preserve">Teaching </w:t>
            </w:r>
            <w:commentRangeEnd w:id="999"/>
            <w:r>
              <w:rPr>
                <w:rStyle w:val="CommentReference"/>
                <w:rFonts w:ascii="Times New Roman" w:eastAsiaTheme="minorHAnsi" w:hAnsi="Times New Roman" w:cstheme="minorBidi"/>
                <w:color w:val="auto"/>
              </w:rPr>
              <w:commentReference w:id="999"/>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0"/>
            <w:r w:rsidRPr="007425E1">
              <w:t>a cause</w:t>
            </w:r>
            <w:r>
              <w:t xml:space="preserve"> for us</w:t>
            </w:r>
            <w:r w:rsidRPr="007425E1">
              <w:t>,</w:t>
            </w:r>
            <w:commentRangeEnd w:id="1000"/>
            <w:r>
              <w:rPr>
                <w:rStyle w:val="CommentReference"/>
                <w:rFonts w:ascii="Times New Roman" w:eastAsiaTheme="minorHAnsi" w:hAnsi="Times New Roman" w:cstheme="minorBidi"/>
                <w:color w:val="auto"/>
              </w:rPr>
              <w:commentReference w:id="1000"/>
            </w:r>
          </w:p>
          <w:p w14:paraId="18A8A756" w14:textId="77777777" w:rsidR="00E35F1F" w:rsidRDefault="00E35F1F" w:rsidP="00E35F1F">
            <w:pPr>
              <w:pStyle w:val="EngHangEnd"/>
            </w:pPr>
            <w:r w:rsidRPr="007425E1">
              <w:t xml:space="preserve">To ascend the </w:t>
            </w:r>
            <w:commentRangeStart w:id="1001"/>
            <w:r w:rsidRPr="007425E1">
              <w:t xml:space="preserve">path </w:t>
            </w:r>
            <w:commentRangeEnd w:id="1001"/>
            <w:r>
              <w:rPr>
                <w:rStyle w:val="CommentReference"/>
                <w:rFonts w:ascii="Times New Roman" w:eastAsiaTheme="minorHAnsi" w:hAnsi="Times New Roman" w:cstheme="minorBidi"/>
                <w:color w:val="auto"/>
              </w:rPr>
              <w:commentReference w:id="1001"/>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2"/>
            </w:r>
            <w:r w:rsidR="00E35F1F">
              <w:t>,</w:t>
            </w:r>
          </w:p>
          <w:p w14:paraId="51E3C73A" w14:textId="77777777" w:rsidR="00E35F1F" w:rsidRDefault="00E35F1F" w:rsidP="00E35F1F">
            <w:pPr>
              <w:pStyle w:val="EngHangEnd"/>
            </w:pPr>
            <w:r>
              <w:t>With</w:t>
            </w:r>
            <w:r w:rsidRPr="007425E1">
              <w:t xml:space="preserve"> joy and </w:t>
            </w:r>
            <w:commentRangeStart w:id="1003"/>
            <w:r w:rsidRPr="007425E1">
              <w:t>rejoicing</w:t>
            </w:r>
            <w:commentRangeEnd w:id="1003"/>
            <w:r>
              <w:rPr>
                <w:rStyle w:val="CommentReference"/>
                <w:rFonts w:ascii="Times New Roman" w:eastAsiaTheme="minorHAnsi" w:hAnsi="Times New Roman" w:cstheme="minorBidi"/>
                <w:color w:val="auto"/>
              </w:rPr>
              <w:commentReference w:id="1003"/>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4" w:name="_Toc298681339"/>
      <w:bookmarkStart w:id="1005" w:name="_Toc308441938"/>
      <w:bookmarkStart w:id="1006" w:name="_Toc459399196"/>
      <w:r>
        <w:lastRenderedPageBreak/>
        <w:t>Saturday</w:t>
      </w:r>
      <w:bookmarkEnd w:id="1004"/>
      <w:bookmarkEnd w:id="1005"/>
      <w:bookmarkEnd w:id="1006"/>
    </w:p>
    <w:p w14:paraId="425920E6" w14:textId="77777777" w:rsidR="00E35F1F" w:rsidRDefault="00E35F1F" w:rsidP="00E35F1F">
      <w:pPr>
        <w:pStyle w:val="Heading3"/>
      </w:pPr>
      <w:bookmarkStart w:id="1007" w:name="_Toc298681340"/>
      <w:bookmarkStart w:id="1008" w:name="_Toc308441939"/>
      <w:bookmarkStart w:id="1009" w:name="_Ref452620561"/>
      <w:bookmarkStart w:id="1010" w:name="_Ref452620564"/>
      <w:r>
        <w:t>The Saturday Psali Batos</w:t>
      </w:r>
      <w:bookmarkEnd w:id="1007"/>
      <w:bookmarkEnd w:id="1008"/>
      <w:bookmarkEnd w:id="1009"/>
      <w:bookmarkEnd w:id="1010"/>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1"/>
            <w:r w:rsidRPr="007425E1">
              <w:rPr>
                <w:rFonts w:eastAsiaTheme="minorHAnsi"/>
              </w:rPr>
              <w:t xml:space="preserve">All </w:t>
            </w:r>
            <w:commentRangeEnd w:id="1011"/>
            <w:r>
              <w:rPr>
                <w:rStyle w:val="CommentReference"/>
                <w:rFonts w:ascii="Times New Roman" w:eastAsiaTheme="minorHAnsi" w:hAnsi="Times New Roman" w:cstheme="minorBidi"/>
                <w:color w:val="auto"/>
              </w:rPr>
              <w:commentReference w:id="1011"/>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2"/>
            <w:r w:rsidRPr="007425E1">
              <w:rPr>
                <w:rFonts w:eastAsiaTheme="minorHAnsi"/>
              </w:rPr>
              <w:t>every</w:t>
            </w:r>
            <w:r>
              <w:rPr>
                <w:rFonts w:eastAsiaTheme="minorHAnsi"/>
              </w:rPr>
              <w:t xml:space="preserve"> </w:t>
            </w:r>
            <w:r w:rsidRPr="007425E1">
              <w:rPr>
                <w:rFonts w:eastAsiaTheme="minorHAnsi"/>
              </w:rPr>
              <w:t>day</w:t>
            </w:r>
            <w:commentRangeEnd w:id="1012"/>
            <w:r>
              <w:rPr>
                <w:rStyle w:val="CommentReference"/>
                <w:rFonts w:ascii="Times New Roman" w:eastAsiaTheme="minorHAnsi" w:hAnsi="Times New Roman" w:cstheme="minorBidi"/>
                <w:color w:val="auto"/>
              </w:rPr>
              <w:commentReference w:id="1012"/>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3"/>
            <w:r>
              <w:rPr>
                <w:rFonts w:eastAsiaTheme="minorHAnsi"/>
              </w:rPr>
              <w:t>ecstasy</w:t>
            </w:r>
            <w:commentRangeEnd w:id="1013"/>
            <w:r>
              <w:rPr>
                <w:rStyle w:val="CommentReference"/>
                <w:rFonts w:ascii="Times New Roman" w:eastAsiaTheme="minorHAnsi" w:hAnsi="Times New Roman" w:cstheme="minorBidi"/>
                <w:color w:val="auto"/>
              </w:rPr>
              <w:commentReference w:id="1013"/>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4"/>
            <w:r w:rsidRPr="007425E1">
              <w:rPr>
                <w:color w:val="000000"/>
              </w:rPr>
              <w:t xml:space="preserve">glory </w:t>
            </w:r>
            <w:commentRangeEnd w:id="1014"/>
            <w:r>
              <w:rPr>
                <w:rStyle w:val="CommentReference"/>
              </w:rPr>
              <w:commentReference w:id="1014"/>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5"/>
            <w:r>
              <w:rPr>
                <w:rFonts w:eastAsiaTheme="minorHAnsi"/>
              </w:rPr>
              <w:t xml:space="preserve">From </w:t>
            </w:r>
            <w:commentRangeEnd w:id="1015"/>
            <w:r>
              <w:rPr>
                <w:rStyle w:val="CommentReference"/>
                <w:rFonts w:ascii="Times New Roman" w:eastAsiaTheme="minorHAnsi" w:hAnsi="Times New Roman" w:cstheme="minorBidi"/>
                <w:color w:val="auto"/>
              </w:rPr>
              <w:commentReference w:id="1015"/>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6"/>
            <w:r>
              <w:rPr>
                <w:rFonts w:eastAsiaTheme="minorHAnsi"/>
              </w:rPr>
              <w:t>prophet</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7"/>
            <w:r w:rsidRPr="007425E1">
              <w:rPr>
                <w:rFonts w:eastAsiaTheme="minorHAnsi"/>
              </w:rPr>
              <w:t>everyone</w:t>
            </w:r>
            <w:commentRangeEnd w:id="1017"/>
            <w:r>
              <w:rPr>
                <w:rStyle w:val="CommentReference"/>
                <w:rFonts w:ascii="Times New Roman" w:eastAsiaTheme="minorHAnsi" w:hAnsi="Times New Roman" w:cstheme="minorBidi"/>
                <w:color w:val="auto"/>
              </w:rPr>
              <w:commentReference w:id="1017"/>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8"/>
            <w:r>
              <w:rPr>
                <w:rFonts w:eastAsiaTheme="minorHAnsi"/>
              </w:rPr>
              <w:t xml:space="preserve">never </w:t>
            </w:r>
            <w:commentRangeEnd w:id="1018"/>
            <w:r>
              <w:rPr>
                <w:rStyle w:val="CommentReference"/>
                <w:rFonts w:ascii="Times New Roman" w:eastAsiaTheme="minorHAnsi" w:hAnsi="Times New Roman" w:cstheme="minorBidi"/>
                <w:color w:val="auto"/>
              </w:rPr>
              <w:commentReference w:id="1018"/>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19"/>
            <w:r w:rsidRPr="007425E1">
              <w:rPr>
                <w:rFonts w:eastAsiaTheme="minorHAnsi"/>
              </w:rPr>
              <w:t xml:space="preserve">and </w:t>
            </w:r>
            <w:commentRangeEnd w:id="1019"/>
            <w:r>
              <w:rPr>
                <w:rStyle w:val="CommentReference"/>
                <w:rFonts w:ascii="Times New Roman" w:eastAsiaTheme="minorHAnsi" w:hAnsi="Times New Roman" w:cstheme="minorBidi"/>
                <w:color w:val="auto"/>
              </w:rPr>
              <w:commentReference w:id="1019"/>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0"/>
            <w:r w:rsidRPr="007425E1">
              <w:rPr>
                <w:rFonts w:eastAsiaTheme="minorHAnsi"/>
              </w:rPr>
              <w:t xml:space="preserve">praises </w:t>
            </w:r>
            <w:commentRangeEnd w:id="1020"/>
            <w:r>
              <w:rPr>
                <w:rStyle w:val="CommentReference"/>
                <w:rFonts w:ascii="Times New Roman" w:eastAsiaTheme="minorHAnsi" w:hAnsi="Times New Roman" w:cstheme="minorBidi"/>
                <w:color w:val="auto"/>
              </w:rPr>
              <w:commentReference w:id="1020"/>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1"/>
            <w:r w:rsidRPr="007425E1">
              <w:rPr>
                <w:rFonts w:eastAsiaTheme="minorHAnsi"/>
              </w:rPr>
              <w:t>blessing</w:t>
            </w:r>
            <w:commentRangeEnd w:id="1021"/>
            <w:r>
              <w:rPr>
                <w:rStyle w:val="CommentReference"/>
                <w:rFonts w:ascii="Times New Roman" w:eastAsiaTheme="minorHAnsi" w:hAnsi="Times New Roman" w:cstheme="minorBidi"/>
                <w:color w:val="auto"/>
              </w:rPr>
              <w:commentReference w:id="1021"/>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2"/>
            <w:r w:rsidRPr="007425E1">
              <w:rPr>
                <w:rFonts w:eastAsiaTheme="minorHAnsi"/>
              </w:rPr>
              <w:t xml:space="preserve">we'll </w:t>
            </w:r>
            <w:commentRangeEnd w:id="1022"/>
            <w:r>
              <w:rPr>
                <w:rStyle w:val="CommentReference"/>
                <w:rFonts w:ascii="Times New Roman" w:eastAsiaTheme="minorHAnsi" w:hAnsi="Times New Roman" w:cstheme="minorBidi"/>
                <w:color w:val="auto"/>
              </w:rPr>
              <w:commentReference w:id="1022"/>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3"/>
            <w:r w:rsidRPr="007425E1">
              <w:rPr>
                <w:rFonts w:eastAsiaTheme="minorHAnsi"/>
              </w:rPr>
              <w:t xml:space="preserve">perfect </w:t>
            </w:r>
            <w:commentRangeEnd w:id="1023"/>
            <w:r>
              <w:rPr>
                <w:rStyle w:val="CommentReference"/>
                <w:rFonts w:ascii="Times New Roman" w:eastAsiaTheme="minorHAnsi" w:hAnsi="Times New Roman" w:cstheme="minorBidi"/>
                <w:color w:val="auto"/>
              </w:rPr>
              <w:commentReference w:id="1023"/>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4" w:name="_Toc298681341"/>
      <w:bookmarkStart w:id="1025" w:name="_Toc308441940"/>
      <w:r w:rsidRPr="00FD2E69">
        <w:lastRenderedPageBreak/>
        <w:t xml:space="preserve">The Conclusion of the </w:t>
      </w:r>
      <w:r>
        <w:t>Batos</w:t>
      </w:r>
      <w:r w:rsidRPr="00FD2E69">
        <w:t xml:space="preserve"> Psali</w:t>
      </w:r>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6"/>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6"/>
            <w:r>
              <w:rPr>
                <w:rStyle w:val="CommentReference"/>
                <w:rFonts w:ascii="Garamond" w:hAnsi="Garamond" w:cstheme="minorBidi"/>
                <w:noProof w:val="0"/>
                <w:lang w:val="en-CA"/>
              </w:rPr>
              <w:commentReference w:id="1026"/>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7" w:name="_Toc298681342"/>
      <w:bookmarkStart w:id="1028" w:name="_Toc308441941"/>
      <w:bookmarkStart w:id="1029" w:name="_Ref452620570"/>
      <w:bookmarkStart w:id="1030" w:name="_Ref452620573"/>
      <w:r>
        <w:t>The Saturday Theotokia</w:t>
      </w:r>
      <w:bookmarkEnd w:id="1027"/>
      <w:bookmarkEnd w:id="1028"/>
      <w:bookmarkEnd w:id="1029"/>
      <w:bookmarkEnd w:id="1030"/>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1" w:name="_Toc298681343"/>
      <w:r>
        <w:t>Part One</w:t>
      </w:r>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2" w:name="_Toc298681344"/>
      <w:r w:rsidRPr="00D24FE1">
        <w:lastRenderedPageBreak/>
        <w:t>Part</w:t>
      </w:r>
      <w:r>
        <w:t xml:space="preserve"> Two</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3"/>
            <w:r w:rsidRPr="007425E1">
              <w:rPr>
                <w:rFonts w:eastAsiaTheme="minorHAnsi"/>
              </w:rPr>
              <w:t xml:space="preserve">honour </w:t>
            </w:r>
            <w:commentRangeEnd w:id="1033"/>
            <w:r>
              <w:rPr>
                <w:rStyle w:val="CommentReference"/>
                <w:rFonts w:ascii="Times New Roman" w:eastAsiaTheme="minorHAnsi" w:hAnsi="Times New Roman" w:cstheme="minorBidi"/>
                <w:color w:val="auto"/>
              </w:rPr>
              <w:commentReference w:id="1033"/>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4"/>
            <w:r w:rsidRPr="007425E1">
              <w:rPr>
                <w:rFonts w:eastAsiaTheme="minorHAnsi"/>
              </w:rPr>
              <w:t xml:space="preserve">prudent </w:t>
            </w:r>
            <w:commentRangeEnd w:id="1034"/>
            <w:r>
              <w:rPr>
                <w:rStyle w:val="CommentReference"/>
                <w:rFonts w:ascii="Times New Roman" w:eastAsiaTheme="minorHAnsi" w:hAnsi="Times New Roman" w:cstheme="minorBidi"/>
                <w:color w:val="auto"/>
              </w:rPr>
              <w:commentReference w:id="1034"/>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5" w:name="_Toc298681345"/>
      <w:r>
        <w:t>Part Three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6"/>
            <w:r w:rsidRPr="007425E1">
              <w:rPr>
                <w:rFonts w:eastAsiaTheme="minorHAnsi"/>
              </w:rPr>
              <w:t>bride</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7"/>
            <w:r w:rsidRPr="007425E1">
              <w:rPr>
                <w:rFonts w:eastAsiaTheme="minorHAnsi"/>
              </w:rPr>
              <w:t xml:space="preserve">rue </w:t>
            </w:r>
            <w:commentRangeEnd w:id="1037"/>
            <w:r>
              <w:rPr>
                <w:rStyle w:val="CommentReference"/>
                <w:rFonts w:ascii="Times New Roman" w:eastAsiaTheme="minorHAnsi" w:hAnsi="Times New Roman" w:cstheme="minorBidi"/>
                <w:color w:val="auto"/>
              </w:rPr>
              <w:commentReference w:id="1037"/>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8"/>
            <w:r w:rsidRPr="007425E1">
              <w:rPr>
                <w:rFonts w:eastAsiaTheme="minorHAnsi"/>
              </w:rPr>
              <w:t xml:space="preserve">ed </w:t>
            </w:r>
            <w:commentRangeEnd w:id="1038"/>
            <w:r>
              <w:rPr>
                <w:rStyle w:val="CommentReference"/>
                <w:rFonts w:ascii="Times New Roman" w:eastAsiaTheme="minorHAnsi" w:hAnsi="Times New Roman" w:cstheme="minorBidi"/>
                <w:color w:val="auto"/>
              </w:rPr>
              <w:commentReference w:id="1038"/>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39" w:name="_Toc298681346"/>
      <w:r w:rsidRPr="00D24FE1">
        <w:lastRenderedPageBreak/>
        <w:t>Part</w:t>
      </w:r>
      <w:r>
        <w:t xml:space="preserve"> Four</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0"/>
            <w:r>
              <w:rPr>
                <w:rFonts w:eastAsiaTheme="minorHAnsi"/>
              </w:rPr>
              <w:t xml:space="preserve">unto </w:t>
            </w:r>
            <w:commentRangeEnd w:id="1040"/>
            <w:r>
              <w:rPr>
                <w:rStyle w:val="CommentReference"/>
                <w:rFonts w:ascii="Times New Roman" w:eastAsiaTheme="minorHAnsi" w:hAnsi="Times New Roman" w:cstheme="minorBidi"/>
                <w:color w:val="auto"/>
              </w:rPr>
              <w:commentReference w:id="1040"/>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1" w:name="_Toc298681347"/>
      <w:r w:rsidRPr="00D24FE1">
        <w:t>Part</w:t>
      </w:r>
      <w:r>
        <w:t xml:space="preserve"> Five</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2" w:name="_Toc298681348"/>
      <w:r>
        <w:lastRenderedPageBreak/>
        <w:t>Part Six</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3"/>
            <w:r w:rsidRPr="007425E1">
              <w:t>rejoice</w:t>
            </w:r>
            <w:r>
              <w:t>d</w:t>
            </w:r>
            <w:commentRangeEnd w:id="1043"/>
            <w:r>
              <w:rPr>
                <w:rStyle w:val="CommentReference"/>
                <w:rFonts w:ascii="Times New Roman" w:eastAsiaTheme="minorHAnsi" w:hAnsi="Times New Roman" w:cstheme="minorBidi"/>
                <w:color w:val="auto"/>
              </w:rPr>
              <w:commentReference w:id="1043"/>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4"/>
            <w:r>
              <w:t>save</w:t>
            </w:r>
            <w:r w:rsidRPr="007425E1">
              <w:t xml:space="preserve"> </w:t>
            </w:r>
            <w:commentRangeEnd w:id="1044"/>
            <w:r>
              <w:rPr>
                <w:rStyle w:val="CommentReference"/>
              </w:rPr>
              <w:commentReference w:id="1044"/>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5" w:name="_Toc298681349"/>
      <w:r>
        <w:lastRenderedPageBreak/>
        <w:t>Part Seven</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6"/>
            <w:r>
              <w:t>Paradoxically</w:t>
            </w:r>
            <w:commentRangeEnd w:id="1046"/>
            <w:r>
              <w:rPr>
                <w:rStyle w:val="CommentReference"/>
                <w:rFonts w:ascii="Times New Roman" w:eastAsiaTheme="minorHAnsi" w:hAnsi="Times New Roman" w:cstheme="minorBidi"/>
                <w:color w:val="auto"/>
              </w:rPr>
              <w:commentReference w:id="1046"/>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7"/>
            <w:r>
              <w:t xml:space="preserve">is </w:t>
            </w:r>
            <w:commentRangeEnd w:id="1047"/>
            <w:r>
              <w:rPr>
                <w:rStyle w:val="CommentReference"/>
                <w:rFonts w:ascii="Times New Roman" w:eastAsiaTheme="minorHAnsi" w:hAnsi="Times New Roman" w:cstheme="minorBidi"/>
                <w:color w:val="auto"/>
              </w:rPr>
              <w:commentReference w:id="1047"/>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8" w:name="_Toc298681350"/>
      <w:r>
        <w:t>Part Eight</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49"/>
            <w:r w:rsidRPr="007425E1">
              <w:t>from all sides</w:t>
            </w:r>
            <w:commentRangeEnd w:id="1049"/>
            <w:r>
              <w:rPr>
                <w:rStyle w:val="CommentReference"/>
                <w:rFonts w:ascii="Times New Roman" w:eastAsiaTheme="minorHAnsi" w:hAnsi="Times New Roman" w:cstheme="minorBidi"/>
                <w:color w:val="auto"/>
              </w:rPr>
              <w:commentReference w:id="1049"/>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0"/>
            <w:r>
              <w:t>Saviour</w:t>
            </w:r>
            <w:commentRangeEnd w:id="1050"/>
            <w:r>
              <w:rPr>
                <w:rStyle w:val="CommentReference"/>
                <w:rFonts w:ascii="Times New Roman" w:eastAsiaTheme="minorHAnsi" w:hAnsi="Times New Roman" w:cstheme="minorBidi"/>
                <w:color w:val="auto"/>
              </w:rPr>
              <w:commentReference w:id="1050"/>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1" w:name="_Toc298681351"/>
      <w:r>
        <w:t>Part Nine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2"/>
            <w:r>
              <w:t>compassion</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3" w:name="_Toc298681352"/>
      <w:bookmarkStart w:id="1054" w:name="_Toc308441942"/>
      <w:r>
        <w:t>The Crown Batos</w:t>
      </w:r>
      <w:bookmarkEnd w:id="1053"/>
      <w:bookmarkEnd w:id="1054"/>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5"/>
            <w:r>
              <w:t>Sanctuary</w:t>
            </w:r>
            <w:commentRangeEnd w:id="1055"/>
            <w:r>
              <w:rPr>
                <w:rStyle w:val="CommentReference"/>
                <w:rFonts w:ascii="Times New Roman" w:eastAsiaTheme="minorHAnsi" w:hAnsi="Times New Roman" w:cstheme="minorBidi"/>
                <w:color w:val="auto"/>
              </w:rPr>
              <w:commentReference w:id="1055"/>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6"/>
            <w:r>
              <w:t>lampstand</w:t>
            </w:r>
            <w:commentRangeEnd w:id="1056"/>
            <w:r>
              <w:rPr>
                <w:rStyle w:val="CommentReference"/>
                <w:rFonts w:ascii="Times New Roman" w:eastAsiaTheme="minorHAnsi" w:hAnsi="Times New Roman" w:cstheme="minorBidi"/>
                <w:color w:val="auto"/>
              </w:rPr>
              <w:commentReference w:id="1056"/>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7"/>
            <w:r>
              <w:t>Greeted</w:t>
            </w:r>
            <w:commentRangeEnd w:id="1057"/>
            <w:r>
              <w:rPr>
                <w:rStyle w:val="CommentReference"/>
                <w:rFonts w:ascii="Times New Roman" w:eastAsiaTheme="minorHAnsi" w:hAnsi="Times New Roman" w:cstheme="minorBidi"/>
                <w:color w:val="auto"/>
              </w:rPr>
              <w:commentReference w:id="1057"/>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8"/>
            <w:r w:rsidRPr="007425E1">
              <w:t xml:space="preserve">For </w:t>
            </w:r>
            <w:commentRangeEnd w:id="1058"/>
            <w:r>
              <w:rPr>
                <w:rStyle w:val="CommentReference"/>
                <w:rFonts w:ascii="Times New Roman" w:eastAsiaTheme="minorHAnsi" w:hAnsi="Times New Roman" w:cstheme="minorBidi"/>
                <w:color w:val="auto"/>
              </w:rPr>
              <w:commentReference w:id="1058"/>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59"/>
            <w:r>
              <w:t>coming</w:t>
            </w:r>
            <w:r w:rsidRPr="007425E1">
              <w:t xml:space="preserve"> </w:t>
            </w:r>
            <w:commentRangeEnd w:id="1059"/>
            <w:r>
              <w:rPr>
                <w:rStyle w:val="CommentReference"/>
                <w:rFonts w:ascii="Times New Roman" w:eastAsiaTheme="minorHAnsi" w:hAnsi="Times New Roman" w:cstheme="minorBidi"/>
                <w:color w:val="auto"/>
              </w:rPr>
              <w:commentReference w:id="1059"/>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0"/>
            <w:r w:rsidRPr="00582AD7">
              <w:t>ⲧⲉⲥⲱⲙⲁ</w:t>
            </w:r>
            <w:commentRangeEnd w:id="1060"/>
            <w:r>
              <w:rPr>
                <w:rStyle w:val="CommentReference"/>
                <w:rFonts w:ascii="Garamond" w:hAnsi="Garamond" w:cstheme="minorBidi"/>
                <w:noProof w:val="0"/>
                <w:lang w:val="en-CA"/>
              </w:rPr>
              <w:commentReference w:id="1060"/>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1"/>
            <w:r w:rsidRPr="007425E1">
              <w:t>you</w:t>
            </w:r>
            <w:commentRangeEnd w:id="1061"/>
            <w:r>
              <w:rPr>
                <w:rStyle w:val="CommentReference"/>
                <w:rFonts w:ascii="Times New Roman" w:eastAsiaTheme="minorHAnsi" w:hAnsi="Times New Roman" w:cstheme="minorBidi"/>
                <w:color w:val="auto"/>
              </w:rPr>
              <w:commentReference w:id="1061"/>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2" w:name="_Toc298681353"/>
      <w:bookmarkStart w:id="1063" w:name="_Toc308441943"/>
      <w:r>
        <w:t>The Second Crown Batos</w:t>
      </w:r>
      <w:bookmarkEnd w:id="1062"/>
      <w:bookmarkEnd w:id="1063"/>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4"/>
            <w:r>
              <w:t>evangelized</w:t>
            </w:r>
            <w:r w:rsidRPr="007425E1">
              <w:t xml:space="preserve"> </w:t>
            </w:r>
            <w:commentRangeEnd w:id="1064"/>
            <w:r>
              <w:rPr>
                <w:rStyle w:val="CommentReference"/>
                <w:rFonts w:ascii="Times New Roman" w:eastAsiaTheme="minorHAnsi" w:hAnsi="Times New Roman" w:cstheme="minorBidi"/>
                <w:color w:val="auto"/>
              </w:rPr>
              <w:commentReference w:id="1064"/>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5"/>
            <w:r w:rsidRPr="007425E1">
              <w:t>thereof</w:t>
            </w:r>
            <w:commentRangeEnd w:id="1065"/>
            <w:r>
              <w:rPr>
                <w:rStyle w:val="CommentReference"/>
                <w:rFonts w:ascii="Times New Roman" w:eastAsiaTheme="minorHAnsi" w:hAnsi="Times New Roman" w:cstheme="minorBidi"/>
                <w:color w:val="auto"/>
              </w:rPr>
              <w:commentReference w:id="1065"/>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6"/>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6"/>
            <w:r>
              <w:rPr>
                <w:rStyle w:val="CommentReference"/>
                <w:rFonts w:ascii="Garamond" w:hAnsi="Garamond" w:cstheme="minorBidi"/>
                <w:noProof w:val="0"/>
                <w:lang w:val="en-CA"/>
              </w:rPr>
              <w:commentReference w:id="1066"/>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7" w:name="_Toc298681354"/>
      <w:bookmarkStart w:id="1068" w:name="_Ref299212102"/>
      <w:bookmarkStart w:id="1069" w:name="_Ref299212144"/>
      <w:bookmarkStart w:id="1070" w:name="_Ref299212161"/>
      <w:bookmarkStart w:id="1071" w:name="_Toc308441944"/>
      <w:bookmarkStart w:id="1072" w:name="_Ref452620758"/>
      <w:bookmarkStart w:id="1073" w:name="_Ref452620761"/>
      <w:bookmarkStart w:id="1074" w:name="_Toc459399197"/>
      <w:r>
        <w:lastRenderedPageBreak/>
        <w:t>The Ending of the Batos Theotokias</w:t>
      </w:r>
      <w:bookmarkEnd w:id="1067"/>
      <w:bookmarkEnd w:id="1068"/>
      <w:bookmarkEnd w:id="1069"/>
      <w:bookmarkEnd w:id="1070"/>
      <w:bookmarkEnd w:id="1071"/>
      <w:bookmarkEnd w:id="1072"/>
      <w:bookmarkEnd w:id="1073"/>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5"/>
            <w:r w:rsidRPr="007425E1">
              <w:rPr>
                <w:rFonts w:eastAsiaTheme="minorHAnsi"/>
              </w:rPr>
              <w:t>Awesome and full of glory</w:t>
            </w:r>
            <w:commentRangeEnd w:id="1075"/>
            <w:r>
              <w:rPr>
                <w:rStyle w:val="CommentReference"/>
                <w:rFonts w:ascii="Times New Roman" w:eastAsiaTheme="minorHAnsi" w:hAnsi="Times New Roman" w:cstheme="minorBidi"/>
                <w:color w:val="auto"/>
              </w:rPr>
              <w:commentReference w:id="107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6"/>
            <w:r w:rsidRPr="007425E1">
              <w:rPr>
                <w:rFonts w:eastAsiaTheme="minorHAnsi"/>
              </w:rPr>
              <w:t>works</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7"/>
            <w:r w:rsidRPr="00582AD7">
              <w:t>ϥ̀ⲛⲁϯ ⲙ̀ⲡⲓⲟⲩⲁⲓ</w:t>
            </w:r>
            <w:commentRangeEnd w:id="1077"/>
            <w:r>
              <w:rPr>
                <w:rStyle w:val="CommentReference"/>
                <w:rFonts w:ascii="Garamond" w:hAnsi="Garamond" w:cstheme="minorBidi"/>
                <w:noProof w:val="0"/>
                <w:lang w:val="en-CA"/>
              </w:rPr>
              <w:commentReference w:id="107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8"/>
            <w:r w:rsidRPr="007425E1">
              <w:rPr>
                <w:rFonts w:eastAsiaTheme="minorHAnsi"/>
              </w:rPr>
              <w:t xml:space="preserve">with </w:t>
            </w:r>
            <w:commentRangeEnd w:id="1078"/>
            <w:r>
              <w:rPr>
                <w:rStyle w:val="CommentReference"/>
                <w:rFonts w:ascii="Times New Roman" w:eastAsiaTheme="minorHAnsi" w:hAnsi="Times New Roman" w:cstheme="minorBidi"/>
                <w:color w:val="auto"/>
              </w:rPr>
              <w:commentReference w:id="107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79"/>
            <w:r w:rsidRPr="00582AD7">
              <w:t>ⲡⲁⲓ ⲉ̀ϩⲟⲟⲩ</w:t>
            </w:r>
            <w:commentRangeEnd w:id="1079"/>
            <w:r>
              <w:rPr>
                <w:rStyle w:val="CommentReference"/>
                <w:rFonts w:ascii="Garamond" w:hAnsi="Garamond" w:cstheme="minorBidi"/>
                <w:noProof w:val="0"/>
                <w:lang w:val="en-CA"/>
              </w:rPr>
              <w:commentReference w:id="107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0"/>
            <w:r w:rsidRPr="007425E1">
              <w:rPr>
                <w:rFonts w:eastAsiaTheme="minorHAnsi"/>
              </w:rPr>
              <w:t xml:space="preserve">bless </w:t>
            </w:r>
            <w:commentRangeEnd w:id="1080"/>
            <w:r>
              <w:rPr>
                <w:rStyle w:val="CommentReference"/>
                <w:rFonts w:ascii="Times New Roman" w:eastAsiaTheme="minorHAnsi" w:hAnsi="Times New Roman" w:cstheme="minorBidi"/>
                <w:color w:val="auto"/>
              </w:rPr>
              <w:commentReference w:id="108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1" w:name="_Ref448227875"/>
      <w:bookmarkStart w:id="1082" w:name="_Ref448227880"/>
      <w:bookmarkStart w:id="1083" w:name="_Toc459399198"/>
      <w:r>
        <w:lastRenderedPageBreak/>
        <w:t>The Raising of Incense</w:t>
      </w:r>
      <w:bookmarkEnd w:id="1081"/>
      <w:bookmarkEnd w:id="1082"/>
      <w:bookmarkEnd w:id="108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4"/>
      <w:r>
        <w:t>Morning</w:t>
      </w:r>
      <w:commentRangeEnd w:id="1084"/>
      <w:r>
        <w:rPr>
          <w:rStyle w:val="CommentReference"/>
          <w:rFonts w:eastAsiaTheme="minorHAnsi" w:cstheme="minorBidi"/>
          <w:b w:val="0"/>
          <w:bCs w:val="0"/>
        </w:rPr>
        <w:commentReference w:id="1084"/>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5" w:name="ThanksgivingIncense"/>
      <w:r>
        <w:lastRenderedPageBreak/>
        <w:t>The Prayer of Thanksgiving</w:t>
      </w:r>
    </w:p>
    <w:bookmarkEnd w:id="108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6" w:name="_Ref435789344"/>
      <w:bookmarkStart w:id="1087" w:name="VersesCymbals"/>
      <w:r>
        <w:t>The Verses of the Cymbals</w:t>
      </w:r>
      <w:bookmarkEnd w:id="1086"/>
    </w:p>
    <w:bookmarkEnd w:id="108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8"/>
            <w:r w:rsidRPr="007425E1">
              <w:t xml:space="preserve">May </w:t>
            </w:r>
            <w:commentRangeEnd w:id="1088"/>
            <w:r>
              <w:rPr>
                <w:rStyle w:val="CommentReference"/>
                <w:rFonts w:eastAsiaTheme="minorHAnsi" w:cstheme="minorBidi"/>
                <w:color w:val="auto"/>
                <w:lang w:val="en-CA"/>
              </w:rPr>
              <w:commentReference w:id="108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89" w:name="PrayerDeparted"/>
      <w:r>
        <w:t>The Prayer for the Departed</w:t>
      </w:r>
    </w:p>
    <w:bookmarkEnd w:id="108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0"/>
      <w:r>
        <w:t xml:space="preserve"> </w:t>
      </w:r>
      <w:commentRangeEnd w:id="1090"/>
      <w:r>
        <w:rPr>
          <w:rStyle w:val="CommentReference"/>
          <w:lang w:val="en-CA"/>
        </w:rPr>
        <w:commentReference w:id="109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1"/>
      <w:r>
        <w:t xml:space="preserve"> </w:t>
      </w:r>
      <w:commentRangeEnd w:id="1091"/>
      <w:r>
        <w:rPr>
          <w:rStyle w:val="CommentReference"/>
          <w:lang w:val="en-CA"/>
        </w:rPr>
        <w:commentReference w:id="109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2"/>
      <w:r>
        <w:t>You</w:t>
      </w:r>
      <w:commentRangeEnd w:id="1092"/>
      <w:r>
        <w:rPr>
          <w:rStyle w:val="CommentReference"/>
          <w:lang w:val="en-CA"/>
        </w:rPr>
        <w:commentReference w:id="1092"/>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3" w:name="_Ref435789903"/>
      <w:r>
        <w:rPr>
          <w:lang w:val="en-GB"/>
        </w:rPr>
        <w:t>Graciously Accord</w:t>
      </w:r>
      <w:bookmarkEnd w:id="109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4" w:name="_Ref435789927"/>
      <w:bookmarkStart w:id="1095"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6"/>
      <w:r>
        <w:rPr>
          <w:lang w:val="en-GB"/>
        </w:rPr>
        <w:t xml:space="preserve">to </w:t>
      </w:r>
      <w:commentRangeEnd w:id="1096"/>
      <w:r>
        <w:rPr>
          <w:rStyle w:val="CommentReference"/>
          <w:lang w:val="en-CA"/>
        </w:rPr>
        <w:commentReference w:id="109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7" w:name="_Ref442856274"/>
      <w:r>
        <w:t>The Gloria</w:t>
      </w:r>
      <w:bookmarkEnd w:id="1094"/>
      <w:bookmarkEnd w:id="109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8" w:name="_Ref435789969"/>
      <w:bookmarkEnd w:id="109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99" w:name="_Ref442856358"/>
      <w:r>
        <w:t>The Trisagion</w:t>
      </w:r>
      <w:bookmarkEnd w:id="1098"/>
      <w:bookmarkEnd w:id="109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0" w:name="_Ref442856453"/>
      <w:r>
        <w:t>Hail to You</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1" w:name="_Ref434477171"/>
      <w:r>
        <w:t>The Introduction to the Doxologies</w:t>
      </w:r>
      <w:bookmarkEnd w:id="110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2" w:name="_Ref435799700"/>
      <w:r>
        <w:lastRenderedPageBreak/>
        <w:t>The Doxologies</w:t>
      </w:r>
      <w:bookmarkEnd w:id="110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3" w:name="_Ref434487836"/>
      <w:r>
        <w:t>The Evening Doxology of the Virgin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4" w:name="_Ref434487846"/>
      <w:r>
        <w:t>The Morning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5"/>
            <w:r>
              <w:t xml:space="preserve">declared </w:t>
            </w:r>
            <w:commentRangeEnd w:id="1105"/>
            <w:r>
              <w:rPr>
                <w:rStyle w:val="CommentReference"/>
                <w:rFonts w:ascii="Times New Roman" w:eastAsiaTheme="minorHAnsi" w:hAnsi="Times New Roman" w:cstheme="minorBidi"/>
                <w:color w:val="auto"/>
              </w:rPr>
              <w:commentReference w:id="110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6"/>
            <w:r>
              <w:t xml:space="preserve">Good New </w:t>
            </w:r>
            <w:commentRangeEnd w:id="1106"/>
            <w:r>
              <w:rPr>
                <w:rStyle w:val="CommentReference"/>
                <w:rFonts w:ascii="Times New Roman" w:eastAsiaTheme="minorHAnsi" w:hAnsi="Times New Roman" w:cstheme="minorBidi"/>
                <w:color w:val="auto"/>
              </w:rPr>
              <w:commentReference w:id="110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7"/>
            <w:r>
              <w:t>Be our advocate</w:t>
            </w:r>
            <w:commentRangeEnd w:id="1107"/>
            <w:r>
              <w:rPr>
                <w:rStyle w:val="CommentReference"/>
                <w:rFonts w:ascii="Times New Roman" w:eastAsiaTheme="minorHAnsi" w:hAnsi="Times New Roman" w:cstheme="minorBidi"/>
                <w:color w:val="auto"/>
              </w:rPr>
              <w:commentReference w:id="110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8"/>
            <w:r>
              <w:t>Mary</w:t>
            </w:r>
            <w:commentRangeEnd w:id="1108"/>
            <w:r>
              <w:rPr>
                <w:rStyle w:val="CommentReference"/>
                <w:rFonts w:ascii="Times New Roman" w:eastAsiaTheme="minorHAnsi" w:hAnsi="Times New Roman" w:cstheme="minorBidi"/>
                <w:color w:val="auto"/>
              </w:rPr>
              <w:commentReference w:id="110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09" w:name="_Ref435799710"/>
      <w:r>
        <w:lastRenderedPageBreak/>
        <w:t>The Orthodox Creed</w:t>
      </w:r>
      <w:bookmarkEnd w:id="110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0" w:name="_Ref442856751"/>
      <w:r>
        <w:t>God Have mercy upon us</w:t>
      </w:r>
      <w:bookmarkEnd w:id="111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1"/>
      <w:r>
        <w:t>God</w:t>
      </w:r>
      <w:commentRangeEnd w:id="1111"/>
      <w:r>
        <w:rPr>
          <w:rStyle w:val="CommentReference"/>
          <w:lang w:val="en-CA"/>
        </w:rPr>
        <w:commentReference w:id="111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2" w:name="_Ref442856856"/>
      <w:r>
        <w:lastRenderedPageBreak/>
        <w:t>The Prayer for the Gospel</w:t>
      </w:r>
      <w:bookmarkEnd w:id="111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3" w:name="_Ref442870575"/>
      <w:r>
        <w:t>The Gospel Response</w:t>
      </w:r>
      <w:bookmarkEnd w:id="111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4" w:name="_Ref442870289"/>
      <w:r>
        <w:t>The Absolutions</w:t>
      </w:r>
      <w:bookmarkEnd w:id="111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5" w:name="_Ref448228543"/>
      <w:bookmarkStart w:id="1116" w:name="_Ref448228546"/>
      <w:bookmarkStart w:id="1117" w:name="_Ref448471804"/>
      <w:bookmarkStart w:id="1118" w:name="_Toc459399199"/>
      <w:r>
        <w:lastRenderedPageBreak/>
        <w:t>The Book of Psalis and Doxologies</w:t>
      </w:r>
      <w:bookmarkEnd w:id="324"/>
      <w:bookmarkEnd w:id="325"/>
      <w:bookmarkEnd w:id="326"/>
      <w:bookmarkEnd w:id="1115"/>
      <w:bookmarkEnd w:id="1116"/>
      <w:bookmarkEnd w:id="1117"/>
      <w:bookmarkEnd w:id="1118"/>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19" w:name="_Toc459399200"/>
      <w:bookmarkStart w:id="1120" w:name="_Toc410196197"/>
      <w:bookmarkStart w:id="1121" w:name="_Toc410196439"/>
      <w:bookmarkStart w:id="1122" w:name="_Toc410196941"/>
      <w:r>
        <w:lastRenderedPageBreak/>
        <w:t>General and Common Doxologies</w:t>
      </w:r>
      <w:bookmarkEnd w:id="1119"/>
    </w:p>
    <w:p w14:paraId="1B082926" w14:textId="77777777" w:rsidR="009C13E9" w:rsidRDefault="009C13E9" w:rsidP="009C13E9">
      <w:pPr>
        <w:pStyle w:val="Heading3"/>
      </w:pPr>
      <w:bookmarkStart w:id="1123" w:name="_Ref434488390"/>
      <w:r>
        <w:t>The Doxology of the Heavenly</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4"/>
            <w:r>
              <w:t>The great and holy luminaries,</w:t>
            </w:r>
            <w:commentRangeEnd w:id="1124"/>
            <w:r>
              <w:rPr>
                <w:rStyle w:val="CommentReference"/>
                <w:rFonts w:ascii="Times New Roman" w:hAnsi="Times New Roman"/>
              </w:rPr>
              <w:commentReference w:id="112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5"/>
            <w:r>
              <w:rPr>
                <w:rStyle w:val="CommentReference"/>
                <w:rFonts w:ascii="Times New Roman" w:hAnsi="Times New Roman"/>
              </w:rPr>
              <w:commentReference w:id="112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6"/>
            <w:r w:rsidRPr="00602B0F">
              <w:t xml:space="preserve">O Lord, </w:t>
            </w:r>
            <w:commentRangeEnd w:id="1126"/>
            <w:r>
              <w:rPr>
                <w:rStyle w:val="CommentReference"/>
                <w:rFonts w:ascii="Times New Roman" w:hAnsi="Times New Roman"/>
              </w:rPr>
              <w:commentReference w:id="112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7" w:name="_Ref434488524"/>
      <w:r>
        <w:t>The Doxology of St. John the Baptist</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8" w:name="_Ref434488546"/>
      <w:r>
        <w:t>Another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29" w:name="_Ref434488644"/>
      <w:r>
        <w:lastRenderedPageBreak/>
        <w:t>A Doxology for the Apostles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0"/>
            <w:r>
              <w:t xml:space="preserve">called </w:t>
            </w:r>
            <w:commentRangeEnd w:id="1130"/>
            <w:r>
              <w:rPr>
                <w:rStyle w:val="CommentReference"/>
                <w:rFonts w:ascii="Times New Roman" w:eastAsiaTheme="minorHAnsi" w:hAnsi="Times New Roman" w:cstheme="minorBidi"/>
                <w:color w:val="auto"/>
              </w:rPr>
              <w:commentReference w:id="113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1"/>
            <w:r>
              <w:t>Who loved him greatly.</w:t>
            </w:r>
            <w:commentRangeEnd w:id="1131"/>
            <w:r>
              <w:rPr>
                <w:rStyle w:val="CommentReference"/>
                <w:rFonts w:ascii="Times New Roman" w:eastAsiaTheme="minorHAnsi" w:hAnsi="Times New Roman" w:cstheme="minorBidi"/>
                <w:color w:val="auto"/>
              </w:rPr>
              <w:commentReference w:id="113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2" w:name="_Ref434488657"/>
      <w:r>
        <w:t>Another Doxology for the Apostles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3"/>
            <w:r>
              <w:t xml:space="preserve">Our </w:t>
            </w:r>
            <w:commentRangeEnd w:id="1133"/>
            <w:r>
              <w:rPr>
                <w:rStyle w:val="CommentReference"/>
                <w:rFonts w:ascii="Times New Roman" w:eastAsiaTheme="minorHAnsi" w:hAnsi="Times New Roman" w:cstheme="minorBidi"/>
                <w:color w:val="auto"/>
              </w:rPr>
              <w:commentReference w:id="113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4"/>
            <w:r>
              <w:t xml:space="preserve">And </w:t>
            </w:r>
            <w:commentRangeEnd w:id="1134"/>
            <w:r>
              <w:rPr>
                <w:rStyle w:val="CommentReference"/>
                <w:rFonts w:ascii="Times New Roman" w:eastAsiaTheme="minorHAnsi" w:hAnsi="Times New Roman" w:cstheme="minorBidi"/>
                <w:color w:val="auto"/>
              </w:rPr>
              <w:commentReference w:id="113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5"/>
            <w:r>
              <w:t>And was numbered with</w:t>
            </w:r>
          </w:p>
          <w:p w14:paraId="5527B3A6" w14:textId="77777777" w:rsidR="004C7F73" w:rsidRDefault="004C7F73" w:rsidP="004C7F73">
            <w:pPr>
              <w:pStyle w:val="EngHangEnd"/>
            </w:pPr>
            <w:r>
              <w:t>The rest of the Apostles.</w:t>
            </w:r>
            <w:commentRangeEnd w:id="1135"/>
            <w:r>
              <w:rPr>
                <w:rStyle w:val="CommentReference"/>
                <w:rFonts w:ascii="Times New Roman" w:eastAsiaTheme="minorHAnsi" w:hAnsi="Times New Roman" w:cstheme="minorBidi"/>
                <w:color w:val="auto"/>
              </w:rPr>
              <w:commentReference w:id="113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6"/>
            <w:r>
              <w:t xml:space="preserve">sound </w:t>
            </w:r>
            <w:commentRangeEnd w:id="1136"/>
            <w:r>
              <w:rPr>
                <w:rStyle w:val="CommentReference"/>
                <w:rFonts w:ascii="Times New Roman" w:eastAsiaTheme="minorHAnsi" w:hAnsi="Times New Roman" w:cstheme="minorBidi"/>
                <w:color w:val="auto"/>
              </w:rPr>
              <w:commentReference w:id="113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7" w:name="_Ref434488814"/>
      <w:r>
        <w:t>The Doxology of St. Mark</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8"/>
            <w:r>
              <w:t>Beholder of God</w:t>
            </w:r>
            <w:commentRangeEnd w:id="1138"/>
            <w:r>
              <w:rPr>
                <w:rStyle w:val="CommentReference"/>
                <w:rFonts w:ascii="Times New Roman" w:eastAsiaTheme="minorHAnsi" w:hAnsi="Times New Roman" w:cstheme="minorBidi"/>
                <w:color w:val="auto"/>
              </w:rPr>
              <w:commentReference w:id="113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39" w:name="_Ref434488992"/>
      <w:r>
        <w:t>The Doxology of Any Apostle</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0"/>
            <w:r>
              <w:rPr>
                <w:rStyle w:val="CommentReference"/>
                <w:rFonts w:ascii="Times New Roman" w:eastAsiaTheme="minorHAnsi" w:hAnsi="Times New Roman" w:cstheme="minorBidi"/>
                <w:color w:val="auto"/>
              </w:rPr>
              <w:commentReference w:id="114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1"/>
            <w:r>
              <w:t>compatriots</w:t>
            </w:r>
            <w:commentRangeEnd w:id="1141"/>
            <w:r>
              <w:rPr>
                <w:rStyle w:val="CommentReference"/>
                <w:rFonts w:ascii="Times New Roman" w:eastAsiaTheme="minorHAnsi" w:hAnsi="Times New Roman" w:cstheme="minorBidi"/>
                <w:color w:val="auto"/>
              </w:rPr>
              <w:commentReference w:id="114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2" w:name="_Ref434489014"/>
      <w:r>
        <w:t>The Doxology of St. Stephen</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3" w:name="_Ref434489170"/>
      <w:r>
        <w:t>The Doxology of St. George</w:t>
      </w:r>
      <w:bookmarkEnd w:id="114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4" w:name="_Ref434490082"/>
      <w:r>
        <w:t>The Doxology of St. Demiana</w:t>
      </w:r>
      <w:bookmarkEnd w:id="114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5" w:name="_Ref434489950"/>
      <w:r>
        <w:t>The Doxology of the Martyrs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6"/>
            <w:r>
              <w:t>Akrash</w:t>
            </w:r>
            <w:commentRangeEnd w:id="1146"/>
            <w:r>
              <w:rPr>
                <w:rStyle w:val="CommentReference"/>
              </w:rPr>
              <w:commentReference w:id="114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7" w:name="_Ref434490311"/>
      <w:r>
        <w:t>The Doxology of St. Anthony and St. Paul</w:t>
      </w:r>
      <w:bookmarkEnd w:id="114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8"/>
            <w:r w:rsidRPr="004764BD">
              <w:t>give light to</w:t>
            </w:r>
            <w:commentRangeEnd w:id="1148"/>
            <w:r>
              <w:rPr>
                <w:rStyle w:val="CommentReference"/>
                <w:rFonts w:ascii="Times New Roman" w:eastAsiaTheme="minorHAnsi" w:hAnsi="Times New Roman" w:cstheme="minorBidi"/>
                <w:color w:val="auto"/>
              </w:rPr>
              <w:commentReference w:id="114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49" w:name="_Ref434490826"/>
      <w:r>
        <w:lastRenderedPageBreak/>
        <w:t>The Doxology of St. Pishoy and St. Paul of Tammah</w:t>
      </w:r>
      <w:bookmarkEnd w:id="114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0" w:name="_Ref434492161"/>
      <w:r>
        <w:lastRenderedPageBreak/>
        <w:t>The Doxology of St. Athanasius the Apostolic</w:t>
      </w:r>
      <w:bookmarkEnd w:id="1150"/>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1" w:name="_Ref434492536"/>
      <w:r>
        <w:t xml:space="preserve">The Doxology of </w:t>
      </w:r>
      <w:r w:rsidR="00231798">
        <w:t>the</w:t>
      </w:r>
      <w:r>
        <w:t xml:space="preserve"> Cross Bearers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2" w:name="_Ref434492645"/>
      <w:r>
        <w:t>The Doxology for a Hierarch Who is Present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2"/>
            <w:r>
              <w:rPr>
                <w:rStyle w:val="CommentReference"/>
                <w:rFonts w:ascii="Times New Roman" w:eastAsiaTheme="minorHAnsi" w:hAnsi="Times New Roman" w:cstheme="minorBidi"/>
                <w:color w:val="auto"/>
              </w:rPr>
              <w:commentReference w:id="116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6" w:name="_Toc459399201"/>
      <w:bookmarkStart w:id="1167" w:name="September"/>
      <w:r>
        <w:lastRenderedPageBreak/>
        <w:t>September</w:t>
      </w:r>
      <w:bookmarkEnd w:id="1120"/>
      <w:bookmarkEnd w:id="1121"/>
      <w:bookmarkEnd w:id="112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D94D36">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D94D36">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D94D36">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D94D36">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D94D36">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D94D36">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D94D36">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D94D36">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D94D36">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D94D36">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D94D36">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D94D36">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D94D36">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D94D36">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D94D36">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D94D36">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8" w:name="_Toc410196198"/>
      <w:bookmarkStart w:id="1169" w:name="_Toc410196440"/>
      <w:bookmarkStart w:id="1170" w:name="_Toc410196942"/>
      <w:r>
        <w:br w:type="page"/>
      </w:r>
    </w:p>
    <w:p w14:paraId="3B77A2B2" w14:textId="6F99453D" w:rsidR="00495F1A" w:rsidRDefault="0092592B" w:rsidP="00495F1A">
      <w:pPr>
        <w:pStyle w:val="Heading3"/>
      </w:pPr>
      <w:bookmarkStart w:id="1171" w:name="_Toc459399235"/>
      <w:r>
        <w:lastRenderedPageBreak/>
        <w:t xml:space="preserve">August 29 (30) / Tho-out 1: </w:t>
      </w:r>
      <w:r w:rsidR="00495F1A">
        <w:t>Ecclesiastical New Year: Nairouz</w:t>
      </w:r>
      <w:bookmarkEnd w:id="1168"/>
      <w:bookmarkEnd w:id="1169"/>
      <w:bookmarkEnd w:id="1170"/>
      <w:bookmarkEnd w:id="117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3" w:name="_Ref459398951"/>
      <w:r>
        <w:t>The Doxolog</w:t>
      </w:r>
      <w:r w:rsidR="00E21EA3">
        <w:t>y for Ecclesiastical New Year</w:t>
      </w:r>
      <w:bookmarkEnd w:id="1172"/>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4"/>
            <w:r>
              <w:t xml:space="preserve">wiles </w:t>
            </w:r>
            <w:commentRangeEnd w:id="1174"/>
            <w:r>
              <w:rPr>
                <w:rStyle w:val="CommentReference"/>
                <w:rFonts w:ascii="Times New Roman" w:eastAsiaTheme="minorHAnsi" w:hAnsi="Times New Roman" w:cstheme="minorBidi"/>
                <w:color w:val="auto"/>
              </w:rPr>
              <w:commentReference w:id="117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5" w:name="_Ref434473482"/>
      <w:r>
        <w:t>The Psali Adam</w:t>
      </w:r>
      <w:r w:rsidR="00B411C9">
        <w:t xml:space="preserve"> for the Ecclesiastical New Year</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6"/>
            <w:r>
              <w:t xml:space="preserve">Ϯⲛⲁⲟⲩⲱϣⲧ </w:t>
            </w:r>
            <w:commentRangeEnd w:id="1176"/>
            <w:r>
              <w:rPr>
                <w:rStyle w:val="CommentReference"/>
                <w:rFonts w:ascii="Times New Roman" w:hAnsi="Times New Roman"/>
              </w:rPr>
              <w:commentReference w:id="117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7"/>
            <w:r>
              <w:t>reign</w:t>
            </w:r>
            <w:commentRangeEnd w:id="1177"/>
            <w:r>
              <w:rPr>
                <w:rStyle w:val="CommentReference"/>
              </w:rPr>
              <w:commentReference w:id="117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8" w:name="_Ref434473530"/>
      <w:r>
        <w:t xml:space="preserve">The Psali </w:t>
      </w:r>
      <w:r w:rsidR="004E71A7">
        <w:t>Batos for the Ecclesiastical New Year</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79"/>
            <w:r>
              <w:t xml:space="preserve">be </w:t>
            </w:r>
            <w:commentRangeEnd w:id="1179"/>
            <w:r>
              <w:rPr>
                <w:rStyle w:val="CommentReference"/>
              </w:rPr>
              <w:commentReference w:id="117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0"/>
            <w:r>
              <w:t xml:space="preserve">Ⲁⲙⲱⲛⲓ </w:t>
            </w:r>
            <w:commentRangeEnd w:id="1180"/>
            <w:r>
              <w:rPr>
                <w:rStyle w:val="CommentReference"/>
                <w:rFonts w:ascii="Times New Roman" w:hAnsi="Times New Roman"/>
              </w:rPr>
              <w:commentReference w:id="118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1"/>
            <w:r>
              <w:t xml:space="preserve">the </w:t>
            </w:r>
            <w:commentRangeEnd w:id="1181"/>
            <w:r>
              <w:rPr>
                <w:rStyle w:val="CommentReference"/>
              </w:rPr>
              <w:commentReference w:id="118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2"/>
            <w:r>
              <w:t xml:space="preserve">entreat </w:t>
            </w:r>
            <w:commentRangeEnd w:id="1182"/>
            <w:r>
              <w:rPr>
                <w:rStyle w:val="CommentReference"/>
              </w:rPr>
              <w:commentReference w:id="118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3" w:name="_Toc459399236"/>
      <w:r>
        <w:t xml:space="preserve">August 29 (30) / Tho-out 1: </w:t>
      </w:r>
      <w:r w:rsidRPr="00646349">
        <w:t xml:space="preserve">Also </w:t>
      </w:r>
      <w:r>
        <w:t>the Martyrdom of St. Bartholomew the Apostle</w:t>
      </w:r>
      <w:bookmarkEnd w:id="118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4" w:name="_Toc459399237"/>
      <w:r>
        <w:t xml:space="preserve">August 30 (31) / Tho-out 2: </w:t>
      </w:r>
      <w:r w:rsidR="005242D1">
        <w:t xml:space="preserve">Martyrdom of </w:t>
      </w:r>
      <w:r>
        <w:t>St. John the Baptist</w:t>
      </w:r>
      <w:bookmarkEnd w:id="118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5" w:name="_Toc459399238"/>
      <w:r>
        <w:t>September 1 (2) / Tho-out 4: St. Verena</w:t>
      </w:r>
      <w:bookmarkEnd w:id="1185"/>
    </w:p>
    <w:p w14:paraId="593C8957" w14:textId="505B2827" w:rsidR="00DB5470" w:rsidRDefault="00296539" w:rsidP="00DB5470">
      <w:pPr>
        <w:pStyle w:val="Heading4"/>
      </w:pPr>
      <w:bookmarkStart w:id="118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7" w:name="_Ref459401476"/>
      <w:r>
        <w:t>The Doxology</w:t>
      </w:r>
      <w:r w:rsidR="00B46E6E">
        <w:t xml:space="preserve"> for St. Verena</w:t>
      </w:r>
      <w:bookmarkEnd w:id="1186"/>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8" w:name="_Toc459399239"/>
      <w:r>
        <w:t>September 3 (4) / Tho-out 6: St. Phoebe the Protodeaconess</w:t>
      </w:r>
      <w:r w:rsidR="008C4D26">
        <w:rPr>
          <w:rStyle w:val="FootnoteReference"/>
        </w:rPr>
        <w:footnoteReference w:id="932"/>
      </w:r>
      <w:bookmarkEnd w:id="1188"/>
    </w:p>
    <w:p w14:paraId="47E3028B" w14:textId="77777777" w:rsidR="0039635A" w:rsidRDefault="0039635A" w:rsidP="0039635A">
      <w:pPr>
        <w:pStyle w:val="Heading3"/>
      </w:pPr>
      <w:bookmarkStart w:id="1189" w:name="_Toc459399240"/>
      <w:r>
        <w:t>September 4 (5) / Tho-out 7: St. Dioscorus</w:t>
      </w:r>
      <w:bookmarkEnd w:id="1189"/>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0" w:name="_Toc459399241"/>
      <w:r>
        <w:t>September 4 (5) / Tho-out 7: Also St. Rebecca and her Children</w:t>
      </w:r>
      <w:bookmarkEnd w:id="1190"/>
    </w:p>
    <w:p w14:paraId="51FECB60" w14:textId="7CDB2FBF" w:rsidR="00BD6485" w:rsidRDefault="00BD6485" w:rsidP="00BD6485">
      <w:pPr>
        <w:pStyle w:val="Heading4"/>
      </w:pPr>
      <w:bookmarkStart w:id="119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2" w:name="_Ref459401387"/>
      <w:r>
        <w:t>The Doxology</w:t>
      </w:r>
      <w:r w:rsidR="00B46E6E">
        <w:t xml:space="preserve"> for St. Rebecca and her Children</w:t>
      </w:r>
      <w:bookmarkEnd w:id="1191"/>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3" w:name="_Toc459399242"/>
      <w:r>
        <w:t>September 9 (10) / Tho-out 12: Commemoration of Archangel Michael</w:t>
      </w:r>
      <w:bookmarkEnd w:id="1193"/>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4" w:name="_Toc459399243"/>
      <w:r>
        <w:t xml:space="preserve">September 12 (13) / Tho-out 15: </w:t>
      </w:r>
      <w:r w:rsidR="00191A26">
        <w:t xml:space="preserve">Translocation of the Relics of </w:t>
      </w:r>
      <w:r>
        <w:t>St. Stephen</w:t>
      </w:r>
      <w:bookmarkEnd w:id="119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5" w:name="_Toc410196199"/>
      <w:bookmarkStart w:id="1196" w:name="_Toc410196441"/>
      <w:bookmarkStart w:id="1197" w:name="_Toc410196943"/>
      <w:bookmarkStart w:id="1198" w:name="_Ref434563524"/>
      <w:bookmarkStart w:id="1199" w:name="_Ref434563530"/>
      <w:bookmarkStart w:id="1200" w:name="_Toc459399244"/>
      <w:r>
        <w:t xml:space="preserve">September 14 (15) / Tho-out 17: </w:t>
      </w:r>
      <w:r w:rsidR="00495F1A">
        <w:t>The Dedication of the Church of the Holy Cross</w:t>
      </w:r>
      <w:bookmarkEnd w:id="1195"/>
      <w:bookmarkEnd w:id="1196"/>
      <w:bookmarkEnd w:id="1197"/>
      <w:bookmarkEnd w:id="1198"/>
      <w:bookmarkEnd w:id="1199"/>
      <w:bookmarkEnd w:id="120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2" w:name="_Ref459399000"/>
      <w:r>
        <w:t>The Doxology</w:t>
      </w:r>
      <w:r w:rsidR="00E21EA3">
        <w:t xml:space="preserve"> for the Feast of the Cross</w:t>
      </w:r>
      <w:bookmarkEnd w:id="1201"/>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3" w:name="_Ref434474964"/>
      <w:r>
        <w:t>The Psali Ada</w:t>
      </w:r>
      <w:r w:rsidR="006C1B94">
        <w:t>m for the Feast of the Cross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4"/>
            <w:r>
              <w:rPr>
                <w:rStyle w:val="CommentReference"/>
              </w:rPr>
              <w:commentReference w:id="120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5" w:name="_Ref434474992"/>
      <w:r>
        <w:t>The Psali Bato</w:t>
      </w:r>
      <w:r w:rsidR="006C1B94">
        <w:t>s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6" w:name="_Toc459399245"/>
      <w:r>
        <w:t>September 18 (19) / Tho-out 21: Commemoration of the Theotokos</w:t>
      </w:r>
      <w:bookmarkEnd w:id="120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7" w:name="_Toc459399246"/>
      <w:r>
        <w:t>September 21 (22) / Tho-out 24: Martyrdom of St. Quandratus, One of the Seventy Two</w:t>
      </w:r>
      <w:bookmarkEnd w:id="120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8" w:name="_Toc459399247"/>
      <w:r>
        <w:t xml:space="preserve">September 22 (23) / </w:t>
      </w:r>
      <w:commentRangeStart w:id="1209"/>
      <w:r>
        <w:t>Tho-out 24</w:t>
      </w:r>
      <w:commentRangeEnd w:id="1209"/>
      <w:r w:rsidR="00C46B09">
        <w:rPr>
          <w:rStyle w:val="CommentReference"/>
          <w:rFonts w:eastAsiaTheme="minorHAnsi" w:cstheme="minorBidi"/>
          <w:b w:val="0"/>
          <w:bCs w:val="0"/>
        </w:rPr>
        <w:commentReference w:id="1209"/>
      </w:r>
      <w:r>
        <w:t>: St. Maurice and the Theban Legion</w:t>
      </w:r>
      <w:bookmarkEnd w:id="1208"/>
    </w:p>
    <w:p w14:paraId="74C264D0" w14:textId="77777777" w:rsidR="00D54A29" w:rsidRDefault="00B46E6E" w:rsidP="00D54A29">
      <w:pPr>
        <w:pStyle w:val="Heading4"/>
      </w:pPr>
      <w:bookmarkStart w:id="1210" w:name="_Ref434489859"/>
      <w:r>
        <w:t>The Doxology for</w:t>
      </w:r>
      <w:r w:rsidR="00D54A29">
        <w:t xml:space="preserve"> St. Maurice and the Theban Legion</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1" w:name="_Ref434489873"/>
      <w:r>
        <w:lastRenderedPageBreak/>
        <w:t>Another Doxology of St. Maurice</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2" w:name="_Toc459399248"/>
      <w:r>
        <w:t>September 23 (24) / Tho-out 26: Annunciation of St. John the Baptist to Zacharias</w:t>
      </w:r>
      <w:bookmarkEnd w:id="121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3" w:name="_Ref435003974"/>
      <w:bookmarkStart w:id="121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3"/>
      <w:bookmarkEnd w:id="1214"/>
    </w:p>
    <w:p w14:paraId="0A0A7EC3" w14:textId="08992E6A" w:rsidR="00C0205C" w:rsidRDefault="00C0205C" w:rsidP="00C0205C">
      <w:pPr>
        <w:pStyle w:val="Heading4"/>
      </w:pPr>
      <w:bookmarkStart w:id="1215" w:name="_Ref435003845"/>
      <w:r>
        <w:t>The Psali Adam for the 29</w:t>
      </w:r>
      <w:r w:rsidRPr="00C0205C">
        <w:rPr>
          <w:vertAlign w:val="superscript"/>
        </w:rPr>
        <w:t>th</w:t>
      </w:r>
      <w:r>
        <w:t xml:space="preserve"> of Every </w:t>
      </w:r>
      <w:r w:rsidR="004246C3">
        <w:t xml:space="preserve">Coptic </w:t>
      </w:r>
      <w:r>
        <w:t>Month</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6"/>
            <w:r>
              <w:t>At the end of times.</w:t>
            </w:r>
            <w:commentRangeEnd w:id="1216"/>
            <w:r>
              <w:rPr>
                <w:rStyle w:val="CommentReference"/>
                <w:rFonts w:ascii="Times New Roman" w:eastAsiaTheme="minorHAnsi" w:hAnsi="Times New Roman" w:cstheme="minorBidi"/>
                <w:color w:val="auto"/>
              </w:rPr>
              <w:commentReference w:id="121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7" w:name="_Ref435003860"/>
      <w:r>
        <w:lastRenderedPageBreak/>
        <w:t>The Psali Batos for the 29</w:t>
      </w:r>
      <w:r w:rsidRPr="00C0205C">
        <w:rPr>
          <w:vertAlign w:val="superscript"/>
        </w:rPr>
        <w:t>th</w:t>
      </w:r>
      <w:r>
        <w:t xml:space="preserve"> of Every 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8"/>
            <w:r>
              <w:rPr>
                <w:rStyle w:val="CommentReference"/>
                <w:rFonts w:ascii="Times New Roman" w:eastAsiaTheme="minorHAnsi" w:hAnsi="Times New Roman" w:cstheme="minorBidi"/>
                <w:color w:val="auto"/>
              </w:rPr>
              <w:commentReference w:id="121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19"/>
            <w:r>
              <w:t xml:space="preserve"> Lord God</w:t>
            </w:r>
            <w:commentRangeEnd w:id="1219"/>
            <w:r>
              <w:rPr>
                <w:rStyle w:val="CommentReference"/>
                <w:rFonts w:ascii="Times New Roman" w:eastAsiaTheme="minorHAnsi" w:hAnsi="Times New Roman" w:cstheme="minorBidi"/>
                <w:color w:val="auto"/>
              </w:rPr>
              <w:commentReference w:id="121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0" w:name="_Toc459399250"/>
      <w:r>
        <w:t>September 27 (28) / Tho-out 30: Miracle performed by St. Athanasius the Apostolic</w:t>
      </w:r>
      <w:bookmarkEnd w:id="122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1" w:name="_Ref434561058"/>
      <w:bookmarkStart w:id="1222" w:name="_Toc459399251"/>
      <w:r>
        <w:lastRenderedPageBreak/>
        <w:t xml:space="preserve">September 29 (30) / Paopi 2: </w:t>
      </w:r>
      <w:r w:rsidR="000274A5">
        <w:t xml:space="preserve">The Coming of </w:t>
      </w:r>
      <w:r>
        <w:t>St. Severus</w:t>
      </w:r>
      <w:r w:rsidR="000274A5">
        <w:t xml:space="preserve"> to Egypt</w:t>
      </w:r>
      <w:bookmarkEnd w:id="1221"/>
      <w:bookmarkEnd w:id="1222"/>
    </w:p>
    <w:p w14:paraId="1B16436A" w14:textId="77777777" w:rsidR="0039635A" w:rsidRDefault="0039635A" w:rsidP="0039635A">
      <w:pPr>
        <w:pStyle w:val="Heading4"/>
      </w:pPr>
      <w:bookmarkStart w:id="1223" w:name="_Ref434492249"/>
      <w:r>
        <w:t>The Doxology</w:t>
      </w:r>
      <w:r w:rsidR="00B82753">
        <w:t xml:space="preserve"> for St. Severus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4"/>
            <w:r w:rsidRPr="004764BD">
              <w:t xml:space="preserve">confirmed </w:t>
            </w:r>
            <w:commentRangeEnd w:id="1224"/>
            <w:r>
              <w:rPr>
                <w:rStyle w:val="CommentReference"/>
                <w:rFonts w:ascii="Times New Roman" w:eastAsiaTheme="minorHAnsi" w:hAnsi="Times New Roman" w:cstheme="minorBidi"/>
                <w:color w:val="auto"/>
              </w:rPr>
              <w:commentReference w:id="122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5" w:name="_Toc410196200"/>
      <w:bookmarkStart w:id="1226" w:name="_Toc410196442"/>
      <w:bookmarkStart w:id="1227" w:name="_Toc410196944"/>
      <w:bookmarkStart w:id="1228" w:name="October"/>
      <w:bookmarkEnd w:id="116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29" w:name="_Toc459399202"/>
      <w:r>
        <w:lastRenderedPageBreak/>
        <w:t>October</w:t>
      </w:r>
      <w:bookmarkEnd w:id="1225"/>
      <w:bookmarkEnd w:id="1226"/>
      <w:bookmarkEnd w:id="1227"/>
      <w:r w:rsidR="006E370D">
        <w:t xml:space="preserve"> or </w:t>
      </w:r>
      <w:r w:rsidR="006E370D">
        <w:rPr>
          <w:rFonts w:ascii="FreeSerifAvvaShenouda" w:hAnsi="FreeSerifAvvaShenouda" w:cs="FreeSerifAvvaShenouda"/>
        </w:rPr>
        <w:t>Ⲡⲁⲱⲡⲉ</w:t>
      </w:r>
      <w:bookmarkEnd w:id="1229"/>
    </w:p>
    <w:bookmarkStart w:id="123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D94D36">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D94D36">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D94D36">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D94D36">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D94D36">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D94D36">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D94D36">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D94D36">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D94D36">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D94D36">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D94D36">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D94D36">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1" w:name="_Ref436250096"/>
      <w:bookmarkStart w:id="1232" w:name="_Ref436250168"/>
      <w:bookmarkStart w:id="1233" w:name="_Toc459399252"/>
      <w:r>
        <w:lastRenderedPageBreak/>
        <w:t>October 1 (2) / Paopi 4: St. Bacchus</w:t>
      </w:r>
      <w:bookmarkEnd w:id="1230"/>
      <w:bookmarkEnd w:id="1231"/>
      <w:bookmarkEnd w:id="1232"/>
      <w:bookmarkEnd w:id="1233"/>
    </w:p>
    <w:p w14:paraId="5652177B" w14:textId="579A358D" w:rsidR="003037B8" w:rsidRDefault="003037B8" w:rsidP="003037B8">
      <w:pPr>
        <w:pStyle w:val="Heading4"/>
      </w:pPr>
      <w:bookmarkStart w:id="123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5" w:name="_Ref459401216"/>
      <w:r>
        <w:t>The Doxology</w:t>
      </w:r>
      <w:r w:rsidR="00B46E6E">
        <w:t xml:space="preserve"> for Sts. Sergius and Bacchus</w:t>
      </w:r>
      <w:bookmarkEnd w:id="1234"/>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6"/>
            <w:r>
              <w:t>heroes</w:t>
            </w:r>
            <w:commentRangeEnd w:id="1236"/>
            <w:r>
              <w:rPr>
                <w:rStyle w:val="CommentReference"/>
                <w:rFonts w:ascii="Times New Roman" w:eastAsiaTheme="minorHAnsi" w:hAnsi="Times New Roman" w:cstheme="minorBidi"/>
                <w:color w:val="auto"/>
              </w:rPr>
              <w:commentReference w:id="123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7" w:name="_Toc459399253"/>
      <w:r>
        <w:t>October 4 (5) / Paopi 7: St. Paul of Tammoh</w:t>
      </w:r>
      <w:bookmarkEnd w:id="123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8" w:name="_Toc459399254"/>
      <w:r>
        <w:t>October 7 (8) / Paopi 10: St. Sergius</w:t>
      </w:r>
      <w:bookmarkEnd w:id="123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39" w:name="_Toc459399255"/>
      <w:r>
        <w:t>October 8 (9) / Paopi 11: St. Pelagia</w:t>
      </w:r>
    </w:p>
    <w:p w14:paraId="6BEB9A40" w14:textId="6BC176D9" w:rsidR="008B74E6" w:rsidRDefault="008B74E6" w:rsidP="008B74E6">
      <w:pPr>
        <w:pStyle w:val="Heading4"/>
      </w:pPr>
      <w:bookmarkStart w:id="1240" w:name="_Ref465591664"/>
      <w:r>
        <w:t>The Doxology for St. Pelagia</w:t>
      </w:r>
      <w:r>
        <w:rPr>
          <w:rStyle w:val="FootnoteReference"/>
        </w:rPr>
        <w:footnoteReference w:id="93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39"/>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1" w:name="_Ref434564830"/>
      <w:bookmarkStart w:id="1242" w:name="_Toc459399256"/>
      <w:r>
        <w:t>October 11 (12) / Paopi 14: St. Philip the Deacon, One of the 72</w:t>
      </w:r>
    </w:p>
    <w:p w14:paraId="604ECA2E" w14:textId="7C4F7F00" w:rsidR="008B74E6" w:rsidRDefault="008B74E6" w:rsidP="008B74E6">
      <w:pPr>
        <w:pStyle w:val="Heading4"/>
      </w:pPr>
      <w:bookmarkStart w:id="1243" w:name="_Ref465591592"/>
      <w:r>
        <w:t>The Doxology for St. Philip the Deacon</w:t>
      </w:r>
      <w:r>
        <w:rPr>
          <w:rStyle w:val="FootnoteReference"/>
        </w:rPr>
        <w:footnoteReference w:id="937"/>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1"/>
      <w:bookmarkEnd w:id="1242"/>
    </w:p>
    <w:p w14:paraId="689E6585" w14:textId="146B5B2A" w:rsidR="0056261A" w:rsidRDefault="0056261A" w:rsidP="0056261A">
      <w:pPr>
        <w:pStyle w:val="Heading4"/>
      </w:pPr>
      <w:bookmarkStart w:id="124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5" w:name="_Ref459401434"/>
      <w:r>
        <w:lastRenderedPageBreak/>
        <w:t>The Doxology</w:t>
      </w:r>
      <w:r w:rsidR="00B46E6E">
        <w:t xml:space="preserve"> for St. John the Short</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6" w:name="_Toc459399257"/>
      <w:r>
        <w:t>October 18 (19) / Paopi</w:t>
      </w:r>
      <w:r w:rsidR="00FE0AE4">
        <w:t xml:space="preserve"> </w:t>
      </w:r>
      <w:r>
        <w:t>21: Commemoration of the Theotokos</w:t>
      </w:r>
      <w:bookmarkEnd w:id="124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7" w:name="_Toc459399258"/>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0" w:name="_Toc459399259"/>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59399260"/>
      <w:r>
        <w:t>October 23 (24) / Paopi</w:t>
      </w:r>
      <w:r w:rsidR="00FE0AE4">
        <w:t xml:space="preserve"> </w:t>
      </w:r>
      <w:r>
        <w:t>26: The Martyrdom of St. Timothy the Apostle</w:t>
      </w:r>
      <w:bookmarkEnd w:id="125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3" w:name="_Toc459399261"/>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5" w:name="_Toc459399262"/>
      <w:r>
        <w:t>October 26 (27) / Paopi 29: Commemoration of the Annunciation, Nativity, and Resurrection on the 29</w:t>
      </w:r>
      <w:r w:rsidRPr="00C0205C">
        <w:rPr>
          <w:vertAlign w:val="superscript"/>
        </w:rPr>
        <w:t>th</w:t>
      </w:r>
      <w:r>
        <w:t xml:space="preserve"> of Every Month</w:t>
      </w:r>
      <w:bookmarkEnd w:id="125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6" w:name="_Toc459399263"/>
      <w:r>
        <w:t>October 27 (28) / Paopi 30: St. Mark</w:t>
      </w:r>
      <w:r w:rsidR="00F20BBD">
        <w:t xml:space="preserve"> (Consecration and Appearance of Head)</w:t>
      </w:r>
      <w:bookmarkEnd w:id="125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7" w:name="_Toc459399264"/>
      <w:r>
        <w:t>October 28 (29) / Athor 1: St. Cleopas and His Companion, Two of the Seventy Two Apostles</w:t>
      </w:r>
      <w:bookmarkEnd w:id="125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8" w:name="_Toc410196201"/>
      <w:bookmarkStart w:id="1259" w:name="_Toc410196443"/>
      <w:bookmarkStart w:id="1260" w:name="_Toc410196945"/>
      <w:bookmarkStart w:id="1261" w:name="_Toc459399203"/>
      <w:bookmarkStart w:id="1262" w:name="November"/>
      <w:bookmarkEnd w:id="1228"/>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D94D36">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D94D36">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D94D36">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D94D36">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D94D36">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D94D36">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D94D36">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D94D36">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D94D36">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D94D36">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D94D36">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D94D36">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D94D36">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D94D36">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D94D36">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D94D36">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D94D36">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D94D36">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3" w:name="_Toc459399266"/>
      <w:r>
        <w:t>November 4 (5) / Athor 8</w:t>
      </w:r>
      <w:r w:rsidR="00205EA4">
        <w:t>: The Four Incorporeal Beasts</w:t>
      </w:r>
      <w:bookmarkEnd w:id="1263"/>
    </w:p>
    <w:p w14:paraId="2682F152" w14:textId="5FCB5172" w:rsidR="0082304E" w:rsidRDefault="0082304E" w:rsidP="0082304E">
      <w:pPr>
        <w:pStyle w:val="Heading4"/>
      </w:pPr>
      <w:bookmarkStart w:id="126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5" w:name="_Ref459400553"/>
      <w:r>
        <w:lastRenderedPageBreak/>
        <w:t>The Doxology</w:t>
      </w:r>
      <w:r w:rsidR="00B46E6E">
        <w:t xml:space="preserve"> for the Four Incorporeal Beasts</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0" w:name="_Toc459399267"/>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2" w:name="_Toc459399268"/>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5"/>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59399269"/>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6" w:name="_Ref465591760"/>
      <w:r>
        <w:t>The Doxology</w:t>
      </w:r>
      <w:r w:rsidR="00B46E6E">
        <w:t xml:space="preserve"> for St. Mena</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89"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0" w:name="_Ref467356854"/>
      <w:r>
        <w:t>The Doxology for St. John Chrysostom</w:t>
      </w:r>
      <w:r>
        <w:rPr>
          <w:rStyle w:val="FootnoteReference"/>
        </w:rPr>
        <w:footnoteReference w:id="946"/>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8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1" w:name="_Toc459399271"/>
      <w:r>
        <w:t>November 15 (16) / Athor 19: The Preaching of St. Bartholomew</w:t>
      </w:r>
      <w:bookmarkEnd w:id="129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2" w:name="_Toc459399272"/>
      <w:r>
        <w:lastRenderedPageBreak/>
        <w:t>November 15 (16) / Athor 19: Also the Consecration of the Church of Sts. Sergius and Bacchus.</w:t>
      </w:r>
      <w:bookmarkEnd w:id="129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3" w:name="_Toc459399273"/>
      <w:r>
        <w:t>November 16 (17) / Athor 20: Consecration of Sts. Theodore and Theodore</w:t>
      </w:r>
      <w:bookmarkEnd w:id="129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5" w:name="_Toc459399274"/>
      <w:r>
        <w:t>November 17 (18) / Athor 21: Commemoration of the Theotokos</w:t>
      </w:r>
      <w:bookmarkEnd w:id="129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6" w:name="_Ref434562715"/>
      <w:bookmarkStart w:id="129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8" w:name="_Ref468134316"/>
      <w:r>
        <w:t xml:space="preserve">The Doxology for St. </w:t>
      </w:r>
      <w:r w:rsidR="00DA4B37">
        <w:t>Gregory the Wonderworker</w:t>
      </w:r>
      <w:r>
        <w:rPr>
          <w:rStyle w:val="FootnoteReference"/>
        </w:rPr>
        <w:footnoteReference w:id="947"/>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6"/>
      <w:bookmarkEnd w:id="1297"/>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0" w:name="_Ref459401259"/>
      <w:r>
        <w:t>The Doxology</w:t>
      </w:r>
      <w:r w:rsidR="00B46E6E">
        <w:t xml:space="preserve"> for Sts. Cosmas, Damian, their Brothers and their Mother</w:t>
      </w:r>
      <w:bookmarkEnd w:id="1299"/>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1"/>
            <w:r>
              <w:t>Prabioc</w:t>
            </w:r>
            <w:commentRangeEnd w:id="1301"/>
            <w:r>
              <w:rPr>
                <w:rStyle w:val="CommentReference"/>
                <w:rFonts w:ascii="Times New Roman" w:eastAsiaTheme="minorHAnsi" w:hAnsi="Times New Roman" w:cstheme="minorBidi"/>
                <w:color w:val="auto"/>
              </w:rPr>
              <w:commentReference w:id="13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2"/>
            <w:r>
              <w:t xml:space="preserve">confirming </w:t>
            </w:r>
            <w:commentRangeEnd w:id="1302"/>
            <w:r>
              <w:rPr>
                <w:rStyle w:val="CommentReference"/>
                <w:rFonts w:ascii="Times New Roman" w:eastAsiaTheme="minorHAnsi" w:hAnsi="Times New Roman" w:cstheme="minorBidi"/>
                <w:color w:val="auto"/>
              </w:rPr>
              <w:commentReference w:id="13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3" w:name="_Toc459399276"/>
      <w:r>
        <w:t>November 19 (20) / Athor 23: Consecration of the Church of St. Marina</w:t>
      </w:r>
      <w:bookmarkEnd w:id="130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4" w:name="_Toc459399277"/>
      <w:r>
        <w:t>November 20 (21) / Athor 24: The Twenty Four Presbyters</w:t>
      </w:r>
      <w:bookmarkEnd w:id="1304"/>
    </w:p>
    <w:p w14:paraId="253EB9EC" w14:textId="431DB748" w:rsidR="00935F13" w:rsidRDefault="00935F13" w:rsidP="00935F13">
      <w:pPr>
        <w:pStyle w:val="Heading4"/>
      </w:pPr>
      <w:bookmarkStart w:id="130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6" w:name="_Ref459400916"/>
      <w:r>
        <w:t>The Doxology</w:t>
      </w:r>
      <w:r w:rsidR="00B46E6E">
        <w:t xml:space="preserve"> for the Twenty Four Presbyters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7" w:name="_Toc459399278"/>
      <w:r>
        <w:t>November 21 (22) / Athor 25: St. Philopater Mercurius</w:t>
      </w:r>
      <w:bookmarkEnd w:id="130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9" w:name="_Ref459400991"/>
      <w:r>
        <w:t>The Doxology</w:t>
      </w:r>
      <w:r w:rsidR="00B46E6E">
        <w:t xml:space="preserve"> for St. Philopater Mercurius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4"/>
            <w:r>
              <w:t>Placed</w:t>
            </w:r>
            <w:commentRangeEnd w:id="1314"/>
            <w:r>
              <w:rPr>
                <w:rStyle w:val="CommentReference"/>
                <w:rFonts w:ascii="Times New Roman" w:eastAsiaTheme="minorHAnsi" w:hAnsi="Times New Roman" w:cstheme="minorBidi"/>
                <w:color w:val="auto"/>
              </w:rPr>
              <w:commentReference w:id="131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5"/>
            <w:r>
              <w:t>emperate</w:t>
            </w:r>
            <w:r w:rsidRPr="004764BD">
              <w:t xml:space="preserve"> </w:t>
            </w:r>
            <w:r>
              <w:t>with</w:t>
            </w:r>
            <w:commentRangeEnd w:id="1315"/>
            <w:r>
              <w:rPr>
                <w:rStyle w:val="CommentReference"/>
                <w:rFonts w:ascii="Times New Roman" w:eastAsiaTheme="minorHAnsi" w:hAnsi="Times New Roman" w:cstheme="minorBidi"/>
                <w:color w:val="auto"/>
              </w:rPr>
              <w:commentReference w:id="131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19" w:name="_Toc459399279"/>
      <w:r>
        <w:t>November 22 (23) / Athor 26: St. Gregory of Nyssa</w:t>
      </w:r>
    </w:p>
    <w:p w14:paraId="73B16A55" w14:textId="22D2F64C" w:rsidR="00F4564C" w:rsidRDefault="00F4564C" w:rsidP="00F4564C">
      <w:pPr>
        <w:pStyle w:val="Heading4"/>
      </w:pPr>
      <w:bookmarkStart w:id="1320" w:name="_Ref468565896"/>
      <w:r>
        <w:t>The Doxology for St. Gregory of Nyssa</w:t>
      </w:r>
      <w:r>
        <w:rPr>
          <w:rStyle w:val="FootnoteReference"/>
        </w:rPr>
        <w:footnoteReference w:id="952"/>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1" w:name="_Ref468565824"/>
      <w:r>
        <w:t>The Doxology for St. James the Sawn-Asunder</w:t>
      </w:r>
      <w:r>
        <w:rPr>
          <w:rStyle w:val="FootnoteReference"/>
        </w:rPr>
        <w:footnoteReference w:id="953"/>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19"/>
    </w:p>
    <w:p w14:paraId="31266C94" w14:textId="74CE43E4" w:rsidR="00F76CFB" w:rsidRPr="00F76CFB" w:rsidRDefault="00F76CFB" w:rsidP="00F76CFB">
      <w:pPr>
        <w:pStyle w:val="Heading4"/>
      </w:pPr>
      <w:bookmarkStart w:id="132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3" w:name="_Ref459401310"/>
      <w:r>
        <w:t>The Doxology</w:t>
      </w:r>
      <w:r w:rsidR="00B46E6E">
        <w:t xml:space="preserve"> for St. Serapamon</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4"/>
            <w:r>
              <w:t>sprang forth</w:t>
            </w:r>
            <w:commentRangeEnd w:id="1324"/>
            <w:r>
              <w:rPr>
                <w:rStyle w:val="CommentReference"/>
                <w:rFonts w:ascii="Times New Roman" w:eastAsiaTheme="minorHAnsi" w:hAnsi="Times New Roman" w:cstheme="minorBidi"/>
                <w:color w:val="auto"/>
              </w:rPr>
              <w:commentReference w:id="132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5" w:name="_Toc459399280"/>
      <w:r>
        <w:t>November 25 (26) / Athor 29: Commemoration of the Annunciation, Nativity, and Resurrection on the 29</w:t>
      </w:r>
      <w:r w:rsidRPr="00C0205C">
        <w:rPr>
          <w:vertAlign w:val="superscript"/>
        </w:rPr>
        <w:t>th</w:t>
      </w:r>
      <w:r>
        <w:t xml:space="preserve"> of Every Month</w:t>
      </w:r>
      <w:bookmarkEnd w:id="1325"/>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26" w:name="_Ref472885608"/>
      <w:r>
        <w:t>The Doxology for St. Peter the Seal of the Martyrs</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27" w:name="_Toc459399281"/>
      <w:r>
        <w:t>November 26 (27) / Athor 30: Consecration of a Church of St. Cosmas and Damian, Their Brothers and Their Mother</w:t>
      </w:r>
      <w:bookmarkEnd w:id="1327"/>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8" w:name="_Toc459399282"/>
      <w:r>
        <w:t>November 27 (28) / Koiak 1: Consecration of the Church of St. Shenoute</w:t>
      </w:r>
      <w:bookmarkEnd w:id="132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B02CBA1" w14:textId="14A99C6D" w:rsidR="002A29E0" w:rsidRDefault="002A29E0" w:rsidP="002A29E0">
      <w:pPr>
        <w:pStyle w:val="Heading3"/>
      </w:pPr>
      <w:bookmarkStart w:id="1329" w:name="_Toc459399283"/>
      <w:r>
        <w:lastRenderedPageBreak/>
        <w:t>November 29 (30) / Koiak 3: Entry of the Theotokos into the Temple</w:t>
      </w:r>
    </w:p>
    <w:p w14:paraId="422AF9D7" w14:textId="6CAD5146" w:rsidR="002A29E0" w:rsidRDefault="002A29E0" w:rsidP="002A29E0">
      <w:pPr>
        <w:pStyle w:val="Heading4"/>
      </w:pPr>
      <w:bookmarkStart w:id="1330" w:name="_Ref470555203"/>
      <w:r>
        <w:t>The Doxology of the Entry of the Theotokos into the Temple</w:t>
      </w:r>
      <w:r>
        <w:rPr>
          <w:rStyle w:val="FootnoteReference"/>
        </w:rPr>
        <w:footnoteReference w:id="954"/>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lastRenderedPageBreak/>
        <w:t>November 30 (December 1) / Koiak 4: Martyrdom of St. Andrew the Apostle</w:t>
      </w:r>
      <w:bookmarkEnd w:id="132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31" w:name="_Toc410196202"/>
      <w:bookmarkStart w:id="1332" w:name="_Toc410196444"/>
      <w:bookmarkStart w:id="1333" w:name="_Toc410196946"/>
      <w:bookmarkStart w:id="1334" w:name="_Toc459399204"/>
      <w:bookmarkStart w:id="1335" w:name="_Toc459399284"/>
      <w:bookmarkStart w:id="1336" w:name="December"/>
      <w:r>
        <w:lastRenderedPageBreak/>
        <w:t>December</w:t>
      </w:r>
      <w:bookmarkEnd w:id="1331"/>
      <w:bookmarkEnd w:id="1332"/>
      <w:bookmarkEnd w:id="1333"/>
      <w:r w:rsidR="00205EA4">
        <w:t xml:space="preserve"> or </w:t>
      </w:r>
      <w:r w:rsidR="00205EA4">
        <w:rPr>
          <w:rFonts w:ascii="FreeSerifAvvaShenouda" w:hAnsi="FreeSerifAvvaShenouda" w:cs="FreeSerifAvvaShenouda"/>
        </w:rPr>
        <w:t>Ⲕⲟⲓⲁϩⲕ</w:t>
      </w:r>
      <w:bookmarkEnd w:id="1334"/>
      <w:bookmarkEnd w:id="133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D94D36">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D94D36">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D94D36">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D94D36">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D94D36">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D94D36">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D94D36">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D94D36">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D94D36">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D94D36">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D94D36">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D94D36">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D94D36">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D94D36">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D94D36">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D94D36">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D94D36">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D94D36">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7" w:name="_Ref434478837"/>
      <w:r w:rsidR="009E261C">
        <w:t xml:space="preserve"> four Sundays before the Feast.</w:t>
      </w:r>
    </w:p>
    <w:p w14:paraId="3838D434" w14:textId="77777777" w:rsidR="006C0F49" w:rsidRDefault="006C0F49" w:rsidP="006C0F49">
      <w:pPr>
        <w:pStyle w:val="Heading4"/>
      </w:pPr>
      <w:bookmarkStart w:id="1338" w:name="_Ref459399026"/>
      <w:r>
        <w:t xml:space="preserve">The First Doxology of December or </w:t>
      </w:r>
      <w:r w:rsidRPr="006C0F49">
        <w:rPr>
          <w:rFonts w:ascii="FreeSerifAvvaShenouda" w:hAnsi="FreeSerifAvvaShenouda" w:cs="FreeSerifAvvaShenouda"/>
        </w:rPr>
        <w:t>Ⲕⲟⲓⲁϩⲕ</w:t>
      </w:r>
      <w:bookmarkEnd w:id="1337"/>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9"/>
            <w:r>
              <w:rPr>
                <w:rStyle w:val="CommentReference"/>
                <w:rFonts w:ascii="Times New Roman" w:eastAsiaTheme="minorHAnsi" w:hAnsi="Times New Roman" w:cstheme="minorBidi"/>
                <w:color w:val="auto"/>
              </w:rPr>
              <w:commentReference w:id="13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40"/>
            <w:r>
              <w:t xml:space="preserve">Announced </w:t>
            </w:r>
            <w:commentRangeEnd w:id="1340"/>
            <w:r>
              <w:rPr>
                <w:rStyle w:val="CommentReference"/>
                <w:rFonts w:ascii="Times New Roman" w:eastAsiaTheme="minorHAnsi" w:hAnsi="Times New Roman" w:cstheme="minorBidi"/>
                <w:color w:val="auto"/>
              </w:rPr>
              <w:commentReference w:id="13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2" w:name="_Ref434478867"/>
      <w:r>
        <w:t xml:space="preserve">The Third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3" w:name="_Ref434478878"/>
      <w:r>
        <w:t xml:space="preserve">The Fourth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4"/>
            <w:r>
              <w:t>He raised us with a new invitation.</w:t>
            </w:r>
            <w:commentRangeEnd w:id="1344"/>
            <w:r>
              <w:rPr>
                <w:rStyle w:val="CommentReference"/>
                <w:rFonts w:ascii="Times New Roman" w:eastAsiaTheme="minorHAnsi" w:hAnsi="Times New Roman" w:cstheme="minorBidi"/>
                <w:color w:val="auto"/>
              </w:rPr>
              <w:commentReference w:id="13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5"/>
            <w:r>
              <w:t>Bride</w:t>
            </w:r>
            <w:commentRangeEnd w:id="1345"/>
            <w:r>
              <w:rPr>
                <w:rStyle w:val="CommentReference"/>
                <w:rFonts w:ascii="Times New Roman" w:eastAsiaTheme="minorHAnsi" w:hAnsi="Times New Roman" w:cstheme="minorBidi"/>
                <w:color w:val="auto"/>
              </w:rPr>
              <w:commentReference w:id="13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6" w:name="_Ref434478888"/>
      <w:r>
        <w:t xml:space="preserve">The Fifth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7" w:name="_Ref434478907"/>
      <w:r>
        <w:t xml:space="preserve">The Sixth Doxology of December or </w:t>
      </w:r>
      <w:r w:rsidRPr="006C0F49">
        <w:rPr>
          <w:rFonts w:ascii="FreeSerifAvvaShenouda" w:hAnsi="FreeSerifAvvaShenouda" w:cs="FreeSerifAvvaShenouda"/>
        </w:rPr>
        <w:t>Ⲕⲟⲓⲁϩⲕ</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8"/>
            <w:r>
              <w:t xml:space="preserve">return </w:t>
            </w:r>
            <w:commentRangeEnd w:id="1348"/>
            <w:r>
              <w:rPr>
                <w:rStyle w:val="CommentReference"/>
              </w:rPr>
              <w:commentReference w:id="13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9"/>
            <w:r>
              <w:t xml:space="preserve">confirmation </w:t>
            </w:r>
            <w:commentRangeEnd w:id="1349"/>
            <w:r>
              <w:rPr>
                <w:rStyle w:val="CommentReference"/>
              </w:rPr>
              <w:commentReference w:id="13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5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1"/>
            <w:r>
              <w:t>Angel-evangel of Good News</w:t>
            </w:r>
            <w:commentRangeEnd w:id="1351"/>
            <w:r>
              <w:rPr>
                <w:rStyle w:val="CommentReference"/>
                <w:rFonts w:ascii="Times New Roman" w:eastAsiaTheme="minorHAnsi" w:hAnsi="Times New Roman" w:cstheme="minorBidi"/>
                <w:color w:val="auto"/>
              </w:rPr>
              <w:commentReference w:id="13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2"/>
            <w:r>
              <w:t>Hail, O full of grace</w:t>
            </w:r>
            <w:commentRangeEnd w:id="1352"/>
            <w:r>
              <w:rPr>
                <w:rStyle w:val="CommentReference"/>
                <w:rFonts w:ascii="Times New Roman" w:eastAsiaTheme="minorHAnsi" w:hAnsi="Times New Roman" w:cstheme="minorBidi"/>
                <w:color w:val="auto"/>
              </w:rPr>
              <w:commentReference w:id="13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3"/>
            <w:r>
              <w:t>Angel-Evangel</w:t>
            </w:r>
            <w:commentRangeEnd w:id="1353"/>
            <w:r>
              <w:rPr>
                <w:rStyle w:val="CommentReference"/>
                <w:rFonts w:ascii="Times New Roman" w:eastAsiaTheme="minorHAnsi" w:hAnsi="Times New Roman" w:cstheme="minorBidi"/>
                <w:color w:val="auto"/>
              </w:rPr>
              <w:commentReference w:id="13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4" w:name="_Ref434564112"/>
      <w:bookmarkStart w:id="1355" w:name="_Toc459399285"/>
      <w:bookmarkStart w:id="1356" w:name="_Toc410196203"/>
      <w:bookmarkStart w:id="1357" w:name="_Toc410196445"/>
      <w:bookmarkStart w:id="1358" w:name="_Toc410196947"/>
      <w:r>
        <w:lastRenderedPageBreak/>
        <w:t>December 1 (2) / Koiak 5: Martyrdom of St. Victor</w:t>
      </w:r>
      <w:bookmarkEnd w:id="1354"/>
      <w:bookmarkEnd w:id="1355"/>
    </w:p>
    <w:p w14:paraId="5851AA48" w14:textId="77777777" w:rsidR="00253C5F" w:rsidRDefault="00253C5F" w:rsidP="00253C5F">
      <w:pPr>
        <w:pStyle w:val="Heading4"/>
      </w:pPr>
      <w:bookmarkStart w:id="1359" w:name="_Ref434489590"/>
      <w:r>
        <w:t>The Doxology</w:t>
      </w:r>
      <w:r w:rsidR="00B46E6E">
        <w:t xml:space="preserve"> for St. Victor</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60"/>
            <w:r>
              <w:t>saint</w:t>
            </w:r>
            <w:commentRangeEnd w:id="1360"/>
            <w:r>
              <w:rPr>
                <w:rStyle w:val="CommentReference"/>
                <w:rFonts w:ascii="Times New Roman" w:eastAsiaTheme="minorHAnsi" w:hAnsi="Times New Roman" w:cstheme="minorBidi"/>
                <w:color w:val="auto"/>
              </w:rPr>
              <w:commentReference w:id="13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1" w:name="_Toc459399286"/>
      <w:r>
        <w:t>December 2 (3) / Koiak 6: Pope Abraam the Syrian</w:t>
      </w:r>
      <w:bookmarkEnd w:id="1361"/>
    </w:p>
    <w:p w14:paraId="705AECE8" w14:textId="77777777" w:rsidR="00F416C6" w:rsidRDefault="00F416C6" w:rsidP="00F416C6">
      <w:pPr>
        <w:pStyle w:val="Heading4"/>
      </w:pPr>
      <w:bookmarkStart w:id="1362" w:name="_Ref434492343"/>
      <w:r>
        <w:t>The Doxology of St. Simon the Tanner</w:t>
      </w:r>
      <w:r>
        <w:rPr>
          <w:rStyle w:val="FootnoteReference"/>
        </w:rPr>
        <w:footnoteReference w:id="958"/>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3" w:name="_Toc459399287"/>
      <w:r>
        <w:t xml:space="preserve">December 4 (5) / Koiak 8: </w:t>
      </w:r>
      <w:r w:rsidR="00743CE8">
        <w:t xml:space="preserve">The Martyrdom of </w:t>
      </w:r>
      <w:r>
        <w:t>Sts. Barbara and Juliana</w:t>
      </w:r>
      <w:bookmarkEnd w:id="1363"/>
    </w:p>
    <w:p w14:paraId="708D2111" w14:textId="7CD9674E" w:rsidR="003663F9" w:rsidRDefault="003663F9" w:rsidP="003663F9">
      <w:pPr>
        <w:pStyle w:val="Heading4"/>
      </w:pPr>
      <w:bookmarkStart w:id="136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5" w:name="_Ref459401359"/>
      <w:r>
        <w:t>The Doxology</w:t>
      </w:r>
      <w:r w:rsidR="00B46E6E">
        <w:t xml:space="preserve"> for Sts. Barbara and Juliana</w:t>
      </w:r>
      <w:bookmarkEnd w:id="1364"/>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6" w:name="_Toc459399288"/>
      <w:r>
        <w:t>December 4 (5) / Koiak 8: Also St. Samuel the Confessor</w:t>
      </w:r>
      <w:bookmarkEnd w:id="1366"/>
    </w:p>
    <w:p w14:paraId="2EE78AB4" w14:textId="77777777" w:rsidR="00224925" w:rsidRDefault="00224925" w:rsidP="00224925">
      <w:pPr>
        <w:pStyle w:val="Heading4"/>
      </w:pPr>
      <w:bookmarkStart w:id="1367" w:name="_Ref434491260"/>
      <w:r>
        <w:t>The Doxology</w:t>
      </w:r>
      <w:r w:rsidR="00810F04">
        <w:t xml:space="preserve"> for St. Samuel the Confessor</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71" w:name="_Toc459399289"/>
      <w:r>
        <w:lastRenderedPageBreak/>
        <w:t>December 6 (7) / Koiak 10: St. Nicholas</w:t>
      </w:r>
    </w:p>
    <w:p w14:paraId="6C72D403" w14:textId="3BE941B3" w:rsidR="002A29E0" w:rsidRDefault="002A29E0" w:rsidP="002A29E0">
      <w:pPr>
        <w:pStyle w:val="Heading4"/>
      </w:pPr>
      <w:bookmarkStart w:id="1372" w:name="_Ref470555294"/>
      <w:r>
        <w:t>The Doxology of St. Nicholas</w:t>
      </w:r>
      <w:r>
        <w:rPr>
          <w:rStyle w:val="FootnoteReference"/>
        </w:rPr>
        <w:footnoteReference w:id="961"/>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7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1F4B0C61" w14:textId="778FEB0B" w:rsidR="002A29E0" w:rsidRDefault="002A29E0" w:rsidP="002A29E0">
      <w:pPr>
        <w:pStyle w:val="Heading3"/>
      </w:pPr>
      <w:bookmarkStart w:id="1373" w:name="_Toc459399290"/>
      <w:r>
        <w:t>December 7 (8) / Koiak 11: St. Ambrose</w:t>
      </w:r>
    </w:p>
    <w:p w14:paraId="5BA1907D" w14:textId="29C3B57A" w:rsidR="002A29E0" w:rsidRDefault="002A29E0" w:rsidP="002A29E0">
      <w:pPr>
        <w:pStyle w:val="Heading4"/>
      </w:pPr>
      <w:bookmarkStart w:id="1374" w:name="_Ref470555388"/>
      <w:r>
        <w:t>The Doxology of St. Ambrose</w:t>
      </w:r>
      <w:r>
        <w:rPr>
          <w:rStyle w:val="FootnoteReference"/>
        </w:rPr>
        <w:footnoteReference w:id="962"/>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73"/>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4B14457" w14:textId="5817E206" w:rsidR="002A29E0" w:rsidRDefault="002A29E0" w:rsidP="002A29E0">
      <w:pPr>
        <w:pStyle w:val="Heading3"/>
      </w:pPr>
      <w:bookmarkStart w:id="1375" w:name="_Toc459399291"/>
      <w:r>
        <w:t>December 11 (12) / Koiak 15: St. Gregory the Armenian</w:t>
      </w:r>
    </w:p>
    <w:p w14:paraId="68D305ED" w14:textId="4394EE49" w:rsidR="002A29E0" w:rsidRDefault="002A29E0" w:rsidP="002A29E0">
      <w:pPr>
        <w:pStyle w:val="Heading4"/>
      </w:pPr>
      <w:bookmarkStart w:id="1376" w:name="_Ref470555434"/>
      <w:r>
        <w:t>The Doxology of St. Gregory the Armenian</w:t>
      </w:r>
      <w:r>
        <w:rPr>
          <w:rStyle w:val="FootnoteReference"/>
        </w:rPr>
        <w:footnoteReference w:id="963"/>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75"/>
    </w:p>
    <w:p w14:paraId="62C88580" w14:textId="20113B9E" w:rsidR="002A29E0" w:rsidRDefault="002A29E0" w:rsidP="002A29E0">
      <w:pPr>
        <w:pStyle w:val="Heading4"/>
      </w:pPr>
      <w:bookmarkStart w:id="1377" w:name="_Ref470555491"/>
      <w:bookmarkStart w:id="1378" w:name="_Toc459399292"/>
      <w:r>
        <w:t>The Doxology of St. Spyridon</w:t>
      </w:r>
      <w:r>
        <w:rPr>
          <w:rStyle w:val="FootnoteReference"/>
        </w:rPr>
        <w:footnoteReference w:id="965"/>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78"/>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9" w:name="_Toc459399293"/>
      <w:r>
        <w:t>December 17 (18) / Koiak 21: Also the Martyrdom of St. Barnabas, on</w:t>
      </w:r>
      <w:r w:rsidR="00743CE8">
        <w:t>e</w:t>
      </w:r>
      <w:r>
        <w:t xml:space="preserve"> of the Seventy Two</w:t>
      </w:r>
      <w:bookmarkEnd w:id="1379"/>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80" w:name="_Toc459399294"/>
      <w:r>
        <w:t>December 18 (19) / Koiak 22: Archangel Gabriel</w:t>
      </w:r>
      <w:r w:rsidR="00481AE5">
        <w:t xml:space="preserve"> (Consecration)</w:t>
      </w:r>
      <w:bookmarkEnd w:id="1380"/>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78D35A39" w14:textId="31313210" w:rsidR="00D94D36" w:rsidRDefault="00D94D36" w:rsidP="00D94D36">
      <w:pPr>
        <w:pStyle w:val="Heading3"/>
      </w:pPr>
      <w:bookmarkStart w:id="1381" w:name="_Toc459399295"/>
      <w:r>
        <w:lastRenderedPageBreak/>
        <w:t>December 20 (21) / Koiak 24: St. Ignatius of Antioch</w:t>
      </w:r>
    </w:p>
    <w:p w14:paraId="2887E1AE" w14:textId="14F194FE" w:rsidR="00D94D36" w:rsidRDefault="00D94D36" w:rsidP="00D94D36">
      <w:pPr>
        <w:pStyle w:val="Heading4"/>
      </w:pPr>
      <w:bookmarkStart w:id="1382" w:name="_Ref472885708"/>
      <w:r>
        <w:t>The Doxology of St. Ignatius</w:t>
      </w:r>
      <w:r>
        <w:rPr>
          <w:rStyle w:val="FootnoteReference"/>
        </w:rPr>
        <w:footnoteReference w:id="966"/>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381"/>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83" w:name="_Toc459399296"/>
      <w:r>
        <w:t>December 21 (22) / Koiak 25: St. John Kami</w:t>
      </w:r>
      <w:bookmarkEnd w:id="1383"/>
    </w:p>
    <w:p w14:paraId="3F9EF92D" w14:textId="77777777" w:rsidR="00810F04" w:rsidRPr="00810F04" w:rsidRDefault="00810F04" w:rsidP="00810F04">
      <w:pPr>
        <w:pStyle w:val="Heading4"/>
      </w:pPr>
      <w:bookmarkStart w:id="1384" w:name="_Ref434491108"/>
      <w:r>
        <w:t>The Doxology for St. John Kami</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5" w:name="_Toc459399297"/>
      <w:r>
        <w:t>December 24 (25) / Koiak 28: Nativity Preparation Day</w:t>
      </w:r>
      <w:bookmarkEnd w:id="138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6" w:name="_Ref434477504"/>
      <w:r>
        <w:t>The Doxology</w:t>
      </w:r>
      <w:r w:rsidR="00E21EA3">
        <w:t xml:space="preserve"> for the Preparation Day of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7"/>
            <w:r>
              <w:t>Theotokos</w:t>
            </w:r>
            <w:commentRangeEnd w:id="1387"/>
            <w:r>
              <w:rPr>
                <w:rStyle w:val="CommentReference"/>
                <w:rFonts w:ascii="Times New Roman" w:eastAsiaTheme="minorHAnsi" w:hAnsi="Times New Roman" w:cstheme="minorBidi"/>
                <w:color w:val="auto"/>
              </w:rPr>
              <w:commentReference w:id="138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8" w:name="_Toc459399298"/>
      <w:r>
        <w:t>December 25 (26) / Koiak 29: The Feast of the Nativity</w:t>
      </w:r>
      <w:bookmarkEnd w:id="138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9" w:name="_Ref434477532"/>
      <w:r>
        <w:lastRenderedPageBreak/>
        <w:t xml:space="preserve">The </w:t>
      </w:r>
      <w:r w:rsidR="00C33BEB">
        <w:t xml:space="preserve">First </w:t>
      </w:r>
      <w:r>
        <w:t>Doxology</w:t>
      </w:r>
      <w:r w:rsidR="00C33BEB">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90" w:name="_Ref434477542"/>
      <w:r>
        <w:t>The Second Doxology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91"/>
            <w:r>
              <w:t xml:space="preserve">rescued </w:t>
            </w:r>
            <w:commentRangeEnd w:id="1391"/>
            <w:r>
              <w:rPr>
                <w:rStyle w:val="CommentReference"/>
                <w:rFonts w:ascii="Times New Roman" w:eastAsiaTheme="minorHAnsi" w:hAnsi="Times New Roman" w:cstheme="minorBidi"/>
                <w:color w:val="auto"/>
              </w:rPr>
              <w:commentReference w:id="1391"/>
            </w:r>
            <w:r>
              <w:t>and saved us,</w:t>
            </w:r>
          </w:p>
          <w:p w14:paraId="372D1056" w14:textId="77777777" w:rsidR="00C33BEB" w:rsidRDefault="00C33BEB" w:rsidP="00C33BEB">
            <w:pPr>
              <w:pStyle w:val="EngHangEnd"/>
            </w:pPr>
            <w:commentRangeStart w:id="1392"/>
            <w:r>
              <w:t xml:space="preserve">We </w:t>
            </w:r>
            <w:commentRangeEnd w:id="1392"/>
            <w:r>
              <w:rPr>
                <w:rStyle w:val="CommentReference"/>
                <w:rFonts w:ascii="Times New Roman" w:eastAsiaTheme="minorHAnsi" w:hAnsi="Times New Roman" w:cstheme="minorBidi"/>
                <w:color w:val="auto"/>
              </w:rPr>
              <w:commentReference w:id="139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93" w:name="_Ref434477554"/>
      <w:r>
        <w:t>The Third Doxology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94" w:name="_Ref434475057"/>
      <w:r>
        <w:t>The Sunday Psali Adam</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5" w:name="_Ref434475083"/>
      <w:r>
        <w:t>The Monday Psali Adam</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6" w:name="_Ref434475102"/>
      <w:r>
        <w:t>The Tuesday Psali Adam</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7"/>
            <w:r>
              <w:t xml:space="preserve">Shone </w:t>
            </w:r>
            <w:commentRangeEnd w:id="1397"/>
            <w:r>
              <w:rPr>
                <w:rStyle w:val="CommentReference"/>
              </w:rPr>
              <w:commentReference w:id="139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8"/>
            <w:r>
              <w:t>All</w:t>
            </w:r>
            <w:commentRangeEnd w:id="1398"/>
            <w:r>
              <w:rPr>
                <w:rStyle w:val="CommentReference"/>
              </w:rPr>
              <w:commentReference w:id="139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9"/>
            <w:r>
              <w:t>seals</w:t>
            </w:r>
            <w:commentRangeEnd w:id="1399"/>
            <w:r>
              <w:rPr>
                <w:rStyle w:val="CommentReference"/>
              </w:rPr>
              <w:commentReference w:id="139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00"/>
            <w:r>
              <w:t>Tetra</w:t>
            </w:r>
            <w:commentRangeEnd w:id="1400"/>
            <w:r>
              <w:rPr>
                <w:rStyle w:val="CommentReference"/>
              </w:rPr>
              <w:commentReference w:id="140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01"/>
            <w:r>
              <w:t xml:space="preserve">flaming </w:t>
            </w:r>
            <w:commentRangeEnd w:id="1401"/>
            <w:r>
              <w:rPr>
                <w:rStyle w:val="CommentReference"/>
              </w:rPr>
              <w:commentReference w:id="140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02"/>
            <w:r>
              <w:t>disease</w:t>
            </w:r>
            <w:commentRangeEnd w:id="1402"/>
            <w:r>
              <w:rPr>
                <w:rStyle w:val="CommentReference"/>
              </w:rPr>
              <w:commentReference w:id="140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03" w:name="_Ref434475128"/>
      <w:r>
        <w:t>The Wednesday Psali Batos</w:t>
      </w:r>
      <w:r w:rsidR="006C1B94">
        <w:t xml:space="preserve"> for Nativity</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04" w:name="_Ref434475150"/>
      <w:r>
        <w:t>The Thursday Psali Batos</w:t>
      </w:r>
      <w:r w:rsidR="006C1B94">
        <w:t xml:space="preserve"> for Nativity</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5"/>
            <w:r>
              <w:t xml:space="preserve">Isaiah </w:t>
            </w:r>
            <w:commentRangeEnd w:id="1405"/>
            <w:r>
              <w:rPr>
                <w:rStyle w:val="CommentReference"/>
              </w:rPr>
              <w:commentReference w:id="140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6" w:name="_Ref434475177"/>
      <w:r>
        <w:t>The Friday Psali Batos</w:t>
      </w:r>
      <w:r w:rsidR="006C1B94">
        <w:t xml:space="preserve"> for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7" w:name="_Ref434475196"/>
      <w:r>
        <w:t>The Saturday Psali Batos</w:t>
      </w:r>
      <w:r w:rsidR="006C1B94">
        <w:t xml:space="preserve"> for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8"/>
            <w:r>
              <w:t>For I cannot speak.</w:t>
            </w:r>
            <w:commentRangeEnd w:id="1408"/>
            <w:r>
              <w:rPr>
                <w:rStyle w:val="CommentReference"/>
              </w:rPr>
              <w:commentReference w:id="140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9" w:name="_Toc459399299"/>
      <w:r>
        <w:lastRenderedPageBreak/>
        <w:t>December 26 (27) / Koiak 30: The Second Day of the Feast of the Nativity</w:t>
      </w:r>
      <w:bookmarkEnd w:id="140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10" w:name="_Ref434561401"/>
      <w:bookmarkStart w:id="1411" w:name="_Toc459399300"/>
      <w:r>
        <w:t>December 27 (28) / Tobi 1: St. Stephen Day</w:t>
      </w:r>
      <w:bookmarkEnd w:id="1410"/>
      <w:bookmarkEnd w:id="1411"/>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12" w:name="_Toc459399301"/>
      <w:r>
        <w:t>December 29 (30) / Tobi 3: The One Hundred and Forty Four Thousand</w:t>
      </w:r>
      <w:bookmarkEnd w:id="1412"/>
    </w:p>
    <w:p w14:paraId="2FE981A9" w14:textId="77777777" w:rsidR="00073003" w:rsidRDefault="00073003" w:rsidP="00073003">
      <w:pPr>
        <w:pStyle w:val="Heading4"/>
      </w:pPr>
      <w:bookmarkStart w:id="1413" w:name="_Ref434488616"/>
      <w:r>
        <w:t>The Doxology</w:t>
      </w:r>
      <w:r w:rsidR="00B46E6E">
        <w:t xml:space="preserve"> for the One Hundred and Forty Four Thousand</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14" w:name="_Ref434564016"/>
      <w:bookmarkStart w:id="1415" w:name="_Toc459399302"/>
      <w:r>
        <w:lastRenderedPageBreak/>
        <w:t>December 30 (31) / Tobi 4: St. John the Evangelist</w:t>
      </w:r>
      <w:bookmarkEnd w:id="1414"/>
      <w:bookmarkEnd w:id="1415"/>
    </w:p>
    <w:p w14:paraId="3C0BCC81" w14:textId="77777777" w:rsidR="00FF5FF3" w:rsidRDefault="00FF5FF3" w:rsidP="00FF5FF3">
      <w:pPr>
        <w:pStyle w:val="Heading4"/>
      </w:pPr>
      <w:bookmarkStart w:id="1416" w:name="_Ref434488768"/>
      <w:r>
        <w:t>The Doxology</w:t>
      </w:r>
      <w:r w:rsidR="00B46E6E">
        <w:t xml:space="preserve"> for</w:t>
      </w:r>
      <w:r w:rsidR="00BC160E">
        <w:t xml:space="preserve"> St. John the Evangelist</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7"/>
            <w:r>
              <w:t>Zebulun</w:t>
            </w:r>
            <w:commentRangeEnd w:id="1417"/>
            <w:r>
              <w:rPr>
                <w:rStyle w:val="FootnoteReference"/>
              </w:rPr>
              <w:footnoteReference w:id="970"/>
            </w:r>
            <w:r>
              <w:rPr>
                <w:rStyle w:val="CommentReference"/>
                <w:rFonts w:ascii="Times New Roman" w:eastAsiaTheme="minorHAnsi" w:hAnsi="Times New Roman" w:cstheme="minorBidi"/>
                <w:color w:val="auto"/>
              </w:rPr>
              <w:commentReference w:id="141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8" w:name="_Toc410196204"/>
      <w:bookmarkStart w:id="1419" w:name="_Toc410196446"/>
      <w:bookmarkStart w:id="1420" w:name="_Toc410196948"/>
      <w:bookmarkStart w:id="1421" w:name="_Toc459399205"/>
      <w:bookmarkStart w:id="1422" w:name="January"/>
      <w:bookmarkEnd w:id="1336"/>
      <w:bookmarkEnd w:id="1356"/>
      <w:bookmarkEnd w:id="1357"/>
      <w:bookmarkEnd w:id="1358"/>
      <w:r>
        <w:lastRenderedPageBreak/>
        <w:t>January</w:t>
      </w:r>
      <w:bookmarkEnd w:id="1418"/>
      <w:bookmarkEnd w:id="1419"/>
      <w:bookmarkEnd w:id="1420"/>
      <w:r w:rsidR="00FF5FF3">
        <w:t xml:space="preserve"> or </w:t>
      </w:r>
      <w:r w:rsidR="00FF5FF3">
        <w:rPr>
          <w:rFonts w:ascii="FreeSerifAvvaShenouda" w:hAnsi="FreeSerifAvvaShenouda" w:cs="FreeSerifAvvaShenouda"/>
        </w:rPr>
        <w:t>Ⲧⲱⲃⲓ</w:t>
      </w:r>
      <w:bookmarkEnd w:id="1421"/>
    </w:p>
    <w:bookmarkStart w:id="1423" w:name="_Toc410196949" w:displacedByCustomXml="next"/>
    <w:bookmarkStart w:id="1424" w:name="_Toc410196447" w:displacedByCustomXml="next"/>
    <w:bookmarkStart w:id="1425"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D94D36">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D94D36">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D94D36">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D94D36">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D94D36">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D94D36">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D94D36">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D94D36">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D94D36">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D94D36">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D94D36">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D94D36">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D94D36">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D94D36">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D94D36">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D94D36">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D94D36">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D94D36">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D94D36">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6" w:name="_Toc459399303"/>
      <w:r>
        <w:rPr>
          <w:lang w:val="en-US"/>
        </w:rPr>
        <w:lastRenderedPageBreak/>
        <w:t>January 1 (2) / Tobi 6</w:t>
      </w:r>
      <w:r w:rsidR="00FF5FF3">
        <w:rPr>
          <w:lang w:val="en-US"/>
        </w:rPr>
        <w:t xml:space="preserve">: The Feast of the </w:t>
      </w:r>
      <w:r w:rsidR="00495F1A">
        <w:t>Circumcision</w:t>
      </w:r>
      <w:bookmarkEnd w:id="1425"/>
      <w:bookmarkEnd w:id="1424"/>
      <w:bookmarkEnd w:id="1423"/>
      <w:bookmarkEnd w:id="1426"/>
    </w:p>
    <w:p w14:paraId="1387E376" w14:textId="77777777" w:rsidR="00FF5FF3" w:rsidRDefault="00FF5FF3" w:rsidP="00FF5FF3">
      <w:pPr>
        <w:pStyle w:val="Heading4"/>
      </w:pPr>
      <w:bookmarkStart w:id="1427" w:name="_Ref434477590"/>
      <w:r>
        <w:t>The Doxology</w:t>
      </w:r>
      <w:r w:rsidR="00E21EA3">
        <w:t xml:space="preserve"> for the Circumcision</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8"/>
            <w:r>
              <w:t xml:space="preserve">Christian </w:t>
            </w:r>
            <w:commentRangeEnd w:id="1428"/>
            <w:r>
              <w:rPr>
                <w:rStyle w:val="CommentReference"/>
                <w:rFonts w:ascii="Times New Roman" w:eastAsiaTheme="minorHAnsi" w:hAnsi="Times New Roman" w:cstheme="minorBidi"/>
                <w:color w:val="auto"/>
              </w:rPr>
              <w:commentReference w:id="142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9" w:name="_Ref434475229"/>
      <w:r>
        <w:t>The Psali Adam</w:t>
      </w:r>
      <w:r w:rsidR="006C1B94">
        <w:t xml:space="preserve"> for the Circumcision</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30"/>
            <w:r>
              <w:t xml:space="preserve">Victorious </w:t>
            </w:r>
            <w:commentRangeEnd w:id="1430"/>
            <w:r>
              <w:rPr>
                <w:rStyle w:val="CommentReference"/>
              </w:rPr>
              <w:commentReference w:id="143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31" w:name="_Ref434475252"/>
      <w:r>
        <w:t>The Psali Batos</w:t>
      </w:r>
      <w:r w:rsidR="006C1B94">
        <w:t xml:space="preserve"> for the Circumcision</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32"/>
            <w:r>
              <w:t>divinity</w:t>
            </w:r>
            <w:commentRangeEnd w:id="1432"/>
            <w:r>
              <w:rPr>
                <w:rStyle w:val="CommentReference"/>
              </w:rPr>
              <w:commentReference w:id="143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33" w:name="_Toc410196206"/>
      <w:bookmarkStart w:id="1434" w:name="_Toc410196448"/>
      <w:bookmarkStart w:id="1435" w:name="_Toc410196950"/>
      <w:bookmarkStart w:id="1436" w:name="_Toc459399304"/>
      <w:r>
        <w:t xml:space="preserve">January 6 (7) / Tobi 11: The Feast of </w:t>
      </w:r>
      <w:r w:rsidR="00495F1A">
        <w:t>Theophany</w:t>
      </w:r>
      <w:bookmarkEnd w:id="1433"/>
      <w:bookmarkEnd w:id="1434"/>
      <w:bookmarkEnd w:id="1435"/>
      <w:bookmarkEnd w:id="1436"/>
    </w:p>
    <w:p w14:paraId="322B4F7B" w14:textId="77777777" w:rsidR="00FF5FF3" w:rsidRDefault="00430630" w:rsidP="00FF5FF3">
      <w:pPr>
        <w:pStyle w:val="Heading4"/>
      </w:pPr>
      <w:bookmarkStart w:id="1437" w:name="_Ref434477630"/>
      <w:r>
        <w:t>An</w:t>
      </w:r>
      <w:r w:rsidR="00FF5FF3">
        <w:t xml:space="preserve"> </w:t>
      </w:r>
      <w:r>
        <w:t xml:space="preserve">Abridged </w:t>
      </w:r>
      <w:r w:rsidR="00FF5FF3">
        <w:t>Doxology</w:t>
      </w:r>
      <w:r w:rsidR="00E21EA3">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8" w:name="_Ref434477641"/>
      <w:r>
        <w:lastRenderedPageBreak/>
        <w:t>The First Doxology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9" w:name="_Ref434477660"/>
      <w:r>
        <w:lastRenderedPageBreak/>
        <w:t>The Second Doxology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40" w:name="_Ref434475280"/>
      <w:r>
        <w:t>The Sunday Psali Adam</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41"/>
            <w:r>
              <w:t xml:space="preserve">confirm </w:t>
            </w:r>
            <w:commentRangeEnd w:id="1441"/>
            <w:r>
              <w:rPr>
                <w:rStyle w:val="CommentReference"/>
              </w:rPr>
              <w:commentReference w:id="144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42"/>
            <w:r>
              <w:t>ⲛ̀ϫⲉ</w:t>
            </w:r>
            <w:commentRangeEnd w:id="1442"/>
            <w:r>
              <w:rPr>
                <w:rStyle w:val="CommentReference"/>
                <w:rFonts w:ascii="Times New Roman" w:hAnsi="Times New Roman"/>
              </w:rPr>
              <w:commentReference w:id="144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43"/>
            <w:r>
              <w:t>moved</w:t>
            </w:r>
            <w:commentRangeEnd w:id="1443"/>
            <w:r>
              <w:rPr>
                <w:rStyle w:val="CommentReference"/>
              </w:rPr>
              <w:commentReference w:id="144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44"/>
            <w:r>
              <w:t>thrice holy,</w:t>
            </w:r>
            <w:commentRangeEnd w:id="1444"/>
            <w:r>
              <w:rPr>
                <w:rStyle w:val="CommentReference"/>
              </w:rPr>
              <w:commentReference w:id="144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5" w:name="_Ref434475309"/>
      <w:r>
        <w:lastRenderedPageBreak/>
        <w:t>The Monday Psali Adam</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6"/>
            <w:r>
              <w:t xml:space="preserve">Ⲓⲱⲁⲛⲛⲟⲩ </w:t>
            </w:r>
            <w:commentRangeEnd w:id="1446"/>
            <w:r>
              <w:rPr>
                <w:rStyle w:val="CommentReference"/>
                <w:rFonts w:ascii="Times New Roman" w:hAnsi="Times New Roman"/>
              </w:rPr>
              <w:commentReference w:id="144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7"/>
            <w:r>
              <w:rPr>
                <w:rFonts w:eastAsia="Arial Unicode MS" w:cs="FreeSerifAvvaShenouda"/>
              </w:rPr>
              <w:t>ⲛⲓϯϩⲟ</w:t>
            </w:r>
            <w:commentRangeEnd w:id="1447"/>
            <w:r>
              <w:rPr>
                <w:rStyle w:val="CommentReference"/>
                <w:rFonts w:ascii="Times New Roman" w:hAnsi="Times New Roman"/>
              </w:rPr>
              <w:commentReference w:id="144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8" w:name="_Ref434475331"/>
      <w:r>
        <w:t>The Tuesday Psali Adam</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9"/>
            <w:r>
              <w:t>ⲫⲏ</w:t>
            </w:r>
            <w:commentRangeEnd w:id="1449"/>
            <w:r>
              <w:rPr>
                <w:rStyle w:val="CommentReference"/>
                <w:rFonts w:ascii="Times New Roman" w:hAnsi="Times New Roman"/>
              </w:rPr>
              <w:commentReference w:id="144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50"/>
            <w:r>
              <w:t>ϯⲥⲩⲛⲧⲉⲗⲓⲁ</w:t>
            </w:r>
            <w:commentRangeEnd w:id="1450"/>
            <w:r>
              <w:rPr>
                <w:rStyle w:val="CommentReference"/>
                <w:rFonts w:ascii="Times New Roman" w:hAnsi="Times New Roman"/>
              </w:rPr>
              <w:commentReference w:id="145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51" w:name="_Ref434475362"/>
      <w:r>
        <w:t>The Wednesday Psali Batos</w:t>
      </w:r>
      <w:r w:rsidR="006C1B94">
        <w:t xml:space="preserve"> for Theophany</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52" w:name="_Ref434475388"/>
      <w:r>
        <w:t>The Thursday Psali Batos</w:t>
      </w:r>
      <w:r w:rsidR="006C1B94">
        <w:t xml:space="preserve"> for Theophany</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53" w:name="_Ref434475411"/>
      <w:r>
        <w:t>The Friday Psali Batos</w:t>
      </w:r>
      <w:r w:rsidR="006C1B94">
        <w:t xml:space="preserve"> for Theophany</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54" w:name="_Ref434475434"/>
      <w:r>
        <w:t>The Saturday Psali Batos</w:t>
      </w:r>
      <w:r w:rsidR="006C1B94">
        <w:t xml:space="preserve"> for Theophany</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5"/>
            <w:r>
              <w:t>liberty</w:t>
            </w:r>
            <w:commentRangeEnd w:id="1455"/>
            <w:r>
              <w:rPr>
                <w:rStyle w:val="CommentReference"/>
              </w:rPr>
              <w:commentReference w:id="145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6"/>
            <w:r>
              <w:t xml:space="preserve">confirm </w:t>
            </w:r>
            <w:commentRangeEnd w:id="1456"/>
            <w:r>
              <w:rPr>
                <w:rStyle w:val="CommentReference"/>
              </w:rPr>
              <w:commentReference w:id="145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7" w:name="_Toc459399305"/>
      <w:r>
        <w:t>January 7 (8) / Tobi 12</w:t>
      </w:r>
      <w:r w:rsidR="001225FA">
        <w:t xml:space="preserve">: </w:t>
      </w:r>
      <w:r>
        <w:t>The Second Day of the Feast of Theophany</w:t>
      </w:r>
      <w:bookmarkEnd w:id="145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8" w:name="_Toc459399306"/>
      <w:r>
        <w:lastRenderedPageBreak/>
        <w:t>January 7 (8) / Tobi 12</w:t>
      </w:r>
      <w:r w:rsidR="001225FA">
        <w:t xml:space="preserve">: </w:t>
      </w:r>
      <w:r>
        <w:t>Also the Commemoration of Archangel Michael</w:t>
      </w:r>
      <w:bookmarkEnd w:id="1458"/>
    </w:p>
    <w:p w14:paraId="1CA7FD98" w14:textId="77777777" w:rsidR="0089025C" w:rsidRDefault="00191A26" w:rsidP="0082304E">
      <w:pPr>
        <w:pStyle w:val="Heading4"/>
      </w:pPr>
      <w:bookmarkStart w:id="1459" w:name="_Toc410196207"/>
      <w:bookmarkStart w:id="1460" w:name="_Toc410196449"/>
      <w:bookmarkStart w:id="1461"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62" w:name="_Ref434562461"/>
      <w:bookmarkStart w:id="1463" w:name="_Toc459399307"/>
      <w:r>
        <w:t>January 7 (8) / Tobi 12</w:t>
      </w:r>
      <w:r w:rsidR="001225FA">
        <w:t xml:space="preserve">: </w:t>
      </w:r>
      <w:commentRangeStart w:id="1464"/>
      <w:r>
        <w:t>Also St. Theodore Anatoly</w:t>
      </w:r>
      <w:commentRangeEnd w:id="1464"/>
      <w:r>
        <w:rPr>
          <w:rStyle w:val="CommentReference"/>
          <w:rFonts w:eastAsiaTheme="minorHAnsi" w:cstheme="minorBidi"/>
          <w:b w:val="0"/>
          <w:bCs w:val="0"/>
        </w:rPr>
        <w:commentReference w:id="1464"/>
      </w:r>
      <w:bookmarkEnd w:id="1462"/>
      <w:bookmarkEnd w:id="1463"/>
    </w:p>
    <w:p w14:paraId="7DD26869" w14:textId="77777777" w:rsidR="006B44CE" w:rsidRDefault="006B44CE" w:rsidP="006B44CE">
      <w:pPr>
        <w:pStyle w:val="Heading4"/>
      </w:pPr>
      <w:bookmarkStart w:id="1465" w:name="_Ref434477694"/>
      <w:bookmarkStart w:id="1466" w:name="_Ref434489376"/>
      <w:r>
        <w:t>The Doxology</w:t>
      </w:r>
      <w:bookmarkEnd w:id="1465"/>
      <w:r w:rsidR="00B46E6E">
        <w:t xml:space="preserve"> for St. Theodore Anatoly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7" w:name="_Toc459399308"/>
      <w:r>
        <w:t>January 8 (9) / Tobi 13: The Feast of T</w:t>
      </w:r>
      <w:r w:rsidR="00495F1A">
        <w:t>he Wedding of Cana of Galilee</w:t>
      </w:r>
      <w:bookmarkEnd w:id="1459"/>
      <w:bookmarkEnd w:id="1460"/>
      <w:bookmarkEnd w:id="1461"/>
      <w:bookmarkEnd w:id="1467"/>
    </w:p>
    <w:p w14:paraId="46F7A60E" w14:textId="77777777" w:rsidR="00A37BB6" w:rsidRDefault="00A37BB6" w:rsidP="00A37BB6">
      <w:pPr>
        <w:pStyle w:val="Heading4"/>
      </w:pPr>
      <w:bookmarkStart w:id="1468" w:name="_Ref434477774"/>
      <w:r>
        <w:t>The Doxology</w:t>
      </w:r>
      <w:r w:rsidR="00E21EA3">
        <w:t xml:space="preserve"> for the Wedding of Cana</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9" w:name="_Ref434475472"/>
      <w:r>
        <w:t>The Psali Adam</w:t>
      </w:r>
      <w:r w:rsidR="006C1B94">
        <w:t xml:space="preserve"> for the Wedding of Cana</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70" w:name="_Ref434475500"/>
      <w:r>
        <w:t>The Psali Batos</w:t>
      </w:r>
      <w:r w:rsidR="006C1B94">
        <w:t xml:space="preserve"> for the Wedding of Cana</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71" w:name="_Ref434560112"/>
      <w:bookmarkStart w:id="1472" w:name="_Toc459399309"/>
      <w:r>
        <w:t>January 8 (9) / Tobi 13: Also the Martyrdom of St. Demiana</w:t>
      </w:r>
      <w:bookmarkEnd w:id="1471"/>
      <w:bookmarkEnd w:id="1472"/>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73" w:name="_Ref434490124"/>
      <w:r>
        <w:t>Another Doxology of St. Demiana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74" w:name="_Ref434563224"/>
      <w:bookmarkStart w:id="1475" w:name="_Toc459399310"/>
      <w:r>
        <w:t>January 9 (10) / Tobi 14: St. Maximus</w:t>
      </w:r>
      <w:bookmarkEnd w:id="1474"/>
      <w:bookmarkEnd w:id="1475"/>
    </w:p>
    <w:p w14:paraId="1847ABB1" w14:textId="77777777" w:rsidR="00662600" w:rsidRDefault="00810F04" w:rsidP="00810F04">
      <w:pPr>
        <w:pStyle w:val="Heading4"/>
      </w:pPr>
      <w:bookmarkStart w:id="1476" w:name="_Ref434490957"/>
      <w:r>
        <w:t>The Doxology for</w:t>
      </w:r>
      <w:r w:rsidR="00662600">
        <w:t xml:space="preserve"> Sts. Maximus and Dometius</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bookmarkStart w:id="1480" w:name="_GoBack"/>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bookmarkEnd w:id="1480"/>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81" w:name="_Toc459399311"/>
      <w:r>
        <w:t>Jan</w:t>
      </w:r>
      <w:r w:rsidR="00662600">
        <w:t>uary 12 (13) / Tobi 17: St. Dome</w:t>
      </w:r>
      <w:r>
        <w:t>tius</w:t>
      </w:r>
      <w:bookmarkEnd w:id="148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82" w:name="_Toc459399312"/>
      <w:r>
        <w:lastRenderedPageBreak/>
        <w:t>January 13 (14) / Tobi 18: St. Hilary of Poitiers</w:t>
      </w:r>
      <w:bookmarkEnd w:id="1482"/>
    </w:p>
    <w:p w14:paraId="17E429FC" w14:textId="7FC8029F" w:rsidR="00A96087" w:rsidRDefault="00A96087" w:rsidP="00A96087">
      <w:pPr>
        <w:pStyle w:val="Heading4"/>
      </w:pPr>
      <w:r>
        <w:t>The Doxology for St. Hilary of Poitiers</w:t>
      </w:r>
      <w:r w:rsidR="006035EE">
        <w:rPr>
          <w:rStyle w:val="FootnoteReference"/>
        </w:rPr>
        <w:footnoteReference w:id="9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83" w:name="_Toc459399313"/>
      <w:bookmarkStart w:id="1484" w:name="_Toc410196208"/>
      <w:bookmarkStart w:id="1485" w:name="_Toc410196450"/>
      <w:bookmarkStart w:id="1486" w:name="_Toc410196952"/>
      <w:r>
        <w:t>January 15 (16) / Tobi 20: Departure of St. Prochorus the Disciple</w:t>
      </w:r>
      <w:bookmarkEnd w:id="148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7" w:name="_Toc459399314"/>
      <w:r>
        <w:lastRenderedPageBreak/>
        <w:t xml:space="preserve">January 16 (17) / Tobi 21: </w:t>
      </w:r>
      <w:r w:rsidR="00495F1A">
        <w:t>The Dormition of the Virgin</w:t>
      </w:r>
      <w:bookmarkEnd w:id="1484"/>
      <w:bookmarkEnd w:id="1485"/>
      <w:bookmarkEnd w:id="1486"/>
      <w:bookmarkEnd w:id="148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8" w:name="_Ref434560171"/>
      <w:bookmarkStart w:id="1489" w:name="_Toc459399315"/>
      <w:r>
        <w:t>January 17 (18) / Tobi 22: St. Anthony the Great</w:t>
      </w:r>
      <w:bookmarkEnd w:id="1488"/>
      <w:bookmarkEnd w:id="1489"/>
    </w:p>
    <w:p w14:paraId="38BCD1D7" w14:textId="77777777" w:rsidR="00FF5FF3" w:rsidRDefault="00FF5FF3" w:rsidP="00FF5FF3">
      <w:pPr>
        <w:pStyle w:val="Heading4"/>
      </w:pPr>
      <w:bookmarkStart w:id="1490" w:name="_Ref434490340"/>
      <w:r>
        <w:t>The Doxology</w:t>
      </w:r>
      <w:r w:rsidR="00B46E6E">
        <w:t xml:space="preserve"> for St. Anthony the Great</w:t>
      </w:r>
      <w:bookmarkEnd w:id="149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91" w:name="_Toc459399316"/>
      <w:r>
        <w:t>January 18 (19) / Tobi 23: St. Timothy the Apostle</w:t>
      </w:r>
      <w:bookmarkEnd w:id="149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92" w:name="_Toc459399317"/>
      <w:r>
        <w:t>January 22 (23) / Tobi 27: Archangel Suriel</w:t>
      </w:r>
      <w:bookmarkEnd w:id="1492"/>
    </w:p>
    <w:p w14:paraId="79FCFE0C" w14:textId="77777777" w:rsidR="00596AC8" w:rsidRDefault="00596AC8" w:rsidP="00596AC8">
      <w:pPr>
        <w:pStyle w:val="Heading4"/>
      </w:pPr>
      <w:bookmarkStart w:id="1493" w:name="_Ref434488250"/>
      <w:r>
        <w:t>The Doxology</w:t>
      </w:r>
      <w:r w:rsidR="00B46E6E">
        <w:t xml:space="preserve"> for Archangel Suriel</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94" w:name="_Toc459399318"/>
      <w:r>
        <w:t>January 22 (23) / Tobi 27: Also Relocation of St. Timothy the Apostle’s Relics</w:t>
      </w:r>
      <w:bookmarkEnd w:id="1494"/>
    </w:p>
    <w:p w14:paraId="3FBC7E0C" w14:textId="07BFA0F6" w:rsidR="00191A26" w:rsidRDefault="00191A26" w:rsidP="00191A26">
      <w:pPr>
        <w:pStyle w:val="Rubric"/>
      </w:pPr>
      <w:bookmarkStart w:id="1495"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96" w:name="_Toc459399319"/>
      <w:r>
        <w:t>January 24 (25) / Tobi 29: Commemoration of the Annunciation, Nativity, and Resurrection on the 29</w:t>
      </w:r>
      <w:r w:rsidRPr="00C0205C">
        <w:rPr>
          <w:vertAlign w:val="superscript"/>
        </w:rPr>
        <w:t>th</w:t>
      </w:r>
      <w:r>
        <w:t xml:space="preserve"> of Every Month</w:t>
      </w:r>
      <w:bookmarkEnd w:id="149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7" w:name="_Toc459399320"/>
      <w:r>
        <w:t>January 27 (28) / Meshir 2: St. Paul the Anchorite</w:t>
      </w:r>
      <w:bookmarkEnd w:id="1495"/>
      <w:bookmarkEnd w:id="1497"/>
    </w:p>
    <w:p w14:paraId="680E4267" w14:textId="77777777" w:rsidR="00C30529" w:rsidRDefault="00C30529" w:rsidP="00C30529">
      <w:pPr>
        <w:pStyle w:val="Heading4"/>
      </w:pPr>
      <w:bookmarkStart w:id="1498" w:name="_Ref434490368"/>
      <w:r>
        <w:t>The Doxology</w:t>
      </w:r>
      <w:r w:rsidR="00B46E6E">
        <w:t xml:space="preserve"> for St. Paul the Anchorite</w:t>
      </w:r>
      <w:bookmarkEnd w:id="149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9" w:name="_Toc459399321"/>
      <w:r>
        <w:t>January 29 (30) / Meshir 4: Martyrdom of St. Agabus the Disciple</w:t>
      </w:r>
      <w:bookmarkEnd w:id="1499"/>
    </w:p>
    <w:p w14:paraId="6DDD9040" w14:textId="4AE0C994" w:rsidR="00191A26" w:rsidRDefault="00191A26" w:rsidP="00191A26">
      <w:pPr>
        <w:pStyle w:val="Rubric"/>
      </w:pPr>
      <w:bookmarkStart w:id="1500" w:name="_Toc410196209"/>
      <w:bookmarkStart w:id="1501" w:name="_Toc410196451"/>
      <w:bookmarkStart w:id="1502"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503" w:name="_Toc459399322"/>
      <w:r>
        <w:lastRenderedPageBreak/>
        <w:t>January 21 (31) / Meshir 5: St. Apollo the Friend of St. Apip</w:t>
      </w:r>
      <w:bookmarkEnd w:id="1503"/>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504" w:name="_Toc459399206"/>
      <w:bookmarkStart w:id="1505" w:name="February"/>
      <w:bookmarkEnd w:id="1422"/>
      <w:r>
        <w:lastRenderedPageBreak/>
        <w:t>February</w:t>
      </w:r>
      <w:bookmarkEnd w:id="1500"/>
      <w:bookmarkEnd w:id="1501"/>
      <w:bookmarkEnd w:id="1502"/>
      <w:r w:rsidR="00C30529">
        <w:t xml:space="preserve"> or </w:t>
      </w:r>
      <w:r w:rsidR="00C30529">
        <w:rPr>
          <w:rFonts w:ascii="FreeSerifAvvaShenouda" w:hAnsi="FreeSerifAvvaShenouda" w:cs="FreeSerifAvvaShenouda"/>
        </w:rPr>
        <w:t>Ⲙϣⲓⲣ</w:t>
      </w:r>
      <w:bookmarkEnd w:id="1504"/>
    </w:p>
    <w:bookmarkStart w:id="1506" w:name="_Toc410196954" w:displacedByCustomXml="next"/>
    <w:bookmarkStart w:id="1507" w:name="_Toc410196452" w:displacedByCustomXml="next"/>
    <w:bookmarkStart w:id="150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D94D36">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D94D36">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D94D36">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D94D36">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D94D36">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D94D36">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D94D36">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D94D36">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D94D36">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9" w:name="_Toc459399323"/>
      <w:r>
        <w:lastRenderedPageBreak/>
        <w:t xml:space="preserve">February 2 (3): Meshir 8: </w:t>
      </w:r>
      <w:r w:rsidR="00495F1A">
        <w:t>The Entrance into the Temple</w:t>
      </w:r>
      <w:bookmarkEnd w:id="1508"/>
      <w:bookmarkEnd w:id="1507"/>
      <w:bookmarkEnd w:id="1506"/>
      <w:bookmarkEnd w:id="1509"/>
    </w:p>
    <w:p w14:paraId="6E92944D" w14:textId="77777777" w:rsidR="00C30529" w:rsidRDefault="00C30529" w:rsidP="00124ADD">
      <w:pPr>
        <w:pStyle w:val="Heading4"/>
      </w:pPr>
      <w:bookmarkStart w:id="1510" w:name="_Ref434477815"/>
      <w:r>
        <w:t>The Doxology</w:t>
      </w:r>
      <w:r w:rsidR="00E21EA3">
        <w:t xml:space="preserve"> for the Entrance into the Temple</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11" w:name="_Toc459399324"/>
      <w:r>
        <w:t>February 4 (5) / Meshir 10: Martyrdom of St. James the Son of Alphaeus</w:t>
      </w:r>
      <w:bookmarkEnd w:id="151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12" w:name="_Toc459399325"/>
      <w:r>
        <w:t>February 6 (7) / Meshir 12: Commemoration of Archangel Michael</w:t>
      </w:r>
      <w:bookmarkEnd w:id="1512"/>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13" w:name="_Toc459399326"/>
      <w:r>
        <w:t>February 8 (9) / Meshir 14: The Departure of St. Severus</w:t>
      </w:r>
      <w:bookmarkEnd w:id="151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14" w:name="_Toc459399327"/>
      <w:r>
        <w:t>February 10 (11) / Meshir 16: Isaac the Syrian</w:t>
      </w:r>
      <w:bookmarkEnd w:id="1514"/>
    </w:p>
    <w:p w14:paraId="2F7479F8" w14:textId="77777777" w:rsidR="005329C1" w:rsidRDefault="005242D1" w:rsidP="005329C1">
      <w:pPr>
        <w:pStyle w:val="Heading3"/>
      </w:pPr>
      <w:bookmarkStart w:id="1515" w:name="_Toc459399328"/>
      <w:r>
        <w:t>February</w:t>
      </w:r>
      <w:r w:rsidR="005329C1">
        <w:t xml:space="preserve"> 15 (16) / Meshir 21: Commemoration of the Theotokos</w:t>
      </w:r>
      <w:bookmarkEnd w:id="151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16" w:name="_Toc459399329"/>
      <w:r>
        <w:t>February 15 (16) / Meshir 21: Also Martyrdom of St. Onesimus, the Disciple of St. Paul</w:t>
      </w:r>
      <w:bookmarkEnd w:id="1516"/>
    </w:p>
    <w:p w14:paraId="197E567A" w14:textId="77777777" w:rsidR="00B52D77" w:rsidRDefault="00B52D77" w:rsidP="00B52D77">
      <w:pPr>
        <w:pStyle w:val="Heading3"/>
      </w:pPr>
      <w:bookmarkStart w:id="1517" w:name="_Toc459399330"/>
      <w:r>
        <w:t>February 23 (24) / Meshir 29: Commemoration of the Annunciation, Nativity, and Resurrection on the 29</w:t>
      </w:r>
      <w:r w:rsidRPr="00C0205C">
        <w:rPr>
          <w:vertAlign w:val="superscript"/>
        </w:rPr>
        <w:t>th</w:t>
      </w:r>
      <w:r>
        <w:t xml:space="preserve"> of Every Month</w:t>
      </w:r>
      <w:bookmarkEnd w:id="151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8" w:name="_Toc459399331"/>
      <w:r>
        <w:t>February 24 (25) / Meshir 30: Appearance of the Head of St. John the Baptist</w:t>
      </w:r>
      <w:bookmarkEnd w:id="1518"/>
    </w:p>
    <w:p w14:paraId="49513F8D" w14:textId="19D22020" w:rsidR="00191A26" w:rsidRDefault="00191A26" w:rsidP="00191A26">
      <w:pPr>
        <w:pStyle w:val="Rubric"/>
      </w:pPr>
      <w:bookmarkStart w:id="1519" w:name="_Toc410196211"/>
      <w:bookmarkStart w:id="1520" w:name="_Toc410196453"/>
      <w:bookmarkStart w:id="1521"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22" w:name="_Toc459399332"/>
      <w:r>
        <w:t>February 24 (25) / Meshir 30: Also St. Cyril VI</w:t>
      </w:r>
      <w:bookmarkEnd w:id="1522"/>
    </w:p>
    <w:p w14:paraId="0CDD55AC" w14:textId="77777777" w:rsidR="001779C0" w:rsidRDefault="001779C0" w:rsidP="001779C0">
      <w:pPr>
        <w:pStyle w:val="Heading4"/>
      </w:pPr>
      <w:bookmarkStart w:id="1523" w:name="_Ref434492506"/>
      <w:r>
        <w:t>The Doxology</w:t>
      </w:r>
      <w:r w:rsidR="00B82753">
        <w:t xml:space="preserve"> for St. Cyril VI</w:t>
      </w:r>
      <w:r>
        <w:rPr>
          <w:rStyle w:val="FootnoteReference"/>
        </w:rPr>
        <w:footnoteReference w:id="980"/>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24" w:name="_Toc459399207"/>
      <w:bookmarkStart w:id="1525" w:name="March"/>
      <w:bookmarkEnd w:id="1505"/>
      <w:r>
        <w:lastRenderedPageBreak/>
        <w:t>March</w:t>
      </w:r>
      <w:bookmarkEnd w:id="1519"/>
      <w:bookmarkEnd w:id="1520"/>
      <w:bookmarkEnd w:id="1521"/>
      <w:r w:rsidR="00C30529">
        <w:t xml:space="preserve"> or </w:t>
      </w:r>
      <w:r w:rsidR="00C30529">
        <w:rPr>
          <w:rFonts w:ascii="FreeSerifAvvaShenouda" w:hAnsi="FreeSerifAvvaShenouda" w:cs="FreeSerifAvvaShenouda"/>
        </w:rPr>
        <w:t>Ⲡⲁⲣⲙϩⲟⲧⲡ</w:t>
      </w:r>
      <w:bookmarkEnd w:id="1524"/>
    </w:p>
    <w:bookmarkStart w:id="1526" w:name="_Toc410196956" w:displacedByCustomXml="next"/>
    <w:bookmarkStart w:id="1527" w:name="_Toc410196454" w:displacedByCustomXml="next"/>
    <w:bookmarkStart w:id="152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D94D36">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D94D36">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D94D36">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D94D36">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D94D36">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D94D36">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D94D36">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D94D36">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D94D36">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D94D36">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9" w:name="_Toc459399333"/>
      <w:r>
        <w:lastRenderedPageBreak/>
        <w:t>March 2: Departure of St. Chad of Mercia</w:t>
      </w:r>
      <w:r w:rsidR="00377E51">
        <w:rPr>
          <w:rStyle w:val="FootnoteReference"/>
        </w:rPr>
        <w:footnoteReference w:id="981"/>
      </w:r>
      <w:bookmarkEnd w:id="1529"/>
    </w:p>
    <w:p w14:paraId="668738F1" w14:textId="77777777" w:rsidR="006A140A" w:rsidRDefault="006A140A" w:rsidP="006A140A">
      <w:pPr>
        <w:pStyle w:val="Heading4"/>
      </w:pPr>
      <w:bookmarkStart w:id="1530" w:name="_Ref434492702"/>
      <w:r>
        <w:t>The Doxology</w:t>
      </w:r>
      <w:r w:rsidR="00B82753">
        <w:t xml:space="preserve"> for St. Chad of Mercia</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31" w:name="_Toc459399334"/>
      <w:r>
        <w:t>March 4 / Phamenoth 8: Martyrdom of St. Matthias the Apostle</w:t>
      </w:r>
      <w:bookmarkEnd w:id="153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32" w:name="_Toc459399335"/>
      <w:r>
        <w:t xml:space="preserve">March 6 / Phamenoth 10: </w:t>
      </w:r>
      <w:r w:rsidR="00495F1A">
        <w:t>The Finding of the Holy Cross</w:t>
      </w:r>
      <w:bookmarkEnd w:id="1528"/>
      <w:bookmarkEnd w:id="1527"/>
      <w:bookmarkEnd w:id="1526"/>
      <w:bookmarkEnd w:id="153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33" w:name="_Toc459399336"/>
      <w:r>
        <w:t>March 8 / Phamenoth</w:t>
      </w:r>
      <w:r w:rsidR="005329C1">
        <w:t xml:space="preserve"> 12</w:t>
      </w:r>
      <w:r>
        <w:t>: Commemoration of Archangel Michael</w:t>
      </w:r>
      <w:bookmarkEnd w:id="1533"/>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34" w:name="_Toc459399337"/>
      <w:r>
        <w:t>March 9 / Phamenoth 13: Return of St. Macarius the Great and St. Macarius of Alexandria from Exile</w:t>
      </w:r>
      <w:bookmarkEnd w:id="153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35" w:name="_Toc459399338"/>
      <w:r>
        <w:t>March 15 / Phamenoth 19: Martyrdom of St. Aristobulus the Apostle</w:t>
      </w:r>
      <w:bookmarkEnd w:id="1535"/>
    </w:p>
    <w:p w14:paraId="57821F33" w14:textId="0186B207" w:rsidR="00191A26" w:rsidRDefault="00191A26" w:rsidP="00191A26">
      <w:pPr>
        <w:pStyle w:val="Rubric"/>
      </w:pPr>
      <w:bookmarkStart w:id="1536" w:name="_Toc410196213"/>
      <w:bookmarkStart w:id="1537" w:name="_Toc410196455"/>
      <w:bookmarkStart w:id="1538"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9" w:name="_Toc459399339"/>
      <w:r>
        <w:t>March 17 / Phamenoth 21: Commemoration of the Theotokos</w:t>
      </w:r>
      <w:bookmarkEnd w:id="153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40" w:name="_Ref434563557"/>
      <w:bookmarkStart w:id="1541" w:name="_Toc459399340"/>
      <w:r>
        <w:t>March 23 / Phamenoth 27: St. Macarius the Great</w:t>
      </w:r>
      <w:bookmarkEnd w:id="1540"/>
      <w:bookmarkEnd w:id="1541"/>
    </w:p>
    <w:p w14:paraId="19445963" w14:textId="77777777" w:rsidR="003E7329" w:rsidRDefault="003E7329" w:rsidP="003E7329">
      <w:pPr>
        <w:pStyle w:val="Heading4"/>
      </w:pPr>
      <w:bookmarkStart w:id="1542" w:name="_Ref434490507"/>
      <w:r>
        <w:t>The Doxology of St. Macarius the Great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9" w:name="_Ref434490525"/>
      <w:r>
        <w:lastRenderedPageBreak/>
        <w:t>Another Doxology of St. Macarius the Great</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50" w:name="_Ref434490542"/>
      <w:r>
        <w:lastRenderedPageBreak/>
        <w:t>Another</w:t>
      </w:r>
      <w:r w:rsidR="00C30529">
        <w:t xml:space="preserve"> Doxology</w:t>
      </w:r>
      <w:r>
        <w:t xml:space="preserve"> of St. Macarius the Great</w:t>
      </w:r>
      <w:r>
        <w:rPr>
          <w:rStyle w:val="FootnoteReference"/>
        </w:rPr>
        <w:footnoteReference w:id="984"/>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51" w:name="_Toc459399341"/>
      <w:r>
        <w:t xml:space="preserve">March 25 / Phamenoth 29: </w:t>
      </w:r>
      <w:r w:rsidR="00495F1A">
        <w:t>Annunciation</w:t>
      </w:r>
      <w:bookmarkEnd w:id="1536"/>
      <w:bookmarkEnd w:id="1537"/>
      <w:bookmarkEnd w:id="1538"/>
      <w:bookmarkEnd w:id="1551"/>
    </w:p>
    <w:p w14:paraId="2B8989CB" w14:textId="77777777" w:rsidR="004246C3" w:rsidRDefault="004246C3" w:rsidP="004246C3">
      <w:pPr>
        <w:pStyle w:val="Heading4"/>
      </w:pPr>
      <w:bookmarkStart w:id="155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53" w:name="_Ref459399117"/>
      <w:r>
        <w:t>The Doxology</w:t>
      </w:r>
      <w:r w:rsidR="00E21EA3">
        <w:t xml:space="preserve"> for the Annunciation</w:t>
      </w:r>
      <w:bookmarkEnd w:id="1552"/>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54" w:name="_Ref434475566"/>
      <w:bookmarkStart w:id="1555" w:name="_Toc410196214"/>
      <w:bookmarkStart w:id="1556" w:name="_Toc410196456"/>
      <w:bookmarkStart w:id="1557" w:name="_Toc410196958"/>
      <w:r>
        <w:t>The Psali Adam</w:t>
      </w:r>
      <w:r w:rsidR="006C1B94">
        <w:t xml:space="preserve"> for Annunciation</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8"/>
            <w:r>
              <w:t>Head</w:t>
            </w:r>
            <w:commentRangeEnd w:id="1558"/>
            <w:r>
              <w:rPr>
                <w:rStyle w:val="CommentReference"/>
              </w:rPr>
              <w:commentReference w:id="155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9" w:name="_Ref434475591"/>
      <w:r>
        <w:t>The Psali Batos</w:t>
      </w:r>
      <w:r w:rsidR="006C1B94">
        <w:t xml:space="preserve"> for Annunciation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60"/>
            <w:r>
              <w:t>ruler</w:t>
            </w:r>
            <w:commentRangeEnd w:id="1560"/>
            <w:r>
              <w:rPr>
                <w:rStyle w:val="CommentReference"/>
              </w:rPr>
              <w:commentReference w:id="156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61"/>
            <w:r>
              <w:t xml:space="preserve">peoples </w:t>
            </w:r>
            <w:commentRangeEnd w:id="1561"/>
            <w:r>
              <w:rPr>
                <w:rStyle w:val="CommentReference"/>
              </w:rPr>
              <w:commentReference w:id="156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62"/>
            <w:r>
              <w:t>burned</w:t>
            </w:r>
            <w:commentRangeEnd w:id="1562"/>
            <w:r>
              <w:rPr>
                <w:rStyle w:val="CommentReference"/>
              </w:rPr>
              <w:commentReference w:id="156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63"/>
            <w:r>
              <w:t>Servant</w:t>
            </w:r>
            <w:commentRangeEnd w:id="1563"/>
            <w:r>
              <w:rPr>
                <w:rStyle w:val="CommentReference"/>
              </w:rPr>
              <w:commentReference w:id="156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64"/>
            <w:r>
              <w:t xml:space="preserve">Ⲫⲱⲕ </w:t>
            </w:r>
            <w:commentRangeEnd w:id="1564"/>
            <w:r>
              <w:rPr>
                <w:rStyle w:val="CommentReference"/>
                <w:rFonts w:ascii="Times New Roman" w:hAnsi="Times New Roman"/>
              </w:rPr>
              <w:commentReference w:id="156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65" w:name="_Ref434562998"/>
      <w:bookmarkStart w:id="1566" w:name="_Toc459399342"/>
      <w:r>
        <w:t xml:space="preserve">March 26 / Phamenoth 30: </w:t>
      </w:r>
      <w:r w:rsidR="00D31016">
        <w:t>Arch</w:t>
      </w:r>
      <w:r>
        <w:t>angel Gabriel</w:t>
      </w:r>
      <w:bookmarkEnd w:id="1565"/>
      <w:bookmarkEnd w:id="156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7" w:name="_Toc459399343"/>
      <w:r>
        <w:t xml:space="preserve">March 28 / Pharamuthi 2: Martyrdom of St. James </w:t>
      </w:r>
      <w:r w:rsidR="008762FF">
        <w:t xml:space="preserve">the son of </w:t>
      </w:r>
      <w:r w:rsidR="002E495E">
        <w:t>Zebedee</w:t>
      </w:r>
      <w:r>
        <w:t>, the Apostles</w:t>
      </w:r>
      <w:bookmarkEnd w:id="156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8" w:name="_Toc459399208"/>
      <w:bookmarkStart w:id="1569" w:name="April"/>
      <w:bookmarkEnd w:id="1525"/>
      <w:r>
        <w:lastRenderedPageBreak/>
        <w:t>April</w:t>
      </w:r>
      <w:bookmarkEnd w:id="1555"/>
      <w:bookmarkEnd w:id="1556"/>
      <w:bookmarkEnd w:id="155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D94D36">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D94D36">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D94D36">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D94D36">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D94D36">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D94D36">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D94D36">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D94D36">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D94D36">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D94D36">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D94D36">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70" w:name="_Toc459399344"/>
      <w:r>
        <w:lastRenderedPageBreak/>
        <w:t>April 1 / Pharamuthi 6</w:t>
      </w:r>
      <w:r w:rsidR="006E4762">
        <w:t xml:space="preserve">: </w:t>
      </w:r>
      <w:r>
        <w:t>Saint Mary of Egypt</w:t>
      </w:r>
      <w:bookmarkEnd w:id="1570"/>
    </w:p>
    <w:p w14:paraId="70D0F650" w14:textId="77777777" w:rsidR="00254945" w:rsidRDefault="00254945" w:rsidP="00254945">
      <w:pPr>
        <w:pStyle w:val="Heading4"/>
      </w:pPr>
      <w:bookmarkStart w:id="1571" w:name="_Ref434491512"/>
      <w:r>
        <w:t>The Doxology</w:t>
      </w:r>
      <w:r w:rsidR="00810F04">
        <w:t xml:space="preserve"> for St. Mary of Egypt</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72" w:name="_Toc459399345"/>
      <w:r>
        <w:lastRenderedPageBreak/>
        <w:t>April 7 / Pharamuthi 12: Commemoration of Archangel Michael</w:t>
      </w:r>
      <w:bookmarkEnd w:id="1572"/>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73" w:name="_Toc459399346"/>
      <w:r>
        <w:t>April 10 / Pharamuthi 15: Consecrating of the Church of St. Agabus the Apostle</w:t>
      </w:r>
      <w:bookmarkEnd w:id="157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74" w:name="_Toc459399347"/>
      <w:r>
        <w:t xml:space="preserve">April 12 / Pharamuthi 17: Martyrdom of St. </w:t>
      </w:r>
      <w:commentRangeStart w:id="1575"/>
      <w:r>
        <w:t xml:space="preserve">James </w:t>
      </w:r>
      <w:commentRangeEnd w:id="1575"/>
      <w:r>
        <w:rPr>
          <w:rStyle w:val="CommentReference"/>
          <w:rFonts w:eastAsiaTheme="minorHAnsi" w:cstheme="minorBidi"/>
          <w:b w:val="0"/>
          <w:bCs w:val="0"/>
        </w:rPr>
        <w:commentReference w:id="1575"/>
      </w:r>
      <w:r>
        <w:t xml:space="preserve">the brother of </w:t>
      </w:r>
      <w:r w:rsidR="002E495E">
        <w:t>the Lord the bishop of Jerusalem</w:t>
      </w:r>
      <w:bookmarkEnd w:id="157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76" w:name="_Toc459399348"/>
      <w:r>
        <w:t>April 16 / Pharamuthi 21: Commemoration of the Theotokos</w:t>
      </w:r>
      <w:bookmarkEnd w:id="157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7" w:name="_Ref434560035"/>
      <w:bookmarkStart w:id="1578" w:name="_Toc459399349"/>
      <w:r>
        <w:lastRenderedPageBreak/>
        <w:t>April 18 / Pharamuthi 23: Martyrdom of St. George the Prince of the Martyrs</w:t>
      </w:r>
      <w:bookmarkEnd w:id="1577"/>
      <w:bookmarkEnd w:id="1578"/>
    </w:p>
    <w:p w14:paraId="480B7CF0" w14:textId="77777777" w:rsidR="00AF6D10" w:rsidRDefault="00AF6D10" w:rsidP="00AF6D10">
      <w:pPr>
        <w:pStyle w:val="Heading4"/>
      </w:pPr>
      <w:bookmarkStart w:id="1579" w:name="_Ref434489211"/>
      <w:r>
        <w:t>Another Doxology of St. George</w:t>
      </w:r>
      <w:bookmarkEnd w:id="157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80" w:name="_Toc459399350"/>
      <w:r>
        <w:t>April 24 / Pharamuthi 29: Commemoration of the Annunciation, Nativity, and Resurrection on the 29</w:t>
      </w:r>
      <w:r w:rsidRPr="00C0205C">
        <w:rPr>
          <w:vertAlign w:val="superscript"/>
        </w:rPr>
        <w:t>th</w:t>
      </w:r>
      <w:r>
        <w:t xml:space="preserve"> of Every Month</w:t>
      </w:r>
      <w:bookmarkEnd w:id="158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81" w:name="_Toc459399351"/>
      <w:r>
        <w:t xml:space="preserve">April 24 / Pharamuthi 29: </w:t>
      </w:r>
      <w:r w:rsidR="00B52D77">
        <w:t xml:space="preserve">Also the </w:t>
      </w:r>
      <w:r>
        <w:t>Departure of St. Erastus the Apostle</w:t>
      </w:r>
      <w:bookmarkEnd w:id="158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82" w:name="_Ref434562195"/>
      <w:bookmarkStart w:id="1583" w:name="_Toc459399352"/>
      <w:r>
        <w:t>April 25 / Pharamuthi 30: Martyrdom of St. Mark the Evangelist</w:t>
      </w:r>
      <w:bookmarkEnd w:id="1582"/>
      <w:bookmarkEnd w:id="1583"/>
    </w:p>
    <w:p w14:paraId="1A50F251" w14:textId="77777777" w:rsidR="00072324" w:rsidRDefault="00B46E6E" w:rsidP="00072324">
      <w:pPr>
        <w:pStyle w:val="Heading4"/>
      </w:pPr>
      <w:bookmarkStart w:id="1584" w:name="_Ref434488936"/>
      <w:r>
        <w:t>Another</w:t>
      </w:r>
      <w:r w:rsidR="00072324">
        <w:t xml:space="preserve"> Doxology</w:t>
      </w:r>
      <w:r>
        <w:t xml:space="preserve"> of St. Mark</w:t>
      </w:r>
      <w:bookmarkEnd w:id="158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85" w:name="_Toc459399353"/>
      <w:r>
        <w:t>April 26 / Pashons 1: Nativity of the Theotokos</w:t>
      </w:r>
      <w:bookmarkEnd w:id="158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86" w:name="_Toc459399354"/>
      <w:r>
        <w:t>April 28 /</w:t>
      </w:r>
      <w:r w:rsidR="00F66BB3">
        <w:t xml:space="preserve"> Pashons 3: Departure of St. Jas</w:t>
      </w:r>
      <w:r>
        <w:t>on the Disciple</w:t>
      </w:r>
      <w:bookmarkEnd w:id="1586"/>
    </w:p>
    <w:p w14:paraId="588AE276" w14:textId="12BC87E2" w:rsidR="00191A26" w:rsidRDefault="00191A26" w:rsidP="00191A26">
      <w:pPr>
        <w:pStyle w:val="Rubric"/>
      </w:pPr>
      <w:bookmarkStart w:id="1587" w:name="_Toc410196215"/>
      <w:bookmarkStart w:id="1588" w:name="_Toc410196457"/>
      <w:bookmarkStart w:id="1589"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90" w:name="_Toc459399355"/>
      <w:r>
        <w:t>April 28 / Pashons 3: Also St. Theodore</w:t>
      </w:r>
      <w:r w:rsidR="00AF6F9B">
        <w:t xml:space="preserve"> the Disciple of St. Pachom</w:t>
      </w:r>
      <w:bookmarkEnd w:id="159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91" w:name="_Toc459399209"/>
      <w:bookmarkStart w:id="1592" w:name="May"/>
      <w:bookmarkEnd w:id="1569"/>
      <w:r>
        <w:lastRenderedPageBreak/>
        <w:t>May</w:t>
      </w:r>
      <w:r w:rsidR="00495F1A">
        <w:t xml:space="preserve"> or </w:t>
      </w:r>
      <w:bookmarkEnd w:id="1587"/>
      <w:bookmarkEnd w:id="1588"/>
      <w:bookmarkEnd w:id="1589"/>
      <w:r w:rsidRPr="00FB5E62">
        <w:rPr>
          <w:rFonts w:ascii="FreeSerifAvvaShenouda" w:eastAsia="Arial Unicode MS" w:hAnsi="FreeSerifAvvaShenouda" w:cs="FreeSerifAvvaShenouda"/>
          <w:lang w:val="en-US"/>
        </w:rPr>
        <w:t>Ⲡⲁϣⲁⲛⲥ</w:t>
      </w:r>
      <w:bookmarkEnd w:id="1591"/>
    </w:p>
    <w:bookmarkStart w:id="1593" w:name="_Ref434563583" w:displacedByCustomXml="next"/>
    <w:bookmarkStart w:id="1594" w:name="_Toc410196960" w:displacedByCustomXml="next"/>
    <w:bookmarkStart w:id="1595" w:name="_Toc410196458" w:displacedByCustomXml="next"/>
    <w:bookmarkStart w:id="159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D94D36">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D94D36">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D94D36">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D94D36">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D94D36">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D94D36">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D94D36">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D94D36">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D94D36">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D94D36">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D94D36">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D94D36">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D94D36">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D94D36">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D94D36">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D94D36">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D94D36">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D94D36">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D94D36">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D94D36">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7" w:name="_Ref436250616"/>
      <w:bookmarkStart w:id="1598" w:name="_Toc459399356"/>
      <w:r>
        <w:lastRenderedPageBreak/>
        <w:t>May 1 / Pashons 6: St. Macarius of Alexandria, the Presbyter</w:t>
      </w:r>
      <w:bookmarkEnd w:id="1593"/>
      <w:bookmarkEnd w:id="1597"/>
      <w:bookmarkEnd w:id="1598"/>
    </w:p>
    <w:p w14:paraId="65054283" w14:textId="77777777" w:rsidR="00137929" w:rsidRDefault="00137929" w:rsidP="00137929">
      <w:pPr>
        <w:pStyle w:val="Heading4"/>
      </w:pPr>
      <w:bookmarkStart w:id="1599" w:name="_Ref434490596"/>
      <w:r>
        <w:t>The Doxology</w:t>
      </w:r>
      <w:r w:rsidR="00B46E6E">
        <w:t xml:space="preserve"> for St. Macarius of Alexandria, the Presbyter</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00" w:name="_Ref434560539"/>
      <w:bookmarkStart w:id="1601" w:name="_Toc459399357"/>
      <w:r>
        <w:t>May 2 / Pashons 7: St. Athanasius the Apostolic</w:t>
      </w:r>
      <w:bookmarkEnd w:id="1600"/>
      <w:bookmarkEnd w:id="1601"/>
    </w:p>
    <w:p w14:paraId="5C918841" w14:textId="77777777" w:rsidR="00EE657B" w:rsidRDefault="00EE657B" w:rsidP="00EE657B">
      <w:pPr>
        <w:pStyle w:val="Heading4"/>
      </w:pPr>
      <w:bookmarkStart w:id="1602" w:name="_Ref434492183"/>
      <w:r>
        <w:t>The Doxology</w:t>
      </w:r>
      <w:r w:rsidR="00B82753">
        <w:t xml:space="preserve"> for St. Athanasius the Apostolic</w:t>
      </w:r>
      <w:bookmarkEnd w:id="160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03" w:name="_Ref434492196"/>
      <w:r>
        <w:lastRenderedPageBreak/>
        <w:t>Another</w:t>
      </w:r>
      <w:r w:rsidR="0047441D">
        <w:t xml:space="preserve"> Doxology</w:t>
      </w:r>
      <w:r>
        <w:t xml:space="preserve"> for St. Athanasius the Apostolic</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6"/>
            </w:r>
            <w:r>
              <w:t>;</w:t>
            </w:r>
          </w:p>
          <w:p w14:paraId="38DFDD79" w14:textId="77777777" w:rsidR="0047441D" w:rsidRDefault="0047441D" w:rsidP="0047441D">
            <w:pPr>
              <w:pStyle w:val="EngHang"/>
            </w:pPr>
            <w:r>
              <w:t>He sent them “the Father of Peace</w:t>
            </w:r>
            <w:r>
              <w:rPr>
                <w:rStyle w:val="FootnoteReference"/>
              </w:rPr>
              <w:footnoteReference w:id="9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04" w:name="_Toc459399358"/>
      <w:r>
        <w:t>May 7 / Pashons 12: Commemoration of Archangel Michael</w:t>
      </w:r>
      <w:bookmarkEnd w:id="1604"/>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605" w:name="_Toc459399359"/>
      <w:r>
        <w:lastRenderedPageBreak/>
        <w:t>May 7 / Pashons 12: Also the Consecration of the Church of St. Demiana</w:t>
      </w:r>
      <w:bookmarkEnd w:id="160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606" w:name="_Toc459399360"/>
      <w:r>
        <w:t>May 8 / Pashons 13 St. Junia of the Seventy Two Disciples</w:t>
      </w:r>
      <w:bookmarkEnd w:id="160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7" w:name="_Toc459399361"/>
      <w:r>
        <w:t xml:space="preserve">May 8 / Pashons 13 Also St. </w:t>
      </w:r>
      <w:commentRangeStart w:id="1608"/>
      <w:r>
        <w:t>Arsenius</w:t>
      </w:r>
      <w:commentRangeEnd w:id="1608"/>
      <w:r>
        <w:rPr>
          <w:rStyle w:val="CommentReference"/>
          <w:rFonts w:eastAsiaTheme="minorHAnsi" w:cstheme="minorBidi"/>
          <w:b w:val="0"/>
          <w:bCs w:val="0"/>
        </w:rPr>
        <w:commentReference w:id="1608"/>
      </w:r>
      <w:bookmarkEnd w:id="1607"/>
    </w:p>
    <w:p w14:paraId="2EEE01C8" w14:textId="77777777" w:rsidR="00220DFD" w:rsidRDefault="00220DFD" w:rsidP="00220DFD">
      <w:pPr>
        <w:pStyle w:val="Heading4"/>
      </w:pPr>
      <w:bookmarkStart w:id="1609" w:name="_Ref434490892"/>
      <w:r>
        <w:t>The Doxology</w:t>
      </w:r>
      <w:r w:rsidR="00810F04">
        <w:t xml:space="preserve"> for St. Arsenius</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10" w:name="_Toc459399362"/>
      <w:r>
        <w:t>May 9 / Pashons 14: St. Pachomius</w:t>
      </w:r>
      <w:bookmarkEnd w:id="1610"/>
    </w:p>
    <w:p w14:paraId="1731E46B" w14:textId="77777777" w:rsidR="00C30529" w:rsidRDefault="00C30529" w:rsidP="00C30529">
      <w:pPr>
        <w:pStyle w:val="Heading4"/>
      </w:pPr>
      <w:bookmarkStart w:id="1611" w:name="_Ref434491150"/>
      <w:r>
        <w:t>The Doxology</w:t>
      </w:r>
      <w:r w:rsidR="00810F04">
        <w:t xml:space="preserve"> for St. Pachomius</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12" w:name="_Toc459399363"/>
      <w:r>
        <w:t>May 11 / Pashons 16: Commemoration of St. John the Evangelist</w:t>
      </w:r>
      <w:bookmarkEnd w:id="161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13" w:name="_Toc459399364"/>
      <w:r>
        <w:t>May 16 / Pashons 21: Commemoration of the Theotokos</w:t>
      </w:r>
      <w:bookmarkEnd w:id="161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14" w:name="_Toc459399365"/>
      <w:r>
        <w:t xml:space="preserve">May 17 / Pashons 22: Departure of St. Andronicus the </w:t>
      </w:r>
      <w:r w:rsidR="00191A26">
        <w:t>Disciple</w:t>
      </w:r>
      <w:bookmarkEnd w:id="161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15" w:name="_Toc459399366"/>
      <w:r>
        <w:lastRenderedPageBreak/>
        <w:t xml:space="preserve">May 19 / Pashons 24: </w:t>
      </w:r>
      <w:r w:rsidR="00495F1A">
        <w:t>The Entrance into Egypt</w:t>
      </w:r>
      <w:bookmarkEnd w:id="1596"/>
      <w:bookmarkEnd w:id="1595"/>
      <w:bookmarkEnd w:id="1594"/>
      <w:bookmarkEnd w:id="1615"/>
    </w:p>
    <w:p w14:paraId="608201BF" w14:textId="77777777" w:rsidR="00C30529" w:rsidRDefault="00C30529" w:rsidP="00C30529">
      <w:pPr>
        <w:pStyle w:val="Heading4"/>
      </w:pPr>
      <w:bookmarkStart w:id="1616" w:name="_Ref434477906"/>
      <w:r>
        <w:t>The Doxology</w:t>
      </w:r>
      <w:r w:rsidR="00E21EA3">
        <w:t xml:space="preserve"> for the Entrance into Egypt</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7" w:name="_Ref434476089"/>
      <w:r>
        <w:lastRenderedPageBreak/>
        <w:t>The Psali Adam</w:t>
      </w:r>
      <w:r w:rsidR="006C1B94">
        <w:t xml:space="preserve"> for the Entrance into Egypt</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8" w:name="_Ref434476112"/>
      <w:r>
        <w:t>The Psali Batos</w:t>
      </w:r>
      <w:r w:rsidR="006C1B94">
        <w:t xml:space="preserve"> for the Entrance into Egypt</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9"/>
            <w:r>
              <w:t>approached</w:t>
            </w:r>
            <w:commentRangeEnd w:id="1619"/>
            <w:r>
              <w:rPr>
                <w:rStyle w:val="CommentReference"/>
              </w:rPr>
              <w:commentReference w:id="161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20"/>
            <w:r>
              <w:t xml:space="preserve">Ⲫⲱⲕ </w:t>
            </w:r>
            <w:commentRangeEnd w:id="1620"/>
            <w:r>
              <w:rPr>
                <w:rStyle w:val="CommentReference"/>
                <w:rFonts w:ascii="Times New Roman" w:hAnsi="Times New Roman"/>
              </w:rPr>
              <w:commentReference w:id="162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21" w:name="_Toc459399367"/>
      <w:r>
        <w:t>May 19 / Pashons 24: Also, St. Pashnouni, the Monk and Martyr</w:t>
      </w:r>
      <w:bookmarkEnd w:id="1621"/>
    </w:p>
    <w:p w14:paraId="408F0E44" w14:textId="77777777" w:rsidR="00A055D8" w:rsidRDefault="00A055D8" w:rsidP="00A055D8">
      <w:pPr>
        <w:pStyle w:val="Heading4"/>
      </w:pPr>
      <w:bookmarkStart w:id="1622" w:name="_Ref434491429"/>
      <w:r>
        <w:t>The Doxology</w:t>
      </w:r>
      <w:r w:rsidR="00810F04">
        <w:t xml:space="preserve"> for St. Pashnouni</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23" w:name="_Toc459399368"/>
      <w:r>
        <w:t xml:space="preserve">May 21 / Pashons 26: </w:t>
      </w:r>
      <w:r w:rsidR="00072324">
        <w:t>Martyrdom of St. Thomas the Apostle</w:t>
      </w:r>
      <w:bookmarkEnd w:id="162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24" w:name="_Toc459399369"/>
      <w:r>
        <w:lastRenderedPageBreak/>
        <w:t>May 22 / Pashons 27: St. Thomas the Anchorite</w:t>
      </w:r>
      <w:bookmarkEnd w:id="1624"/>
    </w:p>
    <w:p w14:paraId="638D349A" w14:textId="77777777" w:rsidR="007A6E4F" w:rsidRDefault="007A6E4F" w:rsidP="007A6E4F">
      <w:pPr>
        <w:pStyle w:val="Heading4"/>
      </w:pPr>
      <w:bookmarkStart w:id="1625" w:name="_Ref434490403"/>
      <w:r>
        <w:t>The Doxology</w:t>
      </w:r>
      <w:r w:rsidR="00B46E6E">
        <w:t xml:space="preserve"> for St. Thomas the Anchorite</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6"/>
            <w:r>
              <w:t>Like amber</w:t>
            </w:r>
          </w:p>
          <w:p w14:paraId="2CE5E879" w14:textId="77777777" w:rsidR="007A6E4F" w:rsidRDefault="007A6E4F" w:rsidP="007A6E4F">
            <w:pPr>
              <w:pStyle w:val="EngHangEnd"/>
            </w:pPr>
            <w:r>
              <w:t>Spreading in paradise.</w:t>
            </w:r>
            <w:commentRangeEnd w:id="1626"/>
            <w:r>
              <w:rPr>
                <w:rStyle w:val="CommentReference"/>
                <w:rFonts w:ascii="Times New Roman" w:eastAsiaTheme="minorHAnsi" w:hAnsi="Times New Roman" w:cstheme="minorBidi"/>
                <w:color w:val="auto"/>
              </w:rPr>
              <w:commentReference w:id="162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7" w:name="_Toc459399370"/>
      <w:r>
        <w:t>May 24 (25) / Pashons 29: Commemoration of the Annunciation, Nativity, and Resurrection on the 29</w:t>
      </w:r>
      <w:r w:rsidRPr="00C0205C">
        <w:rPr>
          <w:vertAlign w:val="superscript"/>
        </w:rPr>
        <w:t>th</w:t>
      </w:r>
      <w:r>
        <w:t xml:space="preserve"> of Every Month</w:t>
      </w:r>
      <w:bookmarkEnd w:id="162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8" w:name="_Toc459399371"/>
      <w:r>
        <w:t xml:space="preserve">May 24 (25) / Pashons 29: Also St. </w:t>
      </w:r>
      <w:r w:rsidR="00F525F0">
        <w:t>Simeon</w:t>
      </w:r>
      <w:r>
        <w:t xml:space="preserve"> the Stylite</w:t>
      </w:r>
      <w:bookmarkEnd w:id="1628"/>
    </w:p>
    <w:p w14:paraId="6BC6625E" w14:textId="07CBC558" w:rsidR="00F525F0" w:rsidRPr="00F525F0" w:rsidRDefault="00F525F0" w:rsidP="00F525F0">
      <w:pPr>
        <w:pStyle w:val="Heading4"/>
      </w:pPr>
      <w:bookmarkStart w:id="1629" w:name="_Ref439328220"/>
      <w:r>
        <w:t>The Doxology for St. Simeon the Stylite</w:t>
      </w:r>
      <w:r w:rsidR="00BD2B3F">
        <w:rPr>
          <w:rStyle w:val="FootnoteReference"/>
        </w:rPr>
        <w:footnoteReference w:id="988"/>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30" w:name="_Toc459399372"/>
      <w:r>
        <w:t>May 25 / Pashons 30: Departure of St. Fournous the Disciple</w:t>
      </w:r>
      <w:bookmarkEnd w:id="163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31" w:name="_Toc459399373"/>
      <w:r>
        <w:lastRenderedPageBreak/>
        <w:t>May 27 / Paoni 2: St. Commemoration of the Appearance of the Bodies of St. John the Baptist and Elisha the Prophet</w:t>
      </w:r>
      <w:bookmarkEnd w:id="163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32" w:name="_Toc459399374"/>
      <w:r>
        <w:t>May 28 / Paoni 3: Consecration of St. George’s Church</w:t>
      </w:r>
      <w:bookmarkEnd w:id="163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33" w:name="_Toc459399375"/>
      <w:r>
        <w:t xml:space="preserve">May 28 / Paoni 3: </w:t>
      </w:r>
      <w:r w:rsidR="00601ED3">
        <w:t xml:space="preserve">Also </w:t>
      </w:r>
      <w:r>
        <w:t>St. Abraam of Fayyoum</w:t>
      </w:r>
      <w:bookmarkEnd w:id="1633"/>
    </w:p>
    <w:p w14:paraId="26D71FAF" w14:textId="77777777" w:rsidR="00C30529" w:rsidRDefault="00C30529" w:rsidP="00C30529">
      <w:pPr>
        <w:pStyle w:val="Heading4"/>
      </w:pPr>
      <w:bookmarkStart w:id="1634" w:name="_Ref434492469"/>
      <w:r>
        <w:t>The Doxology</w:t>
      </w:r>
      <w:r w:rsidR="00B82753">
        <w:t xml:space="preserve"> for St. Abraam of Fayyoum</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8" w:name="_Toc459399376"/>
      <w:r>
        <w:t>May 30 / Paoni 5: Consecration of the Church of St. Victor</w:t>
      </w:r>
      <w:bookmarkEnd w:id="163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9" w:name="_Toc410196217"/>
      <w:bookmarkStart w:id="1640" w:name="_Toc410196459"/>
      <w:bookmarkStart w:id="1641" w:name="_Toc410196961"/>
      <w:bookmarkStart w:id="1642" w:name="_Toc459399210"/>
      <w:bookmarkStart w:id="1643" w:name="June"/>
      <w:bookmarkEnd w:id="1592"/>
      <w:r>
        <w:lastRenderedPageBreak/>
        <w:t>June</w:t>
      </w:r>
      <w:bookmarkEnd w:id="1639"/>
      <w:bookmarkEnd w:id="1640"/>
      <w:bookmarkEnd w:id="1641"/>
      <w:r w:rsidR="00C30529">
        <w:t xml:space="preserve"> or </w:t>
      </w:r>
      <w:r w:rsidR="00C30529">
        <w:rPr>
          <w:rFonts w:ascii="FreeSerifAvvaShenouda" w:hAnsi="FreeSerifAvvaShenouda" w:cs="FreeSerifAvvaShenouda"/>
        </w:rPr>
        <w:t>Ⲡⲁⲱⲛⲉ</w:t>
      </w:r>
      <w:bookmarkEnd w:id="164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D94D36">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D94D36">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D94D36">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D94D36">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D94D36">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D94D36">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D94D36">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D94D36">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D94D36">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D94D36">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D94D36">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D94D36">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D94D36">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D94D36">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D94D36">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D94D36">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D94D36">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D94D36">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D94D36">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44" w:name="_Toc459399377"/>
      <w:r>
        <w:lastRenderedPageBreak/>
        <w:t>The Apostles' Fast</w:t>
      </w:r>
      <w:bookmarkEnd w:id="1644"/>
    </w:p>
    <w:p w14:paraId="06362FF7" w14:textId="77777777" w:rsidR="00654C55" w:rsidRDefault="00654C55" w:rsidP="00654C55">
      <w:pPr>
        <w:pStyle w:val="Heading4"/>
      </w:pPr>
      <w:bookmarkStart w:id="1645" w:name="_Ref434476183"/>
      <w:r>
        <w:t>The Psali Adam</w:t>
      </w:r>
      <w:r w:rsidR="006C1B94">
        <w:t xml:space="preserve"> for the Apostles’ Fast</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6" w:name="_Ref434476204"/>
      <w:r>
        <w:t>The Psali Batos</w:t>
      </w:r>
      <w:r w:rsidR="006C1B94">
        <w:t xml:space="preserve"> for the Apostles’ Fast</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7"/>
            <w:r>
              <w:t xml:space="preserve">the </w:t>
            </w:r>
            <w:commentRangeEnd w:id="1647"/>
            <w:r>
              <w:rPr>
                <w:rStyle w:val="CommentReference"/>
              </w:rPr>
              <w:commentReference w:id="164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8" w:name="_Toc459399378"/>
      <w:r>
        <w:t>June 6 / Paoni 12: Commemoration of Archangel Michael</w:t>
      </w:r>
      <w:bookmarkEnd w:id="1648"/>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9" w:name="_Toc459399379"/>
      <w:r>
        <w:t>June 7 / Paoni 13: Archangel Gabriel</w:t>
      </w:r>
      <w:r w:rsidR="00D31016">
        <w:t>, the Evangelist of Daniel</w:t>
      </w:r>
      <w:bookmarkEnd w:id="1649"/>
    </w:p>
    <w:p w14:paraId="00F4ACC1" w14:textId="77777777" w:rsidR="00595AF3" w:rsidRPr="00980D99" w:rsidRDefault="00595AF3" w:rsidP="00595AF3">
      <w:pPr>
        <w:pStyle w:val="Heading4"/>
      </w:pPr>
      <w:bookmarkStart w:id="1650" w:name="_Ref434488149"/>
      <w:r>
        <w:t>The Doxology</w:t>
      </w:r>
      <w:r w:rsidR="00B46E6E">
        <w:t xml:space="preserve"> for Archangel Gabriel, the Evangelist of Daniel</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51" w:name="_Ref434564551"/>
      <w:bookmarkStart w:id="1652" w:name="_Toc459399380"/>
      <w:r>
        <w:lastRenderedPageBreak/>
        <w:t>June 8 / Paoni 14: Sts. Apakir and John</w:t>
      </w:r>
      <w:bookmarkEnd w:id="1651"/>
      <w:bookmarkEnd w:id="1652"/>
    </w:p>
    <w:p w14:paraId="25CBD4EF" w14:textId="77777777" w:rsidR="006A0D7C" w:rsidRPr="00980D99" w:rsidRDefault="006A0D7C" w:rsidP="006A0D7C">
      <w:pPr>
        <w:pStyle w:val="Heading4"/>
      </w:pPr>
      <w:bookmarkStart w:id="1653" w:name="_Ref434489722"/>
      <w:r>
        <w:t>The Doxology</w:t>
      </w:r>
      <w:r w:rsidR="00B46E6E">
        <w:t xml:space="preserve"> for Sts. Apakir and John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54" w:name="_Toc459399381"/>
      <w:r>
        <w:rPr>
          <w:lang w:val="en-US"/>
        </w:rPr>
        <w:lastRenderedPageBreak/>
        <w:t>June 9 / Paoni 15: Handing over of St. Mark's Relics</w:t>
      </w:r>
      <w:bookmarkEnd w:id="1654"/>
    </w:p>
    <w:p w14:paraId="12A16B61" w14:textId="77777777" w:rsidR="00980D99" w:rsidRDefault="00980D99" w:rsidP="00980D99">
      <w:pPr>
        <w:pStyle w:val="Heading3"/>
        <w:rPr>
          <w:lang w:val="en-US"/>
        </w:rPr>
      </w:pPr>
      <w:bookmarkStart w:id="1655" w:name="_Toc459399382"/>
      <w:r>
        <w:rPr>
          <w:lang w:val="en-US"/>
        </w:rPr>
        <w:t>June 11 / Paoni 17: Return of St. Mark's Relics</w:t>
      </w:r>
      <w:bookmarkEnd w:id="165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6" w:name="_Toc459399383"/>
      <w:r>
        <w:rPr>
          <w:lang w:val="en-US"/>
        </w:rPr>
        <w:t>June 13 / Paoni 19: Martyrdom of St. George of Zahim</w:t>
      </w:r>
      <w:bookmarkEnd w:id="1656"/>
    </w:p>
    <w:p w14:paraId="4EBBC2F1" w14:textId="77777777" w:rsidR="006D27E4" w:rsidRPr="00980D99" w:rsidRDefault="006D27E4" w:rsidP="006D27E4">
      <w:pPr>
        <w:pStyle w:val="Heading4"/>
      </w:pPr>
      <w:bookmarkStart w:id="1657" w:name="_Ref434489925"/>
      <w:r>
        <w:t>The Doxology</w:t>
      </w:r>
      <w:r w:rsidR="00B46E6E">
        <w:t xml:space="preserve"> for St. George of Zahim</w:t>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8" w:name="_Toc459399384"/>
      <w:r>
        <w:t>June 15 / Paoni 21: Commemoration of the Theotokos</w:t>
      </w:r>
      <w:bookmarkEnd w:id="165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9" w:name="_Toc459399385"/>
      <w:r>
        <w:t>June 16 / Paoni 22: Consecration of a Church of St. Cosmas and Damian, Their Brothers and Their Mother</w:t>
      </w:r>
      <w:bookmarkEnd w:id="1659"/>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60" w:name="_Toc459399386"/>
      <w:r>
        <w:rPr>
          <w:lang w:val="en-US"/>
        </w:rPr>
        <w:t xml:space="preserve">June 18 / Paoni 24: </w:t>
      </w:r>
      <w:r w:rsidR="001B4E41">
        <w:rPr>
          <w:lang w:val="en-US"/>
        </w:rPr>
        <w:t xml:space="preserve">The Strong </w:t>
      </w:r>
      <w:r>
        <w:rPr>
          <w:lang w:val="en-US"/>
        </w:rPr>
        <w:t>St. Moses</w:t>
      </w:r>
      <w:bookmarkEnd w:id="1660"/>
    </w:p>
    <w:p w14:paraId="5BCAE9A6" w14:textId="77777777" w:rsidR="00980D99" w:rsidRDefault="00980D99" w:rsidP="00980D99">
      <w:pPr>
        <w:pStyle w:val="Heading4"/>
        <w:rPr>
          <w:lang w:val="en-US"/>
        </w:rPr>
      </w:pPr>
      <w:bookmarkStart w:id="1661" w:name="_Ref434491006"/>
      <w:r>
        <w:rPr>
          <w:lang w:val="en-US"/>
        </w:rPr>
        <w:t>The Doxology</w:t>
      </w:r>
      <w:r w:rsidR="00810F04">
        <w:rPr>
          <w:lang w:val="en-US"/>
        </w:rPr>
        <w:t xml:space="preserve"> for the Strong St. Moses</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72" w:name="_Toc459399387"/>
      <w:r>
        <w:rPr>
          <w:lang w:val="en-US"/>
        </w:rPr>
        <w:lastRenderedPageBreak/>
        <w:t>June 19 / Paoni 25: Martyrdom of St</w:t>
      </w:r>
      <w:r w:rsidR="00191A26">
        <w:rPr>
          <w:lang w:val="en-US"/>
        </w:rPr>
        <w:t>. Jude the Disciple and Epistle-</w:t>
      </w:r>
      <w:r>
        <w:rPr>
          <w:lang w:val="en-US"/>
        </w:rPr>
        <w:t>Writer</w:t>
      </w:r>
      <w:bookmarkEnd w:id="167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73" w:name="_Toc459399388"/>
      <w:r>
        <w:t xml:space="preserve">June 20 / Paoni 26: </w:t>
      </w:r>
      <w:r w:rsidR="00237D47">
        <w:t xml:space="preserve">Consecration of the Church of </w:t>
      </w:r>
      <w:r>
        <w:t>Archangel Gabriel</w:t>
      </w:r>
      <w:bookmarkEnd w:id="167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74" w:name="_Toc459399389"/>
      <w:r>
        <w:rPr>
          <w:lang w:val="en-US"/>
        </w:rPr>
        <w:t>June 21 / Paoni 27: Martyrdom of St. Ananias the Apostle</w:t>
      </w:r>
      <w:bookmarkEnd w:id="167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75" w:name="_Toc459399390"/>
      <w:r>
        <w:t>June 23 / Paoni 29: Commemoration of the Annunciation, Nativity, and Resurrection on the 29</w:t>
      </w:r>
      <w:r w:rsidRPr="00C0205C">
        <w:rPr>
          <w:vertAlign w:val="superscript"/>
        </w:rPr>
        <w:t>th</w:t>
      </w:r>
      <w:r>
        <w:t xml:space="preserve"> of Every Month</w:t>
      </w:r>
      <w:bookmarkEnd w:id="167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76" w:name="_Toc459399391"/>
      <w:r>
        <w:rPr>
          <w:lang w:val="en-US"/>
        </w:rPr>
        <w:t>June 24 / Paoni 30: The Nativity of St. John the Baptist</w:t>
      </w:r>
      <w:bookmarkEnd w:id="167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7" w:name="_Toc459399392"/>
      <w:r>
        <w:t>June 26 / Epip 2: Departure of St. Thaddaeus the Apostle</w:t>
      </w:r>
      <w:bookmarkEnd w:id="167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8" w:name="_Toc459399393"/>
      <w:r>
        <w:t>June 27 / Epip 3: St. Cyril of Alexandria</w:t>
      </w:r>
      <w:bookmarkEnd w:id="167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9" w:name="_Toc459399394"/>
      <w:r>
        <w:t>June 28 / Epip 4: Sts. Apakir and John</w:t>
      </w:r>
      <w:bookmarkEnd w:id="167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8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80"/>
    </w:p>
    <w:p w14:paraId="6FD478B9" w14:textId="77777777" w:rsidR="004C7F73" w:rsidRDefault="004C7F73" w:rsidP="004C7F73">
      <w:pPr>
        <w:pStyle w:val="Heading4"/>
      </w:pPr>
      <w:bookmarkStart w:id="1681" w:name="_Ref434477973"/>
      <w:r>
        <w:t>The Doxology of Sts. Peter and Paul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82"/>
            <w:r>
              <w:t>Are the working husbandmen</w:t>
            </w:r>
            <w:commentRangeEnd w:id="1682"/>
            <w:r>
              <w:rPr>
                <w:rStyle w:val="CommentReference"/>
                <w:rFonts w:ascii="Times New Roman" w:eastAsiaTheme="minorHAnsi" w:hAnsi="Times New Roman" w:cstheme="minorBidi"/>
                <w:color w:val="auto"/>
              </w:rPr>
              <w:commentReference w:id="168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83"/>
            <w:r>
              <w:t xml:space="preserve">With </w:t>
            </w:r>
            <w:commentRangeEnd w:id="1683"/>
            <w:r>
              <w:rPr>
                <w:rStyle w:val="CommentReference"/>
                <w:rFonts w:ascii="Times New Roman" w:eastAsiaTheme="minorHAnsi" w:hAnsi="Times New Roman" w:cstheme="minorBidi"/>
                <w:color w:val="auto"/>
              </w:rPr>
              <w:commentReference w:id="168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84"/>
            <w:commentRangeStart w:id="1685"/>
            <w:r>
              <w:t xml:space="preserve">sound </w:t>
            </w:r>
            <w:commentRangeEnd w:id="1684"/>
            <w:r>
              <w:rPr>
                <w:rStyle w:val="CommentReference"/>
                <w:rFonts w:ascii="Times New Roman" w:eastAsiaTheme="minorHAnsi" w:hAnsi="Times New Roman" w:cstheme="minorBidi"/>
                <w:color w:val="auto"/>
              </w:rPr>
              <w:commentReference w:id="1684"/>
            </w:r>
            <w:commentRangeEnd w:id="1685"/>
            <w:r>
              <w:rPr>
                <w:rStyle w:val="CommentReference"/>
                <w:rFonts w:ascii="Times New Roman" w:eastAsiaTheme="minorHAnsi" w:hAnsi="Times New Roman" w:cstheme="minorBidi"/>
                <w:color w:val="auto"/>
              </w:rPr>
              <w:commentReference w:id="168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6" w:name="_Ref434488724"/>
      <w:r>
        <w:t>The Doxology of St. Paul</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8"/>
            <w:r>
              <w:t xml:space="preserve">To </w:t>
            </w:r>
            <w:commentRangeEnd w:id="1688"/>
            <w:r>
              <w:rPr>
                <w:rStyle w:val="CommentReference"/>
                <w:rFonts w:ascii="Times New Roman" w:eastAsiaTheme="minorHAnsi" w:hAnsi="Times New Roman" w:cstheme="minorBidi"/>
                <w:color w:val="auto"/>
              </w:rPr>
              <w:commentReference w:id="1688"/>
            </w:r>
            <w:r>
              <w:t xml:space="preserve">all the </w:t>
            </w:r>
            <w:commentRangeStart w:id="1689"/>
            <w:r>
              <w:t>Gentiles</w:t>
            </w:r>
            <w:commentRangeEnd w:id="1689"/>
            <w:r>
              <w:rPr>
                <w:rStyle w:val="CommentReference"/>
                <w:rFonts w:ascii="Times New Roman" w:eastAsiaTheme="minorHAnsi" w:hAnsi="Times New Roman" w:cstheme="minorBidi"/>
                <w:color w:val="auto"/>
              </w:rPr>
              <w:commentReference w:id="168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90"/>
            <w:r>
              <w:t>To be completely filled</w:t>
            </w:r>
          </w:p>
          <w:p w14:paraId="68A85021" w14:textId="77777777" w:rsidR="00306181" w:rsidRDefault="00306181" w:rsidP="00306181">
            <w:pPr>
              <w:pStyle w:val="EngHangEnd"/>
            </w:pPr>
            <w:r>
              <w:t>With God in love.</w:t>
            </w:r>
            <w:commentRangeEnd w:id="1690"/>
            <w:r>
              <w:rPr>
                <w:rStyle w:val="CommentReference"/>
                <w:rFonts w:ascii="Times New Roman" w:eastAsiaTheme="minorHAnsi" w:hAnsi="Times New Roman" w:cstheme="minorBidi"/>
                <w:color w:val="auto"/>
              </w:rPr>
              <w:commentReference w:id="169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91" w:name="_Ref434476236"/>
      <w:r>
        <w:t>The Psali Adam</w:t>
      </w:r>
      <w:r w:rsidR="006C1B94">
        <w:t xml:space="preserve"> for the Apostles’ Feast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92" w:name="_Ref434476261"/>
      <w:r>
        <w:lastRenderedPageBreak/>
        <w:t>The Psali Batos</w:t>
      </w:r>
      <w:r w:rsidR="006C1B94">
        <w:t xml:space="preserve"> for the Apostles’ Feast</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93" w:name="_Toc459399396"/>
      <w:r>
        <w:rPr>
          <w:lang w:val="en-US"/>
        </w:rPr>
        <w:t>June 30 / Epip 6: Martyrdom of St. Aoulimpas the Apostle</w:t>
      </w:r>
      <w:bookmarkEnd w:id="169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94" w:name="_Toc410196218"/>
      <w:bookmarkStart w:id="1695" w:name="_Toc410196460"/>
      <w:bookmarkStart w:id="1696" w:name="_Toc410196962"/>
      <w:bookmarkStart w:id="1697" w:name="_Toc459399211"/>
      <w:bookmarkStart w:id="1698" w:name="July"/>
      <w:bookmarkEnd w:id="1643"/>
      <w:r>
        <w:lastRenderedPageBreak/>
        <w:t>July</w:t>
      </w:r>
      <w:bookmarkEnd w:id="1694"/>
      <w:bookmarkEnd w:id="1695"/>
      <w:bookmarkEnd w:id="1696"/>
      <w:r w:rsidR="00980D99">
        <w:t xml:space="preserve"> or </w:t>
      </w:r>
      <w:r w:rsidR="00980D99">
        <w:rPr>
          <w:rFonts w:ascii="FreeSerifAvvaShenouda" w:hAnsi="FreeSerifAvvaShenouda" w:cs="FreeSerifAvvaShenouda"/>
        </w:rPr>
        <w:t>Ⲉⲡⲏⲡ</w:t>
      </w:r>
      <w:bookmarkEnd w:id="1697"/>
    </w:p>
    <w:bookmarkStart w:id="1699" w:name="_Ref434562742" w:displacedByCustomXml="next"/>
    <w:bookmarkStart w:id="1700" w:name="_Toc410196965" w:displacedByCustomXml="next"/>
    <w:bookmarkStart w:id="1701" w:name="_Toc410196463" w:displacedByCustomXml="next"/>
    <w:bookmarkStart w:id="170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D94D36">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D94D36">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D94D36">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D94D36">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D94D36">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D94D36">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D94D36">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D94D36">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D94D36">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D94D36">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D94D36">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D94D36">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D94D36">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D94D36">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D94D36">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D94D36">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03" w:name="_Ref436250323"/>
      <w:bookmarkStart w:id="1704" w:name="_Toc459399397"/>
      <w:r>
        <w:rPr>
          <w:rFonts w:ascii="Times New Roman" w:hAnsi="Times New Roman" w:cs="Times New Roman"/>
        </w:rPr>
        <w:lastRenderedPageBreak/>
        <w:t>July 1 / Epip 7: St. Shenoute</w:t>
      </w:r>
      <w:bookmarkEnd w:id="1699"/>
      <w:bookmarkEnd w:id="1703"/>
      <w:bookmarkEnd w:id="1704"/>
    </w:p>
    <w:p w14:paraId="5B5A5AD3" w14:textId="77777777" w:rsidR="00980D99" w:rsidRDefault="00980D99" w:rsidP="00980D99">
      <w:pPr>
        <w:pStyle w:val="Heading4"/>
        <w:rPr>
          <w:lang w:val="en-US"/>
        </w:rPr>
      </w:pPr>
      <w:bookmarkStart w:id="1705" w:name="_Ref434491186"/>
      <w:r>
        <w:rPr>
          <w:lang w:val="en-US"/>
        </w:rPr>
        <w:t>The Doxology</w:t>
      </w:r>
      <w:r w:rsidR="00810F04">
        <w:rPr>
          <w:lang w:val="en-US"/>
        </w:rPr>
        <w:t xml:space="preserve"> for St. Shenoute</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9" w:name="_Ref434491207"/>
      <w:r>
        <w:rPr>
          <w:lang w:val="en-US"/>
        </w:rPr>
        <w:t>A Doxology for St. Besa</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10" w:name="_Toc459399398"/>
      <w:r>
        <w:rPr>
          <w:rFonts w:ascii="Times New Roman" w:hAnsi="Times New Roman" w:cs="Times New Roman"/>
        </w:rPr>
        <w:t>July 1 / Epip 7: Also St. Ignatius</w:t>
      </w:r>
      <w:bookmarkEnd w:id="1710"/>
    </w:p>
    <w:p w14:paraId="08CD1881" w14:textId="77777777" w:rsidR="00980D99" w:rsidRDefault="00980D99" w:rsidP="00980D99">
      <w:pPr>
        <w:pStyle w:val="Heading3"/>
        <w:rPr>
          <w:lang w:val="en-US"/>
        </w:rPr>
      </w:pPr>
      <w:bookmarkStart w:id="1711" w:name="_Ref434560325"/>
      <w:bookmarkStart w:id="1712" w:name="_Toc459399399"/>
      <w:r>
        <w:rPr>
          <w:lang w:val="en-US"/>
        </w:rPr>
        <w:t>July 2 / Epip 8: St. Pishoy</w:t>
      </w:r>
      <w:bookmarkEnd w:id="1711"/>
      <w:bookmarkEnd w:id="1712"/>
    </w:p>
    <w:p w14:paraId="3F31CCDA" w14:textId="77777777" w:rsidR="00980D99" w:rsidRDefault="00980D99" w:rsidP="00980D99">
      <w:pPr>
        <w:pStyle w:val="Heading4"/>
        <w:rPr>
          <w:lang w:val="en-US"/>
        </w:rPr>
      </w:pPr>
      <w:bookmarkStart w:id="1713" w:name="_Ref434490783"/>
      <w:r>
        <w:rPr>
          <w:lang w:val="en-US"/>
        </w:rPr>
        <w:t>The Doxology</w:t>
      </w:r>
      <w:r w:rsidR="00810F04">
        <w:rPr>
          <w:lang w:val="en-US"/>
        </w:rPr>
        <w:t xml:space="preserve"> for St. Pishoy</w:t>
      </w:r>
      <w:bookmarkEnd w:id="171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23" w:name="_Toc459399400"/>
      <w:r>
        <w:t>The Virgin’s Fast</w:t>
      </w:r>
      <w:bookmarkEnd w:id="1702"/>
      <w:bookmarkEnd w:id="1701"/>
      <w:bookmarkEnd w:id="1700"/>
      <w:bookmarkEnd w:id="1723"/>
    </w:p>
    <w:p w14:paraId="67B94F6A" w14:textId="77777777" w:rsidR="005B716A" w:rsidRDefault="005B716A" w:rsidP="005B716A">
      <w:pPr>
        <w:pStyle w:val="Heading3"/>
        <w:rPr>
          <w:lang w:val="en-US"/>
        </w:rPr>
      </w:pPr>
      <w:bookmarkStart w:id="1724" w:name="_Toc459399401"/>
      <w:r>
        <w:rPr>
          <w:lang w:val="en-US"/>
        </w:rPr>
        <w:t>July 3 / Epip 9: Martyrdom of</w:t>
      </w:r>
      <w:r w:rsidR="00FE0AE4">
        <w:rPr>
          <w:lang w:val="en-US"/>
        </w:rPr>
        <w:t xml:space="preserve"> </w:t>
      </w:r>
      <w:r>
        <w:rPr>
          <w:lang w:val="en-US"/>
        </w:rPr>
        <w:t>St. Simon Cleophas the Apostle</w:t>
      </w:r>
      <w:bookmarkEnd w:id="172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25" w:name="_Toc459399402"/>
      <w:r>
        <w:t>July 6 / Epip 12: Commemoration of Archangel Michael</w:t>
      </w:r>
      <w:bookmarkEnd w:id="1725"/>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6" w:name="_Toc459399403"/>
      <w:r>
        <w:lastRenderedPageBreak/>
        <w:t>July 12 / Epip 18: Martyrdom of St. James the Apostle, the Bishop of Jerusalem</w:t>
      </w:r>
      <w:bookmarkEnd w:id="172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7" w:name="_Ref434562330"/>
      <w:bookmarkStart w:id="1728" w:name="_Toc459399404"/>
      <w:r>
        <w:t>July 14 / Epip 20: Martyrdom of St. Theodore of Shotep, the General</w:t>
      </w:r>
      <w:bookmarkEnd w:id="1727"/>
      <w:bookmarkEnd w:id="1728"/>
    </w:p>
    <w:p w14:paraId="7B584133" w14:textId="77777777" w:rsidR="009C1989" w:rsidRDefault="009C1989" w:rsidP="009C1989">
      <w:pPr>
        <w:pStyle w:val="Heading4"/>
      </w:pPr>
      <w:bookmarkStart w:id="1729" w:name="_Ref434489277"/>
      <w:r>
        <w:t>The Doxology of St. Theodore of Shotep, the General</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30" w:name="_Ref434489296"/>
      <w:r>
        <w:t>Another Doxology of St. Theodore of Shotep, the General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31"/>
            <w:r>
              <w:t>struggler</w:t>
            </w:r>
            <w:commentRangeEnd w:id="1731"/>
            <w:r>
              <w:rPr>
                <w:rStyle w:val="CommentReference"/>
                <w:rFonts w:ascii="Times New Roman" w:eastAsiaTheme="minorHAnsi" w:hAnsi="Times New Roman" w:cstheme="minorBidi"/>
                <w:color w:val="auto"/>
              </w:rPr>
              <w:commentReference w:id="173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32" w:name="_Toc459399405"/>
      <w:r>
        <w:t>July 15 / Epip 21: Commemoration of the Theotokos</w:t>
      </w:r>
      <w:bookmarkEnd w:id="173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33" w:name="_Ref434562663"/>
      <w:bookmarkStart w:id="1734" w:name="_Toc459399406"/>
      <w:r>
        <w:t>July 17 / Epip 23: The Martyrdom of St. Marina</w:t>
      </w:r>
      <w:bookmarkEnd w:id="1733"/>
      <w:bookmarkEnd w:id="1734"/>
    </w:p>
    <w:p w14:paraId="71210AE6" w14:textId="77777777" w:rsidR="0078548F" w:rsidRDefault="0078548F" w:rsidP="0078548F">
      <w:pPr>
        <w:pStyle w:val="Heading4"/>
      </w:pPr>
      <w:bookmarkStart w:id="1735" w:name="_Ref434490204"/>
      <w:r>
        <w:t>The Doxology</w:t>
      </w:r>
      <w:r w:rsidR="00B46E6E">
        <w:t xml:space="preserve"> for St. Marina</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6" w:name="_Toc459399407"/>
      <w:r>
        <w:t>July 18 / Epip 24: The Martyrdom of Abba Noub</w:t>
      </w:r>
      <w:bookmarkEnd w:id="1736"/>
    </w:p>
    <w:p w14:paraId="45A4C76D" w14:textId="77777777" w:rsidR="00951605" w:rsidRDefault="00951605" w:rsidP="00951605">
      <w:pPr>
        <w:pStyle w:val="Heading4"/>
      </w:pPr>
      <w:bookmarkStart w:id="1737" w:name="_Ref434489534"/>
      <w:r>
        <w:t>The Doxology</w:t>
      </w:r>
      <w:r w:rsidR="00B46E6E">
        <w:t xml:space="preserve"> for Abba Noub</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8"/>
            <w:r>
              <w:t>Abba Noub</w:t>
            </w:r>
            <w:commentRangeEnd w:id="1738"/>
            <w:r>
              <w:rPr>
                <w:rStyle w:val="CommentReference"/>
                <w:rFonts w:ascii="Times New Roman" w:eastAsiaTheme="minorHAnsi" w:hAnsi="Times New Roman" w:cstheme="minorBidi"/>
                <w:color w:val="auto"/>
              </w:rPr>
              <w:commentReference w:id="173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9"/>
            <w:r>
              <w:t xml:space="preserve">upright </w:t>
            </w:r>
            <w:commentRangeEnd w:id="1739"/>
            <w:r>
              <w:rPr>
                <w:rStyle w:val="CommentReference"/>
                <w:rFonts w:ascii="Times New Roman" w:eastAsiaTheme="minorHAnsi" w:hAnsi="Times New Roman" w:cstheme="minorBidi"/>
                <w:color w:val="auto"/>
              </w:rPr>
              <w:commentReference w:id="173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40" w:name="_Toc459399408"/>
      <w:r>
        <w:t>July 20 / Epip 26: Joseph the Carpenter</w:t>
      </w:r>
      <w:bookmarkEnd w:id="1740"/>
    </w:p>
    <w:p w14:paraId="5DE3B33E" w14:textId="77777777" w:rsidR="00BF240D" w:rsidRDefault="00BF240D" w:rsidP="00BF240D">
      <w:pPr>
        <w:pStyle w:val="Heading4"/>
      </w:pPr>
      <w:bookmarkStart w:id="1741" w:name="_Ref434488476"/>
      <w:r>
        <w:t>The Doxology</w:t>
      </w:r>
      <w:r w:rsidR="00B46E6E">
        <w:t xml:space="preserve"> for St. Joseph the Carpenter</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42" w:name="_Toc459399409"/>
      <w:bookmarkStart w:id="1743" w:name="_Toc410196222"/>
      <w:bookmarkStart w:id="1744" w:name="_Toc410196464"/>
      <w:bookmarkStart w:id="1745" w:name="_Toc410196966"/>
      <w:r>
        <w:lastRenderedPageBreak/>
        <w:t>July 20 / Epip 26: Also St. Frumentius (Abune Selama), the First Bishop of Ethiopia</w:t>
      </w:r>
      <w:bookmarkEnd w:id="174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46" w:name="_Toc459399410"/>
      <w:r>
        <w:t>July 22 / Epip 28: Departure of St. Mary Magdalene</w:t>
      </w:r>
      <w:bookmarkEnd w:id="1746"/>
    </w:p>
    <w:p w14:paraId="41ADBBFF" w14:textId="77777777" w:rsidR="00C325FC" w:rsidRDefault="00C325FC" w:rsidP="00C325FC">
      <w:pPr>
        <w:pStyle w:val="Heading4"/>
      </w:pPr>
      <w:bookmarkStart w:id="1747" w:name="_Ref434489077"/>
      <w:r>
        <w:t>The Doxology</w:t>
      </w:r>
      <w:r w:rsidR="00B46E6E">
        <w:t xml:space="preserve"> for St. Mary Magdalene</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8"/>
            <w:r>
              <w:t xml:space="preserve">ϯⲁⲅⲓⲁ </w:t>
            </w:r>
            <w:commentRangeEnd w:id="1748"/>
            <w:r>
              <w:rPr>
                <w:rStyle w:val="CommentReference"/>
                <w:rFonts w:ascii="Times New Roman" w:hAnsi="Times New Roman" w:cstheme="minorBidi"/>
                <w:noProof w:val="0"/>
              </w:rPr>
              <w:commentReference w:id="174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50" w:name="_Toc459399412"/>
      <w:r>
        <w:t xml:space="preserve">July 23 / Epip 29: </w:t>
      </w:r>
      <w:r w:rsidR="00B52D77">
        <w:t xml:space="preserve">Also the </w:t>
      </w:r>
      <w:r>
        <w:t>Translocation of the Relics of St. Andrew, the Apostle</w:t>
      </w:r>
      <w:bookmarkEnd w:id="175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51" w:name="_Toc459399413"/>
      <w:r>
        <w:t>July 28 / Mesori 4: Consecration of the Church of St. Anthony</w:t>
      </w:r>
      <w:bookmarkEnd w:id="175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8"/>
      <w:r>
        <w:t>.</w:t>
      </w:r>
    </w:p>
    <w:p w14:paraId="62D72F65" w14:textId="77777777" w:rsidR="00495F1A" w:rsidRPr="00980D99" w:rsidRDefault="00495F1A" w:rsidP="00495F1A">
      <w:pPr>
        <w:pStyle w:val="Heading2"/>
        <w:rPr>
          <w:lang w:val="en-US"/>
        </w:rPr>
      </w:pPr>
      <w:bookmarkStart w:id="1752" w:name="_Toc459399212"/>
      <w:bookmarkStart w:id="1753" w:name="August"/>
      <w:r>
        <w:lastRenderedPageBreak/>
        <w:t>August</w:t>
      </w:r>
      <w:bookmarkEnd w:id="1743"/>
      <w:bookmarkEnd w:id="1744"/>
      <w:bookmarkEnd w:id="174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52"/>
    </w:p>
    <w:bookmarkStart w:id="1754" w:name="_Toc410196967" w:displacedByCustomXml="next"/>
    <w:bookmarkStart w:id="1755" w:name="_Toc410196465" w:displacedByCustomXml="next"/>
    <w:bookmarkStart w:id="175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D94D36">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D94D36">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D94D36">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D94D36">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D94D36">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D94D36">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D94D36">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D94D36">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D94D36">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D94D36">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D94D36">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D94D36">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7" w:name="_Toc459399414"/>
      <w:r>
        <w:lastRenderedPageBreak/>
        <w:t>August 1 / Mesori 8: The Confession of St. Peter</w:t>
      </w:r>
      <w:bookmarkEnd w:id="175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8" w:name="_Toc459399415"/>
      <w:r>
        <w:t>August 5 / Mesori 12: Commemoration of Archangel Michael</w:t>
      </w:r>
      <w:bookmarkEnd w:id="1758"/>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9" w:name="_Toc459399416"/>
      <w:r>
        <w:t xml:space="preserve">August 6 / Mesori 13: </w:t>
      </w:r>
      <w:r w:rsidR="00495F1A">
        <w:t>The Transfiguration</w:t>
      </w:r>
      <w:bookmarkEnd w:id="1756"/>
      <w:bookmarkEnd w:id="1755"/>
      <w:bookmarkEnd w:id="1754"/>
      <w:bookmarkEnd w:id="1759"/>
    </w:p>
    <w:p w14:paraId="1EF4D652" w14:textId="77777777" w:rsidR="00980D99" w:rsidRDefault="00980D99" w:rsidP="00980D99">
      <w:pPr>
        <w:pStyle w:val="Heading4"/>
      </w:pPr>
      <w:bookmarkStart w:id="1760" w:name="_Ref434478012"/>
      <w:r>
        <w:t>The Doxology</w:t>
      </w:r>
      <w:r w:rsidR="00E21EA3">
        <w:t xml:space="preserve"> of the Transfiguration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61" w:name="_Ref434476299"/>
      <w:r>
        <w:lastRenderedPageBreak/>
        <w:t>The Psali Adam</w:t>
      </w:r>
      <w:r w:rsidR="006C1B94">
        <w:t xml:space="preserve"> for the Transfiguration</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62" w:name="_Ref434476316"/>
      <w:r>
        <w:t>The Psali Batos</w:t>
      </w:r>
      <w:r w:rsidR="006C1B94">
        <w:t xml:space="preserve"> for the Transfiguration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63" w:name="_Toc410196224"/>
      <w:bookmarkStart w:id="1764" w:name="_Toc410196466"/>
      <w:bookmarkStart w:id="1765" w:name="_Toc410196968"/>
      <w:bookmarkStart w:id="1766" w:name="_Ref435642801"/>
      <w:bookmarkStart w:id="1767" w:name="_Ref435642808"/>
      <w:bookmarkStart w:id="1768" w:name="_Toc459399417"/>
      <w:r>
        <w:t xml:space="preserve">August 9 / Mesori 16: </w:t>
      </w:r>
      <w:r w:rsidR="00495F1A">
        <w:t>The Assumption of the Virgin</w:t>
      </w:r>
      <w:bookmarkEnd w:id="1763"/>
      <w:bookmarkEnd w:id="1764"/>
      <w:bookmarkEnd w:id="1765"/>
      <w:bookmarkEnd w:id="1766"/>
      <w:bookmarkEnd w:id="1767"/>
      <w:bookmarkEnd w:id="176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9" w:name="_Ref435642763"/>
      <w:r>
        <w:t xml:space="preserve">The Psali </w:t>
      </w:r>
      <w:commentRangeStart w:id="1770"/>
      <w:r>
        <w:t xml:space="preserve">Adam </w:t>
      </w:r>
      <w:commentRangeEnd w:id="1770"/>
      <w:r>
        <w:rPr>
          <w:rStyle w:val="CommentReference"/>
          <w:rFonts w:eastAsiaTheme="minorHAnsi" w:cstheme="minorBidi"/>
          <w:b w:val="0"/>
          <w:bCs w:val="0"/>
          <w:iCs w:val="0"/>
          <w:color w:val="auto"/>
        </w:rPr>
        <w:commentReference w:id="1770"/>
      </w:r>
      <w:r>
        <w:t>for the Virgin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71"/>
            <w:r>
              <w:t>With divine hands.”</w:t>
            </w:r>
            <w:commentRangeEnd w:id="1771"/>
            <w:r>
              <w:rPr>
                <w:rStyle w:val="CommentReference"/>
                <w:rFonts w:ascii="Times New Roman" w:eastAsiaTheme="minorHAnsi" w:hAnsi="Times New Roman" w:cstheme="minorBidi"/>
                <w:color w:val="auto"/>
              </w:rPr>
              <w:commentReference w:id="177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72" w:name="_Ref435734818"/>
      <w:r>
        <w:t>The Psali Batos for the Virgin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73"/>
            <w:r>
              <w:t>forever</w:t>
            </w:r>
            <w:commentRangeEnd w:id="1773"/>
            <w:r>
              <w:rPr>
                <w:rStyle w:val="CommentReference"/>
                <w:rFonts w:ascii="Times New Roman" w:eastAsiaTheme="minorHAnsi" w:hAnsi="Times New Roman" w:cstheme="minorBidi"/>
                <w:color w:val="auto"/>
              </w:rPr>
              <w:commentReference w:id="177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74"/>
            <w:r>
              <w:t>In the unshakable places.</w:t>
            </w:r>
            <w:commentRangeEnd w:id="1774"/>
            <w:r>
              <w:rPr>
                <w:rStyle w:val="CommentReference"/>
                <w:rFonts w:ascii="Times New Roman" w:eastAsiaTheme="minorHAnsi" w:hAnsi="Times New Roman" w:cstheme="minorBidi"/>
                <w:color w:val="auto"/>
              </w:rPr>
              <w:commentReference w:id="177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75"/>
            <w:r>
              <w:t>Your name adorns our works.</w:t>
            </w:r>
            <w:commentRangeEnd w:id="1775"/>
            <w:r>
              <w:rPr>
                <w:rStyle w:val="CommentReference"/>
                <w:rFonts w:ascii="Times New Roman" w:eastAsiaTheme="minorHAnsi" w:hAnsi="Times New Roman" w:cstheme="minorBidi"/>
                <w:color w:val="auto"/>
              </w:rPr>
              <w:commentReference w:id="177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6"/>
            <w:r>
              <w:t xml:space="preserve">Interceding </w:t>
            </w:r>
            <w:commentRangeEnd w:id="1776"/>
            <w:r>
              <w:rPr>
                <w:rStyle w:val="CommentReference"/>
                <w:rFonts w:ascii="Times New Roman" w:eastAsiaTheme="minorHAnsi" w:hAnsi="Times New Roman" w:cstheme="minorBidi"/>
                <w:color w:val="auto"/>
              </w:rPr>
              <w:commentReference w:id="177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7" w:name="_Toc459399418"/>
      <w:r>
        <w:t>August 12 / Mesori 19: Translocation of the Relics of St. Macarius the Great</w:t>
      </w:r>
      <w:bookmarkEnd w:id="177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8" w:name="_Toc459399419"/>
      <w:r>
        <w:t>August 14 / Mesori 21: Commemoration of the Theotokos</w:t>
      </w:r>
      <w:bookmarkEnd w:id="177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9" w:name="_Ref434563030"/>
      <w:bookmarkStart w:id="1780" w:name="_Toc459399420"/>
      <w:r>
        <w:t>August 17 / Mesori 24: Departure of St. Takle Haymanot</w:t>
      </w:r>
      <w:bookmarkEnd w:id="1779"/>
      <w:bookmarkEnd w:id="1780"/>
    </w:p>
    <w:p w14:paraId="34845613" w14:textId="77777777" w:rsidR="009F60F1" w:rsidRDefault="009F60F1" w:rsidP="009F60F1">
      <w:pPr>
        <w:pStyle w:val="Heading4"/>
      </w:pPr>
      <w:bookmarkStart w:id="1781" w:name="_Ref434492302"/>
      <w:r>
        <w:t>The Doxology</w:t>
      </w:r>
      <w:r w:rsidR="00B82753">
        <w:t xml:space="preserve"> for St. Takle Haymanot</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82" w:name="_Toc459399421"/>
      <w:r>
        <w:t>August 21 / Mesori 28: The Patriarchs: Abraham, Isaac, and Jacob</w:t>
      </w:r>
      <w:bookmarkEnd w:id="1782"/>
    </w:p>
    <w:p w14:paraId="1D063B19" w14:textId="77777777" w:rsidR="00431ABD" w:rsidRDefault="00431ABD" w:rsidP="00431ABD">
      <w:pPr>
        <w:pStyle w:val="Heading4"/>
      </w:pPr>
      <w:bookmarkStart w:id="1783" w:name="_Ref434492413"/>
      <w:r>
        <w:t>The Doxology</w:t>
      </w:r>
      <w:r w:rsidR="00B82753">
        <w:t xml:space="preserve"> for the Patriarchs: Abraham, Isaac, and Jacob</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84" w:name="_Toc459399422"/>
      <w:r>
        <w:t>August 22 / Mesori 29: Commemoration of the Annunciation, Nativity, and Resurrection on the 29</w:t>
      </w:r>
      <w:r w:rsidRPr="00C0205C">
        <w:rPr>
          <w:vertAlign w:val="superscript"/>
        </w:rPr>
        <w:t>th</w:t>
      </w:r>
      <w:r>
        <w:t xml:space="preserve"> of Every Month</w:t>
      </w:r>
      <w:bookmarkEnd w:id="178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85" w:name="_Toc459399423"/>
      <w:r>
        <w:t xml:space="preserve">August 22 / Mesori 29: </w:t>
      </w:r>
      <w:r w:rsidR="007D439A">
        <w:t xml:space="preserve">Also the </w:t>
      </w:r>
      <w:r>
        <w:t>Translocation of the Relics of St. John the Short to Scetis</w:t>
      </w:r>
      <w:bookmarkEnd w:id="1785"/>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86" w:name="_Toc459399424"/>
      <w:r>
        <w:t>August 25 / Little Month 2: Departure of St. Titus the Apostle</w:t>
      </w:r>
      <w:bookmarkEnd w:id="178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7" w:name="_Toc459399425"/>
      <w:r>
        <w:t>August 26 / Little Month 3: Archangel Raphael</w:t>
      </w:r>
      <w:bookmarkEnd w:id="1787"/>
    </w:p>
    <w:p w14:paraId="0292BCC5" w14:textId="77777777" w:rsidR="00C30039" w:rsidRDefault="00C30039" w:rsidP="00C30039">
      <w:pPr>
        <w:pStyle w:val="Heading4"/>
      </w:pPr>
      <w:bookmarkStart w:id="1788" w:name="_Ref434488208"/>
      <w:r>
        <w:t>The Doxology</w:t>
      </w:r>
      <w:r w:rsidR="00B46E6E">
        <w:t xml:space="preserve"> for Archangel Raphael</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9" w:name="_Toc459399426"/>
      <w:r>
        <w:lastRenderedPageBreak/>
        <w:t>August 28 / Little Month 5</w:t>
      </w:r>
      <w:r w:rsidR="00980D99">
        <w:t>: St. Parsouma</w:t>
      </w:r>
      <w:bookmarkEnd w:id="1789"/>
    </w:p>
    <w:p w14:paraId="32F5CFB7" w14:textId="77777777" w:rsidR="00980D99" w:rsidRDefault="00980D99" w:rsidP="00980D99">
      <w:pPr>
        <w:pStyle w:val="Heading4"/>
      </w:pPr>
      <w:bookmarkStart w:id="1790" w:name="_Ref434491294"/>
      <w:r>
        <w:t>The Doxology</w:t>
      </w:r>
      <w:r w:rsidR="00810F04">
        <w:t xml:space="preserve"> for St. Parsouma</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94"/>
            <w:r>
              <w:t xml:space="preserve">ⲙ̀Ⲡⲭ̄ⲥ̄ </w:t>
            </w:r>
            <w:commentRangeEnd w:id="1794"/>
            <w:r>
              <w:rPr>
                <w:rStyle w:val="CommentReference"/>
                <w:rFonts w:ascii="Times New Roman" w:hAnsi="Times New Roman" w:cstheme="minorBidi"/>
                <w:noProof w:val="0"/>
              </w:rPr>
              <w:commentReference w:id="179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95"/>
            <w:r>
              <w:t xml:space="preserve">ⲡⲉⲛⲥⲱⲧⲏⲣ </w:t>
            </w:r>
            <w:commentRangeEnd w:id="1795"/>
            <w:r>
              <w:rPr>
                <w:rStyle w:val="CommentReference"/>
                <w:rFonts w:ascii="Times New Roman" w:hAnsi="Times New Roman" w:cstheme="minorBidi"/>
                <w:noProof w:val="0"/>
              </w:rPr>
              <w:commentReference w:id="179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6" w:name="_Toc410196981"/>
      <w:bookmarkStart w:id="1797" w:name="_Toc459399213"/>
      <w:bookmarkStart w:id="1798" w:name="_Toc410196226"/>
      <w:bookmarkStart w:id="1799" w:name="_Toc410196468"/>
      <w:bookmarkStart w:id="1800" w:name="_Toc410196970"/>
      <w:bookmarkStart w:id="1801" w:name="Pascal"/>
      <w:bookmarkEnd w:id="1753"/>
      <w:r>
        <w:lastRenderedPageBreak/>
        <w:t xml:space="preserve">Hymns for December or </w:t>
      </w:r>
      <w:r>
        <w:rPr>
          <w:rFonts w:ascii="FreeSerifAvvaShenouda" w:hAnsi="FreeSerifAvvaShenouda" w:cs="FreeSerifAvvaShenouda"/>
        </w:rPr>
        <w:t>Ⲕⲟⲓⲁϩⲕ</w:t>
      </w:r>
      <w:bookmarkEnd w:id="1796"/>
      <w:bookmarkEnd w:id="1797"/>
    </w:p>
    <w:p w14:paraId="235F00C1" w14:textId="77777777" w:rsidR="00513E2D" w:rsidRDefault="00513E2D" w:rsidP="00513E2D">
      <w:pPr>
        <w:pStyle w:val="Heading3"/>
      </w:pPr>
      <w:bookmarkStart w:id="1802" w:name="_Toc459399427"/>
      <w:r>
        <w:t>The Order of 7/4</w:t>
      </w:r>
      <w:bookmarkEnd w:id="180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803" w:name="_Ref452619392"/>
      <w:bookmarkStart w:id="1804" w:name="_Toc459399428"/>
      <w:r>
        <w:lastRenderedPageBreak/>
        <w:t>The December or Koiak Canticle</w:t>
      </w:r>
      <w:bookmarkEnd w:id="1803"/>
      <w:bookmarkEnd w:id="180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6"/>
      </w:r>
      <w:r>
        <w:t>, manifest Yourself</w:t>
      </w:r>
      <w:r>
        <w:rPr>
          <w:rStyle w:val="FootnoteReference"/>
        </w:rPr>
        <w:footnoteReference w:id="100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5"/>
      </w:r>
    </w:p>
    <w:p w14:paraId="327A6659" w14:textId="77777777" w:rsidR="00513E2D" w:rsidRPr="00AB1781" w:rsidRDefault="00513E2D" w:rsidP="00513E2D">
      <w:pPr>
        <w:pStyle w:val="EnglishHangNoCoptic"/>
      </w:pPr>
      <w:r>
        <w:tab/>
        <w:t>and, “a man was born in her,”</w:t>
      </w:r>
      <w:r>
        <w:rPr>
          <w:rStyle w:val="FootnoteReference"/>
        </w:rPr>
        <w:footnoteReference w:id="101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8"/>
      </w:r>
      <w:r>
        <w:t xml:space="preserve"> flames of fire.</w:t>
      </w:r>
      <w:r w:rsidRPr="00AB1781">
        <w:rPr>
          <w:rStyle w:val="FootnoteReference"/>
        </w:rPr>
        <w:footnoteReference w:id="101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05"/>
      <w:r>
        <w:t>102</w:t>
      </w:r>
      <w:commentRangeEnd w:id="1805"/>
      <w:r>
        <w:rPr>
          <w:rStyle w:val="CommentReference"/>
          <w:rFonts w:eastAsiaTheme="minorHAnsi" w:cstheme="minorBidi"/>
          <w:color w:val="auto"/>
          <w:lang w:val="en-CA"/>
        </w:rPr>
        <w:commentReference w:id="180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2"/>
      </w:r>
      <w:r>
        <w:t>,</w:t>
      </w:r>
      <w:r w:rsidRPr="00AB1781">
        <w:t xml:space="preserve"> all you </w:t>
      </w:r>
      <w:r>
        <w:t>upright in</w:t>
      </w:r>
      <w:r w:rsidRPr="00AB1781">
        <w:t xml:space="preserve"> heart.</w:t>
      </w:r>
      <w:r w:rsidRPr="00AB1781">
        <w:rPr>
          <w:rStyle w:val="FootnoteReference"/>
        </w:rPr>
        <w:footnoteReference w:id="103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6" w:name="_Ref452619413"/>
      <w:bookmarkStart w:id="1807" w:name="_Toc459399429"/>
      <w:r>
        <w:lastRenderedPageBreak/>
        <w:t>Psali Before the First Canticle (Agios O Theos)</w:t>
      </w:r>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8" w:name="_Ref452619578"/>
      <w:bookmarkStart w:id="1809" w:name="_Toc459399430"/>
      <w:r>
        <w:rPr>
          <w:sz w:val="24"/>
        </w:rPr>
        <w:t>Psali Adam After the First Canticle</w:t>
      </w:r>
      <w:bookmarkEnd w:id="1808"/>
      <w:bookmarkEnd w:id="18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10" w:name="_Ref452619819"/>
      <w:bookmarkStart w:id="1811" w:name="_Toc459399431"/>
      <w:r>
        <w:rPr>
          <w:sz w:val="24"/>
        </w:rPr>
        <w:t>Psali Adam On (Before) the Second Canticle</w:t>
      </w:r>
      <w:bookmarkEnd w:id="1810"/>
      <w:bookmarkEnd w:id="181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12" w:name="_Ref435645565"/>
      <w:bookmarkStart w:id="1813" w:name="_Toc459399432"/>
      <w:r>
        <w:rPr>
          <w:sz w:val="24"/>
        </w:rPr>
        <w:t>Psali Adam After the</w:t>
      </w:r>
      <w:r>
        <w:t xml:space="preserve"> Second Cantilce</w:t>
      </w:r>
      <w:bookmarkEnd w:id="1812"/>
      <w:bookmarkEnd w:id="18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14" w:name="_Ref452620167"/>
      <w:bookmarkStart w:id="1815" w:name="_Toc459399433"/>
      <w:bookmarkStart w:id="1816" w:name="_Ref435645593"/>
      <w:r>
        <w:t>The Psali Adam On (Before) the Third Canticle</w:t>
      </w:r>
      <w:bookmarkEnd w:id="1814"/>
      <w:bookmarkEnd w:id="18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7" w:name="_Ref452620325"/>
      <w:bookmarkStart w:id="1818" w:name="_Toc459399434"/>
      <w:r>
        <w:t>Psali Batos</w:t>
      </w:r>
      <w:r>
        <w:rPr>
          <w:lang w:val="en-US"/>
        </w:rPr>
        <w:t xml:space="preserve"> On (After) the Third Canticle</w:t>
      </w:r>
      <w:bookmarkEnd w:id="1816"/>
      <w:bookmarkEnd w:id="1817"/>
      <w:bookmarkEnd w:id="18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9" w:name="_Ref452620881"/>
      <w:bookmarkStart w:id="1820" w:name="_Toc459399435"/>
      <w:r>
        <w:t>Hymn on the Sunday Psali</w:t>
      </w:r>
      <w:bookmarkEnd w:id="1819"/>
      <w:bookmarkEnd w:id="182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21" w:name="_Ref452620856"/>
      <w:bookmarkStart w:id="1822" w:name="_Toc459399436"/>
      <w:r>
        <w:t>Interpretation on (After) the Sunday Theotokia Part 1</w:t>
      </w:r>
      <w:bookmarkEnd w:id="1821"/>
      <w:bookmarkEnd w:id="182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23" w:name="_Toc459399437"/>
      <w:r>
        <w:t>Interpretation on (After) the Sunday Theotokia Part 2</w:t>
      </w:r>
      <w:bookmarkEnd w:id="182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24" w:name="_Toc459399438"/>
      <w:r>
        <w:lastRenderedPageBreak/>
        <w:t>Interpretation on (After) the Sunday Theotokia Part 3</w:t>
      </w:r>
      <w:bookmarkEnd w:id="182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25" w:name="_Toc459399439"/>
      <w:r>
        <w:t>Interpretation on (After) the Sunday Theotokia Part 4</w:t>
      </w:r>
      <w:bookmarkEnd w:id="182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6" w:name="_Toc459399440"/>
      <w:r>
        <w:t>Interpretation on (After) the Sunday Theotokia Part 5</w:t>
      </w:r>
      <w:bookmarkEnd w:id="182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7" w:name="_Toc459399441"/>
      <w:r>
        <w:t>Interpretation on (After) the Sunday Theotokia Part 6</w:t>
      </w:r>
      <w:bookmarkEnd w:id="182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8" w:name="_Toc459399442"/>
      <w:r>
        <w:lastRenderedPageBreak/>
        <w:t>Interpretation on (After) the Sunday Theotokia Part 7 (modern)</w:t>
      </w:r>
      <w:bookmarkEnd w:id="182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9" w:name="_Ref452619669"/>
      <w:bookmarkStart w:id="1830" w:name="_Toc459399443"/>
      <w:r>
        <w:t>Hymn on the Monday Theotokia</w:t>
      </w:r>
      <w:bookmarkEnd w:id="1829"/>
      <w:bookmarkEnd w:id="183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31" w:name="_Ref452619779"/>
      <w:bookmarkStart w:id="1832" w:name="_Toc459399444"/>
      <w:r>
        <w:t>Hymn on the Tuesday Theotokia</w:t>
      </w:r>
      <w:bookmarkEnd w:id="1831"/>
      <w:bookmarkEnd w:id="183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33" w:name="_Ref452620017"/>
      <w:bookmarkStart w:id="1834" w:name="_Toc459399445"/>
      <w:r>
        <w:t>Hymn on the Wednesday Theotokia</w:t>
      </w:r>
      <w:bookmarkEnd w:id="1833"/>
      <w:bookmarkEnd w:id="183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35" w:name="_Ref435645467"/>
      <w:bookmarkStart w:id="1836" w:name="_Toc459399446"/>
      <w:r>
        <w:t>Hymn on the Thursday Theotokia (The Fiery Bush)</w:t>
      </w:r>
      <w:bookmarkEnd w:id="1835"/>
      <w:bookmarkEnd w:id="183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7" w:name="_Ref452620495"/>
      <w:bookmarkStart w:id="1838" w:name="_Toc459399447"/>
      <w:r>
        <w:lastRenderedPageBreak/>
        <w:t>Hymn on the Friday Theotokia</w:t>
      </w:r>
      <w:bookmarkEnd w:id="1837"/>
      <w:bookmarkEnd w:id="183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9" w:name="_Ref452620614"/>
      <w:bookmarkStart w:id="1840" w:name="_Toc459399448"/>
      <w:r>
        <w:t>Hymn on the Saturday Theotokia</w:t>
      </w:r>
      <w:bookmarkEnd w:id="1839"/>
      <w:bookmarkEnd w:id="184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41" w:name="_Ref452620695"/>
      <w:bookmarkStart w:id="1842" w:name="_Toc459399449"/>
      <w:r>
        <w:t>The First Batos Lobsh</w:t>
      </w:r>
      <w:bookmarkEnd w:id="1841"/>
      <w:bookmarkEnd w:id="184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43" w:name="_Ref452620704"/>
      <w:bookmarkStart w:id="1844" w:name="_Toc459399450"/>
      <w:r>
        <w:t>The Second Batos Lobsh</w:t>
      </w:r>
      <w:bookmarkEnd w:id="1843"/>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45" w:name="_Toc459399214"/>
      <w:r>
        <w:lastRenderedPageBreak/>
        <w:t>The Pascal Cycle</w:t>
      </w:r>
      <w:bookmarkEnd w:id="1798"/>
      <w:bookmarkEnd w:id="1799"/>
      <w:bookmarkEnd w:id="1800"/>
      <w:bookmarkEnd w:id="1845"/>
    </w:p>
    <w:bookmarkStart w:id="1846" w:name="_Toc410196971" w:displacedByCustomXml="next"/>
    <w:bookmarkStart w:id="1847" w:name="_Toc410196469" w:displacedByCustomXml="next"/>
    <w:bookmarkStart w:id="1848"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D94D36">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D94D36">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D94D36">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D94D36">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D94D36">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D94D36">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D94D36">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D94D36">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D94D36">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D94D36">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D94D36">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D94D36">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D94D36">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D94D36">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D94D36">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D94D36">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D94D36">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D94D36">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D94D36">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D94D36">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D94D36">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D94D36">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D94D36">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D94D36">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D94D36">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D94D36">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D94D36">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D94D36">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D94D36">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D94D36">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D94D36">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D94D36">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D94D36">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9" w:name="_Toc459399451"/>
      <w:r>
        <w:lastRenderedPageBreak/>
        <w:t>Jonah’s Fast</w:t>
      </w:r>
      <w:bookmarkEnd w:id="1848"/>
      <w:bookmarkEnd w:id="1847"/>
      <w:bookmarkEnd w:id="1846"/>
      <w:bookmarkEnd w:id="1849"/>
    </w:p>
    <w:p w14:paraId="7A658690" w14:textId="77777777" w:rsidR="001E5E16" w:rsidRPr="001E5E16" w:rsidRDefault="001E5E16" w:rsidP="001E5E16">
      <w:pPr>
        <w:pStyle w:val="Heading4"/>
      </w:pPr>
      <w:bookmarkStart w:id="1850" w:name="_Ref434478053"/>
      <w:r>
        <w:t>The Doxology</w:t>
      </w:r>
      <w:r w:rsidR="00E21EA3">
        <w:t xml:space="preserve"> of Jonah’s Fast</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51" w:name="_Toc410196228"/>
      <w:bookmarkStart w:id="1852" w:name="_Toc410196470"/>
      <w:bookmarkStart w:id="1853" w:name="_Toc410196972"/>
      <w:bookmarkStart w:id="1854" w:name="_Toc459399452"/>
      <w:r>
        <w:t>Jonah’s Feast</w:t>
      </w:r>
      <w:bookmarkEnd w:id="1851"/>
      <w:bookmarkEnd w:id="1852"/>
      <w:bookmarkEnd w:id="1853"/>
      <w:bookmarkEnd w:id="1854"/>
    </w:p>
    <w:p w14:paraId="6EE6C439" w14:textId="77777777" w:rsidR="00495F1A" w:rsidRDefault="00495F1A" w:rsidP="00495F1A">
      <w:pPr>
        <w:pStyle w:val="Heading3"/>
      </w:pPr>
      <w:bookmarkStart w:id="1855" w:name="_Toc410196229"/>
      <w:bookmarkStart w:id="1856" w:name="_Toc410196471"/>
      <w:bookmarkStart w:id="1857" w:name="_Toc410196973"/>
      <w:bookmarkStart w:id="1858" w:name="_Toc459399453"/>
      <w:r>
        <w:t>Great Lent</w:t>
      </w:r>
      <w:bookmarkEnd w:id="1855"/>
      <w:bookmarkEnd w:id="1856"/>
      <w:bookmarkEnd w:id="1857"/>
      <w:bookmarkEnd w:id="1858"/>
    </w:p>
    <w:p w14:paraId="2602B6E5" w14:textId="77777777" w:rsidR="00EC2AEB" w:rsidRPr="001E5E16" w:rsidRDefault="00EC2AEB" w:rsidP="00EC2AEB">
      <w:pPr>
        <w:pStyle w:val="Heading4"/>
      </w:pPr>
      <w:bookmarkStart w:id="1859" w:name="_Ref434478080"/>
      <w:r>
        <w:t>The Doxology</w:t>
      </w:r>
      <w:r w:rsidR="00420CFA">
        <w:t xml:space="preserve"> for Saturday and Sunday</w:t>
      </w:r>
      <w:r w:rsidR="00E21EA3">
        <w:t xml:space="preserve"> in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60" w:name="_Ref434478104"/>
      <w:r>
        <w:t>The Doxology</w:t>
      </w:r>
      <w:r w:rsidR="00E21EA3">
        <w:t xml:space="preserve"> for Weekdays in Great Lent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61"/>
            <w:r>
              <w:t>ⲛⲓⲉ̀ⲛⲉϩ</w:t>
            </w:r>
            <w:commentRangeEnd w:id="1861"/>
            <w:r>
              <w:rPr>
                <w:rStyle w:val="CommentReference"/>
                <w:rFonts w:ascii="Times New Roman" w:hAnsi="Times New Roman" w:cstheme="minorBidi"/>
                <w:noProof w:val="0"/>
              </w:rPr>
              <w:commentReference w:id="1861"/>
            </w:r>
            <w:r>
              <w:t>.</w:t>
            </w:r>
          </w:p>
        </w:tc>
      </w:tr>
    </w:tbl>
    <w:p w14:paraId="1A70F51E" w14:textId="77777777" w:rsidR="00420CFA" w:rsidRPr="001E5E16" w:rsidRDefault="00420CFA" w:rsidP="00420CFA">
      <w:pPr>
        <w:pStyle w:val="Heading4"/>
      </w:pPr>
      <w:bookmarkStart w:id="1862" w:name="_Ref434478128"/>
      <w:r>
        <w:t>A Second Doxology for Weekdays</w:t>
      </w:r>
      <w:r w:rsidR="00E21EA3">
        <w:t xml:space="preserve"> in Great Lent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63"/>
            <w:r>
              <w:t xml:space="preserve">He </w:t>
            </w:r>
            <w:r w:rsidR="00253DD3">
              <w:t>humiliated</w:t>
            </w:r>
          </w:p>
          <w:p w14:paraId="774AFAE4" w14:textId="77777777" w:rsidR="00420CFA" w:rsidRDefault="00420CFA" w:rsidP="00420CFA">
            <w:pPr>
              <w:pStyle w:val="EngHangEnd"/>
            </w:pPr>
            <w:r>
              <w:t>The Tempter</w:t>
            </w:r>
            <w:commentRangeEnd w:id="1863"/>
            <w:r>
              <w:rPr>
                <w:rStyle w:val="CommentReference"/>
              </w:rPr>
              <w:commentReference w:id="186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64"/>
            <w:r>
              <w:t>“Fast in watchfulness</w:t>
            </w:r>
          </w:p>
          <w:p w14:paraId="6B2FDE71" w14:textId="77777777" w:rsidR="00420CFA" w:rsidRDefault="00420CFA" w:rsidP="00420CFA">
            <w:pPr>
              <w:pStyle w:val="EngHangEnd"/>
            </w:pPr>
            <w:r>
              <w:t>By day and by night.”</w:t>
            </w:r>
            <w:commentRangeEnd w:id="1864"/>
            <w:r>
              <w:rPr>
                <w:rStyle w:val="CommentReference"/>
              </w:rPr>
              <w:commentReference w:id="186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65" w:name="_Ref434478147"/>
      <w:r>
        <w:t>A Third</w:t>
      </w:r>
      <w:r w:rsidR="00420CFA">
        <w:t xml:space="preserve"> Doxology</w:t>
      </w:r>
      <w:r>
        <w:t xml:space="preserve"> for Weekdays</w:t>
      </w:r>
      <w:r w:rsidR="00E21EA3">
        <w:t xml:space="preserve"> in Great Lent</w:t>
      </w:r>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6" w:name="_Ref434478172"/>
      <w:r>
        <w:lastRenderedPageBreak/>
        <w:t xml:space="preserve">The </w:t>
      </w:r>
      <w:r w:rsidR="007A72D2">
        <w:t xml:space="preserve">Fourth </w:t>
      </w:r>
      <w:r>
        <w:t>Doxology</w:t>
      </w:r>
      <w:r w:rsidR="007A72D2">
        <w:t xml:space="preserve"> </w:t>
      </w:r>
      <w:r w:rsidR="00E21EA3">
        <w:t>for Great Lent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7"/>
            <w:r>
              <w:t xml:space="preserve">Ϯⲛⲏⲥⲧⲓⲁ̀ </w:t>
            </w:r>
            <w:commentRangeEnd w:id="1867"/>
            <w:r>
              <w:rPr>
                <w:rStyle w:val="CommentReference"/>
                <w:rFonts w:ascii="Times New Roman" w:hAnsi="Times New Roman" w:cstheme="minorBidi"/>
                <w:noProof w:val="0"/>
              </w:rPr>
              <w:commentReference w:id="186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8"/>
            <w:r>
              <w:t>pretense</w:t>
            </w:r>
            <w:commentRangeEnd w:id="1868"/>
            <w:r>
              <w:rPr>
                <w:rStyle w:val="CommentReference"/>
              </w:rPr>
              <w:commentReference w:id="186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9"/>
            <w:r>
              <w:t>strugglers</w:t>
            </w:r>
            <w:commentRangeEnd w:id="1869"/>
            <w:r>
              <w:rPr>
                <w:rStyle w:val="CommentReference"/>
              </w:rPr>
              <w:commentReference w:id="186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70"/>
            <w:r>
              <w:t>martyrdom</w:t>
            </w:r>
            <w:commentRangeEnd w:id="1870"/>
            <w:r>
              <w:rPr>
                <w:rStyle w:val="CommentReference"/>
              </w:rPr>
              <w:commentReference w:id="187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71"/>
            <w:r>
              <w:t xml:space="preserve">carries </w:t>
            </w:r>
            <w:commentRangeEnd w:id="1871"/>
            <w:r>
              <w:rPr>
                <w:rStyle w:val="CommentReference"/>
              </w:rPr>
              <w:commentReference w:id="187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72"/>
            <w:r>
              <w:t>assembly</w:t>
            </w:r>
            <w:commentRangeEnd w:id="1872"/>
            <w:r>
              <w:rPr>
                <w:rStyle w:val="CommentReference"/>
              </w:rPr>
              <w:commentReference w:id="1872"/>
            </w:r>
            <w:r>
              <w:t>,</w:t>
            </w:r>
          </w:p>
          <w:p w14:paraId="33941A18" w14:textId="77777777" w:rsidR="006A78B4" w:rsidRDefault="006A78B4" w:rsidP="006A78B4">
            <w:pPr>
              <w:pStyle w:val="EngHangEnd"/>
            </w:pPr>
            <w:r>
              <w:t xml:space="preserve">From now until the </w:t>
            </w:r>
            <w:commentRangeStart w:id="1873"/>
            <w:r>
              <w:t>ages of ages</w:t>
            </w:r>
            <w:commentRangeEnd w:id="1873"/>
            <w:r>
              <w:rPr>
                <w:rStyle w:val="CommentReference"/>
              </w:rPr>
              <w:commentReference w:id="187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74" w:name="_Ref434476347"/>
      <w:r>
        <w:t>The Psali Adam</w:t>
      </w:r>
      <w:r w:rsidR="006C1B94">
        <w:t xml:space="preserve"> for Great Lent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75" w:name="_Ref434476369"/>
      <w:r>
        <w:t>The Psali Batos</w:t>
      </w:r>
      <w:r w:rsidR="006C1B94">
        <w:t xml:space="preserve"> for Great Lent</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6" w:name="_Toc410196230"/>
      <w:bookmarkStart w:id="1877" w:name="_Toc410196472"/>
      <w:bookmarkStart w:id="1878" w:name="_Toc410196974"/>
      <w:bookmarkStart w:id="1879" w:name="_Toc459399454"/>
      <w:r>
        <w:t>Lazarus Saturday</w:t>
      </w:r>
      <w:bookmarkEnd w:id="1876"/>
      <w:bookmarkEnd w:id="1877"/>
      <w:bookmarkEnd w:id="1878"/>
      <w:bookmarkEnd w:id="1879"/>
    </w:p>
    <w:p w14:paraId="536840DE" w14:textId="77777777" w:rsidR="00EC2AEB" w:rsidRPr="001E5E16" w:rsidRDefault="00EC2AEB" w:rsidP="00EC2AEB">
      <w:pPr>
        <w:pStyle w:val="Heading4"/>
      </w:pPr>
      <w:bookmarkStart w:id="1880" w:name="_Ref434478195"/>
      <w:r>
        <w:t>The Doxology</w:t>
      </w:r>
      <w:r w:rsidR="00E21EA3">
        <w:t xml:space="preserve"> for Lazarus Saturday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81" w:name="_Ref434476394"/>
      <w:r>
        <w:t>The Psali Batos</w:t>
      </w:r>
      <w:r w:rsidR="006C1B94">
        <w:t xml:space="preserve"> for Lazarus Saturday</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82"/>
            <w:r>
              <w:t>With glory befitting You</w:t>
            </w:r>
            <w:commentRangeEnd w:id="1882"/>
            <w:r>
              <w:rPr>
                <w:rStyle w:val="CommentReference"/>
              </w:rPr>
              <w:commentReference w:id="188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83" w:name="_Toc410196231"/>
      <w:bookmarkStart w:id="1884" w:name="_Toc410196473"/>
      <w:bookmarkStart w:id="1885" w:name="_Toc410196975"/>
      <w:bookmarkStart w:id="1886" w:name="_Toc459399455"/>
      <w:r>
        <w:lastRenderedPageBreak/>
        <w:t>Palm Sunday</w:t>
      </w:r>
      <w:bookmarkEnd w:id="1883"/>
      <w:bookmarkEnd w:id="1884"/>
      <w:bookmarkEnd w:id="1885"/>
      <w:bookmarkEnd w:id="1886"/>
    </w:p>
    <w:p w14:paraId="5FD5B809" w14:textId="77777777" w:rsidR="00EC2AEB" w:rsidRPr="001E5E16" w:rsidRDefault="00EC2AEB" w:rsidP="00EC2AEB">
      <w:pPr>
        <w:pStyle w:val="Heading4"/>
      </w:pPr>
      <w:bookmarkStart w:id="1887" w:name="_Ref434478217"/>
      <w:r>
        <w:t xml:space="preserve">The </w:t>
      </w:r>
      <w:r w:rsidR="00FA139D">
        <w:t xml:space="preserve">First </w:t>
      </w:r>
      <w:r>
        <w:t>Doxology</w:t>
      </w:r>
      <w:r w:rsidR="00E21EA3">
        <w:t xml:space="preserve"> for Palm Sunday</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8"/>
            <w:r>
              <w:t>To the ages.</w:t>
            </w:r>
            <w:commentRangeEnd w:id="1888"/>
            <w:r>
              <w:rPr>
                <w:rStyle w:val="CommentReference"/>
              </w:rPr>
              <w:commentReference w:id="188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9" w:name="_Ref434478234"/>
      <w:r>
        <w:t>The Second Doxology</w:t>
      </w:r>
      <w:r w:rsidR="00E21EA3">
        <w:t xml:space="preserve"> for Palm Sunday</w:t>
      </w:r>
      <w:bookmarkEnd w:id="1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90" w:name="_Ref434478255"/>
      <w:r>
        <w:lastRenderedPageBreak/>
        <w:t>The Third Doxology</w:t>
      </w:r>
      <w:r w:rsidR="00E21EA3">
        <w:t xml:space="preserve"> for Palm Sunday</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91"/>
            <w:r>
              <w:t xml:space="preserve">is </w:t>
            </w:r>
            <w:commentRangeEnd w:id="1891"/>
            <w:r>
              <w:rPr>
                <w:rStyle w:val="CommentReference"/>
              </w:rPr>
              <w:commentReference w:id="189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92" w:name="_Ref434476417"/>
      <w:r>
        <w:t>The Psali Adam</w:t>
      </w:r>
      <w:r w:rsidR="006C1B94">
        <w:t xml:space="preserve"> for Palm Sunday</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93"/>
            <w:r>
              <w:t xml:space="preserve">Offer </w:t>
            </w:r>
            <w:commentRangeEnd w:id="1893"/>
            <w:r>
              <w:rPr>
                <w:rStyle w:val="CommentReference"/>
              </w:rPr>
              <w:commentReference w:id="189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94"/>
            <w:r>
              <w:t>Kranion</w:t>
            </w:r>
            <w:commentRangeEnd w:id="1894"/>
            <w:r>
              <w:rPr>
                <w:rStyle w:val="CommentReference"/>
              </w:rPr>
              <w:commentReference w:id="189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95" w:name="_Toc459399456"/>
      <w:bookmarkStart w:id="1896" w:name="_Toc410196232"/>
      <w:bookmarkStart w:id="1897" w:name="_Toc410196474"/>
      <w:bookmarkStart w:id="1898" w:name="_Toc410196976"/>
      <w:r>
        <w:t>Joyous Saturday</w:t>
      </w:r>
      <w:bookmarkEnd w:id="1895"/>
    </w:p>
    <w:p w14:paraId="65F4337A" w14:textId="2CA465AF" w:rsidR="003E106D" w:rsidRDefault="003E106D" w:rsidP="003E106D">
      <w:pPr>
        <w:pStyle w:val="Heading4"/>
      </w:pPr>
      <w:bookmarkStart w:id="1899" w:name="_Ref435562018"/>
      <w:r>
        <w:t>The Psali Batos for the Joyous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00"/>
            <w:r>
              <w:t xml:space="preserve">abolished </w:t>
            </w:r>
            <w:commentRangeEnd w:id="1900"/>
            <w:r>
              <w:rPr>
                <w:rStyle w:val="CommentReference"/>
              </w:rPr>
              <w:commentReference w:id="190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01"/>
            <w:r>
              <w:t>power</w:t>
            </w:r>
            <w:commentRangeEnd w:id="1901"/>
            <w:r>
              <w:rPr>
                <w:rStyle w:val="CommentReference"/>
              </w:rPr>
              <w:commentReference w:id="190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02" w:name="_Toc459399457"/>
      <w:r>
        <w:t>Resurrection</w:t>
      </w:r>
      <w:bookmarkEnd w:id="1896"/>
      <w:bookmarkEnd w:id="1897"/>
      <w:bookmarkEnd w:id="1898"/>
      <w:r w:rsidR="003E106D">
        <w:t xml:space="preserve"> Sunday</w:t>
      </w:r>
      <w:bookmarkEnd w:id="1902"/>
    </w:p>
    <w:p w14:paraId="48D283B9" w14:textId="77777777" w:rsidR="00EC2AEB" w:rsidRPr="001E5E16" w:rsidRDefault="00EC2AEB" w:rsidP="00EC2AEB">
      <w:pPr>
        <w:pStyle w:val="Heading4"/>
      </w:pPr>
      <w:bookmarkStart w:id="1903" w:name="_Ref434478294"/>
      <w:r>
        <w:t>The Doxology</w:t>
      </w:r>
      <w:r w:rsidR="00E21EA3">
        <w:t xml:space="preserve"> for the Resurrection</w:t>
      </w:r>
      <w:bookmarkEnd w:id="1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04"/>
            <w:r>
              <w:t>Name</w:t>
            </w:r>
            <w:commentRangeEnd w:id="1904"/>
            <w:r>
              <w:rPr>
                <w:rStyle w:val="CommentReference"/>
              </w:rPr>
              <w:commentReference w:id="190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05" w:name="_Ref434478317"/>
      <w:r>
        <w:lastRenderedPageBreak/>
        <w:t>A</w:t>
      </w:r>
      <w:r w:rsidR="00E21EA3">
        <w:t>nother</w:t>
      </w:r>
      <w:r>
        <w:t xml:space="preserve"> Doxology</w:t>
      </w:r>
      <w:r w:rsidR="00E21EA3">
        <w:t xml:space="preserve"> for the Resurrection</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6" w:name="_Ref434478347"/>
      <w:r>
        <w:lastRenderedPageBreak/>
        <w:t>A Doxology for Archangel Michael</w:t>
      </w:r>
      <w:r w:rsidR="00E21EA3">
        <w:t xml:space="preserve"> for the Resurrection</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7" w:name="_Ref434476440"/>
      <w:r>
        <w:t>The Psali Adam</w:t>
      </w:r>
      <w:r w:rsidR="006C1B94">
        <w:t xml:space="preserve"> for the Resurrection</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8" w:name="_Ref434476459"/>
      <w:r>
        <w:lastRenderedPageBreak/>
        <w:t>The Psali Batos</w:t>
      </w:r>
      <w:r w:rsidR="006C1B94">
        <w:t xml:space="preserve"> for the Resurrection</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9" w:name="_Toc410196233"/>
      <w:bookmarkStart w:id="1910" w:name="_Toc410196475"/>
      <w:bookmarkStart w:id="1911" w:name="_Toc410196977"/>
      <w:bookmarkStart w:id="1912" w:name="_Toc459399458"/>
      <w:r>
        <w:t>Thomas Sunday</w:t>
      </w:r>
      <w:bookmarkEnd w:id="1909"/>
      <w:bookmarkEnd w:id="1910"/>
      <w:bookmarkEnd w:id="1911"/>
      <w:bookmarkEnd w:id="1912"/>
    </w:p>
    <w:p w14:paraId="1CFE554E" w14:textId="77777777" w:rsidR="00EC2AEB" w:rsidRDefault="00EC2AEB" w:rsidP="00EC2AEB">
      <w:pPr>
        <w:pStyle w:val="Heading4"/>
      </w:pPr>
      <w:bookmarkStart w:id="1913" w:name="_Ref434478375"/>
      <w:r>
        <w:t>The Doxology</w:t>
      </w:r>
      <w:r w:rsidR="00E21EA3">
        <w:t xml:space="preserve"> for Thomas Sunday</w:t>
      </w:r>
      <w:bookmarkEnd w:id="191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14"/>
            <w:r>
              <w:t xml:space="preserve">Jesus </w:t>
            </w:r>
            <w:commentRangeEnd w:id="1914"/>
            <w:r>
              <w:rPr>
                <w:rStyle w:val="CommentReference"/>
                <w:rFonts w:ascii="Times New Roman" w:hAnsi="Times New Roman"/>
              </w:rPr>
              <w:commentReference w:id="191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15" w:name="_Toc410196235"/>
      <w:bookmarkStart w:id="1916" w:name="_Toc410196477"/>
      <w:bookmarkStart w:id="1917" w:name="_Toc410196979"/>
      <w:bookmarkStart w:id="1918" w:name="_Toc459399459"/>
      <w:r>
        <w:t>Ascension</w:t>
      </w:r>
      <w:bookmarkEnd w:id="1915"/>
      <w:bookmarkEnd w:id="1916"/>
      <w:bookmarkEnd w:id="1917"/>
      <w:bookmarkEnd w:id="1918"/>
    </w:p>
    <w:p w14:paraId="41C1E8F1" w14:textId="77777777" w:rsidR="00EC2AEB" w:rsidRPr="001E5E16" w:rsidRDefault="00EC2AEB" w:rsidP="00EC2AEB">
      <w:pPr>
        <w:pStyle w:val="Heading4"/>
      </w:pPr>
      <w:bookmarkStart w:id="1919" w:name="_Ref434478556"/>
      <w:r>
        <w:t>The Doxology</w:t>
      </w:r>
      <w:r w:rsidR="00CC1CA8">
        <w:t xml:space="preserve"> for the Ascension</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20"/>
            <w:r>
              <w:t>Name</w:t>
            </w:r>
            <w:commentRangeEnd w:id="1920"/>
            <w:r>
              <w:rPr>
                <w:rStyle w:val="CommentReference"/>
              </w:rPr>
              <w:commentReference w:id="192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21"/>
            <w:r>
              <w:t>to Him</w:t>
            </w:r>
            <w:commentRangeEnd w:id="1921"/>
            <w:r>
              <w:rPr>
                <w:rStyle w:val="CommentReference"/>
              </w:rPr>
              <w:commentReference w:id="192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22"/>
            <w:r>
              <w:t>might</w:t>
            </w:r>
            <w:commentRangeEnd w:id="1922"/>
            <w:r>
              <w:rPr>
                <w:rStyle w:val="CommentReference"/>
              </w:rPr>
              <w:commentReference w:id="192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23"/>
            <w:r>
              <w:t xml:space="preserve">Jesus </w:t>
            </w:r>
            <w:commentRangeEnd w:id="1923"/>
            <w:r>
              <w:rPr>
                <w:rStyle w:val="CommentReference"/>
                <w:rFonts w:ascii="Times New Roman" w:hAnsi="Times New Roman"/>
              </w:rPr>
              <w:commentReference w:id="192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24" w:name="_Ref434476482"/>
      <w:r>
        <w:t>The Psali Adam</w:t>
      </w:r>
      <w:r w:rsidR="006C1B94">
        <w:t xml:space="preserve"> for the Ascension</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25" w:name="_Ref434476541"/>
      <w:r>
        <w:t>The Psali Batos</w:t>
      </w:r>
      <w:r w:rsidR="006C1B94">
        <w:t xml:space="preserve"> for the Ascension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6"/>
            <w:r>
              <w:t>miracles</w:t>
            </w:r>
            <w:commentRangeEnd w:id="1926"/>
            <w:r>
              <w:rPr>
                <w:rStyle w:val="CommentReference"/>
              </w:rPr>
              <w:commentReference w:id="192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7" w:name="_Toc410196236"/>
      <w:bookmarkStart w:id="1928" w:name="_Toc410196478"/>
      <w:bookmarkStart w:id="1929" w:name="_Toc410196980"/>
      <w:bookmarkStart w:id="1930" w:name="_Toc459399460"/>
      <w:r>
        <w:t>Pentecost</w:t>
      </w:r>
      <w:bookmarkEnd w:id="1927"/>
      <w:bookmarkEnd w:id="1928"/>
      <w:bookmarkEnd w:id="1929"/>
      <w:bookmarkEnd w:id="1930"/>
    </w:p>
    <w:p w14:paraId="79712352" w14:textId="77777777" w:rsidR="00EC2AEB" w:rsidRPr="001E5E16" w:rsidRDefault="00EC2AEB" w:rsidP="00EC2AEB">
      <w:pPr>
        <w:pStyle w:val="Heading4"/>
      </w:pPr>
      <w:bookmarkStart w:id="1931" w:name="_Ref434478581"/>
      <w:r>
        <w:t>The Doxology</w:t>
      </w:r>
      <w:r w:rsidR="00CC1CA8">
        <w:t xml:space="preserve"> for Pentecost</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32"/>
            <w:r>
              <w:t>Name</w:t>
            </w:r>
            <w:commentRangeEnd w:id="1932"/>
            <w:r>
              <w:rPr>
                <w:rStyle w:val="CommentReference"/>
              </w:rPr>
              <w:commentReference w:id="193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33"/>
            <w:r>
              <w:t>to Him</w:t>
            </w:r>
            <w:commentRangeEnd w:id="1933"/>
            <w:r>
              <w:rPr>
                <w:rStyle w:val="CommentReference"/>
              </w:rPr>
              <w:commentReference w:id="193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34"/>
            <w:r>
              <w:t>might</w:t>
            </w:r>
            <w:commentRangeEnd w:id="1934"/>
            <w:r>
              <w:rPr>
                <w:rStyle w:val="CommentReference"/>
              </w:rPr>
              <w:commentReference w:id="193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35" w:name="_Ref434476566"/>
      <w:r>
        <w:lastRenderedPageBreak/>
        <w:t>The Psali Adam</w:t>
      </w:r>
      <w:r w:rsidR="006C1B94">
        <w:t xml:space="preserve"> for Pentecost</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36" w:name="_Toc459399215"/>
      <w:bookmarkEnd w:id="173"/>
      <w:bookmarkEnd w:id="174"/>
      <w:bookmarkEnd w:id="175"/>
      <w:bookmarkEnd w:id="1801"/>
      <w:r>
        <w:lastRenderedPageBreak/>
        <w:t>Index of Psalis</w:t>
      </w:r>
      <w:bookmarkEnd w:id="193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7" w:name="_Toc459399216"/>
      <w:r>
        <w:lastRenderedPageBreak/>
        <w:t>Index of Doxologies</w:t>
      </w:r>
      <w:bookmarkEnd w:id="193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8" w:name="_Ref435642966"/>
      <w:r>
        <w:t>Seasonal Doxologies</w:t>
      </w:r>
      <w:bookmarkEnd w:id="193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9" w:name="_Ref435643009"/>
      <w:r>
        <w:t>Saints’ Doxologies</w:t>
      </w:r>
      <w:bookmarkEnd w:id="193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t>The Doxology of the Entry of the Theotokos into the Temple</w:t>
      </w:r>
      <w:r>
        <w:fldChar w:fldCharType="end"/>
      </w:r>
      <w:r>
        <w:tab/>
      </w:r>
      <w:r>
        <w:fldChar w:fldCharType="begin"/>
      </w:r>
      <w:r>
        <w:instrText xml:space="preserve"> PAGEREF _Ref470555203 \h </w:instrText>
      </w:r>
      <w:r>
        <w:fldChar w:fldCharType="separate"/>
      </w:r>
      <w:r>
        <w:rPr>
          <w:noProof/>
        </w:rPr>
        <w:t>668</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t>The Doxology of St. Ignatius</w:t>
      </w:r>
      <w:r>
        <w:fldChar w:fldCharType="end"/>
      </w:r>
      <w:r>
        <w:tab/>
      </w:r>
      <w:r>
        <w:fldChar w:fldCharType="begin"/>
      </w:r>
      <w:r>
        <w:instrText xml:space="preserve"> PAGEREF _Ref472885708 \h </w:instrText>
      </w:r>
      <w:r>
        <w:fldChar w:fldCharType="separate"/>
      </w:r>
      <w:r>
        <w:rPr>
          <w:noProof/>
        </w:rPr>
        <w:t>698</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t>The Doxology for St. Peter the Seal of the Martyrs</w:t>
      </w:r>
      <w:r>
        <w:fldChar w:fldCharType="end"/>
      </w:r>
      <w:r>
        <w:tab/>
      </w:r>
      <w:r>
        <w:fldChar w:fldCharType="begin"/>
      </w:r>
      <w:r>
        <w:instrText xml:space="preserve"> PAGEREF _Ref472885608 \h </w:instrText>
      </w:r>
      <w:r>
        <w:fldChar w:fldCharType="separate"/>
      </w:r>
      <w:r>
        <w:rPr>
          <w:noProof/>
        </w:rPr>
        <w:t>668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t>The Doxology of St. Gregory the Armenian</w:t>
      </w:r>
      <w:r>
        <w:fldChar w:fldCharType="end"/>
      </w:r>
      <w:r>
        <w:tab/>
      </w:r>
      <w:r>
        <w:fldChar w:fldCharType="begin"/>
      </w:r>
      <w:r>
        <w:instrText xml:space="preserve"> PAGEREF _Ref470555434 \h </w:instrText>
      </w:r>
      <w:r>
        <w:fldChar w:fldCharType="separate"/>
      </w:r>
      <w:r>
        <w:rPr>
          <w:noProof/>
        </w:rPr>
        <w:t>693</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t>The Doxology of St. Ambrose</w:t>
      </w:r>
      <w:r>
        <w:fldChar w:fldCharType="end"/>
      </w:r>
      <w:r>
        <w:tab/>
      </w:r>
      <w:r>
        <w:fldChar w:fldCharType="begin"/>
      </w:r>
      <w:r>
        <w:instrText xml:space="preserve"> PAGEREF _Ref470555388 \h </w:instrText>
      </w:r>
      <w:r>
        <w:fldChar w:fldCharType="separate"/>
      </w:r>
      <w:r>
        <w:rPr>
          <w:noProof/>
        </w:rPr>
        <w:t>692</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t>The Doxology of St. Spyridon</w:t>
      </w:r>
      <w:r>
        <w:fldChar w:fldCharType="end"/>
      </w:r>
      <w:r>
        <w:tab/>
      </w:r>
      <w:r>
        <w:fldChar w:fldCharType="begin"/>
      </w:r>
      <w:r>
        <w:instrText xml:space="preserve"> PAGEREF _Ref470555491 \h </w:instrText>
      </w:r>
      <w:r>
        <w:fldChar w:fldCharType="separate"/>
      </w:r>
      <w:r>
        <w:rPr>
          <w:noProof/>
        </w:rPr>
        <w:t>694</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t>The Doxology of St. Nicholas</w:t>
      </w:r>
      <w:r>
        <w:fldChar w:fldCharType="end"/>
      </w:r>
      <w:r>
        <w:tab/>
      </w:r>
      <w:r>
        <w:fldChar w:fldCharType="begin"/>
      </w:r>
      <w:r>
        <w:instrText xml:space="preserve"> PAGEREF _Ref470555294 \h </w:instrText>
      </w:r>
      <w:r>
        <w:fldChar w:fldCharType="separate"/>
      </w:r>
      <w:r>
        <w:rPr>
          <w:noProof/>
        </w:rPr>
        <w:t>691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40" w:name="_Toc459399217"/>
      <w:r>
        <w:lastRenderedPageBreak/>
        <w:t>Non-Traditional</w:t>
      </w:r>
      <w:bookmarkEnd w:id="194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41" w:name="_Toc459399218"/>
      <w:r>
        <w:rPr>
          <w:lang w:val="en-GB"/>
        </w:rPr>
        <w:lastRenderedPageBreak/>
        <w:t>Reader’s Service</w:t>
      </w:r>
      <w:bookmarkEnd w:id="194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D94D36"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D94D36"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42" w:name="_Toc459399219"/>
      <w:r>
        <w:lastRenderedPageBreak/>
        <w:t>Prayers for Needs</w:t>
      </w:r>
      <w:bookmarkEnd w:id="194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43"/>
            <w:r w:rsidRPr="007425E1">
              <w:t xml:space="preserve">May </w:t>
            </w:r>
            <w:commentRangeEnd w:id="1943"/>
            <w:r>
              <w:rPr>
                <w:rStyle w:val="CommentReference"/>
                <w:rFonts w:eastAsiaTheme="minorHAnsi" w:cstheme="minorBidi"/>
                <w:color w:val="auto"/>
                <w:lang w:val="en-CA"/>
              </w:rPr>
              <w:commentReference w:id="194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50773" w:rsidRDefault="0035077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50773" w:rsidRDefault="00350773">
      <w:pPr>
        <w:pStyle w:val="CommentText"/>
      </w:pPr>
      <w:r>
        <w:rPr>
          <w:rStyle w:val="CommentReference"/>
        </w:rPr>
        <w:annotationRef/>
      </w:r>
      <w:r>
        <w:t>Compare to various translations</w:t>
      </w:r>
    </w:p>
  </w:comment>
  <w:comment w:id="91" w:author="Windows User" w:date="2015-10-30T12:37:00Z" w:initials="WU">
    <w:p w14:paraId="00B9961B" w14:textId="77777777" w:rsidR="00350773" w:rsidRDefault="00350773">
      <w:pPr>
        <w:pStyle w:val="CommentText"/>
      </w:pPr>
      <w:r>
        <w:rPr>
          <w:rStyle w:val="CommentReference"/>
        </w:rPr>
        <w:annotationRef/>
      </w:r>
      <w:r>
        <w:t>Is this supposed to be doubled?</w:t>
      </w:r>
    </w:p>
  </w:comment>
  <w:comment w:id="92" w:author="Windows User" w:date="2015-11-27T20:09:00Z" w:initials="WU">
    <w:p w14:paraId="218998C8" w14:textId="77777777" w:rsidR="00350773" w:rsidRDefault="0035077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50773" w:rsidRDefault="00350773">
      <w:pPr>
        <w:pStyle w:val="CommentText"/>
      </w:pPr>
      <w:r>
        <w:rPr>
          <w:rStyle w:val="CommentReference"/>
        </w:rPr>
        <w:annotationRef/>
      </w:r>
      <w:r>
        <w:t>Does this go before Creed?</w:t>
      </w:r>
    </w:p>
  </w:comment>
  <w:comment w:id="96" w:author="Windows User" w:date="2015-11-06T13:03:00Z" w:initials="WU">
    <w:p w14:paraId="6B9D0F75" w14:textId="77777777" w:rsidR="00350773" w:rsidRDefault="00350773">
      <w:pPr>
        <w:pStyle w:val="CommentText"/>
      </w:pPr>
      <w:r>
        <w:rPr>
          <w:rStyle w:val="CommentReference"/>
        </w:rPr>
        <w:annotationRef/>
      </w:r>
      <w:r>
        <w:t>Coptic reader has Ps 3 here!</w:t>
      </w:r>
    </w:p>
  </w:comment>
  <w:comment w:id="113" w:author="Windows User" w:date="2015-11-02T08:54:00Z" w:initials="WU">
    <w:p w14:paraId="0366F544" w14:textId="77777777" w:rsidR="00350773" w:rsidRDefault="00350773">
      <w:pPr>
        <w:pStyle w:val="CommentText"/>
      </w:pPr>
      <w:r>
        <w:rPr>
          <w:rStyle w:val="CommentReference"/>
        </w:rPr>
        <w:annotationRef/>
      </w:r>
      <w:r>
        <w:t>Is there a phrase missing here?</w:t>
      </w:r>
    </w:p>
  </w:comment>
  <w:comment w:id="119" w:author="Windows User" w:date="2015-10-30T08:56:00Z" w:initials="WU">
    <w:p w14:paraId="1FDBEBA0" w14:textId="77777777" w:rsidR="00350773" w:rsidRDefault="00350773">
      <w:pPr>
        <w:pStyle w:val="CommentText"/>
      </w:pPr>
      <w:r>
        <w:rPr>
          <w:rStyle w:val="CommentReference"/>
        </w:rPr>
        <w:annotationRef/>
      </w:r>
      <w:r>
        <w:t>Should Glory be be here?</w:t>
      </w:r>
    </w:p>
  </w:comment>
  <w:comment w:id="124" w:author="Brett Slote" w:date="2016-05-02T12:37:00Z" w:initials="BS">
    <w:p w14:paraId="6A57FE90" w14:textId="269377C2" w:rsidR="00350773" w:rsidRDefault="0035077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50773" w:rsidRDefault="0035077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50773" w:rsidRDefault="00350773" w:rsidP="000C38C3">
      <w:pPr>
        <w:pStyle w:val="CommentText"/>
      </w:pPr>
      <w:r>
        <w:rPr>
          <w:rStyle w:val="CommentReference"/>
        </w:rPr>
        <w:annotationRef/>
      </w:r>
      <w:r>
        <w:t>works or deeds?</w:t>
      </w:r>
    </w:p>
  </w:comment>
  <w:comment w:id="127" w:author="Windows User" w:date="2015-11-21T13:24:00Z" w:initials="WU">
    <w:p w14:paraId="00EA2A44" w14:textId="77777777" w:rsidR="00350773" w:rsidRDefault="00350773" w:rsidP="000C38C3">
      <w:pPr>
        <w:pStyle w:val="CommentText"/>
      </w:pPr>
      <w:r>
        <w:rPr>
          <w:rStyle w:val="CommentReference"/>
        </w:rPr>
        <w:annotationRef/>
      </w:r>
      <w:r>
        <w:t>review</w:t>
      </w:r>
    </w:p>
  </w:comment>
  <w:comment w:id="128" w:author="Windows User" w:date="2015-10-30T08:56:00Z" w:initials="BS">
    <w:p w14:paraId="326418FE" w14:textId="77777777" w:rsidR="00350773" w:rsidRDefault="00350773" w:rsidP="000C38C3">
      <w:pPr>
        <w:pStyle w:val="CommentText"/>
      </w:pPr>
      <w:r>
        <w:rPr>
          <w:rStyle w:val="CommentReference"/>
        </w:rPr>
        <w:annotationRef/>
      </w:r>
      <w:r>
        <w:t>does Coptic have 'high'?</w:t>
      </w:r>
    </w:p>
  </w:comment>
  <w:comment w:id="129" w:author="Windows User" w:date="2015-11-21T13:24:00Z" w:initials="WU">
    <w:p w14:paraId="451F9B25" w14:textId="77777777" w:rsidR="00350773" w:rsidRDefault="00350773" w:rsidP="000C38C3">
      <w:pPr>
        <w:pStyle w:val="CommentText"/>
      </w:pPr>
      <w:r>
        <w:rPr>
          <w:rStyle w:val="CommentReference"/>
        </w:rPr>
        <w:annotationRef/>
      </w:r>
      <w:r>
        <w:t>review, add variant</w:t>
      </w:r>
    </w:p>
  </w:comment>
  <w:comment w:id="130" w:author="Windows User" w:date="2015-10-30T08:56:00Z" w:initials="BS">
    <w:p w14:paraId="688FBBBC" w14:textId="77777777" w:rsidR="00350773" w:rsidRDefault="0035077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50773" w:rsidRDefault="0035077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50773" w:rsidRDefault="00350773" w:rsidP="000278EC">
      <w:pPr>
        <w:pStyle w:val="CommentText"/>
      </w:pPr>
      <w:r>
        <w:rPr>
          <w:rStyle w:val="CommentReference"/>
        </w:rPr>
        <w:annotationRef/>
      </w:r>
      <w:r>
        <w:t>Gives light? Enlightens?</w:t>
      </w:r>
    </w:p>
  </w:comment>
  <w:comment w:id="168" w:author="Windows User" w:date="2015-10-30T08:56:00Z" w:initials="WU">
    <w:p w14:paraId="274DD96D" w14:textId="77777777" w:rsidR="00350773" w:rsidRDefault="00350773">
      <w:pPr>
        <w:pStyle w:val="CommentText"/>
      </w:pPr>
      <w:r>
        <w:rPr>
          <w:rStyle w:val="CommentReference"/>
        </w:rPr>
        <w:annotationRef/>
      </w:r>
      <w:r>
        <w:t>split after this vs?</w:t>
      </w:r>
    </w:p>
  </w:comment>
  <w:comment w:id="203" w:author="Windows User" w:date="2015-11-04T08:53:00Z" w:initials="WU">
    <w:p w14:paraId="057654D4" w14:textId="77777777" w:rsidR="00350773" w:rsidRDefault="00350773">
      <w:pPr>
        <w:pStyle w:val="CommentText"/>
      </w:pPr>
      <w:r>
        <w:rPr>
          <w:rStyle w:val="CommentReference"/>
        </w:rPr>
        <w:annotationRef/>
      </w:r>
      <w:r>
        <w:t>Life giver or giver of life?</w:t>
      </w:r>
    </w:p>
  </w:comment>
  <w:comment w:id="214" w:author="Windows User" w:date="2015-10-30T08:56:00Z" w:initials="BS">
    <w:p w14:paraId="681427A6" w14:textId="77777777" w:rsidR="00350773" w:rsidRDefault="00350773">
      <w:pPr>
        <w:pStyle w:val="CommentText"/>
      </w:pPr>
      <w:r>
        <w:rPr>
          <w:rStyle w:val="CommentReference"/>
        </w:rPr>
        <w:annotationRef/>
      </w:r>
      <w:r>
        <w:t>coptic has confess</w:t>
      </w:r>
    </w:p>
  </w:comment>
  <w:comment w:id="237" w:author="Microsoft Office User" w:date="2015-12-11T19:51:00Z" w:initials="Office">
    <w:p w14:paraId="37A50849" w14:textId="7A27E5BD" w:rsidR="00350773" w:rsidRDefault="00350773">
      <w:pPr>
        <w:pStyle w:val="CommentText"/>
      </w:pPr>
      <w:r>
        <w:rPr>
          <w:rStyle w:val="CommentReference"/>
        </w:rPr>
        <w:annotationRef/>
      </w:r>
      <w:r>
        <w:t>this one needs rewording</w:t>
      </w:r>
    </w:p>
  </w:comment>
  <w:comment w:id="330" w:author="Windows User" w:date="2015-11-02T12:45:00Z" w:initials="WU">
    <w:p w14:paraId="7D99A743" w14:textId="77777777" w:rsidR="00350773" w:rsidRDefault="0035077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50773" w:rsidRDefault="00350773" w:rsidP="00D31F38">
      <w:pPr>
        <w:pStyle w:val="CommentText"/>
      </w:pPr>
      <w:r>
        <w:rPr>
          <w:rStyle w:val="CommentReference"/>
        </w:rPr>
        <w:annotationRef/>
      </w:r>
      <w:r>
        <w:t>flesh or body?</w:t>
      </w:r>
    </w:p>
  </w:comment>
  <w:comment w:id="332" w:author="Windows User" w:date="2015-10-30T08:56:00Z" w:initials="WU">
    <w:p w14:paraId="0375B80F" w14:textId="77777777" w:rsidR="00350773" w:rsidRDefault="00350773" w:rsidP="00D31F38">
      <w:pPr>
        <w:pStyle w:val="CommentText"/>
      </w:pPr>
      <w:r>
        <w:rPr>
          <w:rStyle w:val="CommentReference"/>
        </w:rPr>
        <w:annotationRef/>
      </w:r>
      <w:r>
        <w:t>Send up, or ascribe?</w:t>
      </w:r>
    </w:p>
  </w:comment>
  <w:comment w:id="333" w:author="Windows User" w:date="2015-10-30T08:56:00Z" w:initials="WU">
    <w:p w14:paraId="5622D018" w14:textId="77777777" w:rsidR="00350773" w:rsidRDefault="00350773" w:rsidP="00D31F38">
      <w:pPr>
        <w:pStyle w:val="CommentText"/>
      </w:pPr>
      <w:r>
        <w:rPr>
          <w:rStyle w:val="CommentReference"/>
        </w:rPr>
        <w:annotationRef/>
      </w:r>
      <w:r>
        <w:t>doxology or glorification?</w:t>
      </w:r>
    </w:p>
  </w:comment>
  <w:comment w:id="334" w:author="Windows User" w:date="2015-10-30T08:56:00Z" w:initials="WU">
    <w:p w14:paraId="10960ED9" w14:textId="77777777" w:rsidR="00350773" w:rsidRDefault="0035077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50773" w:rsidRDefault="00350773" w:rsidP="00D31F38">
      <w:pPr>
        <w:pStyle w:val="CommentText"/>
      </w:pPr>
      <w:r>
        <w:rPr>
          <w:rStyle w:val="CommentReference"/>
        </w:rPr>
        <w:annotationRef/>
      </w:r>
      <w:r>
        <w:t>You?</w:t>
      </w:r>
    </w:p>
  </w:comment>
  <w:comment w:id="336" w:author="Windows User" w:date="2015-10-30T08:56:00Z" w:initials="WU">
    <w:p w14:paraId="744CF838" w14:textId="77777777" w:rsidR="00350773" w:rsidRDefault="0035077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50773" w:rsidRDefault="0035077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50773" w:rsidRDefault="00350773" w:rsidP="00D31F38">
      <w:pPr>
        <w:pStyle w:val="CommentText"/>
      </w:pPr>
      <w:r>
        <w:rPr>
          <w:rStyle w:val="CommentReference"/>
        </w:rPr>
        <w:annotationRef/>
      </w:r>
      <w:r>
        <w:t>supplication or cry?</w:t>
      </w:r>
    </w:p>
  </w:comment>
  <w:comment w:id="339" w:author="Windows User" w:date="2015-10-30T08:56:00Z" w:initials="WU">
    <w:p w14:paraId="4FD2340C" w14:textId="77777777" w:rsidR="00350773" w:rsidRDefault="0035077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50773" w:rsidRDefault="00350773" w:rsidP="00D31F38">
      <w:pPr>
        <w:pStyle w:val="CommentText"/>
      </w:pPr>
      <w:r>
        <w:rPr>
          <w:rStyle w:val="CommentReference"/>
        </w:rPr>
        <w:annotationRef/>
      </w:r>
      <w:r>
        <w:t>revive or deliver?</w:t>
      </w:r>
    </w:p>
  </w:comment>
  <w:comment w:id="341" w:author="Windows User" w:date="2015-10-30T08:56:00Z" w:initials="WU">
    <w:p w14:paraId="45934B86" w14:textId="77777777" w:rsidR="00350773" w:rsidRDefault="0035077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50773" w:rsidRDefault="00350773" w:rsidP="00D31F38">
      <w:pPr>
        <w:pStyle w:val="CommentText"/>
      </w:pPr>
      <w:r>
        <w:rPr>
          <w:rStyle w:val="CommentReference"/>
        </w:rPr>
        <w:annotationRef/>
      </w:r>
      <w:r>
        <w:t>blessing or praise?</w:t>
      </w:r>
    </w:p>
  </w:comment>
  <w:comment w:id="343" w:author="Windows User" w:date="2015-10-30T08:56:00Z" w:initials="WU">
    <w:p w14:paraId="30167A78" w14:textId="77777777" w:rsidR="00350773" w:rsidRDefault="0035077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50773" w:rsidRDefault="00350773" w:rsidP="00D31F38">
      <w:pPr>
        <w:pStyle w:val="CommentText"/>
      </w:pPr>
      <w:r>
        <w:rPr>
          <w:rStyle w:val="CommentReference"/>
        </w:rPr>
        <w:annotationRef/>
      </w:r>
      <w:r>
        <w:t>rightous, true, or truth?</w:t>
      </w:r>
    </w:p>
  </w:comment>
  <w:comment w:id="345" w:author="Windows User" w:date="2015-10-30T08:56:00Z" w:initials="WU">
    <w:p w14:paraId="668FF70C" w14:textId="77777777" w:rsidR="00350773" w:rsidRDefault="00350773" w:rsidP="00D31F38">
      <w:pPr>
        <w:pStyle w:val="CommentText"/>
      </w:pPr>
      <w:r>
        <w:rPr>
          <w:rStyle w:val="CommentReference"/>
        </w:rPr>
        <w:annotationRef/>
      </w:r>
      <w:r>
        <w:t>meditation, or delight?</w:t>
      </w:r>
    </w:p>
  </w:comment>
  <w:comment w:id="346" w:author="Windows User" w:date="2015-10-30T08:56:00Z" w:initials="WU">
    <w:p w14:paraId="3C05865D" w14:textId="77777777" w:rsidR="00350773" w:rsidRDefault="00350773" w:rsidP="00D31F38">
      <w:pPr>
        <w:pStyle w:val="CommentText"/>
      </w:pPr>
      <w:r>
        <w:rPr>
          <w:rStyle w:val="CommentReference"/>
        </w:rPr>
        <w:annotationRef/>
      </w:r>
      <w:r>
        <w:t>forever or always?</w:t>
      </w:r>
    </w:p>
  </w:comment>
  <w:comment w:id="347" w:author="Windows User" w:date="2015-10-30T08:56:00Z" w:initials="WU">
    <w:p w14:paraId="3B00730E" w14:textId="77777777" w:rsidR="00350773" w:rsidRDefault="00350773" w:rsidP="00D31F38">
      <w:pPr>
        <w:pStyle w:val="CommentText"/>
      </w:pPr>
      <w:r>
        <w:rPr>
          <w:rStyle w:val="CommentReference"/>
        </w:rPr>
        <w:annotationRef/>
      </w:r>
      <w:r>
        <w:t>and forever?</w:t>
      </w:r>
    </w:p>
  </w:comment>
  <w:comment w:id="348" w:author="Windows User" w:date="2015-10-30T08:56:00Z" w:initials="WU">
    <w:p w14:paraId="1B4AAEB0" w14:textId="77777777" w:rsidR="00350773" w:rsidRDefault="00350773" w:rsidP="00D31F38">
      <w:pPr>
        <w:pStyle w:val="CommentText"/>
      </w:pPr>
      <w:r>
        <w:rPr>
          <w:rStyle w:val="CommentReference"/>
        </w:rPr>
        <w:annotationRef/>
      </w:r>
      <w:r>
        <w:t>be?</w:t>
      </w:r>
    </w:p>
  </w:comment>
  <w:comment w:id="349" w:author="Windows User" w:date="2015-10-30T08:56:00Z" w:initials="WU">
    <w:p w14:paraId="1B1C5E2C" w14:textId="77777777" w:rsidR="00350773" w:rsidRDefault="00350773" w:rsidP="00D31F38">
      <w:pPr>
        <w:pStyle w:val="CommentText"/>
      </w:pPr>
      <w:r>
        <w:rPr>
          <w:rStyle w:val="CommentReference"/>
        </w:rPr>
        <w:annotationRef/>
      </w:r>
      <w:r>
        <w:t>be?</w:t>
      </w:r>
    </w:p>
  </w:comment>
  <w:comment w:id="350" w:author="Windows User" w:date="2015-10-30T08:56:00Z" w:initials="WU">
    <w:p w14:paraId="2A55755C" w14:textId="77777777" w:rsidR="00350773" w:rsidRDefault="0035077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50773" w:rsidRDefault="00350773" w:rsidP="00D31F38">
      <w:pPr>
        <w:pStyle w:val="CommentText"/>
      </w:pPr>
      <w:r>
        <w:rPr>
          <w:rStyle w:val="CommentReference"/>
        </w:rPr>
        <w:annotationRef/>
      </w:r>
      <w:r>
        <w:t>utter or declare?</w:t>
      </w:r>
    </w:p>
  </w:comment>
  <w:comment w:id="359" w:author="Windows User" w:date="2015-10-30T08:56:00Z" w:initials="BS">
    <w:p w14:paraId="5E20C97F" w14:textId="77777777" w:rsidR="00350773" w:rsidRDefault="00350773" w:rsidP="00D31F38">
      <w:pPr>
        <w:pStyle w:val="CommentText"/>
      </w:pPr>
      <w:r>
        <w:rPr>
          <w:rStyle w:val="CommentReference"/>
        </w:rPr>
        <w:annotationRef/>
      </w:r>
      <w:r>
        <w:t>look at? look upon? regard?</w:t>
      </w:r>
    </w:p>
  </w:comment>
  <w:comment w:id="360" w:author="Windows User" w:date="2015-10-30T08:56:00Z" w:initials="BS">
    <w:p w14:paraId="2ADF0207" w14:textId="77777777" w:rsidR="00350773" w:rsidRDefault="00350773" w:rsidP="00D31F38">
      <w:pPr>
        <w:pStyle w:val="CommentText"/>
      </w:pPr>
      <w:r>
        <w:rPr>
          <w:rStyle w:val="CommentReference"/>
        </w:rPr>
        <w:annotationRef/>
      </w:r>
      <w:r>
        <w:t>no one?</w:t>
      </w:r>
    </w:p>
  </w:comment>
  <w:comment w:id="361" w:author="Windows User" w:date="2015-10-30T08:56:00Z" w:initials="BS">
    <w:p w14:paraId="485D87CE" w14:textId="77777777" w:rsidR="00350773" w:rsidRDefault="00350773" w:rsidP="00D31F38">
      <w:pPr>
        <w:pStyle w:val="CommentText"/>
      </w:pPr>
      <w:r>
        <w:rPr>
          <w:rStyle w:val="CommentReference"/>
        </w:rPr>
        <w:annotationRef/>
      </w:r>
      <w:r>
        <w:t>in?</w:t>
      </w:r>
    </w:p>
    <w:p w14:paraId="472FCBB1" w14:textId="77777777" w:rsidR="00350773" w:rsidRDefault="00350773" w:rsidP="00D31F38">
      <w:pPr>
        <w:pStyle w:val="CommentText"/>
      </w:pPr>
    </w:p>
  </w:comment>
  <w:comment w:id="362" w:author="Windows User" w:date="2015-10-30T08:56:00Z" w:initials="BS">
    <w:p w14:paraId="0FA627AF" w14:textId="77777777" w:rsidR="00350773" w:rsidRDefault="00350773" w:rsidP="00D31F38">
      <w:pPr>
        <w:pStyle w:val="CommentText"/>
      </w:pPr>
      <w:r>
        <w:rPr>
          <w:rStyle w:val="CommentReference"/>
        </w:rPr>
        <w:annotationRef/>
      </w:r>
      <w:r>
        <w:t>before?</w:t>
      </w:r>
    </w:p>
  </w:comment>
  <w:comment w:id="363" w:author="Windows User" w:date="2015-10-30T08:56:00Z" w:initials="BS">
    <w:p w14:paraId="744D2B01" w14:textId="77777777" w:rsidR="00350773" w:rsidRDefault="0035077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50773" w:rsidRDefault="0035077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50773" w:rsidRDefault="0035077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50773" w:rsidRDefault="0035077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50773" w:rsidRDefault="00350773" w:rsidP="00D31F38">
      <w:pPr>
        <w:pStyle w:val="CommentText"/>
      </w:pPr>
      <w:r>
        <w:rPr>
          <w:rStyle w:val="CommentReference"/>
        </w:rPr>
        <w:annotationRef/>
      </w:r>
      <w:r>
        <w:t>spices or ointment</w:t>
      </w:r>
    </w:p>
  </w:comment>
  <w:comment w:id="368" w:author="Windows User" w:date="2015-10-30T08:56:00Z" w:initials="BS">
    <w:p w14:paraId="5C973492" w14:textId="77777777" w:rsidR="00350773" w:rsidRDefault="00350773" w:rsidP="00D31F38">
      <w:pPr>
        <w:pStyle w:val="CommentText"/>
      </w:pPr>
      <w:r>
        <w:rPr>
          <w:rStyle w:val="CommentReference"/>
        </w:rPr>
        <w:annotationRef/>
      </w:r>
      <w:r>
        <w:t>Is risen or has risen?</w:t>
      </w:r>
    </w:p>
  </w:comment>
  <w:comment w:id="369" w:author="Windows User" w:date="2015-10-30T08:56:00Z" w:initials="BS">
    <w:p w14:paraId="2FC8AFF7" w14:textId="77777777" w:rsidR="00350773" w:rsidRDefault="0035077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50773" w:rsidRDefault="0035077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50773" w:rsidRDefault="00350773" w:rsidP="00D31F38">
      <w:pPr>
        <w:pStyle w:val="CommentText"/>
      </w:pPr>
      <w:r>
        <w:rPr>
          <w:rStyle w:val="CommentReference"/>
        </w:rPr>
        <w:annotationRef/>
      </w:r>
      <w:r>
        <w:t xml:space="preserve">decay? </w:t>
      </w:r>
    </w:p>
  </w:comment>
  <w:comment w:id="373" w:author="Windows User" w:date="2015-10-30T08:56:00Z" w:initials="WU">
    <w:p w14:paraId="70A28C39" w14:textId="77777777" w:rsidR="00350773" w:rsidRDefault="0035077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50773" w:rsidRDefault="0035077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50773" w:rsidRDefault="0035077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50773" w:rsidRDefault="0035077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50773" w:rsidRDefault="0035077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50773" w:rsidRDefault="00350773" w:rsidP="00D31F38">
      <w:pPr>
        <w:pStyle w:val="CommentText"/>
      </w:pPr>
      <w:r>
        <w:rPr>
          <w:rStyle w:val="CommentReference"/>
        </w:rPr>
        <w:annotationRef/>
      </w:r>
      <w:r>
        <w:t>crushed or destroyed?</w:t>
      </w:r>
    </w:p>
  </w:comment>
  <w:comment w:id="379" w:author="Windows User" w:date="2015-10-30T08:56:00Z" w:initials="WU">
    <w:p w14:paraId="2D37744E" w14:textId="77777777" w:rsidR="00350773" w:rsidRDefault="0035077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50773" w:rsidRDefault="00350773" w:rsidP="00D31F38">
      <w:pPr>
        <w:pStyle w:val="CommentText"/>
      </w:pPr>
      <w:r>
        <w:rPr>
          <w:rStyle w:val="CommentReference"/>
        </w:rPr>
        <w:annotationRef/>
      </w:r>
      <w:r>
        <w:t>sent or sent forth?</w:t>
      </w:r>
    </w:p>
  </w:comment>
  <w:comment w:id="381" w:author="Windows User" w:date="2015-10-30T08:56:00Z" w:initials="WU">
    <w:p w14:paraId="6E78BA80" w14:textId="77777777" w:rsidR="00350773" w:rsidRDefault="00350773" w:rsidP="00D31F38">
      <w:pPr>
        <w:pStyle w:val="CommentText"/>
      </w:pPr>
      <w:r>
        <w:rPr>
          <w:rStyle w:val="CommentReference"/>
        </w:rPr>
        <w:annotationRef/>
      </w:r>
      <w:r>
        <w:t>or saints? ft note?</w:t>
      </w:r>
    </w:p>
  </w:comment>
  <w:comment w:id="382" w:author="Windows User" w:date="2015-10-30T08:56:00Z" w:initials="WU">
    <w:p w14:paraId="2897BA2F" w14:textId="77777777" w:rsidR="00350773" w:rsidRDefault="0035077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50773" w:rsidRDefault="00350773" w:rsidP="00D31F38">
      <w:pPr>
        <w:pStyle w:val="CommentText"/>
      </w:pPr>
      <w:r>
        <w:rPr>
          <w:rStyle w:val="CommentReference"/>
        </w:rPr>
        <w:annotationRef/>
      </w:r>
      <w:r>
        <w:t>redeemed? or chose?</w:t>
      </w:r>
    </w:p>
  </w:comment>
  <w:comment w:id="384" w:author="Windows User" w:date="2015-10-30T08:56:00Z" w:initials="WU">
    <w:p w14:paraId="0E9DC1B8" w14:textId="77777777" w:rsidR="00350773" w:rsidRDefault="0035077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50773" w:rsidRDefault="00350773" w:rsidP="00D31F38">
      <w:pPr>
        <w:pStyle w:val="CommentText"/>
      </w:pPr>
      <w:r>
        <w:rPr>
          <w:rStyle w:val="CommentReference"/>
        </w:rPr>
        <w:annotationRef/>
      </w:r>
      <w:r>
        <w:t>Nets has pangs.</w:t>
      </w:r>
    </w:p>
  </w:comment>
  <w:comment w:id="386" w:author="Windows User" w:date="2015-10-30T08:56:00Z" w:initials="WU">
    <w:p w14:paraId="6297DC8C" w14:textId="77777777" w:rsidR="00350773" w:rsidRDefault="0035077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50773" w:rsidRDefault="0035077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50773" w:rsidRDefault="0035077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50773" w:rsidRDefault="00350773" w:rsidP="00D31F38">
      <w:pPr>
        <w:pStyle w:val="CommentText"/>
      </w:pPr>
      <w:r>
        <w:rPr>
          <w:rStyle w:val="CommentReference"/>
        </w:rPr>
        <w:annotationRef/>
      </w:r>
      <w:r>
        <w:t>For? or Since?</w:t>
      </w:r>
    </w:p>
  </w:comment>
  <w:comment w:id="390" w:author="Windows User" w:date="2015-10-30T08:56:00Z" w:initials="WU">
    <w:p w14:paraId="031A7CF6" w14:textId="77777777" w:rsidR="00350773" w:rsidRDefault="0035077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50773" w:rsidRDefault="0035077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50773" w:rsidRDefault="0035077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50773" w:rsidRDefault="0035077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50773" w:rsidRDefault="00350773" w:rsidP="00D31F38">
      <w:pPr>
        <w:pStyle w:val="CommentText"/>
      </w:pPr>
      <w:r>
        <w:rPr>
          <w:rStyle w:val="CommentReference"/>
        </w:rPr>
        <w:annotationRef/>
      </w:r>
      <w:r>
        <w:t>path or walkway?</w:t>
      </w:r>
    </w:p>
  </w:comment>
  <w:comment w:id="401" w:author="Brett Slote" w:date="2015-10-30T08:56:00Z" w:initials="BS">
    <w:p w14:paraId="049D3BBD" w14:textId="77777777" w:rsidR="00350773" w:rsidRDefault="00350773"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350773" w:rsidRDefault="0035077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50773" w:rsidRDefault="0035077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50773" w:rsidRDefault="00350773" w:rsidP="00D31F38">
      <w:pPr>
        <w:pStyle w:val="CommentText"/>
      </w:pPr>
      <w:r>
        <w:rPr>
          <w:rStyle w:val="CommentReference"/>
        </w:rPr>
        <w:annotationRef/>
      </w:r>
      <w:r>
        <w:t>praising or singing?</w:t>
      </w:r>
    </w:p>
  </w:comment>
  <w:comment w:id="405" w:author="Windows User" w:date="2015-10-30T08:56:00Z" w:initials="WU">
    <w:p w14:paraId="56B7B31B" w14:textId="77777777" w:rsidR="00350773" w:rsidRDefault="0035077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50773" w:rsidRDefault="00350773" w:rsidP="00344A59">
      <w:pPr>
        <w:pStyle w:val="CommentText"/>
      </w:pPr>
      <w:r>
        <w:rPr>
          <w:rStyle w:val="CommentReference"/>
        </w:rPr>
        <w:annotationRef/>
      </w:r>
      <w:r>
        <w:t>check</w:t>
      </w:r>
    </w:p>
  </w:comment>
  <w:comment w:id="426" w:author="Windows User" w:date="2015-10-30T08:56:00Z" w:initials="BS">
    <w:p w14:paraId="396316C8" w14:textId="77777777" w:rsidR="00350773" w:rsidRDefault="0035077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50773" w:rsidRDefault="0035077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50773" w:rsidRDefault="00350773" w:rsidP="00D31F38">
      <w:pPr>
        <w:pStyle w:val="CommentText"/>
      </w:pPr>
      <w:r>
        <w:rPr>
          <w:rStyle w:val="CommentReference"/>
        </w:rPr>
        <w:annotationRef/>
      </w:r>
      <w:r>
        <w:t>heavens?</w:t>
      </w:r>
    </w:p>
  </w:comment>
  <w:comment w:id="440" w:author="Windows User" w:date="2015-10-30T08:56:00Z" w:initials="BS">
    <w:p w14:paraId="57E2DDC4" w14:textId="77777777" w:rsidR="00350773" w:rsidRDefault="00350773" w:rsidP="00D31F38">
      <w:pPr>
        <w:pStyle w:val="CommentText"/>
      </w:pPr>
      <w:r>
        <w:rPr>
          <w:rStyle w:val="CommentReference"/>
        </w:rPr>
        <w:annotationRef/>
      </w:r>
      <w:r>
        <w:t>NETS omits clouds</w:t>
      </w:r>
    </w:p>
  </w:comment>
  <w:comment w:id="441" w:author="Windows User" w:date="2015-10-30T08:56:00Z" w:initials="BS">
    <w:p w14:paraId="35628364" w14:textId="77777777" w:rsidR="00350773" w:rsidRDefault="00350773" w:rsidP="00D31F38">
      <w:pPr>
        <w:pStyle w:val="CommentText"/>
      </w:pPr>
      <w:r>
        <w:rPr>
          <w:rStyle w:val="CommentReference"/>
        </w:rPr>
        <w:annotationRef/>
      </w:r>
      <w:r>
        <w:t>NETS omits this vs</w:t>
      </w:r>
    </w:p>
  </w:comment>
  <w:comment w:id="442" w:author="Windows User" w:date="2015-10-30T08:56:00Z" w:initials="BS">
    <w:p w14:paraId="1F576F58" w14:textId="77777777" w:rsidR="00350773" w:rsidRDefault="0035077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50773" w:rsidRDefault="0035077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50773" w:rsidRDefault="00350773" w:rsidP="00D31F38">
      <w:pPr>
        <w:pStyle w:val="CommentText"/>
      </w:pPr>
      <w:r>
        <w:rPr>
          <w:rStyle w:val="CommentReference"/>
        </w:rPr>
        <w:annotationRef/>
      </w:r>
      <w:r>
        <w:t>NETS switches this vs with next</w:t>
      </w:r>
    </w:p>
  </w:comment>
  <w:comment w:id="445" w:author="Windows User" w:date="2015-10-30T08:56:00Z" w:initials="BS">
    <w:p w14:paraId="66BEE13E" w14:textId="77777777" w:rsidR="00350773" w:rsidRDefault="00350773" w:rsidP="00D31F38">
      <w:pPr>
        <w:pStyle w:val="CommentText"/>
      </w:pPr>
      <w:r>
        <w:rPr>
          <w:rStyle w:val="CommentReference"/>
        </w:rPr>
        <w:annotationRef/>
      </w:r>
      <w:r>
        <w:t>NETS has sea-monsters</w:t>
      </w:r>
    </w:p>
  </w:comment>
  <w:comment w:id="446" w:author="Windows User" w:date="2015-10-30T08:56:00Z" w:initials="BS">
    <w:p w14:paraId="43D401E2" w14:textId="77777777" w:rsidR="00350773" w:rsidRDefault="00350773" w:rsidP="00D31F38">
      <w:pPr>
        <w:pStyle w:val="CommentText"/>
      </w:pPr>
      <w:r>
        <w:rPr>
          <w:rStyle w:val="CommentReference"/>
        </w:rPr>
        <w:annotationRef/>
      </w:r>
      <w:r>
        <w:t>NETS has four-footed and wild animals of the land</w:t>
      </w:r>
    </w:p>
  </w:comment>
  <w:comment w:id="447" w:author="Windows User" w:date="2015-10-30T08:56:00Z" w:initials="BS">
    <w:p w14:paraId="37590655" w14:textId="77777777" w:rsidR="00350773" w:rsidRDefault="00350773" w:rsidP="00D31F38">
      <w:pPr>
        <w:pStyle w:val="CommentText"/>
      </w:pPr>
      <w:r>
        <w:rPr>
          <w:rStyle w:val="CommentReference"/>
        </w:rPr>
        <w:annotationRef/>
      </w:r>
      <w:r>
        <w:t>NETS has all humans on earth</w:t>
      </w:r>
    </w:p>
  </w:comment>
  <w:comment w:id="448" w:author="Windows User" w:date="2015-10-30T08:56:00Z" w:initials="BS">
    <w:p w14:paraId="6D54AC70" w14:textId="77777777" w:rsidR="00350773" w:rsidRDefault="00350773" w:rsidP="00D31F38">
      <w:pPr>
        <w:pStyle w:val="CommentText"/>
      </w:pPr>
      <w:r>
        <w:rPr>
          <w:rStyle w:val="CommentReference"/>
        </w:rPr>
        <w:annotationRef/>
      </w:r>
      <w:r>
        <w:t>NETS has "priests, slaves of the Lord", then omits next vs.</w:t>
      </w:r>
    </w:p>
  </w:comment>
  <w:comment w:id="449" w:author="Windows User" w:date="2015-10-30T08:56:00Z" w:initials="BS">
    <w:p w14:paraId="6468426A" w14:textId="77777777" w:rsidR="00350773" w:rsidRDefault="00350773" w:rsidP="00D31F38">
      <w:pPr>
        <w:pStyle w:val="CommentText"/>
      </w:pPr>
      <w:r>
        <w:rPr>
          <w:rStyle w:val="CommentReference"/>
        </w:rPr>
        <w:annotationRef/>
      </w:r>
      <w:r>
        <w:t>NETS ends quite differently</w:t>
      </w:r>
    </w:p>
  </w:comment>
  <w:comment w:id="455" w:author="Windows User" w:date="2015-10-30T08:56:00Z" w:initials="BS">
    <w:p w14:paraId="72C14B6E" w14:textId="77777777" w:rsidR="00350773" w:rsidRDefault="0035077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6" w:author="Windows User" w:date="2015-10-30T08:56:00Z" w:initials="BS">
    <w:p w14:paraId="43306FA7" w14:textId="77777777" w:rsidR="00350773" w:rsidRDefault="00350773" w:rsidP="003758F4">
      <w:pPr>
        <w:pStyle w:val="CommentText"/>
      </w:pPr>
      <w:r>
        <w:rPr>
          <w:rStyle w:val="CommentReference"/>
        </w:rPr>
        <w:annotationRef/>
      </w:r>
      <w:r>
        <w:t>heavens?</w:t>
      </w:r>
    </w:p>
  </w:comment>
  <w:comment w:id="457" w:author="Windows User" w:date="2015-10-30T08:56:00Z" w:initials="BS">
    <w:p w14:paraId="18B419AF" w14:textId="77777777" w:rsidR="00350773" w:rsidRDefault="00350773" w:rsidP="003758F4">
      <w:pPr>
        <w:pStyle w:val="CommentText"/>
      </w:pPr>
      <w:r>
        <w:rPr>
          <w:rStyle w:val="CommentReference"/>
        </w:rPr>
        <w:annotationRef/>
      </w:r>
      <w:r>
        <w:t>NETS has falling snow which matches AI hoar frosts.</w:t>
      </w:r>
    </w:p>
  </w:comment>
  <w:comment w:id="458" w:author="Windows User" w:date="2015-10-30T08:56:00Z" w:initials="BS">
    <w:p w14:paraId="504A050C" w14:textId="77777777" w:rsidR="00350773" w:rsidRDefault="00350773" w:rsidP="003758F4">
      <w:pPr>
        <w:pStyle w:val="CommentText"/>
      </w:pPr>
      <w:r>
        <w:rPr>
          <w:rStyle w:val="CommentReference"/>
        </w:rPr>
        <w:annotationRef/>
      </w:r>
      <w:r>
        <w:t>reversed ice and hoarfrosts of this vs and last to match NETS. Coptic?</w:t>
      </w:r>
    </w:p>
  </w:comment>
  <w:comment w:id="459" w:author="Windows User" w:date="2015-10-30T08:56:00Z" w:initials="BS">
    <w:p w14:paraId="42B07939" w14:textId="77777777" w:rsidR="00350773" w:rsidRDefault="00350773" w:rsidP="003758F4">
      <w:pPr>
        <w:pStyle w:val="CommentText"/>
      </w:pPr>
      <w:r>
        <w:rPr>
          <w:rStyle w:val="CommentReference"/>
        </w:rPr>
        <w:annotationRef/>
      </w:r>
      <w:r>
        <w:t>NETS switches this vs with next</w:t>
      </w:r>
    </w:p>
  </w:comment>
  <w:comment w:id="460" w:author="Windows User" w:date="2015-10-30T08:56:00Z" w:initials="BS">
    <w:p w14:paraId="0D31DB4D" w14:textId="77777777" w:rsidR="00350773" w:rsidRDefault="00350773" w:rsidP="003758F4">
      <w:pPr>
        <w:pStyle w:val="CommentText"/>
      </w:pPr>
      <w:r>
        <w:rPr>
          <w:rStyle w:val="CommentReference"/>
        </w:rPr>
        <w:annotationRef/>
      </w:r>
      <w:r>
        <w:t>NETS has all humans on earth</w:t>
      </w:r>
    </w:p>
  </w:comment>
  <w:comment w:id="461" w:author="Windows User" w:date="2015-10-30T08:56:00Z" w:initials="BS">
    <w:p w14:paraId="4CB6D1D8" w14:textId="77777777" w:rsidR="00350773" w:rsidRDefault="00350773" w:rsidP="003758F4">
      <w:pPr>
        <w:pStyle w:val="CommentText"/>
      </w:pPr>
      <w:r>
        <w:rPr>
          <w:rStyle w:val="CommentReference"/>
        </w:rPr>
        <w:annotationRef/>
      </w:r>
      <w:r>
        <w:t>NETS has "priests, slaves of the Lord", then omits next vs.</w:t>
      </w:r>
    </w:p>
  </w:comment>
  <w:comment w:id="462" w:author="Windows User" w:date="2015-10-30T08:56:00Z" w:initials="BS">
    <w:p w14:paraId="1C9D2024" w14:textId="77777777" w:rsidR="00350773" w:rsidRDefault="00350773" w:rsidP="003758F4">
      <w:pPr>
        <w:pStyle w:val="CommentText"/>
      </w:pPr>
      <w:r>
        <w:rPr>
          <w:rStyle w:val="CommentReference"/>
        </w:rPr>
        <w:annotationRef/>
      </w:r>
      <w:r>
        <w:t>NETS ends quite differently</w:t>
      </w:r>
    </w:p>
  </w:comment>
  <w:comment w:id="464" w:author="Windows User" w:date="2015-10-30T08:56:00Z" w:initials="BS">
    <w:p w14:paraId="499D113D" w14:textId="77777777" w:rsidR="00350773" w:rsidRDefault="00350773" w:rsidP="00D31F38">
      <w:pPr>
        <w:pStyle w:val="CommentText"/>
      </w:pPr>
      <w:r>
        <w:rPr>
          <w:rStyle w:val="CommentReference"/>
        </w:rPr>
        <w:annotationRef/>
      </w:r>
      <w:r>
        <w:t>giver, or maker?</w:t>
      </w:r>
    </w:p>
  </w:comment>
  <w:comment w:id="465" w:author="Windows User" w:date="2015-10-30T08:56:00Z" w:initials="BS">
    <w:p w14:paraId="29AB3125" w14:textId="77777777" w:rsidR="00350773" w:rsidRDefault="00350773" w:rsidP="00D31F38">
      <w:pPr>
        <w:pStyle w:val="CommentText"/>
      </w:pPr>
      <w:r>
        <w:rPr>
          <w:rStyle w:val="CommentReference"/>
        </w:rPr>
        <w:annotationRef/>
      </w:r>
      <w:r>
        <w:t>even NETS has Hananias</w:t>
      </w:r>
    </w:p>
  </w:comment>
  <w:comment w:id="466" w:author="Windows User" w:date="2015-10-30T08:56:00Z" w:initials="BS">
    <w:p w14:paraId="27892612" w14:textId="77777777" w:rsidR="00350773" w:rsidRDefault="00350773" w:rsidP="00D31F38">
      <w:pPr>
        <w:pStyle w:val="CommentText"/>
      </w:pPr>
      <w:r>
        <w:rPr>
          <w:rStyle w:val="CommentReference"/>
        </w:rPr>
        <w:annotationRef/>
      </w:r>
      <w:r>
        <w:t>does Coptic have evening first?</w:t>
      </w:r>
    </w:p>
  </w:comment>
  <w:comment w:id="467" w:author="Windows User" w:date="2015-10-30T08:56:00Z" w:initials="BS">
    <w:p w14:paraId="53863AE8" w14:textId="77777777" w:rsidR="00350773" w:rsidRDefault="00350773" w:rsidP="00D31F38">
      <w:pPr>
        <w:pStyle w:val="CommentText"/>
      </w:pPr>
      <w:r>
        <w:rPr>
          <w:rStyle w:val="CommentReference"/>
        </w:rPr>
        <w:annotationRef/>
      </w:r>
      <w:r>
        <w:t>Coptic doesn't have "Our God"</w:t>
      </w:r>
    </w:p>
  </w:comment>
  <w:comment w:id="468" w:author="Windows User" w:date="2015-10-30T08:56:00Z" w:initials="BS">
    <w:p w14:paraId="5F8EC33A" w14:textId="77777777" w:rsidR="00350773" w:rsidRDefault="00350773" w:rsidP="00D31F38">
      <w:pPr>
        <w:pStyle w:val="CommentText"/>
      </w:pPr>
      <w:r>
        <w:rPr>
          <w:rStyle w:val="CommentReference"/>
        </w:rPr>
        <w:annotationRef/>
      </w:r>
      <w:r>
        <w:t>celebrate or proclaim?</w:t>
      </w:r>
    </w:p>
  </w:comment>
  <w:comment w:id="469" w:author="Windows User" w:date="2015-10-30T08:56:00Z" w:initials="BS">
    <w:p w14:paraId="02E465F6" w14:textId="77777777" w:rsidR="00350773" w:rsidRDefault="00350773" w:rsidP="00D31F38">
      <w:pPr>
        <w:pStyle w:val="CommentText"/>
      </w:pPr>
      <w:r>
        <w:rPr>
          <w:rStyle w:val="CommentReference"/>
        </w:rPr>
        <w:annotationRef/>
      </w:r>
      <w:r>
        <w:t>persevere or be sober?</w:t>
      </w:r>
    </w:p>
  </w:comment>
  <w:comment w:id="470" w:author="Windows User" w:date="2015-10-30T08:56:00Z" w:initials="BS">
    <w:p w14:paraId="0F283256" w14:textId="77777777" w:rsidR="00350773" w:rsidRDefault="00350773" w:rsidP="00D31F38">
      <w:pPr>
        <w:pStyle w:val="CommentText"/>
      </w:pPr>
      <w:r>
        <w:rPr>
          <w:rStyle w:val="CommentReference"/>
        </w:rPr>
        <w:annotationRef/>
      </w:r>
      <w:r>
        <w:t>Coptic has presbyters, not priests (oweeb)</w:t>
      </w:r>
    </w:p>
  </w:comment>
  <w:comment w:id="471" w:author="Windows User" w:date="2015-10-30T08:56:00Z" w:initials="BS">
    <w:p w14:paraId="141FC7EB" w14:textId="77777777" w:rsidR="00350773" w:rsidRDefault="00350773" w:rsidP="00D31F38">
      <w:pPr>
        <w:pStyle w:val="CommentText"/>
      </w:pPr>
      <w:r>
        <w:rPr>
          <w:rStyle w:val="CommentReference"/>
        </w:rPr>
        <w:annotationRef/>
      </w:r>
      <w:r>
        <w:t>esmo is bless, not praise...</w:t>
      </w:r>
    </w:p>
  </w:comment>
  <w:comment w:id="472" w:author="Windows User" w:date="2015-10-30T08:56:00Z" w:initials="BS">
    <w:p w14:paraId="22452F1B" w14:textId="77777777" w:rsidR="00350773" w:rsidRDefault="0035077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3" w:author="Windows User" w:date="2015-10-30T08:56:00Z" w:initials="BS">
    <w:p w14:paraId="532CE324" w14:textId="77777777" w:rsidR="00350773" w:rsidRDefault="00350773" w:rsidP="00D31F38">
      <w:pPr>
        <w:pStyle w:val="CommentText"/>
      </w:pPr>
      <w:r>
        <w:rPr>
          <w:rStyle w:val="CommentReference"/>
        </w:rPr>
        <w:annotationRef/>
      </w:r>
      <w:r>
        <w:t>Is LA right with breaths and spirits?</w:t>
      </w:r>
    </w:p>
  </w:comment>
  <w:comment w:id="474" w:author="Windows User" w:date="2015-10-30T08:56:00Z" w:initials="BS">
    <w:p w14:paraId="7C12CF17" w14:textId="77777777" w:rsidR="00350773" w:rsidRDefault="00350773" w:rsidP="00D31F38">
      <w:pPr>
        <w:pStyle w:val="CommentText"/>
      </w:pPr>
      <w:r>
        <w:rPr>
          <w:rStyle w:val="CommentReference"/>
        </w:rPr>
        <w:annotationRef/>
      </w:r>
      <w:r>
        <w:t>doesn't look like waters... is it ssea?</w:t>
      </w:r>
    </w:p>
  </w:comment>
  <w:comment w:id="475" w:author="Windows User" w:date="2015-10-30T08:56:00Z" w:initials="BS">
    <w:p w14:paraId="789F9E96" w14:textId="77777777" w:rsidR="00350773" w:rsidRDefault="00350773" w:rsidP="00D31F38">
      <w:pPr>
        <w:pStyle w:val="CommentText"/>
      </w:pPr>
      <w:r>
        <w:rPr>
          <w:rStyle w:val="CommentReference"/>
        </w:rPr>
        <w:annotationRef/>
      </w:r>
      <w:r>
        <w:t>I still don't get of all the things we would see after seeing all the praise of nature would be "Bless the Lord you birds".</w:t>
      </w:r>
    </w:p>
  </w:comment>
  <w:comment w:id="476" w:author="Windows User" w:date="2015-10-30T08:56:00Z" w:initials="BS">
    <w:p w14:paraId="1E93DCCD" w14:textId="77777777" w:rsidR="00350773" w:rsidRDefault="00350773" w:rsidP="00D31F38">
      <w:pPr>
        <w:pStyle w:val="CommentText"/>
      </w:pPr>
      <w:r>
        <w:rPr>
          <w:rStyle w:val="CommentReference"/>
        </w:rPr>
        <w:annotationRef/>
      </w:r>
      <w:r>
        <w:t>disobedient? heretics?</w:t>
      </w:r>
    </w:p>
  </w:comment>
  <w:comment w:id="477" w:author="Windows User" w:date="2015-10-30T08:56:00Z" w:initials="BS">
    <w:p w14:paraId="298A6523" w14:textId="77777777" w:rsidR="00350773" w:rsidRDefault="00350773" w:rsidP="00D31F38">
      <w:pPr>
        <w:pStyle w:val="CommentText"/>
      </w:pPr>
      <w:r>
        <w:rPr>
          <w:rStyle w:val="CommentReference"/>
        </w:rPr>
        <w:annotationRef/>
      </w:r>
      <w:r>
        <w:t>souls or spirits?</w:t>
      </w:r>
    </w:p>
  </w:comment>
  <w:comment w:id="478" w:author="Windows User" w:date="2015-10-30T08:56:00Z" w:initials="BS">
    <w:p w14:paraId="3D56C030" w14:textId="77777777" w:rsidR="00350773" w:rsidRDefault="00350773" w:rsidP="00D31F38">
      <w:pPr>
        <w:pStyle w:val="CommentText"/>
      </w:pPr>
      <w:r>
        <w:rPr>
          <w:rStyle w:val="CommentReference"/>
        </w:rPr>
        <w:annotationRef/>
      </w:r>
      <w:r>
        <w:t>humble or contrite?</w:t>
      </w:r>
    </w:p>
  </w:comment>
  <w:comment w:id="479" w:author="Windows User" w:date="2015-10-30T08:56:00Z" w:initials="BS">
    <w:p w14:paraId="4417CE6C" w14:textId="77777777" w:rsidR="00350773" w:rsidRDefault="00350773" w:rsidP="00D31F38">
      <w:pPr>
        <w:pStyle w:val="CommentText"/>
      </w:pPr>
      <w:r>
        <w:rPr>
          <w:rStyle w:val="CommentReference"/>
        </w:rPr>
        <w:annotationRef/>
      </w:r>
      <w:r>
        <w:t>hearts?</w:t>
      </w:r>
    </w:p>
  </w:comment>
  <w:comment w:id="480" w:author="Windows User" w:date="2015-10-30T08:56:00Z" w:initials="BS">
    <w:p w14:paraId="6056EF08" w14:textId="77777777" w:rsidR="00350773" w:rsidRDefault="00350773" w:rsidP="00D31F38">
      <w:pPr>
        <w:pStyle w:val="CommentText"/>
      </w:pPr>
      <w:r>
        <w:rPr>
          <w:rStyle w:val="CommentReference"/>
        </w:rPr>
        <w:annotationRef/>
      </w:r>
      <w:r>
        <w:t>this or LA?</w:t>
      </w:r>
    </w:p>
  </w:comment>
  <w:comment w:id="481" w:author="Windows User" w:date="2015-10-30T08:56:00Z" w:initials="BS">
    <w:p w14:paraId="021CF208" w14:textId="77777777" w:rsidR="00350773" w:rsidRDefault="00350773" w:rsidP="00D31F38">
      <w:pPr>
        <w:pStyle w:val="CommentText"/>
      </w:pPr>
      <w:r>
        <w:rPr>
          <w:rStyle w:val="CommentReference"/>
        </w:rPr>
        <w:annotationRef/>
      </w:r>
      <w:r>
        <w:t>righteous of, or who revere</w:t>
      </w:r>
    </w:p>
  </w:comment>
  <w:comment w:id="482" w:author="Windows User" w:date="2015-10-30T08:56:00Z" w:initials="BS">
    <w:p w14:paraId="2B7DD481" w14:textId="77777777" w:rsidR="00350773" w:rsidRDefault="00350773" w:rsidP="00D31F38">
      <w:pPr>
        <w:pStyle w:val="CommentText"/>
      </w:pPr>
      <w:r>
        <w:rPr>
          <w:rStyle w:val="CommentReference"/>
        </w:rPr>
        <w:annotationRef/>
      </w:r>
      <w:r>
        <w:t>this, or accountable? or something else?</w:t>
      </w:r>
    </w:p>
  </w:comment>
  <w:comment w:id="483" w:author="Windows User" w:date="2015-10-30T08:56:00Z" w:initials="BS">
    <w:p w14:paraId="154E2A2A" w14:textId="77777777" w:rsidR="00350773" w:rsidRDefault="00350773" w:rsidP="00D31F38">
      <w:pPr>
        <w:pStyle w:val="CommentText"/>
      </w:pPr>
      <w:r>
        <w:rPr>
          <w:rStyle w:val="CommentReference"/>
        </w:rPr>
        <w:annotationRef/>
      </w:r>
      <w:r>
        <w:t>that he may praise and say?</w:t>
      </w:r>
    </w:p>
  </w:comment>
  <w:comment w:id="501" w:author="Windows User" w:date="2015-11-21T13:00:00Z" w:initials="WU">
    <w:p w14:paraId="72B45ACE" w14:textId="77777777" w:rsidR="00350773" w:rsidRDefault="00350773" w:rsidP="00D31F38">
      <w:pPr>
        <w:pStyle w:val="CommentText"/>
      </w:pPr>
      <w:r>
        <w:rPr>
          <w:rStyle w:val="CommentReference"/>
        </w:rPr>
        <w:annotationRef/>
      </w:r>
      <w:r>
        <w:t>Check, and 2 above.</w:t>
      </w:r>
    </w:p>
  </w:comment>
  <w:comment w:id="502" w:author="Brett Slote" w:date="2015-10-30T08:56:00Z" w:initials="BS">
    <w:p w14:paraId="0C0C90F8" w14:textId="77777777" w:rsidR="00350773" w:rsidRDefault="00350773" w:rsidP="00D31F38">
      <w:pPr>
        <w:pStyle w:val="CommentText"/>
      </w:pPr>
      <w:r>
        <w:rPr>
          <w:rStyle w:val="CommentReference"/>
        </w:rPr>
        <w:annotationRef/>
      </w:r>
      <w:r>
        <w:t>Fred wants 'O' here, saying it matches the Coptic... but it isn't in the Coptic!</w:t>
      </w:r>
    </w:p>
  </w:comment>
  <w:comment w:id="503" w:author="Windows User" w:date="2015-11-21T13:00:00Z" w:initials="WU">
    <w:p w14:paraId="59221E95" w14:textId="77777777" w:rsidR="00350773" w:rsidRDefault="00350773" w:rsidP="00D31F38">
      <w:pPr>
        <w:pStyle w:val="CommentText"/>
      </w:pPr>
      <w:r>
        <w:rPr>
          <w:rStyle w:val="CommentReference"/>
        </w:rPr>
        <w:annotationRef/>
      </w:r>
      <w:r>
        <w:t>check</w:t>
      </w:r>
    </w:p>
  </w:comment>
  <w:comment w:id="504" w:author="Windows User" w:date="2015-11-21T13:00:00Z" w:initials="WU">
    <w:p w14:paraId="0CFC2594" w14:textId="77777777" w:rsidR="00350773" w:rsidRDefault="00350773" w:rsidP="00D31F38">
      <w:pPr>
        <w:pStyle w:val="CommentText"/>
      </w:pPr>
      <w:r>
        <w:rPr>
          <w:rStyle w:val="CommentReference"/>
        </w:rPr>
        <w:annotationRef/>
      </w:r>
      <w:r>
        <w:t>check</w:t>
      </w:r>
    </w:p>
  </w:comment>
  <w:comment w:id="505" w:author="Windows User" w:date="2015-11-21T13:01:00Z" w:initials="WU">
    <w:p w14:paraId="403A6460" w14:textId="77777777" w:rsidR="00350773" w:rsidRDefault="00350773" w:rsidP="00D31F38">
      <w:pPr>
        <w:pStyle w:val="CommentText"/>
      </w:pPr>
      <w:r>
        <w:rPr>
          <w:rStyle w:val="CommentReference"/>
        </w:rPr>
        <w:annotationRef/>
      </w:r>
      <w:r>
        <w:t>check, find Copitic</w:t>
      </w:r>
    </w:p>
  </w:comment>
  <w:comment w:id="506" w:author="Windows User" w:date="2015-10-30T08:56:00Z" w:initials="BS">
    <w:p w14:paraId="1B2986E7" w14:textId="77777777" w:rsidR="00350773" w:rsidRDefault="00350773" w:rsidP="00D31F38">
      <w:pPr>
        <w:pStyle w:val="CommentText"/>
      </w:pPr>
      <w:r>
        <w:rPr>
          <w:rStyle w:val="CommentReference"/>
        </w:rPr>
        <w:annotationRef/>
      </w:r>
      <w:r>
        <w:t>why do books not have a vs for the bishop???</w:t>
      </w:r>
    </w:p>
  </w:comment>
  <w:comment w:id="507" w:author="Windows User" w:date="2015-10-30T08:56:00Z" w:initials="BS">
    <w:p w14:paraId="2328FF19" w14:textId="77777777" w:rsidR="00350773" w:rsidRDefault="00350773" w:rsidP="00D31F38">
      <w:pPr>
        <w:pStyle w:val="CommentText"/>
      </w:pPr>
      <w:r>
        <w:rPr>
          <w:rStyle w:val="CommentReference"/>
        </w:rPr>
        <w:annotationRef/>
      </w:r>
      <w:r>
        <w:t>add</w:t>
      </w:r>
    </w:p>
  </w:comment>
  <w:comment w:id="510" w:author="Windows User" w:date="2015-10-30T08:56:00Z" w:initials="BS">
    <w:p w14:paraId="76CF17E1" w14:textId="77777777" w:rsidR="00350773" w:rsidRDefault="00350773" w:rsidP="00D31F38">
      <w:pPr>
        <w:pStyle w:val="CommentText"/>
      </w:pPr>
      <w:r>
        <w:rPr>
          <w:rStyle w:val="CommentReference"/>
        </w:rPr>
        <w:annotationRef/>
      </w:r>
      <w:r>
        <w:t>the first two sections each have 7 verses. Maybe each section had seven verses and then became inflated? Keeping 7 vs in each section</w:t>
      </w:r>
    </w:p>
  </w:comment>
  <w:comment w:id="511" w:author="Windows User" w:date="2015-10-30T08:56:00Z" w:initials="BS">
    <w:p w14:paraId="01D3FC9E" w14:textId="77777777" w:rsidR="00350773" w:rsidRDefault="00350773" w:rsidP="00D31F38">
      <w:pPr>
        <w:pStyle w:val="CommentText"/>
      </w:pPr>
      <w:r>
        <w:rPr>
          <w:rStyle w:val="CommentReference"/>
        </w:rPr>
        <w:annotationRef/>
      </w:r>
      <w:r>
        <w:t>Communion or commemoration?</w:t>
      </w:r>
    </w:p>
  </w:comment>
  <w:comment w:id="512" w:author="Windows User" w:date="2015-11-21T13:01:00Z" w:initials="WU">
    <w:p w14:paraId="3C8EDFD6" w14:textId="77777777" w:rsidR="00350773" w:rsidRDefault="00350773" w:rsidP="00D31F38">
      <w:pPr>
        <w:pStyle w:val="CommentText"/>
      </w:pPr>
      <w:r>
        <w:rPr>
          <w:rStyle w:val="CommentReference"/>
        </w:rPr>
        <w:annotationRef/>
      </w:r>
      <w:r>
        <w:t>Check, and 2 above</w:t>
      </w:r>
    </w:p>
  </w:comment>
  <w:comment w:id="513" w:author="Brett Slote" w:date="2015-10-30T08:56:00Z" w:initials="BS">
    <w:p w14:paraId="502DF58D" w14:textId="77777777" w:rsidR="00350773" w:rsidRDefault="00350773" w:rsidP="00D31F38">
      <w:pPr>
        <w:pStyle w:val="CommentText"/>
      </w:pPr>
      <w:r>
        <w:rPr>
          <w:rStyle w:val="CommentReference"/>
        </w:rPr>
        <w:annotationRef/>
      </w:r>
      <w:r>
        <w:t>Fred wants 'O' here, saying it matches the Coptic... but it isn't in the Coptic!</w:t>
      </w:r>
    </w:p>
  </w:comment>
  <w:comment w:id="514" w:author="Windows User" w:date="2015-11-21T13:02:00Z" w:initials="WU">
    <w:p w14:paraId="0E3206C8" w14:textId="77777777" w:rsidR="00350773" w:rsidRDefault="00350773" w:rsidP="00D31F38">
      <w:pPr>
        <w:pStyle w:val="CommentText"/>
      </w:pPr>
      <w:r>
        <w:rPr>
          <w:rStyle w:val="CommentReference"/>
        </w:rPr>
        <w:annotationRef/>
      </w:r>
      <w:r>
        <w:t>check</w:t>
      </w:r>
    </w:p>
  </w:comment>
  <w:comment w:id="515" w:author="Windows User" w:date="2015-10-30T08:56:00Z" w:initials="BS">
    <w:p w14:paraId="303AD0FE" w14:textId="77777777" w:rsidR="00350773" w:rsidRDefault="0035077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6" w:author="Windows User" w:date="2015-11-21T13:02:00Z" w:initials="WU">
    <w:p w14:paraId="5B706BCD" w14:textId="77777777" w:rsidR="00350773" w:rsidRDefault="00350773" w:rsidP="00D31F38">
      <w:pPr>
        <w:pStyle w:val="CommentText"/>
      </w:pPr>
      <w:r>
        <w:rPr>
          <w:rStyle w:val="CommentReference"/>
        </w:rPr>
        <w:annotationRef/>
      </w:r>
      <w:r>
        <w:t>check.  Add Coptic</w:t>
      </w:r>
    </w:p>
  </w:comment>
  <w:comment w:id="522" w:author="Windows User" w:date="2015-11-02T12:45:00Z" w:initials="BS">
    <w:p w14:paraId="02E474EA" w14:textId="77777777" w:rsidR="00350773" w:rsidRDefault="00350773" w:rsidP="00D31F38">
      <w:pPr>
        <w:pStyle w:val="CommentText"/>
      </w:pPr>
      <w:r>
        <w:rPr>
          <w:rStyle w:val="CommentReference"/>
        </w:rPr>
        <w:annotationRef/>
      </w:r>
      <w:r>
        <w:t>Godhead or Divinity?</w:t>
      </w:r>
    </w:p>
  </w:comment>
  <w:comment w:id="523" w:author="Windows User" w:date="2015-10-30T08:56:00Z" w:initials="BS">
    <w:p w14:paraId="1165D588" w14:textId="77777777" w:rsidR="00350773" w:rsidRDefault="0035077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4" w:author="Windows User" w:date="2015-10-30T08:56:00Z" w:initials="BS">
    <w:p w14:paraId="0ABD6F72" w14:textId="77777777" w:rsidR="00350773" w:rsidRDefault="00350773" w:rsidP="00D31F38">
      <w:pPr>
        <w:pStyle w:val="CommentText"/>
      </w:pPr>
      <w:r>
        <w:rPr>
          <w:rStyle w:val="CommentReference"/>
        </w:rPr>
        <w:annotationRef/>
      </w:r>
      <w:r>
        <w:t>faithful or trusted? faithful sounds better as it is her action and not ours, as trusted.</w:t>
      </w:r>
    </w:p>
  </w:comment>
  <w:comment w:id="537" w:author="Windows User" w:date="2015-10-30T08:56:00Z" w:initials="BS">
    <w:p w14:paraId="07EF5E65" w14:textId="77777777" w:rsidR="00350773" w:rsidRDefault="00350773" w:rsidP="00D31F38">
      <w:pPr>
        <w:pStyle w:val="CommentText"/>
      </w:pPr>
      <w:r>
        <w:rPr>
          <w:rStyle w:val="CommentReference"/>
        </w:rPr>
        <w:annotationRef/>
      </w:r>
      <w:r>
        <w:t>MT (KJV) and Ra lack. NETS has and so does Coptic.</w:t>
      </w:r>
    </w:p>
  </w:comment>
  <w:comment w:id="538" w:author="Windows User" w:date="2015-11-21T13:03:00Z" w:initials="WU">
    <w:p w14:paraId="0505077C" w14:textId="77777777" w:rsidR="00350773" w:rsidRDefault="00350773" w:rsidP="00D31F38">
      <w:pPr>
        <w:pStyle w:val="CommentText"/>
      </w:pPr>
      <w:r>
        <w:rPr>
          <w:rStyle w:val="CommentReference"/>
        </w:rPr>
        <w:annotationRef/>
      </w:r>
      <w:r>
        <w:t>check</w:t>
      </w:r>
    </w:p>
  </w:comment>
  <w:comment w:id="539" w:author="Windows User" w:date="2015-11-21T13:03:00Z" w:initials="WU">
    <w:p w14:paraId="2CFCDBC4" w14:textId="77777777" w:rsidR="00350773" w:rsidRDefault="00350773" w:rsidP="00D31F38">
      <w:pPr>
        <w:pStyle w:val="CommentText"/>
      </w:pPr>
      <w:r>
        <w:rPr>
          <w:rStyle w:val="CommentReference"/>
        </w:rPr>
        <w:annotationRef/>
      </w:r>
      <w:r>
        <w:t>check</w:t>
      </w:r>
    </w:p>
  </w:comment>
  <w:comment w:id="540" w:author="Windows User" w:date="2015-11-21T13:04:00Z" w:initials="WU">
    <w:p w14:paraId="7B87BF1F" w14:textId="77777777" w:rsidR="00350773" w:rsidRDefault="00350773" w:rsidP="00D31F38">
      <w:pPr>
        <w:pStyle w:val="CommentText"/>
      </w:pPr>
      <w:r>
        <w:rPr>
          <w:rStyle w:val="CommentReference"/>
        </w:rPr>
        <w:annotationRef/>
      </w:r>
      <w:r>
        <w:t>check</w:t>
      </w:r>
    </w:p>
  </w:comment>
  <w:comment w:id="541" w:author="Windows User" w:date="2015-10-30T08:56:00Z" w:initials="BS">
    <w:p w14:paraId="469A8399" w14:textId="77777777" w:rsidR="00350773" w:rsidRDefault="00350773" w:rsidP="00D31F38">
      <w:pPr>
        <w:pStyle w:val="CommentText"/>
      </w:pPr>
      <w:r>
        <w:rPr>
          <w:rStyle w:val="CommentReference"/>
        </w:rPr>
        <w:annotationRef/>
      </w:r>
      <w:r>
        <w:t>Coptic varies greatly from NETS</w:t>
      </w:r>
    </w:p>
  </w:comment>
  <w:comment w:id="547" w:author="Windows User" w:date="2015-10-30T08:56:00Z" w:initials="BS">
    <w:p w14:paraId="30B7538F" w14:textId="77777777" w:rsidR="00350773" w:rsidRDefault="00350773" w:rsidP="00D31F38">
      <w:pPr>
        <w:pStyle w:val="CommentText"/>
      </w:pPr>
      <w:r>
        <w:rPr>
          <w:rStyle w:val="CommentReference"/>
        </w:rPr>
        <w:annotationRef/>
      </w:r>
      <w:r>
        <w:t>NETS has dance... also drum &amp; harp...</w:t>
      </w:r>
    </w:p>
  </w:comment>
  <w:comment w:id="548" w:author="Windows User" w:date="2015-10-30T08:56:00Z" w:initials="BS">
    <w:p w14:paraId="040D59AA" w14:textId="77777777" w:rsidR="00350773" w:rsidRDefault="00350773" w:rsidP="00D31F38">
      <w:pPr>
        <w:pStyle w:val="CommentText"/>
      </w:pPr>
      <w:r>
        <w:rPr>
          <w:rStyle w:val="CommentReference"/>
        </w:rPr>
        <w:annotationRef/>
      </w:r>
      <w:r>
        <w:t>NETS and LA have boast in glory...</w:t>
      </w:r>
    </w:p>
  </w:comment>
  <w:comment w:id="549" w:author="Windows User" w:date="2015-10-30T08:56:00Z" w:initials="BS">
    <w:p w14:paraId="0F357187" w14:textId="77777777" w:rsidR="00350773" w:rsidRDefault="00350773" w:rsidP="00D31F38">
      <w:pPr>
        <w:pStyle w:val="CommentText"/>
      </w:pPr>
      <w:r>
        <w:rPr>
          <w:rStyle w:val="CommentReference"/>
        </w:rPr>
        <w:annotationRef/>
      </w:r>
      <w:r>
        <w:t>NETS has rejoice. Coptis looks to me like glorify... Sing aloud? Rejoice?</w:t>
      </w:r>
    </w:p>
  </w:comment>
  <w:comment w:id="550" w:author="Windows User" w:date="2015-10-30T08:56:00Z" w:initials="BS">
    <w:p w14:paraId="10510650" w14:textId="77777777" w:rsidR="00350773" w:rsidRDefault="00350773" w:rsidP="00D31F38">
      <w:pPr>
        <w:pStyle w:val="CommentText"/>
      </w:pPr>
      <w:r>
        <w:rPr>
          <w:rStyle w:val="CommentReference"/>
        </w:rPr>
        <w:annotationRef/>
      </w:r>
      <w:r>
        <w:t>NETS has throats too. I'm leaving mouths. Throats is too literal. Not how we say it in English...</w:t>
      </w:r>
    </w:p>
  </w:comment>
  <w:comment w:id="551" w:author="Windows User" w:date="2015-10-30T08:56:00Z" w:initials="BS">
    <w:p w14:paraId="0F6BDC5E" w14:textId="77777777" w:rsidR="00350773" w:rsidRDefault="00350773" w:rsidP="00D31F38">
      <w:pPr>
        <w:pStyle w:val="CommentText"/>
      </w:pPr>
      <w:r>
        <w:rPr>
          <w:rStyle w:val="CommentReference"/>
        </w:rPr>
        <w:annotationRef/>
      </w:r>
      <w:r>
        <w:t>NETS has rebukes. punishments?</w:t>
      </w:r>
    </w:p>
  </w:comment>
  <w:comment w:id="557" w:author="Windows User" w:date="2015-10-30T08:56:00Z" w:initials="BS">
    <w:p w14:paraId="37F1C98E" w14:textId="77777777" w:rsidR="00350773" w:rsidRDefault="00350773" w:rsidP="00D31F38">
      <w:pPr>
        <w:pStyle w:val="CommentText"/>
      </w:pPr>
      <w:r>
        <w:rPr>
          <w:rStyle w:val="CommentReference"/>
        </w:rPr>
        <w:annotationRef/>
      </w:r>
      <w:r>
        <w:t>psaltry? or lyre?</w:t>
      </w:r>
    </w:p>
  </w:comment>
  <w:comment w:id="570" w:author="Windows User" w:date="2015-11-21T13:04:00Z" w:initials="WU">
    <w:p w14:paraId="43A5D1B1" w14:textId="77777777" w:rsidR="00350773" w:rsidRDefault="00350773" w:rsidP="00E35F1F">
      <w:pPr>
        <w:pStyle w:val="CommentText"/>
      </w:pPr>
      <w:r>
        <w:rPr>
          <w:rStyle w:val="CommentReference"/>
        </w:rPr>
        <w:annotationRef/>
      </w:r>
      <w:r>
        <w:t>check</w:t>
      </w:r>
    </w:p>
  </w:comment>
  <w:comment w:id="571" w:author="Windows User" w:date="2015-11-21T13:04:00Z" w:initials="WU">
    <w:p w14:paraId="4B6A4DE4" w14:textId="77777777" w:rsidR="00350773" w:rsidRDefault="00350773" w:rsidP="00E35F1F">
      <w:pPr>
        <w:pStyle w:val="CommentText"/>
      </w:pPr>
      <w:r>
        <w:rPr>
          <w:rStyle w:val="CommentReference"/>
        </w:rPr>
        <w:annotationRef/>
      </w:r>
      <w:r>
        <w:t>check</w:t>
      </w:r>
    </w:p>
  </w:comment>
  <w:comment w:id="572" w:author="Windows User" w:date="2015-10-30T08:56:00Z" w:initials="BS">
    <w:p w14:paraId="483AEE75" w14:textId="77777777" w:rsidR="00350773" w:rsidRDefault="00350773" w:rsidP="00E35F1F">
      <w:pPr>
        <w:pStyle w:val="CommentText"/>
      </w:pPr>
      <w:r>
        <w:rPr>
          <w:rStyle w:val="CommentReference"/>
        </w:rPr>
        <w:annotationRef/>
      </w:r>
      <w:r>
        <w:t>tense? praise or will praise?</w:t>
      </w:r>
    </w:p>
  </w:comment>
  <w:comment w:id="573" w:author="Windows User" w:date="2015-10-30T08:56:00Z" w:initials="BS">
    <w:p w14:paraId="17DAD50D" w14:textId="77777777" w:rsidR="00350773" w:rsidRDefault="00350773" w:rsidP="00E35F1F">
      <w:pPr>
        <w:pStyle w:val="CommentText"/>
      </w:pPr>
      <w:r>
        <w:rPr>
          <w:rStyle w:val="CommentReference"/>
        </w:rPr>
        <w:annotationRef/>
      </w:r>
      <w:r>
        <w:t>earth? land? creation?</w:t>
      </w:r>
    </w:p>
  </w:comment>
  <w:comment w:id="574" w:author="Windows User" w:date="2015-11-21T13:05:00Z" w:initials="WU">
    <w:p w14:paraId="412BFF55" w14:textId="77777777" w:rsidR="00350773" w:rsidRDefault="00350773" w:rsidP="00E35F1F">
      <w:pPr>
        <w:pStyle w:val="CommentText"/>
      </w:pPr>
      <w:r>
        <w:rPr>
          <w:rStyle w:val="CommentReference"/>
        </w:rPr>
        <w:annotationRef/>
      </w:r>
      <w:r>
        <w:t>check</w:t>
      </w:r>
    </w:p>
  </w:comment>
  <w:comment w:id="575" w:author="Windows User" w:date="2015-10-30T08:56:00Z" w:initials="BS">
    <w:p w14:paraId="4FEF2EC7" w14:textId="77777777" w:rsidR="00350773" w:rsidRDefault="00350773" w:rsidP="00E35F1F">
      <w:pPr>
        <w:pStyle w:val="CommentText"/>
      </w:pPr>
      <w:r>
        <w:rPr>
          <w:rStyle w:val="CommentReference"/>
        </w:rPr>
        <w:annotationRef/>
      </w:r>
      <w:r>
        <w:t>make haste is a little archaic. But hurry is way too colloquial. Quicken doesn't sound right.</w:t>
      </w:r>
    </w:p>
  </w:comment>
  <w:comment w:id="576" w:author="Windows User" w:date="2015-10-30T08:56:00Z" w:initials="BS">
    <w:p w14:paraId="25E26C66" w14:textId="77777777" w:rsidR="00350773" w:rsidRDefault="00350773" w:rsidP="00E35F1F">
      <w:pPr>
        <w:pStyle w:val="CommentText"/>
      </w:pPr>
      <w:r>
        <w:rPr>
          <w:rStyle w:val="CommentReference"/>
        </w:rPr>
        <w:annotationRef/>
      </w:r>
      <w:r>
        <w:t>should either be diverse here or different elsewhere</w:t>
      </w:r>
    </w:p>
  </w:comment>
  <w:comment w:id="577" w:author="Windows User" w:date="2015-10-30T08:56:00Z" w:initials="BS">
    <w:p w14:paraId="7A65524D" w14:textId="77777777" w:rsidR="00350773" w:rsidRDefault="00350773" w:rsidP="00E35F1F">
      <w:pPr>
        <w:pStyle w:val="CommentText"/>
      </w:pPr>
      <w:r>
        <w:rPr>
          <w:rStyle w:val="CommentReference"/>
        </w:rPr>
        <w:annotationRef/>
      </w:r>
      <w:r>
        <w:t>truth or righteousness? Or justice?</w:t>
      </w:r>
    </w:p>
  </w:comment>
  <w:comment w:id="578" w:author="Windows User" w:date="2015-10-30T08:56:00Z" w:initials="BS">
    <w:p w14:paraId="1C135E98" w14:textId="77777777" w:rsidR="00350773" w:rsidRDefault="00350773" w:rsidP="00E35F1F">
      <w:pPr>
        <w:pStyle w:val="CommentText"/>
      </w:pPr>
      <w:r>
        <w:rPr>
          <w:rStyle w:val="CommentReference"/>
        </w:rPr>
        <w:annotationRef/>
      </w:r>
      <w:r>
        <w:t>patience or longsuffering?</w:t>
      </w:r>
    </w:p>
  </w:comment>
  <w:comment w:id="579" w:author="Windows User" w:date="2015-10-30T08:56:00Z" w:initials="BS">
    <w:p w14:paraId="2E20A232" w14:textId="77777777" w:rsidR="00350773" w:rsidRDefault="00350773" w:rsidP="00E35F1F">
      <w:pPr>
        <w:pStyle w:val="CommentText"/>
      </w:pPr>
      <w:r>
        <w:rPr>
          <w:rStyle w:val="CommentReference"/>
        </w:rPr>
        <w:annotationRef/>
      </w:r>
      <w:r>
        <w:t>just "at the first watch"?</w:t>
      </w:r>
    </w:p>
  </w:comment>
  <w:comment w:id="580" w:author="Windows User" w:date="2015-10-30T08:56:00Z" w:initials="BS">
    <w:p w14:paraId="34FB1BC0" w14:textId="77777777" w:rsidR="00350773" w:rsidRDefault="00350773" w:rsidP="00E35F1F">
      <w:pPr>
        <w:pStyle w:val="CommentText"/>
      </w:pPr>
      <w:r>
        <w:rPr>
          <w:rStyle w:val="CommentReference"/>
        </w:rPr>
        <w:annotationRef/>
      </w:r>
      <w:r>
        <w:t>sweet, or easy?</w:t>
      </w:r>
    </w:p>
  </w:comment>
  <w:comment w:id="581" w:author="Windows User" w:date="2015-10-30T08:56:00Z" w:initials="BS">
    <w:p w14:paraId="20646872" w14:textId="77777777" w:rsidR="00350773" w:rsidRDefault="00350773" w:rsidP="00E35F1F">
      <w:pPr>
        <w:pStyle w:val="CommentText"/>
      </w:pPr>
      <w:r>
        <w:rPr>
          <w:rStyle w:val="CommentReference"/>
        </w:rPr>
        <w:annotationRef/>
      </w:r>
      <w:r>
        <w:t>less accurate than beloved, but sounds a lot better..</w:t>
      </w:r>
    </w:p>
  </w:comment>
  <w:comment w:id="582" w:author="Windows User" w:date="2015-10-30T08:56:00Z" w:initials="BS">
    <w:p w14:paraId="4707B322" w14:textId="77777777" w:rsidR="00350773" w:rsidRDefault="00350773" w:rsidP="00E35F1F">
      <w:pPr>
        <w:pStyle w:val="CommentText"/>
      </w:pPr>
      <w:r>
        <w:rPr>
          <w:rStyle w:val="CommentReference"/>
        </w:rPr>
        <w:annotationRef/>
      </w:r>
      <w:r>
        <w:t>sound better if omit of?</w:t>
      </w:r>
    </w:p>
  </w:comment>
  <w:comment w:id="583" w:author="Windows User" w:date="2015-10-30T08:56:00Z" w:initials="BS">
    <w:p w14:paraId="0D6FF167" w14:textId="77777777" w:rsidR="00350773" w:rsidRDefault="00350773" w:rsidP="00E35F1F">
      <w:pPr>
        <w:pStyle w:val="CommentText"/>
      </w:pPr>
      <w:r>
        <w:rPr>
          <w:rStyle w:val="CommentReference"/>
        </w:rPr>
        <w:annotationRef/>
      </w:r>
      <w:r>
        <w:t>truth, or righteousness?</w:t>
      </w:r>
    </w:p>
  </w:comment>
  <w:comment w:id="584" w:author="Windows User" w:date="2015-10-30T08:56:00Z" w:initials="BS">
    <w:p w14:paraId="1A8CABED" w14:textId="77777777" w:rsidR="00350773" w:rsidRDefault="00350773" w:rsidP="00E35F1F">
      <w:pPr>
        <w:pStyle w:val="CommentText"/>
      </w:pPr>
      <w:r>
        <w:rPr>
          <w:rStyle w:val="CommentReference"/>
        </w:rPr>
        <w:annotationRef/>
      </w:r>
      <w:r>
        <w:t>true, or perfecvt?</w:t>
      </w:r>
    </w:p>
  </w:comment>
  <w:comment w:id="585" w:author="Windows User" w:date="2015-10-30T08:56:00Z" w:initials="BS">
    <w:p w14:paraId="21AC5CB8" w14:textId="77777777" w:rsidR="00350773" w:rsidRDefault="00350773" w:rsidP="00E35F1F">
      <w:pPr>
        <w:pStyle w:val="CommentText"/>
      </w:pPr>
      <w:r>
        <w:rPr>
          <w:rStyle w:val="CommentReference"/>
        </w:rPr>
        <w:annotationRef/>
      </w:r>
      <w:r>
        <w:t>and?</w:t>
      </w:r>
    </w:p>
  </w:comment>
  <w:comment w:id="586" w:author="Windows User" w:date="2015-10-30T08:56:00Z" w:initials="BS">
    <w:p w14:paraId="6C6DCC78" w14:textId="77777777" w:rsidR="00350773" w:rsidRDefault="00350773" w:rsidP="00E35F1F">
      <w:pPr>
        <w:pStyle w:val="CommentText"/>
      </w:pPr>
      <w:r>
        <w:rPr>
          <w:rStyle w:val="CommentReference"/>
        </w:rPr>
        <w:annotationRef/>
      </w:r>
      <w:r>
        <w:t>gather is in first line in Coptic, but tune flows better here..</w:t>
      </w:r>
    </w:p>
  </w:comment>
  <w:comment w:id="587" w:author="Windows User" w:date="2015-10-30T08:56:00Z" w:initials="BS">
    <w:p w14:paraId="4B49F853" w14:textId="77777777" w:rsidR="00350773" w:rsidRDefault="00350773" w:rsidP="00E35F1F">
      <w:pPr>
        <w:pStyle w:val="CommentText"/>
      </w:pPr>
      <w:r>
        <w:rPr>
          <w:rStyle w:val="CommentReference"/>
        </w:rPr>
        <w:annotationRef/>
      </w:r>
      <w:r>
        <w:t>will?</w:t>
      </w:r>
    </w:p>
  </w:comment>
  <w:comment w:id="588" w:author="Windows User" w:date="2015-10-30T08:56:00Z" w:initials="BS">
    <w:p w14:paraId="6FC8752C" w14:textId="77777777" w:rsidR="00350773" w:rsidRDefault="00350773" w:rsidP="00E35F1F">
      <w:pPr>
        <w:pStyle w:val="CommentText"/>
      </w:pPr>
      <w:r>
        <w:rPr>
          <w:rStyle w:val="CommentReference"/>
        </w:rPr>
        <w:annotationRef/>
      </w:r>
      <w:r>
        <w:t>save? keep? deliver?</w:t>
      </w:r>
    </w:p>
  </w:comment>
  <w:comment w:id="589" w:author="Windows User" w:date="2015-10-30T08:56:00Z" w:initials="BS">
    <w:p w14:paraId="7843FDD6" w14:textId="77777777" w:rsidR="00350773" w:rsidRDefault="00350773" w:rsidP="00E35F1F">
      <w:pPr>
        <w:pStyle w:val="CommentText"/>
      </w:pPr>
      <w:r>
        <w:rPr>
          <w:rStyle w:val="CommentReference"/>
        </w:rPr>
        <w:annotationRef/>
      </w:r>
      <w:r>
        <w:t>need a convention for making "ak ee". {}? bold?</w:t>
      </w:r>
    </w:p>
  </w:comment>
  <w:comment w:id="590" w:author="Windows User" w:date="2015-10-30T08:56:00Z" w:initials="BS">
    <w:p w14:paraId="636DE776" w14:textId="77777777" w:rsidR="00350773" w:rsidRDefault="00350773" w:rsidP="00E35F1F">
      <w:pPr>
        <w:pStyle w:val="CommentText"/>
      </w:pPr>
      <w:r>
        <w:rPr>
          <w:rStyle w:val="CommentReference"/>
        </w:rPr>
        <w:annotationRef/>
      </w:r>
      <w:r>
        <w:t>I like it better with "be" in... thoughts?</w:t>
      </w:r>
    </w:p>
  </w:comment>
  <w:comment w:id="602" w:author="Windows User" w:date="2015-11-02T12:45:00Z" w:initials="BS">
    <w:p w14:paraId="0A55894A" w14:textId="77777777" w:rsidR="00350773" w:rsidRDefault="00350773" w:rsidP="00E35F1F">
      <w:pPr>
        <w:pStyle w:val="CommentText"/>
      </w:pPr>
      <w:r>
        <w:rPr>
          <w:rStyle w:val="CommentReference"/>
        </w:rPr>
        <w:annotationRef/>
      </w:r>
      <w:r>
        <w:t>this splitting of the verses doesn't follow the Coptic... does it really flow much better, or is it just that I'm more used to it?</w:t>
      </w:r>
    </w:p>
  </w:comment>
  <w:comment w:id="603" w:author="Windows User" w:date="2015-10-30T08:56:00Z" w:initials="BS">
    <w:p w14:paraId="0E80932F" w14:textId="77777777" w:rsidR="00350773" w:rsidRDefault="00350773" w:rsidP="00E35F1F">
      <w:pPr>
        <w:pStyle w:val="CommentText"/>
      </w:pPr>
      <w:r>
        <w:rPr>
          <w:rStyle w:val="CommentReference"/>
        </w:rPr>
        <w:annotationRef/>
      </w:r>
      <w:r>
        <w:t>does coptic bear out? Feels much more right to me.</w:t>
      </w:r>
    </w:p>
  </w:comment>
  <w:comment w:id="604" w:author="Windows User" w:date="2015-10-30T08:56:00Z" w:initials="BS">
    <w:p w14:paraId="759B277F" w14:textId="77777777" w:rsidR="00350773" w:rsidRDefault="00350773" w:rsidP="00E35F1F">
      <w:pPr>
        <w:pStyle w:val="CommentText"/>
      </w:pPr>
      <w:r>
        <w:rPr>
          <w:rStyle w:val="CommentReference"/>
        </w:rPr>
        <w:annotationRef/>
      </w:r>
      <w:r>
        <w:t>tense?</w:t>
      </w:r>
    </w:p>
  </w:comment>
  <w:comment w:id="605" w:author="Windows User" w:date="2015-10-30T08:56:00Z" w:initials="BS">
    <w:p w14:paraId="5C472088" w14:textId="77777777" w:rsidR="00350773" w:rsidRDefault="00350773" w:rsidP="00E35F1F">
      <w:pPr>
        <w:pStyle w:val="CommentText"/>
      </w:pPr>
      <w:r>
        <w:rPr>
          <w:rStyle w:val="CommentReference"/>
        </w:rPr>
        <w:annotationRef/>
      </w:r>
      <w:r>
        <w:t>exalt or magnify?</w:t>
      </w:r>
    </w:p>
  </w:comment>
  <w:comment w:id="606" w:author="Windows User" w:date="2015-10-30T08:56:00Z" w:initials="BS">
    <w:p w14:paraId="2FB7E2BD" w14:textId="77777777" w:rsidR="00350773" w:rsidRDefault="00350773" w:rsidP="00E35F1F">
      <w:pPr>
        <w:pStyle w:val="CommentText"/>
      </w:pPr>
      <w:r>
        <w:rPr>
          <w:rStyle w:val="CommentReference"/>
        </w:rPr>
        <w:annotationRef/>
      </w:r>
      <w:r>
        <w:t>or iwn?</w:t>
      </w:r>
    </w:p>
  </w:comment>
  <w:comment w:id="610" w:author="Windows User" w:date="2015-10-30T08:56:00Z" w:initials="BS">
    <w:p w14:paraId="3C8244A0" w14:textId="77777777" w:rsidR="00350773" w:rsidRDefault="00350773" w:rsidP="00E35F1F">
      <w:pPr>
        <w:pStyle w:val="CommentText"/>
      </w:pPr>
      <w:r>
        <w:rPr>
          <w:rStyle w:val="CommentReference"/>
        </w:rPr>
        <w:annotationRef/>
      </w:r>
      <w:r>
        <w:t>does type capture "it foretold the sign" in more contemporary language than "a figure"</w:t>
      </w:r>
    </w:p>
  </w:comment>
  <w:comment w:id="611" w:author="Windows User" w:date="2015-10-30T08:56:00Z" w:initials="BS">
    <w:p w14:paraId="6C8F9167" w14:textId="77777777" w:rsidR="00350773" w:rsidRDefault="00350773" w:rsidP="00E35F1F">
      <w:pPr>
        <w:pStyle w:val="CommentText"/>
      </w:pPr>
      <w:r>
        <w:rPr>
          <w:rStyle w:val="CommentReference"/>
        </w:rPr>
        <w:annotationRef/>
      </w:r>
      <w:r>
        <w:t>correct that no mention of nature?</w:t>
      </w:r>
    </w:p>
  </w:comment>
  <w:comment w:id="612" w:author="Windows User" w:date="2015-10-30T08:56:00Z" w:initials="BS">
    <w:p w14:paraId="5ACA101B" w14:textId="77777777" w:rsidR="00350773" w:rsidRDefault="00350773" w:rsidP="00E35F1F">
      <w:pPr>
        <w:pStyle w:val="CommentText"/>
      </w:pPr>
      <w:r>
        <w:rPr>
          <w:rStyle w:val="CommentReference"/>
        </w:rPr>
        <w:annotationRef/>
      </w:r>
      <w:r>
        <w:t>holy or pure? divinity or godhead?</w:t>
      </w:r>
    </w:p>
  </w:comment>
  <w:comment w:id="613" w:author="Windows User" w:date="2015-10-30T08:56:00Z" w:initials="BS">
    <w:p w14:paraId="14D8C709" w14:textId="77777777" w:rsidR="00350773" w:rsidRDefault="00350773" w:rsidP="00E35F1F">
      <w:pPr>
        <w:pStyle w:val="CommentText"/>
      </w:pPr>
      <w:r>
        <w:rPr>
          <w:rStyle w:val="CommentReference"/>
        </w:rPr>
        <w:annotationRef/>
      </w:r>
      <w:r>
        <w:t>born or begotten? begotten without seeed or without mixture of substance?</w:t>
      </w:r>
    </w:p>
  </w:comment>
  <w:comment w:id="614" w:author="Windows User" w:date="2015-10-30T08:56:00Z" w:initials="BS">
    <w:p w14:paraId="5B5854F9" w14:textId="77777777" w:rsidR="00350773" w:rsidRDefault="00350773" w:rsidP="00E35F1F">
      <w:pPr>
        <w:pStyle w:val="CommentText"/>
      </w:pPr>
      <w:r>
        <w:rPr>
          <w:rStyle w:val="CommentReference"/>
        </w:rPr>
        <w:annotationRef/>
      </w:r>
      <w:r>
        <w:t>coessential or consubstantial?</w:t>
      </w:r>
    </w:p>
  </w:comment>
  <w:comment w:id="615" w:author="Windows User" w:date="2015-10-30T08:56:00Z" w:initials="BS">
    <w:p w14:paraId="66C0B0D7" w14:textId="77777777" w:rsidR="00350773" w:rsidRDefault="00350773" w:rsidP="00E35F1F">
      <w:pPr>
        <w:pStyle w:val="CommentText"/>
      </w:pPr>
      <w:r>
        <w:rPr>
          <w:rStyle w:val="CommentReference"/>
        </w:rPr>
        <w:annotationRef/>
      </w:r>
      <w:r>
        <w:t>made one or joined?</w:t>
      </w:r>
    </w:p>
  </w:comment>
  <w:comment w:id="616" w:author="Windows User" w:date="2015-10-30T08:56:00Z" w:initials="BS">
    <w:p w14:paraId="094D26E3" w14:textId="77777777" w:rsidR="00350773" w:rsidRDefault="00350773" w:rsidP="00E35F1F">
      <w:pPr>
        <w:pStyle w:val="CommentText"/>
      </w:pPr>
      <w:r>
        <w:rPr>
          <w:rStyle w:val="CommentReference"/>
        </w:rPr>
        <w:annotationRef/>
      </w:r>
      <w:r>
        <w:t>does this rephrasing capture it ok?</w:t>
      </w:r>
    </w:p>
  </w:comment>
  <w:comment w:id="617" w:author="Windows User" w:date="2015-10-30T08:56:00Z" w:initials="BS">
    <w:p w14:paraId="6FD992D3" w14:textId="77777777" w:rsidR="00350773" w:rsidRDefault="00350773" w:rsidP="00E35F1F">
      <w:pPr>
        <w:pStyle w:val="CommentText"/>
      </w:pPr>
      <w:r>
        <w:rPr>
          <w:rStyle w:val="CommentReference"/>
        </w:rPr>
        <w:annotationRef/>
      </w:r>
      <w:r>
        <w:t>something clearer than putplue?</w:t>
      </w:r>
    </w:p>
  </w:comment>
  <w:comment w:id="618" w:author="Windows User" w:date="2015-10-30T08:56:00Z" w:initials="BS">
    <w:p w14:paraId="08E2A9FB" w14:textId="77777777" w:rsidR="00350773" w:rsidRDefault="00350773" w:rsidP="00E35F1F">
      <w:pPr>
        <w:pStyle w:val="CommentText"/>
      </w:pPr>
      <w:r>
        <w:rPr>
          <w:rStyle w:val="CommentReference"/>
        </w:rPr>
        <w:annotationRef/>
      </w:r>
      <w:r>
        <w:t>woven or fine?</w:t>
      </w:r>
    </w:p>
  </w:comment>
  <w:comment w:id="619" w:author="Windows User" w:date="2015-10-30T08:56:00Z" w:initials="BS">
    <w:p w14:paraId="7A9FC970" w14:textId="77777777" w:rsidR="00350773" w:rsidRDefault="00350773" w:rsidP="00E35F1F">
      <w:pPr>
        <w:pStyle w:val="CommentText"/>
      </w:pPr>
      <w:r>
        <w:rPr>
          <w:rStyle w:val="CommentReference"/>
        </w:rPr>
        <w:annotationRef/>
      </w:r>
      <w:r>
        <w:t>palin</w:t>
      </w:r>
    </w:p>
  </w:comment>
  <w:comment w:id="620" w:author="Windows User" w:date="2015-10-30T08:56:00Z" w:initials="BS">
    <w:p w14:paraId="5EFFC3EC" w14:textId="77777777" w:rsidR="00350773" w:rsidRDefault="00350773" w:rsidP="00E35F1F">
      <w:pPr>
        <w:pStyle w:val="CommentText"/>
      </w:pPr>
      <w:r>
        <w:rPr>
          <w:rStyle w:val="CommentReference"/>
        </w:rPr>
        <w:annotationRef/>
      </w:r>
      <w:r>
        <w:t>exalt or magnify?</w:t>
      </w:r>
    </w:p>
  </w:comment>
  <w:comment w:id="621" w:author="Windows User" w:date="2015-10-30T08:56:00Z" w:initials="BS">
    <w:p w14:paraId="150C26DA" w14:textId="77777777" w:rsidR="00350773" w:rsidRDefault="00350773" w:rsidP="00E35F1F">
      <w:pPr>
        <w:pStyle w:val="CommentText"/>
      </w:pPr>
      <w:r>
        <w:rPr>
          <w:rStyle w:val="CommentReference"/>
        </w:rPr>
        <w:annotationRef/>
      </w:r>
      <w:r>
        <w:t>or iwn?</w:t>
      </w:r>
    </w:p>
  </w:comment>
  <w:comment w:id="625" w:author="Windows User" w:date="2015-10-30T08:56:00Z" w:initials="BS">
    <w:p w14:paraId="0E3B452D" w14:textId="77777777" w:rsidR="00350773" w:rsidRDefault="0035077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6" w:author="Windows User" w:date="2015-10-30T08:56:00Z" w:initials="BS">
    <w:p w14:paraId="12D989DF" w14:textId="77777777" w:rsidR="00350773" w:rsidRDefault="00350773" w:rsidP="00E35F1F">
      <w:pPr>
        <w:pStyle w:val="CommentText"/>
      </w:pPr>
      <w:r>
        <w:rPr>
          <w:rStyle w:val="CommentReference"/>
        </w:rPr>
        <w:annotationRef/>
      </w:r>
      <w:r>
        <w:t>forged or beaten?</w:t>
      </w:r>
    </w:p>
  </w:comment>
  <w:comment w:id="627" w:author="Windows User" w:date="2015-10-30T08:56:00Z" w:initials="BS">
    <w:p w14:paraId="3E8ADE2B" w14:textId="77777777" w:rsidR="00350773" w:rsidRDefault="00350773" w:rsidP="00E35F1F">
      <w:pPr>
        <w:pStyle w:val="CommentText"/>
      </w:pPr>
      <w:r>
        <w:rPr>
          <w:rStyle w:val="CommentReference"/>
        </w:rPr>
        <w:annotationRef/>
      </w:r>
      <w:r>
        <w:t>omit? always and move up mercy seat?</w:t>
      </w:r>
    </w:p>
  </w:comment>
  <w:comment w:id="628" w:author="Windows User" w:date="2015-10-30T08:56:00Z" w:initials="BS">
    <w:p w14:paraId="7079ED43" w14:textId="77777777" w:rsidR="00350773" w:rsidRDefault="00350773" w:rsidP="00E35F1F">
      <w:pPr>
        <w:pStyle w:val="CommentText"/>
      </w:pPr>
      <w:r>
        <w:rPr>
          <w:rStyle w:val="CommentReference"/>
        </w:rPr>
        <w:annotationRef/>
      </w:r>
      <w:r>
        <w:t>tense? past makes a lot more sense</w:t>
      </w:r>
    </w:p>
  </w:comment>
  <w:comment w:id="629" w:author="Windows User" w:date="2015-10-30T08:56:00Z" w:initials="BS">
    <w:p w14:paraId="109014C9" w14:textId="77777777" w:rsidR="00350773" w:rsidRDefault="00350773" w:rsidP="00E35F1F">
      <w:pPr>
        <w:pStyle w:val="CommentText"/>
      </w:pPr>
      <w:r>
        <w:rPr>
          <w:rStyle w:val="CommentReference"/>
        </w:rPr>
        <w:annotationRef/>
      </w:r>
      <w:r>
        <w:t>why does Abouna omit sin?</w:t>
      </w:r>
    </w:p>
  </w:comment>
  <w:comment w:id="630" w:author="Windows User" w:date="2015-10-30T08:56:00Z" w:initials="BS">
    <w:p w14:paraId="027A16CD" w14:textId="77777777" w:rsidR="00350773" w:rsidRDefault="00350773" w:rsidP="00E35F1F">
      <w:pPr>
        <w:pStyle w:val="CommentText"/>
      </w:pPr>
      <w:r>
        <w:rPr>
          <w:rStyle w:val="CommentReference"/>
        </w:rPr>
        <w:annotationRef/>
      </w:r>
      <w:r>
        <w:t>exalt or magnify?</w:t>
      </w:r>
    </w:p>
  </w:comment>
  <w:comment w:id="631" w:author="Windows User" w:date="2015-10-30T08:56:00Z" w:initials="BS">
    <w:p w14:paraId="20C9574B" w14:textId="77777777" w:rsidR="00350773" w:rsidRDefault="00350773" w:rsidP="00E35F1F">
      <w:pPr>
        <w:pStyle w:val="CommentText"/>
      </w:pPr>
      <w:r>
        <w:rPr>
          <w:rStyle w:val="CommentReference"/>
        </w:rPr>
        <w:annotationRef/>
      </w:r>
      <w:r>
        <w:t>or iwn?</w:t>
      </w:r>
    </w:p>
  </w:comment>
  <w:comment w:id="635" w:author="Windows User" w:date="2015-10-30T08:56:00Z" w:initials="BS">
    <w:p w14:paraId="6726A127" w14:textId="77777777" w:rsidR="00350773" w:rsidRDefault="00350773" w:rsidP="00E35F1F">
      <w:pPr>
        <w:pStyle w:val="CommentText"/>
      </w:pPr>
      <w:r>
        <w:rPr>
          <w:rStyle w:val="CommentReference"/>
        </w:rPr>
        <w:annotationRef/>
      </w:r>
      <w:r>
        <w:t>That your name be called... sounds like an expression that should just be that you be called in english. Thoughts?</w:t>
      </w:r>
    </w:p>
  </w:comment>
  <w:comment w:id="636" w:author="Windows User" w:date="2015-10-30T08:56:00Z" w:initials="BS">
    <w:p w14:paraId="50013BE5" w14:textId="77777777" w:rsidR="00350773" w:rsidRDefault="00350773" w:rsidP="00E35F1F">
      <w:pPr>
        <w:pStyle w:val="CommentText"/>
      </w:pPr>
      <w:r>
        <w:rPr>
          <w:rStyle w:val="CommentReference"/>
        </w:rPr>
        <w:annotationRef/>
      </w:r>
      <w:r>
        <w:t>for isn't accurate... but sounds better</w:t>
      </w:r>
    </w:p>
  </w:comment>
  <w:comment w:id="637" w:author="Windows User" w:date="2015-10-30T08:56:00Z" w:initials="BS">
    <w:p w14:paraId="5A639B27" w14:textId="77777777" w:rsidR="00350773" w:rsidRDefault="00350773" w:rsidP="00E35F1F">
      <w:pPr>
        <w:pStyle w:val="CommentText"/>
      </w:pPr>
      <w:r>
        <w:rPr>
          <w:rStyle w:val="CommentReference"/>
        </w:rPr>
        <w:annotationRef/>
      </w:r>
      <w:r>
        <w:t>exalt or magnify?</w:t>
      </w:r>
    </w:p>
  </w:comment>
  <w:comment w:id="638" w:author="Windows User" w:date="2015-10-30T08:56:00Z" w:initials="BS">
    <w:p w14:paraId="3A4414A4" w14:textId="77777777" w:rsidR="00350773" w:rsidRDefault="00350773" w:rsidP="00E35F1F">
      <w:pPr>
        <w:pStyle w:val="CommentText"/>
      </w:pPr>
      <w:r>
        <w:rPr>
          <w:rStyle w:val="CommentReference"/>
        </w:rPr>
        <w:annotationRef/>
      </w:r>
      <w:r>
        <w:t>or iwn?</w:t>
      </w:r>
    </w:p>
  </w:comment>
  <w:comment w:id="642" w:author="Windows User" w:date="2015-10-30T08:56:00Z" w:initials="BS">
    <w:p w14:paraId="60D89983" w14:textId="77777777" w:rsidR="00350773" w:rsidRDefault="00350773" w:rsidP="00E35F1F">
      <w:pPr>
        <w:pStyle w:val="CommentText"/>
      </w:pPr>
      <w:r>
        <w:rPr>
          <w:rStyle w:val="CommentReference"/>
        </w:rPr>
        <w:annotationRef/>
      </w:r>
      <w:r>
        <w:t>perpetual lamp?</w:t>
      </w:r>
    </w:p>
  </w:comment>
  <w:comment w:id="643" w:author="Windows User" w:date="2015-10-30T08:56:00Z" w:initials="BS">
    <w:p w14:paraId="708630CC" w14:textId="77777777" w:rsidR="00350773" w:rsidRDefault="00350773" w:rsidP="00E35F1F">
      <w:pPr>
        <w:pStyle w:val="CommentText"/>
      </w:pPr>
      <w:r>
        <w:rPr>
          <w:rStyle w:val="CommentReference"/>
        </w:rPr>
        <w:annotationRef/>
      </w:r>
      <w:r>
        <w:t>parousia?</w:t>
      </w:r>
    </w:p>
  </w:comment>
  <w:comment w:id="644" w:author="Windows User" w:date="2015-10-30T08:56:00Z" w:initials="BS">
    <w:p w14:paraId="670AE5C3" w14:textId="77777777" w:rsidR="00350773" w:rsidRDefault="00350773" w:rsidP="00E35F1F">
      <w:pPr>
        <w:pStyle w:val="CommentText"/>
      </w:pPr>
      <w:r>
        <w:rPr>
          <w:rStyle w:val="CommentReference"/>
        </w:rPr>
        <w:annotationRef/>
      </w:r>
      <w:r>
        <w:t>tense?</w:t>
      </w:r>
    </w:p>
  </w:comment>
  <w:comment w:id="645" w:author="Windows User" w:date="2015-10-30T08:56:00Z" w:initials="BS">
    <w:p w14:paraId="281D5A29" w14:textId="77777777" w:rsidR="00350773" w:rsidRDefault="00350773" w:rsidP="00E35F1F">
      <w:pPr>
        <w:pStyle w:val="CommentText"/>
      </w:pPr>
      <w:r>
        <w:rPr>
          <w:rStyle w:val="CommentReference"/>
        </w:rPr>
        <w:annotationRef/>
      </w:r>
      <w:r>
        <w:t>enlightens?</w:t>
      </w:r>
    </w:p>
  </w:comment>
  <w:comment w:id="646" w:author="Windows User" w:date="2015-10-30T08:56:00Z" w:initials="BS">
    <w:p w14:paraId="09189517" w14:textId="77777777" w:rsidR="00350773" w:rsidRDefault="00350773" w:rsidP="00E35F1F">
      <w:pPr>
        <w:pStyle w:val="CommentText"/>
      </w:pPr>
      <w:r>
        <w:rPr>
          <w:rStyle w:val="CommentReference"/>
        </w:rPr>
        <w:annotationRef/>
      </w:r>
      <w:r>
        <w:t>exalt or magnify?</w:t>
      </w:r>
    </w:p>
  </w:comment>
  <w:comment w:id="647" w:author="Windows User" w:date="2015-10-30T08:56:00Z" w:initials="BS">
    <w:p w14:paraId="0F1C3DB1" w14:textId="77777777" w:rsidR="00350773" w:rsidRDefault="00350773" w:rsidP="00E35F1F">
      <w:pPr>
        <w:pStyle w:val="CommentText"/>
      </w:pPr>
      <w:r>
        <w:rPr>
          <w:rStyle w:val="CommentReference"/>
        </w:rPr>
        <w:annotationRef/>
      </w:r>
      <w:r>
        <w:t>or iwn?</w:t>
      </w:r>
    </w:p>
  </w:comment>
  <w:comment w:id="651" w:author="Windows User" w:date="2015-10-30T08:56:00Z" w:initials="BS">
    <w:p w14:paraId="49777AD4" w14:textId="77777777" w:rsidR="00350773" w:rsidRDefault="00350773" w:rsidP="00E35F1F">
      <w:pPr>
        <w:pStyle w:val="CommentText"/>
      </w:pPr>
      <w:r>
        <w:rPr>
          <w:rStyle w:val="CommentReference"/>
        </w:rPr>
        <w:annotationRef/>
      </w:r>
      <w:r>
        <w:t>this order better or worse?</w:t>
      </w:r>
    </w:p>
  </w:comment>
  <w:comment w:id="652" w:author="Windows User" w:date="2015-10-30T08:56:00Z" w:initials="BS">
    <w:p w14:paraId="07AFF474" w14:textId="77777777" w:rsidR="00350773" w:rsidRDefault="00350773" w:rsidP="00E35F1F">
      <w:pPr>
        <w:pStyle w:val="CommentText"/>
      </w:pPr>
      <w:r>
        <w:rPr>
          <w:rStyle w:val="CommentReference"/>
        </w:rPr>
        <w:annotationRef/>
      </w:r>
      <w:r>
        <w:t>I think upon should stay here</w:t>
      </w:r>
    </w:p>
  </w:comment>
  <w:comment w:id="653" w:author="Windows User" w:date="2015-10-30T08:56:00Z" w:initials="BS">
    <w:p w14:paraId="0441CD07" w14:textId="77777777" w:rsidR="00350773" w:rsidRDefault="00350773" w:rsidP="00E35F1F">
      <w:pPr>
        <w:pStyle w:val="CommentText"/>
      </w:pPr>
      <w:r>
        <w:rPr>
          <w:rStyle w:val="CommentReference"/>
        </w:rPr>
        <w:annotationRef/>
      </w:r>
      <w:r>
        <w:t>exalt or magnify?</w:t>
      </w:r>
    </w:p>
  </w:comment>
  <w:comment w:id="654" w:author="Windows User" w:date="2015-10-30T08:56:00Z" w:initials="BS">
    <w:p w14:paraId="6B633293" w14:textId="77777777" w:rsidR="00350773" w:rsidRDefault="00350773" w:rsidP="00E35F1F">
      <w:pPr>
        <w:pStyle w:val="CommentText"/>
      </w:pPr>
      <w:r>
        <w:rPr>
          <w:rStyle w:val="CommentReference"/>
        </w:rPr>
        <w:annotationRef/>
      </w:r>
      <w:r>
        <w:t>or iwn?</w:t>
      </w:r>
    </w:p>
  </w:comment>
  <w:comment w:id="662" w:author="Windows User" w:date="2015-10-30T08:56:00Z" w:initials="BS">
    <w:p w14:paraId="5798119C" w14:textId="77777777" w:rsidR="00350773" w:rsidRDefault="00350773" w:rsidP="00E35F1F">
      <w:pPr>
        <w:pStyle w:val="CommentText"/>
      </w:pPr>
      <w:r>
        <w:rPr>
          <w:rStyle w:val="CommentReference"/>
        </w:rPr>
        <w:annotationRef/>
      </w:r>
      <w:r>
        <w:t>The phrase is "Our God in truth". Placing a coma before "in truth" makis it sound like "in truth withotu the seed of man"</w:t>
      </w:r>
    </w:p>
  </w:comment>
  <w:comment w:id="663" w:author="Windows User" w:date="2015-10-30T08:56:00Z" w:initials="BS">
    <w:p w14:paraId="7FE87033" w14:textId="77777777" w:rsidR="00350773" w:rsidRDefault="00350773" w:rsidP="00E35F1F">
      <w:pPr>
        <w:pStyle w:val="CommentText"/>
      </w:pPr>
      <w:r>
        <w:rPr>
          <w:rStyle w:val="CommentReference"/>
        </w:rPr>
        <w:annotationRef/>
      </w:r>
      <w:r>
        <w:t>While being virgin is correct. But it sounds strange. being a virgin is less accurate. Being virginal?</w:t>
      </w:r>
    </w:p>
  </w:comment>
  <w:comment w:id="664" w:author="Windows User" w:date="2015-10-30T08:56:00Z" w:initials="BS">
    <w:p w14:paraId="13254F43" w14:textId="77777777" w:rsidR="00350773" w:rsidRDefault="00350773" w:rsidP="00E35F1F">
      <w:pPr>
        <w:pStyle w:val="CommentText"/>
      </w:pPr>
      <w:r>
        <w:rPr>
          <w:rStyle w:val="CommentReference"/>
        </w:rPr>
        <w:annotationRef/>
      </w:r>
      <w:r>
        <w:t>I like holy better than saint. But it isn't very consistent since Abouna renders it saint everywhere else...</w:t>
      </w:r>
    </w:p>
  </w:comment>
  <w:comment w:id="665" w:author="Windows User" w:date="2015-10-30T08:56:00Z" w:initials="BS">
    <w:p w14:paraId="195E8533" w14:textId="77777777" w:rsidR="00350773" w:rsidRDefault="00350773" w:rsidP="00E35F1F">
      <w:pPr>
        <w:pStyle w:val="CommentText"/>
      </w:pPr>
      <w:r>
        <w:rPr>
          <w:rStyle w:val="CommentReference"/>
        </w:rPr>
        <w:annotationRef/>
      </w:r>
      <w:r>
        <w:t>what word works here? dwelling doesn't. it would have to be dwelling place, which is too long.</w:t>
      </w:r>
    </w:p>
  </w:comment>
  <w:comment w:id="666" w:author="Windows User" w:date="2015-10-30T08:56:00Z" w:initials="BS">
    <w:p w14:paraId="5A28B06B" w14:textId="77777777" w:rsidR="00350773" w:rsidRDefault="00350773" w:rsidP="00E35F1F">
      <w:pPr>
        <w:pStyle w:val="CommentText"/>
      </w:pPr>
      <w:r>
        <w:rPr>
          <w:rStyle w:val="CommentReference"/>
        </w:rPr>
        <w:annotationRef/>
      </w:r>
      <w:r>
        <w:t>exalt or magnify?</w:t>
      </w:r>
    </w:p>
  </w:comment>
  <w:comment w:id="667" w:author="Windows User" w:date="2015-10-30T08:56:00Z" w:initials="BS">
    <w:p w14:paraId="6604F03B" w14:textId="77777777" w:rsidR="00350773" w:rsidRDefault="00350773" w:rsidP="00E35F1F">
      <w:pPr>
        <w:pStyle w:val="CommentText"/>
      </w:pPr>
      <w:r>
        <w:rPr>
          <w:rStyle w:val="CommentReference"/>
        </w:rPr>
        <w:annotationRef/>
      </w:r>
      <w:r>
        <w:t>or iwn?</w:t>
      </w:r>
    </w:p>
  </w:comment>
  <w:comment w:id="671" w:author="Windows User" w:date="2015-10-30T08:56:00Z" w:initials="BS">
    <w:p w14:paraId="6680EED5" w14:textId="77777777" w:rsidR="00350773" w:rsidRDefault="00350773" w:rsidP="00E35F1F">
      <w:pPr>
        <w:pStyle w:val="CommentText"/>
      </w:pPr>
      <w:r>
        <w:rPr>
          <w:rStyle w:val="CommentReference"/>
        </w:rPr>
        <w:annotationRef/>
      </w:r>
      <w:r>
        <w:t>does this work?</w:t>
      </w:r>
    </w:p>
  </w:comment>
  <w:comment w:id="672" w:author="Windows User" w:date="2015-10-30T08:56:00Z" w:initials="BS">
    <w:p w14:paraId="7B5754B1" w14:textId="77777777" w:rsidR="00350773" w:rsidRDefault="00350773" w:rsidP="00E35F1F">
      <w:pPr>
        <w:pStyle w:val="CommentText"/>
      </w:pPr>
      <w:r>
        <w:rPr>
          <w:rStyle w:val="CommentReference"/>
        </w:rPr>
        <w:annotationRef/>
      </w:r>
      <w:r>
        <w:t>is this right?</w:t>
      </w:r>
    </w:p>
  </w:comment>
  <w:comment w:id="673" w:author="Windows User" w:date="2015-10-30T08:56:00Z" w:initials="BS">
    <w:p w14:paraId="6058F90B" w14:textId="77777777" w:rsidR="00350773" w:rsidRDefault="00350773" w:rsidP="00E35F1F">
      <w:pPr>
        <w:pStyle w:val="CommentText"/>
      </w:pPr>
      <w:r>
        <w:rPr>
          <w:rStyle w:val="CommentReference"/>
        </w:rPr>
        <w:annotationRef/>
      </w:r>
      <w:r>
        <w:t>?</w:t>
      </w:r>
    </w:p>
  </w:comment>
  <w:comment w:id="674" w:author="Windows User" w:date="2015-10-30T08:56:00Z" w:initials="BS">
    <w:p w14:paraId="505706D1" w14:textId="77777777" w:rsidR="00350773" w:rsidRDefault="00350773" w:rsidP="00E35F1F">
      <w:pPr>
        <w:pStyle w:val="CommentText"/>
      </w:pPr>
      <w:r>
        <w:rPr>
          <w:rStyle w:val="CommentReference"/>
        </w:rPr>
        <w:annotationRef/>
      </w:r>
      <w:r>
        <w:t>about or to?</w:t>
      </w:r>
    </w:p>
  </w:comment>
  <w:comment w:id="675" w:author="Windows User" w:date="2015-10-30T08:56:00Z" w:initials="BS">
    <w:p w14:paraId="35AD6860" w14:textId="77777777" w:rsidR="00350773" w:rsidRDefault="00350773" w:rsidP="00E35F1F">
      <w:pPr>
        <w:pStyle w:val="CommentText"/>
      </w:pPr>
      <w:r>
        <w:rPr>
          <w:rStyle w:val="CommentReference"/>
        </w:rPr>
        <w:annotationRef/>
      </w:r>
      <w:r>
        <w:t>proclaim or cry?</w:t>
      </w:r>
    </w:p>
  </w:comment>
  <w:comment w:id="676" w:author="Windows User" w:date="2015-10-30T08:56:00Z" w:initials="BS">
    <w:p w14:paraId="588A0CA8" w14:textId="77777777" w:rsidR="00350773" w:rsidRDefault="00350773" w:rsidP="00E35F1F">
      <w:pPr>
        <w:pStyle w:val="CommentText"/>
      </w:pPr>
      <w:r>
        <w:rPr>
          <w:rStyle w:val="CommentReference"/>
        </w:rPr>
        <w:annotationRef/>
      </w:r>
      <w:r>
        <w:t>??</w:t>
      </w:r>
    </w:p>
  </w:comment>
  <w:comment w:id="677" w:author="Windows User" w:date="2015-10-30T08:56:00Z" w:initials="BS">
    <w:p w14:paraId="43146472" w14:textId="77777777" w:rsidR="00350773" w:rsidRDefault="00350773" w:rsidP="00E35F1F">
      <w:pPr>
        <w:pStyle w:val="CommentText"/>
      </w:pPr>
      <w:r>
        <w:rPr>
          <w:rStyle w:val="CommentReference"/>
        </w:rPr>
        <w:annotationRef/>
      </w:r>
      <w:r>
        <w:t>just?</w:t>
      </w:r>
    </w:p>
  </w:comment>
  <w:comment w:id="678" w:author="Windows User" w:date="2015-10-30T08:56:00Z" w:initials="BS">
    <w:p w14:paraId="005E33F9" w14:textId="77777777" w:rsidR="00350773" w:rsidRDefault="00350773" w:rsidP="00E35F1F">
      <w:pPr>
        <w:pStyle w:val="CommentText"/>
      </w:pPr>
      <w:r>
        <w:rPr>
          <w:rStyle w:val="CommentReference"/>
        </w:rPr>
        <w:annotationRef/>
      </w:r>
      <w:r>
        <w:t>chaste or meek?</w:t>
      </w:r>
    </w:p>
  </w:comment>
  <w:comment w:id="679" w:author="Windows User" w:date="2015-10-30T08:56:00Z" w:initials="BS">
    <w:p w14:paraId="38FC80AB" w14:textId="77777777" w:rsidR="00350773" w:rsidRDefault="00350773" w:rsidP="00E35F1F">
      <w:pPr>
        <w:pStyle w:val="CommentText"/>
      </w:pPr>
      <w:r>
        <w:rPr>
          <w:rStyle w:val="CommentReference"/>
        </w:rPr>
        <w:annotationRef/>
      </w:r>
      <w:r>
        <w:t>St. Isaac? Holy issac?</w:t>
      </w:r>
    </w:p>
  </w:comment>
  <w:comment w:id="680" w:author="Windows User" w:date="2015-10-30T08:56:00Z" w:initials="BS">
    <w:p w14:paraId="49E0F637" w14:textId="77777777" w:rsidR="00350773" w:rsidRDefault="00350773" w:rsidP="00E35F1F">
      <w:pPr>
        <w:pStyle w:val="CommentText"/>
      </w:pPr>
      <w:r>
        <w:rPr>
          <w:rStyle w:val="CommentReference"/>
        </w:rPr>
        <w:annotationRef/>
      </w:r>
      <w:r>
        <w:t>ten thousand time?</w:t>
      </w:r>
    </w:p>
  </w:comment>
  <w:comment w:id="681" w:author="Windows User" w:date="2015-10-30T08:56:00Z" w:initials="BS">
    <w:p w14:paraId="565278E4" w14:textId="77777777" w:rsidR="00350773" w:rsidRDefault="00350773" w:rsidP="00E35F1F">
      <w:pPr>
        <w:pStyle w:val="CommentText"/>
      </w:pPr>
      <w:r>
        <w:rPr>
          <w:rStyle w:val="CommentReference"/>
        </w:rPr>
        <w:annotationRef/>
      </w:r>
      <w:r>
        <w:t>probably don't want to say despot.</w:t>
      </w:r>
    </w:p>
  </w:comment>
  <w:comment w:id="682" w:author="Windows User" w:date="2015-10-30T08:56:00Z" w:initials="BS">
    <w:p w14:paraId="34F4A5A9" w14:textId="77777777" w:rsidR="00350773" w:rsidRDefault="00350773" w:rsidP="00E35F1F">
      <w:pPr>
        <w:pStyle w:val="CommentText"/>
      </w:pPr>
      <w:r>
        <w:rPr>
          <w:rStyle w:val="CommentReference"/>
        </w:rPr>
        <w:annotationRef/>
      </w:r>
      <w:r>
        <w:t>honour or pride?</w:t>
      </w:r>
    </w:p>
  </w:comment>
  <w:comment w:id="683" w:author="Windows User" w:date="2015-10-30T08:56:00Z" w:initials="BS">
    <w:p w14:paraId="28840E47" w14:textId="77777777" w:rsidR="00350773" w:rsidRDefault="00350773" w:rsidP="00E35F1F">
      <w:pPr>
        <w:pStyle w:val="CommentText"/>
      </w:pPr>
      <w:r>
        <w:rPr>
          <w:rStyle w:val="CommentReference"/>
        </w:rPr>
        <w:annotationRef/>
      </w:r>
      <w:r>
        <w:t>spouse or friend???</w:t>
      </w:r>
    </w:p>
  </w:comment>
  <w:comment w:id="684" w:author="Windows User" w:date="2015-10-30T08:56:00Z" w:initials="BS">
    <w:p w14:paraId="6D247103" w14:textId="77777777" w:rsidR="00350773" w:rsidRDefault="00350773" w:rsidP="00E35F1F">
      <w:pPr>
        <w:pStyle w:val="CommentText"/>
      </w:pPr>
      <w:r>
        <w:rPr>
          <w:rStyle w:val="CommentReference"/>
        </w:rPr>
        <w:annotationRef/>
      </w:r>
      <w:r>
        <w:t>word can be health or salvation... but health would parallel healing in next verse??? should it be salvation?</w:t>
      </w:r>
    </w:p>
  </w:comment>
  <w:comment w:id="685" w:author="Windows User" w:date="2015-10-30T08:56:00Z" w:initials="BS">
    <w:p w14:paraId="2A107B46" w14:textId="77777777" w:rsidR="00350773" w:rsidRDefault="00350773" w:rsidP="00E35F1F">
      <w:pPr>
        <w:pStyle w:val="CommentText"/>
      </w:pPr>
      <w:r>
        <w:rPr>
          <w:rStyle w:val="CommentReference"/>
        </w:rPr>
        <w:annotationRef/>
      </w:r>
      <w:r>
        <w:t>unity or oneness? indescribable or unparalleled?</w:t>
      </w:r>
    </w:p>
  </w:comment>
  <w:comment w:id="686" w:author="Windows User" w:date="2015-10-30T08:56:00Z" w:initials="BS">
    <w:p w14:paraId="5555F795" w14:textId="77777777" w:rsidR="00350773" w:rsidRDefault="00350773" w:rsidP="00E35F1F">
      <w:pPr>
        <w:pStyle w:val="CommentText"/>
      </w:pPr>
      <w:r>
        <w:rPr>
          <w:rStyle w:val="CommentReference"/>
        </w:rPr>
        <w:annotationRef/>
      </w:r>
      <w:r>
        <w:t>mingling of substance or human seed? kind of a big difference.</w:t>
      </w:r>
    </w:p>
  </w:comment>
  <w:comment w:id="687" w:author="Microsoft Office User" w:date="2016-08-19T20:02:00Z" w:initials="Office">
    <w:p w14:paraId="43574A61" w14:textId="0B98052D" w:rsidR="00350773" w:rsidRDefault="00350773">
      <w:pPr>
        <w:pStyle w:val="CommentText"/>
      </w:pPr>
      <w:r>
        <w:rPr>
          <w:rStyle w:val="CommentReference"/>
        </w:rPr>
        <w:annotationRef/>
      </w:r>
      <w:r>
        <w:t>check</w:t>
      </w:r>
    </w:p>
  </w:comment>
  <w:comment w:id="688" w:author="Windows User" w:date="2015-10-30T08:56:00Z" w:initials="BS">
    <w:p w14:paraId="5E07F016" w14:textId="77777777" w:rsidR="00350773" w:rsidRDefault="00350773" w:rsidP="00E35F1F">
      <w:pPr>
        <w:pStyle w:val="CommentText"/>
      </w:pPr>
      <w:r>
        <w:rPr>
          <w:rStyle w:val="CommentReference"/>
        </w:rPr>
        <w:annotationRef/>
      </w:r>
      <w:r>
        <w:t>pray or interceed? With or before?</w:t>
      </w:r>
    </w:p>
  </w:comment>
  <w:comment w:id="695" w:author="Windows User" w:date="2015-10-30T08:56:00Z" w:initials="WU">
    <w:p w14:paraId="7192577A" w14:textId="77777777" w:rsidR="00350773" w:rsidRDefault="00350773" w:rsidP="00E35F1F">
      <w:pPr>
        <w:pStyle w:val="CommentText"/>
      </w:pPr>
      <w:r>
        <w:rPr>
          <w:rStyle w:val="CommentReference"/>
        </w:rPr>
        <w:annotationRef/>
      </w:r>
      <w:r>
        <w:t>Are exalted abve. Are honoured more. Parallel structure. More honoured doesn’t flow as well because it doesn’t parallel the structure</w:t>
      </w:r>
    </w:p>
  </w:comment>
  <w:comment w:id="696" w:author="Windows User" w:date="2015-10-30T08:56:00Z" w:initials="WU">
    <w:p w14:paraId="1632DB35" w14:textId="77777777" w:rsidR="00350773" w:rsidRDefault="00350773" w:rsidP="00E35F1F">
      <w:pPr>
        <w:pStyle w:val="CommentText"/>
      </w:pPr>
      <w:r>
        <w:rPr>
          <w:rStyle w:val="CommentReference"/>
        </w:rPr>
        <w:annotationRef/>
      </w:r>
      <w:r>
        <w:t>Are more honoured?</w:t>
      </w:r>
    </w:p>
  </w:comment>
  <w:comment w:id="697" w:author="Windows User" w:date="2015-10-30T08:56:00Z" w:initials="WU">
    <w:p w14:paraId="38104BB5" w14:textId="77777777" w:rsidR="00350773" w:rsidRDefault="00350773" w:rsidP="00E35F1F">
      <w:pPr>
        <w:pStyle w:val="CommentText"/>
      </w:pPr>
      <w:r>
        <w:rPr>
          <w:rStyle w:val="CommentReference"/>
        </w:rPr>
        <w:annotationRef/>
      </w:r>
      <w:r>
        <w:t xml:space="preserve">Means or path? Means with freedom of speech is not a sclear as a way orpath that has a freedom of speech. </w:t>
      </w:r>
    </w:p>
  </w:comment>
  <w:comment w:id="704" w:author="Windows User" w:date="2015-10-30T08:56:00Z" w:initials="WU">
    <w:p w14:paraId="64353538" w14:textId="77777777" w:rsidR="00350773" w:rsidRDefault="00350773" w:rsidP="00E35F1F">
      <w:pPr>
        <w:pStyle w:val="CommentText"/>
      </w:pPr>
      <w:r>
        <w:rPr>
          <w:rStyle w:val="CommentReference"/>
        </w:rPr>
        <w:annotationRef/>
      </w:r>
      <w:r>
        <w:t>Above heaven or above the heavens. Not above the heaven.</w:t>
      </w:r>
    </w:p>
  </w:comment>
  <w:comment w:id="705" w:author="Windows User" w:date="2015-10-30T08:56:00Z" w:initials="WU">
    <w:p w14:paraId="684796B5" w14:textId="77777777" w:rsidR="00350773" w:rsidRDefault="00350773" w:rsidP="00E35F1F">
      <w:pPr>
        <w:pStyle w:val="CommentText"/>
      </w:pPr>
      <w:r>
        <w:rPr>
          <w:rStyle w:val="CommentReference"/>
        </w:rPr>
        <w:annotationRef/>
      </w:r>
      <w:r>
        <w:t>Reuse of truth is very awkward</w:t>
      </w:r>
    </w:p>
  </w:comment>
  <w:comment w:id="709" w:author="Windows User" w:date="2015-10-30T08:56:00Z" w:initials="WU">
    <w:p w14:paraId="1D6D9724" w14:textId="77777777" w:rsidR="00350773" w:rsidRDefault="00350773" w:rsidP="00E35F1F">
      <w:pPr>
        <w:pStyle w:val="CommentText"/>
      </w:pPr>
      <w:r>
        <w:rPr>
          <w:rStyle w:val="CommentReference"/>
        </w:rPr>
        <w:annotationRef/>
      </w:r>
      <w:r>
        <w:t>The Virgin Mary?</w:t>
      </w:r>
    </w:p>
  </w:comment>
  <w:comment w:id="710" w:author="Windows User" w:date="2015-10-30T08:56:00Z" w:initials="WU">
    <w:p w14:paraId="104BFD73" w14:textId="77777777" w:rsidR="00350773" w:rsidRDefault="00350773" w:rsidP="00E35F1F">
      <w:pPr>
        <w:pStyle w:val="CommentText"/>
      </w:pPr>
      <w:r>
        <w:rPr>
          <w:rStyle w:val="CommentReference"/>
        </w:rPr>
        <w:annotationRef/>
      </w:r>
      <w:r>
        <w:t>And the Mercy Seat / with the Cherubs? Less literal, but makes more sense.</w:t>
      </w:r>
    </w:p>
  </w:comment>
  <w:comment w:id="711" w:author="Windows User" w:date="2015-10-30T08:56:00Z" w:initials="WU">
    <w:p w14:paraId="4E46CF30" w14:textId="77777777" w:rsidR="00350773" w:rsidRDefault="00350773" w:rsidP="00E35F1F">
      <w:pPr>
        <w:pStyle w:val="CommentText"/>
      </w:pPr>
      <w:r>
        <w:rPr>
          <w:rStyle w:val="CommentReference"/>
        </w:rPr>
        <w:annotationRef/>
      </w:r>
      <w:r>
        <w:t>Jar or vessel for the sake of youth who think marijuana?</w:t>
      </w:r>
    </w:p>
  </w:comment>
  <w:comment w:id="712" w:author="Windows User" w:date="2015-10-30T08:56:00Z" w:initials="WU">
    <w:p w14:paraId="0D8736F0" w14:textId="77777777" w:rsidR="00350773" w:rsidRDefault="00350773" w:rsidP="00E35F1F">
      <w:pPr>
        <w:pStyle w:val="CommentText"/>
      </w:pPr>
      <w:r>
        <w:rPr>
          <w:rStyle w:val="CommentReference"/>
        </w:rPr>
        <w:annotationRef/>
      </w:r>
      <w:r>
        <w:t>Not lampstand?</w:t>
      </w:r>
    </w:p>
  </w:comment>
  <w:comment w:id="716" w:author="Windows User" w:date="2015-10-30T08:56:00Z" w:initials="WU">
    <w:p w14:paraId="71035455" w14:textId="77777777" w:rsidR="00350773" w:rsidRDefault="00350773" w:rsidP="00E35F1F">
      <w:pPr>
        <w:pStyle w:val="CommentText"/>
      </w:pPr>
      <w:r>
        <w:rPr>
          <w:rStyle w:val="CommentReference"/>
        </w:rPr>
        <w:annotationRef/>
      </w:r>
      <w:r>
        <w:t>Need to decide whether to capitalize and be Consistent.</w:t>
      </w:r>
    </w:p>
  </w:comment>
  <w:comment w:id="717" w:author="Windows User" w:date="2015-10-30T08:56:00Z" w:initials="WU">
    <w:p w14:paraId="27C7371E" w14:textId="77777777" w:rsidR="00350773" w:rsidRDefault="0035077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8" w:author="Windows User" w:date="2015-10-30T08:56:00Z" w:initials="WU">
    <w:p w14:paraId="209A45A7" w14:textId="77777777" w:rsidR="00350773" w:rsidRDefault="00350773" w:rsidP="00E35F1F">
      <w:pPr>
        <w:pStyle w:val="CommentText"/>
      </w:pPr>
      <w:r>
        <w:rPr>
          <w:rStyle w:val="CommentReference"/>
        </w:rPr>
        <w:annotationRef/>
      </w:r>
      <w:r>
        <w:t>Tense(s) of this vs?</w:t>
      </w:r>
    </w:p>
  </w:comment>
  <w:comment w:id="722" w:author="Windows User" w:date="2015-10-30T08:56:00Z" w:initials="WU">
    <w:p w14:paraId="596EE3A5" w14:textId="77777777" w:rsidR="00350773" w:rsidRDefault="00350773" w:rsidP="00E35F1F">
      <w:pPr>
        <w:pStyle w:val="CommentText"/>
      </w:pPr>
      <w:r>
        <w:rPr>
          <w:rStyle w:val="CommentReference"/>
        </w:rPr>
        <w:annotationRef/>
      </w:r>
      <w:r>
        <w:t>If no coma, then that. If coma, then which.</w:t>
      </w:r>
    </w:p>
  </w:comment>
  <w:comment w:id="723" w:author="Windows User" w:date="2015-11-21T13:10:00Z" w:initials="WU">
    <w:p w14:paraId="0E2011D4" w14:textId="77777777" w:rsidR="00350773" w:rsidRPr="00745B45" w:rsidRDefault="0035077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4" w:author="Windows User" w:date="2015-10-30T08:56:00Z" w:initials="WU">
    <w:p w14:paraId="7F58A02B" w14:textId="77777777" w:rsidR="00350773" w:rsidRDefault="00350773" w:rsidP="00E35F1F">
      <w:pPr>
        <w:pStyle w:val="CommentText"/>
      </w:pPr>
      <w:r>
        <w:rPr>
          <w:rStyle w:val="CommentReference"/>
        </w:rPr>
        <w:annotationRef/>
      </w:r>
      <w:r>
        <w:t>Ok for traditional English. But in current usage hasn’t it narrowed to taste rather than still including smell? Armona?</w:t>
      </w:r>
    </w:p>
  </w:comment>
  <w:comment w:id="725" w:author="Windows User" w:date="2015-10-30T08:56:00Z" w:initials="WU">
    <w:p w14:paraId="06058DA2" w14:textId="77777777" w:rsidR="00350773" w:rsidRDefault="00350773" w:rsidP="00E35F1F">
      <w:pPr>
        <w:pStyle w:val="CommentText"/>
      </w:pPr>
      <w:r>
        <w:rPr>
          <w:rStyle w:val="CommentReference"/>
        </w:rPr>
        <w:annotationRef/>
      </w:r>
      <w:r>
        <w:t>This makes little sense. An estate is just a state, a status… you can restore to a first status, but not to a status</w:t>
      </w:r>
    </w:p>
  </w:comment>
  <w:comment w:id="735" w:author="Windows User" w:date="2015-10-30T08:56:00Z" w:initials="WU">
    <w:p w14:paraId="1E1724A5" w14:textId="77777777" w:rsidR="00350773" w:rsidRDefault="00350773" w:rsidP="00E35F1F">
      <w:pPr>
        <w:pStyle w:val="CommentText"/>
      </w:pPr>
      <w:r>
        <w:rPr>
          <w:rStyle w:val="CommentReference"/>
        </w:rPr>
        <w:annotationRef/>
      </w:r>
      <w:r>
        <w:t>Care or concern?</w:t>
      </w:r>
    </w:p>
  </w:comment>
  <w:comment w:id="736" w:author="Windows User" w:date="2015-10-30T08:56:00Z" w:initials="WU">
    <w:p w14:paraId="78E58888" w14:textId="77777777" w:rsidR="00350773" w:rsidRDefault="00350773" w:rsidP="00E35F1F">
      <w:pPr>
        <w:pStyle w:val="CommentText"/>
      </w:pPr>
      <w:r>
        <w:rPr>
          <w:rStyle w:val="CommentReference"/>
        </w:rPr>
        <w:annotationRef/>
      </w:r>
      <w:r>
        <w:t>Uhm…. ? Coptic clearly says Sabbaton…. But wasn’t it the first day?</w:t>
      </w:r>
    </w:p>
  </w:comment>
  <w:comment w:id="745" w:author="Windows User" w:date="2015-10-30T08:56:00Z" w:initials="WU">
    <w:p w14:paraId="18B3CB42" w14:textId="77777777" w:rsidR="00350773" w:rsidRDefault="00350773" w:rsidP="00E35F1F">
      <w:pPr>
        <w:pStyle w:val="CommentText"/>
      </w:pPr>
      <w:r>
        <w:rPr>
          <w:rStyle w:val="CommentReference"/>
        </w:rPr>
        <w:annotationRef/>
      </w:r>
      <w:r>
        <w:t>Exceedingly? Too? So?</w:t>
      </w:r>
    </w:p>
  </w:comment>
  <w:comment w:id="746" w:author="Windows User" w:date="2015-10-30T08:56:00Z" w:initials="WU">
    <w:p w14:paraId="6849FDD2" w14:textId="77777777" w:rsidR="00350773" w:rsidRDefault="00350773" w:rsidP="00E35F1F">
      <w:pPr>
        <w:pStyle w:val="CommentText"/>
      </w:pPr>
      <w:r>
        <w:rPr>
          <w:rStyle w:val="CommentReference"/>
        </w:rPr>
        <w:annotationRef/>
      </w:r>
      <w:r>
        <w:t>Ramez, I or me?</w:t>
      </w:r>
    </w:p>
  </w:comment>
  <w:comment w:id="747" w:author="Windows User" w:date="2015-10-30T08:56:00Z" w:initials="WU">
    <w:p w14:paraId="799B59FF" w14:textId="77777777" w:rsidR="00350773" w:rsidRDefault="00350773" w:rsidP="00E35F1F">
      <w:pPr>
        <w:pStyle w:val="CommentText"/>
      </w:pPr>
      <w:r>
        <w:rPr>
          <w:rStyle w:val="CommentReference"/>
        </w:rPr>
        <w:annotationRef/>
      </w:r>
      <w:r>
        <w:t>Teach to offer repentance or instruct in repentance?</w:t>
      </w:r>
    </w:p>
  </w:comment>
  <w:comment w:id="748" w:author="Windows User" w:date="2015-10-30T08:56:00Z" w:initials="WU">
    <w:p w14:paraId="57D87D60" w14:textId="77777777" w:rsidR="00350773" w:rsidRDefault="00350773" w:rsidP="00E35F1F">
      <w:pPr>
        <w:pStyle w:val="CommentText"/>
      </w:pPr>
      <w:r>
        <w:rPr>
          <w:rStyle w:val="CommentReference"/>
        </w:rPr>
        <w:annotationRef/>
      </w:r>
      <w:r>
        <w:t>That a sinner die would make this consistent.</w:t>
      </w:r>
    </w:p>
  </w:comment>
  <w:comment w:id="749" w:author="Windows User" w:date="2015-10-30T08:56:00Z" w:initials="WU">
    <w:p w14:paraId="274EC1E4" w14:textId="77777777" w:rsidR="00350773" w:rsidRDefault="00350773" w:rsidP="00E35F1F">
      <w:pPr>
        <w:pStyle w:val="CommentText"/>
      </w:pPr>
      <w:r>
        <w:rPr>
          <w:rStyle w:val="CommentReference"/>
        </w:rPr>
        <w:annotationRef/>
      </w:r>
      <w:r>
        <w:t>Kind-hearted or merciful?</w:t>
      </w:r>
    </w:p>
  </w:comment>
  <w:comment w:id="750" w:author="Windows User" w:date="2015-10-30T08:56:00Z" w:initials="WU">
    <w:p w14:paraId="1370FE87" w14:textId="77777777" w:rsidR="00350773" w:rsidRDefault="00350773" w:rsidP="00E35F1F">
      <w:pPr>
        <w:pStyle w:val="CommentText"/>
      </w:pPr>
      <w:r>
        <w:rPr>
          <w:rStyle w:val="CommentReference"/>
        </w:rPr>
        <w:annotationRef/>
      </w:r>
      <w:r>
        <w:t>Compassions or tender mercies?</w:t>
      </w:r>
    </w:p>
  </w:comment>
  <w:comment w:id="751" w:author="Windows User" w:date="2015-10-30T08:56:00Z" w:initials="WU">
    <w:p w14:paraId="70E14B72" w14:textId="77777777" w:rsidR="00350773" w:rsidRDefault="00350773" w:rsidP="00E35F1F">
      <w:pPr>
        <w:pStyle w:val="CommentText"/>
      </w:pPr>
      <w:r>
        <w:rPr>
          <w:rStyle w:val="CommentReference"/>
        </w:rPr>
        <w:annotationRef/>
      </w:r>
      <w:r>
        <w:t>May He or that He may</w:t>
      </w:r>
    </w:p>
  </w:comment>
  <w:comment w:id="763" w:author="Windows User" w:date="2015-10-30T08:56:00Z" w:initials="BS">
    <w:p w14:paraId="1CD83694" w14:textId="77777777" w:rsidR="00350773" w:rsidRDefault="00350773" w:rsidP="00E35F1F">
      <w:pPr>
        <w:pStyle w:val="CommentText"/>
      </w:pPr>
      <w:r>
        <w:rPr>
          <w:rStyle w:val="CommentReference"/>
        </w:rPr>
        <w:annotationRef/>
      </w:r>
      <w:r>
        <w:t>very greatly is redundant...</w:t>
      </w:r>
    </w:p>
  </w:comment>
  <w:comment w:id="764" w:author="Windows User" w:date="2015-10-30T08:56:00Z" w:initials="BS">
    <w:p w14:paraId="2DB29619" w14:textId="77777777" w:rsidR="00350773" w:rsidRDefault="00350773" w:rsidP="00E35F1F">
      <w:pPr>
        <w:pStyle w:val="CommentText"/>
      </w:pPr>
      <w:r>
        <w:rPr>
          <w:rStyle w:val="CommentReference"/>
        </w:rPr>
        <w:annotationRef/>
      </w:r>
      <w:r>
        <w:t>above? in?</w:t>
      </w:r>
    </w:p>
  </w:comment>
  <w:comment w:id="765" w:author="Windows User" w:date="2015-10-30T08:56:00Z" w:initials="BS">
    <w:p w14:paraId="3734F7C0" w14:textId="77777777" w:rsidR="00350773" w:rsidRDefault="00350773" w:rsidP="00E35F1F">
      <w:pPr>
        <w:pStyle w:val="CommentText"/>
      </w:pPr>
      <w:r>
        <w:rPr>
          <w:rStyle w:val="CommentReference"/>
        </w:rPr>
        <w:annotationRef/>
      </w:r>
      <w:r>
        <w:t>dikeos is usually rended 'righteous'. Is there good cause to use 'just' here?</w:t>
      </w:r>
    </w:p>
  </w:comment>
  <w:comment w:id="766" w:author="Windows User" w:date="2015-10-30T08:56:00Z" w:initials="BS">
    <w:p w14:paraId="06116336" w14:textId="77777777" w:rsidR="00350773" w:rsidRDefault="00350773" w:rsidP="00E35F1F">
      <w:pPr>
        <w:pStyle w:val="CommentText"/>
      </w:pPr>
      <w:r>
        <w:rPr>
          <w:rStyle w:val="CommentReference"/>
        </w:rPr>
        <w:annotationRef/>
      </w:r>
      <w:r>
        <w:t>mediated or put into practice?</w:t>
      </w:r>
    </w:p>
  </w:comment>
  <w:comment w:id="767" w:author="Windows User" w:date="2015-10-30T08:56:00Z" w:initials="BS">
    <w:p w14:paraId="6417B5A7" w14:textId="77777777" w:rsidR="00350773" w:rsidRDefault="00350773" w:rsidP="00E35F1F">
      <w:pPr>
        <w:pStyle w:val="CommentText"/>
      </w:pPr>
      <w:r>
        <w:rPr>
          <w:rStyle w:val="CommentReference"/>
        </w:rPr>
        <w:annotationRef/>
      </w:r>
      <w:r>
        <w:t>on their lips is a common English expression that seems to have the same meaning as "in their mouths"</w:t>
      </w:r>
    </w:p>
  </w:comment>
  <w:comment w:id="768" w:author="Windows User" w:date="2015-10-30T08:56:00Z" w:initials="BS">
    <w:p w14:paraId="7CA0B9DB" w14:textId="77777777" w:rsidR="00350773" w:rsidRDefault="00350773" w:rsidP="00E35F1F">
      <w:pPr>
        <w:pStyle w:val="CommentText"/>
      </w:pPr>
      <w:r>
        <w:rPr>
          <w:rStyle w:val="CommentReference"/>
        </w:rPr>
        <w:annotationRef/>
      </w:r>
      <w:r>
        <w:t>The tree of immortality would flow better in English.</w:t>
      </w:r>
    </w:p>
  </w:comment>
  <w:comment w:id="769" w:author="Windows User" w:date="2015-10-30T08:56:00Z" w:initials="BS">
    <w:p w14:paraId="3D06FFDE" w14:textId="77777777" w:rsidR="00350773" w:rsidRDefault="00350773" w:rsidP="00E35F1F">
      <w:pPr>
        <w:pStyle w:val="CommentText"/>
      </w:pPr>
      <w:r>
        <w:rPr>
          <w:rStyle w:val="CommentReference"/>
        </w:rPr>
        <w:annotationRef/>
      </w:r>
      <w:r>
        <w:t>thoughts or senses?</w:t>
      </w:r>
    </w:p>
  </w:comment>
  <w:comment w:id="770" w:author="Windows User" w:date="2015-10-30T08:56:00Z" w:initials="BS">
    <w:p w14:paraId="5092C47C" w14:textId="77777777" w:rsidR="00350773" w:rsidRDefault="00350773" w:rsidP="00E35F1F">
      <w:pPr>
        <w:pStyle w:val="CommentText"/>
      </w:pPr>
      <w:r>
        <w:rPr>
          <w:rStyle w:val="CommentReference"/>
        </w:rPr>
        <w:annotationRef/>
      </w:r>
      <w:r>
        <w:t>lay? set? cast?</w:t>
      </w:r>
    </w:p>
  </w:comment>
  <w:comment w:id="771" w:author="Windows User" w:date="2015-10-30T08:56:00Z" w:initials="BS">
    <w:p w14:paraId="2988A4E9" w14:textId="77777777" w:rsidR="00350773" w:rsidRDefault="00350773" w:rsidP="00E35F1F">
      <w:pPr>
        <w:pStyle w:val="CommentText"/>
      </w:pPr>
      <w:r>
        <w:rPr>
          <w:rStyle w:val="CommentReference"/>
        </w:rPr>
        <w:annotationRef/>
      </w:r>
      <w:r>
        <w:t>more common word... does it capture meaning well enough?</w:t>
      </w:r>
    </w:p>
  </w:comment>
  <w:comment w:id="772" w:author="Windows User" w:date="2015-10-30T08:56:00Z" w:initials="BS">
    <w:p w14:paraId="7A2B4CA4" w14:textId="77777777" w:rsidR="00350773" w:rsidRDefault="00350773" w:rsidP="00E35F1F">
      <w:pPr>
        <w:pStyle w:val="CommentText"/>
      </w:pPr>
      <w:r>
        <w:rPr>
          <w:rStyle w:val="CommentReference"/>
        </w:rPr>
        <w:annotationRef/>
      </w:r>
      <w:r>
        <w:t>types?</w:t>
      </w:r>
    </w:p>
  </w:comment>
  <w:comment w:id="781" w:author="Windows User" w:date="2015-10-30T08:56:00Z" w:initials="BS">
    <w:p w14:paraId="6A283326" w14:textId="77777777" w:rsidR="00350773" w:rsidRDefault="00350773" w:rsidP="00E35F1F">
      <w:pPr>
        <w:pStyle w:val="CommentText"/>
      </w:pPr>
      <w:r>
        <w:rPr>
          <w:rStyle w:val="CommentReference"/>
        </w:rPr>
        <w:annotationRef/>
      </w:r>
      <w:r>
        <w:t>Coptic clearly says beginning... is there anything in it about authority as the other translations have?</w:t>
      </w:r>
    </w:p>
  </w:comment>
  <w:comment w:id="782" w:author="Windows User" w:date="2015-10-30T08:56:00Z" w:initials="BS">
    <w:p w14:paraId="233F3783" w14:textId="77777777" w:rsidR="00350773" w:rsidRDefault="00350773" w:rsidP="00E35F1F">
      <w:pPr>
        <w:pStyle w:val="CommentText"/>
      </w:pPr>
      <w:r>
        <w:rPr>
          <w:rStyle w:val="CommentReference"/>
        </w:rPr>
        <w:annotationRef/>
      </w:r>
      <w:r>
        <w:t>risen, or shone?</w:t>
      </w:r>
    </w:p>
  </w:comment>
  <w:comment w:id="786" w:author="Windows User" w:date="2015-10-30T08:56:00Z" w:initials="BS">
    <w:p w14:paraId="301FA11B" w14:textId="77777777" w:rsidR="00350773" w:rsidRDefault="00350773" w:rsidP="00D65FD4">
      <w:pPr>
        <w:pStyle w:val="CommentText"/>
      </w:pPr>
      <w:r>
        <w:rPr>
          <w:rStyle w:val="CommentReference"/>
        </w:rPr>
        <w:annotationRef/>
      </w:r>
      <w:r>
        <w:t>risen, or shone?</w:t>
      </w:r>
    </w:p>
  </w:comment>
  <w:comment w:id="790" w:author="Windows User" w:date="2015-10-30T08:56:00Z" w:initials="BS">
    <w:p w14:paraId="4B4155FC" w14:textId="77777777" w:rsidR="00350773" w:rsidRDefault="00350773" w:rsidP="00E35F1F">
      <w:pPr>
        <w:pStyle w:val="CommentText"/>
      </w:pPr>
      <w:r>
        <w:rPr>
          <w:rStyle w:val="CommentReference"/>
        </w:rPr>
        <w:annotationRef/>
      </w:r>
      <w:r>
        <w:t>cap?</w:t>
      </w:r>
    </w:p>
  </w:comment>
  <w:comment w:id="791" w:author="Windows User" w:date="2015-10-30T08:56:00Z" w:initials="BS">
    <w:p w14:paraId="248C83A2" w14:textId="77777777" w:rsidR="00350773" w:rsidRDefault="00350773" w:rsidP="00E35F1F">
      <w:pPr>
        <w:pStyle w:val="CommentText"/>
      </w:pPr>
      <w:r>
        <w:rPr>
          <w:rStyle w:val="CommentReference"/>
        </w:rPr>
        <w:annotationRef/>
      </w:r>
      <w:r>
        <w:t>save? redeem?</w:t>
      </w:r>
    </w:p>
  </w:comment>
  <w:comment w:id="792" w:author="Windows User" w:date="2015-10-30T08:56:00Z" w:initials="BS">
    <w:p w14:paraId="4C7BFCC0" w14:textId="77777777" w:rsidR="00350773" w:rsidRDefault="00350773" w:rsidP="00D65FD4">
      <w:pPr>
        <w:pStyle w:val="CommentText"/>
      </w:pPr>
      <w:r>
        <w:rPr>
          <w:rStyle w:val="CommentReference"/>
        </w:rPr>
        <w:annotationRef/>
      </w:r>
      <w:r>
        <w:t>risen, or shone?</w:t>
      </w:r>
    </w:p>
  </w:comment>
  <w:comment w:id="796" w:author="Windows User" w:date="2015-10-30T08:56:00Z" w:initials="BS">
    <w:p w14:paraId="2390D3F4" w14:textId="77777777" w:rsidR="00350773" w:rsidRDefault="00350773" w:rsidP="00E35F1F">
      <w:pPr>
        <w:pStyle w:val="CommentText"/>
      </w:pPr>
      <w:r>
        <w:rPr>
          <w:rStyle w:val="CommentReference"/>
        </w:rPr>
        <w:annotationRef/>
      </w:r>
      <w:r>
        <w:t>or should " be down here</w:t>
      </w:r>
    </w:p>
  </w:comment>
  <w:comment w:id="797" w:author="Windows User" w:date="2015-10-30T08:56:00Z" w:initials="BS">
    <w:p w14:paraId="6D6C2E53" w14:textId="77777777" w:rsidR="00350773" w:rsidRDefault="00350773" w:rsidP="00D65FD4">
      <w:pPr>
        <w:pStyle w:val="CommentText"/>
      </w:pPr>
      <w:r>
        <w:rPr>
          <w:rStyle w:val="CommentReference"/>
        </w:rPr>
        <w:annotationRef/>
      </w:r>
      <w:r>
        <w:t>risen, or shone?</w:t>
      </w:r>
    </w:p>
  </w:comment>
  <w:comment w:id="801" w:author="Windows User" w:date="2015-10-30T08:56:00Z" w:initials="BS">
    <w:p w14:paraId="061FF9BB" w14:textId="77777777" w:rsidR="00350773" w:rsidRDefault="00350773" w:rsidP="00E35F1F">
      <w:pPr>
        <w:pStyle w:val="CommentText"/>
      </w:pPr>
      <w:r>
        <w:rPr>
          <w:rStyle w:val="CommentReference"/>
        </w:rPr>
        <w:annotationRef/>
      </w:r>
      <w:r>
        <w:t>was overcame or did overcome? very different...</w:t>
      </w:r>
    </w:p>
  </w:comment>
  <w:comment w:id="802" w:author="Windows User" w:date="2015-10-30T08:56:00Z" w:initials="BS">
    <w:p w14:paraId="031DAA7E" w14:textId="77777777" w:rsidR="00350773" w:rsidRDefault="00350773" w:rsidP="00D65FD4">
      <w:pPr>
        <w:pStyle w:val="CommentText"/>
      </w:pPr>
      <w:r>
        <w:rPr>
          <w:rStyle w:val="CommentReference"/>
        </w:rPr>
        <w:annotationRef/>
      </w:r>
      <w:r>
        <w:t>risen, or shone?</w:t>
      </w:r>
    </w:p>
  </w:comment>
  <w:comment w:id="806" w:author="Windows User" w:date="2015-10-30T08:56:00Z" w:initials="BS">
    <w:p w14:paraId="13BC365B" w14:textId="77777777" w:rsidR="00350773" w:rsidRDefault="00350773" w:rsidP="00E35F1F">
      <w:pPr>
        <w:pStyle w:val="CommentText"/>
      </w:pPr>
      <w:r>
        <w:rPr>
          <w:rStyle w:val="CommentReference"/>
        </w:rPr>
        <w:annotationRef/>
      </w:r>
      <w:r>
        <w:t>awkward, but changing to a perfect man or man perfectly destroys meaning...</w:t>
      </w:r>
    </w:p>
  </w:comment>
  <w:comment w:id="807" w:author="Windows User" w:date="2015-10-30T08:56:00Z" w:initials="BS">
    <w:p w14:paraId="367DF61C" w14:textId="77777777" w:rsidR="00350773" w:rsidRDefault="00350773" w:rsidP="00E35F1F">
      <w:pPr>
        <w:pStyle w:val="CommentText"/>
      </w:pPr>
      <w:r>
        <w:rPr>
          <w:rStyle w:val="CommentReference"/>
        </w:rPr>
        <w:annotationRef/>
      </w:r>
      <w:r>
        <w:t>L.A. is quite different fo rthis vs...</w:t>
      </w:r>
    </w:p>
  </w:comment>
  <w:comment w:id="808" w:author="Windows User" w:date="2015-10-30T08:56:00Z" w:initials="BS">
    <w:p w14:paraId="614A33D0" w14:textId="77777777" w:rsidR="00350773" w:rsidRDefault="00350773" w:rsidP="00D65FD4">
      <w:pPr>
        <w:pStyle w:val="CommentText"/>
      </w:pPr>
      <w:r>
        <w:rPr>
          <w:rStyle w:val="CommentReference"/>
        </w:rPr>
        <w:annotationRef/>
      </w:r>
      <w:r>
        <w:t>risen, or shone?</w:t>
      </w:r>
    </w:p>
  </w:comment>
  <w:comment w:id="812" w:author="Windows User" w:date="2015-10-30T08:56:00Z" w:initials="BS">
    <w:p w14:paraId="690C098D" w14:textId="77777777" w:rsidR="00350773" w:rsidRDefault="00350773" w:rsidP="00D65FD4">
      <w:pPr>
        <w:pStyle w:val="CommentText"/>
      </w:pPr>
      <w:r>
        <w:rPr>
          <w:rStyle w:val="CommentReference"/>
        </w:rPr>
        <w:annotationRef/>
      </w:r>
      <w:r>
        <w:t>risen, or shone?</w:t>
      </w:r>
    </w:p>
  </w:comment>
  <w:comment w:id="816" w:author="Windows User" w:date="2015-10-30T08:56:00Z" w:initials="BS">
    <w:p w14:paraId="47406125" w14:textId="77777777" w:rsidR="00350773" w:rsidRDefault="00350773" w:rsidP="00E35F1F">
      <w:pPr>
        <w:pStyle w:val="CommentText"/>
      </w:pPr>
      <w:r>
        <w:rPr>
          <w:rStyle w:val="CommentReference"/>
        </w:rPr>
        <w:annotationRef/>
      </w:r>
      <w:r>
        <w:t>dividing wall?</w:t>
      </w:r>
    </w:p>
  </w:comment>
  <w:comment w:id="817" w:author="Windows User" w:date="2015-10-30T08:56:00Z" w:initials="BS">
    <w:p w14:paraId="3115FE96" w14:textId="77777777" w:rsidR="00350773" w:rsidRDefault="00350773" w:rsidP="00D65FD4">
      <w:pPr>
        <w:pStyle w:val="CommentText"/>
      </w:pPr>
      <w:r>
        <w:rPr>
          <w:rStyle w:val="CommentReference"/>
        </w:rPr>
        <w:annotationRef/>
      </w:r>
      <w:r>
        <w:t>risen, or shone?</w:t>
      </w:r>
    </w:p>
  </w:comment>
  <w:comment w:id="821" w:author="Windows User" w:date="2015-10-30T08:56:00Z" w:initials="BS">
    <w:p w14:paraId="0BDB9E8A" w14:textId="77777777" w:rsidR="00350773" w:rsidRDefault="00350773" w:rsidP="00E35F1F">
      <w:pPr>
        <w:pStyle w:val="CommentText"/>
      </w:pPr>
      <w:r>
        <w:rPr>
          <w:rStyle w:val="CommentReference"/>
        </w:rPr>
        <w:annotationRef/>
      </w:r>
      <w:r>
        <w:t>what does han mean? can we say teh angels of light?</w:t>
      </w:r>
    </w:p>
  </w:comment>
  <w:comment w:id="822" w:author="Windows User" w:date="2015-10-30T08:56:00Z" w:initials="BS">
    <w:p w14:paraId="035DBC4C" w14:textId="77777777" w:rsidR="00350773" w:rsidRDefault="00350773" w:rsidP="00E35F1F">
      <w:pPr>
        <w:pStyle w:val="CommentText"/>
      </w:pPr>
      <w:r>
        <w:rPr>
          <w:rStyle w:val="CommentReference"/>
        </w:rPr>
        <w:annotationRef/>
      </w:r>
      <w:r>
        <w:t>sing hymns to be consistent with above?</w:t>
      </w:r>
    </w:p>
  </w:comment>
  <w:comment w:id="823" w:author="Windows User" w:date="2015-10-30T08:56:00Z" w:initials="BS">
    <w:p w14:paraId="3E0D70DF" w14:textId="77777777" w:rsidR="00350773" w:rsidRDefault="00350773" w:rsidP="00E35F1F">
      <w:pPr>
        <w:pStyle w:val="CommentText"/>
      </w:pPr>
      <w:r>
        <w:rPr>
          <w:rStyle w:val="CommentReference"/>
        </w:rPr>
        <w:annotationRef/>
      </w:r>
      <w:r>
        <w:t>should be arose to match parallel with next vs... but makes no sense in English. Arose within Mary or shone from Mary.</w:t>
      </w:r>
    </w:p>
  </w:comment>
  <w:comment w:id="824" w:author="Windows User" w:date="2015-10-30T08:56:00Z" w:initials="BS">
    <w:p w14:paraId="24AFFCDF" w14:textId="77777777" w:rsidR="00350773" w:rsidRDefault="00350773" w:rsidP="00E35F1F">
      <w:pPr>
        <w:pStyle w:val="CommentText"/>
      </w:pPr>
      <w:r>
        <w:rPr>
          <w:rStyle w:val="CommentReference"/>
        </w:rPr>
        <w:annotationRef/>
      </w:r>
      <w:r>
        <w:t>Is "je" enough justification to prepend 'saying'?</w:t>
      </w:r>
    </w:p>
  </w:comment>
  <w:comment w:id="825" w:author="Windows User" w:date="2015-10-30T08:56:00Z" w:initials="BS">
    <w:p w14:paraId="0E84B308" w14:textId="77777777" w:rsidR="00350773" w:rsidRDefault="00350773" w:rsidP="00E35F1F">
      <w:pPr>
        <w:pStyle w:val="CommentText"/>
      </w:pPr>
      <w:r>
        <w:rPr>
          <w:rStyle w:val="CommentReference"/>
        </w:rPr>
        <w:annotationRef/>
      </w:r>
      <w:r>
        <w:t>abouna's doxology of prime has 'that' here I think...</w:t>
      </w:r>
    </w:p>
  </w:comment>
  <w:comment w:id="826" w:author="Windows User" w:date="2015-10-30T08:56:00Z" w:initials="BS">
    <w:p w14:paraId="13D50058" w14:textId="77777777" w:rsidR="00350773" w:rsidRDefault="00350773" w:rsidP="00E35F1F">
      <w:pPr>
        <w:pStyle w:val="CommentText"/>
      </w:pPr>
      <w:r>
        <w:rPr>
          <w:rStyle w:val="CommentReference"/>
        </w:rPr>
        <w:annotationRef/>
      </w:r>
      <w:r>
        <w:t>or "sining"?</w:t>
      </w:r>
    </w:p>
  </w:comment>
  <w:comment w:id="827" w:author="Windows User" w:date="2015-10-30T08:56:00Z" w:initials="BS">
    <w:p w14:paraId="112875D2" w14:textId="77777777" w:rsidR="00350773" w:rsidRDefault="00350773" w:rsidP="00D65FD4">
      <w:pPr>
        <w:pStyle w:val="CommentText"/>
      </w:pPr>
      <w:r>
        <w:rPr>
          <w:rStyle w:val="CommentReference"/>
        </w:rPr>
        <w:annotationRef/>
      </w:r>
      <w:r>
        <w:t>risen, or shone?</w:t>
      </w:r>
    </w:p>
  </w:comment>
  <w:comment w:id="832" w:author="Windows User" w:date="2015-10-30T08:56:00Z" w:initials="BS">
    <w:p w14:paraId="1CF8EF29" w14:textId="77777777" w:rsidR="00350773" w:rsidRDefault="00350773" w:rsidP="00E35F1F">
      <w:pPr>
        <w:pStyle w:val="CommentText"/>
      </w:pPr>
      <w:r>
        <w:rPr>
          <w:rStyle w:val="CommentReference"/>
        </w:rPr>
        <w:annotationRef/>
      </w:r>
      <w:r>
        <w:t>any sense of authority in coptic?</w:t>
      </w:r>
    </w:p>
  </w:comment>
  <w:comment w:id="833" w:author="Windows User" w:date="2015-11-02T12:45:00Z" w:initials="BS">
    <w:p w14:paraId="14FBB1F8" w14:textId="77777777" w:rsidR="00350773" w:rsidRDefault="00350773" w:rsidP="00E35F1F">
      <w:pPr>
        <w:pStyle w:val="CommentText"/>
      </w:pPr>
      <w:r>
        <w:rPr>
          <w:rStyle w:val="CommentReference"/>
        </w:rPr>
        <w:annotationRef/>
      </w:r>
      <w:r>
        <w:t>or saint mary? I prefer the holy... but we should be consistent one way or the other.</w:t>
      </w:r>
    </w:p>
  </w:comment>
  <w:comment w:id="834" w:author="Windows User" w:date="2015-10-30T08:56:00Z" w:initials="BS">
    <w:p w14:paraId="16E721CE" w14:textId="77777777" w:rsidR="00350773" w:rsidRDefault="0035077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6" w:author="Windows User" w:date="2015-10-30T08:56:00Z" w:initials="BS">
    <w:p w14:paraId="3C08A3D8" w14:textId="77777777" w:rsidR="00350773" w:rsidRDefault="00350773" w:rsidP="00E35F1F">
      <w:pPr>
        <w:pStyle w:val="CommentText"/>
      </w:pPr>
      <w:r>
        <w:rPr>
          <w:rStyle w:val="CommentReference"/>
        </w:rPr>
        <w:annotationRef/>
      </w:r>
      <w:r>
        <w:t>tense is flipping so much vs to vs. Any way to make more consistent?</w:t>
      </w:r>
    </w:p>
  </w:comment>
  <w:comment w:id="847" w:author="Windows User" w:date="2015-11-02T12:41:00Z" w:initials="BS">
    <w:p w14:paraId="32825E4D" w14:textId="77777777" w:rsidR="00350773" w:rsidRDefault="00350773" w:rsidP="00E35F1F">
      <w:pPr>
        <w:pStyle w:val="CommentText"/>
      </w:pPr>
      <w:r>
        <w:rPr>
          <w:rStyle w:val="CommentReference"/>
        </w:rPr>
        <w:annotationRef/>
      </w:r>
      <w:r>
        <w:t>cold frost? frosty cold? too many ands.</w:t>
      </w:r>
    </w:p>
  </w:comment>
  <w:comment w:id="848" w:author="Windows User" w:date="2015-10-30T08:56:00Z" w:initials="BS">
    <w:p w14:paraId="4E6878BA" w14:textId="77777777" w:rsidR="00350773" w:rsidRDefault="00350773" w:rsidP="00E35F1F">
      <w:pPr>
        <w:pStyle w:val="CommentText"/>
      </w:pPr>
      <w:r>
        <w:rPr>
          <w:rStyle w:val="CommentReference"/>
        </w:rPr>
        <w:annotationRef/>
      </w:r>
      <w:r>
        <w:t>In is probably more right... I probably shouldn't have changed that...</w:t>
      </w:r>
    </w:p>
  </w:comment>
  <w:comment w:id="865" w:author="Brett Slote" w:date="2015-10-30T08:56:00Z" w:initials="BS">
    <w:p w14:paraId="18EC5FB9" w14:textId="77777777" w:rsidR="00350773" w:rsidRDefault="00350773" w:rsidP="00E35F1F">
      <w:pPr>
        <w:pStyle w:val="CommentText"/>
      </w:pPr>
      <w:r>
        <w:rPr>
          <w:rStyle w:val="CommentReference"/>
        </w:rPr>
        <w:annotationRef/>
      </w:r>
      <w:r>
        <w:t>Received or bought?</w:t>
      </w:r>
    </w:p>
  </w:comment>
  <w:comment w:id="872" w:author="Brett Slote" w:date="2015-10-30T08:56:00Z" w:initials="BS">
    <w:p w14:paraId="6DDFB160" w14:textId="77777777" w:rsidR="00350773" w:rsidRDefault="00350773" w:rsidP="00E35F1F">
      <w:pPr>
        <w:pStyle w:val="CommentText"/>
      </w:pPr>
      <w:r>
        <w:rPr>
          <w:rStyle w:val="CommentReference"/>
        </w:rPr>
        <w:annotationRef/>
      </w:r>
      <w:r>
        <w:t>Uncircumscript?</w:t>
      </w:r>
    </w:p>
  </w:comment>
  <w:comment w:id="875" w:author="Brett Slote" w:date="2015-10-30T08:56:00Z" w:initials="BS">
    <w:p w14:paraId="39A4B3F9" w14:textId="77777777" w:rsidR="00350773" w:rsidRDefault="00350773" w:rsidP="00E35F1F">
      <w:pPr>
        <w:pStyle w:val="CommentText"/>
      </w:pPr>
      <w:r>
        <w:rPr>
          <w:rStyle w:val="CommentReference"/>
        </w:rPr>
        <w:annotationRef/>
      </w:r>
      <w:r>
        <w:t>Orthodox?</w:t>
      </w:r>
    </w:p>
  </w:comment>
  <w:comment w:id="876" w:author="Brett Slote" w:date="2015-10-30T08:56:00Z" w:initials="BS">
    <w:p w14:paraId="7E993A49" w14:textId="77777777" w:rsidR="00350773" w:rsidRDefault="00350773" w:rsidP="00E35F1F">
      <w:pPr>
        <w:pStyle w:val="CommentText"/>
      </w:pPr>
      <w:r>
        <w:rPr>
          <w:rStyle w:val="CommentReference"/>
        </w:rPr>
        <w:annotationRef/>
      </w:r>
      <w:r>
        <w:t>Faith?</w:t>
      </w:r>
    </w:p>
  </w:comment>
  <w:comment w:id="879" w:author="Brett Slote" w:date="2015-10-30T08:56:00Z" w:initials="BS">
    <w:p w14:paraId="575DF2C3" w14:textId="77777777" w:rsidR="00350773" w:rsidRDefault="00350773" w:rsidP="00E35F1F">
      <w:pPr>
        <w:pStyle w:val="CommentText"/>
      </w:pPr>
      <w:r>
        <w:rPr>
          <w:rStyle w:val="CommentReference"/>
        </w:rPr>
        <w:annotationRef/>
      </w:r>
      <w:r>
        <w:t>Need a consistent policy</w:t>
      </w:r>
    </w:p>
  </w:comment>
  <w:comment w:id="883" w:author="Brett Slote" w:date="2015-10-30T08:56:00Z" w:initials="BS">
    <w:p w14:paraId="4A370093" w14:textId="77777777" w:rsidR="00350773" w:rsidRDefault="00350773" w:rsidP="00E35F1F">
      <w:pPr>
        <w:pStyle w:val="CommentText"/>
      </w:pPr>
      <w:r>
        <w:rPr>
          <w:rStyle w:val="CommentReference"/>
        </w:rPr>
        <w:annotationRef/>
      </w:r>
      <w:r>
        <w:t>Ramez, He or Him?</w:t>
      </w:r>
    </w:p>
  </w:comment>
  <w:comment w:id="884" w:author="Brett Slote" w:date="2015-10-30T08:56:00Z" w:initials="BS">
    <w:p w14:paraId="3B1DEA29" w14:textId="77777777" w:rsidR="00350773" w:rsidRDefault="00350773" w:rsidP="00E35F1F">
      <w:pPr>
        <w:pStyle w:val="CommentText"/>
      </w:pPr>
      <w:r>
        <w:rPr>
          <w:rStyle w:val="CommentReference"/>
        </w:rPr>
        <w:annotationRef/>
      </w:r>
      <w:r>
        <w:t>On? By?</w:t>
      </w:r>
    </w:p>
  </w:comment>
  <w:comment w:id="885" w:author="Windows User" w:date="2015-11-21T13:15:00Z" w:initials="WU">
    <w:p w14:paraId="05ACE9CF" w14:textId="77777777" w:rsidR="00350773" w:rsidRDefault="00350773" w:rsidP="00E35F1F">
      <w:pPr>
        <w:pStyle w:val="CommentText"/>
      </w:pPr>
      <w:r>
        <w:rPr>
          <w:rStyle w:val="CommentReference"/>
        </w:rPr>
        <w:annotationRef/>
      </w:r>
      <w:r>
        <w:t>check</w:t>
      </w:r>
    </w:p>
  </w:comment>
  <w:comment w:id="893" w:author="Windows User" w:date="2015-10-30T08:56:00Z" w:initials="BS">
    <w:p w14:paraId="5592658B" w14:textId="77777777" w:rsidR="00350773" w:rsidRDefault="00350773" w:rsidP="00E35F1F">
      <w:pPr>
        <w:pStyle w:val="CommentText"/>
      </w:pPr>
      <w:r>
        <w:rPr>
          <w:rStyle w:val="CommentReference"/>
        </w:rPr>
        <w:annotationRef/>
      </w:r>
      <w:r>
        <w:t>Are the breaths referring to the inspiration of scripture, as the other translations have, or the breath of creation cf gn 1?</w:t>
      </w:r>
    </w:p>
  </w:comment>
  <w:comment w:id="894" w:author="Windows User" w:date="2015-10-30T08:56:00Z" w:initials="BS">
    <w:p w14:paraId="6C4E59F0" w14:textId="77777777" w:rsidR="00350773" w:rsidRDefault="00350773" w:rsidP="00E35F1F">
      <w:pPr>
        <w:pStyle w:val="CommentText"/>
      </w:pPr>
      <w:r>
        <w:rPr>
          <w:rStyle w:val="CommentReference"/>
        </w:rPr>
        <w:annotationRef/>
      </w:r>
      <w:r>
        <w:t>When we love the Name of our Lord Jesus Christ, the Name of Salvation...</w:t>
      </w:r>
    </w:p>
  </w:comment>
  <w:comment w:id="895" w:author="Windows User" w:date="2015-10-30T08:56:00Z" w:initials="BS">
    <w:p w14:paraId="14DD413A" w14:textId="77777777" w:rsidR="00350773" w:rsidRDefault="00350773" w:rsidP="00E35F1F">
      <w:pPr>
        <w:pStyle w:val="CommentText"/>
      </w:pPr>
      <w:r>
        <w:rPr>
          <w:rStyle w:val="CommentReference"/>
        </w:rPr>
        <w:annotationRef/>
      </w:r>
      <w:r>
        <w:t>adjective? severe?</w:t>
      </w:r>
    </w:p>
  </w:comment>
  <w:comment w:id="904" w:author="Windows User" w:date="2015-11-21T13:15:00Z" w:initials="WU">
    <w:p w14:paraId="071C1D6C" w14:textId="77777777" w:rsidR="00350773" w:rsidRDefault="00350773" w:rsidP="00E35F1F">
      <w:pPr>
        <w:pStyle w:val="CommentText"/>
      </w:pPr>
      <w:r>
        <w:rPr>
          <w:rStyle w:val="CommentReference"/>
        </w:rPr>
        <w:annotationRef/>
      </w:r>
      <w:r>
        <w:t>check</w:t>
      </w:r>
    </w:p>
  </w:comment>
  <w:comment w:id="906" w:author="Windows User" w:date="2015-10-30T08:56:00Z" w:initials="BS">
    <w:p w14:paraId="5CA1796C" w14:textId="77777777" w:rsidR="00350773" w:rsidRDefault="00350773" w:rsidP="00E35F1F">
      <w:pPr>
        <w:pStyle w:val="CommentText"/>
      </w:pPr>
      <w:r>
        <w:rPr>
          <w:rStyle w:val="CommentReference"/>
        </w:rPr>
        <w:annotationRef/>
      </w:r>
      <w:r>
        <w:t>too literal?</w:t>
      </w:r>
    </w:p>
  </w:comment>
  <w:comment w:id="909" w:author="Windows User" w:date="2015-10-30T08:56:00Z" w:initials="BS">
    <w:p w14:paraId="39BBFF20" w14:textId="77777777" w:rsidR="00350773" w:rsidRDefault="00350773" w:rsidP="00E35F1F">
      <w:pPr>
        <w:pStyle w:val="CommentText"/>
      </w:pPr>
      <w:r>
        <w:rPr>
          <w:rStyle w:val="CommentReference"/>
        </w:rPr>
        <w:annotationRef/>
      </w:r>
      <w:r>
        <w:t>awkward</w:t>
      </w:r>
    </w:p>
  </w:comment>
  <w:comment w:id="910" w:author="Windows User" w:date="2015-10-30T08:56:00Z" w:initials="BS">
    <w:p w14:paraId="7C372EC3" w14:textId="77777777" w:rsidR="00350773" w:rsidRDefault="00350773" w:rsidP="00E35F1F">
      <w:pPr>
        <w:pStyle w:val="CommentText"/>
      </w:pPr>
      <w:r>
        <w:rPr>
          <w:rStyle w:val="CommentReference"/>
        </w:rPr>
        <w:annotationRef/>
      </w:r>
      <w:r>
        <w:t>sits, less literal, but more clear?</w:t>
      </w:r>
    </w:p>
  </w:comment>
  <w:comment w:id="911" w:author="Windows User" w:date="2015-10-30T08:56:00Z" w:initials="BS">
    <w:p w14:paraId="6C09DB42" w14:textId="77777777" w:rsidR="00350773" w:rsidRDefault="00350773" w:rsidP="00E35F1F">
      <w:pPr>
        <w:pStyle w:val="CommentText"/>
      </w:pPr>
      <w:r>
        <w:rPr>
          <w:rStyle w:val="CommentReference"/>
        </w:rPr>
        <w:annotationRef/>
      </w:r>
      <w:r>
        <w:t>awkward</w:t>
      </w:r>
    </w:p>
  </w:comment>
  <w:comment w:id="913" w:author="Windows User" w:date="2015-10-30T08:56:00Z" w:initials="BS">
    <w:p w14:paraId="512D6CE2" w14:textId="77777777" w:rsidR="00350773" w:rsidRDefault="00350773" w:rsidP="00E35F1F">
      <w:pPr>
        <w:pStyle w:val="CommentText"/>
      </w:pPr>
      <w:r>
        <w:rPr>
          <w:rStyle w:val="CommentReference"/>
        </w:rPr>
        <w:annotationRef/>
      </w:r>
      <w:r>
        <w:t>terribly awkward</w:t>
      </w:r>
    </w:p>
  </w:comment>
  <w:comment w:id="914" w:author="Windows User" w:date="2015-11-21T13:16:00Z" w:initials="WU">
    <w:p w14:paraId="56B70852" w14:textId="77777777" w:rsidR="00350773" w:rsidRDefault="00350773" w:rsidP="00E35F1F">
      <w:pPr>
        <w:pStyle w:val="CommentText"/>
      </w:pPr>
      <w:r>
        <w:rPr>
          <w:rStyle w:val="CommentReference"/>
        </w:rPr>
        <w:annotationRef/>
      </w:r>
      <w:r>
        <w:t>check</w:t>
      </w:r>
    </w:p>
  </w:comment>
  <w:comment w:id="915" w:author="Windows User" w:date="2015-11-21T13:16:00Z" w:initials="WU">
    <w:p w14:paraId="46C7130C" w14:textId="77777777" w:rsidR="00350773" w:rsidRDefault="00350773" w:rsidP="00E35F1F">
      <w:pPr>
        <w:pStyle w:val="CommentText"/>
      </w:pPr>
      <w:r>
        <w:rPr>
          <w:rStyle w:val="CommentReference"/>
        </w:rPr>
        <w:annotationRef/>
      </w:r>
      <w:r>
        <w:t>check</w:t>
      </w:r>
    </w:p>
  </w:comment>
  <w:comment w:id="916" w:author="Windows User" w:date="2015-11-21T13:16:00Z" w:initials="WU">
    <w:p w14:paraId="5E32845B" w14:textId="77777777" w:rsidR="00350773" w:rsidRDefault="00350773" w:rsidP="00E35F1F">
      <w:pPr>
        <w:pStyle w:val="CommentText"/>
      </w:pPr>
      <w:r>
        <w:rPr>
          <w:rStyle w:val="CommentReference"/>
        </w:rPr>
        <w:annotationRef/>
      </w:r>
      <w:r>
        <w:t>check</w:t>
      </w:r>
    </w:p>
  </w:comment>
  <w:comment w:id="917" w:author="Windows User" w:date="2015-11-21T13:16:00Z" w:initials="WU">
    <w:p w14:paraId="530C7E75" w14:textId="77777777" w:rsidR="00350773" w:rsidRDefault="00350773" w:rsidP="00E35F1F">
      <w:pPr>
        <w:pStyle w:val="CommentText"/>
      </w:pPr>
      <w:r>
        <w:rPr>
          <w:rStyle w:val="CommentReference"/>
        </w:rPr>
        <w:annotationRef/>
      </w:r>
      <w:r>
        <w:t>check</w:t>
      </w:r>
    </w:p>
  </w:comment>
  <w:comment w:id="919" w:author="Windows User" w:date="2015-10-30T08:56:00Z" w:initials="BS">
    <w:p w14:paraId="215C41D2" w14:textId="77777777" w:rsidR="00350773" w:rsidRDefault="00350773" w:rsidP="00E35F1F">
      <w:pPr>
        <w:pStyle w:val="CommentText"/>
      </w:pPr>
      <w:r>
        <w:rPr>
          <w:rStyle w:val="CommentReference"/>
        </w:rPr>
        <w:annotationRef/>
      </w:r>
      <w:r>
        <w:t>sat?</w:t>
      </w:r>
    </w:p>
  </w:comment>
  <w:comment w:id="920" w:author="Windows User" w:date="2015-11-21T13:17:00Z" w:initials="WU">
    <w:p w14:paraId="6B55DDAB" w14:textId="77777777" w:rsidR="00350773" w:rsidRDefault="00350773" w:rsidP="00E35F1F">
      <w:pPr>
        <w:pStyle w:val="CommentText"/>
      </w:pPr>
      <w:r>
        <w:rPr>
          <w:rStyle w:val="CommentReference"/>
        </w:rPr>
        <w:annotationRef/>
      </w:r>
      <w:r>
        <w:t>check</w:t>
      </w:r>
    </w:p>
  </w:comment>
  <w:comment w:id="921" w:author="Windows User" w:date="2015-11-21T13:17:00Z" w:initials="WU">
    <w:p w14:paraId="5825D4CB" w14:textId="77777777" w:rsidR="00350773" w:rsidRDefault="00350773" w:rsidP="00E35F1F">
      <w:pPr>
        <w:pStyle w:val="CommentText"/>
      </w:pPr>
      <w:r>
        <w:rPr>
          <w:rStyle w:val="CommentReference"/>
        </w:rPr>
        <w:annotationRef/>
      </w:r>
      <w:r>
        <w:t>check</w:t>
      </w:r>
    </w:p>
  </w:comment>
  <w:comment w:id="924" w:author="Windows User" w:date="2015-10-30T08:56:00Z" w:initials="BS">
    <w:p w14:paraId="3E614A56" w14:textId="77777777" w:rsidR="00350773" w:rsidRDefault="00350773" w:rsidP="00E35F1F">
      <w:pPr>
        <w:pStyle w:val="CommentText"/>
      </w:pPr>
      <w:r>
        <w:rPr>
          <w:rStyle w:val="CommentReference"/>
        </w:rPr>
        <w:annotationRef/>
      </w:r>
      <w:r>
        <w:t>entered and come forth, or entered through it?</w:t>
      </w:r>
    </w:p>
  </w:comment>
  <w:comment w:id="925" w:author="Windows User" w:date="2015-10-30T08:56:00Z" w:initials="BS">
    <w:p w14:paraId="356D8FDF" w14:textId="77777777" w:rsidR="00350773" w:rsidRDefault="00350773" w:rsidP="00E35F1F">
      <w:pPr>
        <w:pStyle w:val="CommentText"/>
      </w:pPr>
      <w:r>
        <w:rPr>
          <w:rStyle w:val="CommentReference"/>
        </w:rPr>
        <w:annotationRef/>
      </w:r>
      <w:r>
        <w:t>appearing?</w:t>
      </w:r>
    </w:p>
  </w:comment>
  <w:comment w:id="926" w:author="Windows User" w:date="2015-10-30T08:56:00Z" w:initials="BS">
    <w:p w14:paraId="4735348E" w14:textId="77777777" w:rsidR="00350773" w:rsidRDefault="00350773" w:rsidP="00E35F1F">
      <w:pPr>
        <w:pStyle w:val="CommentText"/>
      </w:pPr>
      <w:r>
        <w:rPr>
          <w:rStyle w:val="CommentReference"/>
        </w:rPr>
        <w:annotationRef/>
      </w:r>
      <w:r>
        <w:t>He</w:t>
      </w:r>
    </w:p>
  </w:comment>
  <w:comment w:id="933" w:author="Windows User" w:date="2015-10-30T08:56:00Z" w:initials="BS">
    <w:p w14:paraId="5F2DFD8E" w14:textId="77777777" w:rsidR="00350773" w:rsidRDefault="00350773" w:rsidP="00E35F1F">
      <w:pPr>
        <w:pStyle w:val="CommentText"/>
      </w:pPr>
      <w:r>
        <w:rPr>
          <w:rStyle w:val="CommentReference"/>
        </w:rPr>
        <w:annotationRef/>
      </w:r>
      <w:r>
        <w:t>I feel like upon sounds better here and below</w:t>
      </w:r>
    </w:p>
  </w:comment>
  <w:comment w:id="934" w:author="Brett Slote" w:date="2016-08-19T08:52:00Z" w:initials="BS">
    <w:p w14:paraId="1CA371D1" w14:textId="31C866C9" w:rsidR="00350773" w:rsidRDefault="00350773">
      <w:pPr>
        <w:pStyle w:val="CommentText"/>
      </w:pPr>
      <w:r>
        <w:rPr>
          <w:rStyle w:val="CommentReference"/>
        </w:rPr>
        <w:annotationRef/>
      </w:r>
      <w:r>
        <w:t>Should this be crush?</w:t>
      </w:r>
    </w:p>
  </w:comment>
  <w:comment w:id="935" w:author="Windows User" w:date="2015-10-30T08:56:00Z" w:initials="BS">
    <w:p w14:paraId="7D69D9EF" w14:textId="77777777" w:rsidR="00350773" w:rsidRDefault="00350773" w:rsidP="00E35F1F">
      <w:pPr>
        <w:pStyle w:val="CommentText"/>
      </w:pPr>
      <w:r>
        <w:rPr>
          <w:rStyle w:val="CommentReference"/>
        </w:rPr>
        <w:annotationRef/>
      </w:r>
      <w:r>
        <w:t>awkward. Crush under our feet or crush within us? Even if feet not literally there, needed to complete the implied thought in english.</w:t>
      </w:r>
    </w:p>
  </w:comment>
  <w:comment w:id="943" w:author="Windows User" w:date="2015-10-30T08:56:00Z" w:initials="BS">
    <w:p w14:paraId="60DA9970" w14:textId="77777777" w:rsidR="00350773" w:rsidRDefault="00350773" w:rsidP="00E35F1F">
      <w:pPr>
        <w:pStyle w:val="CommentText"/>
      </w:pPr>
      <w:r>
        <w:rPr>
          <w:rStyle w:val="CommentReference"/>
        </w:rPr>
        <w:annotationRef/>
      </w:r>
      <w:r>
        <w:t>a? I know virgin doesn't sound right. Nor virginal. But a virgin seems to cheapen the thought...</w:t>
      </w:r>
    </w:p>
  </w:comment>
  <w:comment w:id="945" w:author="Windows User" w:date="2015-10-30T08:56:00Z" w:initials="BS">
    <w:p w14:paraId="3D3D58F2" w14:textId="77777777" w:rsidR="00350773" w:rsidRDefault="00350773" w:rsidP="00E35F1F">
      <w:pPr>
        <w:pStyle w:val="CommentText"/>
      </w:pPr>
      <w:r>
        <w:rPr>
          <w:rStyle w:val="CommentReference"/>
        </w:rPr>
        <w:annotationRef/>
      </w:r>
      <w:r>
        <w:t>annulled has connotation from catholicism of never having been. I like abolished better. Sounds more poetic like too.</w:t>
      </w:r>
    </w:p>
  </w:comment>
  <w:comment w:id="948" w:author="Windows User" w:date="2015-10-30T08:56:00Z" w:initials="BS">
    <w:p w14:paraId="758A0E08" w14:textId="77777777" w:rsidR="00350773" w:rsidRDefault="00350773" w:rsidP="00E35F1F">
      <w:pPr>
        <w:pStyle w:val="CommentText"/>
      </w:pPr>
      <w:r>
        <w:rPr>
          <w:rStyle w:val="CommentReference"/>
        </w:rPr>
        <w:annotationRef/>
      </w:r>
      <w:r>
        <w:t>yes, it is a continuous thought. But this and next are complete sentences in themselves.</w:t>
      </w:r>
    </w:p>
  </w:comment>
  <w:comment w:id="949" w:author="Windows User" w:date="2015-10-30T08:56:00Z" w:initials="BS">
    <w:p w14:paraId="4C494C1B" w14:textId="77777777" w:rsidR="00350773" w:rsidRDefault="00350773" w:rsidP="00E35F1F">
      <w:pPr>
        <w:pStyle w:val="CommentText"/>
      </w:pPr>
      <w:r>
        <w:rPr>
          <w:rStyle w:val="CommentReference"/>
        </w:rPr>
        <w:annotationRef/>
      </w:r>
      <w:r>
        <w:t>revealed almost makes sense here... but not with the next line having "said"</w:t>
      </w:r>
    </w:p>
  </w:comment>
  <w:comment w:id="950" w:author="Windows User" w:date="2015-10-30T08:56:00Z" w:initials="BS">
    <w:p w14:paraId="32F983BF" w14:textId="77777777" w:rsidR="00350773" w:rsidRDefault="00350773" w:rsidP="00E35F1F">
      <w:pPr>
        <w:pStyle w:val="CommentText"/>
      </w:pPr>
      <w:r>
        <w:rPr>
          <w:rStyle w:val="CommentReference"/>
        </w:rPr>
        <w:annotationRef/>
      </w:r>
      <w:r>
        <w:t>repeat quotes or contiguious?</w:t>
      </w:r>
    </w:p>
  </w:comment>
  <w:comment w:id="951" w:author="Windows User" w:date="2015-10-30T08:56:00Z" w:initials="BS">
    <w:p w14:paraId="29400B5B" w14:textId="77777777" w:rsidR="00350773" w:rsidRDefault="00350773" w:rsidP="00E35F1F">
      <w:pPr>
        <w:pStyle w:val="CommentText"/>
      </w:pPr>
      <w:r>
        <w:rPr>
          <w:rStyle w:val="CommentReference"/>
        </w:rPr>
        <w:annotationRef/>
      </w:r>
      <w:r>
        <w:t>in strength?</w:t>
      </w:r>
    </w:p>
  </w:comment>
  <w:comment w:id="952" w:author="Windows User" w:date="2015-10-30T08:56:00Z" w:initials="BS">
    <w:p w14:paraId="19007B27" w14:textId="77777777" w:rsidR="00350773" w:rsidRDefault="00350773" w:rsidP="00E35F1F">
      <w:pPr>
        <w:pStyle w:val="CommentText"/>
      </w:pPr>
      <w:r>
        <w:rPr>
          <w:rStyle w:val="CommentReference"/>
        </w:rPr>
        <w:annotationRef/>
      </w:r>
      <w:r>
        <w:t>in the tune it just sounds more emphatic dropping the "both"</w:t>
      </w:r>
    </w:p>
  </w:comment>
  <w:comment w:id="954" w:author="Windows User" w:date="2015-10-30T08:56:00Z" w:initials="BS">
    <w:p w14:paraId="42813985" w14:textId="77777777" w:rsidR="00350773" w:rsidRDefault="00350773" w:rsidP="00E35F1F">
      <w:pPr>
        <w:pStyle w:val="CommentText"/>
      </w:pPr>
      <w:r>
        <w:rPr>
          <w:rStyle w:val="CommentReference"/>
        </w:rPr>
        <w:annotationRef/>
      </w:r>
      <w:r>
        <w:t>theotokos, not mav em ef Nooti</w:t>
      </w:r>
    </w:p>
  </w:comment>
  <w:comment w:id="955" w:author="Windows User" w:date="2015-10-30T08:56:00Z" w:initials="BS">
    <w:p w14:paraId="72887F8D" w14:textId="77777777" w:rsidR="00350773" w:rsidRDefault="00350773" w:rsidP="00E35F1F">
      <w:pPr>
        <w:pStyle w:val="CommentText"/>
      </w:pPr>
      <w:r>
        <w:rPr>
          <w:rStyle w:val="CommentReference"/>
        </w:rPr>
        <w:annotationRef/>
      </w:r>
      <w:r>
        <w:t>in?</w:t>
      </w:r>
    </w:p>
  </w:comment>
  <w:comment w:id="957" w:author="Windows User" w:date="2015-10-30T08:56:00Z" w:initials="BS">
    <w:p w14:paraId="79923510" w14:textId="77777777" w:rsidR="00350773" w:rsidRDefault="00350773" w:rsidP="00E35F1F">
      <w:pPr>
        <w:pStyle w:val="CommentText"/>
      </w:pPr>
      <w:r>
        <w:rPr>
          <w:rStyle w:val="CommentReference"/>
        </w:rPr>
        <w:annotationRef/>
      </w:r>
      <w:r>
        <w:t>it's literally "And" but that leaves too much grammatical ambiguity that tends towards nonsensical parsing.</w:t>
      </w:r>
    </w:p>
  </w:comment>
  <w:comment w:id="958" w:author="Windows User" w:date="2015-10-30T08:56:00Z" w:initials="BS">
    <w:p w14:paraId="790A95EE" w14:textId="77777777" w:rsidR="00350773" w:rsidRDefault="00350773" w:rsidP="00E35F1F">
      <w:pPr>
        <w:pStyle w:val="CommentText"/>
      </w:pPr>
      <w:r>
        <w:rPr>
          <w:rStyle w:val="CommentReference"/>
        </w:rPr>
        <w:annotationRef/>
      </w:r>
      <w:r>
        <w:t>tense?</w:t>
      </w:r>
    </w:p>
  </w:comment>
  <w:comment w:id="960" w:author="Windows User" w:date="2015-10-30T08:56:00Z" w:initials="BS">
    <w:p w14:paraId="2626B3B0" w14:textId="77777777" w:rsidR="00350773" w:rsidRDefault="00350773" w:rsidP="00E35F1F">
      <w:pPr>
        <w:pStyle w:val="CommentText"/>
      </w:pPr>
      <w:r>
        <w:rPr>
          <w:rStyle w:val="CommentReference"/>
        </w:rPr>
        <w:annotationRef/>
      </w:r>
      <w:r>
        <w:t>too far for a pronoun</w:t>
      </w:r>
    </w:p>
  </w:comment>
  <w:comment w:id="961" w:author="Windows User" w:date="2015-10-30T08:56:00Z" w:initials="BS">
    <w:p w14:paraId="35C833E4" w14:textId="77777777" w:rsidR="00350773" w:rsidRDefault="00350773" w:rsidP="00E35F1F">
      <w:pPr>
        <w:pStyle w:val="CommentText"/>
      </w:pPr>
      <w:r>
        <w:rPr>
          <w:rStyle w:val="CommentReference"/>
        </w:rPr>
        <w:annotationRef/>
      </w:r>
      <w:r>
        <w:t>deemed or made?</w:t>
      </w:r>
    </w:p>
  </w:comment>
  <w:comment w:id="963" w:author="Windows User" w:date="2015-10-30T08:56:00Z" w:initials="BS">
    <w:p w14:paraId="5C7B7A35" w14:textId="77777777" w:rsidR="00350773" w:rsidRDefault="00350773" w:rsidP="00E35F1F">
      <w:pPr>
        <w:pStyle w:val="CommentText"/>
      </w:pPr>
      <w:r>
        <w:rPr>
          <w:rStyle w:val="CommentReference"/>
        </w:rPr>
        <w:annotationRef/>
      </w:r>
      <w:r>
        <w:t>coptic is heavens of heavens, but we usually say heaven of heavens.</w:t>
      </w:r>
    </w:p>
  </w:comment>
  <w:comment w:id="965" w:author="Windows User" w:date="2015-10-30T08:56:00Z" w:initials="BS">
    <w:p w14:paraId="080C2EEE" w14:textId="77777777" w:rsidR="00350773" w:rsidRDefault="00350773" w:rsidP="00E35F1F">
      <w:pPr>
        <w:pStyle w:val="CommentText"/>
      </w:pPr>
      <w:r>
        <w:rPr>
          <w:rStyle w:val="CommentReference"/>
        </w:rPr>
        <w:annotationRef/>
      </w:r>
      <w:r>
        <w:t>rises or shines?</w:t>
      </w:r>
    </w:p>
  </w:comment>
  <w:comment w:id="968" w:author="Windows User" w:date="2015-10-30T08:56:00Z" w:initials="BS">
    <w:p w14:paraId="5671149C" w14:textId="77777777" w:rsidR="00350773" w:rsidRDefault="00350773" w:rsidP="00E35F1F">
      <w:pPr>
        <w:pStyle w:val="CommentText"/>
      </w:pPr>
      <w:r>
        <w:rPr>
          <w:rStyle w:val="CommentReference"/>
        </w:rPr>
        <w:annotationRef/>
      </w:r>
      <w:r>
        <w:t>destroyed or damaged?</w:t>
      </w:r>
    </w:p>
  </w:comment>
  <w:comment w:id="976" w:author="Windows User" w:date="2015-10-30T08:56:00Z" w:initials="BS">
    <w:p w14:paraId="4B308EB2" w14:textId="77777777" w:rsidR="00350773" w:rsidRDefault="00350773" w:rsidP="00E35F1F">
      <w:pPr>
        <w:pStyle w:val="CommentText"/>
      </w:pPr>
      <w:r>
        <w:rPr>
          <w:rStyle w:val="CommentReference"/>
        </w:rPr>
        <w:annotationRef/>
      </w:r>
      <w:r>
        <w:t>servant, or slave?</w:t>
      </w:r>
    </w:p>
  </w:comment>
  <w:comment w:id="977" w:author="Windows User" w:date="2015-10-30T08:56:00Z" w:initials="BS">
    <w:p w14:paraId="20DF1D54" w14:textId="77777777" w:rsidR="00350773" w:rsidRDefault="00350773" w:rsidP="00E35F1F">
      <w:pPr>
        <w:pStyle w:val="CommentText"/>
      </w:pPr>
      <w:r>
        <w:rPr>
          <w:rStyle w:val="CommentReference"/>
        </w:rPr>
        <w:annotationRef/>
      </w:r>
      <w:r>
        <w:t>Feels way too literal</w:t>
      </w:r>
    </w:p>
  </w:comment>
  <w:comment w:id="978" w:author="Windows User" w:date="2015-11-21T13:18:00Z" w:initials="WU">
    <w:p w14:paraId="2A74F11D" w14:textId="77777777" w:rsidR="00350773" w:rsidRDefault="00350773" w:rsidP="00E35F1F">
      <w:pPr>
        <w:pStyle w:val="CommentText"/>
      </w:pPr>
      <w:r>
        <w:rPr>
          <w:rStyle w:val="CommentReference"/>
        </w:rPr>
        <w:annotationRef/>
      </w:r>
      <w:r>
        <w:t>check</w:t>
      </w:r>
    </w:p>
  </w:comment>
  <w:comment w:id="986" w:author="Windows User" w:date="2015-10-30T08:56:00Z" w:initials="BS">
    <w:p w14:paraId="6352B7F4" w14:textId="77777777" w:rsidR="00350773" w:rsidRDefault="0035077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8" w:author="Windows User" w:date="2015-10-30T08:56:00Z" w:initials="BS">
    <w:p w14:paraId="77680459" w14:textId="77777777" w:rsidR="00350773" w:rsidRDefault="00350773" w:rsidP="00E35F1F">
      <w:pPr>
        <w:pStyle w:val="CommentText"/>
      </w:pPr>
      <w:r>
        <w:rPr>
          <w:rStyle w:val="CommentReference"/>
        </w:rPr>
        <w:annotationRef/>
      </w:r>
      <w:r>
        <w:t>was incarnate or took flesh? Need a decision for this common phrase.</w:t>
      </w:r>
    </w:p>
  </w:comment>
  <w:comment w:id="994" w:author="Windows User" w:date="2015-10-30T08:56:00Z" w:initials="BS">
    <w:p w14:paraId="61EAF48D" w14:textId="77777777" w:rsidR="00350773" w:rsidRDefault="00350773" w:rsidP="00E35F1F">
      <w:pPr>
        <w:pStyle w:val="CommentText"/>
      </w:pPr>
      <w:r>
        <w:rPr>
          <w:rStyle w:val="CommentReference"/>
        </w:rPr>
        <w:annotationRef/>
      </w:r>
      <w:r>
        <w:t>Altar/The place where the Sacrifice is offered, is clearly not right. But Temple? Or Holy of Holies?</w:t>
      </w:r>
    </w:p>
  </w:comment>
  <w:comment w:id="997" w:author="Windows User" w:date="2015-10-30T08:56:00Z" w:initials="BS">
    <w:p w14:paraId="0DB4A25D" w14:textId="77777777" w:rsidR="00350773" w:rsidRDefault="00350773" w:rsidP="00E35F1F">
      <w:pPr>
        <w:pStyle w:val="CommentText"/>
      </w:pPr>
      <w:r>
        <w:rPr>
          <w:rStyle w:val="CommentReference"/>
        </w:rPr>
        <w:annotationRef/>
      </w:r>
      <w:r>
        <w:t>I think infinite captures the meaning of uncircumscript in a more approachable way.</w:t>
      </w:r>
    </w:p>
  </w:comment>
  <w:comment w:id="998" w:author="Windows User" w:date="2015-10-30T08:56:00Z" w:initials="BS">
    <w:p w14:paraId="65C574CB" w14:textId="77777777" w:rsidR="00350773" w:rsidRDefault="00350773" w:rsidP="00E35F1F">
      <w:pPr>
        <w:pStyle w:val="CommentText"/>
      </w:pPr>
      <w:r>
        <w:rPr>
          <w:rStyle w:val="CommentReference"/>
        </w:rPr>
        <w:annotationRef/>
      </w:r>
      <w:r>
        <w:t>net or hook?</w:t>
      </w:r>
    </w:p>
  </w:comment>
  <w:comment w:id="999" w:author="Windows User" w:date="2015-10-30T08:56:00Z" w:initials="BS">
    <w:p w14:paraId="631E73A0" w14:textId="77777777" w:rsidR="00350773" w:rsidRDefault="00350773" w:rsidP="00E35F1F">
      <w:pPr>
        <w:pStyle w:val="CommentText"/>
      </w:pPr>
      <w:r>
        <w:rPr>
          <w:rStyle w:val="CommentReference"/>
        </w:rPr>
        <w:annotationRef/>
      </w:r>
      <w:r>
        <w:t>Instructing them in the worship?</w:t>
      </w:r>
    </w:p>
  </w:comment>
  <w:comment w:id="1000" w:author="Windows User" w:date="2015-10-30T08:56:00Z" w:initials="BS">
    <w:p w14:paraId="22469FD6" w14:textId="77777777" w:rsidR="00350773" w:rsidRDefault="00350773" w:rsidP="00E35F1F">
      <w:pPr>
        <w:pStyle w:val="CommentText"/>
      </w:pPr>
      <w:r>
        <w:rPr>
          <w:rStyle w:val="CommentReference"/>
        </w:rPr>
        <w:annotationRef/>
      </w:r>
      <w:r>
        <w:t>what does this mean?</w:t>
      </w:r>
    </w:p>
  </w:comment>
  <w:comment w:id="1001" w:author="Windows User" w:date="2015-10-30T08:56:00Z" w:initials="BS">
    <w:p w14:paraId="0A6E9F00" w14:textId="77777777" w:rsidR="00350773" w:rsidRDefault="00350773" w:rsidP="00E35F1F">
      <w:pPr>
        <w:pStyle w:val="CommentText"/>
      </w:pPr>
      <w:r>
        <w:rPr>
          <w:rStyle w:val="CommentReference"/>
        </w:rPr>
        <w:annotationRef/>
      </w:r>
      <w:r>
        <w:t>Path? Or Way? i.e. Christ?</w:t>
      </w:r>
    </w:p>
  </w:comment>
  <w:comment w:id="1002" w:author="Windows User" w:date="2015-10-30T08:56:00Z" w:initials="BS">
    <w:p w14:paraId="50D676B3" w14:textId="77777777" w:rsidR="00350773" w:rsidRDefault="00350773" w:rsidP="00E35F1F">
      <w:pPr>
        <w:pStyle w:val="CommentText"/>
      </w:pPr>
      <w:r>
        <w:rPr>
          <w:rStyle w:val="CommentReference"/>
        </w:rPr>
        <w:annotationRef/>
      </w:r>
      <w:r>
        <w:t>forward to? Or towards?</w:t>
      </w:r>
    </w:p>
  </w:comment>
  <w:comment w:id="1003" w:author="Windows User" w:date="2015-10-30T08:56:00Z" w:initials="BS">
    <w:p w14:paraId="4E94979B" w14:textId="77777777" w:rsidR="00350773" w:rsidRDefault="00350773" w:rsidP="00E35F1F">
      <w:pPr>
        <w:pStyle w:val="CommentText"/>
      </w:pPr>
      <w:r>
        <w:rPr>
          <w:rStyle w:val="CommentReference"/>
        </w:rPr>
        <w:annotationRef/>
      </w:r>
      <w:r>
        <w:t>gladness</w:t>
      </w:r>
    </w:p>
  </w:comment>
  <w:comment w:id="1011" w:author="Windows User" w:date="2015-10-30T08:56:00Z" w:initials="BS">
    <w:p w14:paraId="3588E256" w14:textId="77777777" w:rsidR="00350773" w:rsidRDefault="00350773" w:rsidP="00E35F1F">
      <w:pPr>
        <w:pStyle w:val="CommentText"/>
      </w:pPr>
      <w:r>
        <w:rPr>
          <w:rStyle w:val="CommentReference"/>
        </w:rPr>
        <w:annotationRef/>
      </w:r>
      <w:r>
        <w:t>Inclined to switch to L.A. ordering, but probably better to be consistent with Black.</w:t>
      </w:r>
    </w:p>
  </w:comment>
  <w:comment w:id="1012" w:author="Windows User" w:date="2015-10-30T08:56:00Z" w:initials="BS">
    <w:p w14:paraId="5F5FCC97" w14:textId="77777777" w:rsidR="00350773" w:rsidRDefault="00350773" w:rsidP="00E35F1F">
      <w:pPr>
        <w:pStyle w:val="CommentText"/>
      </w:pPr>
      <w:r>
        <w:rPr>
          <w:rStyle w:val="CommentReference"/>
        </w:rPr>
        <w:annotationRef/>
      </w:r>
      <w:r>
        <w:t>Everyday or a day?</w:t>
      </w:r>
    </w:p>
  </w:comment>
  <w:comment w:id="1013" w:author="Windows User" w:date="2015-10-30T08:56:00Z" w:initials="BS">
    <w:p w14:paraId="7938A467" w14:textId="77777777" w:rsidR="00350773" w:rsidRDefault="00350773" w:rsidP="00E35F1F">
      <w:pPr>
        <w:pStyle w:val="CommentText"/>
      </w:pPr>
      <w:r>
        <w:rPr>
          <w:rStyle w:val="CommentReference"/>
        </w:rPr>
        <w:annotationRef/>
      </w:r>
      <w:r>
        <w:t>not delight. Maybe joy instead of esctasy?</w:t>
      </w:r>
    </w:p>
  </w:comment>
  <w:comment w:id="1014" w:author="Windows User" w:date="2015-10-30T08:56:00Z" w:initials="BS">
    <w:p w14:paraId="0D0804AC" w14:textId="77777777" w:rsidR="00350773" w:rsidRDefault="00350773" w:rsidP="00E35F1F">
      <w:pPr>
        <w:pStyle w:val="CommentText"/>
      </w:pPr>
      <w:r>
        <w:rPr>
          <w:rStyle w:val="CommentReference"/>
        </w:rPr>
        <w:annotationRef/>
      </w:r>
      <w:r>
        <w:t>glory, splendor or beauty?</w:t>
      </w:r>
    </w:p>
  </w:comment>
  <w:comment w:id="1015" w:author="Windows User" w:date="2015-10-30T08:56:00Z" w:initials="BS">
    <w:p w14:paraId="07A7FAB4" w14:textId="77777777" w:rsidR="00350773" w:rsidRDefault="00350773" w:rsidP="00E35F1F">
      <w:pPr>
        <w:pStyle w:val="CommentText"/>
      </w:pPr>
      <w:r>
        <w:rPr>
          <w:rStyle w:val="CommentReference"/>
        </w:rPr>
        <w:annotationRef/>
      </w:r>
      <w:r>
        <w:t>from or and?</w:t>
      </w:r>
    </w:p>
  </w:comment>
  <w:comment w:id="1016" w:author="Windows User" w:date="2015-10-30T08:56:00Z" w:initials="BS">
    <w:p w14:paraId="5249720E" w14:textId="77777777" w:rsidR="00350773" w:rsidRDefault="00350773" w:rsidP="00E35F1F">
      <w:pPr>
        <w:pStyle w:val="CommentText"/>
      </w:pPr>
      <w:r>
        <w:rPr>
          <w:rStyle w:val="CommentReference"/>
        </w:rPr>
        <w:annotationRef/>
      </w:r>
      <w:r>
        <w:t>What prophet? Why did abouna redact this?</w:t>
      </w:r>
    </w:p>
  </w:comment>
  <w:comment w:id="1017" w:author="Windows User" w:date="2015-10-30T08:56:00Z" w:initials="BS">
    <w:p w14:paraId="66A9526F" w14:textId="77777777" w:rsidR="00350773" w:rsidRDefault="00350773" w:rsidP="00E35F1F">
      <w:pPr>
        <w:pStyle w:val="CommentText"/>
      </w:pPr>
      <w:r>
        <w:rPr>
          <w:rStyle w:val="CommentReference"/>
        </w:rPr>
        <w:annotationRef/>
      </w:r>
      <w:r>
        <w:t>Doesn't this say you are beyond beginning, or something to that effect? Beyond the beginning from which even time arose?</w:t>
      </w:r>
    </w:p>
  </w:comment>
  <w:comment w:id="1018" w:author="Windows User" w:date="2015-10-30T08:56:00Z" w:initials="BS">
    <w:p w14:paraId="08CC53E1" w14:textId="77777777" w:rsidR="00350773" w:rsidRDefault="00350773" w:rsidP="00E35F1F">
      <w:pPr>
        <w:pStyle w:val="CommentText"/>
      </w:pPr>
      <w:r>
        <w:rPr>
          <w:rStyle w:val="CommentReference"/>
        </w:rPr>
        <w:annotationRef/>
      </w:r>
      <w:r>
        <w:t>is this right?</w:t>
      </w:r>
    </w:p>
  </w:comment>
  <w:comment w:id="1019" w:author="Windows User" w:date="2015-10-30T08:56:00Z" w:initials="BS">
    <w:p w14:paraId="21BA9344" w14:textId="77777777" w:rsidR="00350773" w:rsidRDefault="00350773" w:rsidP="00E35F1F">
      <w:pPr>
        <w:pStyle w:val="CommentText"/>
      </w:pPr>
      <w:r>
        <w:rPr>
          <w:rStyle w:val="CommentReference"/>
        </w:rPr>
        <w:annotationRef/>
      </w:r>
      <w:r>
        <w:t>isn't it of?</w:t>
      </w:r>
    </w:p>
  </w:comment>
  <w:comment w:id="1020" w:author="Windows User" w:date="2015-10-30T08:56:00Z" w:initials="BS">
    <w:p w14:paraId="0DB057D8" w14:textId="77777777" w:rsidR="00350773" w:rsidRDefault="00350773" w:rsidP="00E35F1F">
      <w:pPr>
        <w:pStyle w:val="CommentText"/>
      </w:pPr>
      <w:r>
        <w:rPr>
          <w:rStyle w:val="CommentReference"/>
        </w:rPr>
        <w:annotationRef/>
      </w:r>
      <w:r>
        <w:t>isn't it blesses?</w:t>
      </w:r>
    </w:p>
  </w:comment>
  <w:comment w:id="1021" w:author="Windows User" w:date="2015-10-30T08:56:00Z" w:initials="BS">
    <w:p w14:paraId="4126BF87" w14:textId="77777777" w:rsidR="00350773" w:rsidRDefault="00350773" w:rsidP="00E35F1F">
      <w:pPr>
        <w:pStyle w:val="CommentText"/>
      </w:pPr>
      <w:r>
        <w:rPr>
          <w:rStyle w:val="CommentReference"/>
        </w:rPr>
        <w:annotationRef/>
      </w:r>
      <w:r>
        <w:t>blessing or blessing?</w:t>
      </w:r>
    </w:p>
  </w:comment>
  <w:comment w:id="1022" w:author="Windows User" w:date="2015-10-30T08:56:00Z" w:initials="BS">
    <w:p w14:paraId="068E7184" w14:textId="77777777" w:rsidR="00350773" w:rsidRDefault="00350773" w:rsidP="00E35F1F">
      <w:pPr>
        <w:pStyle w:val="CommentText"/>
      </w:pPr>
      <w:r>
        <w:rPr>
          <w:rStyle w:val="CommentReference"/>
        </w:rPr>
        <w:annotationRef/>
      </w:r>
      <w:r>
        <w:t>the other translations seem not to like abouna's contractions...</w:t>
      </w:r>
    </w:p>
  </w:comment>
  <w:comment w:id="1023" w:author="Windows User" w:date="2015-10-30T08:56:00Z" w:initials="BS">
    <w:p w14:paraId="21A595C5" w14:textId="77777777" w:rsidR="00350773" w:rsidRDefault="00350773" w:rsidP="00E35F1F">
      <w:pPr>
        <w:pStyle w:val="CommentText"/>
      </w:pPr>
      <w:r>
        <w:rPr>
          <w:rStyle w:val="CommentReference"/>
        </w:rPr>
        <w:annotationRef/>
      </w:r>
      <w:r>
        <w:t>perfect or true?</w:t>
      </w:r>
    </w:p>
  </w:comment>
  <w:comment w:id="1026" w:author="Windows User" w:date="2015-11-21T13:21:00Z" w:initials="WU">
    <w:p w14:paraId="686F5E9C" w14:textId="77777777" w:rsidR="00350773" w:rsidRDefault="00350773" w:rsidP="00E35F1F">
      <w:pPr>
        <w:pStyle w:val="CommentText"/>
      </w:pPr>
      <w:r>
        <w:rPr>
          <w:rStyle w:val="CommentReference"/>
        </w:rPr>
        <w:annotationRef/>
      </w:r>
    </w:p>
  </w:comment>
  <w:comment w:id="1033" w:author="Windows User" w:date="2015-10-30T08:56:00Z" w:initials="BS">
    <w:p w14:paraId="138D81C8" w14:textId="77777777" w:rsidR="00350773" w:rsidRDefault="00350773" w:rsidP="00E35F1F">
      <w:pPr>
        <w:pStyle w:val="CommentText"/>
      </w:pPr>
      <w:r>
        <w:rPr>
          <w:rStyle w:val="CommentReference"/>
        </w:rPr>
        <w:annotationRef/>
      </w:r>
      <w:r>
        <w:t>which word is right?</w:t>
      </w:r>
    </w:p>
  </w:comment>
  <w:comment w:id="1034" w:author="Windows User" w:date="2015-10-30T08:56:00Z" w:initials="BS">
    <w:p w14:paraId="36B899D8" w14:textId="77777777" w:rsidR="00350773" w:rsidRDefault="00350773" w:rsidP="00E35F1F">
      <w:pPr>
        <w:pStyle w:val="CommentText"/>
      </w:pPr>
      <w:r>
        <w:rPr>
          <w:rStyle w:val="CommentReference"/>
        </w:rPr>
        <w:annotationRef/>
      </w:r>
      <w:r>
        <w:t>wise?</w:t>
      </w:r>
    </w:p>
  </w:comment>
  <w:comment w:id="1036" w:author="Windows User" w:date="2015-10-30T08:56:00Z" w:initials="BS">
    <w:p w14:paraId="62F2B22F" w14:textId="77777777" w:rsidR="00350773" w:rsidRDefault="00350773" w:rsidP="00E35F1F">
      <w:pPr>
        <w:pStyle w:val="CommentText"/>
      </w:pPr>
      <w:r>
        <w:rPr>
          <w:rStyle w:val="CommentReference"/>
        </w:rPr>
        <w:annotationRef/>
      </w:r>
      <w:r>
        <w:t>bride, or bridal chamber?</w:t>
      </w:r>
    </w:p>
  </w:comment>
  <w:comment w:id="1037" w:author="Windows User" w:date="2015-10-30T08:56:00Z" w:initials="BS">
    <w:p w14:paraId="13AA9031" w14:textId="77777777" w:rsidR="00350773" w:rsidRDefault="00350773" w:rsidP="00E35F1F">
      <w:pPr>
        <w:pStyle w:val="CommentText"/>
      </w:pPr>
      <w:r>
        <w:rPr>
          <w:rStyle w:val="CommentReference"/>
        </w:rPr>
        <w:annotationRef/>
      </w:r>
      <w:r>
        <w:t>truth, logos, or true logos?</w:t>
      </w:r>
    </w:p>
  </w:comment>
  <w:comment w:id="1038" w:author="Windows User" w:date="2015-10-30T08:56:00Z" w:initials="BS">
    <w:p w14:paraId="116A567C" w14:textId="77777777" w:rsidR="00350773" w:rsidRDefault="00350773" w:rsidP="00E35F1F">
      <w:pPr>
        <w:pStyle w:val="CommentText"/>
      </w:pPr>
      <w:r>
        <w:rPr>
          <w:rStyle w:val="CommentReference"/>
        </w:rPr>
        <w:annotationRef/>
      </w:r>
      <w:r>
        <w:t>redeemed or saved?</w:t>
      </w:r>
    </w:p>
  </w:comment>
  <w:comment w:id="1040" w:author="Windows User" w:date="2015-10-30T08:56:00Z" w:initials="BS">
    <w:p w14:paraId="37848CBE" w14:textId="77777777" w:rsidR="00350773" w:rsidRDefault="00350773" w:rsidP="00E35F1F">
      <w:pPr>
        <w:pStyle w:val="CommentText"/>
      </w:pPr>
      <w:r>
        <w:rPr>
          <w:rStyle w:val="CommentReference"/>
        </w:rPr>
        <w:annotationRef/>
      </w:r>
      <w:r>
        <w:t>for us or unto us?</w:t>
      </w:r>
    </w:p>
  </w:comment>
  <w:comment w:id="1043" w:author="Windows User" w:date="2015-10-30T08:56:00Z" w:initials="BS">
    <w:p w14:paraId="7318299D" w14:textId="77777777" w:rsidR="00350773" w:rsidRDefault="00350773" w:rsidP="00E35F1F">
      <w:pPr>
        <w:pStyle w:val="CommentText"/>
      </w:pPr>
      <w:r>
        <w:rPr>
          <w:rStyle w:val="CommentReference"/>
        </w:rPr>
        <w:annotationRef/>
      </w:r>
      <w:r>
        <w:t>what does eshleelooi mean?</w:t>
      </w:r>
    </w:p>
  </w:comment>
  <w:comment w:id="1044" w:author="Windows User" w:date="2015-10-30T08:56:00Z" w:initials="BS">
    <w:p w14:paraId="01016F04" w14:textId="77777777" w:rsidR="00350773" w:rsidRDefault="00350773" w:rsidP="00E35F1F">
      <w:pPr>
        <w:pStyle w:val="CommentText"/>
      </w:pPr>
      <w:r>
        <w:rPr>
          <w:rStyle w:val="CommentReference"/>
        </w:rPr>
        <w:annotationRef/>
      </w:r>
      <w:r>
        <w:t>save or redeem?</w:t>
      </w:r>
    </w:p>
  </w:comment>
  <w:comment w:id="1046" w:author="Windows User" w:date="2015-10-30T08:56:00Z" w:initials="BS">
    <w:p w14:paraId="2F0C8D0C" w14:textId="77777777" w:rsidR="00350773" w:rsidRDefault="00350773" w:rsidP="00E35F1F">
      <w:pPr>
        <w:pStyle w:val="CommentText"/>
      </w:pPr>
      <w:r>
        <w:rPr>
          <w:rStyle w:val="CommentReference"/>
        </w:rPr>
        <w:annotationRef/>
      </w:r>
      <w:r>
        <w:t>paradoxically or miraculously?</w:t>
      </w:r>
    </w:p>
  </w:comment>
  <w:comment w:id="1047" w:author="Windows User" w:date="2015-10-30T08:56:00Z" w:initials="BS">
    <w:p w14:paraId="0F8BDFBA" w14:textId="77777777" w:rsidR="00350773" w:rsidRDefault="00350773" w:rsidP="00E35F1F">
      <w:pPr>
        <w:pStyle w:val="CommentText"/>
      </w:pPr>
      <w:r>
        <w:rPr>
          <w:rStyle w:val="CommentReference"/>
        </w:rPr>
        <w:annotationRef/>
      </w:r>
      <w:r>
        <w:t>I get that this is perfectly valid English without 'is'. But too hard to follow fast.</w:t>
      </w:r>
    </w:p>
  </w:comment>
  <w:comment w:id="1049" w:author="Windows User" w:date="2015-10-30T08:56:00Z" w:initials="BS">
    <w:p w14:paraId="0412A3CD" w14:textId="77777777" w:rsidR="00350773" w:rsidRDefault="00350773" w:rsidP="00E35F1F">
      <w:pPr>
        <w:pStyle w:val="CommentText"/>
      </w:pPr>
      <w:r>
        <w:rPr>
          <w:rStyle w:val="CommentReference"/>
        </w:rPr>
        <w:annotationRef/>
      </w:r>
      <w:r>
        <w:t>this seems to be parallel to gold on all sides rather than gold roundabout it.</w:t>
      </w:r>
    </w:p>
  </w:comment>
  <w:comment w:id="1050" w:author="Windows User" w:date="2015-10-30T08:56:00Z" w:initials="BS">
    <w:p w14:paraId="5A22944C" w14:textId="77777777" w:rsidR="00350773" w:rsidRDefault="00350773" w:rsidP="00E35F1F">
      <w:pPr>
        <w:pStyle w:val="CommentText"/>
      </w:pPr>
      <w:r>
        <w:rPr>
          <w:rStyle w:val="CommentReference"/>
        </w:rPr>
        <w:annotationRef/>
      </w:r>
      <w:r>
        <w:t>Saviour or redeemer?</w:t>
      </w:r>
    </w:p>
  </w:comment>
  <w:comment w:id="1052" w:author="Windows User" w:date="2015-10-30T08:56:00Z" w:initials="BS">
    <w:p w14:paraId="7BA01F3B" w14:textId="77777777" w:rsidR="00350773" w:rsidRDefault="00350773" w:rsidP="00E35F1F">
      <w:pPr>
        <w:pStyle w:val="CommentText"/>
      </w:pPr>
      <w:r>
        <w:rPr>
          <w:rStyle w:val="CommentReference"/>
        </w:rPr>
        <w:annotationRef/>
      </w:r>
      <w:r>
        <w:t>isn't this compassion? not nishti nai...</w:t>
      </w:r>
    </w:p>
  </w:comment>
  <w:comment w:id="1055" w:author="Windows User" w:date="2015-10-30T08:56:00Z" w:initials="BS">
    <w:p w14:paraId="48DB0714" w14:textId="77777777" w:rsidR="00350773" w:rsidRDefault="0035077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6" w:author="Windows User" w:date="2015-10-30T08:56:00Z" w:initials="BS">
    <w:p w14:paraId="15AB72CB" w14:textId="77777777" w:rsidR="00350773" w:rsidRDefault="00350773" w:rsidP="00E35F1F">
      <w:pPr>
        <w:pStyle w:val="CommentText"/>
      </w:pPr>
      <w:r>
        <w:rPr>
          <w:rStyle w:val="CommentReference"/>
        </w:rPr>
        <w:annotationRef/>
      </w:r>
      <w:r>
        <w:t>should be lampstand, not candle stick, here and throughout.</w:t>
      </w:r>
    </w:p>
  </w:comment>
  <w:comment w:id="1057" w:author="Windows User" w:date="2015-10-30T08:56:00Z" w:initials="BS">
    <w:p w14:paraId="6D5F9821" w14:textId="77777777" w:rsidR="00350773" w:rsidRDefault="00350773" w:rsidP="00E35F1F">
      <w:pPr>
        <w:pStyle w:val="CommentText"/>
      </w:pPr>
      <w:r>
        <w:rPr>
          <w:rStyle w:val="CommentReference"/>
        </w:rPr>
        <w:annotationRef/>
      </w:r>
      <w:r>
        <w:t>Ok, not saluted... Greeted, or I would prefer hailed...</w:t>
      </w:r>
    </w:p>
  </w:comment>
  <w:comment w:id="1058" w:author="Windows User" w:date="2015-10-30T08:56:00Z" w:initials="BS">
    <w:p w14:paraId="075C27A6" w14:textId="77777777" w:rsidR="00350773" w:rsidRDefault="00350773" w:rsidP="00E35F1F">
      <w:pPr>
        <w:pStyle w:val="CommentText"/>
      </w:pPr>
      <w:r>
        <w:rPr>
          <w:rStyle w:val="CommentReference"/>
        </w:rPr>
        <w:annotationRef/>
      </w:r>
      <w:r>
        <w:t>The Father was overjoyed, in your conception????</w:t>
      </w:r>
    </w:p>
  </w:comment>
  <w:comment w:id="1059" w:author="Windows User" w:date="2015-10-30T08:56:00Z" w:initials="BS">
    <w:p w14:paraId="7569AFF1" w14:textId="77777777" w:rsidR="00350773" w:rsidRDefault="00350773" w:rsidP="00E35F1F">
      <w:pPr>
        <w:pStyle w:val="CommentText"/>
      </w:pPr>
      <w:r>
        <w:rPr>
          <w:rStyle w:val="CommentReference"/>
        </w:rPr>
        <w:annotationRef/>
      </w:r>
      <w:r>
        <w:t>appearing doesn't sound right for parousia... coming or advent?</w:t>
      </w:r>
    </w:p>
  </w:comment>
  <w:comment w:id="1060" w:author="Windows User" w:date="2015-11-21T13:22:00Z" w:initials="WU">
    <w:p w14:paraId="728FA9EF" w14:textId="77777777" w:rsidR="00350773" w:rsidRDefault="00350773" w:rsidP="00E35F1F">
      <w:pPr>
        <w:pStyle w:val="CommentText"/>
      </w:pPr>
      <w:r>
        <w:rPr>
          <w:rStyle w:val="CommentReference"/>
        </w:rPr>
        <w:annotationRef/>
      </w:r>
      <w:r w:rsidRPr="00582AD7">
        <w:t>(ⲡⲉⲥⲱⲙⲁ??)</w:t>
      </w:r>
    </w:p>
  </w:comment>
  <w:comment w:id="1061" w:author="Windows User" w:date="2015-10-30T08:56:00Z" w:initials="BS">
    <w:p w14:paraId="0C77198F" w14:textId="77777777" w:rsidR="00350773" w:rsidRDefault="00350773" w:rsidP="00E35F1F">
      <w:pPr>
        <w:pStyle w:val="CommentText"/>
      </w:pPr>
      <w:r>
        <w:rPr>
          <w:rStyle w:val="CommentReference"/>
        </w:rPr>
        <w:annotationRef/>
      </w:r>
      <w:r>
        <w:t>kinda funny in English to switch pronoun from Lord to Virgin in one scentence.</w:t>
      </w:r>
    </w:p>
  </w:comment>
  <w:comment w:id="1064" w:author="Windows User" w:date="2015-10-30T08:56:00Z" w:initials="BS">
    <w:p w14:paraId="501C2D6F" w14:textId="77777777" w:rsidR="00350773" w:rsidRDefault="00350773" w:rsidP="00E35F1F">
      <w:pPr>
        <w:pStyle w:val="CommentText"/>
      </w:pPr>
      <w:r>
        <w:rPr>
          <w:rStyle w:val="CommentReference"/>
        </w:rPr>
        <w:annotationRef/>
      </w:r>
      <w:r>
        <w:t>I really didn't like preached... Is this to literal though? Maybe L.A. is better.</w:t>
      </w:r>
    </w:p>
  </w:comment>
  <w:comment w:id="1065" w:author="Windows User" w:date="2015-10-30T08:56:00Z" w:initials="BS">
    <w:p w14:paraId="6407D4C9" w14:textId="77777777" w:rsidR="00350773" w:rsidRDefault="00350773" w:rsidP="00E35F1F">
      <w:pPr>
        <w:pStyle w:val="CommentText"/>
      </w:pPr>
      <w:r>
        <w:rPr>
          <w:rStyle w:val="CommentReference"/>
        </w:rPr>
        <w:annotationRef/>
      </w:r>
      <w:r>
        <w:t>these thereofs are so awkward... but I can't think of a better phrasing right now.</w:t>
      </w:r>
    </w:p>
  </w:comment>
  <w:comment w:id="1066" w:author="Windows User" w:date="2015-11-21T13:23:00Z" w:initials="WU">
    <w:p w14:paraId="1B7B1E94" w14:textId="77777777" w:rsidR="00350773" w:rsidRDefault="00350773" w:rsidP="00E35F1F">
      <w:pPr>
        <w:pStyle w:val="CommentText"/>
      </w:pPr>
      <w:r>
        <w:rPr>
          <w:rStyle w:val="CommentReference"/>
        </w:rPr>
        <w:annotationRef/>
      </w:r>
      <w:r>
        <w:t>review</w:t>
      </w:r>
    </w:p>
  </w:comment>
  <w:comment w:id="1075" w:author="Windows User" w:date="2015-10-30T08:56:00Z" w:initials="BS">
    <w:p w14:paraId="5D50DB65" w14:textId="77777777" w:rsidR="00350773" w:rsidRDefault="00350773" w:rsidP="00E35F1F">
      <w:pPr>
        <w:pStyle w:val="CommentText"/>
      </w:pPr>
      <w:r>
        <w:rPr>
          <w:rStyle w:val="CommentReference"/>
        </w:rPr>
        <w:annotationRef/>
      </w:r>
      <w:r>
        <w:t>this seems kind of loose... is it ok?</w:t>
      </w:r>
    </w:p>
  </w:comment>
  <w:comment w:id="1076" w:author="Windows User" w:date="2015-10-30T08:56:00Z" w:initials="BS">
    <w:p w14:paraId="01FDA469" w14:textId="77777777" w:rsidR="00350773" w:rsidRDefault="00350773" w:rsidP="00E35F1F">
      <w:pPr>
        <w:pStyle w:val="CommentText"/>
      </w:pPr>
      <w:r>
        <w:rPr>
          <w:rStyle w:val="CommentReference"/>
        </w:rPr>
        <w:annotationRef/>
      </w:r>
      <w:r>
        <w:t>works or deeds?</w:t>
      </w:r>
    </w:p>
  </w:comment>
  <w:comment w:id="1077" w:author="Windows User" w:date="2015-11-21T13:24:00Z" w:initials="WU">
    <w:p w14:paraId="7A990723" w14:textId="77777777" w:rsidR="00350773" w:rsidRDefault="00350773" w:rsidP="00E35F1F">
      <w:pPr>
        <w:pStyle w:val="CommentText"/>
      </w:pPr>
      <w:r>
        <w:rPr>
          <w:rStyle w:val="CommentReference"/>
        </w:rPr>
        <w:annotationRef/>
      </w:r>
      <w:r>
        <w:t>review</w:t>
      </w:r>
    </w:p>
  </w:comment>
  <w:comment w:id="1078" w:author="Windows User" w:date="2015-10-30T08:56:00Z" w:initials="BS">
    <w:p w14:paraId="5BB3D65B" w14:textId="77777777" w:rsidR="00350773" w:rsidRDefault="00350773" w:rsidP="00E35F1F">
      <w:pPr>
        <w:pStyle w:val="CommentText"/>
      </w:pPr>
      <w:r>
        <w:rPr>
          <w:rStyle w:val="CommentReference"/>
        </w:rPr>
        <w:annotationRef/>
      </w:r>
      <w:r>
        <w:t>does Coptic have 'high'?</w:t>
      </w:r>
    </w:p>
  </w:comment>
  <w:comment w:id="1079" w:author="Windows User" w:date="2015-11-21T13:24:00Z" w:initials="WU">
    <w:p w14:paraId="1D334F95" w14:textId="77777777" w:rsidR="00350773" w:rsidRDefault="00350773" w:rsidP="00E35F1F">
      <w:pPr>
        <w:pStyle w:val="CommentText"/>
      </w:pPr>
      <w:r>
        <w:rPr>
          <w:rStyle w:val="CommentReference"/>
        </w:rPr>
        <w:annotationRef/>
      </w:r>
      <w:r>
        <w:t>review, add variant</w:t>
      </w:r>
    </w:p>
  </w:comment>
  <w:comment w:id="1080" w:author="Windows User" w:date="2015-10-30T08:56:00Z" w:initials="BS">
    <w:p w14:paraId="5480B788" w14:textId="77777777" w:rsidR="00350773" w:rsidRDefault="00350773" w:rsidP="00E35F1F">
      <w:pPr>
        <w:pStyle w:val="CommentText"/>
      </w:pPr>
      <w:r>
        <w:rPr>
          <w:rStyle w:val="CommentReference"/>
        </w:rPr>
        <w:annotationRef/>
      </w:r>
      <w:r>
        <w:t>bless or praise? inconsistent rendering of esmo</w:t>
      </w:r>
    </w:p>
  </w:comment>
  <w:comment w:id="1084" w:author="Windows User" w:date="2015-10-30T08:56:00Z" w:initials="WU">
    <w:p w14:paraId="326EFA42" w14:textId="77777777" w:rsidR="00350773" w:rsidRDefault="00350773" w:rsidP="006869EE">
      <w:pPr>
        <w:pStyle w:val="CommentText"/>
      </w:pPr>
      <w:r>
        <w:rPr>
          <w:rStyle w:val="CommentReference"/>
        </w:rPr>
        <w:annotationRef/>
      </w:r>
      <w:r>
        <w:t>Add notes where to insert Doxology of Prime… And Vespers Prase?</w:t>
      </w:r>
    </w:p>
  </w:comment>
  <w:comment w:id="1088" w:author="Windows User" w:date="2015-10-30T08:56:00Z" w:initials="WU">
    <w:p w14:paraId="66837344" w14:textId="77777777" w:rsidR="00350773" w:rsidRDefault="00350773" w:rsidP="006869EE">
      <w:pPr>
        <w:pStyle w:val="CommentText"/>
      </w:pPr>
      <w:r>
        <w:rPr>
          <w:rStyle w:val="CommentReference"/>
        </w:rPr>
        <w:annotationRef/>
      </w:r>
      <w:r>
        <w:t>May He or that He may</w:t>
      </w:r>
    </w:p>
  </w:comment>
  <w:comment w:id="1090" w:author="Windows User" w:date="2015-10-30T08:56:00Z" w:initials="BS">
    <w:p w14:paraId="5BE9E7DF" w14:textId="77777777" w:rsidR="00350773" w:rsidRDefault="00350773" w:rsidP="006869EE">
      <w:pPr>
        <w:pStyle w:val="CommentText"/>
      </w:pPr>
      <w:r>
        <w:rPr>
          <w:rStyle w:val="CommentReference"/>
        </w:rPr>
        <w:annotationRef/>
      </w:r>
      <w:r>
        <w:t>protopresbyters?</w:t>
      </w:r>
    </w:p>
  </w:comment>
  <w:comment w:id="1091" w:author="Windows User" w:date="2015-10-30T08:56:00Z" w:initials="BS">
    <w:p w14:paraId="37712CA1" w14:textId="77777777" w:rsidR="00350773" w:rsidRDefault="00350773" w:rsidP="006869EE">
      <w:pPr>
        <w:pStyle w:val="CommentText"/>
      </w:pPr>
      <w:r>
        <w:rPr>
          <w:rStyle w:val="CommentReference"/>
        </w:rPr>
        <w:annotationRef/>
      </w:r>
      <w:r>
        <w:t>those who?</w:t>
      </w:r>
    </w:p>
  </w:comment>
  <w:comment w:id="1092" w:author="Windows User" w:date="2015-10-30T08:56:00Z" w:initials="BS">
    <w:p w14:paraId="0BC9F56F" w14:textId="77777777" w:rsidR="00350773" w:rsidRDefault="00350773" w:rsidP="006869EE">
      <w:pPr>
        <w:pStyle w:val="CommentText"/>
      </w:pPr>
      <w:r>
        <w:rPr>
          <w:rStyle w:val="CommentReference"/>
        </w:rPr>
        <w:annotationRef/>
      </w:r>
      <w:r>
        <w:t>Yourself?</w:t>
      </w:r>
    </w:p>
  </w:comment>
  <w:comment w:id="1096" w:author="Windows User" w:date="2015-11-27T20:09:00Z" w:initials="WU">
    <w:p w14:paraId="5DD947BD" w14:textId="77777777" w:rsidR="00350773" w:rsidRDefault="00350773" w:rsidP="006869EE">
      <w:pPr>
        <w:pStyle w:val="CommentText"/>
      </w:pPr>
      <w:r>
        <w:rPr>
          <w:rStyle w:val="CommentReference"/>
        </w:rPr>
        <w:annotationRef/>
      </w:r>
      <w:r>
        <w:t>Confess to the Lord or confess the Lord?</w:t>
      </w:r>
    </w:p>
  </w:comment>
  <w:comment w:id="1105" w:author="Windows User" w:date="2015-10-30T08:56:00Z" w:initials="WU">
    <w:p w14:paraId="73A20223" w14:textId="77777777" w:rsidR="00350773" w:rsidRDefault="00350773" w:rsidP="006869EE">
      <w:pPr>
        <w:pStyle w:val="CommentText"/>
      </w:pPr>
      <w:r>
        <w:rPr>
          <w:rStyle w:val="CommentReference"/>
        </w:rPr>
        <w:annotationRef/>
      </w:r>
      <w:r>
        <w:t>Funny just to have declared here with nothing else.</w:t>
      </w:r>
    </w:p>
  </w:comment>
  <w:comment w:id="1106" w:author="Windows User" w:date="2015-10-30T08:56:00Z" w:initials="WU">
    <w:p w14:paraId="2938E8CF" w14:textId="77777777" w:rsidR="00350773" w:rsidRDefault="00350773" w:rsidP="006869EE">
      <w:pPr>
        <w:pStyle w:val="CommentText"/>
      </w:pPr>
      <w:r>
        <w:rPr>
          <w:rStyle w:val="CommentReference"/>
        </w:rPr>
        <w:annotationRef/>
      </w:r>
      <w:r>
        <w:t>Good News or Glad Tidings?</w:t>
      </w:r>
    </w:p>
  </w:comment>
  <w:comment w:id="1107" w:author="Windows User" w:date="2015-10-30T08:56:00Z" w:initials="WU">
    <w:p w14:paraId="07481CDA" w14:textId="77777777" w:rsidR="00350773" w:rsidRDefault="00350773" w:rsidP="006869EE">
      <w:pPr>
        <w:pStyle w:val="CommentText"/>
      </w:pPr>
      <w:r>
        <w:rPr>
          <w:rStyle w:val="CommentReference"/>
        </w:rPr>
        <w:annotationRef/>
      </w:r>
      <w:r>
        <w:t>Which is it? Advocate or watch over us?</w:t>
      </w:r>
    </w:p>
  </w:comment>
  <w:comment w:id="1108" w:author="Windows User" w:date="2015-10-30T08:56:00Z" w:initials="WU">
    <w:p w14:paraId="74878DE4" w14:textId="77777777" w:rsidR="00350773" w:rsidRDefault="00350773" w:rsidP="006869EE">
      <w:pPr>
        <w:pStyle w:val="CommentText"/>
      </w:pPr>
      <w:r>
        <w:rPr>
          <w:rStyle w:val="CommentReference"/>
        </w:rPr>
        <w:annotationRef/>
      </w:r>
      <w:r>
        <w:t>Coptic doesn’t seem to have “Mary”</w:t>
      </w:r>
    </w:p>
  </w:comment>
  <w:comment w:id="1111" w:author="Windows User" w:date="2015-10-30T08:56:00Z" w:initials="WU">
    <w:p w14:paraId="0F5B5499" w14:textId="77777777" w:rsidR="00350773" w:rsidRDefault="00350773" w:rsidP="006869EE">
      <w:pPr>
        <w:pStyle w:val="CommentText"/>
      </w:pPr>
      <w:r>
        <w:rPr>
          <w:rStyle w:val="CommentReference"/>
        </w:rPr>
        <w:annotationRef/>
      </w:r>
      <w:r>
        <w:t>Add footnote of what this is</w:t>
      </w:r>
    </w:p>
  </w:comment>
  <w:comment w:id="1124" w:author="Windows User" w:date="2015-10-30T08:56:00Z" w:initials="WU">
    <w:p w14:paraId="6841EDAF" w14:textId="77777777" w:rsidR="00350773" w:rsidRDefault="00350773">
      <w:pPr>
        <w:pStyle w:val="CommentText"/>
      </w:pPr>
      <w:r>
        <w:rPr>
          <w:rStyle w:val="CommentReference"/>
        </w:rPr>
        <w:annotationRef/>
      </w:r>
      <w:r>
        <w:t>Isn’t this one more faithful?</w:t>
      </w:r>
    </w:p>
  </w:comment>
  <w:comment w:id="1125" w:author="Windows User" w:date="2015-10-30T08:56:00Z" w:initials="WU">
    <w:p w14:paraId="44483F5F" w14:textId="77777777" w:rsidR="00350773" w:rsidRDefault="00350773">
      <w:pPr>
        <w:pStyle w:val="CommentText"/>
      </w:pPr>
      <w:r>
        <w:rPr>
          <w:rStyle w:val="CommentReference"/>
        </w:rPr>
        <w:annotationRef/>
      </w:r>
      <w:r>
        <w:t>Which one(s) are/is right?</w:t>
      </w:r>
    </w:p>
  </w:comment>
  <w:comment w:id="1126" w:author="Windows User" w:date="2015-10-30T08:56:00Z" w:initials="WU">
    <w:p w14:paraId="22B3EF76" w14:textId="77777777" w:rsidR="00350773" w:rsidRDefault="00350773">
      <w:pPr>
        <w:pStyle w:val="CommentText"/>
      </w:pPr>
      <w:r>
        <w:rPr>
          <w:rStyle w:val="CommentReference"/>
        </w:rPr>
        <w:annotationRef/>
      </w:r>
      <w:r>
        <w:t>Coptic doesn’t seem to have “O Lord”</w:t>
      </w:r>
    </w:p>
  </w:comment>
  <w:comment w:id="1130" w:author="Windows User" w:date="2015-10-30T08:56:00Z" w:initials="WU">
    <w:p w14:paraId="6BF65470" w14:textId="77777777" w:rsidR="00350773" w:rsidRDefault="00350773">
      <w:pPr>
        <w:pStyle w:val="CommentText"/>
      </w:pPr>
      <w:r>
        <w:rPr>
          <w:rStyle w:val="CommentReference"/>
        </w:rPr>
        <w:annotationRef/>
      </w:r>
      <w:r>
        <w:t>Called or named?</w:t>
      </w:r>
    </w:p>
  </w:comment>
  <w:comment w:id="1131" w:author="Windows User" w:date="2015-10-30T08:56:00Z" w:initials="WU">
    <w:p w14:paraId="64122CF8" w14:textId="77777777" w:rsidR="00350773" w:rsidRDefault="00350773">
      <w:pPr>
        <w:pStyle w:val="CommentText"/>
      </w:pPr>
      <w:r>
        <w:rPr>
          <w:rStyle w:val="CommentReference"/>
        </w:rPr>
        <w:annotationRef/>
      </w:r>
      <w:r>
        <w:t>John loved the Lord, or the Lord loved John?</w:t>
      </w:r>
    </w:p>
  </w:comment>
  <w:comment w:id="1133" w:author="Windows User" w:date="2015-10-30T08:56:00Z" w:initials="WU">
    <w:p w14:paraId="28540FAB" w14:textId="77777777" w:rsidR="00350773" w:rsidRDefault="00350773">
      <w:pPr>
        <w:pStyle w:val="CommentText"/>
      </w:pPr>
      <w:r>
        <w:rPr>
          <w:rStyle w:val="CommentReference"/>
        </w:rPr>
        <w:annotationRef/>
      </w:r>
      <w:r>
        <w:t>Not the Lord?</w:t>
      </w:r>
    </w:p>
  </w:comment>
  <w:comment w:id="1134" w:author="Windows User" w:date="2015-10-30T08:56:00Z" w:initials="WU">
    <w:p w14:paraId="3BE9EA57" w14:textId="77777777" w:rsidR="00350773" w:rsidRDefault="00350773">
      <w:pPr>
        <w:pStyle w:val="CommentText"/>
      </w:pPr>
      <w:r>
        <w:rPr>
          <w:rStyle w:val="CommentReference"/>
        </w:rPr>
        <w:annotationRef/>
      </w:r>
      <w:r>
        <w:t>The rest missing?</w:t>
      </w:r>
    </w:p>
  </w:comment>
  <w:comment w:id="1135" w:author="Windows User" w:date="2015-10-30T08:56:00Z" w:initials="WU">
    <w:p w14:paraId="17CFCF91" w14:textId="77777777" w:rsidR="00350773" w:rsidRDefault="00350773">
      <w:pPr>
        <w:pStyle w:val="CommentText"/>
      </w:pPr>
      <w:r>
        <w:rPr>
          <w:rStyle w:val="CommentReference"/>
        </w:rPr>
        <w:annotationRef/>
      </w:r>
      <w:r>
        <w:t>Completely different…</w:t>
      </w:r>
    </w:p>
  </w:comment>
  <w:comment w:id="1136" w:author="Windows User" w:date="2015-10-30T08:56:00Z" w:initials="WU">
    <w:p w14:paraId="1A5ABDDA" w14:textId="77777777" w:rsidR="00350773" w:rsidRDefault="00350773">
      <w:pPr>
        <w:pStyle w:val="CommentText"/>
      </w:pPr>
      <w:r>
        <w:rPr>
          <w:rStyle w:val="CommentReference"/>
        </w:rPr>
        <w:annotationRef/>
      </w:r>
      <w:r>
        <w:t>Sound or voices?</w:t>
      </w:r>
    </w:p>
  </w:comment>
  <w:comment w:id="1138" w:author="Windows User" w:date="2015-10-30T08:56:00Z" w:initials="WU">
    <w:p w14:paraId="2632154F" w14:textId="77777777" w:rsidR="00350773" w:rsidRDefault="00350773">
      <w:pPr>
        <w:pStyle w:val="CommentText"/>
      </w:pPr>
      <w:r>
        <w:rPr>
          <w:rStyle w:val="CommentReference"/>
        </w:rPr>
        <w:annotationRef/>
      </w:r>
      <w:r>
        <w:t>AAP has divinely inspired.</w:t>
      </w:r>
    </w:p>
  </w:comment>
  <w:comment w:id="1140" w:author="Windows User" w:date="2015-10-30T08:56:00Z" w:initials="WU">
    <w:p w14:paraId="6A684B9E" w14:textId="77777777" w:rsidR="00350773" w:rsidRDefault="00350773">
      <w:pPr>
        <w:pStyle w:val="CommentText"/>
      </w:pPr>
      <w:r>
        <w:rPr>
          <w:rStyle w:val="CommentReference"/>
        </w:rPr>
        <w:annotationRef/>
      </w:r>
      <w:r>
        <w:t>This one needs looking at.</w:t>
      </w:r>
    </w:p>
  </w:comment>
  <w:comment w:id="1141" w:author="Windows User" w:date="2015-10-30T08:56:00Z" w:initials="WU">
    <w:p w14:paraId="3E29D706" w14:textId="77777777" w:rsidR="00350773" w:rsidRDefault="00350773">
      <w:pPr>
        <w:pStyle w:val="CommentText"/>
      </w:pPr>
      <w:r>
        <w:rPr>
          <w:rStyle w:val="CommentReference"/>
        </w:rPr>
        <w:annotationRef/>
      </w:r>
      <w:r>
        <w:t>Partners?</w:t>
      </w:r>
    </w:p>
  </w:comment>
  <w:comment w:id="1146" w:author="Windows User" w:date="2015-10-30T08:56:00Z" w:initials="WU">
    <w:p w14:paraId="662AC6DC" w14:textId="77777777" w:rsidR="00350773" w:rsidRDefault="00350773">
      <w:pPr>
        <w:pStyle w:val="CommentText"/>
      </w:pPr>
      <w:r>
        <w:rPr>
          <w:rStyle w:val="CommentReference"/>
        </w:rPr>
        <w:annotationRef/>
      </w:r>
      <w:r>
        <w:t>What land?</w:t>
      </w:r>
    </w:p>
  </w:comment>
  <w:comment w:id="1148" w:author="Windows User" w:date="2015-10-30T08:56:00Z" w:initials="WU">
    <w:p w14:paraId="121BE348" w14:textId="77777777" w:rsidR="00350773" w:rsidRDefault="00350773">
      <w:pPr>
        <w:pStyle w:val="CommentText"/>
      </w:pPr>
      <w:r>
        <w:rPr>
          <w:rStyle w:val="CommentReference"/>
        </w:rPr>
        <w:annotationRef/>
      </w:r>
      <w:r>
        <w:t>Or englighten?</w:t>
      </w:r>
    </w:p>
  </w:comment>
  <w:comment w:id="1162" w:author="Windows User" w:date="2015-10-30T08:56:00Z" w:initials="WU">
    <w:p w14:paraId="52EAF036" w14:textId="77777777" w:rsidR="00350773" w:rsidRDefault="00350773">
      <w:pPr>
        <w:pStyle w:val="CommentText"/>
      </w:pPr>
      <w:r>
        <w:rPr>
          <w:rStyle w:val="CommentReference"/>
        </w:rPr>
        <w:annotationRef/>
      </w:r>
      <w:r>
        <w:t>What should this verse be?</w:t>
      </w:r>
    </w:p>
  </w:comment>
  <w:comment w:id="1174" w:author="Windows User" w:date="2015-10-30T08:56:00Z" w:initials="BS">
    <w:p w14:paraId="1A0E2428" w14:textId="77777777" w:rsidR="00350773" w:rsidRDefault="00350773">
      <w:pPr>
        <w:pStyle w:val="CommentText"/>
      </w:pPr>
      <w:r>
        <w:rPr>
          <w:rStyle w:val="CommentReference"/>
        </w:rPr>
        <w:annotationRef/>
      </w:r>
      <w:r>
        <w:t>wiles or snares?</w:t>
      </w:r>
    </w:p>
  </w:comment>
  <w:comment w:id="1176" w:author="Windows User" w:date="2015-10-30T08:56:00Z" w:initials="BS">
    <w:p w14:paraId="2B8DD286" w14:textId="77777777" w:rsidR="00350773" w:rsidRDefault="00350773">
      <w:pPr>
        <w:pStyle w:val="CommentText"/>
      </w:pPr>
      <w:r>
        <w:rPr>
          <w:rStyle w:val="CommentReference"/>
        </w:rPr>
        <w:annotationRef/>
      </w:r>
      <w:r>
        <w:t>I typed this Coptic... so it will have typos..</w:t>
      </w:r>
    </w:p>
  </w:comment>
  <w:comment w:id="1177" w:author="Windows User" w:date="2015-10-30T08:56:00Z" w:initials="WU">
    <w:p w14:paraId="7AD216CC" w14:textId="77777777" w:rsidR="00350773" w:rsidRDefault="00350773">
      <w:pPr>
        <w:pStyle w:val="CommentText"/>
      </w:pPr>
      <w:r>
        <w:rPr>
          <w:rStyle w:val="CommentReference"/>
        </w:rPr>
        <w:annotationRef/>
      </w:r>
      <w:r>
        <w:t>You reign? The dominion is yours? Yours is the dominion?</w:t>
      </w:r>
    </w:p>
  </w:comment>
  <w:comment w:id="1179" w:author="Windows User" w:date="2015-10-30T08:56:00Z" w:initials="BS">
    <w:p w14:paraId="68C1922F" w14:textId="77777777" w:rsidR="00350773" w:rsidRDefault="00350773">
      <w:pPr>
        <w:pStyle w:val="CommentText"/>
      </w:pPr>
      <w:r>
        <w:rPr>
          <w:rStyle w:val="CommentReference"/>
        </w:rPr>
        <w:annotationRef/>
      </w:r>
      <w:r>
        <w:t>omit 'be' in contemporary?</w:t>
      </w:r>
    </w:p>
  </w:comment>
  <w:comment w:id="1180" w:author="Windows User" w:date="2015-10-30T08:56:00Z" w:initials="BS">
    <w:p w14:paraId="6511FB80" w14:textId="77777777" w:rsidR="00350773" w:rsidRDefault="00350773">
      <w:pPr>
        <w:pStyle w:val="CommentText"/>
      </w:pPr>
      <w:r>
        <w:rPr>
          <w:rStyle w:val="CommentReference"/>
        </w:rPr>
        <w:annotationRef/>
      </w:r>
      <w:r>
        <w:t>Abouna Antony: I typed this Coptic from the black book. Jenkims were very unclear. Please proof for typos.</w:t>
      </w:r>
    </w:p>
  </w:comment>
  <w:comment w:id="1181" w:author="Windows User" w:date="2015-10-30T08:56:00Z" w:initials="BS">
    <w:p w14:paraId="7DEA42F3" w14:textId="77777777" w:rsidR="00350773" w:rsidRDefault="00350773">
      <w:pPr>
        <w:pStyle w:val="CommentText"/>
      </w:pPr>
      <w:r>
        <w:rPr>
          <w:rStyle w:val="CommentReference"/>
        </w:rPr>
        <w:annotationRef/>
      </w:r>
      <w:r>
        <w:t>"is" before "the King" would make this whole vs flow as a sentence...</w:t>
      </w:r>
    </w:p>
  </w:comment>
  <w:comment w:id="1182" w:author="Windows User" w:date="2015-10-30T08:56:00Z" w:initials="BS">
    <w:p w14:paraId="1F17623C" w14:textId="77777777" w:rsidR="00350773" w:rsidRDefault="00350773">
      <w:pPr>
        <w:pStyle w:val="CommentText"/>
      </w:pPr>
      <w:r>
        <w:rPr>
          <w:rStyle w:val="CommentReference"/>
        </w:rPr>
        <w:annotationRef/>
      </w:r>
      <w:r>
        <w:t>ask more modern than entreat... but not quite right?</w:t>
      </w:r>
    </w:p>
  </w:comment>
  <w:comment w:id="1204" w:author="Windows User" w:date="2015-10-30T08:56:00Z" w:initials="WU">
    <w:p w14:paraId="5F20584F" w14:textId="77777777" w:rsidR="00350773" w:rsidRDefault="00350773">
      <w:pPr>
        <w:pStyle w:val="CommentText"/>
      </w:pPr>
      <w:r>
        <w:rPr>
          <w:rStyle w:val="CommentReference"/>
        </w:rPr>
        <w:annotationRef/>
      </w:r>
      <w:r>
        <w:t>Needs work.</w:t>
      </w:r>
    </w:p>
  </w:comment>
  <w:comment w:id="1209" w:author="Windows User" w:date="2015-10-30T08:56:00Z" w:initials="WU">
    <w:p w14:paraId="76E8B799" w14:textId="77777777" w:rsidR="00350773" w:rsidRDefault="00350773">
      <w:pPr>
        <w:pStyle w:val="CommentText"/>
      </w:pPr>
      <w:r>
        <w:rPr>
          <w:rStyle w:val="CommentReference"/>
        </w:rPr>
        <w:annotationRef/>
      </w:r>
      <w:r>
        <w:t>Should this be tho-out 5? Or 25?</w:t>
      </w:r>
    </w:p>
  </w:comment>
  <w:comment w:id="1216" w:author="Windows User" w:date="2015-11-11T11:06:00Z" w:initials="WU">
    <w:p w14:paraId="58D84DCF" w14:textId="77777777" w:rsidR="00350773" w:rsidRDefault="00350773">
      <w:pPr>
        <w:pStyle w:val="CommentText"/>
      </w:pPr>
      <w:r>
        <w:rPr>
          <w:rStyle w:val="CommentReference"/>
        </w:rPr>
        <w:annotationRef/>
      </w:r>
      <w:r>
        <w:t>Should this be last age or something?</w:t>
      </w:r>
    </w:p>
  </w:comment>
  <w:comment w:id="1218" w:author="Windows User" w:date="2015-11-11T11:00:00Z" w:initials="WU">
    <w:p w14:paraId="7D2DE752" w14:textId="77777777" w:rsidR="00350773" w:rsidRDefault="00350773">
      <w:pPr>
        <w:pStyle w:val="CommentText"/>
      </w:pPr>
      <w:r>
        <w:rPr>
          <w:rStyle w:val="CommentReference"/>
        </w:rPr>
        <w:annotationRef/>
      </w:r>
      <w:r>
        <w:t>This needs reviewing!</w:t>
      </w:r>
    </w:p>
  </w:comment>
  <w:comment w:id="1219" w:author="Windows User" w:date="2015-11-11T11:00:00Z" w:initials="WU">
    <w:p w14:paraId="65102EEC" w14:textId="77777777" w:rsidR="00350773" w:rsidRDefault="00350773">
      <w:pPr>
        <w:pStyle w:val="CommentText"/>
      </w:pPr>
      <w:r>
        <w:rPr>
          <w:rStyle w:val="CommentReference"/>
        </w:rPr>
        <w:annotationRef/>
      </w:r>
      <w:r>
        <w:t xml:space="preserve">This is probably wrong. God on high? </w:t>
      </w:r>
    </w:p>
  </w:comment>
  <w:comment w:id="1224" w:author="Windows User" w:date="2015-10-30T08:56:00Z" w:initials="WU">
    <w:p w14:paraId="38E4F092" w14:textId="77777777" w:rsidR="00350773" w:rsidRDefault="00350773">
      <w:pPr>
        <w:pStyle w:val="CommentText"/>
      </w:pPr>
      <w:r>
        <w:rPr>
          <w:rStyle w:val="CommentReference"/>
        </w:rPr>
        <w:annotationRef/>
      </w:r>
      <w:r>
        <w:t>Confirmed?</w:t>
      </w:r>
    </w:p>
  </w:comment>
  <w:comment w:id="1236" w:author="Windows User" w:date="2015-10-30T08:56:00Z" w:initials="WU">
    <w:p w14:paraId="41EDECE7" w14:textId="77777777" w:rsidR="00350773" w:rsidRDefault="00350773">
      <w:pPr>
        <w:pStyle w:val="CommentText"/>
      </w:pPr>
      <w:r>
        <w:rPr>
          <w:rStyle w:val="CommentReference"/>
        </w:rPr>
        <w:annotationRef/>
      </w:r>
      <w:r>
        <w:t>Heroes, or athletes?</w:t>
      </w:r>
    </w:p>
  </w:comment>
  <w:comment w:id="1266" w:author="Windows User" w:date="2015-10-30T08:56:00Z" w:initials="WU">
    <w:p w14:paraId="5FA627EB" w14:textId="77777777" w:rsidR="00350773" w:rsidRDefault="00350773">
      <w:pPr>
        <w:pStyle w:val="CommentText"/>
      </w:pPr>
      <w:r>
        <w:rPr>
          <w:rStyle w:val="CommentReference"/>
        </w:rPr>
        <w:annotationRef/>
      </w:r>
      <w:r>
        <w:t>Beasts or creatures?</w:t>
      </w:r>
    </w:p>
  </w:comment>
  <w:comment w:id="1267" w:author="Windows User" w:date="2015-10-30T08:56:00Z" w:initials="WU">
    <w:p w14:paraId="04563F96" w14:textId="77777777" w:rsidR="00350773" w:rsidRDefault="00350773">
      <w:pPr>
        <w:pStyle w:val="CommentText"/>
      </w:pPr>
      <w:r>
        <w:rPr>
          <w:rStyle w:val="CommentReference"/>
        </w:rPr>
        <w:annotationRef/>
      </w:r>
      <w:r>
        <w:t>Incessant? Or unceasing?</w:t>
      </w:r>
    </w:p>
  </w:comment>
  <w:comment w:id="1268" w:author="Windows User" w:date="2015-10-30T08:56:00Z" w:initials="WU">
    <w:p w14:paraId="7BD20F77" w14:textId="77777777" w:rsidR="00350773" w:rsidRDefault="00350773">
      <w:pPr>
        <w:pStyle w:val="CommentText"/>
      </w:pPr>
      <w:r>
        <w:rPr>
          <w:rStyle w:val="CommentReference"/>
        </w:rPr>
        <w:annotationRef/>
      </w:r>
      <w:r>
        <w:t>Flames of fire or fervent as fire?</w:t>
      </w:r>
    </w:p>
  </w:comment>
  <w:comment w:id="1272" w:author="Windows User" w:date="2015-10-30T08:56:00Z" w:initials="WU">
    <w:p w14:paraId="44A84E5A" w14:textId="77777777" w:rsidR="00350773" w:rsidRDefault="0035077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350773" w:rsidRDefault="00350773">
      <w:pPr>
        <w:pStyle w:val="CommentText"/>
      </w:pPr>
      <w:r>
        <w:rPr>
          <w:rStyle w:val="CommentReference"/>
        </w:rPr>
        <w:annotationRef/>
      </w:r>
      <w:r>
        <w:t>Or voice of God?</w:t>
      </w:r>
    </w:p>
  </w:comment>
  <w:comment w:id="1288" w:author="Windows User" w:date="2015-10-30T08:56:00Z" w:initials="WU">
    <w:p w14:paraId="3900CC21" w14:textId="77777777" w:rsidR="00350773" w:rsidRDefault="00350773">
      <w:pPr>
        <w:pStyle w:val="CommentText"/>
      </w:pPr>
      <w:r>
        <w:rPr>
          <w:rStyle w:val="CommentReference"/>
        </w:rPr>
        <w:annotationRef/>
      </w:r>
      <w:r>
        <w:t>Received or accepted?</w:t>
      </w:r>
    </w:p>
  </w:comment>
  <w:comment w:id="1294" w:author="Windows User" w:date="2015-11-06T08:39:00Z" w:initials="WU">
    <w:p w14:paraId="6EA3F191" w14:textId="77777777" w:rsidR="00350773" w:rsidRDefault="00350773">
      <w:pPr>
        <w:pStyle w:val="CommentText"/>
      </w:pPr>
      <w:r>
        <w:rPr>
          <w:rStyle w:val="CommentReference"/>
        </w:rPr>
        <w:annotationRef/>
      </w:r>
      <w:r>
        <w:t>Is this the right St. Theodore?</w:t>
      </w:r>
    </w:p>
  </w:comment>
  <w:comment w:id="1301" w:author="Windows User" w:date="2015-10-30T08:56:00Z" w:initials="WU">
    <w:p w14:paraId="227730E1" w14:textId="77777777" w:rsidR="00350773" w:rsidRDefault="00350773">
      <w:pPr>
        <w:pStyle w:val="CommentText"/>
      </w:pPr>
      <w:r>
        <w:rPr>
          <w:rStyle w:val="CommentReference"/>
        </w:rPr>
        <w:annotationRef/>
      </w:r>
      <w:r>
        <w:t>Prabios or Arabius? Doctors and physicians or physicians and well learned?</w:t>
      </w:r>
    </w:p>
  </w:comment>
  <w:comment w:id="1302" w:author="Windows User" w:date="2015-10-30T08:56:00Z" w:initials="WU">
    <w:p w14:paraId="519ADC1D" w14:textId="77777777" w:rsidR="00350773" w:rsidRDefault="00350773">
      <w:pPr>
        <w:pStyle w:val="CommentText"/>
      </w:pPr>
      <w:r>
        <w:rPr>
          <w:rStyle w:val="CommentReference"/>
        </w:rPr>
        <w:annotationRef/>
      </w:r>
      <w:r>
        <w:t>Building them upon the Name?</w:t>
      </w:r>
    </w:p>
  </w:comment>
  <w:comment w:id="1314" w:author="Windows User" w:date="2015-10-30T08:56:00Z" w:initials="WU">
    <w:p w14:paraId="3CFB1D1A" w14:textId="77777777" w:rsidR="00350773" w:rsidRDefault="00350773">
      <w:pPr>
        <w:pStyle w:val="CommentText"/>
      </w:pPr>
      <w:r>
        <w:rPr>
          <w:rStyle w:val="CommentReference"/>
        </w:rPr>
        <w:annotationRef/>
      </w:r>
      <w:r>
        <w:t>Placed or established?</w:t>
      </w:r>
    </w:p>
  </w:comment>
  <w:comment w:id="1315" w:author="Windows User" w:date="2015-10-30T08:56:00Z" w:initials="WU">
    <w:p w14:paraId="08983CC0" w14:textId="77777777" w:rsidR="00350773" w:rsidRDefault="00350773">
      <w:pPr>
        <w:pStyle w:val="CommentText"/>
      </w:pPr>
      <w:r>
        <w:rPr>
          <w:rStyle w:val="CommentReference"/>
        </w:rPr>
        <w:annotationRef/>
      </w:r>
      <w:r>
        <w:t>Or refused?</w:t>
      </w:r>
    </w:p>
  </w:comment>
  <w:comment w:id="1324" w:author="Windows User" w:date="2015-10-30T08:56:00Z" w:initials="WU">
    <w:p w14:paraId="535F3E1B" w14:textId="77777777" w:rsidR="00350773" w:rsidRDefault="00350773">
      <w:pPr>
        <w:pStyle w:val="CommentText"/>
      </w:pPr>
      <w:r>
        <w:rPr>
          <w:rStyle w:val="CommentReference"/>
        </w:rPr>
        <w:annotationRef/>
      </w:r>
      <w:r>
        <w:t>Sprung forth? Came forth? Blossomed?</w:t>
      </w:r>
    </w:p>
  </w:comment>
  <w:comment w:id="1339" w:author="Windows User" w:date="2015-10-30T08:56:00Z" w:initials="BS">
    <w:p w14:paraId="07DE8008" w14:textId="77777777" w:rsidR="00350773" w:rsidRDefault="00350773">
      <w:pPr>
        <w:pStyle w:val="CommentText"/>
      </w:pPr>
      <w:r>
        <w:rPr>
          <w:rStyle w:val="CommentReference"/>
        </w:rPr>
        <w:annotationRef/>
      </w:r>
      <w:r>
        <w:t>what does this mean?</w:t>
      </w:r>
    </w:p>
  </w:comment>
  <w:comment w:id="1340" w:author="Windows User" w:date="2015-10-30T08:56:00Z" w:initials="BS">
    <w:p w14:paraId="7DE26DCC" w14:textId="77777777" w:rsidR="00350773" w:rsidRDefault="00350773">
      <w:pPr>
        <w:pStyle w:val="CommentText"/>
      </w:pPr>
      <w:r>
        <w:rPr>
          <w:rStyle w:val="CommentReference"/>
        </w:rPr>
        <w:annotationRef/>
      </w:r>
      <w:r>
        <w:t>announced or proclaimed?</w:t>
      </w:r>
    </w:p>
  </w:comment>
  <w:comment w:id="1344" w:author="Windows User" w:date="2015-10-30T08:56:00Z" w:initials="WU">
    <w:p w14:paraId="729B2278" w14:textId="77777777" w:rsidR="00350773" w:rsidRDefault="00350773">
      <w:pPr>
        <w:pStyle w:val="CommentText"/>
      </w:pPr>
      <w:r>
        <w:rPr>
          <w:rStyle w:val="CommentReference"/>
        </w:rPr>
        <w:annotationRef/>
      </w:r>
      <w:r>
        <w:t>?</w:t>
      </w:r>
    </w:p>
  </w:comment>
  <w:comment w:id="1345" w:author="Windows User" w:date="2015-10-30T08:56:00Z" w:initials="WU">
    <w:p w14:paraId="44863D12" w14:textId="77777777" w:rsidR="00350773" w:rsidRDefault="00350773">
      <w:pPr>
        <w:pStyle w:val="CommentText"/>
      </w:pPr>
      <w:r>
        <w:rPr>
          <w:rStyle w:val="CommentReference"/>
        </w:rPr>
        <w:annotationRef/>
      </w:r>
      <w:r>
        <w:t>Bride, no, not bridegroom?</w:t>
      </w:r>
    </w:p>
  </w:comment>
  <w:comment w:id="1348" w:author="Windows User" w:date="2015-10-30T08:56:00Z" w:initials="WU">
    <w:p w14:paraId="6CE1AF88" w14:textId="77777777" w:rsidR="00350773" w:rsidRDefault="00350773">
      <w:pPr>
        <w:pStyle w:val="CommentText"/>
      </w:pPr>
      <w:r>
        <w:rPr>
          <w:rStyle w:val="CommentReference"/>
        </w:rPr>
        <w:annotationRef/>
      </w:r>
      <w:r>
        <w:t>Return?</w:t>
      </w:r>
    </w:p>
  </w:comment>
  <w:comment w:id="1349" w:author="Windows User" w:date="2015-10-30T08:56:00Z" w:initials="WU">
    <w:p w14:paraId="2917E600" w14:textId="77777777" w:rsidR="00350773" w:rsidRDefault="00350773">
      <w:pPr>
        <w:pStyle w:val="CommentText"/>
      </w:pPr>
      <w:r>
        <w:rPr>
          <w:rStyle w:val="CommentReference"/>
        </w:rPr>
        <w:annotationRef/>
      </w:r>
      <w:r>
        <w:t>Establishment? Building up?</w:t>
      </w:r>
    </w:p>
  </w:comment>
  <w:comment w:id="1351" w:author="Windows User" w:date="2015-10-30T08:56:00Z" w:initials="WU">
    <w:p w14:paraId="14DF4F91" w14:textId="77777777" w:rsidR="00350773" w:rsidRDefault="00350773">
      <w:pPr>
        <w:pStyle w:val="CommentText"/>
      </w:pPr>
      <w:r>
        <w:rPr>
          <w:rStyle w:val="CommentReference"/>
        </w:rPr>
        <w:annotationRef/>
      </w:r>
      <w:r>
        <w:t>Heavenly evangelist? Good tidings? Glad tidings? Good news?</w:t>
      </w:r>
    </w:p>
  </w:comment>
  <w:comment w:id="1352" w:author="Windows User" w:date="2015-10-30T08:56:00Z" w:initials="WU">
    <w:p w14:paraId="55FC1EAE" w14:textId="77777777" w:rsidR="00350773" w:rsidRDefault="00350773">
      <w:pPr>
        <w:pStyle w:val="CommentText"/>
      </w:pPr>
      <w:r>
        <w:rPr>
          <w:rStyle w:val="CommentReference"/>
        </w:rPr>
        <w:annotationRef/>
      </w:r>
      <w:r>
        <w:t>I don’t see “the Lord is with you” in the Coptic</w:t>
      </w:r>
    </w:p>
    <w:p w14:paraId="4431CB1C" w14:textId="77777777" w:rsidR="00350773" w:rsidRDefault="00350773">
      <w:pPr>
        <w:pStyle w:val="CommentText"/>
      </w:pPr>
    </w:p>
  </w:comment>
  <w:comment w:id="1353" w:author="Windows User" w:date="2015-10-30T08:56:00Z" w:initials="WU">
    <w:p w14:paraId="4549B91A" w14:textId="77777777" w:rsidR="00350773" w:rsidRDefault="00350773">
      <w:pPr>
        <w:pStyle w:val="CommentText"/>
      </w:pPr>
      <w:r>
        <w:rPr>
          <w:rStyle w:val="CommentReference"/>
        </w:rPr>
        <w:annotationRef/>
      </w:r>
      <w:r>
        <w:t>Heavenly herald of Good News?</w:t>
      </w:r>
    </w:p>
    <w:p w14:paraId="384F02AC" w14:textId="77777777" w:rsidR="00350773" w:rsidRDefault="00350773">
      <w:pPr>
        <w:pStyle w:val="CommentText"/>
      </w:pPr>
    </w:p>
  </w:comment>
  <w:comment w:id="1360" w:author="Windows User" w:date="2015-10-30T08:56:00Z" w:initials="WU">
    <w:p w14:paraId="4A264D5C" w14:textId="77777777" w:rsidR="00350773" w:rsidRDefault="00350773">
      <w:pPr>
        <w:pStyle w:val="CommentText"/>
      </w:pPr>
      <w:r>
        <w:rPr>
          <w:rStyle w:val="CommentReference"/>
        </w:rPr>
        <w:annotationRef/>
      </w:r>
      <w:r>
        <w:t>I think we’re doing holy for ethowab, but saint for agios… open to discussion though.</w:t>
      </w:r>
    </w:p>
  </w:comment>
  <w:comment w:id="1387" w:author="Windows User" w:date="2015-10-30T08:56:00Z" w:initials="BS">
    <w:p w14:paraId="20FFD670" w14:textId="77777777" w:rsidR="00350773" w:rsidRDefault="00350773" w:rsidP="006A0382">
      <w:pPr>
        <w:pStyle w:val="CommentText"/>
      </w:pPr>
      <w:r>
        <w:rPr>
          <w:rStyle w:val="CommentReference"/>
        </w:rPr>
        <w:annotationRef/>
      </w:r>
      <w:r>
        <w:t>theotokos, not mav em ef Nooti</w:t>
      </w:r>
    </w:p>
  </w:comment>
  <w:comment w:id="1391" w:author="Windows User" w:date="2015-10-30T08:56:00Z" w:initials="WU">
    <w:p w14:paraId="3A72AA33" w14:textId="77777777" w:rsidR="00350773" w:rsidRDefault="00350773">
      <w:pPr>
        <w:pStyle w:val="CommentText"/>
      </w:pPr>
      <w:r>
        <w:rPr>
          <w:rStyle w:val="CommentReference"/>
        </w:rPr>
        <w:annotationRef/>
      </w:r>
      <w:r>
        <w:t>Redeemed?</w:t>
      </w:r>
    </w:p>
  </w:comment>
  <w:comment w:id="1392" w:author="Windows User" w:date="2015-10-30T08:56:00Z" w:initials="WU">
    <w:p w14:paraId="5BF82FF5" w14:textId="77777777" w:rsidR="00350773" w:rsidRDefault="00350773">
      <w:pPr>
        <w:pStyle w:val="CommentText"/>
      </w:pPr>
      <w:r>
        <w:rPr>
          <w:rStyle w:val="CommentReference"/>
        </w:rPr>
        <w:annotationRef/>
      </w:r>
      <w:r>
        <w:t>For? So?</w:t>
      </w:r>
    </w:p>
  </w:comment>
  <w:comment w:id="1397" w:author="Windows User" w:date="2015-10-30T08:56:00Z" w:initials="WU">
    <w:p w14:paraId="5B54A424" w14:textId="77777777" w:rsidR="00350773" w:rsidRDefault="00350773">
      <w:pPr>
        <w:pStyle w:val="CommentText"/>
      </w:pPr>
      <w:r>
        <w:rPr>
          <w:rStyle w:val="CommentReference"/>
        </w:rPr>
        <w:annotationRef/>
      </w:r>
      <w:r>
        <w:t>Or did shine and did illuminate</w:t>
      </w:r>
    </w:p>
  </w:comment>
  <w:comment w:id="1398" w:author="Windows User" w:date="2015-10-30T08:56:00Z" w:initials="WU">
    <w:p w14:paraId="5929E69F" w14:textId="77777777" w:rsidR="00350773" w:rsidRDefault="00350773">
      <w:pPr>
        <w:pStyle w:val="CommentText"/>
      </w:pPr>
      <w:r>
        <w:rPr>
          <w:rStyle w:val="CommentReference"/>
        </w:rPr>
        <w:annotationRef/>
      </w:r>
      <w:r>
        <w:t>What should this verse be?</w:t>
      </w:r>
    </w:p>
  </w:comment>
  <w:comment w:id="1399" w:author="Windows User" w:date="2015-10-30T08:56:00Z" w:initials="WU">
    <w:p w14:paraId="37815108" w14:textId="77777777" w:rsidR="00350773" w:rsidRDefault="00350773">
      <w:pPr>
        <w:pStyle w:val="CommentText"/>
      </w:pPr>
      <w:r>
        <w:rPr>
          <w:rStyle w:val="CommentReference"/>
        </w:rPr>
        <w:annotationRef/>
      </w:r>
      <w:r>
        <w:t>Uhm… does this mean something else, because saying the seal of the door Ezekiel saw was raised seems really bad …</w:t>
      </w:r>
    </w:p>
  </w:comment>
  <w:comment w:id="1400" w:author="Windows User" w:date="2015-10-30T08:56:00Z" w:initials="WU">
    <w:p w14:paraId="770E6FA0" w14:textId="77777777" w:rsidR="00350773" w:rsidRDefault="00350773">
      <w:pPr>
        <w:pStyle w:val="CommentText"/>
      </w:pPr>
      <w:r>
        <w:rPr>
          <w:rStyle w:val="CommentReference"/>
        </w:rPr>
        <w:annotationRef/>
      </w:r>
      <w:r>
        <w:t>Who?</w:t>
      </w:r>
    </w:p>
  </w:comment>
  <w:comment w:id="1401" w:author="Windows User" w:date="2015-10-30T08:56:00Z" w:initials="WU">
    <w:p w14:paraId="7FDD5784" w14:textId="77777777" w:rsidR="00350773" w:rsidRDefault="00350773">
      <w:pPr>
        <w:pStyle w:val="CommentText"/>
      </w:pPr>
      <w:r>
        <w:rPr>
          <w:rStyle w:val="CommentReference"/>
        </w:rPr>
        <w:annotationRef/>
      </w:r>
      <w:r>
        <w:t>Different adjective</w:t>
      </w:r>
    </w:p>
  </w:comment>
  <w:comment w:id="1402" w:author="Windows User" w:date="2015-10-30T08:56:00Z" w:initials="WU">
    <w:p w14:paraId="69734FAC" w14:textId="77777777" w:rsidR="00350773" w:rsidRDefault="00350773">
      <w:pPr>
        <w:pStyle w:val="CommentText"/>
      </w:pPr>
      <w:r>
        <w:rPr>
          <w:rStyle w:val="CommentReference"/>
        </w:rPr>
        <w:annotationRef/>
      </w:r>
      <w:r>
        <w:t>Sickness?</w:t>
      </w:r>
    </w:p>
  </w:comment>
  <w:comment w:id="1405" w:author="Windows User" w:date="2015-10-30T08:56:00Z" w:initials="BS">
    <w:p w14:paraId="07C468E8" w14:textId="77777777" w:rsidR="00350773" w:rsidRDefault="0035077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8" w:author="Windows User" w:date="2015-10-30T08:56:00Z" w:initials="WU">
    <w:p w14:paraId="14F94395" w14:textId="77777777" w:rsidR="00350773" w:rsidRDefault="00350773">
      <w:pPr>
        <w:pStyle w:val="CommentText"/>
      </w:pPr>
      <w:r>
        <w:rPr>
          <w:rStyle w:val="CommentReference"/>
        </w:rPr>
        <w:annotationRef/>
      </w:r>
      <w:r>
        <w:t>What?</w:t>
      </w:r>
    </w:p>
  </w:comment>
  <w:comment w:id="1417" w:author="Windows User" w:date="2015-10-30T08:56:00Z" w:initials="WU">
    <w:p w14:paraId="39A2608E" w14:textId="77777777" w:rsidR="00350773" w:rsidRDefault="00350773">
      <w:pPr>
        <w:pStyle w:val="CommentText"/>
      </w:pPr>
      <w:r>
        <w:rPr>
          <w:rStyle w:val="CommentReference"/>
        </w:rPr>
        <w:annotationRef/>
      </w:r>
    </w:p>
  </w:comment>
  <w:comment w:id="1428" w:author="Windows User" w:date="2015-10-30T08:56:00Z" w:initials="WU">
    <w:p w14:paraId="255EEE9F" w14:textId="77777777" w:rsidR="00350773" w:rsidRDefault="00350773">
      <w:pPr>
        <w:pStyle w:val="CommentText"/>
      </w:pPr>
      <w:r>
        <w:rPr>
          <w:rStyle w:val="CommentReference"/>
        </w:rPr>
        <w:annotationRef/>
      </w:r>
      <w:r>
        <w:t>Is abouna going by a different version of the Coptic?</w:t>
      </w:r>
    </w:p>
    <w:p w14:paraId="45F504BB" w14:textId="77777777" w:rsidR="00350773" w:rsidRDefault="00350773">
      <w:pPr>
        <w:pStyle w:val="CommentText"/>
      </w:pPr>
    </w:p>
  </w:comment>
  <w:comment w:id="1430" w:author="Windows User" w:date="2015-10-30T08:56:00Z" w:initials="WU">
    <w:p w14:paraId="63C351E6" w14:textId="77777777" w:rsidR="00350773" w:rsidRDefault="00350773">
      <w:pPr>
        <w:pStyle w:val="CommentText"/>
      </w:pPr>
      <w:r>
        <w:rPr>
          <w:rStyle w:val="CommentReference"/>
        </w:rPr>
        <w:annotationRef/>
      </w:r>
      <w:r>
        <w:t>Praise and victory doesn’t make sense.</w:t>
      </w:r>
    </w:p>
  </w:comment>
  <w:comment w:id="1432" w:author="Windows User" w:date="2015-10-30T08:56:00Z" w:initials="WU">
    <w:p w14:paraId="5729C7D5" w14:textId="77777777" w:rsidR="00350773" w:rsidRDefault="00350773">
      <w:pPr>
        <w:pStyle w:val="CommentText"/>
      </w:pPr>
      <w:r>
        <w:rPr>
          <w:rStyle w:val="CommentReference"/>
        </w:rPr>
        <w:annotationRef/>
      </w:r>
      <w:r>
        <w:t>Godhead?</w:t>
      </w:r>
    </w:p>
  </w:comment>
  <w:comment w:id="1441" w:author="Windows User" w:date="2015-10-30T08:56:00Z" w:initials="WU">
    <w:p w14:paraId="78E42A11" w14:textId="77777777" w:rsidR="00350773" w:rsidRDefault="00350773">
      <w:pPr>
        <w:pStyle w:val="CommentText"/>
      </w:pPr>
      <w:r>
        <w:rPr>
          <w:rStyle w:val="CommentReference"/>
        </w:rPr>
        <w:annotationRef/>
      </w:r>
      <w:r>
        <w:t>Establish?</w:t>
      </w:r>
    </w:p>
  </w:comment>
  <w:comment w:id="1442" w:author="Windows User" w:date="2015-10-30T08:56:00Z" w:initials="WU">
    <w:p w14:paraId="642EB965" w14:textId="77777777" w:rsidR="00350773" w:rsidRDefault="00350773">
      <w:pPr>
        <w:pStyle w:val="CommentText"/>
      </w:pPr>
      <w:r>
        <w:rPr>
          <w:rStyle w:val="CommentReference"/>
        </w:rPr>
        <w:annotationRef/>
      </w:r>
      <w:r>
        <w:t>Check another source… missing puncuation</w:t>
      </w:r>
    </w:p>
  </w:comment>
  <w:comment w:id="1443" w:author="Windows User" w:date="2015-10-30T08:56:00Z" w:initials="WU">
    <w:p w14:paraId="6F8B5532" w14:textId="77777777" w:rsidR="00350773" w:rsidRDefault="00350773">
      <w:pPr>
        <w:pStyle w:val="CommentText"/>
      </w:pPr>
      <w:r>
        <w:rPr>
          <w:rStyle w:val="CommentReference"/>
        </w:rPr>
        <w:annotationRef/>
      </w:r>
      <w:r>
        <w:t>Worked?</w:t>
      </w:r>
    </w:p>
  </w:comment>
  <w:comment w:id="1444" w:author="Windows User" w:date="2015-10-30T08:56:00Z" w:initials="WU">
    <w:p w14:paraId="4F504285" w14:textId="77777777" w:rsidR="00350773" w:rsidRDefault="00350773">
      <w:pPr>
        <w:pStyle w:val="CommentText"/>
      </w:pPr>
      <w:r>
        <w:rPr>
          <w:rStyle w:val="CommentReference"/>
        </w:rPr>
        <w:annotationRef/>
      </w:r>
      <w:r>
        <w:t>Thrice holy or Trisagion?</w:t>
      </w:r>
    </w:p>
  </w:comment>
  <w:comment w:id="1446" w:author="Windows User" w:date="2015-10-30T08:56:00Z" w:initials="WU">
    <w:p w14:paraId="5514BCC2"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7" w:author="Windows User" w:date="2015-10-30T08:56:00Z" w:initials="WU">
    <w:p w14:paraId="179A5384" w14:textId="77777777" w:rsidR="00350773" w:rsidRDefault="00350773">
      <w:pPr>
        <w:pStyle w:val="CommentText"/>
      </w:pPr>
      <w:r>
        <w:rPr>
          <w:rStyle w:val="CommentReference"/>
        </w:rPr>
        <w:annotationRef/>
      </w:r>
      <w:r>
        <w:t>Right translation?</w:t>
      </w:r>
    </w:p>
  </w:comment>
  <w:comment w:id="1449" w:author="Windows User" w:date="2015-10-30T08:56:00Z" w:initials="WU">
    <w:p w14:paraId="1682BE28" w14:textId="77777777" w:rsidR="00350773" w:rsidRDefault="00350773">
      <w:pPr>
        <w:pStyle w:val="CommentText"/>
      </w:pPr>
      <w:r>
        <w:rPr>
          <w:rStyle w:val="CommentReference"/>
        </w:rPr>
        <w:annotationRef/>
      </w:r>
      <w:r>
        <w:t>What does this mean?</w:t>
      </w:r>
    </w:p>
  </w:comment>
  <w:comment w:id="1450" w:author="Windows User" w:date="2015-10-30T08:56:00Z" w:initials="WU">
    <w:p w14:paraId="30C5B7C9" w14:textId="77777777" w:rsidR="00350773" w:rsidRDefault="00350773">
      <w:pPr>
        <w:pStyle w:val="CommentText"/>
      </w:pPr>
      <w:r>
        <w:rPr>
          <w:rStyle w:val="CommentReference"/>
        </w:rPr>
        <w:annotationRef/>
      </w:r>
      <w:r>
        <w:t>To the end?</w:t>
      </w:r>
    </w:p>
  </w:comment>
  <w:comment w:id="1455" w:author="Windows User" w:date="2015-10-30T08:56:00Z" w:initials="WU">
    <w:p w14:paraId="2C2856CA" w14:textId="77777777" w:rsidR="00350773" w:rsidRDefault="00350773">
      <w:pPr>
        <w:pStyle w:val="CommentText"/>
      </w:pPr>
      <w:r>
        <w:rPr>
          <w:rStyle w:val="CommentReference"/>
        </w:rPr>
        <w:annotationRef/>
      </w:r>
      <w:r>
        <w:t>Or freedom?</w:t>
      </w:r>
    </w:p>
  </w:comment>
  <w:comment w:id="1456" w:author="Windows User" w:date="2015-10-30T08:56:00Z" w:initials="WU">
    <w:p w14:paraId="229642C6" w14:textId="77777777" w:rsidR="00350773" w:rsidRDefault="00350773">
      <w:pPr>
        <w:pStyle w:val="CommentText"/>
      </w:pPr>
      <w:r>
        <w:rPr>
          <w:rStyle w:val="CommentReference"/>
        </w:rPr>
        <w:annotationRef/>
      </w:r>
      <w:r>
        <w:t>Or establish?</w:t>
      </w:r>
    </w:p>
  </w:comment>
  <w:comment w:id="1464" w:author="Windows User" w:date="2015-10-30T08:56:00Z" w:initials="WU">
    <w:p w14:paraId="798C7307" w14:textId="77777777" w:rsidR="00350773" w:rsidRDefault="00350773">
      <w:pPr>
        <w:pStyle w:val="CommentText"/>
      </w:pPr>
      <w:r>
        <w:rPr>
          <w:rStyle w:val="CommentReference"/>
        </w:rPr>
        <w:annotationRef/>
      </w:r>
      <w:r>
        <w:t>Is this the correct date?</w:t>
      </w:r>
    </w:p>
  </w:comment>
  <w:comment w:id="1558" w:author="Windows User" w:date="2015-10-30T08:56:00Z" w:initials="WU">
    <w:p w14:paraId="1C25D03A" w14:textId="77777777" w:rsidR="00350773" w:rsidRDefault="00350773">
      <w:pPr>
        <w:pStyle w:val="CommentText"/>
      </w:pPr>
      <w:r>
        <w:rPr>
          <w:rStyle w:val="CommentReference"/>
        </w:rPr>
        <w:annotationRef/>
      </w:r>
      <w:r>
        <w:t>Can this be reworded?</w:t>
      </w:r>
    </w:p>
  </w:comment>
  <w:comment w:id="1560" w:author="Windows User" w:date="2015-10-30T08:56:00Z" w:initials="WU">
    <w:p w14:paraId="71B1FE22" w14:textId="77777777" w:rsidR="00350773" w:rsidRDefault="00350773">
      <w:pPr>
        <w:pStyle w:val="CommentText"/>
      </w:pPr>
      <w:r>
        <w:rPr>
          <w:rStyle w:val="CommentReference"/>
        </w:rPr>
        <w:annotationRef/>
      </w:r>
      <w:r>
        <w:t>Check other books for alternate word here.</w:t>
      </w:r>
    </w:p>
  </w:comment>
  <w:comment w:id="1561" w:author="Windows User" w:date="2015-10-30T08:56:00Z" w:initials="WU">
    <w:p w14:paraId="546F5FFA" w14:textId="77777777" w:rsidR="00350773" w:rsidRDefault="00350773">
      <w:pPr>
        <w:pStyle w:val="CommentText"/>
      </w:pPr>
      <w:r>
        <w:rPr>
          <w:rStyle w:val="CommentReference"/>
        </w:rPr>
        <w:annotationRef/>
      </w:r>
      <w:r>
        <w:t>Nations or peoples?</w:t>
      </w:r>
    </w:p>
  </w:comment>
  <w:comment w:id="1562" w:author="Windows User" w:date="2015-10-30T08:56:00Z" w:initials="WU">
    <w:p w14:paraId="4FC1DCF3" w14:textId="77777777" w:rsidR="00350773" w:rsidRDefault="00350773">
      <w:pPr>
        <w:pStyle w:val="CommentText"/>
      </w:pPr>
      <w:r>
        <w:rPr>
          <w:rStyle w:val="CommentReference"/>
        </w:rPr>
        <w:annotationRef/>
      </w:r>
      <w:r>
        <w:t>Burned or consumed?</w:t>
      </w:r>
    </w:p>
  </w:comment>
  <w:comment w:id="1563" w:author="Windows User" w:date="2015-10-30T08:56:00Z" w:initials="WU">
    <w:p w14:paraId="5B463C07" w14:textId="77777777" w:rsidR="00350773" w:rsidRDefault="00350773">
      <w:pPr>
        <w:pStyle w:val="CommentText"/>
      </w:pPr>
      <w:r>
        <w:rPr>
          <w:rStyle w:val="CommentReference"/>
        </w:rPr>
        <w:annotationRef/>
      </w:r>
      <w:r>
        <w:t>?</w:t>
      </w:r>
    </w:p>
  </w:comment>
  <w:comment w:id="1564" w:author="Windows User" w:date="2015-10-30T08:56:00Z" w:initials="WU">
    <w:p w14:paraId="3079CC02"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75" w:author="Windows User" w:date="2015-10-30T08:56:00Z" w:initials="WU">
    <w:p w14:paraId="4B943F0B" w14:textId="77777777" w:rsidR="00350773" w:rsidRDefault="00350773">
      <w:pPr>
        <w:pStyle w:val="CommentText"/>
      </w:pPr>
      <w:r>
        <w:rPr>
          <w:rStyle w:val="CommentReference"/>
        </w:rPr>
        <w:annotationRef/>
      </w:r>
      <w:r>
        <w:t>Synaxarium has St. James dying twice… likely one of them should be St. John!</w:t>
      </w:r>
    </w:p>
  </w:comment>
  <w:comment w:id="1608" w:author="Windows User" w:date="2015-10-30T08:56:00Z" w:initials="WU">
    <w:p w14:paraId="11436C6E" w14:textId="77777777" w:rsidR="00350773" w:rsidRDefault="00350773">
      <w:pPr>
        <w:pStyle w:val="CommentText"/>
      </w:pPr>
      <w:r>
        <w:rPr>
          <w:rStyle w:val="CommentReference"/>
        </w:rPr>
        <w:annotationRef/>
      </w:r>
      <w:r>
        <w:t>Ramez says print synacarium may have him in july</w:t>
      </w:r>
    </w:p>
  </w:comment>
  <w:comment w:id="1619" w:author="Windows User" w:date="2015-10-30T08:56:00Z" w:initials="WU">
    <w:p w14:paraId="62A36CDC" w14:textId="77777777" w:rsidR="00350773" w:rsidRDefault="00350773">
      <w:pPr>
        <w:pStyle w:val="CommentText"/>
      </w:pPr>
      <w:r>
        <w:rPr>
          <w:rStyle w:val="CommentReference"/>
        </w:rPr>
        <w:annotationRef/>
      </w:r>
      <w:r>
        <w:t>Approached? What does this vs mean?</w:t>
      </w:r>
    </w:p>
  </w:comment>
  <w:comment w:id="1620" w:author="Windows User" w:date="2015-10-30T08:56:00Z" w:initials="WU">
    <w:p w14:paraId="329416E7"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26" w:author="Windows User" w:date="2015-10-30T08:56:00Z" w:initials="WU">
    <w:p w14:paraId="763F73BB" w14:textId="77777777" w:rsidR="00350773" w:rsidRDefault="00350773">
      <w:pPr>
        <w:pStyle w:val="CommentText"/>
      </w:pPr>
      <w:r>
        <w:rPr>
          <w:rStyle w:val="CommentReference"/>
        </w:rPr>
        <w:annotationRef/>
      </w:r>
      <w:r>
        <w:t>Thoughts?</w:t>
      </w:r>
    </w:p>
  </w:comment>
  <w:comment w:id="1647" w:author="Windows User" w:date="2015-10-30T08:56:00Z" w:initials="WU">
    <w:p w14:paraId="7B47C8A3" w14:textId="77777777" w:rsidR="00350773" w:rsidRDefault="0035077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82" w:author="Windows User" w:date="2015-10-30T08:56:00Z" w:initials="WU">
    <w:p w14:paraId="0BE9113A" w14:textId="77777777" w:rsidR="00350773" w:rsidRDefault="00350773">
      <w:pPr>
        <w:pStyle w:val="CommentText"/>
      </w:pPr>
      <w:r>
        <w:rPr>
          <w:rStyle w:val="CommentReference"/>
        </w:rPr>
        <w:annotationRef/>
      </w:r>
      <w:r>
        <w:t>Completely different.</w:t>
      </w:r>
    </w:p>
  </w:comment>
  <w:comment w:id="1683" w:author="Windows User" w:date="2015-10-30T08:56:00Z" w:initials="WU">
    <w:p w14:paraId="074682DD" w14:textId="77777777" w:rsidR="00350773" w:rsidRDefault="00350773">
      <w:pPr>
        <w:pStyle w:val="CommentText"/>
      </w:pPr>
      <w:r>
        <w:rPr>
          <w:rStyle w:val="CommentReference"/>
        </w:rPr>
        <w:annotationRef/>
      </w:r>
      <w:r>
        <w:t>With or in?</w:t>
      </w:r>
    </w:p>
  </w:comment>
  <w:comment w:id="1684" w:author="Windows User" w:date="2015-10-30T08:56:00Z" w:initials="WU">
    <w:p w14:paraId="371712E1" w14:textId="77777777" w:rsidR="00350773" w:rsidRDefault="00350773">
      <w:pPr>
        <w:pStyle w:val="CommentText"/>
      </w:pPr>
      <w:r>
        <w:rPr>
          <w:rStyle w:val="CommentReference"/>
        </w:rPr>
        <w:annotationRef/>
      </w:r>
    </w:p>
  </w:comment>
  <w:comment w:id="1685" w:author="Windows User" w:date="2015-10-30T08:56:00Z" w:initials="WU">
    <w:p w14:paraId="0B3C1D3B" w14:textId="77777777" w:rsidR="00350773" w:rsidRDefault="00350773">
      <w:pPr>
        <w:pStyle w:val="CommentText"/>
      </w:pPr>
      <w:r>
        <w:rPr>
          <w:rStyle w:val="CommentReference"/>
        </w:rPr>
        <w:annotationRef/>
      </w:r>
      <w:r>
        <w:t>Sound or voice?</w:t>
      </w:r>
    </w:p>
  </w:comment>
  <w:comment w:id="1687" w:author="Windows User" w:date="2015-10-30T08:56:00Z" w:initials="WU">
    <w:p w14:paraId="1C3A0B98" w14:textId="77777777" w:rsidR="00350773" w:rsidRDefault="00350773">
      <w:pPr>
        <w:pStyle w:val="CommentText"/>
      </w:pPr>
      <w:r>
        <w:rPr>
          <w:rStyle w:val="CommentReference"/>
        </w:rPr>
        <w:annotationRef/>
      </w:r>
      <w:r>
        <w:t>Open to suggetions.</w:t>
      </w:r>
    </w:p>
  </w:comment>
  <w:comment w:id="1688" w:author="Windows User" w:date="2015-10-30T08:56:00Z" w:initials="WU">
    <w:p w14:paraId="79DB91AB" w14:textId="77777777" w:rsidR="00350773" w:rsidRDefault="00350773">
      <w:pPr>
        <w:pStyle w:val="CommentText"/>
      </w:pPr>
      <w:r>
        <w:rPr>
          <w:rStyle w:val="CommentReference"/>
        </w:rPr>
        <w:annotationRef/>
      </w:r>
      <w:r>
        <w:t>Before?</w:t>
      </w:r>
    </w:p>
  </w:comment>
  <w:comment w:id="1689" w:author="Windows User" w:date="2015-10-30T08:56:00Z" w:initials="WU">
    <w:p w14:paraId="777049F3" w14:textId="77777777" w:rsidR="00350773" w:rsidRDefault="00350773">
      <w:pPr>
        <w:pStyle w:val="CommentText"/>
      </w:pPr>
      <w:r>
        <w:rPr>
          <w:rStyle w:val="CommentReference"/>
        </w:rPr>
        <w:annotationRef/>
      </w:r>
      <w:r>
        <w:t>Nations?</w:t>
      </w:r>
    </w:p>
  </w:comment>
  <w:comment w:id="1690" w:author="Windows User" w:date="2015-10-30T08:56:00Z" w:initials="WU">
    <w:p w14:paraId="29D1E0CC" w14:textId="77777777" w:rsidR="00350773" w:rsidRDefault="00350773">
      <w:pPr>
        <w:pStyle w:val="CommentText"/>
      </w:pPr>
      <w:r>
        <w:rPr>
          <w:rStyle w:val="CommentReference"/>
        </w:rPr>
        <w:annotationRef/>
      </w:r>
      <w:r>
        <w:t>?</w:t>
      </w:r>
    </w:p>
  </w:comment>
  <w:comment w:id="1731" w:author="Windows User" w:date="2015-10-30T08:56:00Z" w:initials="WU">
    <w:p w14:paraId="73A9ACC7" w14:textId="77777777" w:rsidR="00350773" w:rsidRDefault="00350773">
      <w:pPr>
        <w:pStyle w:val="CommentText"/>
      </w:pPr>
      <w:r>
        <w:rPr>
          <w:rStyle w:val="CommentReference"/>
        </w:rPr>
        <w:annotationRef/>
      </w:r>
      <w:r>
        <w:t>?</w:t>
      </w:r>
    </w:p>
  </w:comment>
  <w:comment w:id="1738" w:author="Windows User" w:date="2015-10-30T08:56:00Z" w:initials="WU">
    <w:p w14:paraId="4F5630C0" w14:textId="77777777" w:rsidR="00350773" w:rsidRDefault="00350773">
      <w:pPr>
        <w:pStyle w:val="CommentText"/>
      </w:pPr>
      <w:r>
        <w:rPr>
          <w:rStyle w:val="CommentReference"/>
        </w:rPr>
        <w:annotationRef/>
      </w:r>
      <w:r>
        <w:t>Abba Noub, abanoub, Apa Noub, Apnoub?</w:t>
      </w:r>
    </w:p>
  </w:comment>
  <w:comment w:id="1739" w:author="Windows User" w:date="2015-10-30T08:56:00Z" w:initials="WU">
    <w:p w14:paraId="3899034D" w14:textId="77777777" w:rsidR="00350773" w:rsidRDefault="00350773">
      <w:pPr>
        <w:pStyle w:val="CommentText"/>
      </w:pPr>
      <w:r>
        <w:rPr>
          <w:rStyle w:val="CommentReference"/>
        </w:rPr>
        <w:annotationRef/>
      </w:r>
      <w:r>
        <w:t>Upright, or orthodox?</w:t>
      </w:r>
    </w:p>
  </w:comment>
  <w:comment w:id="1748" w:author="Windows User" w:date="2015-10-30T08:56:00Z" w:initials="WU">
    <w:p w14:paraId="61207ABC" w14:textId="77777777" w:rsidR="00350773" w:rsidRDefault="00350773">
      <w:pPr>
        <w:pStyle w:val="CommentText"/>
      </w:pPr>
      <w:r>
        <w:rPr>
          <w:rStyle w:val="CommentReference"/>
        </w:rPr>
        <w:annotationRef/>
      </w:r>
      <w:r>
        <w:t>Are we going with ti agia = saint and ti ethowab = the holy?</w:t>
      </w:r>
    </w:p>
  </w:comment>
  <w:comment w:id="1770" w:author="Windows User" w:date="2015-11-18T20:43:00Z" w:initials="WU">
    <w:p w14:paraId="08613E46" w14:textId="00F90E8C" w:rsidR="00350773" w:rsidRDefault="00350773">
      <w:pPr>
        <w:pStyle w:val="CommentText"/>
      </w:pPr>
      <w:r>
        <w:rPr>
          <w:rStyle w:val="CommentReference"/>
        </w:rPr>
        <w:annotationRef/>
      </w:r>
      <w:r>
        <w:t>Is this for Adam days? Or just Sundays?</w:t>
      </w:r>
    </w:p>
  </w:comment>
  <w:comment w:id="1771" w:author="Windows User" w:date="2015-11-18T20:38:00Z" w:initials="WU">
    <w:p w14:paraId="43F9C3B7" w14:textId="77777777" w:rsidR="00350773" w:rsidRDefault="00350773">
      <w:pPr>
        <w:pStyle w:val="CommentText"/>
      </w:pPr>
      <w:r>
        <w:rPr>
          <w:rStyle w:val="CommentReference"/>
        </w:rPr>
        <w:annotationRef/>
      </w:r>
      <w:r>
        <w:t>What does this mean? I feel like we put something else somewhere else</w:t>
      </w:r>
    </w:p>
  </w:comment>
  <w:comment w:id="1773" w:author="Windows User" w:date="2015-11-19T22:12:00Z" w:initials="WU">
    <w:p w14:paraId="79F037D4" w14:textId="77777777" w:rsidR="00350773" w:rsidRDefault="00350773">
      <w:pPr>
        <w:pStyle w:val="CommentText"/>
      </w:pPr>
      <w:r>
        <w:rPr>
          <w:rStyle w:val="CommentReference"/>
        </w:rPr>
        <w:annotationRef/>
      </w:r>
      <w:r>
        <w:t>Theotokos forever, or ever-Theotokos?</w:t>
      </w:r>
    </w:p>
  </w:comment>
  <w:comment w:id="1774" w:author="Windows User" w:date="2015-11-19T22:12:00Z" w:initials="WU">
    <w:p w14:paraId="7E2C6DDB" w14:textId="77777777" w:rsidR="00350773" w:rsidRDefault="00350773">
      <w:pPr>
        <w:pStyle w:val="CommentText"/>
      </w:pPr>
      <w:r>
        <w:rPr>
          <w:rStyle w:val="CommentReference"/>
        </w:rPr>
        <w:annotationRef/>
      </w:r>
      <w:r>
        <w:t>What does this mean?</w:t>
      </w:r>
    </w:p>
  </w:comment>
  <w:comment w:id="1775" w:author="Windows User" w:date="2015-11-19T22:12:00Z" w:initials="WU">
    <w:p w14:paraId="71146019" w14:textId="77777777" w:rsidR="00350773" w:rsidRDefault="00350773">
      <w:pPr>
        <w:pStyle w:val="CommentText"/>
      </w:pPr>
      <w:r>
        <w:rPr>
          <w:rStyle w:val="CommentReference"/>
        </w:rPr>
        <w:annotationRef/>
      </w:r>
      <w:r>
        <w:t>What does this mean?</w:t>
      </w:r>
    </w:p>
  </w:comment>
  <w:comment w:id="1776" w:author="Windows User" w:date="2015-11-19T22:12:00Z" w:initials="WU">
    <w:p w14:paraId="24E4F57A" w14:textId="77777777" w:rsidR="00350773" w:rsidRDefault="00350773">
      <w:pPr>
        <w:pStyle w:val="CommentText"/>
      </w:pPr>
      <w:r>
        <w:rPr>
          <w:rStyle w:val="CommentReference"/>
        </w:rPr>
        <w:annotationRef/>
      </w:r>
      <w:r>
        <w:t>Praying or interceding?</w:t>
      </w:r>
    </w:p>
  </w:comment>
  <w:comment w:id="1794" w:author="Windows User" w:date="2015-10-30T08:56:00Z" w:initials="WU">
    <w:p w14:paraId="36116F5D"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95" w:author="Windows User" w:date="2015-10-30T08:56:00Z" w:initials="WU">
    <w:p w14:paraId="55EA204B" w14:textId="77777777" w:rsidR="00350773" w:rsidRDefault="00350773">
      <w:pPr>
        <w:pStyle w:val="CommentText"/>
      </w:pPr>
      <w:r>
        <w:rPr>
          <w:rStyle w:val="CommentReference"/>
        </w:rPr>
        <w:annotationRef/>
      </w:r>
      <w:r>
        <w:t>Typo?</w:t>
      </w:r>
    </w:p>
  </w:comment>
  <w:comment w:id="1805" w:author="Brett Slote" w:date="2016-05-06T20:19:00Z" w:initials="BS">
    <w:p w14:paraId="2A94C5D4" w14:textId="77777777" w:rsidR="00350773" w:rsidRDefault="00350773" w:rsidP="00513E2D">
      <w:pPr>
        <w:pStyle w:val="CommentText"/>
      </w:pPr>
      <w:r>
        <w:rPr>
          <w:rStyle w:val="CommentReference"/>
        </w:rPr>
        <w:annotationRef/>
      </w:r>
      <w:r>
        <w:t>Check that this and next aren’t 101</w:t>
      </w:r>
    </w:p>
  </w:comment>
  <w:comment w:id="1861" w:author="Windows User" w:date="2015-10-30T08:56:00Z" w:initials="WU">
    <w:p w14:paraId="11E5D177" w14:textId="77777777" w:rsidR="00350773" w:rsidRPr="00745B45" w:rsidRDefault="0035077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63" w:author="Windows User" w:date="2015-10-30T08:56:00Z" w:initials="WU">
    <w:p w14:paraId="38A16B24" w14:textId="77777777" w:rsidR="00350773" w:rsidRDefault="00350773">
      <w:pPr>
        <w:pStyle w:val="CommentText"/>
      </w:pPr>
      <w:r>
        <w:rPr>
          <w:rStyle w:val="CommentReference"/>
        </w:rPr>
        <w:annotationRef/>
      </w:r>
      <w:r>
        <w:t>What does the Coptic say?</w:t>
      </w:r>
    </w:p>
  </w:comment>
  <w:comment w:id="1864" w:author="Windows User" w:date="2015-10-30T08:56:00Z" w:initials="WU">
    <w:p w14:paraId="239824AA" w14:textId="77777777" w:rsidR="00350773" w:rsidRDefault="00350773">
      <w:pPr>
        <w:pStyle w:val="CommentText"/>
      </w:pPr>
      <w:r>
        <w:rPr>
          <w:rStyle w:val="CommentReference"/>
        </w:rPr>
        <w:annotationRef/>
      </w:r>
      <w:r>
        <w:t>What is being quoted? 2Cor 5?</w:t>
      </w:r>
    </w:p>
  </w:comment>
  <w:comment w:id="1867" w:author="Windows User" w:date="2015-10-30T08:56:00Z" w:initials="WU">
    <w:p w14:paraId="1EC34668" w14:textId="77777777" w:rsidR="00350773" w:rsidRDefault="00350773">
      <w:pPr>
        <w:pStyle w:val="CommentText"/>
      </w:pPr>
      <w:r>
        <w:rPr>
          <w:rStyle w:val="CommentReference"/>
        </w:rPr>
        <w:annotationRef/>
      </w:r>
      <w:r>
        <w:t>This is clearly a late composition, bastardizing other hymns. “our father in heaven, the sinless one, with your good father…” right.</w:t>
      </w:r>
    </w:p>
  </w:comment>
  <w:comment w:id="1868" w:author="Windows User" w:date="2015-10-30T08:56:00Z" w:initials="WU">
    <w:p w14:paraId="4470C38C" w14:textId="77777777" w:rsidR="00350773" w:rsidRDefault="00350773">
      <w:pPr>
        <w:pStyle w:val="CommentText"/>
      </w:pPr>
      <w:r>
        <w:rPr>
          <w:rStyle w:val="CommentReference"/>
        </w:rPr>
        <w:annotationRef/>
      </w:r>
      <w:r>
        <w:t>Coptic is different from previous verse. What should English be?</w:t>
      </w:r>
    </w:p>
  </w:comment>
  <w:comment w:id="1869" w:author="Windows User" w:date="2015-10-30T08:56:00Z" w:initials="WU">
    <w:p w14:paraId="350A9B71" w14:textId="77777777" w:rsidR="00350773" w:rsidRDefault="00350773">
      <w:pPr>
        <w:pStyle w:val="CommentText"/>
      </w:pPr>
      <w:r>
        <w:rPr>
          <w:rStyle w:val="CommentReference"/>
        </w:rPr>
        <w:annotationRef/>
      </w:r>
      <w:r>
        <w:t>Or athletes? Or athletic martyrs?</w:t>
      </w:r>
    </w:p>
  </w:comment>
  <w:comment w:id="1870" w:author="Windows User" w:date="2015-10-30T08:56:00Z" w:initials="WU">
    <w:p w14:paraId="72F9FFC3" w14:textId="77777777" w:rsidR="00350773" w:rsidRDefault="00350773">
      <w:pPr>
        <w:pStyle w:val="CommentText"/>
      </w:pPr>
      <w:r>
        <w:rPr>
          <w:rStyle w:val="CommentReference"/>
        </w:rPr>
        <w:annotationRef/>
      </w:r>
      <w:r>
        <w:t>Or of the martyrs?</w:t>
      </w:r>
    </w:p>
  </w:comment>
  <w:comment w:id="1871" w:author="Windows User" w:date="2015-10-30T08:56:00Z" w:initials="WU">
    <w:p w14:paraId="7BD5C124" w14:textId="77777777" w:rsidR="00350773" w:rsidRDefault="00350773">
      <w:pPr>
        <w:pStyle w:val="CommentText"/>
      </w:pPr>
      <w:r>
        <w:rPr>
          <w:rStyle w:val="CommentReference"/>
        </w:rPr>
        <w:annotationRef/>
      </w:r>
      <w:r>
        <w:t>Carries or lifts?</w:t>
      </w:r>
    </w:p>
  </w:comment>
  <w:comment w:id="1872" w:author="Windows User" w:date="2015-10-30T08:56:00Z" w:initials="WU">
    <w:p w14:paraId="525F7218" w14:textId="77777777" w:rsidR="00350773" w:rsidRDefault="00350773">
      <w:pPr>
        <w:pStyle w:val="CommentText"/>
      </w:pPr>
      <w:r>
        <w:rPr>
          <w:rStyle w:val="CommentReference"/>
        </w:rPr>
        <w:annotationRef/>
      </w:r>
      <w:r>
        <w:t>Churches?</w:t>
      </w:r>
    </w:p>
    <w:p w14:paraId="32A8F1D7" w14:textId="77777777" w:rsidR="00350773" w:rsidRDefault="00350773">
      <w:pPr>
        <w:pStyle w:val="CommentText"/>
      </w:pPr>
    </w:p>
  </w:comment>
  <w:comment w:id="1873" w:author="Windows User" w:date="2015-10-30T08:56:00Z" w:initials="WU">
    <w:p w14:paraId="165286E5" w14:textId="77777777" w:rsidR="00350773" w:rsidRDefault="00350773">
      <w:pPr>
        <w:pStyle w:val="CommentText"/>
      </w:pPr>
      <w:r>
        <w:rPr>
          <w:rStyle w:val="CommentReference"/>
        </w:rPr>
        <w:annotationRef/>
      </w:r>
      <w:r>
        <w:t>End?</w:t>
      </w:r>
    </w:p>
  </w:comment>
  <w:comment w:id="1882" w:author="Windows User" w:date="2015-10-30T08:56:00Z" w:initials="WU">
    <w:p w14:paraId="770DC519" w14:textId="77777777" w:rsidR="00350773" w:rsidRDefault="00350773">
      <w:pPr>
        <w:pStyle w:val="CommentText"/>
      </w:pPr>
      <w:r>
        <w:rPr>
          <w:rStyle w:val="CommentReference"/>
        </w:rPr>
        <w:annotationRef/>
      </w:r>
      <w:r>
        <w:t>Or full stop. You are worthy of the glory,</w:t>
      </w:r>
    </w:p>
  </w:comment>
  <w:comment w:id="1888" w:author="Windows User" w:date="2015-10-30T08:56:00Z" w:initials="WU">
    <w:p w14:paraId="664F3BFA" w14:textId="77777777" w:rsidR="00350773" w:rsidRDefault="00350773">
      <w:pPr>
        <w:pStyle w:val="CommentText"/>
      </w:pPr>
      <w:r>
        <w:rPr>
          <w:rStyle w:val="CommentReference"/>
        </w:rPr>
        <w:annotationRef/>
      </w:r>
      <w:r>
        <w:t>?</w:t>
      </w:r>
    </w:p>
  </w:comment>
  <w:comment w:id="1891" w:author="Windows User" w:date="2015-10-30T08:56:00Z" w:initials="WU">
    <w:p w14:paraId="08BCD53E" w14:textId="77777777" w:rsidR="00350773" w:rsidRDefault="00350773">
      <w:pPr>
        <w:pStyle w:val="CommentText"/>
      </w:pPr>
      <w:r>
        <w:rPr>
          <w:rStyle w:val="CommentReference"/>
        </w:rPr>
        <w:annotationRef/>
      </w:r>
      <w:r>
        <w:t>Is? Or will be? Exalted, or highly exalted?</w:t>
      </w:r>
    </w:p>
  </w:comment>
  <w:comment w:id="1893" w:author="Windows User" w:date="2015-10-30T08:56:00Z" w:initials="WU">
    <w:p w14:paraId="4F4D62D2" w14:textId="77777777" w:rsidR="00350773" w:rsidRDefault="00350773">
      <w:pPr>
        <w:pStyle w:val="CommentText"/>
      </w:pPr>
      <w:r>
        <w:rPr>
          <w:rStyle w:val="CommentReference"/>
        </w:rPr>
        <w:annotationRef/>
      </w:r>
      <w:r>
        <w:t>Bring or offer</w:t>
      </w:r>
    </w:p>
  </w:comment>
  <w:comment w:id="1894" w:author="Windows User" w:date="2015-10-30T08:56:00Z" w:initials="WU">
    <w:p w14:paraId="66D4EE13" w14:textId="77777777" w:rsidR="00350773" w:rsidRDefault="00350773">
      <w:pPr>
        <w:pStyle w:val="CommentText"/>
      </w:pPr>
      <w:r>
        <w:rPr>
          <w:rStyle w:val="CommentReference"/>
        </w:rPr>
        <w:annotationRef/>
      </w:r>
      <w:r>
        <w:t>Spelling?</w:t>
      </w:r>
    </w:p>
  </w:comment>
  <w:comment w:id="1900" w:author="Windows User" w:date="2015-11-17T22:12:00Z" w:initials="WU">
    <w:p w14:paraId="412F0631" w14:textId="77777777" w:rsidR="00350773" w:rsidRDefault="00350773">
      <w:pPr>
        <w:pStyle w:val="CommentText"/>
      </w:pPr>
      <w:r>
        <w:rPr>
          <w:rStyle w:val="CommentReference"/>
        </w:rPr>
        <w:annotationRef/>
      </w:r>
      <w:r>
        <w:t>Literally trampled, right? Or crushed?</w:t>
      </w:r>
    </w:p>
  </w:comment>
  <w:comment w:id="1901" w:author="Windows User" w:date="2015-11-17T22:12:00Z" w:initials="WU">
    <w:p w14:paraId="135DCC31" w14:textId="77777777" w:rsidR="00350773" w:rsidRDefault="00350773">
      <w:pPr>
        <w:pStyle w:val="CommentText"/>
      </w:pPr>
      <w:r>
        <w:rPr>
          <w:rStyle w:val="CommentReference"/>
        </w:rPr>
        <w:annotationRef/>
      </w:r>
      <w:r>
        <w:t>Authority? Might? Reign?</w:t>
      </w:r>
    </w:p>
  </w:comment>
  <w:comment w:id="1904" w:author="Windows User" w:date="2015-10-30T08:56:00Z" w:initials="WU">
    <w:p w14:paraId="11BE3C4D" w14:textId="77777777" w:rsidR="00350773" w:rsidRDefault="00350773">
      <w:pPr>
        <w:pStyle w:val="CommentText"/>
      </w:pPr>
      <w:r>
        <w:rPr>
          <w:rStyle w:val="CommentReference"/>
        </w:rPr>
        <w:annotationRef/>
      </w:r>
      <w:r>
        <w:t>Name or Holy Name?</w:t>
      </w:r>
    </w:p>
  </w:comment>
  <w:comment w:id="1914" w:author="Windows User" w:date="2015-10-30T08:56:00Z" w:initials="WU">
    <w:p w14:paraId="4A1C10F1" w14:textId="77777777" w:rsidR="00350773" w:rsidRDefault="00350773">
      <w:pPr>
        <w:pStyle w:val="CommentText"/>
      </w:pPr>
      <w:r>
        <w:rPr>
          <w:rStyle w:val="CommentReference"/>
        </w:rPr>
        <w:annotationRef/>
      </w:r>
      <w:r>
        <w:t>Christ or Jesus Christ?</w:t>
      </w:r>
    </w:p>
  </w:comment>
  <w:comment w:id="1920" w:author="Windows User" w:date="2015-10-30T08:56:00Z" w:initials="WU">
    <w:p w14:paraId="31C2C585" w14:textId="77777777" w:rsidR="00350773" w:rsidRDefault="00350773">
      <w:pPr>
        <w:pStyle w:val="CommentText"/>
      </w:pPr>
      <w:r>
        <w:rPr>
          <w:rStyle w:val="CommentReference"/>
        </w:rPr>
        <w:annotationRef/>
      </w:r>
      <w:r>
        <w:t>Name or Holy Name?</w:t>
      </w:r>
    </w:p>
  </w:comment>
  <w:comment w:id="1921" w:author="Windows User" w:date="2015-10-30T08:56:00Z" w:initials="WU">
    <w:p w14:paraId="18203C3C" w14:textId="77777777" w:rsidR="00350773" w:rsidRDefault="00350773">
      <w:pPr>
        <w:pStyle w:val="CommentText"/>
      </w:pPr>
      <w:r>
        <w:rPr>
          <w:rStyle w:val="CommentReference"/>
        </w:rPr>
        <w:annotationRef/>
      </w:r>
      <w:r>
        <w:t>To Him? Or by His might/power?</w:t>
      </w:r>
    </w:p>
  </w:comment>
  <w:comment w:id="1922" w:author="Windows User" w:date="2015-10-30T08:56:00Z" w:initials="WU">
    <w:p w14:paraId="27B39720" w14:textId="77777777" w:rsidR="00350773" w:rsidRDefault="00350773">
      <w:pPr>
        <w:pStyle w:val="CommentText"/>
      </w:pPr>
      <w:r>
        <w:rPr>
          <w:rStyle w:val="CommentReference"/>
        </w:rPr>
        <w:annotationRef/>
      </w:r>
      <w:r>
        <w:t>Might, or may?</w:t>
      </w:r>
    </w:p>
  </w:comment>
  <w:comment w:id="1923" w:author="Windows User" w:date="2015-10-30T08:56:00Z" w:initials="WU">
    <w:p w14:paraId="2FB96B7C" w14:textId="77777777" w:rsidR="00350773" w:rsidRDefault="00350773" w:rsidP="00F77A5B">
      <w:pPr>
        <w:pStyle w:val="CommentText"/>
      </w:pPr>
      <w:r>
        <w:rPr>
          <w:rStyle w:val="CommentReference"/>
        </w:rPr>
        <w:annotationRef/>
      </w:r>
      <w:r>
        <w:t>Christ or Jesus Christ?</w:t>
      </w:r>
    </w:p>
  </w:comment>
  <w:comment w:id="1926" w:author="Windows User" w:date="2015-10-30T08:56:00Z" w:initials="WU">
    <w:p w14:paraId="775D4B1C" w14:textId="77777777" w:rsidR="00350773" w:rsidRDefault="00350773">
      <w:pPr>
        <w:pStyle w:val="CommentText"/>
      </w:pPr>
      <w:r>
        <w:rPr>
          <w:rStyle w:val="CommentReference"/>
        </w:rPr>
        <w:annotationRef/>
      </w:r>
      <w:r>
        <w:t>Miracles?</w:t>
      </w:r>
    </w:p>
  </w:comment>
  <w:comment w:id="1932" w:author="Windows User" w:date="2015-10-30T08:56:00Z" w:initials="WU">
    <w:p w14:paraId="511773EC" w14:textId="77777777" w:rsidR="00350773" w:rsidRDefault="00350773">
      <w:pPr>
        <w:pStyle w:val="CommentText"/>
      </w:pPr>
      <w:r>
        <w:rPr>
          <w:rStyle w:val="CommentReference"/>
        </w:rPr>
        <w:annotationRef/>
      </w:r>
      <w:r>
        <w:t>Name or Holy Name?</w:t>
      </w:r>
    </w:p>
  </w:comment>
  <w:comment w:id="1933" w:author="Windows User" w:date="2015-10-30T08:56:00Z" w:initials="WU">
    <w:p w14:paraId="0BC6FD3A" w14:textId="77777777" w:rsidR="00350773" w:rsidRDefault="00350773">
      <w:pPr>
        <w:pStyle w:val="CommentText"/>
      </w:pPr>
      <w:r>
        <w:rPr>
          <w:rStyle w:val="CommentReference"/>
        </w:rPr>
        <w:annotationRef/>
      </w:r>
      <w:r>
        <w:t>To Him? Or by His might/power?</w:t>
      </w:r>
    </w:p>
  </w:comment>
  <w:comment w:id="1934" w:author="Windows User" w:date="2015-10-30T08:56:00Z" w:initials="WU">
    <w:p w14:paraId="6BED6166" w14:textId="77777777" w:rsidR="00350773" w:rsidRDefault="00350773">
      <w:pPr>
        <w:pStyle w:val="CommentText"/>
      </w:pPr>
      <w:r>
        <w:rPr>
          <w:rStyle w:val="CommentReference"/>
        </w:rPr>
        <w:annotationRef/>
      </w:r>
      <w:r>
        <w:t>Might, or may?</w:t>
      </w:r>
    </w:p>
  </w:comment>
  <w:comment w:id="1943" w:author="Windows User" w:date="2016-02-10T12:41:00Z" w:initials="WU">
    <w:p w14:paraId="1E6C57D4" w14:textId="77777777" w:rsidR="00350773" w:rsidRDefault="0035077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65B70" w14:textId="77777777" w:rsidR="005D5320" w:rsidRDefault="005D5320" w:rsidP="006D61CA">
      <w:pPr>
        <w:spacing w:after="0" w:line="240" w:lineRule="auto"/>
      </w:pPr>
      <w:r>
        <w:separator/>
      </w:r>
    </w:p>
  </w:endnote>
  <w:endnote w:type="continuationSeparator" w:id="0">
    <w:p w14:paraId="62F8C8A4" w14:textId="77777777" w:rsidR="005D5320" w:rsidRDefault="005D532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D4EBB43" w:rsidR="00350773" w:rsidRPr="004D6538" w:rsidRDefault="0035077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E5C22">
      <w:rPr>
        <w:noProof/>
        <w:lang w:val="en-US"/>
      </w:rPr>
      <w:t>798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50773" w:rsidRPr="009654EE" w:rsidRDefault="0035077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0A705AD" w:rsidR="00350773" w:rsidRPr="009654EE" w:rsidRDefault="0035077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E5C22">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316477" w:rsidR="00350773" w:rsidRPr="006D61CA" w:rsidRDefault="0035077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E5C22">
      <w:rPr>
        <w:noProof/>
        <w:lang w:val="en-US"/>
      </w:rPr>
      <w:t>427</w:t>
    </w:r>
    <w:r w:rsidRPr="006D61CA">
      <w:rPr>
        <w:lang w:val="en-US"/>
      </w:rPr>
      <w:fldChar w:fldCharType="end"/>
    </w:r>
  </w:p>
  <w:p w14:paraId="1546C8BA" w14:textId="77777777" w:rsidR="00350773" w:rsidRDefault="00350773"/>
  <w:p w14:paraId="578F45FC" w14:textId="77777777" w:rsidR="00350773" w:rsidRDefault="0035077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50773" w:rsidRPr="006D61CA" w:rsidRDefault="0035077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E5C22">
      <w:rPr>
        <w:noProof/>
        <w:lang w:val="en-US"/>
      </w:rPr>
      <w:t>799</w:t>
    </w:r>
    <w:r w:rsidRPr="006D61CA">
      <w:rPr>
        <w:lang w:val="en-US"/>
      </w:rPr>
      <w:fldChar w:fldCharType="end"/>
    </w:r>
  </w:p>
  <w:p w14:paraId="6E3E0469" w14:textId="77777777" w:rsidR="00350773" w:rsidRDefault="00350773"/>
  <w:p w14:paraId="5C3C24E2" w14:textId="77777777" w:rsidR="00350773" w:rsidRDefault="0035077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34949" w14:textId="77777777" w:rsidR="005D5320" w:rsidRDefault="005D5320" w:rsidP="006D61CA">
      <w:pPr>
        <w:spacing w:after="0" w:line="240" w:lineRule="auto"/>
      </w:pPr>
      <w:r>
        <w:separator/>
      </w:r>
    </w:p>
  </w:footnote>
  <w:footnote w:type="continuationSeparator" w:id="0">
    <w:p w14:paraId="732F6C27" w14:textId="77777777" w:rsidR="005D5320" w:rsidRDefault="005D5320" w:rsidP="006D61CA">
      <w:pPr>
        <w:spacing w:after="0" w:line="240" w:lineRule="auto"/>
      </w:pPr>
      <w:r>
        <w:continuationSeparator/>
      </w:r>
    </w:p>
  </w:footnote>
  <w:footnote w:id="1">
    <w:p w14:paraId="16A75E0F" w14:textId="77777777" w:rsidR="00350773" w:rsidRDefault="0035077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50773" w:rsidRDefault="0035077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50773" w:rsidRDefault="00350773" w:rsidP="00F94412">
      <w:pPr>
        <w:pStyle w:val="footnote"/>
      </w:pPr>
      <w:r>
        <w:rPr>
          <w:rStyle w:val="FootnoteReference"/>
        </w:rPr>
        <w:footnoteRef/>
      </w:r>
      <w:r>
        <w:t xml:space="preserve"> [JS] or “assemblies”</w:t>
      </w:r>
    </w:p>
  </w:footnote>
  <w:footnote w:id="4">
    <w:p w14:paraId="5E4DFE5E" w14:textId="5E90AEFA" w:rsidR="00350773" w:rsidRPr="00926B87" w:rsidRDefault="0035077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50773" w:rsidRDefault="00350773" w:rsidP="00031314">
      <w:pPr>
        <w:pStyle w:val="footnote"/>
      </w:pPr>
    </w:p>
  </w:footnote>
  <w:footnote w:id="5">
    <w:p w14:paraId="5EDE2D3A" w14:textId="77777777" w:rsidR="00350773" w:rsidRDefault="0035077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50773" w:rsidRDefault="00350773" w:rsidP="00323889">
      <w:pPr>
        <w:pStyle w:val="footnote"/>
      </w:pPr>
      <w:r>
        <w:rPr>
          <w:rStyle w:val="FootnoteReference"/>
        </w:rPr>
        <w:footnoteRef/>
      </w:r>
      <w:r>
        <w:t xml:space="preserve"> Or “The Lord’s Annointed”</w:t>
      </w:r>
    </w:p>
  </w:footnote>
  <w:footnote w:id="7">
    <w:p w14:paraId="31BBF667" w14:textId="77777777" w:rsidR="00350773" w:rsidRPr="00926B87" w:rsidRDefault="0035077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50773" w:rsidRDefault="00350773" w:rsidP="00441BAC">
      <w:pPr>
        <w:pStyle w:val="footnote"/>
      </w:pPr>
    </w:p>
  </w:footnote>
  <w:footnote w:id="8">
    <w:p w14:paraId="580FAEDD" w14:textId="77777777" w:rsidR="00350773" w:rsidRDefault="00350773" w:rsidP="00130E47">
      <w:pPr>
        <w:pStyle w:val="footnote"/>
      </w:pPr>
      <w:r>
        <w:rPr>
          <w:rStyle w:val="FootnoteReference"/>
        </w:rPr>
        <w:footnoteRef/>
      </w:r>
      <w:r>
        <w:t xml:space="preserve"> Or “The Lord’s Annointed”</w:t>
      </w:r>
    </w:p>
  </w:footnote>
  <w:footnote w:id="9">
    <w:p w14:paraId="74D64774" w14:textId="4A8F239B" w:rsidR="00350773" w:rsidRDefault="0035077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50773" w:rsidRDefault="0035077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50773" w:rsidRDefault="0035077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50773" w:rsidRDefault="00350773" w:rsidP="00485E0C">
      <w:pPr>
        <w:pStyle w:val="footnote"/>
      </w:pPr>
      <w:r>
        <w:rPr>
          <w:rStyle w:val="FootnoteReference"/>
          <w:rFonts w:cs="@MingLiU"/>
          <w:szCs w:val="18"/>
        </w:rPr>
        <w:footnoteRef/>
      </w:r>
      <w:r w:rsidRPr="003C6041">
        <w:t>Literally, unbroken fence</w:t>
      </w:r>
    </w:p>
  </w:footnote>
  <w:footnote w:id="13">
    <w:p w14:paraId="7C2A9DE8" w14:textId="15E62972" w:rsidR="00350773" w:rsidRDefault="0035077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50773" w:rsidRDefault="0035077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50773" w:rsidRDefault="0035077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50773" w:rsidRDefault="0035077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50773" w:rsidRDefault="00350773" w:rsidP="006800D4">
      <w:pPr>
        <w:pStyle w:val="footnote"/>
      </w:pPr>
      <w:r>
        <w:rPr>
          <w:rStyle w:val="FootnoteReference"/>
        </w:rPr>
        <w:footnoteRef/>
      </w:r>
      <w:r>
        <w:t xml:space="preserve"> Or ‘Unique’</w:t>
      </w:r>
    </w:p>
  </w:footnote>
  <w:footnote w:id="18">
    <w:p w14:paraId="4D9AA31B" w14:textId="77777777" w:rsidR="00350773" w:rsidRDefault="0035077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50773" w:rsidRDefault="0035077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50773" w:rsidRDefault="0035077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50773" w:rsidRDefault="0035077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50773" w:rsidRDefault="0035077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50773" w:rsidRDefault="0035077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50773" w:rsidRDefault="0035077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50773" w:rsidRDefault="0035077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50773" w:rsidRPr="004A3E27" w:rsidRDefault="0035077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50773" w:rsidRPr="004A3E27" w:rsidRDefault="0035077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50773" w:rsidRPr="004A3E27" w:rsidRDefault="0035077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50773" w:rsidRPr="004A3E27" w:rsidRDefault="0035077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50773" w:rsidRDefault="0035077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50773" w:rsidRPr="004A3E27" w:rsidRDefault="0035077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50773" w:rsidRPr="004A3E27" w:rsidRDefault="0035077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50773" w:rsidRPr="004A3E27" w:rsidRDefault="0035077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50773" w:rsidRDefault="00350773" w:rsidP="00AC01E8">
      <w:pPr>
        <w:pStyle w:val="footnote"/>
      </w:pPr>
      <w:r>
        <w:rPr>
          <w:rStyle w:val="FootnoteReference"/>
        </w:rPr>
        <w:footnoteRef/>
      </w:r>
      <w:r>
        <w:t xml:space="preserve"> [JS] or “enlarged me”</w:t>
      </w:r>
    </w:p>
  </w:footnote>
  <w:footnote w:id="35">
    <w:p w14:paraId="369566FF" w14:textId="769E6598" w:rsidR="00350773" w:rsidRPr="004A3E27" w:rsidRDefault="0035077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50773" w:rsidRPr="004A3E27" w:rsidRDefault="0035077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50773" w:rsidRPr="004A3E27" w:rsidRDefault="0035077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50773" w:rsidRPr="004A3E27" w:rsidRDefault="0035077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50773" w:rsidRDefault="00350773" w:rsidP="00AC01E8">
      <w:pPr>
        <w:pStyle w:val="footnote"/>
      </w:pPr>
      <w:r>
        <w:rPr>
          <w:rStyle w:val="FootnoteReference"/>
        </w:rPr>
        <w:footnoteRef/>
      </w:r>
      <w:r>
        <w:t xml:space="preserve"> [JS] literally, “face”</w:t>
      </w:r>
    </w:p>
  </w:footnote>
  <w:footnote w:id="40">
    <w:p w14:paraId="4A85A605" w14:textId="3B66CCF4" w:rsidR="00350773" w:rsidRDefault="0035077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50773" w:rsidRPr="004A3E27" w:rsidRDefault="0035077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50773" w:rsidRPr="004A3E27" w:rsidRDefault="0035077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50773" w:rsidRDefault="00350773" w:rsidP="00FE33CB">
      <w:pPr>
        <w:pStyle w:val="footnote"/>
      </w:pPr>
      <w:r>
        <w:rPr>
          <w:rStyle w:val="FootnoteReference"/>
        </w:rPr>
        <w:footnoteRef/>
      </w:r>
      <w:r>
        <w:t xml:space="preserve"> [JS] or “and You will see me.”</w:t>
      </w:r>
    </w:p>
  </w:footnote>
  <w:footnote w:id="44">
    <w:p w14:paraId="2738F1D2" w14:textId="121829F4" w:rsidR="00350773" w:rsidRDefault="00350773" w:rsidP="00DC2AAA">
      <w:pPr>
        <w:pStyle w:val="footnote"/>
      </w:pPr>
      <w:r>
        <w:rPr>
          <w:rStyle w:val="FootnoteReference"/>
        </w:rPr>
        <w:footnoteRef/>
      </w:r>
      <w:r>
        <w:t xml:space="preserve"> [JS] or lawlessness</w:t>
      </w:r>
    </w:p>
  </w:footnote>
  <w:footnote w:id="45">
    <w:p w14:paraId="0C722E17" w14:textId="0C245CCD" w:rsidR="00350773" w:rsidRDefault="00350773" w:rsidP="00423962">
      <w:pPr>
        <w:pStyle w:val="footnote"/>
      </w:pPr>
      <w:r>
        <w:rPr>
          <w:rStyle w:val="FootnoteReference"/>
        </w:rPr>
        <w:footnoteRef/>
      </w:r>
      <w:r>
        <w:t xml:space="preserve"> [JS] “do obeisance”, “worship”, referring to the physical act</w:t>
      </w:r>
    </w:p>
  </w:footnote>
  <w:footnote w:id="46">
    <w:p w14:paraId="673FFF4D" w14:textId="4AC67C07" w:rsidR="00350773" w:rsidRPr="004A3E27" w:rsidRDefault="0035077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50773" w:rsidRDefault="0035077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50773" w:rsidRPr="004A3E27" w:rsidRDefault="0035077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50773" w:rsidRPr="004A3E27" w:rsidRDefault="0035077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50773" w:rsidRDefault="00350773" w:rsidP="00530F84">
      <w:pPr>
        <w:pStyle w:val="footnote"/>
      </w:pPr>
      <w:r>
        <w:rPr>
          <w:rStyle w:val="FootnoteReference"/>
        </w:rPr>
        <w:footnoteRef/>
      </w:r>
      <w:r>
        <w:t xml:space="preserve"> [JS] or “give thanks”. The word conveys “thankfully confess with praise”</w:t>
      </w:r>
    </w:p>
  </w:footnote>
  <w:footnote w:id="51">
    <w:p w14:paraId="3C274CF7" w14:textId="753C99BC" w:rsidR="00350773" w:rsidRPr="004A3E27" w:rsidRDefault="0035077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50773" w:rsidRDefault="00350773" w:rsidP="00530F84">
      <w:pPr>
        <w:pStyle w:val="footnote"/>
      </w:pPr>
      <w:r>
        <w:rPr>
          <w:rStyle w:val="FootnoteReference"/>
        </w:rPr>
        <w:footnoteRef/>
      </w:r>
      <w:r>
        <w:t xml:space="preserve"> [JS] Fr. Lazarus and Brenton interpolate “my enemy”</w:t>
      </w:r>
    </w:p>
  </w:footnote>
  <w:footnote w:id="53">
    <w:p w14:paraId="4AC07AFE" w14:textId="206B4893" w:rsidR="00350773" w:rsidRPr="004A3E27" w:rsidRDefault="0035077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50773" w:rsidRPr="004A3E27" w:rsidRDefault="00350773" w:rsidP="00C06875">
      <w:pPr>
        <w:pStyle w:val="footnote"/>
      </w:pPr>
      <w:r w:rsidRPr="004A3E27">
        <w:rPr>
          <w:rStyle w:val="FootnoteReference"/>
        </w:rPr>
        <w:footnoteRef/>
      </w:r>
      <w:r w:rsidRPr="004A3E27">
        <w:t xml:space="preserve"> Empties fall (Ephes. 5:18).</w:t>
      </w:r>
    </w:p>
  </w:footnote>
  <w:footnote w:id="55">
    <w:p w14:paraId="5DDCA66E" w14:textId="77777777" w:rsidR="00350773" w:rsidRPr="004A3E27" w:rsidRDefault="0035077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50773" w:rsidRDefault="00350773" w:rsidP="008D6B7B">
      <w:pPr>
        <w:pStyle w:val="footnote"/>
      </w:pPr>
      <w:r>
        <w:rPr>
          <w:rStyle w:val="FootnoteReference"/>
        </w:rPr>
        <w:footnoteRef/>
      </w:r>
      <w:r>
        <w:t xml:space="preserve"> [JS] Fr. Athanasius has “therefore I will return on high.”</w:t>
      </w:r>
    </w:p>
  </w:footnote>
  <w:footnote w:id="57">
    <w:p w14:paraId="3FBE71C1" w14:textId="749D259D" w:rsidR="00350773" w:rsidRDefault="00350773" w:rsidP="00741EF6">
      <w:pPr>
        <w:pStyle w:val="footnote"/>
      </w:pPr>
      <w:r>
        <w:rPr>
          <w:rStyle w:val="FootnoteReference"/>
        </w:rPr>
        <w:footnoteRef/>
      </w:r>
      <w:r>
        <w:t xml:space="preserve"> [JS] or “give thanks to”, or “thankfully confess the Lord with Praise”</w:t>
      </w:r>
    </w:p>
  </w:footnote>
  <w:footnote w:id="58">
    <w:p w14:paraId="74E99F4D" w14:textId="77777777" w:rsidR="00350773" w:rsidRPr="004A3E27" w:rsidRDefault="0035077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50773" w:rsidRPr="004A3E27" w:rsidRDefault="00350773" w:rsidP="00C06875">
      <w:pPr>
        <w:pStyle w:val="footnote"/>
      </w:pPr>
      <w:r w:rsidRPr="004A3E27">
        <w:rPr>
          <w:rStyle w:val="FootnoteReference"/>
        </w:rPr>
        <w:footnoteRef/>
      </w:r>
      <w:r w:rsidRPr="004A3E27">
        <w:t xml:space="preserve"> Mt. 21:16.</w:t>
      </w:r>
    </w:p>
  </w:footnote>
  <w:footnote w:id="60">
    <w:p w14:paraId="263154A0" w14:textId="77777777" w:rsidR="00350773" w:rsidRPr="004A3E27" w:rsidRDefault="0035077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50773" w:rsidRPr="004A3E27" w:rsidRDefault="0035077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50773" w:rsidRDefault="00350773" w:rsidP="00741EF6">
      <w:pPr>
        <w:pStyle w:val="footnote"/>
      </w:pPr>
      <w:r>
        <w:rPr>
          <w:rStyle w:val="FootnoteReference"/>
        </w:rPr>
        <w:footnoteRef/>
      </w:r>
      <w:r>
        <w:t xml:space="preserve"> [JS] or “thank”, “I will thankfully confess You with praise”</w:t>
      </w:r>
    </w:p>
  </w:footnote>
  <w:footnote w:id="63">
    <w:p w14:paraId="4A64FA1B" w14:textId="245FE10B" w:rsidR="00350773" w:rsidRDefault="00350773" w:rsidP="005C7C41">
      <w:pPr>
        <w:pStyle w:val="footnote"/>
      </w:pPr>
      <w:r>
        <w:rPr>
          <w:rStyle w:val="FootnoteReference"/>
        </w:rPr>
        <w:footnoteRef/>
      </w:r>
      <w:r>
        <w:t xml:space="preserve"> [JS] Or, “I will confess You with thanksgiving”</w:t>
      </w:r>
    </w:p>
  </w:footnote>
  <w:footnote w:id="64">
    <w:p w14:paraId="70996BAC" w14:textId="67EDD120" w:rsidR="00350773" w:rsidRDefault="00350773" w:rsidP="00741EF6">
      <w:pPr>
        <w:pStyle w:val="footnote"/>
      </w:pPr>
      <w:r>
        <w:rPr>
          <w:rStyle w:val="FootnoteReference"/>
        </w:rPr>
        <w:footnoteRef/>
      </w:r>
      <w:r>
        <w:t xml:space="preserve"> [JS] literally, “from before Your face”</w:t>
      </w:r>
    </w:p>
  </w:footnote>
  <w:footnote w:id="65">
    <w:p w14:paraId="1EEFD7A1" w14:textId="55BF803F" w:rsidR="00350773" w:rsidRPr="004A3E27" w:rsidRDefault="0035077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50773" w:rsidRPr="004A3E27" w:rsidRDefault="0035077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50773" w:rsidRPr="004A3E27" w:rsidRDefault="0035077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50773" w:rsidRPr="004A3E27" w:rsidRDefault="0035077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50773" w:rsidRDefault="00350773" w:rsidP="00AF711D">
      <w:pPr>
        <w:pStyle w:val="footnote"/>
      </w:pPr>
      <w:r>
        <w:rPr>
          <w:rStyle w:val="FootnoteReference"/>
        </w:rPr>
        <w:footnoteRef/>
      </w:r>
      <w:r>
        <w:t xml:space="preserve"> [JS] literally, “arm”</w:t>
      </w:r>
    </w:p>
  </w:footnote>
  <w:footnote w:id="70">
    <w:p w14:paraId="4F5EE238" w14:textId="67FB8443" w:rsidR="00350773" w:rsidRPr="004A3E27" w:rsidRDefault="0035077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50773" w:rsidRPr="004A3E27" w:rsidRDefault="0035077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50773" w:rsidRPr="004A3E27" w:rsidRDefault="0035077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50773" w:rsidRDefault="0035077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50773" w:rsidRDefault="00350773" w:rsidP="003F1DDB">
      <w:pPr>
        <w:pStyle w:val="footnote"/>
      </w:pPr>
      <w:r>
        <w:rPr>
          <w:rStyle w:val="FootnoteReference"/>
        </w:rPr>
        <w:footnoteRef/>
      </w:r>
      <w:r>
        <w:t xml:space="preserve"> [JS] from Fr. Athanasius</w:t>
      </w:r>
    </w:p>
  </w:footnote>
  <w:footnote w:id="75">
    <w:p w14:paraId="69DDC031" w14:textId="072B35A0" w:rsidR="00350773" w:rsidRPr="004A3E27" w:rsidRDefault="0035077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50773" w:rsidRPr="004A3E27" w:rsidRDefault="0035077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50773" w:rsidRPr="004A3E27" w:rsidRDefault="0035077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50773" w:rsidRPr="004A3E27" w:rsidRDefault="0035077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50773" w:rsidRPr="004A3E27" w:rsidRDefault="0035077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50773" w:rsidRPr="004A3E27" w:rsidRDefault="0035077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50773" w:rsidRPr="004A3E27" w:rsidRDefault="0035077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50773" w:rsidRPr="004A3E27" w:rsidRDefault="0035077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50773" w:rsidRDefault="0035077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50773" w:rsidRPr="004A3E27" w:rsidRDefault="0035077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50773" w:rsidRDefault="00350773" w:rsidP="00D47452">
      <w:pPr>
        <w:pStyle w:val="footnote"/>
      </w:pPr>
      <w:r>
        <w:rPr>
          <w:rStyle w:val="FootnoteReference"/>
        </w:rPr>
        <w:footnoteRef/>
      </w:r>
      <w:r>
        <w:t xml:space="preserve"> [JS] or “foundation”</w:t>
      </w:r>
    </w:p>
  </w:footnote>
  <w:footnote w:id="86">
    <w:p w14:paraId="3C5663F2" w14:textId="2A9D9C12" w:rsidR="00350773" w:rsidRDefault="0035077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50773" w:rsidRPr="004A3E27" w:rsidRDefault="0035077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50773" w:rsidRPr="004A3E27" w:rsidRDefault="0035077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50773" w:rsidRDefault="00350773" w:rsidP="00D47452">
      <w:pPr>
        <w:pStyle w:val="footnote"/>
      </w:pPr>
      <w:r>
        <w:rPr>
          <w:rStyle w:val="FootnoteReference"/>
        </w:rPr>
        <w:footnoteRef/>
      </w:r>
      <w:r>
        <w:t xml:space="preserve"> [JS] literally, “then the sptrings of water were seen/appeared”</w:t>
      </w:r>
    </w:p>
  </w:footnote>
  <w:footnote w:id="90">
    <w:p w14:paraId="767519CF" w14:textId="3A0C4171" w:rsidR="00350773" w:rsidRPr="004A3E27" w:rsidRDefault="0035077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50773" w:rsidRPr="004A3E27" w:rsidRDefault="0035077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50773" w:rsidRPr="004A3E27" w:rsidRDefault="0035077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50773" w:rsidRPr="004A3E27" w:rsidRDefault="0035077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50773" w:rsidRDefault="00350773" w:rsidP="006303CE">
      <w:pPr>
        <w:pStyle w:val="footnote"/>
      </w:pPr>
      <w:r>
        <w:rPr>
          <w:rStyle w:val="FootnoteReference"/>
        </w:rPr>
        <w:footnoteRef/>
      </w:r>
      <w:r>
        <w:t xml:space="preserve"> [JS] or “give thanks to You”, or “thankfully confess You with praise”</w:t>
      </w:r>
    </w:p>
  </w:footnote>
  <w:footnote w:id="96">
    <w:p w14:paraId="57A591AD" w14:textId="5B4F539E" w:rsidR="00350773" w:rsidRPr="004A3E27" w:rsidRDefault="0035077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50773" w:rsidRPr="004A3E27" w:rsidRDefault="0035077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50773" w:rsidRDefault="00350773" w:rsidP="00D019CA">
      <w:pPr>
        <w:pStyle w:val="footnote"/>
      </w:pPr>
      <w:r>
        <w:rPr>
          <w:rStyle w:val="FootnoteReference"/>
        </w:rPr>
        <w:footnoteRef/>
      </w:r>
      <w:r>
        <w:t xml:space="preserve"> [JS] lit. day to day</w:t>
      </w:r>
    </w:p>
  </w:footnote>
  <w:footnote w:id="99">
    <w:p w14:paraId="4D739E0B" w14:textId="0FB443F5" w:rsidR="00350773" w:rsidRDefault="0035077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50773" w:rsidRPr="004A3E27" w:rsidRDefault="00350773" w:rsidP="00BD5BBE">
      <w:pPr>
        <w:pStyle w:val="footnote"/>
      </w:pPr>
      <w:r w:rsidRPr="004A3E27">
        <w:rPr>
          <w:rStyle w:val="FootnoteReference"/>
        </w:rPr>
        <w:footnoteRef/>
      </w:r>
      <w:r w:rsidRPr="004A3E27">
        <w:t xml:space="preserve"> Rom. 10:18.</w:t>
      </w:r>
    </w:p>
  </w:footnote>
  <w:footnote w:id="101">
    <w:p w14:paraId="774F183E" w14:textId="35452E5D" w:rsidR="00350773" w:rsidRDefault="00350773" w:rsidP="005E2409">
      <w:pPr>
        <w:pStyle w:val="footnote"/>
      </w:pPr>
      <w:r>
        <w:rPr>
          <w:rStyle w:val="FootnoteReference"/>
        </w:rPr>
        <w:footnoteRef/>
      </w:r>
      <w:r>
        <w:t xml:space="preserve"> [JS] Fr. Lazarus has “sanctuary”</w:t>
      </w:r>
    </w:p>
  </w:footnote>
  <w:footnote w:id="102">
    <w:p w14:paraId="28F942E6" w14:textId="353F357B" w:rsidR="00350773" w:rsidRPr="004A3E27" w:rsidRDefault="0035077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50773" w:rsidRDefault="00350773" w:rsidP="005E2409">
      <w:pPr>
        <w:pStyle w:val="footnote"/>
      </w:pPr>
      <w:r>
        <w:rPr>
          <w:rStyle w:val="FootnoteReference"/>
        </w:rPr>
        <w:footnoteRef/>
      </w:r>
      <w:r>
        <w:t xml:space="preserve"> [JS] literally “giant”</w:t>
      </w:r>
    </w:p>
  </w:footnote>
  <w:footnote w:id="104">
    <w:p w14:paraId="4D5F61F1" w14:textId="397EFA8A" w:rsidR="00350773" w:rsidRDefault="00350773" w:rsidP="005E2409">
      <w:pPr>
        <w:pStyle w:val="footnote"/>
      </w:pPr>
      <w:r>
        <w:rPr>
          <w:rStyle w:val="FootnoteReference"/>
        </w:rPr>
        <w:footnoteRef/>
      </w:r>
      <w:r>
        <w:t xml:space="preserve"> [JS] or “it”</w:t>
      </w:r>
    </w:p>
  </w:footnote>
  <w:footnote w:id="105">
    <w:p w14:paraId="7D882E05" w14:textId="2F32DF97" w:rsidR="00350773" w:rsidRPr="004A3E27" w:rsidRDefault="0035077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50773" w:rsidRPr="004A3E27" w:rsidRDefault="0035077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50773" w:rsidRPr="004A3E27" w:rsidRDefault="0035077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50773" w:rsidRDefault="00350773" w:rsidP="00223CB5">
      <w:pPr>
        <w:pStyle w:val="footnote"/>
      </w:pPr>
      <w:r>
        <w:rPr>
          <w:rStyle w:val="FootnoteReference"/>
        </w:rPr>
        <w:footnoteRef/>
      </w:r>
      <w:r>
        <w:t xml:space="preserve"> [JS] literally “holy place”.</w:t>
      </w:r>
    </w:p>
  </w:footnote>
  <w:footnote w:id="109">
    <w:p w14:paraId="383B4369" w14:textId="77D437E1" w:rsidR="00350773" w:rsidRDefault="0035077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50773" w:rsidRPr="004A3E27" w:rsidRDefault="0035077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50773" w:rsidRDefault="0035077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50773" w:rsidRDefault="00350773" w:rsidP="00A10A86">
      <w:pPr>
        <w:pStyle w:val="footnote"/>
      </w:pPr>
      <w:r>
        <w:rPr>
          <w:rStyle w:val="FootnoteReference"/>
        </w:rPr>
        <w:footnoteRef/>
      </w:r>
      <w:r>
        <w:t xml:space="preserve"> [JS] or “his glory is great by your salvation/deliverance”</w:t>
      </w:r>
    </w:p>
  </w:footnote>
  <w:footnote w:id="113">
    <w:p w14:paraId="40556A29" w14:textId="77777777" w:rsidR="00350773" w:rsidRPr="004A3E27" w:rsidRDefault="0035077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50773" w:rsidRPr="004A3E27" w:rsidRDefault="0035077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50773" w:rsidRPr="004A3E27" w:rsidRDefault="0035077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50773" w:rsidRPr="004A3E27" w:rsidRDefault="0035077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50773" w:rsidRDefault="00350773" w:rsidP="00614947">
      <w:pPr>
        <w:pStyle w:val="footnote"/>
      </w:pPr>
      <w:r>
        <w:rPr>
          <w:rStyle w:val="FootnoteReference"/>
        </w:rPr>
        <w:footnoteRef/>
      </w:r>
      <w:r>
        <w:t xml:space="preserve"> [JS] Fr. Lazarus has “dwell in the holy place”.</w:t>
      </w:r>
    </w:p>
  </w:footnote>
  <w:footnote w:id="118">
    <w:p w14:paraId="41CC497C" w14:textId="77777777" w:rsidR="00350773" w:rsidRPr="004A3E27" w:rsidRDefault="00350773" w:rsidP="00BD5BBE">
      <w:pPr>
        <w:pStyle w:val="footnote"/>
      </w:pPr>
      <w:r w:rsidRPr="004A3E27">
        <w:rPr>
          <w:rStyle w:val="FootnoteReference"/>
        </w:rPr>
        <w:footnoteRef/>
      </w:r>
      <w:r w:rsidRPr="004A3E27">
        <w:t xml:space="preserve"> Mt. 27:39,43; Wis. 2:12-20.</w:t>
      </w:r>
    </w:p>
  </w:footnote>
  <w:footnote w:id="119">
    <w:p w14:paraId="552BFC80" w14:textId="77777777" w:rsidR="00350773" w:rsidRPr="004A3E27" w:rsidRDefault="00350773" w:rsidP="00BD5BBE">
      <w:pPr>
        <w:pStyle w:val="footnote"/>
      </w:pPr>
      <w:r w:rsidRPr="004A3E27">
        <w:rPr>
          <w:rStyle w:val="FootnoteReference"/>
        </w:rPr>
        <w:footnoteRef/>
      </w:r>
      <w:r w:rsidRPr="004A3E27">
        <w:t xml:space="preserve"> Lam. 2:16; 3:46.</w:t>
      </w:r>
    </w:p>
  </w:footnote>
  <w:footnote w:id="120">
    <w:p w14:paraId="1382AE44" w14:textId="77777777" w:rsidR="00350773" w:rsidRPr="004A3E27" w:rsidRDefault="00350773" w:rsidP="00BD5BBE">
      <w:pPr>
        <w:pStyle w:val="footnote"/>
      </w:pPr>
      <w:r w:rsidRPr="004A3E27">
        <w:rPr>
          <w:rStyle w:val="FootnoteReference"/>
        </w:rPr>
        <w:footnoteRef/>
      </w:r>
      <w:r w:rsidRPr="004A3E27">
        <w:t xml:space="preserve"> Jn. 19:37.</w:t>
      </w:r>
    </w:p>
  </w:footnote>
  <w:footnote w:id="121">
    <w:p w14:paraId="17643289" w14:textId="77777777" w:rsidR="00350773" w:rsidRPr="004A3E27" w:rsidRDefault="00350773" w:rsidP="00BD5BBE">
      <w:pPr>
        <w:pStyle w:val="footnote"/>
      </w:pPr>
      <w:r w:rsidRPr="004A3E27">
        <w:rPr>
          <w:rStyle w:val="FootnoteReference"/>
        </w:rPr>
        <w:footnoteRef/>
      </w:r>
      <w:r w:rsidRPr="004A3E27">
        <w:t xml:space="preserve"> Jn. 19:24.</w:t>
      </w:r>
    </w:p>
  </w:footnote>
  <w:footnote w:id="122">
    <w:p w14:paraId="79F35E59" w14:textId="3371DADA" w:rsidR="00350773" w:rsidRPr="004A3E27" w:rsidRDefault="0035077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50773" w:rsidRDefault="00350773" w:rsidP="00ED0D70">
      <w:pPr>
        <w:pStyle w:val="footnote"/>
      </w:pPr>
      <w:r>
        <w:rPr>
          <w:rStyle w:val="FootnoteReference"/>
        </w:rPr>
        <w:footnoteRef/>
      </w:r>
      <w:r>
        <w:t xml:space="preserve"> [JS]Others have “and my only-begotten from the hand of the dog.”</w:t>
      </w:r>
    </w:p>
  </w:footnote>
  <w:footnote w:id="124">
    <w:p w14:paraId="18C385E9" w14:textId="2415B4A3" w:rsidR="00350773" w:rsidRDefault="00350773" w:rsidP="00ED0D70">
      <w:pPr>
        <w:pStyle w:val="footnote"/>
      </w:pPr>
      <w:r>
        <w:rPr>
          <w:rStyle w:val="FootnoteReference"/>
        </w:rPr>
        <w:footnoteRef/>
      </w:r>
      <w:r>
        <w:t xml:space="preserve"> [JS] Fr. Lazarus has “the rhinoceros.”</w:t>
      </w:r>
    </w:p>
  </w:footnote>
  <w:footnote w:id="125">
    <w:p w14:paraId="08777F76" w14:textId="77777777" w:rsidR="00350773" w:rsidRPr="004A3E27" w:rsidRDefault="00350773" w:rsidP="00BD5BBE">
      <w:pPr>
        <w:pStyle w:val="footnote"/>
      </w:pPr>
      <w:r w:rsidRPr="004A3E27">
        <w:rPr>
          <w:rStyle w:val="FootnoteReference"/>
        </w:rPr>
        <w:footnoteRef/>
      </w:r>
      <w:r w:rsidRPr="004A3E27">
        <w:t xml:space="preserve"> Hebrews 2:12.</w:t>
      </w:r>
    </w:p>
  </w:footnote>
  <w:footnote w:id="126">
    <w:p w14:paraId="1C395EA2" w14:textId="6F37561F" w:rsidR="00350773" w:rsidRDefault="00350773" w:rsidP="000651AA">
      <w:pPr>
        <w:pStyle w:val="footnote"/>
      </w:pPr>
      <w:r>
        <w:rPr>
          <w:rStyle w:val="FootnoteReference"/>
        </w:rPr>
        <w:footnoteRef/>
      </w:r>
      <w:r>
        <w:t xml:space="preserve"> [JS] literally “all you seed of Jacob”</w:t>
      </w:r>
    </w:p>
  </w:footnote>
  <w:footnote w:id="127">
    <w:p w14:paraId="077193E5" w14:textId="6727B2C9" w:rsidR="00350773" w:rsidRDefault="00350773" w:rsidP="007A2D16">
      <w:pPr>
        <w:pStyle w:val="footnote"/>
      </w:pPr>
      <w:r>
        <w:rPr>
          <w:rStyle w:val="FootnoteReference"/>
        </w:rPr>
        <w:footnoteRef/>
      </w:r>
      <w:r>
        <w:t xml:space="preserve"> [JS] Congregation or assembly, not building.</w:t>
      </w:r>
    </w:p>
  </w:footnote>
  <w:footnote w:id="128">
    <w:p w14:paraId="332BD906" w14:textId="38FB3FF8" w:rsidR="00350773" w:rsidRDefault="00350773" w:rsidP="007A2D16">
      <w:pPr>
        <w:pStyle w:val="footnote"/>
      </w:pPr>
      <w:r>
        <w:rPr>
          <w:rStyle w:val="FootnoteReference"/>
        </w:rPr>
        <w:footnoteRef/>
      </w:r>
      <w:r>
        <w:t xml:space="preserve"> [JS] or “give thanks to”</w:t>
      </w:r>
    </w:p>
  </w:footnote>
  <w:footnote w:id="129">
    <w:p w14:paraId="5B6174F4" w14:textId="35F5BA44" w:rsidR="00350773" w:rsidRDefault="00350773" w:rsidP="000651AA">
      <w:pPr>
        <w:pStyle w:val="footnote"/>
      </w:pPr>
      <w:r>
        <w:rPr>
          <w:rStyle w:val="FootnoteReference"/>
        </w:rPr>
        <w:footnoteRef/>
      </w:r>
      <w:r>
        <w:t xml:space="preserve"> [JS] did obeisance, i.e. the physical act of bowing down.</w:t>
      </w:r>
    </w:p>
  </w:footnote>
  <w:footnote w:id="130">
    <w:p w14:paraId="6B61808C" w14:textId="77777777" w:rsidR="00350773" w:rsidRPr="004A3E27" w:rsidRDefault="0035077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50773" w:rsidRPr="004A3E27" w:rsidRDefault="00350773" w:rsidP="00BD5BBE">
      <w:pPr>
        <w:pStyle w:val="footnote"/>
      </w:pPr>
      <w:r w:rsidRPr="004A3E27">
        <w:rPr>
          <w:rStyle w:val="FootnoteReference"/>
        </w:rPr>
        <w:footnoteRef/>
      </w:r>
      <w:r w:rsidRPr="004A3E27">
        <w:t xml:space="preserve"> Romans 3:24-26; John 17:4; 19:30.</w:t>
      </w:r>
    </w:p>
  </w:footnote>
  <w:footnote w:id="132">
    <w:p w14:paraId="47E5BE1D" w14:textId="6D6B1127" w:rsidR="00350773" w:rsidRPr="004A3E27" w:rsidRDefault="0035077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50773" w:rsidRPr="004A3E27" w:rsidRDefault="0035077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50773" w:rsidRPr="004A3E27" w:rsidRDefault="0035077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50773" w:rsidRPr="004A3E27" w:rsidRDefault="0035077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50773" w:rsidRPr="004A3E27" w:rsidRDefault="00350773" w:rsidP="00BD5BBE">
      <w:pPr>
        <w:pStyle w:val="footnote"/>
      </w:pPr>
      <w:r w:rsidRPr="004A3E27">
        <w:rPr>
          <w:rStyle w:val="FootnoteReference"/>
        </w:rPr>
        <w:footnoteRef/>
      </w:r>
      <w:r w:rsidRPr="004A3E27">
        <w:t xml:space="preserve"> Is. 2:2; Dan. 2:35; 1 Cor. 10:4.</w:t>
      </w:r>
    </w:p>
  </w:footnote>
  <w:footnote w:id="137">
    <w:p w14:paraId="51F7905C" w14:textId="09ECCFBD" w:rsidR="00350773" w:rsidRPr="004A3E27" w:rsidRDefault="0035077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50773" w:rsidRDefault="00350773" w:rsidP="006B605B">
      <w:pPr>
        <w:pStyle w:val="footnote"/>
      </w:pPr>
      <w:r>
        <w:rPr>
          <w:rStyle w:val="FootnoteReference"/>
        </w:rPr>
        <w:footnoteRef/>
      </w:r>
      <w:r>
        <w:t xml:space="preserve"> [JS] [] found in Coptic. See the Ninth Hour of Tuesday of Holy Week.</w:t>
      </w:r>
    </w:p>
  </w:footnote>
  <w:footnote w:id="139">
    <w:p w14:paraId="7B989AF7" w14:textId="411DE777" w:rsidR="00350773" w:rsidRDefault="00350773" w:rsidP="005A5E13">
      <w:pPr>
        <w:pStyle w:val="footnote"/>
      </w:pPr>
      <w:r>
        <w:rPr>
          <w:rStyle w:val="FootnoteReference"/>
        </w:rPr>
        <w:footnoteRef/>
      </w:r>
      <w:r>
        <w:t xml:space="preserve"> [JS] literally: “because they are from of old”.</w:t>
      </w:r>
    </w:p>
  </w:footnote>
  <w:footnote w:id="140">
    <w:p w14:paraId="78816607" w14:textId="60AD0FEA" w:rsidR="00350773" w:rsidRDefault="00350773" w:rsidP="00055722">
      <w:pPr>
        <w:pStyle w:val="footnote"/>
      </w:pPr>
      <w:r>
        <w:rPr>
          <w:rStyle w:val="FootnoteReference"/>
        </w:rPr>
        <w:footnoteRef/>
      </w:r>
      <w:r>
        <w:t xml:space="preserve"> [JS] literally, “so He sets a law for those who sin in the way.”</w:t>
      </w:r>
    </w:p>
  </w:footnote>
  <w:footnote w:id="141">
    <w:p w14:paraId="2169EE05" w14:textId="77777777" w:rsidR="00350773" w:rsidRPr="004A3E27" w:rsidRDefault="0035077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50773" w:rsidRPr="004A3E27" w:rsidRDefault="0035077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50773" w:rsidRDefault="00350773" w:rsidP="00055722">
      <w:pPr>
        <w:pStyle w:val="footnote"/>
      </w:pPr>
      <w:r>
        <w:rPr>
          <w:rStyle w:val="FootnoteReference"/>
        </w:rPr>
        <w:footnoteRef/>
      </w:r>
      <w:r>
        <w:t xml:space="preserve"> [JS] NETS and Fr. Athanasius have “You will”</w:t>
      </w:r>
    </w:p>
  </w:footnote>
  <w:footnote w:id="144">
    <w:p w14:paraId="71590F21" w14:textId="77777777" w:rsidR="00350773" w:rsidRPr="004A3E27" w:rsidRDefault="0035077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50773" w:rsidRDefault="00350773" w:rsidP="003B7D97">
      <w:pPr>
        <w:pStyle w:val="footnote"/>
      </w:pPr>
      <w:r>
        <w:rPr>
          <w:rStyle w:val="FootnoteReference"/>
        </w:rPr>
        <w:footnoteRef/>
      </w:r>
      <w:r>
        <w:t xml:space="preserve"> Present in Fr. Athanasius and OSB.</w:t>
      </w:r>
    </w:p>
  </w:footnote>
  <w:footnote w:id="146">
    <w:p w14:paraId="00A665CB" w14:textId="42EDEB47" w:rsidR="00350773" w:rsidRPr="004A3E27" w:rsidRDefault="0035077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50773" w:rsidRDefault="0035077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50773" w:rsidRPr="004A3E27" w:rsidRDefault="0035077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50773" w:rsidRPr="004A3E27" w:rsidRDefault="0035077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50773" w:rsidRDefault="00350773" w:rsidP="00550F3A">
      <w:pPr>
        <w:pStyle w:val="footnote"/>
      </w:pPr>
      <w:r>
        <w:rPr>
          <w:rStyle w:val="FootnoteReference"/>
        </w:rPr>
        <w:footnoteRef/>
      </w:r>
      <w:r>
        <w:t xml:space="preserve"> [JS] literally, “place”</w:t>
      </w:r>
    </w:p>
  </w:footnote>
  <w:footnote w:id="152">
    <w:p w14:paraId="2B8FEA02" w14:textId="77777777" w:rsidR="00350773" w:rsidRPr="004A3E27" w:rsidRDefault="0035077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50773" w:rsidRPr="004A3E27" w:rsidRDefault="0035077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50773" w:rsidRPr="004A3E27" w:rsidRDefault="0035077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50773" w:rsidRPr="004A3E27" w:rsidRDefault="00350773" w:rsidP="00BD5BBE">
      <w:pPr>
        <w:pStyle w:val="footnote"/>
      </w:pPr>
      <w:r w:rsidRPr="004A3E27">
        <w:tab/>
        <w:t>‘No sweeter fragrance than to follow Christ,</w:t>
      </w:r>
    </w:p>
    <w:p w14:paraId="506149C0" w14:textId="77777777" w:rsidR="00350773" w:rsidRPr="004A3E27" w:rsidRDefault="00350773" w:rsidP="00BD5BBE">
      <w:pPr>
        <w:pStyle w:val="footnote"/>
      </w:pPr>
      <w:r w:rsidRPr="004A3E27">
        <w:tab/>
        <w:t>when man makes offerings of a holy life,</w:t>
      </w:r>
    </w:p>
    <w:p w14:paraId="3F57220B" w14:textId="77777777" w:rsidR="00350773" w:rsidRPr="004A3E27" w:rsidRDefault="00350773" w:rsidP="00BD5BBE">
      <w:pPr>
        <w:pStyle w:val="footnote"/>
      </w:pPr>
      <w:r w:rsidRPr="004A3E27">
        <w:tab/>
        <w:t>and offers golden deeds in sacrifice’ (St. Prosper).</w:t>
      </w:r>
    </w:p>
  </w:footnote>
  <w:footnote w:id="155">
    <w:p w14:paraId="0CC1CAEE" w14:textId="1E5BC75B" w:rsidR="00350773" w:rsidRPr="004A3E27" w:rsidRDefault="0035077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50773" w:rsidRPr="004A3E27" w:rsidRDefault="0035077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50773" w:rsidRDefault="00350773" w:rsidP="005922FD">
      <w:pPr>
        <w:pStyle w:val="footnote"/>
      </w:pPr>
      <w:r>
        <w:rPr>
          <w:rStyle w:val="FootnoteReference"/>
        </w:rPr>
        <w:footnoteRef/>
      </w:r>
      <w:r>
        <w:t xml:space="preserve"> [JS] confess: or “give thanks to”, or “thankfully confess”</w:t>
      </w:r>
    </w:p>
  </w:footnote>
  <w:footnote w:id="158">
    <w:p w14:paraId="73C943A7" w14:textId="0F5D3F1A" w:rsidR="00350773" w:rsidRPr="004A3E27" w:rsidRDefault="0035077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50773" w:rsidRDefault="00350773" w:rsidP="008A40DF">
      <w:pPr>
        <w:pStyle w:val="footnote"/>
      </w:pPr>
      <w:r>
        <w:rPr>
          <w:rStyle w:val="FootnoteReference"/>
        </w:rPr>
        <w:footnoteRef/>
      </w:r>
      <w:r>
        <w:t xml:space="preserve"> [JS] “do obeisance”, i.e. a physical act.</w:t>
      </w:r>
    </w:p>
  </w:footnote>
  <w:footnote w:id="160">
    <w:p w14:paraId="0B35546F" w14:textId="519CF713" w:rsidR="00350773" w:rsidRPr="004A3E27" w:rsidRDefault="0035077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50773" w:rsidRPr="004A3E27" w:rsidRDefault="0035077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50773" w:rsidRPr="004A3E27" w:rsidRDefault="0035077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50773" w:rsidRDefault="00350773" w:rsidP="00BF6550">
      <w:pPr>
        <w:pStyle w:val="footnote"/>
      </w:pPr>
      <w:r>
        <w:rPr>
          <w:rStyle w:val="FootnoteReference"/>
        </w:rPr>
        <w:footnoteRef/>
      </w:r>
      <w:r>
        <w:t xml:space="preserve"> [JS] or “You have granted”</w:t>
      </w:r>
    </w:p>
  </w:footnote>
  <w:footnote w:id="164">
    <w:p w14:paraId="376DEC76" w14:textId="77777777" w:rsidR="00350773" w:rsidRPr="004A3E27" w:rsidRDefault="0035077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50773" w:rsidRPr="004A3E27" w:rsidRDefault="0035077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50773" w:rsidRPr="004A3E27" w:rsidRDefault="0035077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50773" w:rsidRDefault="00350773" w:rsidP="00643BB8">
      <w:pPr>
        <w:pStyle w:val="footnote"/>
      </w:pPr>
      <w:r>
        <w:rPr>
          <w:rStyle w:val="FootnoteReference"/>
        </w:rPr>
        <w:footnoteRef/>
      </w:r>
      <w:r>
        <w:t xml:space="preserve"> [JS] or “give thanks to You”, or “thankfully confess You with praise”</w:t>
      </w:r>
    </w:p>
  </w:footnote>
  <w:footnote w:id="168">
    <w:p w14:paraId="5ADD520F" w14:textId="77777777" w:rsidR="00350773" w:rsidRPr="004A3E27" w:rsidRDefault="0035077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50773" w:rsidRPr="004A3E27" w:rsidRDefault="00350773" w:rsidP="00BD5BBE">
      <w:pPr>
        <w:pStyle w:val="footnote"/>
      </w:pPr>
      <w:r w:rsidRPr="004A3E27">
        <w:rPr>
          <w:rStyle w:val="FootnoteReference"/>
        </w:rPr>
        <w:footnoteRef/>
      </w:r>
      <w:r w:rsidRPr="004A3E27">
        <w:t xml:space="preserve"> Luke 23:46.</w:t>
      </w:r>
    </w:p>
  </w:footnote>
  <w:footnote w:id="170">
    <w:p w14:paraId="1A1A8E3A" w14:textId="6D5B65DB" w:rsidR="00350773" w:rsidRPr="004A3E27" w:rsidRDefault="0035077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50773" w:rsidRDefault="0035077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50773" w:rsidRPr="004A3E27" w:rsidRDefault="0035077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50773" w:rsidRDefault="0035077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50773" w:rsidRPr="004A3E27" w:rsidRDefault="0035077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50773" w:rsidRDefault="00350773" w:rsidP="00E87C17">
      <w:pPr>
        <w:pStyle w:val="footnote"/>
      </w:pPr>
      <w:r>
        <w:rPr>
          <w:rStyle w:val="FootnoteReference"/>
        </w:rPr>
        <w:footnoteRef/>
      </w:r>
      <w:r>
        <w:t xml:space="preserve"> [JS] or “seeks out”</w:t>
      </w:r>
    </w:p>
  </w:footnote>
  <w:footnote w:id="176">
    <w:p w14:paraId="33F185A4" w14:textId="0A48A721" w:rsidR="00350773" w:rsidRDefault="0035077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50773" w:rsidRPr="004A3E27" w:rsidRDefault="0035077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50773" w:rsidRPr="004A3E27" w:rsidRDefault="0035077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50773" w:rsidRDefault="0035077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50773" w:rsidRDefault="00350773" w:rsidP="00E87C17">
      <w:pPr>
        <w:pStyle w:val="footnote"/>
      </w:pPr>
      <w:r>
        <w:rPr>
          <w:rStyle w:val="FootnoteReference"/>
        </w:rPr>
        <w:footnoteRef/>
      </w:r>
      <w:r>
        <w:t xml:space="preserve"> [JS] or, “boast”</w:t>
      </w:r>
    </w:p>
  </w:footnote>
  <w:footnote w:id="182">
    <w:p w14:paraId="68902C2B" w14:textId="73BB21C7" w:rsidR="00350773" w:rsidRPr="004A3E27" w:rsidRDefault="0035077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50773" w:rsidRDefault="0035077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50773" w:rsidRDefault="00350773" w:rsidP="00643986">
      <w:pPr>
        <w:pStyle w:val="footnote"/>
      </w:pPr>
      <w:r>
        <w:rPr>
          <w:rStyle w:val="FootnoteReference"/>
        </w:rPr>
        <w:footnoteRef/>
      </w:r>
      <w:r>
        <w:t xml:space="preserve"> [JS] or “Confess the Lord with the harp.</w:t>
      </w:r>
    </w:p>
  </w:footnote>
  <w:footnote w:id="185">
    <w:p w14:paraId="7DFB6EDE" w14:textId="2BE29A55" w:rsidR="00350773" w:rsidRPr="004A3E27" w:rsidRDefault="0035077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50773" w:rsidRPr="004A3E27" w:rsidRDefault="0035077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50773" w:rsidRPr="004A3E27" w:rsidRDefault="0035077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50773" w:rsidRDefault="00350773" w:rsidP="002C27B3">
      <w:pPr>
        <w:pStyle w:val="footnote"/>
      </w:pPr>
      <w:r>
        <w:rPr>
          <w:rStyle w:val="FootnoteReference"/>
        </w:rPr>
        <w:footnoteRef/>
      </w:r>
      <w:r>
        <w:t xml:space="preserve"> [JS] Fr. Lazarus has “plans”</w:t>
      </w:r>
    </w:p>
  </w:footnote>
  <w:footnote w:id="189">
    <w:p w14:paraId="13FB143C" w14:textId="0A8A9BB8" w:rsidR="00350773" w:rsidRDefault="00350773" w:rsidP="00831460">
      <w:pPr>
        <w:pStyle w:val="footnote"/>
      </w:pPr>
      <w:r>
        <w:rPr>
          <w:rStyle w:val="FootnoteReference"/>
        </w:rPr>
        <w:footnoteRef/>
      </w:r>
      <w:r>
        <w:t xml:space="preserve"> [JS] or “fashioned”</w:t>
      </w:r>
    </w:p>
  </w:footnote>
  <w:footnote w:id="190">
    <w:p w14:paraId="1CA3C8B8" w14:textId="7384D6BF" w:rsidR="00350773" w:rsidRDefault="00350773" w:rsidP="00366380">
      <w:pPr>
        <w:pStyle w:val="footnote"/>
      </w:pPr>
      <w:r>
        <w:rPr>
          <w:rStyle w:val="FootnoteReference"/>
        </w:rPr>
        <w:footnoteRef/>
      </w:r>
      <w:r>
        <w:t xml:space="preserve"> Fr. Athanasius has “My soul shall make her boast in the Lord”</w:t>
      </w:r>
    </w:p>
  </w:footnote>
  <w:footnote w:id="191">
    <w:p w14:paraId="50F89B8F" w14:textId="77777777" w:rsidR="00350773" w:rsidRPr="004A3E27" w:rsidRDefault="0035077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50773" w:rsidRPr="004A3E27" w:rsidRDefault="0035077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50773" w:rsidRDefault="00350773" w:rsidP="00E42174">
      <w:pPr>
        <w:pStyle w:val="footnote"/>
      </w:pPr>
      <w:r>
        <w:rPr>
          <w:rStyle w:val="FootnoteReference"/>
        </w:rPr>
        <w:footnoteRef/>
      </w:r>
      <w:r>
        <w:t xml:space="preserve"> [JS] or “contrite in heart”</w:t>
      </w:r>
    </w:p>
  </w:footnote>
  <w:footnote w:id="194">
    <w:p w14:paraId="7E58A13C" w14:textId="1AC06A85" w:rsidR="00350773" w:rsidRDefault="00350773" w:rsidP="00F803AB">
      <w:pPr>
        <w:pStyle w:val="footnote"/>
      </w:pPr>
      <w:r>
        <w:rPr>
          <w:rStyle w:val="FootnoteReference"/>
        </w:rPr>
        <w:footnoteRef/>
      </w:r>
      <w:r>
        <w:t xml:space="preserve"> [JS] Coptic has “eat their hearts”, which Fr. Athanasius renders, “regret”</w:t>
      </w:r>
    </w:p>
  </w:footnote>
  <w:footnote w:id="195">
    <w:p w14:paraId="54D93979" w14:textId="34E7EB30" w:rsidR="00350773" w:rsidRDefault="00350773" w:rsidP="00F803AB">
      <w:pPr>
        <w:pStyle w:val="footnote"/>
      </w:pPr>
      <w:r>
        <w:rPr>
          <w:rStyle w:val="FootnoteReference"/>
        </w:rPr>
        <w:footnoteRef/>
      </w:r>
      <w:r>
        <w:t xml:space="preserve"> [JS] or regret.</w:t>
      </w:r>
    </w:p>
  </w:footnote>
  <w:footnote w:id="196">
    <w:p w14:paraId="51CEFDC6" w14:textId="77777777" w:rsidR="00350773" w:rsidRPr="004A3E27" w:rsidRDefault="0035077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50773" w:rsidRDefault="00350773" w:rsidP="00442FE7">
      <w:pPr>
        <w:pStyle w:val="footnote"/>
      </w:pPr>
      <w:r>
        <w:rPr>
          <w:rStyle w:val="FootnoteReference"/>
        </w:rPr>
        <w:footnoteRef/>
      </w:r>
      <w:r>
        <w:t xml:space="preserve"> [JS] literally “and my soul with barrenness/childlessness.”</w:t>
      </w:r>
    </w:p>
  </w:footnote>
  <w:footnote w:id="198">
    <w:p w14:paraId="0CEA87F3" w14:textId="77777777" w:rsidR="00350773" w:rsidRPr="004A3E27" w:rsidRDefault="00350773" w:rsidP="00BD5BBE">
      <w:pPr>
        <w:pStyle w:val="footnote"/>
      </w:pPr>
      <w:r w:rsidRPr="004A3E27">
        <w:rPr>
          <w:rStyle w:val="FootnoteReference"/>
        </w:rPr>
        <w:footnoteRef/>
      </w:r>
      <w:r w:rsidRPr="004A3E27">
        <w:t xml:space="preserve"> John 19:1; Mt. 27:26.</w:t>
      </w:r>
    </w:p>
  </w:footnote>
  <w:footnote w:id="199">
    <w:p w14:paraId="1C6E21CA" w14:textId="4A1BFD04" w:rsidR="00350773" w:rsidRPr="004A3E27" w:rsidRDefault="0035077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50773" w:rsidRDefault="0035077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50773" w:rsidRDefault="00350773" w:rsidP="00E14083">
      <w:pPr>
        <w:pStyle w:val="footnote"/>
      </w:pPr>
      <w:r>
        <w:rPr>
          <w:rStyle w:val="FootnoteReference"/>
        </w:rPr>
        <w:footnoteRef/>
      </w:r>
      <w:r>
        <w:t xml:space="preserve"> [JS] [] found in Coptic</w:t>
      </w:r>
    </w:p>
  </w:footnote>
  <w:footnote w:id="202">
    <w:p w14:paraId="4812F1D0" w14:textId="6C4603E2" w:rsidR="00350773" w:rsidRPr="004A3E27" w:rsidRDefault="0035077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50773" w:rsidRDefault="00350773" w:rsidP="004E0429">
      <w:pPr>
        <w:pStyle w:val="footnote"/>
      </w:pPr>
      <w:r>
        <w:rPr>
          <w:rStyle w:val="FootnoteReference"/>
        </w:rPr>
        <w:footnoteRef/>
      </w:r>
      <w:r>
        <w:t xml:space="preserve"> [JS] or “Aha! Aha!” Or “Well done! Well done!”</w:t>
      </w:r>
    </w:p>
  </w:footnote>
  <w:footnote w:id="204">
    <w:p w14:paraId="55852630" w14:textId="48050399" w:rsidR="00350773" w:rsidRDefault="0035077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50773" w:rsidRDefault="00350773" w:rsidP="004E0429">
      <w:pPr>
        <w:pStyle w:val="footnote"/>
      </w:pPr>
      <w:r>
        <w:rPr>
          <w:rStyle w:val="FootnoteReference"/>
        </w:rPr>
        <w:footnoteRef/>
      </w:r>
      <w:r>
        <w:t xml:space="preserve"> [JS] Fr. Lazarus has, “towering mountains”</w:t>
      </w:r>
    </w:p>
  </w:footnote>
  <w:footnote w:id="206">
    <w:p w14:paraId="6484AC83" w14:textId="6D53CC8C" w:rsidR="00350773" w:rsidRPr="004A3E27" w:rsidRDefault="0035077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50773" w:rsidRDefault="00350773" w:rsidP="00090695">
      <w:pPr>
        <w:pStyle w:val="footnote"/>
      </w:pPr>
      <w:r>
        <w:rPr>
          <w:rStyle w:val="FootnoteReference"/>
        </w:rPr>
        <w:footnoteRef/>
      </w:r>
      <w:r>
        <w:t xml:space="preserve"> [JS] OSB has “many waters”</w:t>
      </w:r>
    </w:p>
  </w:footnote>
  <w:footnote w:id="208">
    <w:p w14:paraId="50DAFDF2" w14:textId="77777777" w:rsidR="00350773" w:rsidRPr="004A3E27" w:rsidRDefault="0035077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50773" w:rsidRPr="004A3E27" w:rsidRDefault="0035077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50773" w:rsidRPr="004A3E27" w:rsidRDefault="00350773" w:rsidP="00BD5BBE">
      <w:pPr>
        <w:pStyle w:val="footnote"/>
      </w:pPr>
      <w:r w:rsidRPr="004A3E27">
        <w:rPr>
          <w:rStyle w:val="FootnoteReference"/>
        </w:rPr>
        <w:footnoteRef/>
      </w:r>
      <w:r w:rsidRPr="004A3E27">
        <w:t xml:space="preserve"> Prov. 24:19.</w:t>
      </w:r>
    </w:p>
  </w:footnote>
  <w:footnote w:id="211">
    <w:p w14:paraId="325B4264" w14:textId="77777777" w:rsidR="00350773" w:rsidRPr="004A3E27" w:rsidRDefault="0035077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50773" w:rsidRPr="004A3E27" w:rsidRDefault="0035077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50773" w:rsidRPr="004A3E27" w:rsidRDefault="0035077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50773" w:rsidRDefault="00350773" w:rsidP="00402CB0">
      <w:pPr>
        <w:pStyle w:val="footnote"/>
      </w:pPr>
      <w:r>
        <w:rPr>
          <w:rStyle w:val="FootnoteReference"/>
        </w:rPr>
        <w:footnoteRef/>
      </w:r>
      <w:r>
        <w:t xml:space="preserve"> [JS] or “judgment”</w:t>
      </w:r>
    </w:p>
  </w:footnote>
  <w:footnote w:id="215">
    <w:p w14:paraId="0271DF81" w14:textId="5DFB25DB" w:rsidR="00350773" w:rsidRPr="004A3E27" w:rsidRDefault="0035077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50773" w:rsidRDefault="00350773" w:rsidP="00402CB0">
      <w:pPr>
        <w:pStyle w:val="footnote"/>
      </w:pPr>
      <w:r>
        <w:rPr>
          <w:rStyle w:val="FootnoteReference"/>
        </w:rPr>
        <w:footnoteRef/>
      </w:r>
      <w:r>
        <w:t xml:space="preserve"> [JS] or “fret”</w:t>
      </w:r>
    </w:p>
  </w:footnote>
  <w:footnote w:id="217">
    <w:p w14:paraId="0F35B29D" w14:textId="57DF774F" w:rsidR="00350773" w:rsidRDefault="00350773" w:rsidP="00414006">
      <w:pPr>
        <w:pStyle w:val="footnote"/>
      </w:pPr>
      <w:r>
        <w:rPr>
          <w:rStyle w:val="FootnoteReference"/>
        </w:rPr>
        <w:footnoteRef/>
      </w:r>
      <w:r>
        <w:t xml:space="preserve"> [JS] or “land”</w:t>
      </w:r>
    </w:p>
  </w:footnote>
  <w:footnote w:id="218">
    <w:p w14:paraId="65980F9C" w14:textId="79143A5A" w:rsidR="00350773" w:rsidRPr="004A3E27" w:rsidRDefault="0035077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50773" w:rsidRPr="004A3E27" w:rsidRDefault="0035077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50773" w:rsidRDefault="00350773" w:rsidP="00090695">
      <w:pPr>
        <w:pStyle w:val="footnote"/>
      </w:pPr>
      <w:r>
        <w:rPr>
          <w:rStyle w:val="FootnoteReference"/>
        </w:rPr>
        <w:footnoteRef/>
      </w:r>
      <w:r>
        <w:t xml:space="preserve"> [JS] literally, “seed”, here and throughout</w:t>
      </w:r>
    </w:p>
  </w:footnote>
  <w:footnote w:id="221">
    <w:p w14:paraId="112B59F5" w14:textId="77777777" w:rsidR="00350773" w:rsidRPr="004A3E27" w:rsidRDefault="0035077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50773" w:rsidRPr="004A3E27" w:rsidRDefault="0035077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50773" w:rsidRPr="004A3E27" w:rsidRDefault="0035077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50773" w:rsidRDefault="00350773" w:rsidP="003F50A7">
      <w:pPr>
        <w:pStyle w:val="footnote"/>
      </w:pPr>
      <w:r>
        <w:rPr>
          <w:rStyle w:val="FootnoteReference"/>
        </w:rPr>
        <w:footnoteRef/>
      </w:r>
      <w:r>
        <w:t xml:space="preserve"> [JS] literally “with a sad face”</w:t>
      </w:r>
    </w:p>
  </w:footnote>
  <w:footnote w:id="225">
    <w:p w14:paraId="18445857" w14:textId="0B799012" w:rsidR="00350773" w:rsidRDefault="00350773" w:rsidP="003F50A7">
      <w:pPr>
        <w:pStyle w:val="footnote"/>
      </w:pPr>
      <w:r>
        <w:rPr>
          <w:rStyle w:val="FootnoteReference"/>
        </w:rPr>
        <w:footnoteRef/>
      </w:r>
      <w:r>
        <w:t xml:space="preserve"> [JS] literally “loins”</w:t>
      </w:r>
    </w:p>
  </w:footnote>
  <w:footnote w:id="226">
    <w:p w14:paraId="2C58A5A6" w14:textId="65232F52" w:rsidR="00350773" w:rsidRDefault="00350773" w:rsidP="0017625A">
      <w:pPr>
        <w:pStyle w:val="footnote"/>
      </w:pPr>
      <w:r>
        <w:rPr>
          <w:rStyle w:val="FootnoteReference"/>
        </w:rPr>
        <w:footnoteRef/>
      </w:r>
      <w:r>
        <w:t xml:space="preserve"> [JS] [] from the Sixth Hour of Great and Holy Friday.</w:t>
      </w:r>
    </w:p>
  </w:footnote>
  <w:footnote w:id="227">
    <w:p w14:paraId="72DD6C76" w14:textId="7D200E30" w:rsidR="00350773" w:rsidRPr="004A3E27" w:rsidRDefault="0035077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50773" w:rsidRDefault="00350773" w:rsidP="002538F7">
      <w:pPr>
        <w:pStyle w:val="footnote"/>
      </w:pPr>
      <w:r>
        <w:rPr>
          <w:rStyle w:val="FootnoteReference"/>
        </w:rPr>
        <w:footnoteRef/>
      </w:r>
      <w:r>
        <w:t xml:space="preserve"> [JS] or “walks about like a phantom”</w:t>
      </w:r>
    </w:p>
  </w:footnote>
  <w:footnote w:id="229">
    <w:p w14:paraId="3396E2D4" w14:textId="4AC28F88" w:rsidR="00350773" w:rsidRPr="004A3E27" w:rsidRDefault="0035077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50773" w:rsidRPr="004A3E27" w:rsidRDefault="0035077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50773" w:rsidRPr="004A3E27" w:rsidRDefault="0035077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50773" w:rsidRPr="004A3E27" w:rsidRDefault="0035077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50773" w:rsidRPr="004A3E27" w:rsidRDefault="0035077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50773" w:rsidRDefault="0035077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50773" w:rsidRDefault="00350773" w:rsidP="005B3452">
      <w:pPr>
        <w:pStyle w:val="footnote"/>
      </w:pPr>
      <w:r>
        <w:rPr>
          <w:rStyle w:val="FootnoteReference"/>
        </w:rPr>
        <w:footnoteRef/>
      </w:r>
      <w:r>
        <w:t xml:space="preserve"> [JS] or “Aha! Aha!” or “Well done! Well done!”</w:t>
      </w:r>
    </w:p>
  </w:footnote>
  <w:footnote w:id="236">
    <w:p w14:paraId="37A0E454" w14:textId="77777777" w:rsidR="00350773" w:rsidRPr="004A3E27" w:rsidRDefault="00350773" w:rsidP="00BD5BBE">
      <w:pPr>
        <w:pStyle w:val="footnote"/>
      </w:pPr>
      <w:r w:rsidRPr="004A3E27">
        <w:rPr>
          <w:rStyle w:val="FootnoteReference"/>
        </w:rPr>
        <w:footnoteRef/>
      </w:r>
      <w:r w:rsidRPr="004A3E27">
        <w:t xml:space="preserve"> John 13:30.</w:t>
      </w:r>
    </w:p>
  </w:footnote>
  <w:footnote w:id="237">
    <w:p w14:paraId="32644EEC" w14:textId="77777777" w:rsidR="00350773" w:rsidRPr="004A3E27" w:rsidRDefault="0035077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50773" w:rsidRPr="004A3E27" w:rsidRDefault="0035077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50773" w:rsidRPr="004A3E27" w:rsidRDefault="0035077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50773" w:rsidRDefault="00350773" w:rsidP="008612F3">
      <w:pPr>
        <w:pStyle w:val="footnote"/>
      </w:pPr>
      <w:r>
        <w:rPr>
          <w:rStyle w:val="FootnoteReference"/>
        </w:rPr>
        <w:footnoteRef/>
      </w:r>
      <w:r>
        <w:t xml:space="preserve"> [JS] or “from age to age. So be it! So be it!”</w:t>
      </w:r>
    </w:p>
  </w:footnote>
  <w:footnote w:id="241">
    <w:p w14:paraId="2B9F5A56" w14:textId="77777777" w:rsidR="00350773" w:rsidRPr="004A3E27" w:rsidRDefault="0035077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50773" w:rsidRDefault="00350773" w:rsidP="005B3452">
      <w:pPr>
        <w:pStyle w:val="footnote"/>
      </w:pPr>
      <w:r>
        <w:rPr>
          <w:rStyle w:val="FootnoteReference"/>
        </w:rPr>
        <w:footnoteRef/>
      </w:r>
      <w:r>
        <w:t xml:space="preserve"> [JS] or “thanksgiving”, or “thankful confession with praise”</w:t>
      </w:r>
    </w:p>
  </w:footnote>
  <w:footnote w:id="243">
    <w:p w14:paraId="53A5AE10" w14:textId="0674C819" w:rsidR="00350773" w:rsidRDefault="0035077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50773" w:rsidRDefault="0035077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50773" w:rsidRDefault="0035077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50773" w:rsidRDefault="00350773" w:rsidP="00AD1AC9">
      <w:pPr>
        <w:pStyle w:val="footnote"/>
      </w:pPr>
      <w:r>
        <w:rPr>
          <w:rStyle w:val="FootnoteReference"/>
        </w:rPr>
        <w:footnoteRef/>
      </w:r>
      <w:r>
        <w:t xml:space="preserve"> [JS] Fr. Lazarus has “dwelling”</w:t>
      </w:r>
    </w:p>
  </w:footnote>
  <w:footnote w:id="247">
    <w:p w14:paraId="03275919" w14:textId="77777777" w:rsidR="00350773" w:rsidRPr="004A3E27" w:rsidRDefault="0035077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50773" w:rsidRDefault="0035077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50773" w:rsidRDefault="0035077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50773" w:rsidRPr="004A3E27" w:rsidRDefault="0035077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50773" w:rsidRDefault="00350773" w:rsidP="006C1793">
      <w:pPr>
        <w:pStyle w:val="footnote"/>
      </w:pPr>
      <w:r>
        <w:rPr>
          <w:rStyle w:val="FootnoteReference"/>
        </w:rPr>
        <w:footnoteRef/>
      </w:r>
      <w:r>
        <w:t xml:space="preserve"> [JS] or “presence”</w:t>
      </w:r>
    </w:p>
  </w:footnote>
  <w:footnote w:id="252">
    <w:p w14:paraId="14C8DE9A" w14:textId="1AF2328A" w:rsidR="00350773" w:rsidRDefault="00350773" w:rsidP="006C1793">
      <w:pPr>
        <w:pStyle w:val="footnote"/>
      </w:pPr>
      <w:r>
        <w:rPr>
          <w:rStyle w:val="FootnoteReference"/>
        </w:rPr>
        <w:footnoteRef/>
      </w:r>
      <w:r>
        <w:t xml:space="preserve"> [JS] or “boast in” or “praise”</w:t>
      </w:r>
    </w:p>
  </w:footnote>
  <w:footnote w:id="253">
    <w:p w14:paraId="66A26B87" w14:textId="54FC310A" w:rsidR="00350773" w:rsidRDefault="00350773" w:rsidP="006C1793">
      <w:pPr>
        <w:pStyle w:val="footnote"/>
      </w:pPr>
      <w:r>
        <w:rPr>
          <w:rStyle w:val="FootnoteReference"/>
        </w:rPr>
        <w:footnoteRef/>
      </w:r>
      <w:r>
        <w:t xml:space="preserve"> [JS] or “give thanks to”, or “thankfully confess Your Name with praise”</w:t>
      </w:r>
    </w:p>
  </w:footnote>
  <w:footnote w:id="254">
    <w:p w14:paraId="4F22E4CE" w14:textId="77777777" w:rsidR="00350773" w:rsidRPr="004A3E27" w:rsidRDefault="0035077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50773" w:rsidRPr="004A3E27" w:rsidRDefault="0035077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50773" w:rsidRPr="004A3E27" w:rsidRDefault="0035077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50773" w:rsidRDefault="00350773" w:rsidP="00676E6A">
      <w:pPr>
        <w:pStyle w:val="footnote"/>
      </w:pPr>
      <w:r>
        <w:rPr>
          <w:rStyle w:val="FootnoteReference"/>
        </w:rPr>
        <w:footnoteRef/>
      </w:r>
      <w:r>
        <w:t xml:space="preserve"> [JS] or “grace was poured out on Your lips”</w:t>
      </w:r>
    </w:p>
  </w:footnote>
  <w:footnote w:id="258">
    <w:p w14:paraId="0FB99B7C" w14:textId="516B1CB2" w:rsidR="00350773" w:rsidRPr="004A3E27" w:rsidRDefault="0035077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50773" w:rsidRPr="004A3E27" w:rsidRDefault="0035077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50773" w:rsidRPr="004A3E27" w:rsidRDefault="0035077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50773" w:rsidRDefault="0035077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50773" w:rsidRDefault="00350773" w:rsidP="00E10FAF">
      <w:pPr>
        <w:pStyle w:val="footnote"/>
      </w:pPr>
      <w:r>
        <w:rPr>
          <w:rStyle w:val="FootnoteReference"/>
        </w:rPr>
        <w:footnoteRef/>
      </w:r>
      <w:r>
        <w:t xml:space="preserve"> [JS] literally “do obeisance”, i.e. “bow down to”</w:t>
      </w:r>
    </w:p>
  </w:footnote>
  <w:footnote w:id="263">
    <w:p w14:paraId="66A4B8D8" w14:textId="2A1C62C8" w:rsidR="00350773" w:rsidRPr="004A3E27" w:rsidRDefault="0035077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50773" w:rsidRPr="004A3E27" w:rsidRDefault="00350773" w:rsidP="00714A98">
      <w:pPr>
        <w:pStyle w:val="footnote"/>
      </w:pPr>
      <w:r w:rsidRPr="004A3E27">
        <w:rPr>
          <w:rStyle w:val="FootnoteReference"/>
        </w:rPr>
        <w:footnoteRef/>
      </w:r>
      <w:r w:rsidRPr="004A3E27">
        <w:t xml:space="preserve"> Rev. 22:1.</w:t>
      </w:r>
    </w:p>
  </w:footnote>
  <w:footnote w:id="265">
    <w:p w14:paraId="0C57446A" w14:textId="77777777" w:rsidR="00350773" w:rsidRDefault="00350773" w:rsidP="00714A98">
      <w:pPr>
        <w:pStyle w:val="footnote"/>
      </w:pPr>
      <w:r>
        <w:rPr>
          <w:rStyle w:val="FootnoteReference"/>
        </w:rPr>
        <w:footnoteRef/>
      </w:r>
      <w:r>
        <w:t xml:space="preserve"> Fr. Lazarus has “dwelling-place”</w:t>
      </w:r>
    </w:p>
  </w:footnote>
  <w:footnote w:id="266">
    <w:p w14:paraId="77903F63" w14:textId="77777777" w:rsidR="00350773" w:rsidRDefault="00350773" w:rsidP="00714A98">
      <w:pPr>
        <w:pStyle w:val="footnote"/>
      </w:pPr>
      <w:r>
        <w:rPr>
          <w:rStyle w:val="FootnoteReference"/>
        </w:rPr>
        <w:footnoteRef/>
      </w:r>
      <w:r>
        <w:t xml:space="preserve"> [JS] the city’s</w:t>
      </w:r>
    </w:p>
  </w:footnote>
  <w:footnote w:id="267">
    <w:p w14:paraId="73DCC24E" w14:textId="7E226D89" w:rsidR="00350773" w:rsidRPr="004A3E27" w:rsidRDefault="0035077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50773" w:rsidRPr="004A3E27" w:rsidRDefault="0035077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50773" w:rsidRPr="004A3E27" w:rsidRDefault="0035077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50773" w:rsidRPr="004A3E27" w:rsidRDefault="0035077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50773" w:rsidRPr="004A3E27" w:rsidRDefault="0035077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50773" w:rsidRPr="004A3E27" w:rsidRDefault="0035077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50773" w:rsidRPr="004A3E27" w:rsidRDefault="0035077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50773" w:rsidRDefault="00350773" w:rsidP="008C19B4">
      <w:pPr>
        <w:pStyle w:val="footnote"/>
      </w:pPr>
      <w:r>
        <w:rPr>
          <w:rStyle w:val="FootnoteReference"/>
        </w:rPr>
        <w:footnoteRef/>
      </w:r>
      <w:r>
        <w:t xml:space="preserve"> [JS] or “beautifully situated”</w:t>
      </w:r>
    </w:p>
  </w:footnote>
  <w:footnote w:id="275">
    <w:p w14:paraId="5F050EEC" w14:textId="7F9EDEA1" w:rsidR="00350773" w:rsidRPr="004A3E27" w:rsidRDefault="0035077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50773" w:rsidRPr="004A3E27" w:rsidRDefault="0035077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50773" w:rsidRPr="004A3E27" w:rsidRDefault="0035077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50773" w:rsidRDefault="00350773" w:rsidP="00183599">
      <w:pPr>
        <w:pStyle w:val="footnote"/>
      </w:pPr>
      <w:r>
        <w:rPr>
          <w:rStyle w:val="FootnoteReference"/>
        </w:rPr>
        <w:footnoteRef/>
      </w:r>
      <w:r>
        <w:t xml:space="preserve"> [JS] Fr. Lazarus adds “justice and right judgment” to “righteousness”</w:t>
      </w:r>
    </w:p>
  </w:footnote>
  <w:footnote w:id="279">
    <w:p w14:paraId="7F2EAAD2" w14:textId="77777777" w:rsidR="00350773" w:rsidRPr="004A3E27" w:rsidRDefault="0035077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50773" w:rsidRPr="004A3E27" w:rsidRDefault="0035077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50773" w:rsidRDefault="00350773" w:rsidP="00183599">
      <w:pPr>
        <w:pStyle w:val="footnote"/>
      </w:pPr>
      <w:r>
        <w:rPr>
          <w:rStyle w:val="FootnoteReference"/>
        </w:rPr>
        <w:footnoteRef/>
      </w:r>
      <w:r>
        <w:t xml:space="preserve"> [JS] or “eternally”</w:t>
      </w:r>
    </w:p>
  </w:footnote>
  <w:footnote w:id="282">
    <w:p w14:paraId="398A65D2" w14:textId="3A913DFE" w:rsidR="00350773" w:rsidRDefault="0035077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50773" w:rsidRDefault="00350773" w:rsidP="00183599">
      <w:pPr>
        <w:pStyle w:val="footnote"/>
      </w:pPr>
      <w:r>
        <w:rPr>
          <w:rStyle w:val="FootnoteReference"/>
        </w:rPr>
        <w:footnoteRef/>
      </w:r>
      <w:r>
        <w:t xml:space="preserve"> [JS] or “workers of iniquity”</w:t>
      </w:r>
    </w:p>
  </w:footnote>
  <w:footnote w:id="284">
    <w:p w14:paraId="3A50B91B" w14:textId="77777777" w:rsidR="00350773" w:rsidRPr="004A3E27" w:rsidRDefault="0035077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50773" w:rsidRDefault="00350773" w:rsidP="00183599">
      <w:pPr>
        <w:pStyle w:val="footnote"/>
      </w:pPr>
      <w:r>
        <w:rPr>
          <w:rStyle w:val="FootnoteReference"/>
        </w:rPr>
        <w:footnoteRef/>
      </w:r>
      <w:r>
        <w:t xml:space="preserve"> [JS] or “ransom”</w:t>
      </w:r>
    </w:p>
  </w:footnote>
  <w:footnote w:id="286">
    <w:p w14:paraId="058ED3C9" w14:textId="6776EDA1" w:rsidR="00350773" w:rsidRDefault="00350773" w:rsidP="001B710E">
      <w:pPr>
        <w:pStyle w:val="footnote"/>
      </w:pPr>
      <w:r>
        <w:rPr>
          <w:rStyle w:val="FootnoteReference"/>
        </w:rPr>
        <w:footnoteRef/>
      </w:r>
      <w:r>
        <w:t xml:space="preserve"> [JS] or tabernacles.</w:t>
      </w:r>
    </w:p>
  </w:footnote>
  <w:footnote w:id="287">
    <w:p w14:paraId="329608F2" w14:textId="7CC39845" w:rsidR="00350773" w:rsidRDefault="0035077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50773" w:rsidRDefault="00350773" w:rsidP="005E4259">
      <w:pPr>
        <w:pStyle w:val="footnote"/>
      </w:pPr>
      <w:r>
        <w:rPr>
          <w:rStyle w:val="FootnoteReference"/>
        </w:rPr>
        <w:footnoteRef/>
      </w:r>
      <w:r>
        <w:t xml:space="preserve"> [JS] or “I will not find fault with your sacrifices”</w:t>
      </w:r>
    </w:p>
  </w:footnote>
  <w:footnote w:id="289">
    <w:p w14:paraId="45DA152E" w14:textId="77777777" w:rsidR="00350773" w:rsidRPr="004A3E27" w:rsidRDefault="0035077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50773" w:rsidRDefault="00350773" w:rsidP="007E0330">
      <w:pPr>
        <w:pStyle w:val="footnote"/>
      </w:pPr>
      <w:r>
        <w:rPr>
          <w:rStyle w:val="FootnoteReference"/>
        </w:rPr>
        <w:footnoteRef/>
      </w:r>
      <w:r>
        <w:t xml:space="preserve"> [JS] [] found in Coptic</w:t>
      </w:r>
    </w:p>
  </w:footnote>
  <w:footnote w:id="291">
    <w:p w14:paraId="5A6B4D6B" w14:textId="65293C06" w:rsidR="00350773" w:rsidRPr="004A3E27" w:rsidRDefault="0035077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50773" w:rsidRDefault="00350773" w:rsidP="007E0330">
      <w:pPr>
        <w:pStyle w:val="footnote"/>
      </w:pPr>
      <w:r>
        <w:rPr>
          <w:rStyle w:val="FootnoteReference"/>
        </w:rPr>
        <w:footnoteRef/>
      </w:r>
      <w:r>
        <w:t xml:space="preserve"> [JS] “showed me” or “made known to me”</w:t>
      </w:r>
    </w:p>
  </w:footnote>
  <w:footnote w:id="293">
    <w:p w14:paraId="6185D531" w14:textId="77777777" w:rsidR="00350773" w:rsidRPr="004A3E27" w:rsidRDefault="0035077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50773" w:rsidRDefault="00350773" w:rsidP="007E0330">
      <w:pPr>
        <w:pStyle w:val="footnote"/>
      </w:pPr>
      <w:r>
        <w:rPr>
          <w:rStyle w:val="FootnoteReference"/>
        </w:rPr>
        <w:footnoteRef/>
      </w:r>
      <w:r>
        <w:t xml:space="preserve"> [JS] literally “face”.</w:t>
      </w:r>
    </w:p>
  </w:footnote>
  <w:footnote w:id="295">
    <w:p w14:paraId="1F9FC60F" w14:textId="3E919970" w:rsidR="00350773" w:rsidRDefault="00350773" w:rsidP="005E4259">
      <w:pPr>
        <w:pStyle w:val="footnote"/>
      </w:pPr>
      <w:r>
        <w:rPr>
          <w:rStyle w:val="FootnoteReference"/>
        </w:rPr>
        <w:footnoteRef/>
      </w:r>
      <w:r>
        <w:t xml:space="preserve"> [JS] or “blood-guiltiness”</w:t>
      </w:r>
    </w:p>
  </w:footnote>
  <w:footnote w:id="296">
    <w:p w14:paraId="202128F8" w14:textId="4DFF74D6" w:rsidR="00350773" w:rsidRDefault="00350773" w:rsidP="00284568">
      <w:pPr>
        <w:pStyle w:val="footnote"/>
      </w:pPr>
      <w:r>
        <w:rPr>
          <w:rStyle w:val="FootnoteReference"/>
        </w:rPr>
        <w:footnoteRef/>
      </w:r>
      <w:r>
        <w:t xml:space="preserve"> [JS] or “gives thanks to,” or “thankfully confess You with praise”</w:t>
      </w:r>
    </w:p>
  </w:footnote>
  <w:footnote w:id="297">
    <w:p w14:paraId="6650920A" w14:textId="4D441CB0" w:rsidR="00350773" w:rsidRPr="004A3E27" w:rsidRDefault="0035077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50773" w:rsidRPr="004A3E27" w:rsidRDefault="0035077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50773" w:rsidRDefault="00350773" w:rsidP="00284568">
      <w:pPr>
        <w:pStyle w:val="footnote"/>
      </w:pPr>
      <w:r>
        <w:rPr>
          <w:rStyle w:val="FootnoteReference"/>
        </w:rPr>
        <w:footnoteRef/>
      </w:r>
      <w:r>
        <w:t xml:space="preserve"> [JS] or “give thanks to You,” or “thankfully confess You with praise”</w:t>
      </w:r>
    </w:p>
  </w:footnote>
  <w:footnote w:id="300">
    <w:p w14:paraId="51837483" w14:textId="77777777" w:rsidR="00350773" w:rsidRPr="004A3E27" w:rsidRDefault="0035077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50773" w:rsidRPr="004A3E27" w:rsidRDefault="00350773" w:rsidP="00BD5BBE">
      <w:pPr>
        <w:pStyle w:val="footnote"/>
      </w:pPr>
      <w:r w:rsidRPr="004A3E27">
        <w:rPr>
          <w:rStyle w:val="FootnoteReference"/>
        </w:rPr>
        <w:footnoteRef/>
      </w:r>
      <w:r w:rsidRPr="004A3E27">
        <w:t xml:space="preserve"> Lk. 10:18; 2 Thess. 1:6.</w:t>
      </w:r>
    </w:p>
  </w:footnote>
  <w:footnote w:id="302">
    <w:p w14:paraId="649547A2" w14:textId="77777777" w:rsidR="00350773" w:rsidRPr="004A3E27" w:rsidRDefault="0035077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50773" w:rsidRDefault="00350773" w:rsidP="00125EB7">
      <w:pPr>
        <w:pStyle w:val="footnote"/>
      </w:pPr>
      <w:r>
        <w:rPr>
          <w:rStyle w:val="FootnoteReference"/>
        </w:rPr>
        <w:footnoteRef/>
      </w:r>
      <w:r>
        <w:t xml:space="preserve"> [JS] “it” refers to the iniquity and strife.</w:t>
      </w:r>
    </w:p>
  </w:footnote>
  <w:footnote w:id="304">
    <w:p w14:paraId="4DEA0F95" w14:textId="27D8C248" w:rsidR="00350773" w:rsidRPr="004A3E27" w:rsidRDefault="0035077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50773" w:rsidRPr="004A3E27" w:rsidRDefault="0035077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50773" w:rsidRDefault="00350773" w:rsidP="00A8553A">
      <w:pPr>
        <w:pStyle w:val="footnote"/>
      </w:pPr>
      <w:r>
        <w:rPr>
          <w:rStyle w:val="FootnoteReference"/>
        </w:rPr>
        <w:footnoteRef/>
      </w:r>
      <w:r>
        <w:t xml:space="preserve"> [JS] NETS omits “not”</w:t>
      </w:r>
    </w:p>
  </w:footnote>
  <w:footnote w:id="307">
    <w:p w14:paraId="594F6979" w14:textId="77777777" w:rsidR="00350773" w:rsidRPr="004A3E27" w:rsidRDefault="0035077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50773" w:rsidRPr="004A3E27" w:rsidRDefault="0035077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50773" w:rsidRDefault="00350773" w:rsidP="003E4AFE">
      <w:pPr>
        <w:pStyle w:val="footnote"/>
      </w:pPr>
      <w:r>
        <w:rPr>
          <w:rStyle w:val="FootnoteReference"/>
        </w:rPr>
        <w:footnoteRef/>
      </w:r>
      <w:r>
        <w:t xml:space="preserve"> [JS] or “I will sing and praise,” or “I will sing and make music”</w:t>
      </w:r>
    </w:p>
  </w:footnote>
  <w:footnote w:id="310">
    <w:p w14:paraId="5EA08A63" w14:textId="7ED730C0" w:rsidR="00350773" w:rsidRDefault="0035077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50773" w:rsidRDefault="00350773" w:rsidP="005C1F97">
      <w:pPr>
        <w:pStyle w:val="footnote"/>
      </w:pPr>
      <w:r>
        <w:rPr>
          <w:rStyle w:val="FootnoteReference"/>
        </w:rPr>
        <w:footnoteRef/>
      </w:r>
      <w:r>
        <w:t xml:space="preserve"> [JS] Coptic has “Name” in place of “mercy”.</w:t>
      </w:r>
    </w:p>
  </w:footnote>
  <w:footnote w:id="312">
    <w:p w14:paraId="62A6540D" w14:textId="77777777" w:rsidR="00350773" w:rsidRPr="004A3E27" w:rsidRDefault="0035077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50773" w:rsidRDefault="00350773" w:rsidP="0080248C">
      <w:pPr>
        <w:pStyle w:val="footnote"/>
      </w:pPr>
      <w:r>
        <w:rPr>
          <w:rStyle w:val="FootnoteReference"/>
        </w:rPr>
        <w:footnoteRef/>
      </w:r>
      <w:r>
        <w:t xml:space="preserve"> [JS] or “the lawless,” or “those that do wickedness”</w:t>
      </w:r>
    </w:p>
  </w:footnote>
  <w:footnote w:id="314">
    <w:p w14:paraId="21F36685" w14:textId="77777777" w:rsidR="00350773" w:rsidRPr="004A3E27" w:rsidRDefault="00350773" w:rsidP="00BD5BBE">
      <w:pPr>
        <w:pStyle w:val="footnote"/>
      </w:pPr>
      <w:r w:rsidRPr="004A3E27">
        <w:rPr>
          <w:rStyle w:val="FootnoteReference"/>
        </w:rPr>
        <w:footnoteRef/>
      </w:r>
      <w:r w:rsidRPr="004A3E27">
        <w:t xml:space="preserve"> Mercy: love (Luke 10:37).</w:t>
      </w:r>
    </w:p>
  </w:footnote>
  <w:footnote w:id="315">
    <w:p w14:paraId="6EFF888C" w14:textId="1261A193" w:rsidR="00350773" w:rsidRPr="004A3E27" w:rsidRDefault="0035077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50773" w:rsidRPr="004A3E27" w:rsidRDefault="0035077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50773" w:rsidRPr="004A3E27" w:rsidRDefault="0035077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50773" w:rsidRPr="004A3E27" w:rsidRDefault="0035077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50773" w:rsidRDefault="0035077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50773" w:rsidRPr="004A3E27" w:rsidRDefault="0035077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50773" w:rsidRPr="004A3E27" w:rsidRDefault="0035077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50773" w:rsidRDefault="0035077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50773" w:rsidRPr="004A3E27" w:rsidRDefault="00350773" w:rsidP="009C1AC4">
      <w:pPr>
        <w:pStyle w:val="footnote"/>
      </w:pPr>
      <w:r w:rsidRPr="004A3E27">
        <w:rPr>
          <w:rStyle w:val="FootnoteReference"/>
        </w:rPr>
        <w:footnoteRef/>
      </w:r>
      <w:r w:rsidRPr="004A3E27">
        <w:t xml:space="preserve"> Job. 33:14.</w:t>
      </w:r>
    </w:p>
  </w:footnote>
  <w:footnote w:id="324">
    <w:p w14:paraId="08AF7E67" w14:textId="06320022" w:rsidR="00350773" w:rsidRDefault="0035077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50773" w:rsidRDefault="00350773" w:rsidP="004F49CE">
      <w:pPr>
        <w:pStyle w:val="footnote"/>
      </w:pPr>
      <w:r>
        <w:rPr>
          <w:rStyle w:val="FootnoteReference"/>
        </w:rPr>
        <w:footnoteRef/>
      </w:r>
      <w:r>
        <w:t xml:space="preserve"> [JS] literally, “holy place”</w:t>
      </w:r>
    </w:p>
  </w:footnote>
  <w:footnote w:id="326">
    <w:p w14:paraId="686CF1C0" w14:textId="1BBF228C" w:rsidR="00350773" w:rsidRPr="004A3E27" w:rsidRDefault="0035077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50773" w:rsidRDefault="00350773" w:rsidP="00C0729B">
      <w:pPr>
        <w:pStyle w:val="footnote"/>
      </w:pPr>
      <w:r>
        <w:rPr>
          <w:rStyle w:val="FootnoteReference"/>
        </w:rPr>
        <w:footnoteRef/>
      </w:r>
      <w:r>
        <w:t xml:space="preserve"> [JS] Fr. Athanasius’ translation from the Coptic has “shall glory”</w:t>
      </w:r>
    </w:p>
  </w:footnote>
  <w:footnote w:id="328">
    <w:p w14:paraId="33DDB994" w14:textId="5E62FF5E" w:rsidR="00350773" w:rsidRDefault="0035077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50773" w:rsidRDefault="00350773" w:rsidP="00722B95">
      <w:pPr>
        <w:pStyle w:val="footnote"/>
      </w:pPr>
      <w:r>
        <w:rPr>
          <w:rStyle w:val="FootnoteReference"/>
        </w:rPr>
        <w:footnoteRef/>
      </w:r>
      <w:r>
        <w:t xml:space="preserve"> [] Found in Fr. Athanasius’ translation from the Coptic</w:t>
      </w:r>
    </w:p>
  </w:footnote>
  <w:footnote w:id="330">
    <w:p w14:paraId="7625453A" w14:textId="042835EA" w:rsidR="00350773" w:rsidRDefault="00350773" w:rsidP="005E733D">
      <w:pPr>
        <w:pStyle w:val="footnote"/>
      </w:pPr>
      <w:r>
        <w:rPr>
          <w:rStyle w:val="FootnoteReference"/>
        </w:rPr>
        <w:footnoteRef/>
      </w:r>
      <w:r>
        <w:t xml:space="preserve"> [JS] [] found in Coptic, see Vespers of Pashons 20.</w:t>
      </w:r>
    </w:p>
  </w:footnote>
  <w:footnote w:id="331">
    <w:p w14:paraId="36833249" w14:textId="34120CF1" w:rsidR="00350773" w:rsidRPr="004A3E27" w:rsidRDefault="0035077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50773" w:rsidRPr="004A3E27" w:rsidRDefault="0035077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50773" w:rsidRDefault="00350773" w:rsidP="005438BF">
      <w:pPr>
        <w:pStyle w:val="footnote"/>
      </w:pPr>
      <w:r>
        <w:rPr>
          <w:rStyle w:val="FootnoteReference"/>
        </w:rPr>
        <w:footnoteRef/>
      </w:r>
      <w:r>
        <w:t xml:space="preserve"> [JS] lit, “filled with fatness.”</w:t>
      </w:r>
    </w:p>
  </w:footnote>
  <w:footnote w:id="334">
    <w:p w14:paraId="6F4E7A1F" w14:textId="704DC134" w:rsidR="00350773" w:rsidRPr="004A3E27" w:rsidRDefault="0035077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50773" w:rsidRPr="004A3E27" w:rsidRDefault="0035077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50773" w:rsidRPr="004A3E27" w:rsidRDefault="0035077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50773" w:rsidRPr="004A3E27" w:rsidRDefault="0035077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50773" w:rsidRDefault="00350773" w:rsidP="000E01D1">
      <w:pPr>
        <w:pStyle w:val="footnote"/>
      </w:pPr>
      <w:r>
        <w:rPr>
          <w:rStyle w:val="FootnoteReference"/>
        </w:rPr>
        <w:footnoteRef/>
      </w:r>
      <w:r>
        <w:t xml:space="preserve"> [JS], “do obeisance”, i.e. prostrate, not just an attitude, but an act</w:t>
      </w:r>
    </w:p>
  </w:footnote>
  <w:footnote w:id="339">
    <w:p w14:paraId="1B791EBC" w14:textId="77777777" w:rsidR="00350773" w:rsidRPr="004A3E27" w:rsidRDefault="0035077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50773" w:rsidRPr="004A3E27" w:rsidRDefault="0035077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50773" w:rsidRDefault="00350773" w:rsidP="000E01D1">
      <w:pPr>
        <w:pStyle w:val="footnote"/>
      </w:pPr>
      <w:r>
        <w:rPr>
          <w:rStyle w:val="FootnoteReference"/>
        </w:rPr>
        <w:footnoteRef/>
      </w:r>
      <w:r>
        <w:t xml:space="preserve"> [JS] Fr. Lazarus has, “for”</w:t>
      </w:r>
    </w:p>
  </w:footnote>
  <w:footnote w:id="342">
    <w:p w14:paraId="693C7006" w14:textId="4BAA4AB8" w:rsidR="00350773" w:rsidRPr="004A3E27" w:rsidRDefault="0035077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50773" w:rsidRPr="004A3E27" w:rsidRDefault="0035077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50773" w:rsidRPr="004A3E27" w:rsidRDefault="0035077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50773" w:rsidRPr="004A3E27" w:rsidRDefault="0035077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50773" w:rsidRDefault="00350773" w:rsidP="00F81502">
      <w:pPr>
        <w:pStyle w:val="footnote"/>
      </w:pPr>
      <w:r>
        <w:rPr>
          <w:rStyle w:val="FootnoteReference"/>
        </w:rPr>
        <w:footnoteRef/>
      </w:r>
      <w:r>
        <w:t xml:space="preserve"> [JS] or “give thanks to You” or “thankfully confess You with praise”</w:t>
      </w:r>
    </w:p>
  </w:footnote>
  <w:footnote w:id="347">
    <w:p w14:paraId="29F3A7DD" w14:textId="66A81F41" w:rsidR="00350773" w:rsidRDefault="0035077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50773" w:rsidRPr="004A3E27" w:rsidRDefault="0035077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50773" w:rsidRPr="004A3E27" w:rsidRDefault="0035077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50773" w:rsidRPr="004A3E27" w:rsidRDefault="0035077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50773" w:rsidRDefault="00350773" w:rsidP="00A66BCD">
      <w:pPr>
        <w:pStyle w:val="footnote"/>
      </w:pPr>
      <w:r>
        <w:rPr>
          <w:rStyle w:val="FootnoteReference"/>
        </w:rPr>
        <w:footnoteRef/>
      </w:r>
      <w:r>
        <w:t xml:space="preserve"> [JS] literally, “before the face of”</w:t>
      </w:r>
    </w:p>
  </w:footnote>
  <w:footnote w:id="352">
    <w:p w14:paraId="576015E9" w14:textId="7C434A30" w:rsidR="00350773" w:rsidRPr="004A3E27" w:rsidRDefault="0035077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50773" w:rsidRDefault="00350773" w:rsidP="003863C1">
      <w:pPr>
        <w:pStyle w:val="footnote"/>
      </w:pPr>
      <w:r>
        <w:rPr>
          <w:rStyle w:val="FootnoteReference"/>
        </w:rPr>
        <w:footnoteRef/>
      </w:r>
      <w:r>
        <w:t xml:space="preserve"> [JS] literally “hosts”</w:t>
      </w:r>
    </w:p>
  </w:footnote>
  <w:footnote w:id="354">
    <w:p w14:paraId="65E1E4C5" w14:textId="144C5288" w:rsidR="00350773" w:rsidRDefault="0035077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50773" w:rsidRPr="004A3E27" w:rsidRDefault="0035077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50773" w:rsidRDefault="00350773" w:rsidP="0080282E">
      <w:pPr>
        <w:pStyle w:val="footnote"/>
      </w:pPr>
      <w:r>
        <w:rPr>
          <w:rStyle w:val="FootnoteReference"/>
        </w:rPr>
        <w:footnoteRef/>
      </w:r>
      <w:r>
        <w:t xml:space="preserve"> [JS] literally, “ten-thousand fold”</w:t>
      </w:r>
    </w:p>
  </w:footnote>
  <w:footnote w:id="357">
    <w:p w14:paraId="1238C848" w14:textId="7921E5DF" w:rsidR="00350773" w:rsidRDefault="0035077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50773" w:rsidRPr="004A3E27" w:rsidRDefault="0035077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50773" w:rsidRDefault="0035077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50773" w:rsidRDefault="00350773" w:rsidP="00AC3180">
      <w:pPr>
        <w:pStyle w:val="footnote"/>
      </w:pPr>
      <w:r>
        <w:rPr>
          <w:rStyle w:val="FootnoteReference"/>
        </w:rPr>
        <w:footnoteRef/>
      </w:r>
      <w:r>
        <w:t xml:space="preserve"> [JS] “assemblies” or “congregations”</w:t>
      </w:r>
    </w:p>
  </w:footnote>
  <w:footnote w:id="361">
    <w:p w14:paraId="1069FF00" w14:textId="77777777" w:rsidR="00350773" w:rsidRPr="004A3E27" w:rsidRDefault="0035077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50773" w:rsidRDefault="0035077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50773" w:rsidRPr="004A3E27" w:rsidRDefault="0035077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50773" w:rsidRDefault="00350773" w:rsidP="00B045F9">
      <w:pPr>
        <w:pStyle w:val="footnote"/>
      </w:pPr>
      <w:r>
        <w:rPr>
          <w:rStyle w:val="FootnoteReference"/>
        </w:rPr>
        <w:footnoteRef/>
      </w:r>
      <w:r>
        <w:t xml:space="preserve"> [JS] Coptic has “mire of death”. See the Ninth Hour of Great Friday.</w:t>
      </w:r>
    </w:p>
  </w:footnote>
  <w:footnote w:id="365">
    <w:p w14:paraId="3876A4B9" w14:textId="77777777" w:rsidR="00350773" w:rsidRPr="004A3E27" w:rsidRDefault="0035077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50773" w:rsidRPr="004A3E27" w:rsidRDefault="0035077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50773" w:rsidRPr="004A3E27" w:rsidRDefault="00350773" w:rsidP="00BD5BBE">
      <w:pPr>
        <w:pStyle w:val="footnote"/>
      </w:pPr>
      <w:r w:rsidRPr="004A3E27">
        <w:rPr>
          <w:rStyle w:val="FootnoteReference"/>
        </w:rPr>
        <w:footnoteRef/>
      </w:r>
      <w:r w:rsidRPr="004A3E27">
        <w:t xml:space="preserve"> Mk. 15:29; Jn. 2:17; Rom. 15:3.</w:t>
      </w:r>
    </w:p>
  </w:footnote>
  <w:footnote w:id="368">
    <w:p w14:paraId="252B5848" w14:textId="77777777" w:rsidR="00350773" w:rsidRPr="004A3E27" w:rsidRDefault="00350773" w:rsidP="00BD5BBE">
      <w:pPr>
        <w:pStyle w:val="footnote"/>
      </w:pPr>
      <w:r w:rsidRPr="004A3E27">
        <w:rPr>
          <w:rStyle w:val="FootnoteReference"/>
        </w:rPr>
        <w:footnoteRef/>
      </w:r>
      <w:r w:rsidRPr="004A3E27">
        <w:t xml:space="preserve"> The elders and chief priests.</w:t>
      </w:r>
    </w:p>
  </w:footnote>
  <w:footnote w:id="369">
    <w:p w14:paraId="0AE68D03" w14:textId="77777777" w:rsidR="00350773" w:rsidRPr="004A3E27" w:rsidRDefault="0035077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50773" w:rsidRDefault="0035077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50773" w:rsidRPr="004A3E27" w:rsidRDefault="00350773" w:rsidP="00BD5BBE">
      <w:pPr>
        <w:pStyle w:val="footnote"/>
      </w:pPr>
      <w:r w:rsidRPr="004A3E27">
        <w:rPr>
          <w:rStyle w:val="FootnoteReference"/>
        </w:rPr>
        <w:footnoteRef/>
      </w:r>
      <w:r w:rsidRPr="004A3E27">
        <w:t xml:space="preserve"> Mt. 16:21; Mk. 8:31.</w:t>
      </w:r>
    </w:p>
  </w:footnote>
  <w:footnote w:id="372">
    <w:p w14:paraId="5D4E90F4" w14:textId="77777777" w:rsidR="00350773" w:rsidRPr="004A3E27" w:rsidRDefault="00350773" w:rsidP="00BD5BBE">
      <w:pPr>
        <w:pStyle w:val="footnote"/>
      </w:pPr>
      <w:r w:rsidRPr="004A3E27">
        <w:rPr>
          <w:rStyle w:val="FootnoteReference"/>
        </w:rPr>
        <w:footnoteRef/>
      </w:r>
      <w:r w:rsidRPr="004A3E27">
        <w:t xml:space="preserve"> Mt. 27:34.</w:t>
      </w:r>
    </w:p>
  </w:footnote>
  <w:footnote w:id="373">
    <w:p w14:paraId="2A1BD707" w14:textId="2E0A380E" w:rsidR="00350773" w:rsidRPr="004A3E27" w:rsidRDefault="0035077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50773" w:rsidRPr="004A3E27" w:rsidRDefault="0035077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50773" w:rsidRDefault="0035077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50773" w:rsidRPr="004A3E27" w:rsidRDefault="0035077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50773" w:rsidRDefault="0035077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50773" w:rsidRPr="004A3E27" w:rsidRDefault="0035077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50773" w:rsidRPr="004A3E27" w:rsidRDefault="0035077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50773" w:rsidRDefault="00350773" w:rsidP="00C614C7">
      <w:pPr>
        <w:pStyle w:val="footnote"/>
      </w:pPr>
      <w:r>
        <w:rPr>
          <w:rStyle w:val="FootnoteReference"/>
        </w:rPr>
        <w:footnoteRef/>
      </w:r>
      <w:r>
        <w:t xml:space="preserve"> [JS] literally, “arm”.</w:t>
      </w:r>
    </w:p>
  </w:footnote>
  <w:footnote w:id="381">
    <w:p w14:paraId="523E76EA" w14:textId="77777777" w:rsidR="00350773" w:rsidRPr="004A3E27" w:rsidRDefault="00350773" w:rsidP="00C614C7">
      <w:pPr>
        <w:pStyle w:val="footnote"/>
      </w:pPr>
      <w:r w:rsidRPr="004A3E27">
        <w:rPr>
          <w:rStyle w:val="FootnoteReference"/>
        </w:rPr>
        <w:footnoteRef/>
      </w:r>
      <w:r w:rsidRPr="004A3E27">
        <w:t xml:space="preserve"> Ephes. 3:10; 4:8.</w:t>
      </w:r>
    </w:p>
  </w:footnote>
  <w:footnote w:id="382">
    <w:p w14:paraId="65732174" w14:textId="7AFAEA7C" w:rsidR="00350773" w:rsidRDefault="0035077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50773" w:rsidRPr="004A3E27" w:rsidRDefault="0035077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50773" w:rsidRPr="004A3E27" w:rsidRDefault="0035077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50773" w:rsidRDefault="00350773" w:rsidP="00733705">
      <w:pPr>
        <w:pStyle w:val="footnote"/>
      </w:pPr>
      <w:r>
        <w:rPr>
          <w:rStyle w:val="FootnoteReference"/>
        </w:rPr>
        <w:footnoteRef/>
      </w:r>
      <w:r>
        <w:t xml:space="preserve"> [JS] literally “He will judge the poor of the people.”</w:t>
      </w:r>
    </w:p>
  </w:footnote>
  <w:footnote w:id="386">
    <w:p w14:paraId="4ADD947E" w14:textId="3381547D" w:rsidR="00350773" w:rsidRPr="004A3E27" w:rsidRDefault="0035077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50773" w:rsidRPr="004A3E27" w:rsidRDefault="00350773" w:rsidP="00BD5BBE">
      <w:pPr>
        <w:pStyle w:val="footnote"/>
      </w:pPr>
      <w:r w:rsidRPr="004A3E27">
        <w:rPr>
          <w:rStyle w:val="FootnoteReference"/>
        </w:rPr>
        <w:footnoteRef/>
      </w:r>
      <w:r w:rsidRPr="004A3E27">
        <w:t xml:space="preserve"> Rivers: Tigris and Euphrates.</w:t>
      </w:r>
    </w:p>
  </w:footnote>
  <w:footnote w:id="388">
    <w:p w14:paraId="7811A007" w14:textId="64EFDFFD" w:rsidR="00350773" w:rsidRPr="004A3E27" w:rsidRDefault="0035077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50773" w:rsidRDefault="0035077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50773" w:rsidRPr="004A3E27" w:rsidRDefault="0035077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50773" w:rsidRPr="004A3E27" w:rsidRDefault="0035077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50773" w:rsidRDefault="00350773" w:rsidP="004B572C">
      <w:pPr>
        <w:pStyle w:val="footnote"/>
      </w:pPr>
      <w:r>
        <w:rPr>
          <w:rStyle w:val="FootnoteReference"/>
        </w:rPr>
        <w:footnoteRef/>
      </w:r>
      <w:r>
        <w:t xml:space="preserve"> [JS] Fr. Athanasius has, “all nations shall glorify Him.</w:t>
      </w:r>
    </w:p>
  </w:footnote>
  <w:footnote w:id="393">
    <w:p w14:paraId="135F0D5A" w14:textId="315C03B7" w:rsidR="00350773" w:rsidRDefault="00350773" w:rsidP="0003418A">
      <w:pPr>
        <w:pStyle w:val="footnote"/>
      </w:pPr>
      <w:r>
        <w:rPr>
          <w:rStyle w:val="FootnoteReference"/>
        </w:rPr>
        <w:footnoteRef/>
      </w:r>
      <w:r>
        <w:t xml:space="preserve"> [JS] found in Copitc. See the First Hour of Monday of Holy Week.</w:t>
      </w:r>
    </w:p>
  </w:footnote>
  <w:footnote w:id="394">
    <w:p w14:paraId="550199CE" w14:textId="322C0FE5" w:rsidR="00350773" w:rsidRDefault="00350773" w:rsidP="005B5466">
      <w:pPr>
        <w:pStyle w:val="footnote"/>
      </w:pPr>
      <w:r>
        <w:rPr>
          <w:rStyle w:val="FootnoteReference"/>
        </w:rPr>
        <w:footnoteRef/>
      </w:r>
      <w:r>
        <w:t xml:space="preserve"> [JS] or, “So be it! So be it!”</w:t>
      </w:r>
    </w:p>
  </w:footnote>
  <w:footnote w:id="395">
    <w:p w14:paraId="2E2191B6" w14:textId="77777777" w:rsidR="00350773" w:rsidRPr="004A3E27" w:rsidRDefault="0035077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50773" w:rsidRPr="004A3E27" w:rsidRDefault="0035077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50773" w:rsidRPr="004A3E27" w:rsidRDefault="00350773" w:rsidP="00BD5BBE">
      <w:pPr>
        <w:pStyle w:val="footnote"/>
      </w:pPr>
      <w:r w:rsidRPr="004A3E27">
        <w:tab/>
        <w:t>For them there are no pains;</w:t>
      </w:r>
    </w:p>
    <w:p w14:paraId="15E57D33" w14:textId="77777777" w:rsidR="00350773" w:rsidRPr="004A3E27" w:rsidRDefault="00350773" w:rsidP="00BD5BBE">
      <w:pPr>
        <w:pStyle w:val="footnote"/>
      </w:pPr>
      <w:r w:rsidRPr="004A3E27">
        <w:tab/>
        <w:t>fit and strong are their bodies.</w:t>
      </w:r>
    </w:p>
  </w:footnote>
  <w:footnote w:id="397">
    <w:p w14:paraId="2000D9CE" w14:textId="77777777" w:rsidR="00350773" w:rsidRPr="004A3E27" w:rsidRDefault="0035077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50773" w:rsidRPr="004A3E27" w:rsidRDefault="0035077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50773" w:rsidRPr="004A3E27" w:rsidRDefault="0035077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50773" w:rsidRPr="004A3E27" w:rsidRDefault="0035077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50773" w:rsidRPr="004A3E27" w:rsidRDefault="0035077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50773" w:rsidRPr="004A3E27" w:rsidRDefault="0035077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50773" w:rsidRPr="004A3E27" w:rsidRDefault="0035077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50773" w:rsidRDefault="0035077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50773" w:rsidRDefault="00350773" w:rsidP="004B0577">
      <w:pPr>
        <w:pStyle w:val="footnote"/>
      </w:pPr>
      <w:r>
        <w:rPr>
          <w:rStyle w:val="FootnoteReference"/>
        </w:rPr>
        <w:footnoteRef/>
      </w:r>
      <w:r>
        <w:t xml:space="preserve"> [JS] or emblems.</w:t>
      </w:r>
    </w:p>
  </w:footnote>
  <w:footnote w:id="406">
    <w:p w14:paraId="48E0BAD1" w14:textId="77777777" w:rsidR="00350773" w:rsidRPr="004A3E27" w:rsidRDefault="0035077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50773" w:rsidRPr="004A3E27" w:rsidRDefault="0035077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50773" w:rsidRPr="004A3E27" w:rsidRDefault="0035077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50773" w:rsidRPr="005B2E82" w:rsidRDefault="0035077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50773" w:rsidRDefault="00350773" w:rsidP="00E269C1">
      <w:pPr>
        <w:pStyle w:val="footnote"/>
      </w:pPr>
      <w:r>
        <w:rPr>
          <w:rStyle w:val="FootnoteReference"/>
        </w:rPr>
        <w:footnoteRef/>
      </w:r>
      <w:r>
        <w:t xml:space="preserve"> [JS] or “give thanks to You” or “thankfully confess you with praise”</w:t>
      </w:r>
    </w:p>
  </w:footnote>
  <w:footnote w:id="411">
    <w:p w14:paraId="13B7F9F8" w14:textId="32B2D2FD" w:rsidR="00350773" w:rsidRDefault="0035077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50773" w:rsidRDefault="00350773" w:rsidP="00220BA1">
      <w:pPr>
        <w:pStyle w:val="footnote"/>
      </w:pPr>
      <w:r>
        <w:rPr>
          <w:rStyle w:val="FootnoteReference"/>
        </w:rPr>
        <w:footnoteRef/>
      </w:r>
      <w:r>
        <w:t xml:space="preserve"> [JS] literally “horn”, here and below.</w:t>
      </w:r>
    </w:p>
  </w:footnote>
  <w:footnote w:id="413">
    <w:p w14:paraId="43EF022B" w14:textId="270DF778" w:rsidR="00350773" w:rsidRPr="004A3E27" w:rsidRDefault="0035077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50773" w:rsidRPr="004A3E27" w:rsidRDefault="0035077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50773" w:rsidRPr="004A3E27" w:rsidRDefault="0035077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50773" w:rsidRPr="004A3E27" w:rsidRDefault="0035077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50773" w:rsidRPr="004A3E27" w:rsidRDefault="0035077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50773" w:rsidRDefault="0035077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50773" w:rsidRDefault="00350773" w:rsidP="0077116C">
      <w:pPr>
        <w:pStyle w:val="footnote"/>
      </w:pPr>
      <w:r>
        <w:rPr>
          <w:rStyle w:val="FootnoteReference"/>
        </w:rPr>
        <w:footnoteRef/>
      </w:r>
      <w:r>
        <w:t xml:space="preserve"> [JS] literally, “their voice”</w:t>
      </w:r>
    </w:p>
  </w:footnote>
  <w:footnote w:id="420">
    <w:p w14:paraId="691BE305" w14:textId="638D6FB9" w:rsidR="00350773" w:rsidRDefault="00350773" w:rsidP="0077116C">
      <w:pPr>
        <w:pStyle w:val="footnote"/>
      </w:pPr>
      <w:r>
        <w:rPr>
          <w:rStyle w:val="FootnoteReference"/>
        </w:rPr>
        <w:footnoteRef/>
      </w:r>
      <w:r>
        <w:t xml:space="preserve"> [JS] literally, “arrows”</w:t>
      </w:r>
    </w:p>
  </w:footnote>
  <w:footnote w:id="421">
    <w:p w14:paraId="02B0A65D" w14:textId="5AC6E269" w:rsidR="00350773" w:rsidRDefault="00350773" w:rsidP="0077116C">
      <w:pPr>
        <w:pStyle w:val="footnote"/>
      </w:pPr>
      <w:r>
        <w:rPr>
          <w:rStyle w:val="FootnoteReference"/>
        </w:rPr>
        <w:footnoteRef/>
      </w:r>
      <w:r>
        <w:t xml:space="preserve"> [JS] literally, “voice”</w:t>
      </w:r>
    </w:p>
  </w:footnote>
  <w:footnote w:id="422">
    <w:p w14:paraId="23F3A799" w14:textId="20EBC598" w:rsidR="00350773" w:rsidRDefault="0035077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50773" w:rsidRDefault="0035077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50773" w:rsidRDefault="00350773" w:rsidP="00BD5BBE">
      <w:pPr>
        <w:pStyle w:val="footnote"/>
      </w:pPr>
      <w:r>
        <w:tab/>
        <w:t>‘I will speak My mind in parables,</w:t>
      </w:r>
    </w:p>
    <w:p w14:paraId="04636509" w14:textId="5081AB06" w:rsidR="00350773" w:rsidRDefault="00350773" w:rsidP="00BD5BBE">
      <w:pPr>
        <w:pStyle w:val="footnote"/>
      </w:pPr>
      <w:r>
        <w:tab/>
        <w:t>divulge secrets hidden since creation’ (cf. Rev. 3:14).</w:t>
      </w:r>
    </w:p>
  </w:footnote>
  <w:footnote w:id="424">
    <w:p w14:paraId="7427B3ED" w14:textId="77777777" w:rsidR="00350773" w:rsidRDefault="0035077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50773" w:rsidRDefault="00350773" w:rsidP="00BD5BBE">
      <w:pPr>
        <w:pStyle w:val="footnote"/>
      </w:pPr>
      <w:r>
        <w:rPr>
          <w:rStyle w:val="FootnoteReference"/>
        </w:rPr>
        <w:footnoteRef/>
      </w:r>
      <w:r>
        <w:t xml:space="preserve"> Ephraim = Israel (cf. Hos. 7; Num. 14; 1 Sam. 4).</w:t>
      </w:r>
    </w:p>
  </w:footnote>
  <w:footnote w:id="426">
    <w:p w14:paraId="0E4A044E" w14:textId="4F6EBBCE" w:rsidR="00350773" w:rsidRDefault="00350773" w:rsidP="008A536F">
      <w:pPr>
        <w:pStyle w:val="footnote"/>
      </w:pPr>
      <w:r>
        <w:rPr>
          <w:rStyle w:val="FootnoteReference"/>
        </w:rPr>
        <w:footnoteRef/>
      </w:r>
      <w:r>
        <w:t xml:space="preserve"> [JS] literally, “a waterless land”</w:t>
      </w:r>
    </w:p>
  </w:footnote>
  <w:footnote w:id="427">
    <w:p w14:paraId="3B847EA8" w14:textId="49A093A4" w:rsidR="00350773" w:rsidRDefault="0035077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50773" w:rsidRDefault="00350773" w:rsidP="00BD5BBE">
      <w:pPr>
        <w:pStyle w:val="footnote"/>
      </w:pPr>
      <w:r>
        <w:rPr>
          <w:rStyle w:val="FootnoteReference"/>
        </w:rPr>
        <w:footnoteRef/>
      </w:r>
      <w:r>
        <w:t xml:space="preserve"> He deferred giving them the promised food and the Promised Land.</w:t>
      </w:r>
    </w:p>
  </w:footnote>
  <w:footnote w:id="429">
    <w:p w14:paraId="0FFCC018" w14:textId="5FB43138" w:rsidR="00350773" w:rsidRDefault="0035077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50773" w:rsidRDefault="00350773" w:rsidP="00287CDE">
      <w:pPr>
        <w:pStyle w:val="footnote"/>
      </w:pPr>
      <w:r>
        <w:rPr>
          <w:rStyle w:val="FootnoteReference"/>
        </w:rPr>
        <w:footnoteRef/>
      </w:r>
      <w:r>
        <w:t xml:space="preserve"> [JS] Fr. Lazarus has “recovered from wine”</w:t>
      </w:r>
    </w:p>
  </w:footnote>
  <w:footnote w:id="431">
    <w:p w14:paraId="4F93FDA3" w14:textId="658833C3" w:rsidR="00350773" w:rsidRDefault="0035077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50773" w:rsidRDefault="0035077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50773" w:rsidRDefault="00350773" w:rsidP="00BD5BBE">
      <w:pPr>
        <w:pStyle w:val="footnote"/>
      </w:pPr>
      <w:r>
        <w:rPr>
          <w:rStyle w:val="FootnoteReference"/>
        </w:rPr>
        <w:footnoteRef/>
      </w:r>
      <w:r>
        <w:t xml:space="preserve"> John 15.</w:t>
      </w:r>
    </w:p>
  </w:footnote>
  <w:footnote w:id="434">
    <w:p w14:paraId="211D4309" w14:textId="77777777" w:rsidR="00350773" w:rsidRDefault="00350773" w:rsidP="00BD5BBE">
      <w:pPr>
        <w:pStyle w:val="footnote"/>
      </w:pPr>
      <w:r>
        <w:rPr>
          <w:rStyle w:val="FootnoteReference"/>
        </w:rPr>
        <w:footnoteRef/>
      </w:r>
      <w:r>
        <w:t xml:space="preserve"> Joseph = Israel (Gen. 40:23; 48:15; Amos 6:6).</w:t>
      </w:r>
    </w:p>
  </w:footnote>
  <w:footnote w:id="435">
    <w:p w14:paraId="7AA1750E" w14:textId="77777777" w:rsidR="00350773" w:rsidRDefault="00350773" w:rsidP="00BD5BBE">
      <w:pPr>
        <w:pStyle w:val="footnote"/>
      </w:pPr>
      <w:r>
        <w:rPr>
          <w:rStyle w:val="FootnoteReference"/>
        </w:rPr>
        <w:footnoteRef/>
      </w:r>
      <w:r>
        <w:t xml:space="preserve"> 2 Sam. 6:2 (LXX).</w:t>
      </w:r>
    </w:p>
  </w:footnote>
  <w:footnote w:id="436">
    <w:p w14:paraId="4A2B3530" w14:textId="5B5CF4B9" w:rsidR="00350773" w:rsidRDefault="00350773" w:rsidP="006B0A9B">
      <w:pPr>
        <w:pStyle w:val="footnote"/>
      </w:pPr>
      <w:r>
        <w:rPr>
          <w:rStyle w:val="FootnoteReference"/>
        </w:rPr>
        <w:footnoteRef/>
      </w:r>
      <w:r>
        <w:t xml:space="preserve"> [JS] or “appear” or “reveal Yourself”</w:t>
      </w:r>
    </w:p>
  </w:footnote>
  <w:footnote w:id="437">
    <w:p w14:paraId="502F316B" w14:textId="0CF056C9" w:rsidR="00350773" w:rsidRDefault="00350773" w:rsidP="00542B9B">
      <w:pPr>
        <w:pStyle w:val="footnote"/>
      </w:pPr>
      <w:r>
        <w:rPr>
          <w:rStyle w:val="FootnoteReference"/>
        </w:rPr>
        <w:footnoteRef/>
      </w:r>
      <w:r>
        <w:t xml:space="preserve"> [JS] or “reveal Your face”.</w:t>
      </w:r>
    </w:p>
  </w:footnote>
  <w:footnote w:id="438">
    <w:p w14:paraId="7E586EB7" w14:textId="12BBDF20" w:rsidR="00350773" w:rsidRDefault="0035077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50773" w:rsidRDefault="0035077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50773" w:rsidRDefault="00350773" w:rsidP="00BD5BBE">
      <w:pPr>
        <w:pStyle w:val="footnote"/>
      </w:pPr>
      <w:r>
        <w:rPr>
          <w:rStyle w:val="FootnoteReference"/>
        </w:rPr>
        <w:footnoteRef/>
      </w:r>
      <w:r>
        <w:t xml:space="preserve"> ‘What tongue? The voice of God’ (St Athanasius).</w:t>
      </w:r>
    </w:p>
  </w:footnote>
  <w:footnote w:id="441">
    <w:p w14:paraId="33FBC19B" w14:textId="77777777" w:rsidR="00350773" w:rsidRDefault="00350773" w:rsidP="00BD5BBE">
      <w:pPr>
        <w:pStyle w:val="footnote"/>
      </w:pPr>
      <w:r>
        <w:rPr>
          <w:rStyle w:val="FootnoteReference"/>
        </w:rPr>
        <w:footnoteRef/>
      </w:r>
      <w:r>
        <w:t xml:space="preserve"> Exodus 9:23; 19:16.</w:t>
      </w:r>
    </w:p>
  </w:footnote>
  <w:footnote w:id="442">
    <w:p w14:paraId="5C3F1B44" w14:textId="608ECC60" w:rsidR="00350773" w:rsidRDefault="0035077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50773" w:rsidRDefault="0035077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50773" w:rsidRDefault="00350773" w:rsidP="00BD5BBE">
      <w:pPr>
        <w:pStyle w:val="footnote"/>
      </w:pPr>
      <w:r>
        <w:rPr>
          <w:rStyle w:val="FootnoteReference"/>
        </w:rPr>
        <w:footnoteRef/>
      </w:r>
      <w:r>
        <w:t xml:space="preserve"> </w:t>
      </w:r>
      <w:r>
        <w:rPr>
          <w:i/>
        </w:rPr>
        <w:t>See the previous footnote</w:t>
      </w:r>
      <w:r>
        <w:t>.</w:t>
      </w:r>
    </w:p>
  </w:footnote>
  <w:footnote w:id="445">
    <w:p w14:paraId="09156637" w14:textId="44D0701B" w:rsidR="00350773" w:rsidRDefault="00350773" w:rsidP="00BD5BBE">
      <w:pPr>
        <w:pStyle w:val="footnote"/>
      </w:pPr>
      <w:r>
        <w:rPr>
          <w:rStyle w:val="FootnoteReference"/>
        </w:rPr>
        <w:footnoteRef/>
      </w:r>
      <w:r>
        <w:t xml:space="preserve"> Cf. Isaiah 36:6; 2 Chron. 32:8; 1 Tim. 6:17; Ps. 74:4; Gal. 2:9; 1 Sam. 2:8.</w:t>
      </w:r>
    </w:p>
  </w:footnote>
  <w:footnote w:id="446">
    <w:p w14:paraId="14FEF0D9" w14:textId="77777777" w:rsidR="00350773" w:rsidRDefault="00350773" w:rsidP="00BD5BBE">
      <w:pPr>
        <w:pStyle w:val="footnote"/>
      </w:pPr>
      <w:r>
        <w:rPr>
          <w:rStyle w:val="FootnoteReference"/>
        </w:rPr>
        <w:footnoteRef/>
      </w:r>
      <w:r>
        <w:t xml:space="preserve"> John 10:34-36.</w:t>
      </w:r>
    </w:p>
  </w:footnote>
  <w:footnote w:id="447">
    <w:p w14:paraId="136A7666" w14:textId="77777777" w:rsidR="00350773" w:rsidRDefault="00350773" w:rsidP="00BD5BBE">
      <w:pPr>
        <w:pStyle w:val="footnote"/>
      </w:pPr>
      <w:r>
        <w:rPr>
          <w:rStyle w:val="FootnoteReference"/>
        </w:rPr>
        <w:footnoteRef/>
      </w:r>
      <w:r>
        <w:t xml:space="preserve"> This prayer is already answered (John 3:18; 9:39; 12:31; Acts 17:31).</w:t>
      </w:r>
    </w:p>
  </w:footnote>
  <w:footnote w:id="448">
    <w:p w14:paraId="764CD80E" w14:textId="77777777" w:rsidR="00350773" w:rsidRDefault="0035077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50773" w:rsidRDefault="00350773" w:rsidP="00BD5BBE">
      <w:pPr>
        <w:pStyle w:val="footnote"/>
      </w:pPr>
      <w:r>
        <w:rPr>
          <w:rStyle w:val="FootnoteReference"/>
        </w:rPr>
        <w:footnoteRef/>
      </w:r>
      <w:r>
        <w:t xml:space="preserve"> Man has made a mess of the earth (Gen. 3; Isaiah 24:4-6 etc.)</w:t>
      </w:r>
    </w:p>
  </w:footnote>
  <w:footnote w:id="450">
    <w:p w14:paraId="65885EA4" w14:textId="7CFB9AA8" w:rsidR="00350773" w:rsidRDefault="00350773" w:rsidP="00C7094F">
      <w:pPr>
        <w:pStyle w:val="footnote"/>
      </w:pPr>
      <w:r>
        <w:rPr>
          <w:rStyle w:val="FootnoteReference"/>
        </w:rPr>
        <w:footnoteRef/>
      </w:r>
      <w:r>
        <w:t xml:space="preserve"> [JS] or “anointed”</w:t>
      </w:r>
    </w:p>
  </w:footnote>
  <w:footnote w:id="451">
    <w:p w14:paraId="71E6E356" w14:textId="3B6C4C62" w:rsidR="00350773" w:rsidRDefault="00350773" w:rsidP="00BD5BBE">
      <w:pPr>
        <w:pStyle w:val="footnote"/>
      </w:pPr>
      <w:r>
        <w:rPr>
          <w:rStyle w:val="FootnoteReference"/>
        </w:rPr>
        <w:footnoteRef/>
      </w:r>
      <w:r>
        <w:t xml:space="preserve"> Cf. Lk. 13:25; Mk. 4:11; Col. 4:5; Rev. 22:15.</w:t>
      </w:r>
    </w:p>
  </w:footnote>
  <w:footnote w:id="452">
    <w:p w14:paraId="39C94F4B" w14:textId="0B87A78E" w:rsidR="00350773" w:rsidRDefault="00350773" w:rsidP="006B0A9B">
      <w:pPr>
        <w:pStyle w:val="footnote"/>
      </w:pPr>
      <w:r>
        <w:rPr>
          <w:rStyle w:val="FootnoteReference"/>
        </w:rPr>
        <w:footnoteRef/>
      </w:r>
      <w:r>
        <w:t xml:space="preserve"> [JS] or “transgressions”</w:t>
      </w:r>
    </w:p>
  </w:footnote>
  <w:footnote w:id="453">
    <w:p w14:paraId="41AC4983" w14:textId="77777777" w:rsidR="00350773" w:rsidRDefault="0035077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50773" w:rsidRDefault="00350773" w:rsidP="009745F6">
      <w:pPr>
        <w:pStyle w:val="footnote"/>
      </w:pPr>
      <w:r>
        <w:rPr>
          <w:rStyle w:val="FootnoteReference"/>
        </w:rPr>
        <w:footnoteRef/>
      </w:r>
      <w:r>
        <w:t xml:space="preserve"> [JS] Fr. Lazarus has, “convert us”</w:t>
      </w:r>
    </w:p>
  </w:footnote>
  <w:footnote w:id="455">
    <w:p w14:paraId="5359A239" w14:textId="2D06041F" w:rsidR="00350773" w:rsidRDefault="00350773" w:rsidP="009745F6">
      <w:pPr>
        <w:pStyle w:val="footnote"/>
      </w:pPr>
      <w:r>
        <w:rPr>
          <w:rStyle w:val="FootnoteReference"/>
        </w:rPr>
        <w:footnoteRef/>
      </w:r>
      <w:r>
        <w:t xml:space="preserve"> [JS] or “sprouted”</w:t>
      </w:r>
    </w:p>
  </w:footnote>
  <w:footnote w:id="456">
    <w:p w14:paraId="098CF664" w14:textId="4B2C526D" w:rsidR="00350773" w:rsidRDefault="00350773" w:rsidP="00BD5BBE">
      <w:pPr>
        <w:pStyle w:val="footnote"/>
      </w:pPr>
      <w:r>
        <w:rPr>
          <w:rStyle w:val="FootnoteReference"/>
        </w:rPr>
        <w:footnoteRef/>
      </w:r>
      <w:r>
        <w:t xml:space="preserve"> holy: cf. 1 Cor. 3:16,17; 6:15-19; Heb. 3:1; 12:10; 1 Pet. 1:15,16; 2 Pet. 1-4.</w:t>
      </w:r>
    </w:p>
  </w:footnote>
  <w:footnote w:id="457">
    <w:p w14:paraId="7FD51EF5" w14:textId="77777777" w:rsidR="00350773" w:rsidRDefault="0035077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50773" w:rsidRDefault="00350773" w:rsidP="00751701">
      <w:pPr>
        <w:pStyle w:val="footnote"/>
      </w:pPr>
      <w:r>
        <w:rPr>
          <w:rStyle w:val="FootnoteReference"/>
        </w:rPr>
        <w:footnoteRef/>
      </w:r>
      <w:r>
        <w:t xml:space="preserve"> [JS] literally, “voice”</w:t>
      </w:r>
    </w:p>
  </w:footnote>
  <w:footnote w:id="459">
    <w:p w14:paraId="3DAD2C70" w14:textId="080A36FD" w:rsidR="00350773" w:rsidRDefault="00350773" w:rsidP="00C32C04">
      <w:pPr>
        <w:pStyle w:val="footnote"/>
      </w:pPr>
      <w:r>
        <w:rPr>
          <w:rStyle w:val="FootnoteReference"/>
        </w:rPr>
        <w:footnoteRef/>
      </w:r>
      <w:r>
        <w:t xml:space="preserve"> [JS] Literally, “do obeisance”, i.e. physically bow down</w:t>
      </w:r>
    </w:p>
  </w:footnote>
  <w:footnote w:id="460">
    <w:p w14:paraId="2E11ABE5" w14:textId="77777777" w:rsidR="00350773" w:rsidRDefault="00350773" w:rsidP="00BD5BBE">
      <w:pPr>
        <w:pStyle w:val="footnote"/>
      </w:pPr>
      <w:r>
        <w:rPr>
          <w:rStyle w:val="FootnoteReference"/>
        </w:rPr>
        <w:footnoteRef/>
      </w:r>
      <w:r>
        <w:t xml:space="preserve"> ‘The song of the Lamb.’ (Rev. 15:3-5; John 12:32).</w:t>
      </w:r>
    </w:p>
  </w:footnote>
  <w:footnote w:id="461">
    <w:p w14:paraId="7112E84B" w14:textId="2D3BBD84" w:rsidR="00350773" w:rsidRDefault="0035077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50773" w:rsidRDefault="00350773" w:rsidP="00C32C04">
      <w:pPr>
        <w:pStyle w:val="footnote"/>
      </w:pPr>
      <w:r>
        <w:rPr>
          <w:rStyle w:val="FootnoteReference"/>
        </w:rPr>
        <w:footnoteRef/>
      </w:r>
      <w:r>
        <w:t xml:space="preserve"> [JS] or “lawless”</w:t>
      </w:r>
    </w:p>
  </w:footnote>
  <w:footnote w:id="463">
    <w:p w14:paraId="76D459DC" w14:textId="1D5E39F2" w:rsidR="00350773" w:rsidRDefault="00350773" w:rsidP="004A5192">
      <w:pPr>
        <w:pStyle w:val="footnote"/>
      </w:pPr>
      <w:r>
        <w:rPr>
          <w:rStyle w:val="FootnoteReference"/>
        </w:rPr>
        <w:footnoteRef/>
      </w:r>
      <w:r>
        <w:t xml:space="preserve"> [JS] Or, “band”, “gathering”, or “synagogue”</w:t>
      </w:r>
    </w:p>
  </w:footnote>
  <w:footnote w:id="464">
    <w:p w14:paraId="664DD95E" w14:textId="08E445BA" w:rsidR="00350773" w:rsidRDefault="0035077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50773" w:rsidRDefault="0035077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50773" w:rsidRDefault="0035077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50773" w:rsidRDefault="00350773" w:rsidP="00ED7AD3">
      <w:pPr>
        <w:pStyle w:val="footnote"/>
      </w:pPr>
      <w:r>
        <w:rPr>
          <w:rStyle w:val="FootnoteReference"/>
        </w:rPr>
        <w:footnoteRef/>
      </w:r>
      <w:r>
        <w:t xml:space="preserve"> [JS] or “Mother Zion will say,”</w:t>
      </w:r>
    </w:p>
  </w:footnote>
  <w:footnote w:id="468">
    <w:p w14:paraId="2178F99A" w14:textId="083F0AD6" w:rsidR="00350773" w:rsidRDefault="00350773" w:rsidP="00ED7AD3">
      <w:pPr>
        <w:pStyle w:val="footnote"/>
      </w:pPr>
      <w:r>
        <w:rPr>
          <w:rStyle w:val="FootnoteReference"/>
        </w:rPr>
        <w:footnoteRef/>
      </w:r>
      <w:r>
        <w:t xml:space="preserve"> [JS] Coptic has, “that a man and a man dwelt in her”</w:t>
      </w:r>
    </w:p>
  </w:footnote>
  <w:footnote w:id="469">
    <w:p w14:paraId="00496924" w14:textId="19753A18" w:rsidR="00350773" w:rsidRDefault="00350773" w:rsidP="00641372">
      <w:pPr>
        <w:pStyle w:val="footnote"/>
      </w:pPr>
      <w:r>
        <w:rPr>
          <w:rStyle w:val="FootnoteReference"/>
        </w:rPr>
        <w:footnoteRef/>
      </w:r>
      <w:r>
        <w:t xml:space="preserve"> [JS] Coptic has, “established her forever”</w:t>
      </w:r>
    </w:p>
  </w:footnote>
  <w:footnote w:id="470">
    <w:p w14:paraId="02B9876C" w14:textId="07273293" w:rsidR="00350773" w:rsidRDefault="0035077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50773" w:rsidRDefault="00350773" w:rsidP="004E2A9B">
      <w:pPr>
        <w:pStyle w:val="footnote"/>
      </w:pPr>
      <w:r>
        <w:rPr>
          <w:rStyle w:val="FootnoteReference"/>
        </w:rPr>
        <w:footnoteRef/>
      </w:r>
      <w:r>
        <w:t xml:space="preserve"> [JS] or, “corpses”</w:t>
      </w:r>
    </w:p>
  </w:footnote>
  <w:footnote w:id="472">
    <w:p w14:paraId="228CEE3D" w14:textId="77777777" w:rsidR="00350773" w:rsidRDefault="0035077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50773" w:rsidRDefault="00350773" w:rsidP="004E2A9B">
      <w:pPr>
        <w:pStyle w:val="footnote"/>
      </w:pPr>
      <w:r>
        <w:rPr>
          <w:rStyle w:val="FootnoteReference"/>
        </w:rPr>
        <w:footnoteRef/>
      </w:r>
      <w:r>
        <w:t xml:space="preserve"> [JS] or “billows”</w:t>
      </w:r>
    </w:p>
  </w:footnote>
  <w:footnote w:id="474">
    <w:p w14:paraId="5ACFD856" w14:textId="14632015" w:rsidR="00350773" w:rsidRDefault="00350773" w:rsidP="00FF46D1">
      <w:pPr>
        <w:pStyle w:val="footnote"/>
      </w:pPr>
      <w:r>
        <w:rPr>
          <w:rStyle w:val="FootnoteReference"/>
        </w:rPr>
        <w:footnoteRef/>
      </w:r>
      <w:r>
        <w:t xml:space="preserve"> [JS] “they” refers to “the dead”, not to “physicians”</w:t>
      </w:r>
    </w:p>
  </w:footnote>
  <w:footnote w:id="475">
    <w:p w14:paraId="0E2F399B" w14:textId="26144FDB" w:rsidR="00350773" w:rsidRDefault="0035077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50773" w:rsidRDefault="0035077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50773" w:rsidRDefault="0035077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50773" w:rsidRDefault="0035077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50773" w:rsidRDefault="0035077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50773" w:rsidRDefault="00350773" w:rsidP="006D6CF8">
      <w:pPr>
        <w:pStyle w:val="footnote"/>
      </w:pPr>
      <w:r>
        <w:rPr>
          <w:rStyle w:val="FootnoteReference"/>
        </w:rPr>
        <w:footnoteRef/>
      </w:r>
      <w:r>
        <w:t xml:space="preserve"> [JS] Fr. Lazarus has, “for an eternal reign”</w:t>
      </w:r>
    </w:p>
  </w:footnote>
  <w:footnote w:id="481">
    <w:p w14:paraId="71813680" w14:textId="7D3BCF59" w:rsidR="00350773" w:rsidRDefault="00350773" w:rsidP="006D6CF8">
      <w:pPr>
        <w:pStyle w:val="footnote"/>
      </w:pPr>
      <w:r>
        <w:rPr>
          <w:rStyle w:val="FootnoteReference"/>
        </w:rPr>
        <w:footnoteRef/>
      </w:r>
      <w:r>
        <w:t xml:space="preserve"> [JS] Fr. Lazarus has, “for all generations.”</w:t>
      </w:r>
    </w:p>
  </w:footnote>
  <w:footnote w:id="482">
    <w:p w14:paraId="3E8CA221" w14:textId="7ED1052D" w:rsidR="00350773" w:rsidRDefault="0035077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50773" w:rsidRDefault="00350773" w:rsidP="006D6CF8">
      <w:pPr>
        <w:pStyle w:val="footnote"/>
      </w:pPr>
      <w:r>
        <w:rPr>
          <w:rStyle w:val="FootnoteReference"/>
        </w:rPr>
        <w:footnoteRef/>
      </w:r>
      <w:r>
        <w:t xml:space="preserve"> [JS] literally, “an assembly of holy ones”</w:t>
      </w:r>
    </w:p>
  </w:footnote>
  <w:footnote w:id="484">
    <w:p w14:paraId="2A65B69B" w14:textId="51CE4DFD" w:rsidR="00350773" w:rsidRDefault="0035077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50773" w:rsidRDefault="00350773" w:rsidP="00CC373E">
      <w:pPr>
        <w:pStyle w:val="footnote"/>
      </w:pPr>
      <w:r>
        <w:rPr>
          <w:rStyle w:val="FootnoteReference"/>
        </w:rPr>
        <w:footnoteRef/>
      </w:r>
      <w:r>
        <w:t xml:space="preserve"> [JS] OSB inserts “wind” here.</w:t>
      </w:r>
    </w:p>
  </w:footnote>
  <w:footnote w:id="486">
    <w:p w14:paraId="179D7A74" w14:textId="04A38D47" w:rsidR="00350773" w:rsidRDefault="0035077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50773" w:rsidRDefault="00350773" w:rsidP="001626CD">
      <w:pPr>
        <w:pStyle w:val="footnote"/>
      </w:pPr>
      <w:r>
        <w:rPr>
          <w:rStyle w:val="FootnoteReference"/>
        </w:rPr>
        <w:footnoteRef/>
      </w:r>
      <w:r>
        <w:t xml:space="preserve"> [JS] Fr. Lazarus has, “will pave the way for Your presence”</w:t>
      </w:r>
    </w:p>
  </w:footnote>
  <w:footnote w:id="488">
    <w:p w14:paraId="6DF491B9" w14:textId="2435757B" w:rsidR="00350773" w:rsidRDefault="00350773" w:rsidP="001626CD">
      <w:pPr>
        <w:pStyle w:val="footnote"/>
      </w:pPr>
      <w:r>
        <w:rPr>
          <w:rStyle w:val="FootnoteReference"/>
        </w:rPr>
        <w:footnoteRef/>
      </w:r>
      <w:r>
        <w:t xml:space="preserve"> [JS] or “face”</w:t>
      </w:r>
    </w:p>
  </w:footnote>
  <w:footnote w:id="489">
    <w:p w14:paraId="1815409B" w14:textId="50184218" w:rsidR="00350773" w:rsidRDefault="00350773" w:rsidP="00B5373A">
      <w:pPr>
        <w:pStyle w:val="footnote"/>
      </w:pPr>
      <w:r>
        <w:rPr>
          <w:rStyle w:val="FootnoteReference"/>
        </w:rPr>
        <w:footnoteRef/>
      </w:r>
      <w:r>
        <w:t xml:space="preserve"> [JS] Fr. Lazrus has “we are raised to power”</w:t>
      </w:r>
    </w:p>
  </w:footnote>
  <w:footnote w:id="490">
    <w:p w14:paraId="0F6F70D6" w14:textId="1994D705" w:rsidR="00350773" w:rsidRDefault="00350773" w:rsidP="00BD5BBE">
      <w:pPr>
        <w:pStyle w:val="footnote"/>
      </w:pPr>
      <w:r>
        <w:rPr>
          <w:rStyle w:val="FootnoteReference"/>
        </w:rPr>
        <w:footnoteRef/>
      </w:r>
      <w:r>
        <w:t xml:space="preserve"> Cf. 2 Samuel 7:4-17; 1 Chron. 17:3-14.</w:t>
      </w:r>
    </w:p>
  </w:footnote>
  <w:footnote w:id="491">
    <w:p w14:paraId="4FF1211C" w14:textId="57A861DB" w:rsidR="00350773" w:rsidRDefault="00350773" w:rsidP="00962B09">
      <w:pPr>
        <w:pStyle w:val="footnote"/>
      </w:pPr>
      <w:r>
        <w:rPr>
          <w:rStyle w:val="FootnoteReference"/>
        </w:rPr>
        <w:footnoteRef/>
      </w:r>
      <w:r>
        <w:t xml:space="preserve"> [JS] or “lawlessness,” or “transgression</w:t>
      </w:r>
    </w:p>
  </w:footnote>
  <w:footnote w:id="492">
    <w:p w14:paraId="192FE4A3" w14:textId="102CEBCC" w:rsidR="00350773" w:rsidRDefault="00350773" w:rsidP="00D72FDC">
      <w:pPr>
        <w:pStyle w:val="footnote"/>
      </w:pPr>
      <w:r>
        <w:rPr>
          <w:rStyle w:val="FootnoteReference"/>
        </w:rPr>
        <w:footnoteRef/>
      </w:r>
      <w:r>
        <w:t xml:space="preserve"> [JS] Coptic has “faithfulness”. See Matins of Mesori 3</w:t>
      </w:r>
    </w:p>
  </w:footnote>
  <w:footnote w:id="493">
    <w:p w14:paraId="5008AA97" w14:textId="7C635360" w:rsidR="00350773" w:rsidRDefault="00350773" w:rsidP="00B5373A">
      <w:pPr>
        <w:pStyle w:val="footnote"/>
      </w:pPr>
      <w:r>
        <w:rPr>
          <w:rStyle w:val="FootnoteReference"/>
        </w:rPr>
        <w:footnoteRef/>
      </w:r>
      <w:r>
        <w:t xml:space="preserve"> [JS] literally, “his horn will be exalted”</w:t>
      </w:r>
    </w:p>
  </w:footnote>
  <w:footnote w:id="494">
    <w:p w14:paraId="2D768480" w14:textId="725D7BB3" w:rsidR="00350773" w:rsidRDefault="00350773" w:rsidP="00B5373A">
      <w:pPr>
        <w:pStyle w:val="footnote"/>
      </w:pPr>
      <w:r>
        <w:rPr>
          <w:rStyle w:val="FootnoteReference"/>
        </w:rPr>
        <w:footnoteRef/>
      </w:r>
      <w:r>
        <w:t xml:space="preserve"> [JS] Fr. Lazarus has, “I will extend his power over the sea”</w:t>
      </w:r>
    </w:p>
  </w:footnote>
  <w:footnote w:id="495">
    <w:p w14:paraId="41487A2A" w14:textId="014FBA23" w:rsidR="00350773" w:rsidRDefault="0035077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50773" w:rsidRDefault="00350773" w:rsidP="00962B09">
      <w:pPr>
        <w:pStyle w:val="footnote"/>
      </w:pPr>
      <w:r>
        <w:rPr>
          <w:rStyle w:val="FootnoteReference"/>
        </w:rPr>
        <w:footnoteRef/>
      </w:r>
      <w:r>
        <w:t xml:space="preserve"> [JS] Fr. Lazarus renders this, “dynasty”</w:t>
      </w:r>
    </w:p>
  </w:footnote>
  <w:footnote w:id="497">
    <w:p w14:paraId="11323AA1" w14:textId="77777777" w:rsidR="00350773" w:rsidRDefault="0035077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50773" w:rsidRDefault="00350773" w:rsidP="00B5373A">
      <w:pPr>
        <w:pStyle w:val="footnote"/>
      </w:pPr>
      <w:r>
        <w:rPr>
          <w:rStyle w:val="FootnoteReference"/>
        </w:rPr>
        <w:footnoteRef/>
      </w:r>
      <w:r>
        <w:t xml:space="preserve"> [JS] or “in my holy place”</w:t>
      </w:r>
    </w:p>
  </w:footnote>
  <w:footnote w:id="499">
    <w:p w14:paraId="4C1D0FC5" w14:textId="77777777" w:rsidR="00350773" w:rsidRDefault="00350773" w:rsidP="00C544D6">
      <w:pPr>
        <w:pStyle w:val="footnote"/>
      </w:pPr>
      <w:r>
        <w:rPr>
          <w:rStyle w:val="FootnoteReference"/>
        </w:rPr>
        <w:footnoteRef/>
      </w:r>
      <w:r>
        <w:t xml:space="preserve"> Rev. 1:5; 3:14.</w:t>
      </w:r>
    </w:p>
  </w:footnote>
  <w:footnote w:id="500">
    <w:p w14:paraId="0B7D22CC" w14:textId="391FD3DE" w:rsidR="00350773" w:rsidRDefault="00350773" w:rsidP="00B5373A">
      <w:pPr>
        <w:pStyle w:val="footnote"/>
      </w:pPr>
      <w:r>
        <w:rPr>
          <w:rStyle w:val="FootnoteReference"/>
        </w:rPr>
        <w:footnoteRef/>
      </w:r>
      <w:r>
        <w:t xml:space="preserve"> [JS] “anointed”</w:t>
      </w:r>
    </w:p>
  </w:footnote>
  <w:footnote w:id="501">
    <w:p w14:paraId="2C6B21AE" w14:textId="0FBCD630" w:rsidR="00350773" w:rsidRDefault="0035077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50773" w:rsidRDefault="00350773" w:rsidP="00B5373A">
      <w:pPr>
        <w:pStyle w:val="footnote"/>
      </w:pPr>
      <w:r>
        <w:rPr>
          <w:rStyle w:val="FootnoteReference"/>
        </w:rPr>
        <w:footnoteRef/>
      </w:r>
      <w:r>
        <w:t xml:space="preserve"> [JS] “So be it! So be it!” or “May it be! May it be!”</w:t>
      </w:r>
    </w:p>
  </w:footnote>
  <w:footnote w:id="503">
    <w:p w14:paraId="33FEA89E" w14:textId="6A510F2C" w:rsidR="00350773" w:rsidRDefault="00350773" w:rsidP="006236CC">
      <w:pPr>
        <w:pStyle w:val="footnote"/>
      </w:pPr>
      <w:r>
        <w:rPr>
          <w:rStyle w:val="FootnoteReference"/>
        </w:rPr>
        <w:footnoteRef/>
      </w:r>
      <w:r>
        <w:t xml:space="preserve"> [JS] or “expired”</w:t>
      </w:r>
    </w:p>
  </w:footnote>
  <w:footnote w:id="504">
    <w:p w14:paraId="11F2D9AD" w14:textId="77777777" w:rsidR="00350773" w:rsidRDefault="0035077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50773" w:rsidRDefault="00350773" w:rsidP="00DB082B">
      <w:pPr>
        <w:pStyle w:val="footnote"/>
      </w:pPr>
      <w:r>
        <w:rPr>
          <w:rStyle w:val="FootnoteReference"/>
        </w:rPr>
        <w:footnoteRef/>
      </w:r>
      <w:r>
        <w:t xml:space="preserve"> [JS] or “chastened”</w:t>
      </w:r>
    </w:p>
  </w:footnote>
  <w:footnote w:id="506">
    <w:p w14:paraId="2C9584E9" w14:textId="0BF57A67" w:rsidR="00350773" w:rsidRDefault="0035077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50773" w:rsidRDefault="00350773" w:rsidP="00C544D6">
      <w:pPr>
        <w:pStyle w:val="footnote"/>
      </w:pPr>
      <w:r>
        <w:rPr>
          <w:rStyle w:val="FootnoteReference"/>
        </w:rPr>
        <w:footnoteRef/>
      </w:r>
      <w:r>
        <w:t xml:space="preserve"> That is, in the Kingdom (1 Cor. 4:20).</w:t>
      </w:r>
    </w:p>
  </w:footnote>
  <w:footnote w:id="508">
    <w:p w14:paraId="6FEEFB4C" w14:textId="77777777" w:rsidR="00350773" w:rsidRDefault="0035077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50773" w:rsidRDefault="00350773" w:rsidP="00D72FDC">
      <w:pPr>
        <w:pStyle w:val="footnote"/>
      </w:pPr>
      <w:r>
        <w:rPr>
          <w:rStyle w:val="FootnoteReference"/>
        </w:rPr>
        <w:footnoteRef/>
      </w:r>
      <w:r>
        <w:t xml:space="preserve"> [JS] Coptic may mean “bruise” rather than “trample”</w:t>
      </w:r>
    </w:p>
  </w:footnote>
  <w:footnote w:id="510">
    <w:p w14:paraId="3E2B8879" w14:textId="77777777" w:rsidR="00350773" w:rsidRDefault="0035077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50773" w:rsidRDefault="0035077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50773" w:rsidRDefault="00350773" w:rsidP="00B74D74">
      <w:pPr>
        <w:pStyle w:val="footnote"/>
      </w:pPr>
      <w:r>
        <w:rPr>
          <w:rStyle w:val="FootnoteReference"/>
        </w:rPr>
        <w:footnoteRef/>
      </w:r>
      <w:r>
        <w:t xml:space="preserve"> [JS] Or “ode”</w:t>
      </w:r>
    </w:p>
  </w:footnote>
  <w:footnote w:id="513">
    <w:p w14:paraId="4C277098" w14:textId="02C8A24D" w:rsidR="00350773" w:rsidRDefault="00350773" w:rsidP="00B74D74">
      <w:pPr>
        <w:pStyle w:val="footnote"/>
      </w:pPr>
      <w:r>
        <w:rPr>
          <w:rStyle w:val="FootnoteReference"/>
        </w:rPr>
        <w:footnoteRef/>
      </w:r>
      <w:r>
        <w:t xml:space="preserve"> [JS] or “forever and ever.”</w:t>
      </w:r>
    </w:p>
  </w:footnote>
  <w:footnote w:id="514">
    <w:p w14:paraId="3BE1818B" w14:textId="556FC717" w:rsidR="00350773" w:rsidRDefault="00350773" w:rsidP="00B74D74">
      <w:pPr>
        <w:pStyle w:val="footnote"/>
      </w:pPr>
      <w:r>
        <w:rPr>
          <w:rStyle w:val="FootnoteReference"/>
        </w:rPr>
        <w:footnoteRef/>
      </w:r>
      <w:r>
        <w:t xml:space="preserve"> [JS] literally, “And my horn will be exalted like a unicorn’s”</w:t>
      </w:r>
    </w:p>
  </w:footnote>
  <w:footnote w:id="515">
    <w:p w14:paraId="0EA8E9DE" w14:textId="575E16F4" w:rsidR="00350773" w:rsidRDefault="0035077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50773" w:rsidRDefault="0035077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50773" w:rsidRDefault="00350773" w:rsidP="00325B16">
      <w:pPr>
        <w:pStyle w:val="footnote"/>
      </w:pPr>
      <w:r>
        <w:rPr>
          <w:rStyle w:val="FootnoteReference"/>
        </w:rPr>
        <w:footnoteRef/>
      </w:r>
      <w:r>
        <w:t xml:space="preserve"> [JS] literally “still increase”</w:t>
      </w:r>
    </w:p>
  </w:footnote>
  <w:footnote w:id="518">
    <w:p w14:paraId="5C5C66FF" w14:textId="1F74D241" w:rsidR="00350773" w:rsidRDefault="00350773" w:rsidP="00325B16">
      <w:pPr>
        <w:pStyle w:val="footnote"/>
      </w:pPr>
      <w:r>
        <w:rPr>
          <w:rStyle w:val="FootnoteReference"/>
        </w:rPr>
        <w:footnoteRef/>
      </w:r>
      <w:r>
        <w:t xml:space="preserve"> [JS] literally, “rich” or “prosperous”</w:t>
      </w:r>
    </w:p>
  </w:footnote>
  <w:footnote w:id="519">
    <w:p w14:paraId="78AC2D24" w14:textId="77777777" w:rsidR="00350773" w:rsidRDefault="00350773" w:rsidP="00C544D6">
      <w:pPr>
        <w:pStyle w:val="footnote"/>
      </w:pPr>
      <w:r>
        <w:rPr>
          <w:rStyle w:val="FootnoteReference"/>
        </w:rPr>
        <w:footnoteRef/>
      </w:r>
      <w:r>
        <w:t xml:space="preserve"> John 7:38.</w:t>
      </w:r>
    </w:p>
  </w:footnote>
  <w:footnote w:id="520">
    <w:p w14:paraId="65FE19C9" w14:textId="6CEBCB66" w:rsidR="00350773" w:rsidRDefault="00350773" w:rsidP="00BC5328">
      <w:pPr>
        <w:pStyle w:val="footnote"/>
      </w:pPr>
      <w:r>
        <w:rPr>
          <w:rStyle w:val="FootnoteReference"/>
        </w:rPr>
        <w:footnoteRef/>
      </w:r>
      <w:r>
        <w:t xml:space="preserve"> Coptic has “it” here, and “beauty” in place of majesty.</w:t>
      </w:r>
    </w:p>
  </w:footnote>
  <w:footnote w:id="521">
    <w:p w14:paraId="5CC1789B" w14:textId="24DCEA5C" w:rsidR="00350773" w:rsidRDefault="0035077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50773" w:rsidRDefault="00350773" w:rsidP="00350BD4">
      <w:pPr>
        <w:pStyle w:val="footnote"/>
      </w:pPr>
      <w:r>
        <w:rPr>
          <w:rStyle w:val="FootnoteReference"/>
        </w:rPr>
        <w:footnoteRef/>
      </w:r>
      <w:r>
        <w:t xml:space="preserve"> [JS] or “forever”</w:t>
      </w:r>
    </w:p>
  </w:footnote>
  <w:footnote w:id="523">
    <w:p w14:paraId="004CC793" w14:textId="74A20F1B" w:rsidR="00350773" w:rsidRDefault="0035077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50773" w:rsidRDefault="00350773" w:rsidP="0002098A">
      <w:pPr>
        <w:pStyle w:val="footnote"/>
      </w:pPr>
      <w:r>
        <w:rPr>
          <w:rStyle w:val="FootnoteReference"/>
        </w:rPr>
        <w:footnoteRef/>
      </w:r>
      <w:r>
        <w:t xml:space="preserve"> [JS] resident alien</w:t>
      </w:r>
    </w:p>
  </w:footnote>
  <w:footnote w:id="525">
    <w:p w14:paraId="1C9111DE" w14:textId="17A2009E" w:rsidR="00350773" w:rsidRDefault="00350773" w:rsidP="00C544D6">
      <w:pPr>
        <w:pStyle w:val="footnote"/>
      </w:pPr>
      <w:r>
        <w:rPr>
          <w:rStyle w:val="FootnoteReference"/>
        </w:rPr>
        <w:footnoteRef/>
      </w:r>
      <w:r>
        <w:t xml:space="preserve"> Cf. 1 Cor. 3:20, ‘The Lord knows the thoughts of the wise…’</w:t>
      </w:r>
    </w:p>
  </w:footnote>
  <w:footnote w:id="526">
    <w:p w14:paraId="63074263" w14:textId="3DCC4808" w:rsidR="00350773" w:rsidRDefault="00350773" w:rsidP="003E7D85">
      <w:pPr>
        <w:pStyle w:val="footnote"/>
      </w:pPr>
      <w:r>
        <w:rPr>
          <w:rStyle w:val="FootnoteReference"/>
        </w:rPr>
        <w:footnoteRef/>
      </w:r>
      <w:r>
        <w:t xml:space="preserve"> [JS] or “lawless,” or “the throne of iniquity”</w:t>
      </w:r>
    </w:p>
  </w:footnote>
  <w:footnote w:id="527">
    <w:p w14:paraId="31260F30" w14:textId="198F9DB4" w:rsidR="00350773" w:rsidRDefault="00350773" w:rsidP="000470D3">
      <w:pPr>
        <w:pStyle w:val="footnote"/>
      </w:pPr>
      <w:r>
        <w:rPr>
          <w:rStyle w:val="FootnoteReference"/>
        </w:rPr>
        <w:footnoteRef/>
      </w:r>
      <w:r>
        <w:t xml:space="preserve"> [JS] i.e. presence</w:t>
      </w:r>
    </w:p>
  </w:footnote>
  <w:footnote w:id="528">
    <w:p w14:paraId="3F261962" w14:textId="2EC29D9D" w:rsidR="00350773" w:rsidRDefault="0035077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50773" w:rsidRDefault="00350773" w:rsidP="000470D3">
      <w:pPr>
        <w:pStyle w:val="footnote"/>
      </w:pPr>
      <w:r>
        <w:rPr>
          <w:rStyle w:val="FootnoteReference"/>
        </w:rPr>
        <w:footnoteRef/>
      </w:r>
      <w:r>
        <w:t xml:space="preserve"> [JS] or melody</w:t>
      </w:r>
    </w:p>
  </w:footnote>
  <w:footnote w:id="530">
    <w:p w14:paraId="6606F51D" w14:textId="294AC06E" w:rsidR="00350773" w:rsidRDefault="00350773" w:rsidP="002A2713">
      <w:pPr>
        <w:pStyle w:val="footnote"/>
      </w:pPr>
      <w:r>
        <w:rPr>
          <w:rStyle w:val="FootnoteReference"/>
        </w:rPr>
        <w:footnoteRef/>
      </w:r>
      <w:r>
        <w:t xml:space="preserve"> [JS] “do obeisance”</w:t>
      </w:r>
    </w:p>
  </w:footnote>
  <w:footnote w:id="531">
    <w:p w14:paraId="23B88AAA" w14:textId="4D5A6129" w:rsidR="00350773" w:rsidRDefault="00350773" w:rsidP="002A2713">
      <w:pPr>
        <w:pStyle w:val="footnote"/>
      </w:pPr>
      <w:r>
        <w:rPr>
          <w:rStyle w:val="FootnoteReference"/>
        </w:rPr>
        <w:footnoteRef/>
      </w:r>
      <w:r>
        <w:t xml:space="preserve"> [JS] “prostrate”</w:t>
      </w:r>
    </w:p>
  </w:footnote>
  <w:footnote w:id="532">
    <w:p w14:paraId="0242B10E" w14:textId="597B77DF" w:rsidR="00350773" w:rsidRDefault="00350773" w:rsidP="002A2713">
      <w:pPr>
        <w:pStyle w:val="footnote"/>
      </w:pPr>
      <w:r>
        <w:rPr>
          <w:rStyle w:val="FootnoteReference"/>
        </w:rPr>
        <w:footnoteRef/>
      </w:r>
      <w:r>
        <w:t xml:space="preserve"> [JS] OSB has, “Rebellion,” NETS has “embittering”</w:t>
      </w:r>
    </w:p>
  </w:footnote>
  <w:footnote w:id="533">
    <w:p w14:paraId="046745B9" w14:textId="77777777" w:rsidR="00350773" w:rsidRDefault="00350773" w:rsidP="00C544D6">
      <w:pPr>
        <w:pStyle w:val="footnote"/>
      </w:pPr>
      <w:r>
        <w:rPr>
          <w:rStyle w:val="FootnoteReference"/>
        </w:rPr>
        <w:footnoteRef/>
      </w:r>
      <w:r>
        <w:t xml:space="preserve"> Ex. 17:1-7.</w:t>
      </w:r>
    </w:p>
  </w:footnote>
  <w:footnote w:id="534">
    <w:p w14:paraId="64AAAD4A" w14:textId="25E6F9F0" w:rsidR="00350773" w:rsidRDefault="00350773" w:rsidP="002A2713">
      <w:pPr>
        <w:pStyle w:val="footnote"/>
      </w:pPr>
      <w:r>
        <w:rPr>
          <w:rStyle w:val="FootnoteReference"/>
        </w:rPr>
        <w:footnoteRef/>
      </w:r>
      <w:r>
        <w:t xml:space="preserve"> [JS] or “tempted”</w:t>
      </w:r>
    </w:p>
  </w:footnote>
  <w:footnote w:id="535">
    <w:p w14:paraId="08EA846E" w14:textId="77777777" w:rsidR="00350773" w:rsidRDefault="00350773" w:rsidP="00C544D6">
      <w:pPr>
        <w:pStyle w:val="footnote"/>
      </w:pPr>
      <w:r>
        <w:rPr>
          <w:rStyle w:val="FootnoteReference"/>
        </w:rPr>
        <w:footnoteRef/>
      </w:r>
      <w:r>
        <w:t xml:space="preserve"> Num. 14:32-34.</w:t>
      </w:r>
    </w:p>
  </w:footnote>
  <w:footnote w:id="536">
    <w:p w14:paraId="27E7289C" w14:textId="49B8D2B5" w:rsidR="00350773" w:rsidRDefault="00350773" w:rsidP="00C544D6">
      <w:pPr>
        <w:pStyle w:val="footnote"/>
      </w:pPr>
      <w:r>
        <w:rPr>
          <w:rStyle w:val="FootnoteReference"/>
        </w:rPr>
        <w:footnoteRef/>
      </w:r>
      <w:r>
        <w:t xml:space="preserve"> Cf. Heb.3:7-11; 4:10.</w:t>
      </w:r>
    </w:p>
  </w:footnote>
  <w:footnote w:id="537">
    <w:p w14:paraId="6A0DA86F" w14:textId="27B2622D" w:rsidR="00350773" w:rsidRDefault="00350773" w:rsidP="00C544D6">
      <w:pPr>
        <w:pStyle w:val="footnote"/>
      </w:pPr>
      <w:r>
        <w:rPr>
          <w:rStyle w:val="FootnoteReference"/>
        </w:rPr>
        <w:footnoteRef/>
      </w:r>
      <w:r>
        <w:t xml:space="preserve"> Cf. Deut. 32:17; 1 Cor. 10:20; Psalm 105:36-38; 1 Chron. 16:26.</w:t>
      </w:r>
    </w:p>
  </w:footnote>
  <w:footnote w:id="538">
    <w:p w14:paraId="20A46088" w14:textId="101D0C08" w:rsidR="00350773" w:rsidRDefault="0035077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50773" w:rsidRDefault="00350773" w:rsidP="00363583">
      <w:pPr>
        <w:pStyle w:val="footnote"/>
      </w:pPr>
      <w:r>
        <w:rPr>
          <w:rStyle w:val="FootnoteReference"/>
        </w:rPr>
        <w:footnoteRef/>
      </w:r>
      <w:r>
        <w:t xml:space="preserve"> [JS] literally, “holy place”</w:t>
      </w:r>
    </w:p>
  </w:footnote>
  <w:footnote w:id="540">
    <w:p w14:paraId="0D26CC38" w14:textId="563291CA" w:rsidR="00350773" w:rsidRDefault="00350773" w:rsidP="00363583">
      <w:pPr>
        <w:pStyle w:val="footnote"/>
      </w:pPr>
      <w:r>
        <w:rPr>
          <w:rStyle w:val="FootnoteReference"/>
        </w:rPr>
        <w:footnoteRef/>
      </w:r>
      <w:r>
        <w:t xml:space="preserve"> [JS] or, “sacrifices”</w:t>
      </w:r>
    </w:p>
  </w:footnote>
  <w:footnote w:id="541">
    <w:p w14:paraId="3B6D0020" w14:textId="12CB55F6" w:rsidR="00350773" w:rsidRDefault="00350773" w:rsidP="00363583">
      <w:pPr>
        <w:pStyle w:val="footnote"/>
      </w:pPr>
      <w:r>
        <w:rPr>
          <w:rStyle w:val="FootnoteReference"/>
        </w:rPr>
        <w:footnoteRef/>
      </w:r>
      <w:r>
        <w:t xml:space="preserve"> [JS] “do obeisance”</w:t>
      </w:r>
    </w:p>
  </w:footnote>
  <w:footnote w:id="542">
    <w:p w14:paraId="0223F21B" w14:textId="2545193C" w:rsidR="00350773" w:rsidRDefault="0035077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50773" w:rsidRDefault="00350773" w:rsidP="00445570">
      <w:pPr>
        <w:pStyle w:val="footnote"/>
      </w:pPr>
      <w:r>
        <w:rPr>
          <w:rStyle w:val="FootnoteReference"/>
        </w:rPr>
        <w:footnoteRef/>
      </w:r>
      <w:r>
        <w:t xml:space="preserve"> [JS] literally, “set right the world”.</w:t>
      </w:r>
    </w:p>
  </w:footnote>
  <w:footnote w:id="544">
    <w:p w14:paraId="29039A45" w14:textId="77777777" w:rsidR="00350773" w:rsidRDefault="0035077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50773" w:rsidRDefault="00350773" w:rsidP="00445570">
      <w:pPr>
        <w:pStyle w:val="footnote"/>
      </w:pPr>
      <w:r>
        <w:rPr>
          <w:rStyle w:val="FootnoteReference"/>
        </w:rPr>
        <w:footnoteRef/>
      </w:r>
      <w:r>
        <w:t xml:space="preserve"> [JS] or “exult.”</w:t>
      </w:r>
    </w:p>
  </w:footnote>
  <w:footnote w:id="546">
    <w:p w14:paraId="027E6C5C" w14:textId="07849C22" w:rsidR="00350773" w:rsidRDefault="00350773" w:rsidP="00445570">
      <w:pPr>
        <w:pStyle w:val="footnote"/>
      </w:pPr>
      <w:r>
        <w:rPr>
          <w:rStyle w:val="FootnoteReference"/>
        </w:rPr>
        <w:footnoteRef/>
      </w:r>
      <w:r>
        <w:t xml:space="preserve"> [JS] i.e. “the the presence of the Lord”</w:t>
      </w:r>
    </w:p>
  </w:footnote>
  <w:footnote w:id="547">
    <w:p w14:paraId="502B0E29" w14:textId="363AF83B" w:rsidR="00350773" w:rsidRDefault="00350773" w:rsidP="00AF055B">
      <w:pPr>
        <w:pStyle w:val="footnote"/>
      </w:pPr>
      <w:r>
        <w:rPr>
          <w:rStyle w:val="FootnoteReference"/>
        </w:rPr>
        <w:footnoteRef/>
      </w:r>
      <w:r>
        <w:t xml:space="preserve"> [JS] or “keep His throne straight.”</w:t>
      </w:r>
    </w:p>
  </w:footnote>
  <w:footnote w:id="548">
    <w:p w14:paraId="0A420AC8" w14:textId="0E9B7FA2" w:rsidR="00350773" w:rsidRDefault="00350773" w:rsidP="00C544D6">
      <w:pPr>
        <w:pStyle w:val="footnote"/>
      </w:pPr>
      <w:r>
        <w:rPr>
          <w:rStyle w:val="FootnoteReference"/>
        </w:rPr>
        <w:footnoteRef/>
      </w:r>
      <w:r>
        <w:t xml:space="preserve"> Cf. Pss. 32:5b; 84:10b. Rom. 1:19-21; 2 Cor. 4:6; Jn. 1:14; 6:40; 17:22-24.</w:t>
      </w:r>
    </w:p>
  </w:footnote>
  <w:footnote w:id="549">
    <w:p w14:paraId="7B92C494" w14:textId="3893728C" w:rsidR="00350773" w:rsidRDefault="00350773" w:rsidP="00AF055B">
      <w:pPr>
        <w:pStyle w:val="footnote"/>
      </w:pPr>
      <w:r>
        <w:rPr>
          <w:rStyle w:val="FootnoteReference"/>
        </w:rPr>
        <w:footnoteRef/>
      </w:r>
      <w:r>
        <w:t xml:space="preserve"> [JS] “do obeisance to”</w:t>
      </w:r>
    </w:p>
  </w:footnote>
  <w:footnote w:id="550">
    <w:p w14:paraId="3C69AEE3" w14:textId="2FCFF9DA" w:rsidR="00350773" w:rsidRDefault="00350773" w:rsidP="00AF055B">
      <w:pPr>
        <w:pStyle w:val="footnote"/>
      </w:pPr>
      <w:r>
        <w:rPr>
          <w:rStyle w:val="FootnoteReference"/>
        </w:rPr>
        <w:footnoteRef/>
      </w:r>
      <w:r>
        <w:t xml:space="preserve"> [JS] “do obeisance to”</w:t>
      </w:r>
    </w:p>
  </w:footnote>
  <w:footnote w:id="551">
    <w:p w14:paraId="7E0327B2" w14:textId="516E0233" w:rsidR="00350773" w:rsidRDefault="00350773" w:rsidP="00AF055B">
      <w:pPr>
        <w:pStyle w:val="footnote"/>
      </w:pPr>
      <w:r>
        <w:rPr>
          <w:rStyle w:val="FootnoteReference"/>
        </w:rPr>
        <w:footnoteRef/>
      </w:r>
      <w:r>
        <w:t xml:space="preserve"> [JS] Fr. Lazarus has “lives”</w:t>
      </w:r>
    </w:p>
  </w:footnote>
  <w:footnote w:id="552">
    <w:p w14:paraId="202D3E03" w14:textId="48C7AC7B" w:rsidR="00350773" w:rsidRDefault="0035077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50773" w:rsidRDefault="0035077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50773" w:rsidRDefault="00350773" w:rsidP="00C544D6">
      <w:pPr>
        <w:pStyle w:val="footnote"/>
      </w:pPr>
      <w:r>
        <w:rPr>
          <w:rStyle w:val="FootnoteReference"/>
        </w:rPr>
        <w:footnoteRef/>
      </w:r>
      <w:r>
        <w:t xml:space="preserve"> Rev. 4:6, Ezek. 1:5-10.</w:t>
      </w:r>
    </w:p>
  </w:footnote>
  <w:footnote w:id="555">
    <w:p w14:paraId="2C987C7D" w14:textId="7DA14E0E" w:rsidR="00350773" w:rsidRDefault="0035077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50773" w:rsidRDefault="00350773" w:rsidP="006263C2">
      <w:pPr>
        <w:pStyle w:val="footnote"/>
      </w:pPr>
      <w:r>
        <w:rPr>
          <w:rStyle w:val="FootnoteReference"/>
        </w:rPr>
        <w:footnoteRef/>
      </w:r>
      <w:r>
        <w:t xml:space="preserve"> [JS] Fr. Lazarus has “laws”</w:t>
      </w:r>
    </w:p>
  </w:footnote>
  <w:footnote w:id="557">
    <w:p w14:paraId="2FC019B3" w14:textId="70AAB5D0" w:rsidR="00350773" w:rsidRDefault="00350773" w:rsidP="006263C2">
      <w:pPr>
        <w:pStyle w:val="footnote"/>
      </w:pPr>
      <w:r>
        <w:rPr>
          <w:rStyle w:val="FootnoteReference"/>
        </w:rPr>
        <w:footnoteRef/>
      </w:r>
      <w:r>
        <w:t xml:space="preserve"> [JS] “do obeisance”, commonly rendered “worship”</w:t>
      </w:r>
    </w:p>
  </w:footnote>
  <w:footnote w:id="558">
    <w:p w14:paraId="7386C0B1" w14:textId="0080D811" w:rsidR="00350773" w:rsidRDefault="00350773" w:rsidP="004A1997">
      <w:pPr>
        <w:pStyle w:val="footnote"/>
      </w:pPr>
      <w:r>
        <w:rPr>
          <w:rStyle w:val="FootnoteReference"/>
        </w:rPr>
        <w:footnoteRef/>
      </w:r>
      <w:r>
        <w:t xml:space="preserve"> [JS] Fr. Lazarus has “correcting”</w:t>
      </w:r>
    </w:p>
  </w:footnote>
  <w:footnote w:id="559">
    <w:p w14:paraId="273EA178" w14:textId="4DFF2FD9" w:rsidR="00350773" w:rsidRDefault="00350773" w:rsidP="004A1997">
      <w:pPr>
        <w:pStyle w:val="footnote"/>
      </w:pPr>
      <w:r>
        <w:rPr>
          <w:rStyle w:val="FootnoteReference"/>
        </w:rPr>
        <w:footnoteRef/>
      </w:r>
      <w:r>
        <w:t xml:space="preserve"> [JS] “do obeisance” or “fall down”</w:t>
      </w:r>
    </w:p>
  </w:footnote>
  <w:footnote w:id="560">
    <w:p w14:paraId="6E38F9F7" w14:textId="307328EF" w:rsidR="00350773" w:rsidRDefault="0035077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50773" w:rsidRDefault="00350773" w:rsidP="0016307C">
      <w:pPr>
        <w:pStyle w:val="footnote"/>
      </w:pPr>
      <w:r>
        <w:rPr>
          <w:rStyle w:val="FootnoteReference"/>
        </w:rPr>
        <w:footnoteRef/>
      </w:r>
      <w:r>
        <w:t xml:space="preserve"> [JS] or, “and not we Him”</w:t>
      </w:r>
    </w:p>
  </w:footnote>
  <w:footnote w:id="562">
    <w:p w14:paraId="14022FB6" w14:textId="4CE3B2A5" w:rsidR="00350773" w:rsidRDefault="0035077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50773" w:rsidRDefault="00350773" w:rsidP="00C050C7">
      <w:pPr>
        <w:pStyle w:val="footnote"/>
      </w:pPr>
      <w:r>
        <w:rPr>
          <w:rStyle w:val="FootnoteReference"/>
        </w:rPr>
        <w:footnoteRef/>
      </w:r>
      <w:r>
        <w:t xml:space="preserve"> [JS] or “do wrong,” or “the workers of iniquity”</w:t>
      </w:r>
    </w:p>
  </w:footnote>
  <w:footnote w:id="564">
    <w:p w14:paraId="4E28D6F6" w14:textId="75DDD646" w:rsidR="00350773" w:rsidRDefault="00350773" w:rsidP="00CD361B">
      <w:pPr>
        <w:pStyle w:val="footnote"/>
      </w:pPr>
      <w:r>
        <w:rPr>
          <w:rStyle w:val="FootnoteReference"/>
        </w:rPr>
        <w:footnoteRef/>
      </w:r>
      <w:r>
        <w:t xml:space="preserve"> [JS] or proud/haughty eyes.</w:t>
      </w:r>
    </w:p>
  </w:footnote>
  <w:footnote w:id="565">
    <w:p w14:paraId="33F848D7" w14:textId="77777777" w:rsidR="00350773" w:rsidRDefault="0035077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50773" w:rsidRDefault="0035077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50773" w:rsidRDefault="00350773" w:rsidP="00C544D6">
      <w:pPr>
        <w:pStyle w:val="footnote"/>
      </w:pPr>
      <w:r>
        <w:rPr>
          <w:rStyle w:val="FootnoteReference"/>
        </w:rPr>
        <w:footnoteRef/>
      </w:r>
      <w:r>
        <w:t xml:space="preserve"> Cf. Ps. 38:7a.</w:t>
      </w:r>
    </w:p>
  </w:footnote>
  <w:footnote w:id="568">
    <w:p w14:paraId="1B133F2B" w14:textId="56FE4EC3" w:rsidR="00350773" w:rsidRDefault="0035077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50773" w:rsidRDefault="0035077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50773" w:rsidRDefault="00350773" w:rsidP="00C544D6">
      <w:pPr>
        <w:pStyle w:val="footnote"/>
      </w:pPr>
      <w:r>
        <w:rPr>
          <w:rStyle w:val="FootnoteReference"/>
        </w:rPr>
        <w:footnoteRef/>
      </w:r>
      <w:r>
        <w:t xml:space="preserve"> ‘God is love’ (1 John 4:8,16).</w:t>
      </w:r>
    </w:p>
  </w:footnote>
  <w:footnote w:id="571">
    <w:p w14:paraId="169A7896" w14:textId="77777777" w:rsidR="00350773" w:rsidRDefault="0035077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50773" w:rsidRDefault="00350773" w:rsidP="00C544D6">
      <w:pPr>
        <w:pStyle w:val="footnote"/>
      </w:pPr>
      <w:r>
        <w:rPr>
          <w:rStyle w:val="FootnoteReference"/>
        </w:rPr>
        <w:footnoteRef/>
      </w:r>
      <w:r>
        <w:t xml:space="preserve"> Cf. Ps. 147:8.</w:t>
      </w:r>
    </w:p>
  </w:footnote>
  <w:footnote w:id="573">
    <w:p w14:paraId="10DD3F1E" w14:textId="3BA67187" w:rsidR="00350773" w:rsidRDefault="00350773" w:rsidP="00B513C1">
      <w:pPr>
        <w:pStyle w:val="footnote"/>
      </w:pPr>
      <w:r>
        <w:rPr>
          <w:rStyle w:val="FootnoteReference"/>
        </w:rPr>
        <w:footnoteRef/>
      </w:r>
      <w:r>
        <w:t xml:space="preserve"> [JS] or “long-suffering”</w:t>
      </w:r>
    </w:p>
  </w:footnote>
  <w:footnote w:id="574">
    <w:p w14:paraId="3C4F2E7D" w14:textId="704C8BBC" w:rsidR="00350773" w:rsidRDefault="00350773" w:rsidP="001566BD">
      <w:pPr>
        <w:pStyle w:val="footnote"/>
      </w:pPr>
      <w:r>
        <w:rPr>
          <w:rStyle w:val="FootnoteReference"/>
        </w:rPr>
        <w:footnoteRef/>
      </w:r>
      <w:r>
        <w:t xml:space="preserve"> [JS] or “transgressions”</w:t>
      </w:r>
    </w:p>
  </w:footnote>
  <w:footnote w:id="575">
    <w:p w14:paraId="1F5C3038" w14:textId="77777777" w:rsidR="00350773" w:rsidRDefault="0035077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50773" w:rsidRDefault="0035077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50773" w:rsidRDefault="0035077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50773" w:rsidRDefault="00350773" w:rsidP="00342E73">
      <w:pPr>
        <w:pStyle w:val="footnote"/>
      </w:pPr>
      <w:r>
        <w:rPr>
          <w:rStyle w:val="FootnoteReference"/>
        </w:rPr>
        <w:footnoteRef/>
      </w:r>
      <w:r>
        <w:t xml:space="preserve"> [JS] Fr. Lazarus has “very great”</w:t>
      </w:r>
    </w:p>
  </w:footnote>
  <w:footnote w:id="579">
    <w:p w14:paraId="4F7FE92C" w14:textId="411FA40A" w:rsidR="00350773" w:rsidRDefault="00350773" w:rsidP="00342E73">
      <w:pPr>
        <w:pStyle w:val="footnote"/>
      </w:pPr>
      <w:r>
        <w:rPr>
          <w:rStyle w:val="FootnoteReference"/>
        </w:rPr>
        <w:footnoteRef/>
      </w:r>
      <w:r>
        <w:t xml:space="preserve"> [JS] or “thanksgiving,” or “thankful confession with praise”</w:t>
      </w:r>
    </w:p>
  </w:footnote>
  <w:footnote w:id="580">
    <w:p w14:paraId="169AA0B7" w14:textId="592F3FAF" w:rsidR="00350773" w:rsidRDefault="0035077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50773" w:rsidRDefault="00350773" w:rsidP="00342E73">
      <w:pPr>
        <w:pStyle w:val="footnote"/>
      </w:pPr>
      <w:r>
        <w:rPr>
          <w:rStyle w:val="FootnoteReference"/>
        </w:rPr>
        <w:footnoteRef/>
      </w:r>
      <w:r>
        <w:t xml:space="preserve"> [JS] or “makes the clouds His chariot”</w:t>
      </w:r>
    </w:p>
  </w:footnote>
  <w:footnote w:id="582">
    <w:p w14:paraId="62DF6E81" w14:textId="51054D24" w:rsidR="00350773" w:rsidRDefault="00350773" w:rsidP="00342E73">
      <w:pPr>
        <w:pStyle w:val="footnote"/>
      </w:pPr>
      <w:r>
        <w:rPr>
          <w:rStyle w:val="FootnoteReference"/>
        </w:rPr>
        <w:footnoteRef/>
      </w:r>
      <w:r>
        <w:t xml:space="preserve"> [JS] or “messengers”</w:t>
      </w:r>
    </w:p>
  </w:footnote>
  <w:footnote w:id="583">
    <w:p w14:paraId="168D3C90" w14:textId="7FDCEE0D" w:rsidR="00350773" w:rsidRDefault="00350773" w:rsidP="00342E73">
      <w:pPr>
        <w:pStyle w:val="footnote"/>
      </w:pPr>
      <w:r>
        <w:rPr>
          <w:rStyle w:val="FootnoteReference"/>
        </w:rPr>
        <w:footnoteRef/>
      </w:r>
      <w:r>
        <w:t xml:space="preserve"> [JS] Fr. Lazarus has “servants”</w:t>
      </w:r>
    </w:p>
  </w:footnote>
  <w:footnote w:id="584">
    <w:p w14:paraId="45145696" w14:textId="77777777" w:rsidR="00350773" w:rsidRDefault="00350773" w:rsidP="00C544D6">
      <w:pPr>
        <w:pStyle w:val="footnote"/>
      </w:pPr>
      <w:r>
        <w:rPr>
          <w:rStyle w:val="FootnoteReference"/>
        </w:rPr>
        <w:footnoteRef/>
      </w:r>
      <w:r>
        <w:t xml:space="preserve"> Heb. 1:7; Ezek. 1:14; 2 Esdras 8:22.</w:t>
      </w:r>
    </w:p>
  </w:footnote>
  <w:footnote w:id="585">
    <w:p w14:paraId="0185F645" w14:textId="47FC8356" w:rsidR="00350773" w:rsidRDefault="00350773" w:rsidP="00342E73">
      <w:pPr>
        <w:pStyle w:val="footnote"/>
      </w:pPr>
      <w:r>
        <w:rPr>
          <w:rStyle w:val="FootnoteReference"/>
        </w:rPr>
        <w:footnoteRef/>
      </w:r>
      <w:r>
        <w:t xml:space="preserve"> [JS] Fr. Lazarus has “axis”</w:t>
      </w:r>
    </w:p>
  </w:footnote>
  <w:footnote w:id="586">
    <w:p w14:paraId="62442F76" w14:textId="4CE61300" w:rsidR="00350773" w:rsidRDefault="00350773" w:rsidP="00342E73">
      <w:pPr>
        <w:pStyle w:val="footnote"/>
      </w:pPr>
      <w:r>
        <w:rPr>
          <w:rStyle w:val="FootnoteReference"/>
        </w:rPr>
        <w:footnoteRef/>
      </w:r>
      <w:r>
        <w:t xml:space="preserve"> [JS] Fr. Lazarus has “wander”. NETS has “be tilted”</w:t>
      </w:r>
    </w:p>
  </w:footnote>
  <w:footnote w:id="587">
    <w:p w14:paraId="1733D904" w14:textId="3B68C5C6" w:rsidR="00350773" w:rsidRDefault="00350773" w:rsidP="006A0F54">
      <w:pPr>
        <w:pStyle w:val="footnote"/>
      </w:pPr>
      <w:r>
        <w:rPr>
          <w:rStyle w:val="FootnoteReference"/>
        </w:rPr>
        <w:footnoteRef/>
      </w:r>
      <w:r>
        <w:t xml:space="preserve"> [JS] literally, “founded”</w:t>
      </w:r>
    </w:p>
  </w:footnote>
  <w:footnote w:id="588">
    <w:p w14:paraId="2075EA79" w14:textId="5E6B474F" w:rsidR="00350773" w:rsidRDefault="00350773" w:rsidP="006A0F54">
      <w:pPr>
        <w:pStyle w:val="footnote"/>
      </w:pPr>
      <w:r>
        <w:rPr>
          <w:rStyle w:val="FootnoteReference"/>
        </w:rPr>
        <w:footnoteRef/>
      </w:r>
      <w:r>
        <w:t xml:space="preserve"> [JS] or “takes the lead among them”</w:t>
      </w:r>
    </w:p>
  </w:footnote>
  <w:footnote w:id="589">
    <w:p w14:paraId="28E7BE34" w14:textId="16676F65" w:rsidR="00350773" w:rsidRDefault="00350773" w:rsidP="001566BD">
      <w:pPr>
        <w:pStyle w:val="footnote"/>
      </w:pPr>
      <w:r>
        <w:rPr>
          <w:rStyle w:val="FootnoteReference"/>
        </w:rPr>
        <w:footnoteRef/>
      </w:r>
      <w:r>
        <w:t xml:space="preserve"> [JS] or “serpent”</w:t>
      </w:r>
    </w:p>
  </w:footnote>
  <w:footnote w:id="590">
    <w:p w14:paraId="11DE9B53" w14:textId="0A5609C6" w:rsidR="00350773" w:rsidRDefault="00350773" w:rsidP="00915FD3">
      <w:pPr>
        <w:pStyle w:val="footnote"/>
      </w:pPr>
      <w:r>
        <w:rPr>
          <w:rStyle w:val="FootnoteReference"/>
        </w:rPr>
        <w:footnoteRef/>
      </w:r>
      <w:r>
        <w:t xml:space="preserve"> [JS] or, “the universe”</w:t>
      </w:r>
    </w:p>
  </w:footnote>
  <w:footnote w:id="591">
    <w:p w14:paraId="74093DC5" w14:textId="1E09F0AA" w:rsidR="00350773" w:rsidRDefault="00350773" w:rsidP="00915FD3">
      <w:pPr>
        <w:pStyle w:val="footnote"/>
      </w:pPr>
      <w:r>
        <w:rPr>
          <w:rStyle w:val="FootnoteReference"/>
        </w:rPr>
        <w:footnoteRef/>
      </w:r>
      <w:r>
        <w:t xml:space="preserve"> [JS] or, “breath”</w:t>
      </w:r>
    </w:p>
  </w:footnote>
  <w:footnote w:id="592">
    <w:p w14:paraId="7147B16E" w14:textId="621A8A9E" w:rsidR="00350773" w:rsidRDefault="00350773" w:rsidP="001566BD">
      <w:pPr>
        <w:pStyle w:val="footnote"/>
      </w:pPr>
      <w:r>
        <w:rPr>
          <w:rStyle w:val="FootnoteReference"/>
        </w:rPr>
        <w:footnoteRef/>
      </w:r>
      <w:r>
        <w:t xml:space="preserve"> [JS] Fr. Lazarus has, “meditation”</w:t>
      </w:r>
    </w:p>
  </w:footnote>
  <w:footnote w:id="593">
    <w:p w14:paraId="384A849F" w14:textId="641C79E3" w:rsidR="00350773" w:rsidRDefault="0035077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50773" w:rsidRDefault="00350773" w:rsidP="00321F6F">
      <w:pPr>
        <w:pStyle w:val="footnote"/>
      </w:pPr>
      <w:r>
        <w:rPr>
          <w:rStyle w:val="FootnoteReference"/>
        </w:rPr>
        <w:footnoteRef/>
      </w:r>
      <w:r>
        <w:t xml:space="preserve"> [JS] or “give thanks to”. “Thankfully confess with praise”</w:t>
      </w:r>
    </w:p>
  </w:footnote>
  <w:footnote w:id="595">
    <w:p w14:paraId="01463307" w14:textId="64E551BC" w:rsidR="00350773" w:rsidRDefault="00350773" w:rsidP="00321F6F">
      <w:pPr>
        <w:pStyle w:val="footnote"/>
      </w:pPr>
      <w:r>
        <w:rPr>
          <w:rStyle w:val="FootnoteReference"/>
        </w:rPr>
        <w:footnoteRef/>
      </w:r>
      <w:r>
        <w:t xml:space="preserve"> [JS] or “make music to”</w:t>
      </w:r>
    </w:p>
  </w:footnote>
  <w:footnote w:id="596">
    <w:p w14:paraId="2B9E23B4" w14:textId="03FD2FE2" w:rsidR="00350773" w:rsidRDefault="00350773" w:rsidP="00321F6F">
      <w:pPr>
        <w:pStyle w:val="footnote"/>
      </w:pPr>
      <w:r>
        <w:rPr>
          <w:rStyle w:val="FootnoteReference"/>
        </w:rPr>
        <w:footnoteRef/>
      </w:r>
      <w:r>
        <w:t xml:space="preserve"> [JS] i.e. presence</w:t>
      </w:r>
    </w:p>
  </w:footnote>
  <w:footnote w:id="597">
    <w:p w14:paraId="2E47F8D1" w14:textId="0F7E414C" w:rsidR="00350773" w:rsidRDefault="0035077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50773" w:rsidRDefault="00350773" w:rsidP="00321F6F">
      <w:pPr>
        <w:pStyle w:val="footnote"/>
      </w:pPr>
      <w:r>
        <w:rPr>
          <w:rStyle w:val="FootnoteReference"/>
        </w:rPr>
        <w:footnoteRef/>
      </w:r>
      <w:r>
        <w:t xml:space="preserve"> [JS] literally, “seed”</w:t>
      </w:r>
    </w:p>
  </w:footnote>
  <w:footnote w:id="599">
    <w:p w14:paraId="329D8569" w14:textId="5DC45E53" w:rsidR="00350773" w:rsidRDefault="00350773" w:rsidP="00321F6F">
      <w:pPr>
        <w:pStyle w:val="footnote"/>
      </w:pPr>
      <w:r>
        <w:rPr>
          <w:rStyle w:val="FootnoteReference"/>
        </w:rPr>
        <w:footnoteRef/>
      </w:r>
      <w:r>
        <w:t xml:space="preserve"> [JS] literally, “He remembered His covenant forever”</w:t>
      </w:r>
    </w:p>
  </w:footnote>
  <w:footnote w:id="600">
    <w:p w14:paraId="6010B733" w14:textId="6B64E095" w:rsidR="00350773" w:rsidRDefault="00350773" w:rsidP="00321F6F">
      <w:pPr>
        <w:pStyle w:val="footnote"/>
      </w:pPr>
      <w:r>
        <w:rPr>
          <w:rStyle w:val="FootnoteReference"/>
        </w:rPr>
        <w:footnoteRef/>
      </w:r>
      <w:r>
        <w:t xml:space="preserve"> [JS] i.e. the covenant</w:t>
      </w:r>
    </w:p>
  </w:footnote>
  <w:footnote w:id="601">
    <w:p w14:paraId="301BA381" w14:textId="3C68C9E1" w:rsidR="00350773" w:rsidRDefault="00350773" w:rsidP="00280E2D">
      <w:pPr>
        <w:pStyle w:val="footnote"/>
      </w:pPr>
      <w:r>
        <w:rPr>
          <w:rStyle w:val="FootnoteReference"/>
        </w:rPr>
        <w:footnoteRef/>
      </w:r>
      <w:r>
        <w:t xml:space="preserve"> [JS] or foreigners, resident aliens.</w:t>
      </w:r>
    </w:p>
  </w:footnote>
  <w:footnote w:id="602">
    <w:p w14:paraId="1DCE9038" w14:textId="77777777" w:rsidR="00350773" w:rsidRDefault="0035077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50773" w:rsidRDefault="00350773" w:rsidP="00C544D6">
      <w:pPr>
        <w:pStyle w:val="footnote"/>
      </w:pPr>
      <w:r>
        <w:rPr>
          <w:rStyle w:val="FootnoteReference"/>
        </w:rPr>
        <w:footnoteRef/>
      </w:r>
      <w:r>
        <w:t xml:space="preserve"> caterpillars: larva of the locust.</w:t>
      </w:r>
    </w:p>
  </w:footnote>
  <w:footnote w:id="604">
    <w:p w14:paraId="6E762A27" w14:textId="77777777" w:rsidR="00350773" w:rsidRDefault="00350773" w:rsidP="00C544D6">
      <w:pPr>
        <w:pStyle w:val="footnote"/>
      </w:pPr>
      <w:r>
        <w:rPr>
          <w:rStyle w:val="FootnoteReference"/>
        </w:rPr>
        <w:footnoteRef/>
      </w:r>
      <w:r>
        <w:t xml:space="preserve"> Ex. 16:12-15; Jn. 6:31-35.</w:t>
      </w:r>
    </w:p>
  </w:footnote>
  <w:footnote w:id="605">
    <w:p w14:paraId="49AE41C2" w14:textId="50246779" w:rsidR="00350773" w:rsidRDefault="00350773" w:rsidP="00E46516">
      <w:pPr>
        <w:pStyle w:val="footnote"/>
      </w:pPr>
      <w:r>
        <w:rPr>
          <w:rStyle w:val="FootnoteReference"/>
        </w:rPr>
        <w:footnoteRef/>
      </w:r>
      <w:r>
        <w:t xml:space="preserve"> [JS] or “promise”</w:t>
      </w:r>
    </w:p>
  </w:footnote>
  <w:footnote w:id="606">
    <w:p w14:paraId="463C0491" w14:textId="77777777" w:rsidR="00350773" w:rsidRDefault="00350773" w:rsidP="00C544D6">
      <w:pPr>
        <w:pStyle w:val="footnote"/>
      </w:pPr>
      <w:r>
        <w:rPr>
          <w:rStyle w:val="FootnoteReference"/>
        </w:rPr>
        <w:footnoteRef/>
      </w:r>
      <w:r>
        <w:t xml:space="preserve"> Gen. 15:14.</w:t>
      </w:r>
    </w:p>
  </w:footnote>
  <w:footnote w:id="607">
    <w:p w14:paraId="078805D2" w14:textId="5FA9820B" w:rsidR="00350773" w:rsidRDefault="0035077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50773" w:rsidRDefault="00350773" w:rsidP="00854B91">
      <w:pPr>
        <w:pStyle w:val="footnote"/>
      </w:pPr>
      <w:r>
        <w:rPr>
          <w:rStyle w:val="FootnoteReference"/>
        </w:rPr>
        <w:footnoteRef/>
      </w:r>
      <w:r>
        <w:t xml:space="preserve"> [JS] or “give thanks to”. “Thankfully confess with praise”</w:t>
      </w:r>
    </w:p>
  </w:footnote>
  <w:footnote w:id="609">
    <w:p w14:paraId="08540649" w14:textId="77777777" w:rsidR="00350773" w:rsidRDefault="0035077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50773" w:rsidRDefault="00350773" w:rsidP="00854B91">
      <w:pPr>
        <w:pStyle w:val="footnote"/>
      </w:pPr>
      <w:r>
        <w:rPr>
          <w:rStyle w:val="FootnoteReference"/>
        </w:rPr>
        <w:footnoteRef/>
      </w:r>
      <w:r>
        <w:t xml:space="preserve"> [JS] or “observe justice”</w:t>
      </w:r>
    </w:p>
  </w:footnote>
  <w:footnote w:id="611">
    <w:p w14:paraId="03E9E4DD" w14:textId="395B2D3C" w:rsidR="00350773" w:rsidRDefault="00350773" w:rsidP="00854B91">
      <w:pPr>
        <w:pStyle w:val="footnote"/>
      </w:pPr>
      <w:r>
        <w:rPr>
          <w:rStyle w:val="FootnoteReference"/>
        </w:rPr>
        <w:footnoteRef/>
      </w:r>
      <w:r>
        <w:t xml:space="preserve"> [JS] literally, “do”</w:t>
      </w:r>
    </w:p>
  </w:footnote>
  <w:footnote w:id="612">
    <w:p w14:paraId="5B7ACE2B" w14:textId="78E5BEF3" w:rsidR="00350773" w:rsidRDefault="00350773" w:rsidP="00854B91">
      <w:pPr>
        <w:pStyle w:val="footnote"/>
      </w:pPr>
      <w:r>
        <w:rPr>
          <w:rStyle w:val="FootnoteReference"/>
        </w:rPr>
        <w:footnoteRef/>
      </w:r>
      <w:r>
        <w:t xml:space="preserve"> [JS] or “because of the good will of Your people”</w:t>
      </w:r>
    </w:p>
  </w:footnote>
  <w:footnote w:id="613">
    <w:p w14:paraId="1A81CC74" w14:textId="6EC9F596" w:rsidR="00350773" w:rsidRDefault="00350773" w:rsidP="00C544D6">
      <w:pPr>
        <w:pStyle w:val="footnote"/>
      </w:pPr>
      <w:r>
        <w:rPr>
          <w:rStyle w:val="FootnoteReference"/>
        </w:rPr>
        <w:footnoteRef/>
      </w:r>
      <w:r>
        <w:t xml:space="preserve"> Cf. Mark 8:17-21; Matthew 16:9-12.</w:t>
      </w:r>
    </w:p>
  </w:footnote>
  <w:footnote w:id="614">
    <w:p w14:paraId="6D8403EE" w14:textId="7911CBB2" w:rsidR="00350773" w:rsidRDefault="00350773" w:rsidP="00FF4329">
      <w:pPr>
        <w:pStyle w:val="footnote"/>
      </w:pPr>
      <w:r>
        <w:rPr>
          <w:rStyle w:val="FootnoteReference"/>
        </w:rPr>
        <w:footnoteRef/>
      </w:r>
      <w:r>
        <w:t xml:space="preserve"> [JS] Fr. Lazarus has “will”</w:t>
      </w:r>
    </w:p>
  </w:footnote>
  <w:footnote w:id="615">
    <w:p w14:paraId="008D3EE2" w14:textId="77777777" w:rsidR="00350773" w:rsidRDefault="00350773" w:rsidP="00C544D6">
      <w:pPr>
        <w:pStyle w:val="footnote"/>
      </w:pPr>
      <w:r>
        <w:rPr>
          <w:rStyle w:val="FootnoteReference"/>
        </w:rPr>
        <w:footnoteRef/>
      </w:r>
      <w:r>
        <w:t xml:space="preserve"> Num. 11:34.</w:t>
      </w:r>
    </w:p>
  </w:footnote>
  <w:footnote w:id="616">
    <w:p w14:paraId="45B2152E" w14:textId="77777777" w:rsidR="00350773" w:rsidRDefault="00350773" w:rsidP="00C544D6">
      <w:pPr>
        <w:pStyle w:val="footnote"/>
      </w:pPr>
      <w:r>
        <w:rPr>
          <w:rStyle w:val="FootnoteReference"/>
        </w:rPr>
        <w:footnoteRef/>
      </w:r>
      <w:r>
        <w:t xml:space="preserve"> Num. 16:32.</w:t>
      </w:r>
    </w:p>
  </w:footnote>
  <w:footnote w:id="617">
    <w:p w14:paraId="4E447E07" w14:textId="714805BD" w:rsidR="00350773" w:rsidRDefault="00350773" w:rsidP="00FF4329">
      <w:pPr>
        <w:pStyle w:val="footnote"/>
      </w:pPr>
      <w:r>
        <w:rPr>
          <w:rStyle w:val="FootnoteReference"/>
        </w:rPr>
        <w:footnoteRef/>
      </w:r>
      <w:r>
        <w:t xml:space="preserve"> [JS] “did obeisance”. “bowed down to”.</w:t>
      </w:r>
    </w:p>
  </w:footnote>
  <w:footnote w:id="618">
    <w:p w14:paraId="74DDF551" w14:textId="7993EDFC" w:rsidR="00350773" w:rsidRDefault="00350773" w:rsidP="00FF4329">
      <w:pPr>
        <w:pStyle w:val="footnote"/>
      </w:pPr>
      <w:r>
        <w:rPr>
          <w:rStyle w:val="FootnoteReference"/>
        </w:rPr>
        <w:footnoteRef/>
      </w:r>
      <w:r>
        <w:t xml:space="preserve"> [JS] or fearful, terrible.</w:t>
      </w:r>
    </w:p>
  </w:footnote>
  <w:footnote w:id="619">
    <w:p w14:paraId="5BE35E93" w14:textId="77777777" w:rsidR="00350773" w:rsidRDefault="0035077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50773" w:rsidRDefault="00350773" w:rsidP="00335B68">
      <w:pPr>
        <w:pStyle w:val="footnote"/>
      </w:pPr>
      <w:r>
        <w:rPr>
          <w:rStyle w:val="FootnoteReference"/>
        </w:rPr>
        <w:footnoteRef/>
      </w:r>
      <w:r>
        <w:t xml:space="preserve"> [JS] or, “destruction”</w:t>
      </w:r>
    </w:p>
  </w:footnote>
  <w:footnote w:id="621">
    <w:p w14:paraId="6145EAB5" w14:textId="4C75086F" w:rsidR="00350773" w:rsidRDefault="00350773" w:rsidP="00335B68">
      <w:pPr>
        <w:pStyle w:val="footnote"/>
      </w:pPr>
      <w:r>
        <w:rPr>
          <w:rStyle w:val="FootnoteReference"/>
        </w:rPr>
        <w:footnoteRef/>
      </w:r>
      <w:r>
        <w:t xml:space="preserve"> [JS] or “the breach abated”</w:t>
      </w:r>
    </w:p>
  </w:footnote>
  <w:footnote w:id="622">
    <w:p w14:paraId="7BC84269" w14:textId="5FF802CF" w:rsidR="00350773" w:rsidRDefault="00350773" w:rsidP="00335B68">
      <w:pPr>
        <w:pStyle w:val="footnote"/>
      </w:pPr>
      <w:r>
        <w:rPr>
          <w:rStyle w:val="FootnoteReference"/>
        </w:rPr>
        <w:footnoteRef/>
      </w:r>
      <w:r>
        <w:t xml:space="preserve"> [JS] or “reckoned”</w:t>
      </w:r>
    </w:p>
  </w:footnote>
  <w:footnote w:id="623">
    <w:p w14:paraId="7C896B79" w14:textId="22421F6C" w:rsidR="00350773" w:rsidRDefault="00350773" w:rsidP="00335B68">
      <w:pPr>
        <w:pStyle w:val="footnote"/>
      </w:pPr>
      <w:r>
        <w:rPr>
          <w:rStyle w:val="FootnoteReference"/>
        </w:rPr>
        <w:footnoteRef/>
      </w:r>
      <w:r>
        <w:t xml:space="preserve"> [JS] literally “mingled” and “works”</w:t>
      </w:r>
    </w:p>
  </w:footnote>
  <w:footnote w:id="624">
    <w:p w14:paraId="642B0591" w14:textId="225C9085" w:rsidR="00350773" w:rsidRDefault="00350773" w:rsidP="00F208ED">
      <w:pPr>
        <w:pStyle w:val="footnote"/>
      </w:pPr>
      <w:r>
        <w:rPr>
          <w:rStyle w:val="FootnoteReference"/>
        </w:rPr>
        <w:footnoteRef/>
      </w:r>
      <w:r>
        <w:t xml:space="preserve"> [JS] or “give thanks to”, “thankfully confess with praise”</w:t>
      </w:r>
    </w:p>
  </w:footnote>
  <w:footnote w:id="625">
    <w:p w14:paraId="1D020CD0" w14:textId="190B32B1" w:rsidR="00350773" w:rsidRDefault="00350773" w:rsidP="00A87777">
      <w:pPr>
        <w:pStyle w:val="footnote"/>
      </w:pPr>
      <w:r>
        <w:rPr>
          <w:rStyle w:val="FootnoteReference"/>
        </w:rPr>
        <w:footnoteRef/>
      </w:r>
      <w:r>
        <w:t xml:space="preserve"> [JS] or “age to age”</w:t>
      </w:r>
    </w:p>
  </w:footnote>
  <w:footnote w:id="626">
    <w:p w14:paraId="0B2ABDB6" w14:textId="66F5B000" w:rsidR="00350773" w:rsidRDefault="00350773" w:rsidP="00F208ED">
      <w:pPr>
        <w:pStyle w:val="footnote"/>
      </w:pPr>
      <w:r>
        <w:rPr>
          <w:rStyle w:val="FootnoteReference"/>
        </w:rPr>
        <w:footnoteRef/>
      </w:r>
      <w:r>
        <w:t xml:space="preserve"> [JS] or “May it be! May it be” or “So be it! So be it!”</w:t>
      </w:r>
    </w:p>
  </w:footnote>
  <w:footnote w:id="627">
    <w:p w14:paraId="04C140F9" w14:textId="166D1F53" w:rsidR="00350773" w:rsidRDefault="00350773" w:rsidP="005843FD">
      <w:pPr>
        <w:pStyle w:val="footnote"/>
      </w:pPr>
      <w:r>
        <w:rPr>
          <w:rStyle w:val="FootnoteReference"/>
        </w:rPr>
        <w:footnoteRef/>
      </w:r>
      <w:r>
        <w:t xml:space="preserve"> [JS] or “give thanks to”, “thankfully confess with praise”</w:t>
      </w:r>
    </w:p>
  </w:footnote>
  <w:footnote w:id="628">
    <w:p w14:paraId="338DEC03" w14:textId="32D0A384" w:rsidR="00350773" w:rsidRDefault="00350773" w:rsidP="00423B80">
      <w:pPr>
        <w:pStyle w:val="footnote"/>
      </w:pPr>
      <w:r>
        <w:rPr>
          <w:rStyle w:val="FootnoteReference"/>
        </w:rPr>
        <w:footnoteRef/>
      </w:r>
      <w:r>
        <w:t xml:space="preserve"> [JS] NETS, Fr. Lazarus, and the Coptic have “sea”, others have “south”</w:t>
      </w:r>
    </w:p>
  </w:footnote>
  <w:footnote w:id="629">
    <w:p w14:paraId="6197905E" w14:textId="37F1FE6C" w:rsidR="00350773" w:rsidRDefault="00350773" w:rsidP="005843FD">
      <w:pPr>
        <w:pStyle w:val="footnote"/>
      </w:pPr>
      <w:r>
        <w:rPr>
          <w:rStyle w:val="FootnoteReference"/>
        </w:rPr>
        <w:footnoteRef/>
      </w:r>
      <w:r>
        <w:t xml:space="preserve"> [JS] or “praise and thank”, “thankfully confess with praise”</w:t>
      </w:r>
    </w:p>
  </w:footnote>
  <w:footnote w:id="630">
    <w:p w14:paraId="2927C9DC" w14:textId="30BA0C90" w:rsidR="00350773" w:rsidRDefault="00350773" w:rsidP="008B5FD0">
      <w:pPr>
        <w:pStyle w:val="footnote"/>
      </w:pPr>
      <w:r>
        <w:rPr>
          <w:rStyle w:val="FootnoteReference"/>
        </w:rPr>
        <w:footnoteRef/>
      </w:r>
      <w:r>
        <w:t xml:space="preserve"> [JS] or “praise and thank”, “thankfully confess with praise.”</w:t>
      </w:r>
    </w:p>
  </w:footnote>
  <w:footnote w:id="631">
    <w:p w14:paraId="6B4B3E8B" w14:textId="1A47DD82" w:rsidR="00350773" w:rsidRDefault="00350773" w:rsidP="005D0282">
      <w:pPr>
        <w:pStyle w:val="footnote"/>
      </w:pPr>
      <w:r>
        <w:rPr>
          <w:rStyle w:val="FootnoteReference"/>
        </w:rPr>
        <w:footnoteRef/>
      </w:r>
      <w:r>
        <w:t xml:space="preserve"> [JS] or “He helped them out of the way of their iniquity”</w:t>
      </w:r>
    </w:p>
  </w:footnote>
  <w:footnote w:id="632">
    <w:p w14:paraId="3CB0230A" w14:textId="77777777" w:rsidR="00350773" w:rsidRDefault="0035077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50773" w:rsidRDefault="00350773" w:rsidP="008B5FD0">
      <w:pPr>
        <w:pStyle w:val="footnote"/>
      </w:pPr>
      <w:r>
        <w:rPr>
          <w:rStyle w:val="FootnoteReference"/>
        </w:rPr>
        <w:footnoteRef/>
      </w:r>
      <w:r>
        <w:t xml:space="preserve"> [JS] or “praise and thank”, “thankfully confess with praise”</w:t>
      </w:r>
    </w:p>
  </w:footnote>
  <w:footnote w:id="634">
    <w:p w14:paraId="678ED315" w14:textId="00F5D3AB" w:rsidR="00350773" w:rsidRDefault="00350773" w:rsidP="0048178C">
      <w:pPr>
        <w:pStyle w:val="footnote"/>
      </w:pPr>
      <w:r>
        <w:rPr>
          <w:rStyle w:val="FootnoteReference"/>
        </w:rPr>
        <w:footnoteRef/>
      </w:r>
      <w:r>
        <w:t xml:space="preserve"> [JS] Fr. Lazarus has “all their skill was scuttled.”</w:t>
      </w:r>
    </w:p>
  </w:footnote>
  <w:footnote w:id="635">
    <w:p w14:paraId="34CCA381" w14:textId="4D43FBED" w:rsidR="00350773" w:rsidRDefault="00350773" w:rsidP="0048178C">
      <w:pPr>
        <w:pStyle w:val="footnote"/>
      </w:pPr>
      <w:r>
        <w:rPr>
          <w:rStyle w:val="FootnoteReference"/>
        </w:rPr>
        <w:footnoteRef/>
      </w:r>
      <w:r>
        <w:t xml:space="preserve"> [JS] or “praise and thank”, “thankfully confess with praise”</w:t>
      </w:r>
    </w:p>
  </w:footnote>
  <w:footnote w:id="636">
    <w:p w14:paraId="4C3D1737" w14:textId="77777777" w:rsidR="00350773" w:rsidRDefault="0035077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50773" w:rsidRDefault="00350773" w:rsidP="00F56D7A">
      <w:pPr>
        <w:pStyle w:val="footnote"/>
      </w:pPr>
      <w:r>
        <w:rPr>
          <w:rStyle w:val="FootnoteReference"/>
        </w:rPr>
        <w:footnoteRef/>
      </w:r>
      <w:r>
        <w:t xml:space="preserve"> [JS] NETS has, “make music”, OSB, “give praise”</w:t>
      </w:r>
    </w:p>
  </w:footnote>
  <w:footnote w:id="638">
    <w:p w14:paraId="004CF885" w14:textId="714969FE" w:rsidR="00350773" w:rsidRDefault="00350773" w:rsidP="00F56D7A">
      <w:pPr>
        <w:pStyle w:val="footnote"/>
      </w:pPr>
      <w:r>
        <w:rPr>
          <w:rStyle w:val="FootnoteReference"/>
        </w:rPr>
        <w:footnoteRef/>
      </w:r>
      <w:r>
        <w:t xml:space="preserve"> [JS] “thankfully confess You with praise”</w:t>
      </w:r>
    </w:p>
  </w:footnote>
  <w:footnote w:id="639">
    <w:p w14:paraId="5EB077FD" w14:textId="77777777" w:rsidR="00350773" w:rsidRDefault="0035077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50773" w:rsidRDefault="00350773" w:rsidP="00F56D7A">
      <w:pPr>
        <w:pStyle w:val="footnote"/>
      </w:pPr>
      <w:r>
        <w:rPr>
          <w:rStyle w:val="FootnoteReference"/>
        </w:rPr>
        <w:footnoteRef/>
      </w:r>
      <w:r>
        <w:t xml:space="preserve"> [JS] “holy place.”</w:t>
      </w:r>
    </w:p>
  </w:footnote>
  <w:footnote w:id="641">
    <w:p w14:paraId="32F80B0A" w14:textId="77777777" w:rsidR="00350773" w:rsidRDefault="00350773" w:rsidP="00C544D6">
      <w:pPr>
        <w:pStyle w:val="footnote"/>
      </w:pPr>
      <w:r>
        <w:rPr>
          <w:rStyle w:val="FootnoteReference"/>
        </w:rPr>
        <w:footnoteRef/>
      </w:r>
      <w:r>
        <w:t xml:space="preserve"> See Psalm 59:10 and footnote.</w:t>
      </w:r>
    </w:p>
  </w:footnote>
  <w:footnote w:id="642">
    <w:p w14:paraId="70CC4836" w14:textId="77777777" w:rsidR="00350773" w:rsidRDefault="0035077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50773" w:rsidRDefault="00350773" w:rsidP="00814FC4">
      <w:pPr>
        <w:pStyle w:val="footnote"/>
      </w:pPr>
      <w:r>
        <w:rPr>
          <w:rStyle w:val="FootnoteReference"/>
        </w:rPr>
        <w:footnoteRef/>
      </w:r>
      <w:r>
        <w:t xml:space="preserve"> [JS] or “lawlessness”</w:t>
      </w:r>
    </w:p>
  </w:footnote>
  <w:footnote w:id="644">
    <w:p w14:paraId="67FB27B1" w14:textId="3F7103C4" w:rsidR="00350773" w:rsidRDefault="00350773" w:rsidP="00C544D6">
      <w:pPr>
        <w:pStyle w:val="footnote"/>
      </w:pPr>
      <w:r>
        <w:rPr>
          <w:rStyle w:val="FootnoteReference"/>
        </w:rPr>
        <w:footnoteRef/>
      </w:r>
      <w:r>
        <w:t xml:space="preserve"> Cf. Num. 5:22.</w:t>
      </w:r>
    </w:p>
  </w:footnote>
  <w:footnote w:id="645">
    <w:p w14:paraId="292E96AE" w14:textId="77777777" w:rsidR="00350773" w:rsidRDefault="00350773" w:rsidP="00C544D6">
      <w:pPr>
        <w:pStyle w:val="footnote"/>
      </w:pPr>
      <w:r>
        <w:rPr>
          <w:rStyle w:val="FootnoteReference"/>
        </w:rPr>
        <w:footnoteRef/>
      </w:r>
      <w:r>
        <w:t xml:space="preserve"> Mt. 27:39.</w:t>
      </w:r>
    </w:p>
  </w:footnote>
  <w:footnote w:id="646">
    <w:p w14:paraId="151268C5" w14:textId="656FFD88" w:rsidR="00350773" w:rsidRDefault="00350773" w:rsidP="003A31BD">
      <w:pPr>
        <w:pStyle w:val="footnote"/>
      </w:pPr>
      <w:r>
        <w:rPr>
          <w:rStyle w:val="FootnoteReference"/>
        </w:rPr>
        <w:footnoteRef/>
      </w:r>
      <w:r>
        <w:t xml:space="preserve"> [JS] or “give thanks to”. “thankfully confess with praise”</w:t>
      </w:r>
    </w:p>
  </w:footnote>
  <w:footnote w:id="647">
    <w:p w14:paraId="7B5761D5" w14:textId="1159D032" w:rsidR="00350773" w:rsidRDefault="0035077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50773" w:rsidRDefault="0035077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50773" w:rsidRDefault="00350773" w:rsidP="00AB05E1">
      <w:pPr>
        <w:pStyle w:val="footnote"/>
      </w:pPr>
      <w:r>
        <w:rPr>
          <w:rStyle w:val="FootnoteReference"/>
        </w:rPr>
        <w:footnoteRef/>
      </w:r>
      <w:r>
        <w:t xml:space="preserve"> [JS] “with You is the dominion/rule in the day of Your power”</w:t>
      </w:r>
    </w:p>
  </w:footnote>
  <w:footnote w:id="650">
    <w:p w14:paraId="5B5E529A" w14:textId="5149157C" w:rsidR="00350773" w:rsidRDefault="00350773" w:rsidP="00C544D6">
      <w:pPr>
        <w:pStyle w:val="footnote"/>
      </w:pPr>
      <w:r>
        <w:rPr>
          <w:rStyle w:val="FootnoteReference"/>
        </w:rPr>
        <w:footnoteRef/>
      </w:r>
      <w:r>
        <w:t xml:space="preserve"> Cf. 1 Cor. 15:41-43.</w:t>
      </w:r>
    </w:p>
  </w:footnote>
  <w:footnote w:id="651">
    <w:p w14:paraId="58BF3DF2" w14:textId="33BF2504" w:rsidR="00350773" w:rsidRDefault="00350773" w:rsidP="00AB05E1">
      <w:pPr>
        <w:pStyle w:val="footnote"/>
      </w:pPr>
      <w:r>
        <w:rPr>
          <w:rStyle w:val="FootnoteReference"/>
        </w:rPr>
        <w:footnoteRef/>
      </w:r>
      <w:r>
        <w:t xml:space="preserve"> [JS] literally “morning star”</w:t>
      </w:r>
    </w:p>
  </w:footnote>
  <w:footnote w:id="652">
    <w:p w14:paraId="4C93D1C9" w14:textId="77777777" w:rsidR="00350773" w:rsidRDefault="0035077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50773" w:rsidRDefault="00350773" w:rsidP="00AB05E1">
      <w:pPr>
        <w:pStyle w:val="footnote"/>
      </w:pPr>
      <w:r>
        <w:rPr>
          <w:rStyle w:val="FootnoteReference"/>
        </w:rPr>
        <w:footnoteRef/>
      </w:r>
      <w:r>
        <w:t xml:space="preserve"> [JS] Fr. Lazarus renders “repent” as “change His mind”</w:t>
      </w:r>
    </w:p>
  </w:footnote>
  <w:footnote w:id="654">
    <w:p w14:paraId="5DE3DED0" w14:textId="77777777" w:rsidR="00350773" w:rsidRDefault="00350773" w:rsidP="00C544D6">
      <w:pPr>
        <w:pStyle w:val="footnote"/>
      </w:pPr>
      <w:r>
        <w:rPr>
          <w:rStyle w:val="FootnoteReference"/>
        </w:rPr>
        <w:footnoteRef/>
      </w:r>
      <w:r>
        <w:t xml:space="preserve"> Heb. 7:21.</w:t>
      </w:r>
    </w:p>
  </w:footnote>
  <w:footnote w:id="655">
    <w:p w14:paraId="09E7C6C1" w14:textId="5A2E3633" w:rsidR="00350773" w:rsidRDefault="0035077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50773" w:rsidRDefault="00350773" w:rsidP="003C200D">
      <w:pPr>
        <w:pStyle w:val="footnote"/>
      </w:pPr>
      <w:r>
        <w:rPr>
          <w:rStyle w:val="FootnoteReference"/>
        </w:rPr>
        <w:footnoteRef/>
      </w:r>
      <w:r>
        <w:t xml:space="preserve"> [JS] or “give thanks,” or “thankfully confess with praise”</w:t>
      </w:r>
    </w:p>
  </w:footnote>
  <w:footnote w:id="657">
    <w:p w14:paraId="71D97FF3" w14:textId="5ADB40B3" w:rsidR="00350773" w:rsidRDefault="00350773" w:rsidP="00680987">
      <w:pPr>
        <w:pStyle w:val="footnote"/>
      </w:pPr>
      <w:r>
        <w:rPr>
          <w:rStyle w:val="FootnoteReference"/>
        </w:rPr>
        <w:footnoteRef/>
      </w:r>
      <w:r>
        <w:t xml:space="preserve"> [JS] or “assembly”</w:t>
      </w:r>
    </w:p>
  </w:footnote>
  <w:footnote w:id="658">
    <w:p w14:paraId="794D19AF" w14:textId="3FB23375" w:rsidR="00350773" w:rsidRDefault="00350773" w:rsidP="00680987">
      <w:pPr>
        <w:pStyle w:val="footnote"/>
      </w:pPr>
      <w:r>
        <w:rPr>
          <w:rStyle w:val="FootnoteReference"/>
        </w:rPr>
        <w:footnoteRef/>
      </w:r>
      <w:r>
        <w:t xml:space="preserve"> [JS] or “sought out in all things according to His will.”</w:t>
      </w:r>
    </w:p>
  </w:footnote>
  <w:footnote w:id="659">
    <w:p w14:paraId="20B5E251" w14:textId="0958B144" w:rsidR="00350773" w:rsidRDefault="00350773" w:rsidP="003C200D">
      <w:pPr>
        <w:pStyle w:val="footnote"/>
      </w:pPr>
      <w:r>
        <w:rPr>
          <w:rStyle w:val="FootnoteReference"/>
        </w:rPr>
        <w:footnoteRef/>
      </w:r>
      <w:r>
        <w:t xml:space="preserve"> [JS] or “thanksgiving,” or “thankful confession with praise”</w:t>
      </w:r>
    </w:p>
  </w:footnote>
  <w:footnote w:id="660">
    <w:p w14:paraId="1BC090E3" w14:textId="77777777" w:rsidR="00350773" w:rsidRDefault="0035077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50773" w:rsidRDefault="00350773" w:rsidP="00C544D6">
      <w:pPr>
        <w:pStyle w:val="footnote"/>
      </w:pPr>
      <w:r>
        <w:rPr>
          <w:rStyle w:val="FootnoteReference"/>
        </w:rPr>
        <w:footnoteRef/>
      </w:r>
      <w:r>
        <w:t xml:space="preserve"> Gen. 6:18; 9:9f; 15; 17; Ex. 19:5; Mk. 14:24; Lk. 22:20,29,30.</w:t>
      </w:r>
    </w:p>
  </w:footnote>
  <w:footnote w:id="662">
    <w:p w14:paraId="37902716" w14:textId="6DF49123" w:rsidR="00350773" w:rsidRDefault="00350773" w:rsidP="001F0BA8">
      <w:pPr>
        <w:pStyle w:val="footnote"/>
      </w:pPr>
      <w:r>
        <w:rPr>
          <w:rStyle w:val="FootnoteReference"/>
        </w:rPr>
        <w:footnoteRef/>
      </w:r>
      <w:r>
        <w:t xml:space="preserve"> [JS] or “awesome”, “terrible”</w:t>
      </w:r>
    </w:p>
  </w:footnote>
  <w:footnote w:id="663">
    <w:p w14:paraId="534F669F" w14:textId="77777777" w:rsidR="00350773" w:rsidRDefault="0035077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50773" w:rsidRDefault="0035077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50773" w:rsidRDefault="00350773" w:rsidP="009717D4">
      <w:pPr>
        <w:pStyle w:val="footnote"/>
      </w:pPr>
      <w:r>
        <w:rPr>
          <w:rStyle w:val="FootnoteReference"/>
        </w:rPr>
        <w:footnoteRef/>
      </w:r>
      <w:r>
        <w:t xml:space="preserve"> [JS] or “endures forever and ever”</w:t>
      </w:r>
    </w:p>
  </w:footnote>
  <w:footnote w:id="666">
    <w:p w14:paraId="6ED31546" w14:textId="32850D5D" w:rsidR="00350773" w:rsidRDefault="00350773" w:rsidP="00081087">
      <w:pPr>
        <w:pStyle w:val="footnote"/>
      </w:pPr>
      <w:r>
        <w:rPr>
          <w:rStyle w:val="FootnoteReference"/>
        </w:rPr>
        <w:footnoteRef/>
      </w:r>
      <w:r>
        <w:t xml:space="preserve"> [JS] or “dawned”</w:t>
      </w:r>
    </w:p>
  </w:footnote>
  <w:footnote w:id="667">
    <w:p w14:paraId="56F05B01" w14:textId="70E648CE" w:rsidR="00350773" w:rsidRDefault="00350773" w:rsidP="00081087">
      <w:pPr>
        <w:pStyle w:val="footnote"/>
      </w:pPr>
      <w:r>
        <w:rPr>
          <w:rStyle w:val="FootnoteReference"/>
        </w:rPr>
        <w:footnoteRef/>
      </w:r>
      <w:r>
        <w:t xml:space="preserve"> [JS] NETS interprets this as “He scattered [His enemies]”</w:t>
      </w:r>
    </w:p>
  </w:footnote>
  <w:footnote w:id="668">
    <w:p w14:paraId="246FBDEA" w14:textId="2D78AE51" w:rsidR="00350773" w:rsidRDefault="00350773" w:rsidP="00081087">
      <w:pPr>
        <w:pStyle w:val="footnote"/>
      </w:pPr>
      <w:r>
        <w:rPr>
          <w:rStyle w:val="FootnoteReference"/>
        </w:rPr>
        <w:footnoteRef/>
      </w:r>
      <w:r>
        <w:t xml:space="preserve"> [JS] or “contines forever and ever”</w:t>
      </w:r>
    </w:p>
  </w:footnote>
  <w:footnote w:id="669">
    <w:p w14:paraId="58019E44" w14:textId="02459B25" w:rsidR="00350773" w:rsidRDefault="00350773" w:rsidP="00081087">
      <w:pPr>
        <w:pStyle w:val="footnote"/>
      </w:pPr>
      <w:r>
        <w:rPr>
          <w:rStyle w:val="FootnoteReference"/>
        </w:rPr>
        <w:footnoteRef/>
      </w:r>
      <w:r>
        <w:t xml:space="preserve"> [JS] or “he will be raised to power and glory.”</w:t>
      </w:r>
    </w:p>
  </w:footnote>
  <w:footnote w:id="670">
    <w:p w14:paraId="0B84AC37" w14:textId="74BB2C6D" w:rsidR="00350773" w:rsidRDefault="0035077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50773" w:rsidRDefault="0035077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50773" w:rsidRDefault="0035077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50773" w:rsidRDefault="00350773" w:rsidP="00C544D6">
      <w:pPr>
        <w:pStyle w:val="footnote"/>
      </w:pPr>
      <w:r>
        <w:rPr>
          <w:rStyle w:val="FootnoteReference"/>
        </w:rPr>
        <w:footnoteRef/>
      </w:r>
      <w:r>
        <w:t xml:space="preserve"> Ex. 19:6; 29:43-46; Deut. 27:9; Is. 63:18,19; Jer. 2:3; 2 Cor. 6:16.</w:t>
      </w:r>
    </w:p>
  </w:footnote>
  <w:footnote w:id="674">
    <w:p w14:paraId="6D9F1C7B" w14:textId="0AA2BDBF" w:rsidR="00350773" w:rsidRDefault="0035077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50773" w:rsidRDefault="0035077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50773" w:rsidRDefault="00350773" w:rsidP="004446FE">
      <w:pPr>
        <w:pStyle w:val="footnote"/>
      </w:pPr>
      <w:r>
        <w:rPr>
          <w:rStyle w:val="FootnoteReference"/>
        </w:rPr>
        <w:footnoteRef/>
      </w:r>
      <w:r>
        <w:t xml:space="preserve"> [JS] or “presence”</w:t>
      </w:r>
    </w:p>
  </w:footnote>
  <w:footnote w:id="677">
    <w:p w14:paraId="0CFFAE38" w14:textId="5E3C02BC" w:rsidR="00350773" w:rsidRDefault="00350773" w:rsidP="00C544D6">
      <w:pPr>
        <w:pStyle w:val="footnote"/>
      </w:pPr>
      <w:r>
        <w:rPr>
          <w:rStyle w:val="FootnoteReference"/>
        </w:rPr>
        <w:footnoteRef/>
      </w:r>
      <w:r>
        <w:t xml:space="preserve"> Cf. John 1:18; 3:13; Wisdom 18:16.</w:t>
      </w:r>
    </w:p>
  </w:footnote>
  <w:footnote w:id="678">
    <w:p w14:paraId="47CB4F3E" w14:textId="77777777" w:rsidR="00350773" w:rsidRDefault="0035077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50773" w:rsidRDefault="00350773" w:rsidP="00BD138C">
      <w:pPr>
        <w:pStyle w:val="footnote"/>
      </w:pPr>
      <w:r>
        <w:rPr>
          <w:rStyle w:val="FootnoteReference"/>
        </w:rPr>
        <w:footnoteRef/>
      </w:r>
      <w:r>
        <w:t xml:space="preserve"> [JS] or “from now and forevermore.”</w:t>
      </w:r>
    </w:p>
  </w:footnote>
  <w:footnote w:id="680">
    <w:p w14:paraId="5DABE081" w14:textId="210E3418" w:rsidR="00350773" w:rsidRDefault="0035077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50773" w:rsidRDefault="00350773" w:rsidP="00D27B1F">
      <w:pPr>
        <w:pStyle w:val="footnote"/>
      </w:pPr>
      <w:r>
        <w:rPr>
          <w:rStyle w:val="FootnoteReference"/>
        </w:rPr>
        <w:footnoteRef/>
      </w:r>
      <w:r>
        <w:t xml:space="preserve"> [JS] or “cry”</w:t>
      </w:r>
    </w:p>
  </w:footnote>
  <w:footnote w:id="682">
    <w:p w14:paraId="181149B5" w14:textId="32524C88" w:rsidR="00350773" w:rsidRDefault="00350773" w:rsidP="00D27B1F">
      <w:pPr>
        <w:pStyle w:val="footnote"/>
      </w:pPr>
      <w:r>
        <w:rPr>
          <w:rStyle w:val="FootnoteReference"/>
        </w:rPr>
        <w:footnoteRef/>
      </w:r>
      <w:r>
        <w:t xml:space="preserve"> [JS] or “rescue”, i.e. “O Lord, rescue me!”</w:t>
      </w:r>
    </w:p>
  </w:footnote>
  <w:footnote w:id="683">
    <w:p w14:paraId="01C92B04" w14:textId="730DEAF2" w:rsidR="00350773" w:rsidRDefault="00350773" w:rsidP="00C01007">
      <w:pPr>
        <w:pStyle w:val="footnote"/>
      </w:pPr>
      <w:r>
        <w:rPr>
          <w:rStyle w:val="FootnoteReference"/>
        </w:rPr>
        <w:footnoteRef/>
      </w:r>
      <w:r>
        <w:t xml:space="preserve"> Or “life,” or “self.</w:t>
      </w:r>
    </w:p>
  </w:footnote>
  <w:footnote w:id="684">
    <w:p w14:paraId="25D08CAE" w14:textId="420582EC" w:rsidR="00350773" w:rsidRDefault="00350773" w:rsidP="00C544D6">
      <w:pPr>
        <w:pStyle w:val="footnote"/>
      </w:pPr>
      <w:r>
        <w:rPr>
          <w:rStyle w:val="FootnoteReference"/>
        </w:rPr>
        <w:footnoteRef/>
      </w:r>
      <w:r>
        <w:t xml:space="preserve"> cf. Heb. 4:10; Phil. 2:12; Mt. 11:28,29; Jer. 6:16.</w:t>
      </w:r>
    </w:p>
  </w:footnote>
  <w:footnote w:id="685">
    <w:p w14:paraId="05F0C10B" w14:textId="6BC266D9" w:rsidR="00350773" w:rsidRDefault="00350773" w:rsidP="0099246B">
      <w:pPr>
        <w:pStyle w:val="footnote"/>
      </w:pPr>
      <w:r>
        <w:rPr>
          <w:rStyle w:val="FootnoteReference"/>
        </w:rPr>
        <w:footnoteRef/>
      </w:r>
      <w:r>
        <w:t xml:space="preserve"> [JS] Fr. Lazarus has, “I will live to please the Lord”</w:t>
      </w:r>
    </w:p>
  </w:footnote>
  <w:footnote w:id="686">
    <w:p w14:paraId="4CB1C48E" w14:textId="77777777" w:rsidR="00350773" w:rsidRDefault="00350773" w:rsidP="00C544D6">
      <w:pPr>
        <w:pStyle w:val="footnote"/>
      </w:pPr>
      <w:r>
        <w:rPr>
          <w:rStyle w:val="FootnoteReference"/>
        </w:rPr>
        <w:footnoteRef/>
      </w:r>
      <w:r>
        <w:t xml:space="preserve"> 2 Cor. 4:13.</w:t>
      </w:r>
    </w:p>
  </w:footnote>
  <w:footnote w:id="687">
    <w:p w14:paraId="3BB26747" w14:textId="6DF70EDA" w:rsidR="00350773" w:rsidRDefault="00350773" w:rsidP="00040C56">
      <w:pPr>
        <w:pStyle w:val="footnote"/>
      </w:pPr>
      <w:r>
        <w:rPr>
          <w:rStyle w:val="FootnoteReference"/>
        </w:rPr>
        <w:footnoteRef/>
      </w:r>
      <w:r>
        <w:t xml:space="preserve"> [JS] or “brought very low”</w:t>
      </w:r>
    </w:p>
  </w:footnote>
  <w:footnote w:id="688">
    <w:p w14:paraId="14C69153" w14:textId="7E1050DE" w:rsidR="00350773" w:rsidRDefault="00350773" w:rsidP="00B403A1">
      <w:pPr>
        <w:pStyle w:val="footnote"/>
      </w:pPr>
      <w:r>
        <w:rPr>
          <w:rStyle w:val="FootnoteReference"/>
        </w:rPr>
        <w:footnoteRef/>
      </w:r>
      <w:r>
        <w:t xml:space="preserve"> [JS] OSB has, “ecstasy,” Fr. Lazarus has “madness,” Brenton has “amazement.”</w:t>
      </w:r>
    </w:p>
  </w:footnote>
  <w:footnote w:id="689">
    <w:p w14:paraId="01F55DAD" w14:textId="6E588482" w:rsidR="00350773" w:rsidRDefault="00350773" w:rsidP="00B403A1">
      <w:pPr>
        <w:pStyle w:val="footnote"/>
      </w:pPr>
      <w:r>
        <w:rPr>
          <w:rStyle w:val="FootnoteReference"/>
        </w:rPr>
        <w:footnoteRef/>
      </w:r>
      <w:r>
        <w:t xml:space="preserve"> [JS] NETS and OSB omit vs. 5.</w:t>
      </w:r>
    </w:p>
  </w:footnote>
  <w:footnote w:id="690">
    <w:p w14:paraId="0273528E" w14:textId="77777777" w:rsidR="00350773" w:rsidRDefault="00350773" w:rsidP="00F01C0B">
      <w:pPr>
        <w:pStyle w:val="footnote"/>
      </w:pPr>
      <w:r>
        <w:rPr>
          <w:rStyle w:val="FootnoteReference"/>
        </w:rPr>
        <w:footnoteRef/>
      </w:r>
      <w:r>
        <w:t xml:space="preserve"> [JS] literally, “holy ones.”</w:t>
      </w:r>
    </w:p>
  </w:footnote>
  <w:footnote w:id="691">
    <w:p w14:paraId="536B616C" w14:textId="77777777" w:rsidR="00350773" w:rsidRDefault="0035077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50773" w:rsidRDefault="00350773" w:rsidP="00B403A1">
      <w:pPr>
        <w:pStyle w:val="footnote"/>
      </w:pPr>
      <w:r>
        <w:rPr>
          <w:rStyle w:val="FootnoteReference"/>
        </w:rPr>
        <w:footnoteRef/>
      </w:r>
      <w:r>
        <w:t xml:space="preserve"> [JS] litearlly, “slave”.</w:t>
      </w:r>
    </w:p>
  </w:footnote>
  <w:footnote w:id="693">
    <w:p w14:paraId="74CEF705" w14:textId="6A24290B" w:rsidR="00350773" w:rsidRDefault="00350773" w:rsidP="00B403A1">
      <w:pPr>
        <w:pStyle w:val="footnote"/>
      </w:pPr>
      <w:r>
        <w:rPr>
          <w:rStyle w:val="FootnoteReference"/>
        </w:rPr>
        <w:footnoteRef/>
      </w:r>
      <w:r>
        <w:t xml:space="preserve"> [JS] [] lacking in NETS and OSB.</w:t>
      </w:r>
    </w:p>
  </w:footnote>
  <w:footnote w:id="694">
    <w:p w14:paraId="380C2FA4" w14:textId="77777777" w:rsidR="00350773" w:rsidRDefault="00350773" w:rsidP="00C544D6">
      <w:pPr>
        <w:pStyle w:val="footnote"/>
      </w:pPr>
      <w:r>
        <w:rPr>
          <w:rStyle w:val="FootnoteReference"/>
        </w:rPr>
        <w:footnoteRef/>
      </w:r>
      <w:r>
        <w:t xml:space="preserve"> Rom. 15:11.</w:t>
      </w:r>
    </w:p>
  </w:footnote>
  <w:footnote w:id="695">
    <w:p w14:paraId="62277668" w14:textId="3F273B69" w:rsidR="00350773" w:rsidRDefault="0035077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50773" w:rsidRDefault="00350773" w:rsidP="00407DA2">
      <w:pPr>
        <w:pStyle w:val="footnote"/>
      </w:pPr>
      <w:r>
        <w:rPr>
          <w:rStyle w:val="FootnoteReference"/>
        </w:rPr>
        <w:footnoteRef/>
      </w:r>
      <w:r>
        <w:t xml:space="preserve"> [JS] “thankfully confess the Lord with praise,” here and throughout</w:t>
      </w:r>
    </w:p>
  </w:footnote>
  <w:footnote w:id="697">
    <w:p w14:paraId="468C84B0" w14:textId="77777777" w:rsidR="00350773" w:rsidRDefault="0035077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50773" w:rsidRPr="00C544D6" w:rsidRDefault="00350773" w:rsidP="00C544D6">
      <w:pPr>
        <w:pStyle w:val="footnote"/>
      </w:pPr>
      <w:r w:rsidRPr="00C544D6">
        <w:rPr>
          <w:rStyle w:val="FootnoteReference"/>
          <w:vertAlign w:val="baseline"/>
        </w:rPr>
        <w:footnoteRef/>
      </w:r>
      <w:r w:rsidRPr="00C544D6">
        <w:t xml:space="preserve"> Heb. 13:6.</w:t>
      </w:r>
    </w:p>
  </w:footnote>
  <w:footnote w:id="699">
    <w:p w14:paraId="0D5076CD" w14:textId="11027FF0" w:rsidR="00350773" w:rsidRDefault="00350773" w:rsidP="00C13781">
      <w:pPr>
        <w:pStyle w:val="footnote"/>
      </w:pPr>
      <w:r>
        <w:rPr>
          <w:rStyle w:val="FootnoteReference"/>
        </w:rPr>
        <w:footnoteRef/>
      </w:r>
      <w:r>
        <w:t xml:space="preserve"> [JS] Fr. Lazarus has “see the fall of”</w:t>
      </w:r>
    </w:p>
  </w:footnote>
  <w:footnote w:id="700">
    <w:p w14:paraId="6976F3A7" w14:textId="5D43CA43" w:rsidR="00350773" w:rsidRDefault="0035077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50773" w:rsidRDefault="00350773" w:rsidP="00283E41">
      <w:pPr>
        <w:pStyle w:val="footnote"/>
      </w:pPr>
      <w:r>
        <w:rPr>
          <w:rStyle w:val="FootnoteReference"/>
        </w:rPr>
        <w:footnoteRef/>
      </w:r>
      <w:r>
        <w:t xml:space="preserve"> [JS] or “give thanks to”, “thankfully confess with praise”</w:t>
      </w:r>
    </w:p>
  </w:footnote>
  <w:footnote w:id="702">
    <w:p w14:paraId="6FF61961" w14:textId="48C00F3F" w:rsidR="00350773" w:rsidRDefault="00350773" w:rsidP="00283E41">
      <w:pPr>
        <w:pStyle w:val="footnote"/>
      </w:pPr>
      <w:r>
        <w:rPr>
          <w:rStyle w:val="FootnoteReference"/>
        </w:rPr>
        <w:footnoteRef/>
      </w:r>
      <w:r>
        <w:t xml:space="preserve"> [JS] or “praise and thank,” “thankfully confess with praise”</w:t>
      </w:r>
    </w:p>
  </w:footnote>
  <w:footnote w:id="703">
    <w:p w14:paraId="136E3140" w14:textId="77777777" w:rsidR="00350773" w:rsidRDefault="0035077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50773" w:rsidRDefault="00350773" w:rsidP="00283E41">
      <w:pPr>
        <w:pStyle w:val="footnote"/>
      </w:pPr>
      <w:r>
        <w:rPr>
          <w:rStyle w:val="FootnoteReference"/>
        </w:rPr>
        <w:footnoteRef/>
      </w:r>
      <w:r>
        <w:t xml:space="preserve"> [JS] or “prosper us”</w:t>
      </w:r>
    </w:p>
  </w:footnote>
  <w:footnote w:id="705">
    <w:p w14:paraId="7A2D9627" w14:textId="696F8531" w:rsidR="00350773" w:rsidRDefault="0035077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50773" w:rsidRDefault="0035077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50773" w:rsidRDefault="0035077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50773" w:rsidRDefault="00350773" w:rsidP="00407DA2">
      <w:pPr>
        <w:pStyle w:val="footnote"/>
      </w:pPr>
      <w:r>
        <w:rPr>
          <w:rStyle w:val="FootnoteReference"/>
        </w:rPr>
        <w:footnoteRef/>
      </w:r>
      <w:r>
        <w:t xml:space="preserve"> [JS] “thankfully confess You with praise”</w:t>
      </w:r>
    </w:p>
  </w:footnote>
  <w:footnote w:id="709">
    <w:p w14:paraId="327B2E03" w14:textId="17966534" w:rsidR="00350773" w:rsidRDefault="00350773" w:rsidP="00407DA2">
      <w:pPr>
        <w:pStyle w:val="footnote"/>
      </w:pPr>
      <w:r>
        <w:rPr>
          <w:rStyle w:val="FootnoteReference"/>
        </w:rPr>
        <w:footnoteRef/>
      </w:r>
      <w:r>
        <w:t xml:space="preserve"> [JS] “thankfully confess You with praise”</w:t>
      </w:r>
    </w:p>
  </w:footnote>
  <w:footnote w:id="710">
    <w:p w14:paraId="6E3C51BA" w14:textId="77777777" w:rsidR="00350773" w:rsidRDefault="0035077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50773" w:rsidRDefault="00350773" w:rsidP="00C544D6">
      <w:pPr>
        <w:pStyle w:val="footnote"/>
      </w:pPr>
      <w:r>
        <w:rPr>
          <w:rStyle w:val="FootnoteReference"/>
        </w:rPr>
        <w:footnoteRef/>
      </w:r>
      <w:r>
        <w:t xml:space="preserve"> Rom. 10:5; Gal. 3:12; Lev. 18:5; Luke 10:25-28.</w:t>
      </w:r>
    </w:p>
  </w:footnote>
  <w:footnote w:id="712">
    <w:p w14:paraId="0E153BF4" w14:textId="77777777" w:rsidR="00350773" w:rsidRDefault="0035077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50773" w:rsidRDefault="0035077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50773" w:rsidRDefault="0035077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50773" w:rsidRDefault="0035077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50773" w:rsidRDefault="00350773" w:rsidP="00C57482">
      <w:pPr>
        <w:pStyle w:val="footnote"/>
      </w:pPr>
      <w:r>
        <w:rPr>
          <w:rStyle w:val="FootnoteReference"/>
        </w:rPr>
        <w:footnoteRef/>
      </w:r>
      <w:r>
        <w:t xml:space="preserve"> [JS] or “sayings,” or “teachings”</w:t>
      </w:r>
    </w:p>
  </w:footnote>
  <w:footnote w:id="717">
    <w:p w14:paraId="798DF7BE" w14:textId="68962B07" w:rsidR="00350773" w:rsidRDefault="00350773" w:rsidP="00BE75D2">
      <w:pPr>
        <w:pStyle w:val="footnote"/>
      </w:pPr>
      <w:r>
        <w:rPr>
          <w:rStyle w:val="FootnoteReference"/>
        </w:rPr>
        <w:footnoteRef/>
      </w:r>
      <w:r>
        <w:t xml:space="preserve"> [JS] Fr. Athanasius has, “repaly,” Brenton has “recompense”</w:t>
      </w:r>
    </w:p>
  </w:footnote>
  <w:footnote w:id="718">
    <w:p w14:paraId="0D4EEBCE" w14:textId="0AC85059" w:rsidR="00350773" w:rsidRDefault="0035077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50773" w:rsidRDefault="0035077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50773" w:rsidRDefault="0035077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50773" w:rsidRDefault="0035077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50773" w:rsidRDefault="00350773" w:rsidP="005E7419">
      <w:pPr>
        <w:pStyle w:val="footnote"/>
      </w:pPr>
      <w:r>
        <w:rPr>
          <w:rStyle w:val="FootnoteReference"/>
        </w:rPr>
        <w:footnoteRef/>
      </w:r>
      <w:r>
        <w:t xml:space="preserve"> [JS] or “establish,” “confirm”</w:t>
      </w:r>
    </w:p>
  </w:footnote>
  <w:footnote w:id="723">
    <w:p w14:paraId="2E991C7E" w14:textId="4933BF85" w:rsidR="00350773" w:rsidRDefault="00350773" w:rsidP="00B5676D">
      <w:pPr>
        <w:pStyle w:val="footnote"/>
      </w:pPr>
      <w:r>
        <w:rPr>
          <w:rStyle w:val="FootnoteReference"/>
        </w:rPr>
        <w:footnoteRef/>
      </w:r>
      <w:r>
        <w:t xml:space="preserve"> [JS] or “covetousness”</w:t>
      </w:r>
    </w:p>
  </w:footnote>
  <w:footnote w:id="724">
    <w:p w14:paraId="25BE986A" w14:textId="2129563B" w:rsidR="00350773" w:rsidRDefault="0035077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50773" w:rsidRDefault="0035077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50773" w:rsidRDefault="0035077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50773" w:rsidRDefault="0035077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50773" w:rsidRDefault="0035077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50773" w:rsidRDefault="00350773" w:rsidP="00D305E3">
      <w:pPr>
        <w:pStyle w:val="footnote"/>
      </w:pPr>
      <w:r>
        <w:rPr>
          <w:rStyle w:val="FootnoteReference"/>
        </w:rPr>
        <w:footnoteRef/>
      </w:r>
      <w:r>
        <w:t xml:space="preserve"> [JS] or “thank,” “thankfully confess You with praise”</w:t>
      </w:r>
    </w:p>
  </w:footnote>
  <w:footnote w:id="730">
    <w:p w14:paraId="7A206583" w14:textId="77777777" w:rsidR="00350773" w:rsidRDefault="0035077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50773" w:rsidRDefault="00350773" w:rsidP="00C544D6">
      <w:pPr>
        <w:pStyle w:val="footnote"/>
      </w:pPr>
      <w:r>
        <w:rPr>
          <w:rStyle w:val="FootnoteReference"/>
        </w:rPr>
        <w:footnoteRef/>
      </w:r>
      <w:r>
        <w:t xml:space="preserve"> Curdled with scorn, anger and fear.</w:t>
      </w:r>
    </w:p>
  </w:footnote>
  <w:footnote w:id="732">
    <w:p w14:paraId="7309743D" w14:textId="0EE8ABB9" w:rsidR="00350773" w:rsidRDefault="0035077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50773" w:rsidRDefault="0035077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50773" w:rsidRDefault="00350773" w:rsidP="00C936FC">
      <w:pPr>
        <w:pStyle w:val="footnote"/>
      </w:pPr>
      <w:r>
        <w:rPr>
          <w:rStyle w:val="FootnoteReference"/>
        </w:rPr>
        <w:footnoteRef/>
      </w:r>
      <w:r>
        <w:t xml:space="preserve"> [JS] i.e. my eyes were straigned looking for your word.</w:t>
      </w:r>
    </w:p>
  </w:footnote>
  <w:footnote w:id="735">
    <w:p w14:paraId="4CBD2EF6" w14:textId="212825E8" w:rsidR="00350773" w:rsidRDefault="0035077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50773" w:rsidRDefault="0035077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50773" w:rsidRDefault="00350773" w:rsidP="00D9575C">
      <w:pPr>
        <w:pStyle w:val="footnote"/>
      </w:pPr>
      <w:r>
        <w:rPr>
          <w:rStyle w:val="FootnoteReference"/>
        </w:rPr>
        <w:footnoteRef/>
      </w:r>
      <w:r>
        <w:t xml:space="preserve"> [JS] revive, “give me life”</w:t>
      </w:r>
    </w:p>
  </w:footnote>
  <w:footnote w:id="738">
    <w:p w14:paraId="43860D7B" w14:textId="0D5C0E48" w:rsidR="00350773" w:rsidRDefault="00350773" w:rsidP="00D9575C">
      <w:pPr>
        <w:pStyle w:val="footnote"/>
      </w:pPr>
      <w:r>
        <w:rPr>
          <w:rStyle w:val="FootnoteReference"/>
        </w:rPr>
        <w:footnoteRef/>
      </w:r>
      <w:r>
        <w:t xml:space="preserve"> [JS] “all things together”, i.e. “all the universe”</w:t>
      </w:r>
    </w:p>
  </w:footnote>
  <w:footnote w:id="739">
    <w:p w14:paraId="1C03CDF6" w14:textId="6210968E" w:rsidR="00350773" w:rsidRDefault="0035077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50773" w:rsidRDefault="0035077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50773" w:rsidRDefault="0035077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50773" w:rsidRDefault="0035077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50773" w:rsidRDefault="0035077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50773" w:rsidRDefault="0035077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50773" w:rsidRDefault="0035077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50773" w:rsidRDefault="0035077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50773" w:rsidRDefault="0035077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50773" w:rsidRDefault="00350773" w:rsidP="00027E51">
      <w:pPr>
        <w:pStyle w:val="footnote"/>
      </w:pPr>
      <w:r>
        <w:rPr>
          <w:rStyle w:val="FootnoteReference"/>
        </w:rPr>
        <w:footnoteRef/>
      </w:r>
      <w:r>
        <w:t xml:space="preserve"> [JS] or “I directed myself towards”</w:t>
      </w:r>
    </w:p>
  </w:footnote>
  <w:footnote w:id="749">
    <w:p w14:paraId="0B2F62E7" w14:textId="0CF252B5" w:rsidR="00350773" w:rsidRDefault="00350773" w:rsidP="00C544D6">
      <w:pPr>
        <w:pStyle w:val="footnote"/>
      </w:pPr>
      <w:r>
        <w:rPr>
          <w:rStyle w:val="FootnoteReference"/>
        </w:rPr>
        <w:footnoteRef/>
      </w:r>
      <w:r>
        <w:t xml:space="preserve"> Cf. Lk. 24:27,32,45.</w:t>
      </w:r>
    </w:p>
  </w:footnote>
  <w:footnote w:id="750">
    <w:p w14:paraId="081BE299" w14:textId="0DC86D26" w:rsidR="00350773" w:rsidRDefault="0035077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50773" w:rsidRDefault="0035077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50773" w:rsidRDefault="0035077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50773" w:rsidRDefault="0035077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50773" w:rsidRDefault="0035077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50773" w:rsidRDefault="0035077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50773" w:rsidRDefault="00350773" w:rsidP="00330381">
      <w:pPr>
        <w:pStyle w:val="footnote"/>
      </w:pPr>
      <w:r>
        <w:rPr>
          <w:rStyle w:val="FootnoteReference"/>
        </w:rPr>
        <w:footnoteRef/>
      </w:r>
      <w:r>
        <w:t xml:space="preserve"> [JS] or “wickedness”</w:t>
      </w:r>
    </w:p>
  </w:footnote>
  <w:footnote w:id="757">
    <w:p w14:paraId="50052FF4" w14:textId="1790CFD6" w:rsidR="00350773" w:rsidRDefault="00350773" w:rsidP="00C544D6">
      <w:pPr>
        <w:pStyle w:val="footnote"/>
      </w:pPr>
      <w:r>
        <w:rPr>
          <w:rStyle w:val="FootnoteReference"/>
        </w:rPr>
        <w:footnoteRef/>
      </w:r>
      <w:r>
        <w:t xml:space="preserve"> Cf. Ps. 110:10.</w:t>
      </w:r>
    </w:p>
  </w:footnote>
  <w:footnote w:id="758">
    <w:p w14:paraId="720D7516" w14:textId="1A9EC268" w:rsidR="00350773" w:rsidRDefault="0035077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50773" w:rsidRDefault="00350773" w:rsidP="00922B79">
      <w:pPr>
        <w:pStyle w:val="footnote"/>
      </w:pPr>
      <w:r>
        <w:rPr>
          <w:rStyle w:val="FootnoteReference"/>
        </w:rPr>
        <w:footnoteRef/>
      </w:r>
      <w:r>
        <w:t xml:space="preserve"> [JS] Coptic has, “Name”.</w:t>
      </w:r>
    </w:p>
  </w:footnote>
  <w:footnote w:id="760">
    <w:p w14:paraId="6758F0AB" w14:textId="1B97FFBE" w:rsidR="00350773" w:rsidRDefault="00350773" w:rsidP="00922B79">
      <w:pPr>
        <w:pStyle w:val="footnote"/>
      </w:pPr>
      <w:r>
        <w:rPr>
          <w:rStyle w:val="FootnoteReference"/>
        </w:rPr>
        <w:footnoteRef/>
      </w:r>
      <w:r>
        <w:t xml:space="preserve"> [JS] or “word,” or “teachings</w:t>
      </w:r>
    </w:p>
  </w:footnote>
  <w:footnote w:id="761">
    <w:p w14:paraId="323379C4" w14:textId="4014F861" w:rsidR="00350773" w:rsidRDefault="00350773" w:rsidP="00DA5B2D">
      <w:pPr>
        <w:pStyle w:val="footnote"/>
      </w:pPr>
      <w:r>
        <w:rPr>
          <w:rStyle w:val="FootnoteReference"/>
        </w:rPr>
        <w:footnoteRef/>
      </w:r>
      <w:r>
        <w:t xml:space="preserve"> [JS] [] found in Coptic. See the First Hour of Tuesday of Holy Week.</w:t>
      </w:r>
    </w:p>
  </w:footnote>
  <w:footnote w:id="762">
    <w:p w14:paraId="6F9983BE" w14:textId="25FEB91F" w:rsidR="00350773" w:rsidRDefault="0035077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50773" w:rsidRDefault="0035077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50773" w:rsidRDefault="00350773" w:rsidP="00C544D6">
      <w:pPr>
        <w:pStyle w:val="footnote"/>
      </w:pPr>
      <w:r>
        <w:rPr>
          <w:rStyle w:val="FootnoteReference"/>
        </w:rPr>
        <w:footnoteRef/>
      </w:r>
      <w:r>
        <w:t xml:space="preserve"> Cf. Jeremiah 3:23. I look through the hills to their unseen Maker.</w:t>
      </w:r>
    </w:p>
  </w:footnote>
  <w:footnote w:id="765">
    <w:p w14:paraId="597C7008" w14:textId="630EBDA2" w:rsidR="00350773" w:rsidRDefault="0035077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50773" w:rsidRDefault="0035077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50773" w:rsidRDefault="0035077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50773" w:rsidRDefault="00350773" w:rsidP="00CE55B0">
      <w:pPr>
        <w:pStyle w:val="footnote"/>
      </w:pPr>
      <w:r>
        <w:rPr>
          <w:rStyle w:val="FootnoteReference"/>
        </w:rPr>
        <w:footnoteRef/>
      </w:r>
      <w:r>
        <w:t xml:space="preserve"> [JS] or “thank and praise”, “thankfully confess with praise”</w:t>
      </w:r>
    </w:p>
  </w:footnote>
  <w:footnote w:id="769">
    <w:p w14:paraId="351045EF" w14:textId="461615AB" w:rsidR="00350773" w:rsidRDefault="0035077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50773" w:rsidRDefault="0035077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50773" w:rsidRDefault="00350773" w:rsidP="00C544D6">
      <w:pPr>
        <w:pStyle w:val="footnote"/>
      </w:pPr>
      <w:r>
        <w:rPr>
          <w:rStyle w:val="FootnoteReference"/>
        </w:rPr>
        <w:footnoteRef/>
      </w:r>
      <w:r>
        <w:t xml:space="preserve"> Hebrews 11:26; 13:13.</w:t>
      </w:r>
    </w:p>
  </w:footnote>
  <w:footnote w:id="772">
    <w:p w14:paraId="09354BED" w14:textId="77777777" w:rsidR="00350773" w:rsidRDefault="00350773" w:rsidP="00C544D6">
      <w:pPr>
        <w:pStyle w:val="footnote"/>
      </w:pPr>
      <w:r>
        <w:rPr>
          <w:rStyle w:val="FootnoteReference"/>
        </w:rPr>
        <w:footnoteRef/>
      </w:r>
      <w:r>
        <w:t xml:space="preserve"> Heaven is here (Mt. 4:17; Lk. 17:21; Prov. 17:24).</w:t>
      </w:r>
    </w:p>
  </w:footnote>
  <w:footnote w:id="773">
    <w:p w14:paraId="70E4A917" w14:textId="510327E2" w:rsidR="00350773" w:rsidRDefault="00350773" w:rsidP="0017251E">
      <w:pPr>
        <w:pStyle w:val="footnote"/>
      </w:pPr>
      <w:r>
        <w:rPr>
          <w:rStyle w:val="FootnoteReference"/>
        </w:rPr>
        <w:footnoteRef/>
      </w:r>
      <w:r>
        <w:t xml:space="preserve"> [JS] Fr. Lazarus and NETS have “irresistible”, OSB has “overwhelming”</w:t>
      </w:r>
    </w:p>
  </w:footnote>
  <w:footnote w:id="774">
    <w:p w14:paraId="045830C0" w14:textId="3777C1FD" w:rsidR="00350773" w:rsidRDefault="00350773" w:rsidP="00330381">
      <w:pPr>
        <w:pStyle w:val="footnote"/>
      </w:pPr>
      <w:r>
        <w:rPr>
          <w:rStyle w:val="FootnoteReference"/>
        </w:rPr>
        <w:footnoteRef/>
      </w:r>
      <w:r>
        <w:t xml:space="preserve"> [JS] or “evildoers”</w:t>
      </w:r>
    </w:p>
  </w:footnote>
  <w:footnote w:id="775">
    <w:p w14:paraId="09C30AE4" w14:textId="6C02AB51" w:rsidR="00350773" w:rsidRDefault="00350773" w:rsidP="00511459">
      <w:pPr>
        <w:pStyle w:val="footnote"/>
      </w:pPr>
      <w:r>
        <w:rPr>
          <w:rStyle w:val="FootnoteReference"/>
        </w:rPr>
        <w:footnoteRef/>
      </w:r>
      <w:r>
        <w:t xml:space="preserve"> [JS] Fr. Athanasius has, “the Lord has magnified His doings with them.”</w:t>
      </w:r>
    </w:p>
  </w:footnote>
  <w:footnote w:id="776">
    <w:p w14:paraId="5CAE6DBB" w14:textId="77777777" w:rsidR="00350773" w:rsidRDefault="0035077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50773" w:rsidRDefault="0035077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50773" w:rsidRDefault="00350773" w:rsidP="003169DD">
      <w:pPr>
        <w:pStyle w:val="footnote"/>
      </w:pPr>
      <w:r>
        <w:rPr>
          <w:rStyle w:val="FootnoteReference"/>
        </w:rPr>
        <w:footnoteRef/>
      </w:r>
      <w:r>
        <w:t xml:space="preserve"> [JS] “from your rest”, literally, “after sitting”</w:t>
      </w:r>
    </w:p>
  </w:footnote>
  <w:footnote w:id="779">
    <w:p w14:paraId="2EF38BE0" w14:textId="36D5D79C" w:rsidR="00350773" w:rsidRDefault="00350773" w:rsidP="003169DD">
      <w:pPr>
        <w:pStyle w:val="footnote"/>
      </w:pPr>
      <w:r>
        <w:rPr>
          <w:rStyle w:val="FootnoteReference"/>
        </w:rPr>
        <w:footnoteRef/>
      </w:r>
      <w:r>
        <w:t xml:space="preserve"> [JS] Fr. Athanasius has, “the children of those who have been awakened.”</w:t>
      </w:r>
    </w:p>
  </w:footnote>
  <w:footnote w:id="780">
    <w:p w14:paraId="40FE15BF" w14:textId="13C73A63" w:rsidR="00350773" w:rsidRDefault="00350773" w:rsidP="008D24A6">
      <w:pPr>
        <w:pStyle w:val="footnote"/>
      </w:pPr>
      <w:r>
        <w:rPr>
          <w:rStyle w:val="FootnoteReference"/>
        </w:rPr>
        <w:footnoteRef/>
      </w:r>
      <w:r>
        <w:t xml:space="preserve"> [JS] Fr. Lazarus has, “such exiles”</w:t>
      </w:r>
    </w:p>
  </w:footnote>
  <w:footnote w:id="781">
    <w:p w14:paraId="48D4D6D3" w14:textId="3C1F801B" w:rsidR="00350773" w:rsidRDefault="00350773" w:rsidP="00087D9B">
      <w:pPr>
        <w:pStyle w:val="footnote"/>
      </w:pPr>
      <w:r>
        <w:rPr>
          <w:rStyle w:val="FootnoteReference"/>
        </w:rPr>
        <w:footnoteRef/>
      </w:r>
      <w:r>
        <w:t xml:space="preserve"> [JS] Fr. Athanasius has, “You will be blessed”</w:t>
      </w:r>
    </w:p>
  </w:footnote>
  <w:footnote w:id="782">
    <w:p w14:paraId="3AE714F7" w14:textId="7F960624" w:rsidR="00350773" w:rsidRDefault="0035077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50773" w:rsidRDefault="0035077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50773" w:rsidRDefault="0035077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50773" w:rsidRDefault="00350773" w:rsidP="0061464A">
      <w:pPr>
        <w:pStyle w:val="footnote"/>
      </w:pPr>
      <w:r>
        <w:rPr>
          <w:rStyle w:val="FootnoteReference"/>
        </w:rPr>
        <w:footnoteRef/>
      </w:r>
      <w:r>
        <w:t xml:space="preserve"> [JS] or “lawlessness”</w:t>
      </w:r>
    </w:p>
  </w:footnote>
  <w:footnote w:id="786">
    <w:p w14:paraId="6A925E31" w14:textId="50F1CD8D" w:rsidR="00350773" w:rsidRDefault="0035077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50773" w:rsidRDefault="00350773" w:rsidP="00714F88">
      <w:pPr>
        <w:pStyle w:val="footnote"/>
      </w:pPr>
      <w:r>
        <w:rPr>
          <w:rStyle w:val="FootnoteReference"/>
        </w:rPr>
        <w:footnoteRef/>
      </w:r>
      <w:r>
        <w:t xml:space="preserve"> [JS] or “transgressions” or “acts of lawlessness”, throughout.</w:t>
      </w:r>
    </w:p>
  </w:footnote>
  <w:footnote w:id="788">
    <w:p w14:paraId="0461F9AD" w14:textId="6F28CA37" w:rsidR="00350773" w:rsidRDefault="00350773" w:rsidP="00714F88">
      <w:pPr>
        <w:pStyle w:val="footnote"/>
      </w:pPr>
      <w:r>
        <w:rPr>
          <w:rStyle w:val="FootnoteReference"/>
        </w:rPr>
        <w:footnoteRef/>
      </w:r>
      <w:r>
        <w:t xml:space="preserve"> [JS] or “forgiveness”</w:t>
      </w:r>
    </w:p>
  </w:footnote>
  <w:footnote w:id="789">
    <w:p w14:paraId="0C346C8C" w14:textId="77777777" w:rsidR="00350773" w:rsidRDefault="0035077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50773" w:rsidRDefault="00350773" w:rsidP="00C544D6">
      <w:pPr>
        <w:pStyle w:val="footnote"/>
      </w:pPr>
      <w:r>
        <w:rPr>
          <w:rStyle w:val="FootnoteReference"/>
        </w:rPr>
        <w:footnoteRef/>
      </w:r>
      <w:r>
        <w:t xml:space="preserve"> Cf. Titus 2:14.</w:t>
      </w:r>
    </w:p>
  </w:footnote>
  <w:footnote w:id="791">
    <w:p w14:paraId="55BAD822" w14:textId="77777777" w:rsidR="00350773" w:rsidRDefault="00350773" w:rsidP="00C544D6">
      <w:pPr>
        <w:pStyle w:val="footnote"/>
      </w:pPr>
      <w:r>
        <w:rPr>
          <w:rStyle w:val="FootnoteReference"/>
        </w:rPr>
        <w:footnoteRef/>
      </w:r>
      <w:r>
        <w:t xml:space="preserve"> Prov. 29:1; 2 Kings 17:14; Neh. 9:16; Dt. 9:6.</w:t>
      </w:r>
    </w:p>
  </w:footnote>
  <w:footnote w:id="792">
    <w:p w14:paraId="4E2F71A4" w14:textId="2CCCE707" w:rsidR="00350773" w:rsidRDefault="00350773" w:rsidP="00C0758B">
      <w:pPr>
        <w:pStyle w:val="footnote"/>
      </w:pPr>
      <w:r>
        <w:rPr>
          <w:rStyle w:val="FootnoteReference"/>
        </w:rPr>
        <w:footnoteRef/>
      </w:r>
      <w:r>
        <w:t xml:space="preserve"> [JS] literally “the tabernacle of my house”</w:t>
      </w:r>
    </w:p>
  </w:footnote>
  <w:footnote w:id="793">
    <w:p w14:paraId="7C027A5F" w14:textId="25B43E29" w:rsidR="00350773" w:rsidRDefault="0035077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50773" w:rsidRDefault="00350773" w:rsidP="00C544D6">
      <w:pPr>
        <w:pStyle w:val="footnote"/>
      </w:pPr>
      <w:r>
        <w:rPr>
          <w:rStyle w:val="FootnoteReference"/>
        </w:rPr>
        <w:footnoteRef/>
      </w:r>
      <w:r>
        <w:t xml:space="preserve"> Cf. 1 Kings 6:21 (1 Sam. 6:21).</w:t>
      </w:r>
    </w:p>
  </w:footnote>
  <w:footnote w:id="795">
    <w:p w14:paraId="7A5052C0" w14:textId="161D9B7D" w:rsidR="00350773" w:rsidRDefault="00350773" w:rsidP="00023B09">
      <w:pPr>
        <w:pStyle w:val="footnote"/>
      </w:pPr>
      <w:r>
        <w:rPr>
          <w:rStyle w:val="FootnoteReference"/>
        </w:rPr>
        <w:footnoteRef/>
      </w:r>
      <w:r>
        <w:t xml:space="preserve"> [JS] “do obeisance”, i.e. literally “bow down”</w:t>
      </w:r>
    </w:p>
  </w:footnote>
  <w:footnote w:id="796">
    <w:p w14:paraId="7B1B3D1C" w14:textId="1A224FFE" w:rsidR="00350773" w:rsidRDefault="00350773" w:rsidP="00023B09">
      <w:pPr>
        <w:pStyle w:val="footnote"/>
      </w:pPr>
      <w:r>
        <w:rPr>
          <w:rStyle w:val="FootnoteReference"/>
        </w:rPr>
        <w:footnoteRef/>
      </w:r>
      <w:r>
        <w:t xml:space="preserve"> [JS] Fr. Lazarus has “resting-place”</w:t>
      </w:r>
    </w:p>
  </w:footnote>
  <w:footnote w:id="797">
    <w:p w14:paraId="57742C2B" w14:textId="024D8554" w:rsidR="00350773" w:rsidRDefault="00350773" w:rsidP="00023B09">
      <w:pPr>
        <w:pStyle w:val="footnote"/>
      </w:pPr>
      <w:r>
        <w:rPr>
          <w:rStyle w:val="FootnoteReference"/>
        </w:rPr>
        <w:footnoteRef/>
      </w:r>
      <w:r>
        <w:t xml:space="preserve"> [JS] or “the ark of Your holiness”</w:t>
      </w:r>
    </w:p>
  </w:footnote>
  <w:footnote w:id="798">
    <w:p w14:paraId="371872E1" w14:textId="77777777" w:rsidR="00350773" w:rsidRDefault="00350773" w:rsidP="00C544D6">
      <w:pPr>
        <w:pStyle w:val="footnote"/>
      </w:pPr>
      <w:r>
        <w:rPr>
          <w:rStyle w:val="FootnoteReference"/>
        </w:rPr>
        <w:footnoteRef/>
      </w:r>
      <w:r>
        <w:t xml:space="preserve"> Ps. 131:8-10 = 2 Chron. 6:41-42.</w:t>
      </w:r>
    </w:p>
  </w:footnote>
  <w:footnote w:id="799">
    <w:p w14:paraId="3FFC0219" w14:textId="77777777" w:rsidR="00350773" w:rsidRDefault="00350773" w:rsidP="00C544D6">
      <w:pPr>
        <w:pStyle w:val="footnote"/>
      </w:pPr>
      <w:r>
        <w:rPr>
          <w:rStyle w:val="FootnoteReference"/>
        </w:rPr>
        <w:footnoteRef/>
      </w:r>
      <w:r>
        <w:t xml:space="preserve"> I Chron. 17:11-14; Acts 2:30-33.</w:t>
      </w:r>
    </w:p>
  </w:footnote>
  <w:footnote w:id="800">
    <w:p w14:paraId="750994E1" w14:textId="39B5FB55" w:rsidR="00350773" w:rsidRDefault="00350773" w:rsidP="00631963">
      <w:pPr>
        <w:pStyle w:val="footnote"/>
      </w:pPr>
      <w:r>
        <w:rPr>
          <w:rStyle w:val="FootnoteReference"/>
        </w:rPr>
        <w:footnoteRef/>
      </w:r>
      <w:r>
        <w:t xml:space="preserve"> [JS] Coptic has “widow”.</w:t>
      </w:r>
    </w:p>
  </w:footnote>
  <w:footnote w:id="801">
    <w:p w14:paraId="20533A22" w14:textId="760F6E73" w:rsidR="00350773" w:rsidRDefault="00350773" w:rsidP="00631963">
      <w:pPr>
        <w:pStyle w:val="footnote"/>
      </w:pPr>
      <w:r>
        <w:rPr>
          <w:rStyle w:val="FootnoteReference"/>
        </w:rPr>
        <w:footnoteRef/>
      </w:r>
      <w:r>
        <w:t xml:space="preserve"> [JS] or “rejoice with rejoicing”</w:t>
      </w:r>
    </w:p>
  </w:footnote>
  <w:footnote w:id="802">
    <w:p w14:paraId="41E94330" w14:textId="77777777" w:rsidR="00350773" w:rsidRDefault="0035077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50773" w:rsidRDefault="0035077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50773" w:rsidRDefault="0035077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50773" w:rsidRDefault="0035077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50773" w:rsidRDefault="0035077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50773" w:rsidRDefault="00350773" w:rsidP="008B199B">
      <w:pPr>
        <w:pStyle w:val="footnote"/>
      </w:pPr>
      <w:r>
        <w:rPr>
          <w:rStyle w:val="FootnoteReference"/>
        </w:rPr>
        <w:footnoteRef/>
      </w:r>
      <w:r>
        <w:t xml:space="preserve"> [JS] literally, “slaves”</w:t>
      </w:r>
    </w:p>
  </w:footnote>
  <w:footnote w:id="808">
    <w:p w14:paraId="1FC82724" w14:textId="77777777" w:rsidR="00350773" w:rsidRDefault="0035077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50773" w:rsidRDefault="00350773" w:rsidP="00C544D6">
      <w:pPr>
        <w:pStyle w:val="footnote"/>
      </w:pPr>
      <w:r>
        <w:rPr>
          <w:rStyle w:val="FootnoteReference"/>
        </w:rPr>
        <w:footnoteRef/>
      </w:r>
      <w:r>
        <w:t xml:space="preserve"> Deut. 32:36.</w:t>
      </w:r>
    </w:p>
  </w:footnote>
  <w:footnote w:id="810">
    <w:p w14:paraId="6CA454B0" w14:textId="699660A9" w:rsidR="00350773" w:rsidRDefault="00350773" w:rsidP="009F1DA0">
      <w:pPr>
        <w:pStyle w:val="footnote"/>
      </w:pPr>
      <w:r>
        <w:rPr>
          <w:rStyle w:val="FootnoteReference"/>
        </w:rPr>
        <w:footnoteRef/>
      </w:r>
      <w:r>
        <w:t xml:space="preserve"> [JS] [] lacking in all but OSB</w:t>
      </w:r>
    </w:p>
  </w:footnote>
  <w:footnote w:id="811">
    <w:p w14:paraId="71CEF4E9" w14:textId="77777777" w:rsidR="00350773" w:rsidRDefault="0035077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50773" w:rsidRDefault="0035077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50773" w:rsidRDefault="0035077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50773" w:rsidRDefault="0035077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50773" w:rsidRDefault="00350773" w:rsidP="00AE1E0F">
      <w:pPr>
        <w:pStyle w:val="footnote"/>
      </w:pPr>
      <w:r>
        <w:rPr>
          <w:rStyle w:val="FootnoteReference"/>
        </w:rPr>
        <w:footnoteRef/>
      </w:r>
      <w:r>
        <w:t xml:space="preserve"> [JS] or “and shook of Pharaoh and his army into the Red sea,”</w:t>
      </w:r>
    </w:p>
  </w:footnote>
  <w:footnote w:id="816">
    <w:p w14:paraId="0B96BC12" w14:textId="30893C5B" w:rsidR="00350773" w:rsidRDefault="00350773" w:rsidP="00AE1E0F">
      <w:pPr>
        <w:pStyle w:val="footnote"/>
      </w:pPr>
      <w:r>
        <w:rPr>
          <w:rStyle w:val="FootnoteReference"/>
        </w:rPr>
        <w:footnoteRef/>
      </w:r>
      <w:r>
        <w:t xml:space="preserve"> [JS] or “slew”</w:t>
      </w:r>
    </w:p>
  </w:footnote>
  <w:footnote w:id="817">
    <w:p w14:paraId="0DA78EFF" w14:textId="6EE98942" w:rsidR="00350773" w:rsidRDefault="0035077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50773" w:rsidRDefault="0035077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50773" w:rsidRDefault="00350773" w:rsidP="00C544D6">
      <w:pPr>
        <w:pStyle w:val="footnote"/>
      </w:pPr>
      <w:r>
        <w:rPr>
          <w:rStyle w:val="FootnoteReference"/>
        </w:rPr>
        <w:footnoteRef/>
      </w:r>
      <w:r>
        <w:t xml:space="preserve"> See previous footnote.</w:t>
      </w:r>
    </w:p>
  </w:footnote>
  <w:footnote w:id="820">
    <w:p w14:paraId="32C9C8BA" w14:textId="1283C1AE" w:rsidR="00350773" w:rsidRDefault="0035077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50773" w:rsidRDefault="00350773" w:rsidP="00AC3281">
      <w:pPr>
        <w:pStyle w:val="footnote"/>
      </w:pPr>
      <w:r>
        <w:rPr>
          <w:rStyle w:val="FootnoteReference"/>
        </w:rPr>
        <w:footnoteRef/>
      </w:r>
      <w:r>
        <w:t xml:space="preserve"> [JS] or “thank”, or “thankfully confess with praise”</w:t>
      </w:r>
    </w:p>
  </w:footnote>
  <w:footnote w:id="822">
    <w:p w14:paraId="02264BC2" w14:textId="77777777" w:rsidR="00350773" w:rsidRDefault="0035077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50773" w:rsidRDefault="0035077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50773" w:rsidRDefault="0035077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50773" w:rsidRDefault="0035077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50773" w:rsidRDefault="0035077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50773" w:rsidRDefault="0035077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50773" w:rsidRDefault="00350773" w:rsidP="00FF6795">
      <w:pPr>
        <w:pStyle w:val="footnote"/>
      </w:pPr>
      <w:r>
        <w:rPr>
          <w:rStyle w:val="FootnoteReference"/>
        </w:rPr>
        <w:footnoteRef/>
      </w:r>
      <w:r>
        <w:t xml:space="preserve"> [JS] literally “those who are exalted” or “the high things”</w:t>
      </w:r>
    </w:p>
  </w:footnote>
  <w:footnote w:id="829">
    <w:p w14:paraId="596BB70E" w14:textId="27F87B4A" w:rsidR="00350773" w:rsidRDefault="0035077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50773" w:rsidRDefault="00350773" w:rsidP="00485563">
      <w:pPr>
        <w:pStyle w:val="footnote"/>
      </w:pPr>
      <w:r>
        <w:rPr>
          <w:rStyle w:val="FootnoteReference"/>
        </w:rPr>
        <w:footnoteRef/>
      </w:r>
      <w:r>
        <w:t xml:space="preserve"> [JS] or “possess”</w:t>
      </w:r>
    </w:p>
  </w:footnote>
  <w:footnote w:id="831">
    <w:p w14:paraId="145A6B15" w14:textId="77777777" w:rsidR="00350773" w:rsidRDefault="0035077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50773" w:rsidRDefault="00350773" w:rsidP="00485563">
      <w:pPr>
        <w:pStyle w:val="footnote"/>
      </w:pPr>
      <w:r>
        <w:rPr>
          <w:rStyle w:val="FootnoteReference"/>
        </w:rPr>
        <w:footnoteRef/>
      </w:r>
      <w:r>
        <w:t xml:space="preserve"> [JS] or “give thanks,” or “thankfully confess You with praise”</w:t>
      </w:r>
    </w:p>
  </w:footnote>
  <w:footnote w:id="833">
    <w:p w14:paraId="42F762F1" w14:textId="43ABB4D6" w:rsidR="00350773" w:rsidRDefault="00350773" w:rsidP="00676E6A">
      <w:pPr>
        <w:pStyle w:val="footnote"/>
      </w:pPr>
      <w:r>
        <w:rPr>
          <w:rStyle w:val="FootnoteReference"/>
        </w:rPr>
        <w:footnoteRef/>
      </w:r>
      <w:r>
        <w:t xml:space="preserve"> [JS] or “authorities” or “powers”</w:t>
      </w:r>
    </w:p>
  </w:footnote>
  <w:footnote w:id="834">
    <w:p w14:paraId="4E73646F" w14:textId="549C13C9" w:rsidR="00350773" w:rsidRDefault="00350773" w:rsidP="00EB72A3">
      <w:pPr>
        <w:pStyle w:val="footnote"/>
      </w:pPr>
      <w:r>
        <w:rPr>
          <w:rStyle w:val="FootnoteReference"/>
        </w:rPr>
        <w:footnoteRef/>
      </w:r>
      <w:r>
        <w:t xml:space="preserve"> [JS] or “and do I not waste away because of my enemies?”</w:t>
      </w:r>
    </w:p>
  </w:footnote>
  <w:footnote w:id="835">
    <w:p w14:paraId="4CC16564" w14:textId="262FCF3B" w:rsidR="00350773" w:rsidRDefault="00350773" w:rsidP="00814FC4">
      <w:pPr>
        <w:pStyle w:val="footnote"/>
      </w:pPr>
      <w:r>
        <w:rPr>
          <w:rStyle w:val="FootnoteReference"/>
        </w:rPr>
        <w:footnoteRef/>
      </w:r>
      <w:r>
        <w:t xml:space="preserve"> [JS] or “way of iniquity”</w:t>
      </w:r>
    </w:p>
  </w:footnote>
  <w:footnote w:id="836">
    <w:p w14:paraId="6BCAB3AE" w14:textId="77777777" w:rsidR="00350773" w:rsidRDefault="00350773" w:rsidP="00C544D6">
      <w:pPr>
        <w:pStyle w:val="footnote"/>
      </w:pPr>
      <w:r>
        <w:rPr>
          <w:rStyle w:val="FootnoteReference"/>
        </w:rPr>
        <w:footnoteRef/>
      </w:r>
      <w:r>
        <w:t xml:space="preserve"> ‘He gives songs in the night’ (Job. 35:10).</w:t>
      </w:r>
    </w:p>
  </w:footnote>
  <w:footnote w:id="837">
    <w:p w14:paraId="6FFB8AE3" w14:textId="30159915" w:rsidR="00350773" w:rsidRDefault="00350773" w:rsidP="00FF4A4F">
      <w:pPr>
        <w:pStyle w:val="footnote"/>
      </w:pPr>
      <w:r>
        <w:rPr>
          <w:rStyle w:val="FootnoteReference"/>
        </w:rPr>
        <w:footnoteRef/>
      </w:r>
      <w:r>
        <w:t xml:space="preserve"> Literally “voice”</w:t>
      </w:r>
    </w:p>
  </w:footnote>
  <w:footnote w:id="838">
    <w:p w14:paraId="1995E6B7" w14:textId="70D38F62" w:rsidR="00350773" w:rsidRDefault="00350773" w:rsidP="00EB72A3">
      <w:pPr>
        <w:pStyle w:val="footnote"/>
      </w:pPr>
      <w:r>
        <w:rPr>
          <w:rStyle w:val="FootnoteReference"/>
        </w:rPr>
        <w:footnoteRef/>
      </w:r>
      <w:r>
        <w:t xml:space="preserve"> [JS] or “praise,” or “give thanks to,” or “thankfully confess with praise”</w:t>
      </w:r>
    </w:p>
  </w:footnote>
  <w:footnote w:id="839">
    <w:p w14:paraId="7EBC0985" w14:textId="77777777" w:rsidR="00350773" w:rsidRDefault="00350773" w:rsidP="00784373">
      <w:pPr>
        <w:pStyle w:val="footnote"/>
      </w:pPr>
      <w:r>
        <w:rPr>
          <w:rStyle w:val="FootnoteReference"/>
        </w:rPr>
        <w:footnoteRef/>
      </w:r>
      <w:r>
        <w:t xml:space="preserve"> [JS] or “Hades”.</w:t>
      </w:r>
    </w:p>
  </w:footnote>
  <w:footnote w:id="840">
    <w:p w14:paraId="5A5C1D1C" w14:textId="586EEB89" w:rsidR="00350773" w:rsidRDefault="0035077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50773" w:rsidRDefault="00350773" w:rsidP="00C544D6">
      <w:pPr>
        <w:pStyle w:val="footnote"/>
      </w:pPr>
      <w:r>
        <w:rPr>
          <w:rStyle w:val="FootnoteReference"/>
        </w:rPr>
        <w:footnoteRef/>
      </w:r>
      <w:r>
        <w:t xml:space="preserve"> this way: the confession of Christ (2 Tim. 3:12).</w:t>
      </w:r>
    </w:p>
  </w:footnote>
  <w:footnote w:id="842">
    <w:p w14:paraId="1B4DA4D8" w14:textId="4D3CDF72" w:rsidR="00350773" w:rsidRDefault="00350773" w:rsidP="00EB72A3">
      <w:pPr>
        <w:pStyle w:val="footnote"/>
      </w:pPr>
      <w:r>
        <w:rPr>
          <w:rStyle w:val="FootnoteReference"/>
        </w:rPr>
        <w:footnoteRef/>
      </w:r>
      <w:r>
        <w:t xml:space="preserve"> [JS] or “praise” or “thive thanks to,” or “thankfully confess with praise”</w:t>
      </w:r>
    </w:p>
  </w:footnote>
  <w:footnote w:id="843">
    <w:p w14:paraId="10A5500A" w14:textId="77777777" w:rsidR="00350773" w:rsidRDefault="00350773" w:rsidP="00C544D6">
      <w:pPr>
        <w:pStyle w:val="footnote"/>
      </w:pPr>
      <w:r>
        <w:rPr>
          <w:rStyle w:val="FootnoteReference"/>
        </w:rPr>
        <w:footnoteRef/>
      </w:r>
      <w:r>
        <w:t xml:space="preserve"> These two lines are identical with Lamentations 3:6.</w:t>
      </w:r>
    </w:p>
  </w:footnote>
  <w:footnote w:id="844">
    <w:p w14:paraId="30FC40DD" w14:textId="11119DF6" w:rsidR="00350773" w:rsidRDefault="00350773" w:rsidP="00C544D6">
      <w:pPr>
        <w:pStyle w:val="footnote"/>
      </w:pPr>
      <w:r>
        <w:rPr>
          <w:rStyle w:val="FootnoteReference"/>
        </w:rPr>
        <w:footnoteRef/>
      </w:r>
      <w:r>
        <w:t xml:space="preserve"> Cf. Rev. 10:5; Ezek. 20:23,28,42; Deut. 32:14.</w:t>
      </w:r>
    </w:p>
  </w:footnote>
  <w:footnote w:id="845">
    <w:p w14:paraId="58511EB9" w14:textId="77777777" w:rsidR="00350773" w:rsidRDefault="0035077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50773" w:rsidRDefault="0035077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50773" w:rsidRDefault="0035077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50773" w:rsidRDefault="00350773" w:rsidP="00F53108">
      <w:pPr>
        <w:pStyle w:val="footnote"/>
      </w:pPr>
      <w:r>
        <w:rPr>
          <w:rStyle w:val="FootnoteReference"/>
        </w:rPr>
        <w:footnoteRef/>
      </w:r>
      <w:r>
        <w:t xml:space="preserve"> [JS] or “gush forth”, “overflow”</w:t>
      </w:r>
    </w:p>
  </w:footnote>
  <w:footnote w:id="849">
    <w:p w14:paraId="291B5302" w14:textId="22414254" w:rsidR="00350773" w:rsidRDefault="0035077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50773" w:rsidRDefault="00350773" w:rsidP="008D3680">
      <w:pPr>
        <w:pStyle w:val="footnote"/>
      </w:pPr>
      <w:r>
        <w:rPr>
          <w:rStyle w:val="FootnoteReference"/>
        </w:rPr>
        <w:footnoteRef/>
      </w:r>
      <w:r>
        <w:t xml:space="preserve"> [JS] literally “holy ones”</w:t>
      </w:r>
    </w:p>
  </w:footnote>
  <w:footnote w:id="851">
    <w:p w14:paraId="67EE1F7C" w14:textId="1AC854C4" w:rsidR="00350773" w:rsidRDefault="0035077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50773" w:rsidRDefault="00350773" w:rsidP="00C544D6">
      <w:pPr>
        <w:pStyle w:val="footnote"/>
      </w:pPr>
      <w:r>
        <w:rPr>
          <w:rStyle w:val="FootnoteReference"/>
        </w:rPr>
        <w:footnoteRef/>
      </w:r>
      <w:r>
        <w:t xml:space="preserve"> Cf. Ps. 145:2 with Ps. 103:33. Only verbs differ.</w:t>
      </w:r>
    </w:p>
  </w:footnote>
  <w:footnote w:id="853">
    <w:p w14:paraId="35C0C4DD" w14:textId="71AC6682" w:rsidR="00350773" w:rsidRDefault="00350773" w:rsidP="007F50FD">
      <w:pPr>
        <w:pStyle w:val="footnote"/>
      </w:pPr>
      <w:r>
        <w:rPr>
          <w:rStyle w:val="FootnoteReference"/>
        </w:rPr>
        <w:footnoteRef/>
      </w:r>
      <w:r>
        <w:t xml:space="preserve"> [JS] or “spirit”</w:t>
      </w:r>
    </w:p>
  </w:footnote>
  <w:footnote w:id="854">
    <w:p w14:paraId="23EB32F2" w14:textId="235BD424" w:rsidR="00350773" w:rsidRDefault="00350773" w:rsidP="007F50FD">
      <w:pPr>
        <w:pStyle w:val="footnote"/>
      </w:pPr>
      <w:r>
        <w:rPr>
          <w:rStyle w:val="FootnoteReference"/>
        </w:rPr>
        <w:footnoteRef/>
      </w:r>
      <w:r>
        <w:t xml:space="preserve"> [JS] thoughts, or designs, plans, projects</w:t>
      </w:r>
    </w:p>
  </w:footnote>
  <w:footnote w:id="855">
    <w:p w14:paraId="1E480973" w14:textId="3F051D55" w:rsidR="00350773" w:rsidRDefault="00350773" w:rsidP="007F50FD">
      <w:pPr>
        <w:pStyle w:val="footnote"/>
      </w:pPr>
      <w:r>
        <w:rPr>
          <w:rStyle w:val="FootnoteReference"/>
        </w:rPr>
        <w:footnoteRef/>
      </w:r>
      <w:r>
        <w:t xml:space="preserve"> [JS] or “guards”</w:t>
      </w:r>
    </w:p>
  </w:footnote>
  <w:footnote w:id="856">
    <w:p w14:paraId="6A1BF79E" w14:textId="2C42AEE5" w:rsidR="00350773" w:rsidRDefault="00350773" w:rsidP="007F50FD">
      <w:pPr>
        <w:pStyle w:val="footnote"/>
      </w:pPr>
      <w:r>
        <w:rPr>
          <w:rStyle w:val="FootnoteReference"/>
        </w:rPr>
        <w:footnoteRef/>
      </w:r>
      <w:r>
        <w:t xml:space="preserve"> [JS] or “frees the prisoners”</w:t>
      </w:r>
    </w:p>
  </w:footnote>
  <w:footnote w:id="857">
    <w:p w14:paraId="5D5111FF" w14:textId="66B6F812" w:rsidR="00350773" w:rsidRDefault="00350773" w:rsidP="007F50FD">
      <w:pPr>
        <w:pStyle w:val="footnote"/>
      </w:pPr>
      <w:r>
        <w:rPr>
          <w:rStyle w:val="FootnoteReference"/>
        </w:rPr>
        <w:footnoteRef/>
      </w:r>
      <w:r>
        <w:t xml:space="preserve"> [JS] or “bent”</w:t>
      </w:r>
    </w:p>
  </w:footnote>
  <w:footnote w:id="858">
    <w:p w14:paraId="4090A924" w14:textId="68E30641" w:rsidR="00350773" w:rsidRDefault="00350773" w:rsidP="007F50FD">
      <w:pPr>
        <w:pStyle w:val="footnote"/>
      </w:pPr>
      <w:r>
        <w:rPr>
          <w:rStyle w:val="FootnoteReference"/>
        </w:rPr>
        <w:footnoteRef/>
      </w:r>
      <w:r>
        <w:t xml:space="preserve"> [JS] or “skill”</w:t>
      </w:r>
    </w:p>
  </w:footnote>
  <w:footnote w:id="859">
    <w:p w14:paraId="6F819BD3" w14:textId="78976808" w:rsidR="00350773" w:rsidRDefault="00350773" w:rsidP="007F50FD">
      <w:pPr>
        <w:pStyle w:val="footnote"/>
      </w:pPr>
      <w:r>
        <w:rPr>
          <w:rStyle w:val="FootnoteReference"/>
        </w:rPr>
        <w:footnoteRef/>
      </w:r>
      <w:r>
        <w:t xml:space="preserve"> [JS] or “foreigners”</w:t>
      </w:r>
    </w:p>
  </w:footnote>
  <w:footnote w:id="860">
    <w:p w14:paraId="78560DE2" w14:textId="6759CA05" w:rsidR="00350773" w:rsidRDefault="00350773" w:rsidP="007F50FD">
      <w:pPr>
        <w:pStyle w:val="footnote"/>
      </w:pPr>
      <w:r>
        <w:rPr>
          <w:rStyle w:val="FootnoteReference"/>
        </w:rPr>
        <w:footnoteRef/>
      </w:r>
      <w:r>
        <w:t xml:space="preserve"> [JS] or a psalm, or a melody</w:t>
      </w:r>
    </w:p>
  </w:footnote>
  <w:footnote w:id="861">
    <w:p w14:paraId="2C19D159" w14:textId="3C9E27D5" w:rsidR="00350773" w:rsidRDefault="0035077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50773" w:rsidRDefault="0035077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50773" w:rsidRDefault="00350773" w:rsidP="00CD1E61">
      <w:pPr>
        <w:pStyle w:val="footnote"/>
      </w:pPr>
      <w:r>
        <w:rPr>
          <w:rStyle w:val="FootnoteReference"/>
        </w:rPr>
        <w:footnoteRef/>
      </w:r>
      <w:r>
        <w:t xml:space="preserve"> [JS] or word, or teaching</w:t>
      </w:r>
    </w:p>
  </w:footnote>
  <w:footnote w:id="864">
    <w:p w14:paraId="407F2DDB" w14:textId="624657B1" w:rsidR="00350773" w:rsidRDefault="0035077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50773" w:rsidRDefault="00350773" w:rsidP="00DE04F0">
      <w:pPr>
        <w:pStyle w:val="footnote"/>
      </w:pPr>
      <w:r>
        <w:rPr>
          <w:rStyle w:val="FootnoteReference"/>
        </w:rPr>
        <w:footnoteRef/>
      </w:r>
      <w:r>
        <w:t xml:space="preserve"> [JS] or “stormy wind”</w:t>
      </w:r>
    </w:p>
  </w:footnote>
  <w:footnote w:id="866">
    <w:p w14:paraId="596CA46F" w14:textId="3CE69ED5" w:rsidR="00350773" w:rsidRDefault="00350773" w:rsidP="00DE04F0">
      <w:pPr>
        <w:pStyle w:val="footnote"/>
      </w:pPr>
      <w:r>
        <w:rPr>
          <w:rStyle w:val="FootnoteReference"/>
        </w:rPr>
        <w:footnoteRef/>
      </w:r>
      <w:r>
        <w:t xml:space="preserve"> [JS] or “maidens,” or “unmarried women”</w:t>
      </w:r>
    </w:p>
  </w:footnote>
  <w:footnote w:id="867">
    <w:p w14:paraId="302477DE" w14:textId="111432A8" w:rsidR="00350773" w:rsidRDefault="0035077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50773" w:rsidRDefault="00350773" w:rsidP="007039A0">
      <w:pPr>
        <w:pStyle w:val="footnote"/>
      </w:pPr>
      <w:r>
        <w:rPr>
          <w:rStyle w:val="FootnoteReference"/>
        </w:rPr>
        <w:footnoteRef/>
      </w:r>
      <w:r>
        <w:t xml:space="preserve"> [JS] literally, “And He will raise/exalt the horn of His people”</w:t>
      </w:r>
    </w:p>
  </w:footnote>
  <w:footnote w:id="869">
    <w:p w14:paraId="43AD805B" w14:textId="6DFE2128" w:rsidR="00350773" w:rsidRDefault="00350773" w:rsidP="007039A0">
      <w:pPr>
        <w:pStyle w:val="footnote"/>
      </w:pPr>
      <w:r>
        <w:rPr>
          <w:rStyle w:val="FootnoteReference"/>
        </w:rPr>
        <w:footnoteRef/>
      </w:r>
      <w:r>
        <w:t xml:space="preserve"> [JS] “assembly”</w:t>
      </w:r>
    </w:p>
  </w:footnote>
  <w:footnote w:id="870">
    <w:p w14:paraId="0C277B75" w14:textId="51E0F674" w:rsidR="00350773" w:rsidRDefault="00350773" w:rsidP="007039A0">
      <w:pPr>
        <w:pStyle w:val="footnote"/>
      </w:pPr>
      <w:r>
        <w:rPr>
          <w:rStyle w:val="FootnoteReference"/>
        </w:rPr>
        <w:footnoteRef/>
      </w:r>
      <w:r>
        <w:t xml:space="preserve"> [JS] Coptic has “in the chorus”</w:t>
      </w:r>
    </w:p>
  </w:footnote>
  <w:footnote w:id="871">
    <w:p w14:paraId="195C17E1" w14:textId="7FE4BA09" w:rsidR="00350773" w:rsidRDefault="00350773" w:rsidP="00704A33">
      <w:pPr>
        <w:pStyle w:val="footnote"/>
      </w:pPr>
      <w:r>
        <w:rPr>
          <w:rStyle w:val="FootnoteReference"/>
        </w:rPr>
        <w:footnoteRef/>
      </w:r>
      <w:r>
        <w:t xml:space="preserve"> [JS] Fr. Athanasius has “exalt,” See the Liturgy of Mesori 26)</w:t>
      </w:r>
    </w:p>
  </w:footnote>
  <w:footnote w:id="872">
    <w:p w14:paraId="7329AB19" w14:textId="77777777" w:rsidR="00350773" w:rsidRDefault="00350773" w:rsidP="00F258B1">
      <w:pPr>
        <w:pStyle w:val="footnote"/>
      </w:pPr>
      <w:r>
        <w:rPr>
          <w:rStyle w:val="FootnoteReference"/>
        </w:rPr>
        <w:footnoteRef/>
      </w:r>
      <w:r>
        <w:t xml:space="preserve"> two-edged sword: praise which conquers Amalek (St. Chrysostom).</w:t>
      </w:r>
    </w:p>
  </w:footnote>
  <w:footnote w:id="873">
    <w:p w14:paraId="2095C32A" w14:textId="77777777" w:rsidR="00350773" w:rsidRDefault="00350773" w:rsidP="00F258B1">
      <w:pPr>
        <w:pStyle w:val="footnote"/>
      </w:pPr>
      <w:r>
        <w:rPr>
          <w:rStyle w:val="FootnoteReference"/>
        </w:rPr>
        <w:footnoteRef/>
      </w:r>
      <w:r>
        <w:t xml:space="preserve"> ‘Holiness of life is the mother of glory’ (St Theodoret).</w:t>
      </w:r>
    </w:p>
  </w:footnote>
  <w:footnote w:id="874">
    <w:p w14:paraId="4C5EFC08" w14:textId="6D588D58" w:rsidR="00350773" w:rsidRDefault="00350773" w:rsidP="00AE5C5A">
      <w:pPr>
        <w:pStyle w:val="footnote"/>
      </w:pPr>
      <w:r>
        <w:rPr>
          <w:rStyle w:val="FootnoteReference"/>
        </w:rPr>
        <w:footnoteRef/>
      </w:r>
      <w:r>
        <w:t xml:space="preserve"> [JS] variant reading, “harp and lyre”</w:t>
      </w:r>
    </w:p>
  </w:footnote>
  <w:footnote w:id="875">
    <w:p w14:paraId="34B39967" w14:textId="081DCB3D" w:rsidR="00350773" w:rsidRDefault="0035077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50773" w:rsidRDefault="0035077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50773" w:rsidRDefault="00350773" w:rsidP="00865C59">
      <w:pPr>
        <w:pStyle w:val="footnote"/>
      </w:pPr>
      <w:r>
        <w:rPr>
          <w:rStyle w:val="FootnoteReference"/>
        </w:rPr>
        <w:footnoteRef/>
      </w:r>
      <w:r>
        <w:t xml:space="preserve"> Or “Spirit”</w:t>
      </w:r>
    </w:p>
  </w:footnote>
  <w:footnote w:id="878">
    <w:p w14:paraId="296DD30B" w14:textId="77777777" w:rsidR="00350773" w:rsidRDefault="0035077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50773" w:rsidRDefault="00350773" w:rsidP="00344A59">
      <w:pPr>
        <w:pStyle w:val="footnote"/>
      </w:pPr>
      <w:r>
        <w:rPr>
          <w:rStyle w:val="FootnoteReference"/>
        </w:rPr>
        <w:footnoteRef/>
      </w:r>
      <w:r>
        <w:t xml:space="preserve"> The “alleluia” in each vs is inserted into each verse of the Psalm</w:t>
      </w:r>
    </w:p>
  </w:footnote>
  <w:footnote w:id="880">
    <w:p w14:paraId="1F1613E0" w14:textId="77777777" w:rsidR="00350773" w:rsidRDefault="0035077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50773" w:rsidRDefault="00350773" w:rsidP="00A7333E">
      <w:pPr>
        <w:pStyle w:val="footnote"/>
      </w:pPr>
      <w:r>
        <w:rPr>
          <w:rStyle w:val="FootnoteReference"/>
        </w:rPr>
        <w:footnoteRef/>
      </w:r>
      <w:r>
        <w:t xml:space="preserve"> Do obiesance</w:t>
      </w:r>
    </w:p>
  </w:footnote>
  <w:footnote w:id="882">
    <w:p w14:paraId="109CBDA9" w14:textId="77777777" w:rsidR="00350773" w:rsidRDefault="00350773" w:rsidP="00A7333E">
      <w:pPr>
        <w:pStyle w:val="footnote"/>
      </w:pPr>
      <w:r>
        <w:rPr>
          <w:rStyle w:val="FootnoteReference"/>
        </w:rPr>
        <w:footnoteRef/>
      </w:r>
      <w:r>
        <w:t xml:space="preserve"> Literally, “horn”</w:t>
      </w:r>
    </w:p>
  </w:footnote>
  <w:footnote w:id="883">
    <w:p w14:paraId="6824A765" w14:textId="77777777" w:rsidR="00350773" w:rsidRDefault="00350773" w:rsidP="00A7333E">
      <w:pPr>
        <w:pStyle w:val="footnote"/>
      </w:pPr>
      <w:r>
        <w:rPr>
          <w:rStyle w:val="FootnoteReference"/>
        </w:rPr>
        <w:footnoteRef/>
      </w:r>
      <w:r>
        <w:t xml:space="preserve"> Or, “ways”</w:t>
      </w:r>
    </w:p>
  </w:footnote>
  <w:footnote w:id="884">
    <w:p w14:paraId="6136C7AC" w14:textId="77777777" w:rsidR="00350773" w:rsidRDefault="00350773" w:rsidP="00A7333E">
      <w:pPr>
        <w:pStyle w:val="footnote"/>
      </w:pPr>
      <w:r>
        <w:rPr>
          <w:rStyle w:val="FootnoteReference"/>
        </w:rPr>
        <w:footnoteRef/>
      </w:r>
      <w:r>
        <w:t xml:space="preserve"> Literally, “exalt the horn”</w:t>
      </w:r>
    </w:p>
  </w:footnote>
  <w:footnote w:id="885">
    <w:p w14:paraId="0D97069A" w14:textId="77777777" w:rsidR="00350773" w:rsidRDefault="00350773" w:rsidP="00A7333E">
      <w:pPr>
        <w:pStyle w:val="footnote"/>
      </w:pPr>
      <w:r>
        <w:rPr>
          <w:rStyle w:val="FootnoteReference"/>
        </w:rPr>
        <w:footnoteRef/>
      </w:r>
      <w:r>
        <w:t xml:space="preserve"> Or “christs”</w:t>
      </w:r>
    </w:p>
  </w:footnote>
  <w:footnote w:id="886">
    <w:p w14:paraId="75E4F1BF" w14:textId="77777777" w:rsidR="00350773" w:rsidRDefault="00350773" w:rsidP="00A7333E">
      <w:pPr>
        <w:pStyle w:val="footnote"/>
      </w:pPr>
      <w:r>
        <w:rPr>
          <w:rStyle w:val="FootnoteReference"/>
        </w:rPr>
        <w:footnoteRef/>
      </w:r>
      <w:r>
        <w:t xml:space="preserve"> Or “workers of iniquity”</w:t>
      </w:r>
    </w:p>
  </w:footnote>
  <w:footnote w:id="887">
    <w:p w14:paraId="6B1B283E" w14:textId="77777777" w:rsidR="00350773" w:rsidRDefault="0035077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50773" w:rsidRDefault="00350773" w:rsidP="00A7333E">
      <w:pPr>
        <w:pStyle w:val="footnote"/>
      </w:pPr>
      <w:r>
        <w:rPr>
          <w:rStyle w:val="FootnoteReference"/>
        </w:rPr>
        <w:footnoteRef/>
      </w:r>
      <w:r>
        <w:t xml:space="preserve"> or “blessing”</w:t>
      </w:r>
    </w:p>
  </w:footnote>
  <w:footnote w:id="889">
    <w:p w14:paraId="39CDECB8" w14:textId="77777777" w:rsidR="00350773" w:rsidRDefault="00350773" w:rsidP="00A7333E">
      <w:pPr>
        <w:pStyle w:val="footnote"/>
      </w:pPr>
      <w:r>
        <w:rPr>
          <w:rStyle w:val="FootnoteReference"/>
        </w:rPr>
        <w:footnoteRef/>
      </w:r>
      <w:r>
        <w:t xml:space="preserve"> Or “Thy holy Name we do utter”</w:t>
      </w:r>
    </w:p>
  </w:footnote>
  <w:footnote w:id="890">
    <w:p w14:paraId="2BFF308D" w14:textId="77777777" w:rsidR="00350773" w:rsidRDefault="00350773" w:rsidP="00A7333E">
      <w:pPr>
        <w:pStyle w:val="footnote"/>
      </w:pPr>
      <w:r>
        <w:rPr>
          <w:rStyle w:val="FootnoteReference"/>
        </w:rPr>
        <w:footnoteRef/>
      </w:r>
      <w:r>
        <w:t xml:space="preserve"> Or “May it be so, Lord!”</w:t>
      </w:r>
    </w:p>
  </w:footnote>
  <w:footnote w:id="891">
    <w:p w14:paraId="7211B02A" w14:textId="77777777" w:rsidR="00350773" w:rsidRDefault="00350773" w:rsidP="008A378B">
      <w:pPr>
        <w:pStyle w:val="footnote"/>
      </w:pPr>
      <w:r>
        <w:rPr>
          <w:rStyle w:val="FootnoteReference"/>
        </w:rPr>
        <w:footnoteRef/>
      </w:r>
      <w:r>
        <w:t xml:space="preserve"> Or “thankfully confess You with praise”</w:t>
      </w:r>
    </w:p>
  </w:footnote>
  <w:footnote w:id="892">
    <w:p w14:paraId="693B122B" w14:textId="28D696D4" w:rsidR="00350773" w:rsidRDefault="0035077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50773" w:rsidRDefault="00350773" w:rsidP="00A7333E">
      <w:pPr>
        <w:pStyle w:val="footnote"/>
      </w:pPr>
      <w:r>
        <w:rPr>
          <w:rStyle w:val="FootnoteReference"/>
        </w:rPr>
        <w:footnoteRef/>
      </w:r>
      <w:r>
        <w:t xml:space="preserve"> Latria</w:t>
      </w:r>
    </w:p>
  </w:footnote>
  <w:footnote w:id="894">
    <w:p w14:paraId="6A1BE515" w14:textId="5E13A526" w:rsidR="00350773" w:rsidRDefault="00350773" w:rsidP="00426715">
      <w:pPr>
        <w:pStyle w:val="footnote"/>
      </w:pPr>
      <w:r>
        <w:rPr>
          <w:rStyle w:val="FootnoteReference"/>
        </w:rPr>
        <w:footnoteRef/>
      </w:r>
      <w:r>
        <w:t xml:space="preserve"> Or, “Sing a hymn to Him, and exalt Him beyond measure unto the ages.”</w:t>
      </w:r>
    </w:p>
  </w:footnote>
  <w:footnote w:id="895">
    <w:p w14:paraId="68D0AB21" w14:textId="61EA66CA" w:rsidR="00350773" w:rsidRDefault="00350773" w:rsidP="00426715">
      <w:pPr>
        <w:pStyle w:val="footnote"/>
      </w:pPr>
      <w:r>
        <w:rPr>
          <w:rStyle w:val="FootnoteReference"/>
        </w:rPr>
        <w:footnoteRef/>
      </w:r>
      <w:r>
        <w:t xml:space="preserve"> This verse is lacking in the Greek.</w:t>
      </w:r>
    </w:p>
  </w:footnote>
  <w:footnote w:id="896">
    <w:p w14:paraId="26544D11" w14:textId="10502CC8" w:rsidR="00350773" w:rsidRDefault="0035077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50773" w:rsidRDefault="00350773" w:rsidP="007757C9">
      <w:pPr>
        <w:pStyle w:val="footnote"/>
      </w:pPr>
      <w:r>
        <w:rPr>
          <w:rStyle w:val="FootnoteReference"/>
        </w:rPr>
        <w:footnoteRef/>
      </w:r>
      <w:r>
        <w:t xml:space="preserve"> Greek has “sea-monsters”</w:t>
      </w:r>
    </w:p>
  </w:footnote>
  <w:footnote w:id="898">
    <w:p w14:paraId="0ECD7B50" w14:textId="7593729A" w:rsidR="00350773" w:rsidRDefault="00350773" w:rsidP="007757C9">
      <w:pPr>
        <w:pStyle w:val="footnote"/>
      </w:pPr>
      <w:r>
        <w:rPr>
          <w:rStyle w:val="FootnoteReference"/>
        </w:rPr>
        <w:footnoteRef/>
      </w:r>
      <w:r>
        <w:t xml:space="preserve"> [] not found in Gk.</w:t>
      </w:r>
    </w:p>
  </w:footnote>
  <w:footnote w:id="899">
    <w:p w14:paraId="0A00818E" w14:textId="6F9A1D3E" w:rsidR="00350773" w:rsidRDefault="0035077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50773" w:rsidRDefault="0035077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50773" w:rsidRDefault="00350773" w:rsidP="003758F4">
      <w:pPr>
        <w:pStyle w:val="footnote"/>
      </w:pPr>
      <w:r>
        <w:rPr>
          <w:rStyle w:val="FootnoteReference"/>
        </w:rPr>
        <w:footnoteRef/>
      </w:r>
      <w:r>
        <w:t xml:space="preserve"> Or, “Sing a hymn to Him, and exalt Him beyond measure unto the ages.”</w:t>
      </w:r>
    </w:p>
  </w:footnote>
  <w:footnote w:id="902">
    <w:p w14:paraId="3AF01027" w14:textId="77777777" w:rsidR="00350773" w:rsidRDefault="0035077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50773" w:rsidRDefault="00350773" w:rsidP="003758F4">
      <w:pPr>
        <w:pStyle w:val="footnote"/>
      </w:pPr>
      <w:r>
        <w:rPr>
          <w:rStyle w:val="FootnoteReference"/>
        </w:rPr>
        <w:footnoteRef/>
      </w:r>
      <w:r>
        <w:t xml:space="preserve"> [] not found in Gk.</w:t>
      </w:r>
    </w:p>
  </w:footnote>
  <w:footnote w:id="904">
    <w:p w14:paraId="3D357C32" w14:textId="77777777" w:rsidR="00350773" w:rsidRDefault="0035077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50773" w:rsidRDefault="0035077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50773" w:rsidRDefault="0035077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50773" w:rsidRPr="008D5F3D" w:rsidRDefault="00350773" w:rsidP="008D5F3D">
      <w:pPr>
        <w:pStyle w:val="footnote"/>
      </w:pPr>
      <w:r>
        <w:rPr>
          <w:rStyle w:val="FootnoteReference"/>
        </w:rPr>
        <w:footnoteRef/>
      </w:r>
      <w:r>
        <w:t xml:space="preserve"> [JS] Greek has “stars and light,” while Coptic has “stars of light”</w:t>
      </w:r>
    </w:p>
  </w:footnote>
  <w:footnote w:id="908">
    <w:p w14:paraId="6888EF75" w14:textId="7291EAAC" w:rsidR="00350773" w:rsidRDefault="00350773" w:rsidP="00A17656">
      <w:pPr>
        <w:pStyle w:val="footnote"/>
      </w:pPr>
      <w:r>
        <w:rPr>
          <w:rStyle w:val="FootnoteReference"/>
        </w:rPr>
        <w:footnoteRef/>
      </w:r>
      <w:r>
        <w:t xml:space="preserve"> [JS] Gk has “confession/praise of Him is in the earth and heaven”</w:t>
      </w:r>
    </w:p>
  </w:footnote>
  <w:footnote w:id="909">
    <w:p w14:paraId="0C9270F2" w14:textId="14BEF321" w:rsidR="00350773" w:rsidRDefault="00350773" w:rsidP="00A17656">
      <w:pPr>
        <w:pStyle w:val="footnote"/>
      </w:pPr>
      <w:r>
        <w:rPr>
          <w:rStyle w:val="FootnoteReference"/>
        </w:rPr>
        <w:footnoteRef/>
      </w:r>
      <w:r>
        <w:t xml:space="preserve"> [JS] literally, “And He will exalt the horn of His people”</w:t>
      </w:r>
    </w:p>
  </w:footnote>
  <w:footnote w:id="910">
    <w:p w14:paraId="2890F7AF" w14:textId="127DC52C" w:rsidR="00350773" w:rsidRDefault="0035077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50773" w:rsidRDefault="00350773" w:rsidP="00680B91">
      <w:pPr>
        <w:pStyle w:val="footnote"/>
      </w:pPr>
      <w:r>
        <w:rPr>
          <w:rStyle w:val="FootnoteReference"/>
        </w:rPr>
        <w:footnoteRef/>
      </w:r>
      <w:r>
        <w:t xml:space="preserve"> Latria</w:t>
      </w:r>
    </w:p>
  </w:footnote>
  <w:footnote w:id="912">
    <w:p w14:paraId="690DC348"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50773" w:rsidRDefault="0035077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50773" w:rsidRDefault="0035077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50773" w:rsidRDefault="0035077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50773" w:rsidRPr="00260CA9" w:rsidRDefault="0035077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50773" w:rsidRDefault="0035077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50773" w:rsidRDefault="0035077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50773" w:rsidRPr="00B021F8" w:rsidRDefault="0035077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50773" w:rsidRDefault="0035077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50773" w:rsidRDefault="00350773">
      <w:pPr>
        <w:pStyle w:val="FootnoteText"/>
      </w:pPr>
      <w:r>
        <w:rPr>
          <w:rStyle w:val="FootnoteReference"/>
        </w:rPr>
        <w:footnoteRef/>
      </w:r>
      <w:r>
        <w:t xml:space="preserve"> Acts 7:60</w:t>
      </w:r>
    </w:p>
  </w:footnote>
  <w:footnote w:id="926">
    <w:p w14:paraId="66841CA4" w14:textId="77777777" w:rsidR="00350773" w:rsidRDefault="0035077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50773" w:rsidRDefault="0035077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50773" w:rsidRDefault="00350773">
      <w:pPr>
        <w:pStyle w:val="footnote"/>
        <w:rPr>
          <w:ins w:id="1153" w:author="Brett Slote" w:date="2011-07-21T19:13:00Z"/>
        </w:rPr>
        <w:pPrChange w:id="1154" w:author="Brett Slote" w:date="2011-07-21T20:05:00Z">
          <w:pPr>
            <w:pStyle w:val="FootnoteText"/>
          </w:pPr>
        </w:pPrChange>
      </w:pPr>
      <w:ins w:id="1155" w:author="Brett Slote" w:date="2011-07-21T19:13:00Z">
        <w:r>
          <w:rPr>
            <w:rStyle w:val="FootnoteReference"/>
          </w:rPr>
          <w:footnoteRef/>
        </w:r>
        <w:r>
          <w:t xml:space="preserve"> Numbers 12:7-8</w:t>
        </w:r>
      </w:ins>
    </w:p>
  </w:footnote>
  <w:footnote w:id="929">
    <w:p w14:paraId="7099EBEB" w14:textId="77777777" w:rsidR="00350773" w:rsidRDefault="00350773">
      <w:pPr>
        <w:pStyle w:val="footnote"/>
        <w:rPr>
          <w:ins w:id="1156" w:author="Brett Slote" w:date="2011-07-21T19:13:00Z"/>
        </w:rPr>
        <w:pPrChange w:id="1157" w:author="Brett Slote" w:date="2011-07-21T20:05:00Z">
          <w:pPr>
            <w:pStyle w:val="FootnoteText"/>
          </w:pPr>
        </w:pPrChange>
      </w:pPr>
      <w:ins w:id="1158" w:author="Brett Slote" w:date="2011-07-21T19:13:00Z">
        <w:r>
          <w:rPr>
            <w:rStyle w:val="FootnoteReference"/>
          </w:rPr>
          <w:footnoteRef/>
        </w:r>
        <w:r>
          <w:t xml:space="preserve"> Exodus 28:1</w:t>
        </w:r>
      </w:ins>
    </w:p>
  </w:footnote>
  <w:footnote w:id="930">
    <w:p w14:paraId="5BFC95F9" w14:textId="77777777" w:rsidR="00350773" w:rsidRDefault="00350773">
      <w:pPr>
        <w:pStyle w:val="footnote"/>
        <w:rPr>
          <w:ins w:id="1159" w:author="Brett Slote" w:date="2011-07-21T19:13:00Z"/>
        </w:rPr>
        <w:pPrChange w:id="1160" w:author="Brett Slote" w:date="2011-07-21T20:05:00Z">
          <w:pPr>
            <w:pStyle w:val="FootnoteText"/>
          </w:pPr>
        </w:pPrChange>
      </w:pPr>
      <w:ins w:id="1161" w:author="Brett Slote" w:date="2011-07-21T19:13:00Z">
        <w:r>
          <w:rPr>
            <w:rStyle w:val="FootnoteReference"/>
          </w:rPr>
          <w:footnoteRef/>
        </w:r>
        <w:r>
          <w:t xml:space="preserve"> Matthew 16:18</w:t>
        </w:r>
      </w:ins>
    </w:p>
  </w:footnote>
  <w:footnote w:id="931">
    <w:p w14:paraId="04125830" w14:textId="77777777" w:rsidR="00350773" w:rsidRDefault="00350773">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Psalms 110:4, Hebrews 5:6,10</w:t>
        </w:r>
      </w:ins>
    </w:p>
  </w:footnote>
  <w:footnote w:id="932">
    <w:p w14:paraId="4ECDDE09" w14:textId="77777777" w:rsidR="00350773" w:rsidRDefault="0035077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50773" w:rsidRDefault="0035077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50773" w:rsidRDefault="00350773" w:rsidP="00C0205C">
      <w:pPr>
        <w:pStyle w:val="footnote"/>
      </w:pPr>
      <w:r>
        <w:rPr>
          <w:rStyle w:val="FootnoteReference"/>
          <w:rFonts w:eastAsiaTheme="majorEastAsia"/>
        </w:rPr>
        <w:footnoteRef/>
      </w:r>
      <w:r>
        <w:t xml:space="preserve"> Ps 72:10</w:t>
      </w:r>
    </w:p>
  </w:footnote>
  <w:footnote w:id="935">
    <w:p w14:paraId="73200F36" w14:textId="77777777" w:rsidR="00350773" w:rsidRDefault="00350773">
      <w:pPr>
        <w:pStyle w:val="FootnoteText"/>
      </w:pPr>
      <w:r>
        <w:rPr>
          <w:rStyle w:val="FootnoteReference"/>
        </w:rPr>
        <w:footnoteRef/>
      </w:r>
      <w:r>
        <w:t xml:space="preserve"> Pope Dioscorus can but substituted here to use this doxology on his feast.</w:t>
      </w:r>
    </w:p>
  </w:footnote>
  <w:footnote w:id="936">
    <w:p w14:paraId="6EE19208" w14:textId="77777777" w:rsidR="00350773" w:rsidRDefault="00350773" w:rsidP="008B74E6">
      <w:pPr>
        <w:pStyle w:val="footnote"/>
      </w:pPr>
      <w:r>
        <w:rPr>
          <w:rStyle w:val="FootnoteReference"/>
        </w:rPr>
        <w:footnoteRef/>
      </w:r>
      <w:r>
        <w:t xml:space="preserve"> Taken from Byzantine rite hymns in 2016.</w:t>
      </w:r>
    </w:p>
  </w:footnote>
  <w:footnote w:id="937">
    <w:p w14:paraId="10C81BCA" w14:textId="32EF878B" w:rsidR="00350773" w:rsidRDefault="00350773" w:rsidP="008B74E6">
      <w:pPr>
        <w:pStyle w:val="footnote"/>
      </w:pPr>
      <w:r>
        <w:rPr>
          <w:rStyle w:val="FootnoteReference"/>
        </w:rPr>
        <w:footnoteRef/>
      </w:r>
      <w:r>
        <w:t xml:space="preserve"> Taken from Byzantine rite hymns in 2016.</w:t>
      </w:r>
    </w:p>
  </w:footnote>
  <w:footnote w:id="938">
    <w:p w14:paraId="2FF46E46" w14:textId="77777777" w:rsidR="00350773" w:rsidRDefault="00350773" w:rsidP="003D4209">
      <w:pPr>
        <w:pStyle w:val="footnote"/>
      </w:pPr>
      <w:r>
        <w:rPr>
          <w:rStyle w:val="FootnoteReference"/>
        </w:rPr>
        <w:footnoteRef/>
      </w:r>
      <w:r>
        <w:t xml:space="preserve"> Dan 12:3</w:t>
      </w:r>
    </w:p>
  </w:footnote>
  <w:footnote w:id="939">
    <w:p w14:paraId="4F373D62" w14:textId="77777777" w:rsidR="00350773" w:rsidRDefault="0035077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50773" w:rsidRDefault="0035077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50773" w:rsidRDefault="00350773">
      <w:pPr>
        <w:pStyle w:val="FootnoteText"/>
      </w:pPr>
      <w:r>
        <w:rPr>
          <w:rStyle w:val="FootnoteReference"/>
        </w:rPr>
        <w:footnoteRef/>
      </w:r>
      <w:r>
        <w:t xml:space="preserve"> Rev 4:6</w:t>
      </w:r>
    </w:p>
  </w:footnote>
  <w:footnote w:id="942">
    <w:p w14:paraId="474C3AF6" w14:textId="77777777" w:rsidR="00350773" w:rsidRDefault="00350773"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3">
    <w:p w14:paraId="527ECCCD" w14:textId="77777777" w:rsidR="00350773" w:rsidRDefault="00350773">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50773" w:rsidRDefault="00350773">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50773" w:rsidRDefault="0035077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50773" w:rsidRDefault="0035077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50773" w:rsidRDefault="0035077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50773" w:rsidRDefault="00350773" w:rsidP="00935F13">
      <w:pPr>
        <w:pStyle w:val="footnote"/>
      </w:pPr>
      <w:r>
        <w:rPr>
          <w:rStyle w:val="FootnoteReference"/>
        </w:rPr>
        <w:footnoteRef/>
      </w:r>
      <w:r>
        <w:t xml:space="preserve"> Rev 4:4</w:t>
      </w:r>
    </w:p>
  </w:footnote>
  <w:footnote w:id="949">
    <w:p w14:paraId="70D69B5E" w14:textId="77777777" w:rsidR="00350773" w:rsidRDefault="00350773" w:rsidP="00935F13">
      <w:pPr>
        <w:pStyle w:val="footnote"/>
      </w:pPr>
      <w:r>
        <w:rPr>
          <w:rStyle w:val="FootnoteReference"/>
        </w:rPr>
        <w:footnoteRef/>
      </w:r>
      <w:r>
        <w:t xml:space="preserve"> Rev 5:8</w:t>
      </w:r>
    </w:p>
  </w:footnote>
  <w:footnote w:id="950">
    <w:p w14:paraId="741347AD" w14:textId="77777777" w:rsidR="00350773" w:rsidRDefault="00350773">
      <w:pPr>
        <w:pStyle w:val="footnote"/>
        <w:rPr>
          <w:ins w:id="1310" w:author="Brett Slote" w:date="2011-07-19T18:33:00Z"/>
        </w:rPr>
        <w:pPrChange w:id="1311" w:author="Brett Slote" w:date="2011-07-21T19:58:00Z">
          <w:pPr>
            <w:pStyle w:val="FootnoteText"/>
          </w:pPr>
        </w:pPrChange>
      </w:pPr>
      <w:ins w:id="1312" w:author="Brett Slote" w:date="2011-07-19T18:33:00Z">
        <w:r w:rsidRPr="00C96A85">
          <w:rPr>
            <w:rStyle w:val="FootnoteReference"/>
            <w:vertAlign w:val="baseline"/>
          </w:rPr>
          <w:footnoteRef/>
        </w:r>
        <w:r w:rsidRPr="00C96A85">
          <w:t xml:space="preserve"> Ephesians 6:11</w:t>
        </w:r>
      </w:ins>
      <w:r>
        <w:t xml:space="preserve"> </w:t>
      </w:r>
      <w:ins w:id="1313" w:author="Brett Slote" w:date="2011-07-19T18:33:00Z">
        <w:r w:rsidRPr="00C96A85">
          <w:t>(Literally: “all the girding”)</w:t>
        </w:r>
      </w:ins>
    </w:p>
  </w:footnote>
  <w:footnote w:id="951">
    <w:p w14:paraId="22B1B2A8" w14:textId="77777777" w:rsidR="00350773" w:rsidRDefault="00350773">
      <w:pPr>
        <w:pStyle w:val="footnote"/>
        <w:rPr>
          <w:ins w:id="1316" w:author="Brett Slote" w:date="2011-07-19T18:34:00Z"/>
        </w:rPr>
        <w:pPrChange w:id="1317" w:author="Brett Slote" w:date="2011-07-21T19:58:00Z">
          <w:pPr>
            <w:pStyle w:val="FootnoteText"/>
          </w:pPr>
        </w:pPrChange>
      </w:pPr>
      <w:ins w:id="1318" w:author="Brett Slote" w:date="2011-07-19T18:34:00Z">
        <w:r>
          <w:rPr>
            <w:rStyle w:val="FootnoteReference"/>
          </w:rPr>
          <w:footnoteRef/>
        </w:r>
        <w:r>
          <w:t xml:space="preserve"> Col 3:1</w:t>
        </w:r>
      </w:ins>
    </w:p>
  </w:footnote>
  <w:footnote w:id="952">
    <w:p w14:paraId="2F80CBFF" w14:textId="77777777" w:rsidR="00350773" w:rsidRDefault="00350773"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350773" w:rsidRDefault="00350773"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350773" w:rsidRDefault="0035077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350773" w:rsidRDefault="0035077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350773" w:rsidRDefault="00350773">
      <w:pPr>
        <w:pStyle w:val="footnote"/>
        <w:rPr>
          <w:ins w:id="1368" w:author="Brett Slote" w:date="2011-07-21T19:00:00Z"/>
        </w:rPr>
        <w:pPrChange w:id="1369" w:author="Brett Slote" w:date="2011-07-21T20:03:00Z">
          <w:pPr>
            <w:pStyle w:val="FootnoteText"/>
          </w:pPr>
        </w:pPrChange>
      </w:pPr>
      <w:ins w:id="1370" w:author="Brett Slote" w:date="2011-07-21T19:00:00Z">
        <w:r>
          <w:rPr>
            <w:rStyle w:val="FootnoteReference"/>
          </w:rPr>
          <w:footnoteRef/>
        </w:r>
        <w:r>
          <w:t xml:space="preserve"> Need to do some research into the name of this man in English</w:t>
        </w:r>
      </w:ins>
    </w:p>
  </w:footnote>
  <w:footnote w:id="961">
    <w:p w14:paraId="6E951873"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350773" w:rsidRDefault="00350773"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350773" w:rsidRDefault="00350773" w:rsidP="002A29E0">
      <w:pPr>
        <w:pStyle w:val="footnote"/>
      </w:pPr>
      <w:r>
        <w:rPr>
          <w:rStyle w:val="FootnoteReference"/>
        </w:rPr>
        <w:footnoteRef/>
      </w:r>
      <w:r>
        <w:t xml:space="preserve"> Modified into the style of a Coptic Doxology from the Byzantine Rite hymns in 2016. </w:t>
      </w:r>
    </w:p>
  </w:footnote>
  <w:footnote w:id="966">
    <w:p w14:paraId="1E132703" w14:textId="77777777" w:rsidR="00350773" w:rsidRDefault="00350773" w:rsidP="00D94D36">
      <w:pPr>
        <w:pStyle w:val="footnote"/>
      </w:pPr>
      <w:r>
        <w:rPr>
          <w:rStyle w:val="FootnoteReference"/>
        </w:rPr>
        <w:footnoteRef/>
      </w:r>
      <w:r>
        <w:t xml:space="preserve"> Modified into the style of a Coptic Doxology from the Byzantine Rite hymns in 2016. </w:t>
      </w:r>
    </w:p>
  </w:footnote>
  <w:footnote w:id="967">
    <w:p w14:paraId="0EC0EB26" w14:textId="77777777" w:rsidR="00350773" w:rsidRDefault="0035077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8">
    <w:p w14:paraId="1A09C94E" w14:textId="77777777" w:rsidR="00350773" w:rsidRDefault="00350773" w:rsidP="00073003">
      <w:pPr>
        <w:pStyle w:val="footnote"/>
      </w:pPr>
      <w:r>
        <w:rPr>
          <w:rStyle w:val="FootnoteReference"/>
        </w:rPr>
        <w:footnoteRef/>
      </w:r>
      <w:r>
        <w:t xml:space="preserve"> Revelation 7:2</w:t>
      </w:r>
    </w:p>
  </w:footnote>
  <w:footnote w:id="969">
    <w:p w14:paraId="047C672B" w14:textId="77777777" w:rsidR="00350773" w:rsidRDefault="00350773" w:rsidP="00073003">
      <w:pPr>
        <w:pStyle w:val="footnote"/>
      </w:pPr>
      <w:r>
        <w:rPr>
          <w:rStyle w:val="FootnoteReference"/>
        </w:rPr>
        <w:footnoteRef/>
      </w:r>
      <w:r>
        <w:t xml:space="preserve"> Revelation 7:3</w:t>
      </w:r>
    </w:p>
  </w:footnote>
  <w:footnote w:id="970">
    <w:p w14:paraId="338E8815" w14:textId="77777777" w:rsidR="00350773" w:rsidRDefault="0035077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1">
    <w:p w14:paraId="7E074E97" w14:textId="77777777" w:rsidR="00350773" w:rsidRDefault="00350773" w:rsidP="00BC160E">
      <w:pPr>
        <w:pStyle w:val="footnote"/>
      </w:pPr>
      <w:r>
        <w:rPr>
          <w:rStyle w:val="FootnoteReference"/>
        </w:rPr>
        <w:footnoteRef/>
      </w:r>
      <w:r>
        <w:t xml:space="preserve"> John 13:25</w:t>
      </w:r>
    </w:p>
  </w:footnote>
  <w:footnote w:id="972">
    <w:p w14:paraId="0E087572" w14:textId="27E962C9" w:rsidR="00350773" w:rsidRDefault="0035077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3">
    <w:p w14:paraId="795EE333" w14:textId="77777777" w:rsidR="00350773" w:rsidRDefault="00350773" w:rsidP="00B53E05">
      <w:pPr>
        <w:pStyle w:val="footnote"/>
      </w:pPr>
      <w:r>
        <w:rPr>
          <w:rStyle w:val="FootnoteReference"/>
        </w:rPr>
        <w:footnoteRef/>
      </w:r>
      <w:r>
        <w:t xml:space="preserve"> Normally reserved for the Theotokos.</w:t>
      </w:r>
    </w:p>
  </w:footnote>
  <w:footnote w:id="974">
    <w:p w14:paraId="483F0E8B" w14:textId="77777777" w:rsidR="00350773" w:rsidRDefault="00350773" w:rsidP="00B53E05">
      <w:pPr>
        <w:pStyle w:val="footnote"/>
      </w:pPr>
      <w:r>
        <w:rPr>
          <w:rStyle w:val="FootnoteReference"/>
        </w:rPr>
        <w:footnoteRef/>
      </w:r>
      <w:r>
        <w:t xml:space="preserve"> The law of righteousness, not the Law of the Old Covenant.</w:t>
      </w:r>
    </w:p>
  </w:footnote>
  <w:footnote w:id="975">
    <w:p w14:paraId="361DBD71" w14:textId="77777777" w:rsidR="00350773" w:rsidRDefault="00350773" w:rsidP="00662600">
      <w:pPr>
        <w:pStyle w:val="footnote"/>
      </w:pPr>
      <w:r>
        <w:rPr>
          <w:rStyle w:val="FootnoteReference"/>
        </w:rPr>
        <w:footnoteRef/>
      </w:r>
      <w:r>
        <w:t xml:space="preserve"> Or image</w:t>
      </w:r>
    </w:p>
  </w:footnote>
  <w:footnote w:id="976">
    <w:p w14:paraId="2DF974D0" w14:textId="77777777" w:rsidR="00350773" w:rsidRDefault="00350773">
      <w:pPr>
        <w:pStyle w:val="footnote"/>
        <w:rPr>
          <w:ins w:id="1477" w:author="Brett Slote" w:date="2011-07-21T18:57:00Z"/>
        </w:rPr>
        <w:pPrChange w:id="1478" w:author="Brett Slote" w:date="2011-07-21T20:03:00Z">
          <w:pPr>
            <w:pStyle w:val="FootnoteText"/>
          </w:pPr>
        </w:pPrChange>
      </w:pPr>
      <w:ins w:id="1479" w:author="Brett Slote" w:date="2011-07-21T18:57:00Z">
        <w:r>
          <w:rPr>
            <w:rStyle w:val="FootnoteReference"/>
          </w:rPr>
          <w:footnoteRef/>
        </w:r>
        <w:r>
          <w:t xml:space="preserve"> Colossians 3:14</w:t>
        </w:r>
      </w:ins>
    </w:p>
  </w:footnote>
  <w:footnote w:id="977">
    <w:p w14:paraId="371983D9" w14:textId="0B3CAEFE" w:rsidR="00350773" w:rsidRDefault="00350773" w:rsidP="006035EE">
      <w:pPr>
        <w:pStyle w:val="footnote"/>
      </w:pPr>
      <w:r>
        <w:rPr>
          <w:rStyle w:val="FootnoteReference"/>
        </w:rPr>
        <w:footnoteRef/>
      </w:r>
      <w:r>
        <w:t xml:space="preserve"> Composed in A.D. 2016 in English for St. George’s Ministry to the British people.</w:t>
      </w:r>
    </w:p>
  </w:footnote>
  <w:footnote w:id="978">
    <w:p w14:paraId="56032475" w14:textId="77777777" w:rsidR="00350773" w:rsidRDefault="00350773" w:rsidP="00E22010">
      <w:pPr>
        <w:pStyle w:val="footnote"/>
      </w:pPr>
      <w:r>
        <w:rPr>
          <w:rStyle w:val="FootnoteReference"/>
        </w:rPr>
        <w:footnoteRef/>
      </w:r>
      <w:r>
        <w:t xml:space="preserve"> 2 Tim 4:7</w:t>
      </w:r>
    </w:p>
  </w:footnote>
  <w:footnote w:id="979">
    <w:p w14:paraId="519A6EA0" w14:textId="77777777" w:rsidR="00350773" w:rsidRDefault="00350773" w:rsidP="00E22010">
      <w:pPr>
        <w:pStyle w:val="footnote"/>
      </w:pPr>
      <w:r>
        <w:rPr>
          <w:rStyle w:val="FootnoteReference"/>
        </w:rPr>
        <w:footnoteRef/>
      </w:r>
      <w:r>
        <w:t xml:space="preserve"> 2 Tim 4:8</w:t>
      </w:r>
    </w:p>
  </w:footnote>
  <w:footnote w:id="980">
    <w:p w14:paraId="2C92CCF6" w14:textId="77777777" w:rsidR="00350773" w:rsidRDefault="00350773" w:rsidP="001779C0">
      <w:pPr>
        <w:pStyle w:val="footnote"/>
      </w:pPr>
      <w:r>
        <w:rPr>
          <w:rStyle w:val="FootnoteReference"/>
        </w:rPr>
        <w:footnoteRef/>
      </w:r>
      <w:r>
        <w:t xml:space="preserve"> Composed in Coptic and Arabic by H.G. Bishop Demetrius of Malawi circa A.D. 2000.</w:t>
      </w:r>
    </w:p>
  </w:footnote>
  <w:footnote w:id="981">
    <w:p w14:paraId="16CDD53B" w14:textId="77777777" w:rsidR="00350773" w:rsidRDefault="0035077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2">
    <w:p w14:paraId="717A066E" w14:textId="77777777" w:rsidR="00350773" w:rsidRDefault="00350773">
      <w:pPr>
        <w:pStyle w:val="footnote"/>
        <w:rPr>
          <w:ins w:id="1543" w:author="Brett Slote" w:date="2011-07-21T18:45:00Z"/>
        </w:rPr>
        <w:pPrChange w:id="1544" w:author="Brett Slote" w:date="2011-07-21T20:01:00Z">
          <w:pPr>
            <w:pStyle w:val="FootnoteText"/>
          </w:pPr>
        </w:pPrChange>
      </w:pPr>
      <w:ins w:id="1545" w:author="Brett Slote" w:date="2011-07-21T18:45:00Z">
        <w:r>
          <w:rPr>
            <w:rStyle w:val="FootnoteReference"/>
          </w:rPr>
          <w:footnoteRef/>
        </w:r>
        <w:r>
          <w:t xml:space="preserve"> Daniel 12:3</w:t>
        </w:r>
      </w:ins>
    </w:p>
  </w:footnote>
  <w:footnote w:id="983">
    <w:p w14:paraId="7155AD88" w14:textId="77777777" w:rsidR="00350773" w:rsidRDefault="00350773">
      <w:pPr>
        <w:pStyle w:val="footnote"/>
        <w:rPr>
          <w:ins w:id="1546" w:author="Brett Slote" w:date="2011-07-21T18:46:00Z"/>
        </w:rPr>
        <w:pPrChange w:id="1547" w:author="Brett Slote" w:date="2011-07-21T20:01:00Z">
          <w:pPr>
            <w:pStyle w:val="FootnoteText"/>
          </w:pPr>
        </w:pPrChange>
      </w:pPr>
      <w:ins w:id="1548" w:author="Brett Slote" w:date="2011-07-21T18:46:00Z">
        <w:r>
          <w:rPr>
            <w:rStyle w:val="FootnoteReference"/>
          </w:rPr>
          <w:footnoteRef/>
        </w:r>
        <w:r>
          <w:t xml:space="preserve"> Literally: all you monastic folk</w:t>
        </w:r>
      </w:ins>
    </w:p>
  </w:footnote>
  <w:footnote w:id="984">
    <w:p w14:paraId="7EEF391B" w14:textId="77777777" w:rsidR="00350773" w:rsidRDefault="00350773">
      <w:pPr>
        <w:pStyle w:val="FootnoteText"/>
      </w:pPr>
      <w:r>
        <w:rPr>
          <w:rStyle w:val="FootnoteReference"/>
        </w:rPr>
        <w:footnoteRef/>
      </w:r>
      <w:r>
        <w:t xml:space="preserve"> Published by Abouna Matta El-Maskeen of St. Macarius’ Monastery.</w:t>
      </w:r>
    </w:p>
  </w:footnote>
  <w:footnote w:id="985">
    <w:p w14:paraId="6BC2BFA9" w14:textId="77777777" w:rsidR="00350773" w:rsidRDefault="0035077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6">
    <w:p w14:paraId="3A6EC701" w14:textId="77777777" w:rsidR="00350773" w:rsidRDefault="00350773" w:rsidP="00670C79">
      <w:pPr>
        <w:pStyle w:val="footnote"/>
      </w:pPr>
      <w:r>
        <w:rPr>
          <w:rStyle w:val="FootnoteReference"/>
        </w:rPr>
        <w:footnoteRef/>
      </w:r>
      <w:r>
        <w:t xml:space="preserve"> Modern day Ethiopia and Eritrea.</w:t>
      </w:r>
    </w:p>
  </w:footnote>
  <w:footnote w:id="987">
    <w:p w14:paraId="46D5577E" w14:textId="77777777" w:rsidR="00350773" w:rsidRDefault="00350773" w:rsidP="0047441D">
      <w:pPr>
        <w:pStyle w:val="footnote"/>
      </w:pPr>
      <w:r>
        <w:rPr>
          <w:rStyle w:val="FootnoteReference"/>
        </w:rPr>
        <w:footnoteRef/>
      </w:r>
      <w:r>
        <w:t xml:space="preserve"> St. F</w:t>
      </w:r>
      <w:r w:rsidRPr="006422C6">
        <w:t>rumentius</w:t>
      </w:r>
      <w:r>
        <w:t>, whom the Ethiopians called “Abune Selama.”</w:t>
      </w:r>
    </w:p>
  </w:footnote>
  <w:footnote w:id="988">
    <w:p w14:paraId="2F5E6ED4" w14:textId="52CEBBCB" w:rsidR="00350773" w:rsidRDefault="00350773" w:rsidP="00BD2B3F">
      <w:pPr>
        <w:pStyle w:val="footnote"/>
      </w:pPr>
      <w:r>
        <w:rPr>
          <w:rStyle w:val="FootnoteReference"/>
        </w:rPr>
        <w:footnoteRef/>
      </w:r>
      <w:r>
        <w:t xml:space="preserve"> Adapted from the hymn of St. Severus of Antioch, in 2015 in English.</w:t>
      </w:r>
    </w:p>
  </w:footnote>
  <w:footnote w:id="989">
    <w:p w14:paraId="018A465B" w14:textId="77777777" w:rsidR="00350773" w:rsidRDefault="00350773">
      <w:pPr>
        <w:pStyle w:val="footnote"/>
        <w:rPr>
          <w:ins w:id="1635" w:author="Brett Slote" w:date="2011-07-21T19:11:00Z"/>
        </w:rPr>
        <w:pPrChange w:id="1636" w:author="Brett Slote" w:date="2011-07-21T20:05:00Z">
          <w:pPr>
            <w:pStyle w:val="FootnoteText"/>
          </w:pPr>
        </w:pPrChange>
      </w:pPr>
      <w:ins w:id="1637" w:author="Brett Slote" w:date="2011-07-21T19:11:00Z">
        <w:r>
          <w:rPr>
            <w:rStyle w:val="FootnoteReference"/>
          </w:rPr>
          <w:footnoteRef/>
        </w:r>
        <w:r>
          <w:t xml:space="preserve"> Psalm 41:1</w:t>
        </w:r>
      </w:ins>
    </w:p>
  </w:footnote>
  <w:footnote w:id="990">
    <w:p w14:paraId="30B9D2C6" w14:textId="77777777" w:rsidR="00350773" w:rsidRDefault="0035077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1">
    <w:p w14:paraId="63D7B4DE" w14:textId="77777777" w:rsidR="00350773" w:rsidRDefault="0035077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2">
    <w:p w14:paraId="6542A42A" w14:textId="77777777" w:rsidR="00350773" w:rsidRDefault="0035077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3">
    <w:p w14:paraId="48A0DCFD" w14:textId="77777777" w:rsidR="00350773" w:rsidRDefault="00350773" w:rsidP="006D27E4">
      <w:pPr>
        <w:pStyle w:val="Footnote0"/>
      </w:pPr>
      <w:r>
        <w:rPr>
          <w:rStyle w:val="FootnoteReference"/>
        </w:rPr>
        <w:footnoteRef/>
      </w:r>
      <w:r>
        <w:t xml:space="preserve"> In modern day Libya</w:t>
      </w:r>
    </w:p>
  </w:footnote>
  <w:footnote w:id="994">
    <w:p w14:paraId="5E4AA7CE" w14:textId="77777777" w:rsidR="00350773" w:rsidRDefault="00350773">
      <w:pPr>
        <w:pStyle w:val="footnote"/>
        <w:rPr>
          <w:ins w:id="1662" w:author="Brett Slote" w:date="2011-07-21T18:49:00Z"/>
        </w:rPr>
        <w:pPrChange w:id="1663" w:author="Brett Slote" w:date="2011-07-21T20:02:00Z">
          <w:pPr>
            <w:pStyle w:val="FootnoteText"/>
          </w:pPr>
        </w:pPrChange>
      </w:pPr>
      <w:ins w:id="1664" w:author="Brett Slote" w:date="2011-07-21T18:49:00Z">
        <w:r>
          <w:rPr>
            <w:rStyle w:val="FootnoteReference"/>
          </w:rPr>
          <w:footnoteRef/>
        </w:r>
        <w:r>
          <w:t xml:space="preserve"> Note that </w:t>
        </w:r>
        <w:r w:rsidRPr="003A78C2">
          <w:rPr>
            <w:rFonts w:ascii="CS Avva Shenouda" w:hAnsi="CS Avva Shenouda"/>
            <w:rPrChange w:id="1665" w:author="Brett Slote" w:date="2011-07-21T20:02:00Z">
              <w:rPr>
                <w:rFonts w:ascii="Antonious Normal" w:hAnsi="Antonious Normal"/>
              </w:rPr>
            </w:rPrChange>
          </w:rPr>
          <w:t>twou</w:t>
        </w:r>
        <w:r>
          <w:t xml:space="preserve"> is used as mountain and desert interchangeably in Coptic monastic literature</w:t>
        </w:r>
      </w:ins>
    </w:p>
  </w:footnote>
  <w:footnote w:id="995">
    <w:p w14:paraId="71147821" w14:textId="77777777" w:rsidR="00350773" w:rsidRDefault="00350773">
      <w:pPr>
        <w:pStyle w:val="footnote"/>
        <w:rPr>
          <w:ins w:id="1666" w:author="Brett Slote" w:date="2011-07-21T18:50:00Z"/>
        </w:rPr>
        <w:pPrChange w:id="1667" w:author="Brett Slote" w:date="2011-07-21T20:02:00Z">
          <w:pPr>
            <w:pStyle w:val="FootnoteText"/>
          </w:pPr>
        </w:pPrChange>
      </w:pPr>
      <w:ins w:id="1668" w:author="Brett Slote" w:date="2011-07-21T18:50:00Z">
        <w:r>
          <w:rPr>
            <w:rStyle w:val="FootnoteReference"/>
          </w:rPr>
          <w:footnoteRef/>
        </w:r>
        <w:r>
          <w:t xml:space="preserve"> US book has “travails of torment” – but it’s not possessive.</w:t>
        </w:r>
      </w:ins>
    </w:p>
  </w:footnote>
  <w:footnote w:id="996">
    <w:p w14:paraId="39517237" w14:textId="77777777" w:rsidR="00350773" w:rsidRDefault="00350773">
      <w:pPr>
        <w:pStyle w:val="footnote"/>
        <w:rPr>
          <w:ins w:id="1669" w:author="Brett Slote" w:date="2011-07-21T18:49:00Z"/>
        </w:rPr>
        <w:pPrChange w:id="1670" w:author="Brett Slote" w:date="2011-07-21T20:02:00Z">
          <w:pPr>
            <w:pStyle w:val="FootnoteText"/>
          </w:pPr>
        </w:pPrChange>
      </w:pPr>
      <w:ins w:id="1671" w:author="Brett Slote" w:date="2011-07-21T18:49:00Z">
        <w:r>
          <w:rPr>
            <w:rStyle w:val="FootnoteReference"/>
          </w:rPr>
          <w:footnoteRef/>
        </w:r>
        <w:r>
          <w:t xml:space="preserve"> 1 Peter 1:4</w:t>
        </w:r>
      </w:ins>
    </w:p>
  </w:footnote>
  <w:footnote w:id="997">
    <w:p w14:paraId="049774F0" w14:textId="77777777" w:rsidR="00350773" w:rsidRDefault="00350773" w:rsidP="00E77C68">
      <w:pPr>
        <w:pStyle w:val="footnote"/>
      </w:pPr>
      <w:r>
        <w:rPr>
          <w:rStyle w:val="FootnoteReference"/>
        </w:rPr>
        <w:footnoteRef/>
      </w:r>
      <w:r>
        <w:t xml:space="preserve"> The Coptic has “Three names, one God,” which is the heresy of modalism, and certainly was not said at Ephesus.</w:t>
      </w:r>
    </w:p>
  </w:footnote>
  <w:footnote w:id="998">
    <w:p w14:paraId="416DBD35" w14:textId="77777777" w:rsidR="00350773" w:rsidRDefault="00350773" w:rsidP="00E77C68">
      <w:pPr>
        <w:pStyle w:val="footnote"/>
      </w:pPr>
      <w:r>
        <w:rPr>
          <w:rStyle w:val="FootnoteReference"/>
        </w:rPr>
        <w:footnoteRef/>
      </w:r>
      <w:r>
        <w:t xml:space="preserve"> This line is heretical.</w:t>
      </w:r>
    </w:p>
  </w:footnote>
  <w:footnote w:id="999">
    <w:p w14:paraId="2A005F90" w14:textId="77777777" w:rsidR="00350773" w:rsidRDefault="00350773">
      <w:pPr>
        <w:pStyle w:val="footnote"/>
        <w:rPr>
          <w:ins w:id="1706" w:author="Brett Slote" w:date="2011-07-21T18:55:00Z"/>
        </w:rPr>
        <w:pPrChange w:id="1707" w:author="Brett Slote" w:date="2011-07-21T20:02:00Z">
          <w:pPr>
            <w:pStyle w:val="FootnoteText"/>
          </w:pPr>
        </w:pPrChange>
      </w:pPr>
      <w:ins w:id="1708" w:author="Brett Slote" w:date="2011-07-21T18:55:00Z">
        <w:r>
          <w:rPr>
            <w:rStyle w:val="FootnoteReference"/>
          </w:rPr>
          <w:footnoteRef/>
        </w:r>
        <w:r>
          <w:t xml:space="preserve"> Hallow or consecrate – this was, according to a tradition, when he formerly became an archimandrite</w:t>
        </w:r>
      </w:ins>
    </w:p>
  </w:footnote>
  <w:footnote w:id="1000">
    <w:p w14:paraId="6B5EF1D3" w14:textId="77777777" w:rsidR="00350773" w:rsidRDefault="00350773">
      <w:pPr>
        <w:pStyle w:val="footnote"/>
        <w:rPr>
          <w:ins w:id="1714" w:author="Brett Slote" w:date="2011-07-21T18:52:00Z"/>
        </w:rPr>
        <w:pPrChange w:id="1715" w:author="Brett Slote" w:date="2011-07-21T20:02:00Z">
          <w:pPr/>
        </w:pPrChange>
      </w:pPr>
      <w:ins w:id="1716" w:author="Brett Slote" w:date="2011-07-21T18:52:00Z">
        <w:r w:rsidRPr="00FB36D8">
          <w:rPr>
            <w:rStyle w:val="FootnoteReference"/>
            <w:vertAlign w:val="baseline"/>
          </w:rPr>
          <w:footnoteRef/>
        </w:r>
        <w:r w:rsidRPr="00FB36D8">
          <w:t xml:space="preserve"> This line is literally “because the hope of the good”</w:t>
        </w:r>
      </w:ins>
    </w:p>
  </w:footnote>
  <w:footnote w:id="1001">
    <w:p w14:paraId="347015AD" w14:textId="77777777" w:rsidR="00350773" w:rsidRPr="00A20ACC" w:rsidRDefault="00350773">
      <w:pPr>
        <w:pStyle w:val="footnote"/>
        <w:rPr>
          <w:ins w:id="1717" w:author="Brett Slote" w:date="2011-07-21T18:52:00Z"/>
          <w:rFonts w:ascii="CS Avva Shenouda" w:hAnsi="CS Avva Shenouda"/>
          <w:color w:val="FF0000"/>
          <w:rPrChange w:id="1718" w:author="Brett Slote" w:date="2011-07-21T20:02:00Z">
            <w:rPr>
              <w:ins w:id="1719" w:author="Brett Slote" w:date="2011-07-21T18:52:00Z"/>
              <w:color w:val="FF0000"/>
            </w:rPr>
          </w:rPrChange>
        </w:rPr>
        <w:pPrChange w:id="1720" w:author="Brett Slote" w:date="2011-07-21T20:02:00Z">
          <w:pPr/>
        </w:pPrChange>
      </w:pPr>
      <w:ins w:id="1721" w:author="Brett Slote" w:date="2011-07-21T18:52:00Z">
        <w:r w:rsidRPr="00FB36D8">
          <w:rPr>
            <w:rStyle w:val="FootnoteReference"/>
            <w:vertAlign w:val="baseline"/>
          </w:rPr>
          <w:footnoteRef/>
        </w:r>
        <w:r w:rsidRPr="00FB36D8">
          <w:t xml:space="preserve"> </w:t>
        </w:r>
        <w:r w:rsidRPr="003A78C2">
          <w:rPr>
            <w:rPrChange w:id="1722" w:author="Brett Slote" w:date="2011-07-21T20:02:00Z">
              <w:rPr>
                <w:rFonts w:ascii="Antonious Normal" w:hAnsi="Antonious Normal"/>
                <w:color w:val="FF0000"/>
              </w:rPr>
            </w:rPrChange>
          </w:rPr>
          <w:t>qen hanhwd/ nem han'almoc</w:t>
        </w:r>
      </w:ins>
    </w:p>
  </w:footnote>
  <w:footnote w:id="1002">
    <w:p w14:paraId="4AFC6896" w14:textId="77777777" w:rsidR="00350773" w:rsidRDefault="00350773">
      <w:pPr>
        <w:pStyle w:val="FootnoteText"/>
      </w:pPr>
      <w:r>
        <w:rPr>
          <w:rStyle w:val="FootnoteReference"/>
        </w:rPr>
        <w:footnoteRef/>
      </w:r>
      <w:r>
        <w:t xml:space="preserve"> Matthew 1:20</w:t>
      </w:r>
    </w:p>
  </w:footnote>
  <w:footnote w:id="1003">
    <w:p w14:paraId="0E9CA519" w14:textId="77777777" w:rsidR="00350773" w:rsidRDefault="00350773" w:rsidP="00662A48">
      <w:pPr>
        <w:pStyle w:val="footnote"/>
      </w:pPr>
      <w:r>
        <w:rPr>
          <w:rStyle w:val="FootnoteReference"/>
          <w:rFonts w:eastAsiaTheme="majorEastAsia"/>
        </w:rPr>
        <w:footnoteRef/>
      </w:r>
      <w:r>
        <w:t xml:space="preserve"> All-holy</w:t>
      </w:r>
    </w:p>
  </w:footnote>
  <w:footnote w:id="1004">
    <w:p w14:paraId="50451B0F" w14:textId="77777777" w:rsidR="00350773" w:rsidRDefault="00350773">
      <w:pPr>
        <w:pStyle w:val="footnote"/>
        <w:rPr>
          <w:ins w:id="1791" w:author="Brett Slote" w:date="2011-07-21T19:04:00Z"/>
        </w:rPr>
        <w:pPrChange w:id="1792" w:author="Brett Slote" w:date="2011-07-21T20:04:00Z">
          <w:pPr>
            <w:pStyle w:val="FootnoteText"/>
          </w:pPr>
        </w:pPrChange>
      </w:pPr>
      <w:ins w:id="1793" w:author="Brett Slote" w:date="2011-07-21T19:04:00Z">
        <w:r>
          <w:rPr>
            <w:rStyle w:val="FootnoteReference"/>
          </w:rPr>
          <w:footnoteRef/>
        </w:r>
        <w:r>
          <w:t xml:space="preserve"> literal is disregarded</w:t>
        </w:r>
      </w:ins>
    </w:p>
  </w:footnote>
  <w:footnote w:id="1005">
    <w:p w14:paraId="28760F43" w14:textId="77777777" w:rsidR="00350773" w:rsidRDefault="00350773" w:rsidP="00513E2D">
      <w:pPr>
        <w:pStyle w:val="footnote"/>
      </w:pPr>
      <w:r>
        <w:rPr>
          <w:rStyle w:val="FootnoteReference"/>
        </w:rPr>
        <w:footnoteRef/>
      </w:r>
      <w:r>
        <w:t xml:space="preserve"> Fr. Athanasius has “My soul shall make her boast in the Lord”</w:t>
      </w:r>
    </w:p>
  </w:footnote>
  <w:footnote w:id="1006">
    <w:p w14:paraId="54344E7C" w14:textId="77777777" w:rsidR="00350773" w:rsidRDefault="00350773" w:rsidP="00513E2D">
      <w:pPr>
        <w:pStyle w:val="footnote"/>
      </w:pPr>
      <w:r>
        <w:rPr>
          <w:rStyle w:val="FootnoteReference"/>
        </w:rPr>
        <w:footnoteRef/>
      </w:r>
      <w:r>
        <w:t xml:space="preserve"> 2 Sam. 6:2 (LXX).</w:t>
      </w:r>
    </w:p>
  </w:footnote>
  <w:footnote w:id="1007">
    <w:p w14:paraId="75B3E062" w14:textId="77777777" w:rsidR="00350773" w:rsidRDefault="00350773" w:rsidP="00513E2D">
      <w:pPr>
        <w:pStyle w:val="footnote"/>
      </w:pPr>
      <w:r>
        <w:rPr>
          <w:rStyle w:val="FootnoteReference"/>
        </w:rPr>
        <w:footnoteRef/>
      </w:r>
      <w:r>
        <w:t xml:space="preserve"> [JS] or “appear” or “reveal Yourself”</w:t>
      </w:r>
    </w:p>
  </w:footnote>
  <w:footnote w:id="1008">
    <w:p w14:paraId="10B3FAAD" w14:textId="77777777" w:rsidR="00350773" w:rsidRDefault="00350773" w:rsidP="00513E2D">
      <w:pPr>
        <w:pStyle w:val="footnote"/>
      </w:pPr>
      <w:r>
        <w:rPr>
          <w:rStyle w:val="FootnoteReference"/>
        </w:rPr>
        <w:footnoteRef/>
      </w:r>
      <w:r>
        <w:t xml:space="preserve"> [JS] or “reveal Your face”.</w:t>
      </w:r>
    </w:p>
  </w:footnote>
  <w:footnote w:id="1009">
    <w:p w14:paraId="63A4880D" w14:textId="77777777" w:rsidR="00350773" w:rsidRPr="004A3E27" w:rsidRDefault="0035077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0">
    <w:p w14:paraId="3A044652" w14:textId="77777777" w:rsidR="00350773" w:rsidRDefault="00350773" w:rsidP="00513E2D">
      <w:pPr>
        <w:pStyle w:val="footnote"/>
      </w:pPr>
      <w:r>
        <w:rPr>
          <w:rStyle w:val="FootnoteReference"/>
        </w:rPr>
        <w:footnoteRef/>
      </w:r>
      <w:r>
        <w:t xml:space="preserve"> [JS] literally “do obeisance”, i.e. “bow down to”</w:t>
      </w:r>
    </w:p>
  </w:footnote>
  <w:footnote w:id="1011">
    <w:p w14:paraId="510A8B55" w14:textId="77777777" w:rsidR="00350773" w:rsidRPr="004A3E27" w:rsidRDefault="0035077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2">
    <w:p w14:paraId="1C902A07" w14:textId="77777777" w:rsidR="00350773" w:rsidRDefault="00350773" w:rsidP="00513E2D">
      <w:pPr>
        <w:pStyle w:val="footnote"/>
      </w:pPr>
      <w:r>
        <w:rPr>
          <w:rStyle w:val="FootnoteReference"/>
        </w:rPr>
        <w:footnoteRef/>
      </w:r>
      <w:r>
        <w:t xml:space="preserve"> [JS] or “beautifully situated”</w:t>
      </w:r>
    </w:p>
  </w:footnote>
  <w:footnote w:id="1013">
    <w:p w14:paraId="61A90277" w14:textId="77777777" w:rsidR="00350773" w:rsidRPr="004A3E27" w:rsidRDefault="0035077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4">
    <w:p w14:paraId="2BD08AB7" w14:textId="77777777" w:rsidR="00350773" w:rsidRDefault="0035077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5">
    <w:p w14:paraId="7A664F24" w14:textId="77777777" w:rsidR="00350773" w:rsidRDefault="00350773" w:rsidP="00513E2D">
      <w:pPr>
        <w:pStyle w:val="footnote"/>
      </w:pPr>
      <w:r>
        <w:rPr>
          <w:rStyle w:val="FootnoteReference"/>
        </w:rPr>
        <w:footnoteRef/>
      </w:r>
      <w:r>
        <w:t xml:space="preserve"> [JS] or “Mother Zion will say,”</w:t>
      </w:r>
    </w:p>
  </w:footnote>
  <w:footnote w:id="1016">
    <w:p w14:paraId="41F70EEA" w14:textId="77777777" w:rsidR="00350773" w:rsidRDefault="00350773" w:rsidP="00513E2D">
      <w:pPr>
        <w:pStyle w:val="footnote"/>
      </w:pPr>
      <w:r>
        <w:rPr>
          <w:rStyle w:val="FootnoteReference"/>
        </w:rPr>
        <w:footnoteRef/>
      </w:r>
      <w:r>
        <w:t xml:space="preserve"> [JS] Coptic has, “that a man and a man dwelt in her”</w:t>
      </w:r>
    </w:p>
  </w:footnote>
  <w:footnote w:id="1017">
    <w:p w14:paraId="3E040425" w14:textId="77777777" w:rsidR="00350773" w:rsidRDefault="00350773" w:rsidP="00513E2D">
      <w:pPr>
        <w:pStyle w:val="footnote"/>
      </w:pPr>
      <w:r>
        <w:rPr>
          <w:rStyle w:val="FootnoteReference"/>
        </w:rPr>
        <w:footnoteRef/>
      </w:r>
      <w:r>
        <w:t xml:space="preserve"> [JS] or “messengers”</w:t>
      </w:r>
    </w:p>
  </w:footnote>
  <w:footnote w:id="1018">
    <w:p w14:paraId="3B1FD0D0" w14:textId="77777777" w:rsidR="00350773" w:rsidRDefault="00350773" w:rsidP="00513E2D">
      <w:pPr>
        <w:pStyle w:val="footnote"/>
      </w:pPr>
      <w:r>
        <w:rPr>
          <w:rStyle w:val="FootnoteReference"/>
        </w:rPr>
        <w:footnoteRef/>
      </w:r>
      <w:r>
        <w:t xml:space="preserve"> [JS] Fr. Lazarus has “servants”</w:t>
      </w:r>
    </w:p>
  </w:footnote>
  <w:footnote w:id="1019">
    <w:p w14:paraId="4E9A9F71" w14:textId="77777777" w:rsidR="00350773" w:rsidRDefault="00350773" w:rsidP="00513E2D">
      <w:pPr>
        <w:pStyle w:val="footnote"/>
      </w:pPr>
      <w:r>
        <w:rPr>
          <w:rStyle w:val="FootnoteReference"/>
        </w:rPr>
        <w:footnoteRef/>
      </w:r>
      <w:r>
        <w:t xml:space="preserve"> Heb. 1:7; Ezek. 1:14; 2 Esdras 8:22.</w:t>
      </w:r>
    </w:p>
  </w:footnote>
  <w:footnote w:id="1020">
    <w:p w14:paraId="1CE390C3" w14:textId="77777777" w:rsidR="00350773" w:rsidRDefault="00350773" w:rsidP="00513E2D">
      <w:pPr>
        <w:pStyle w:val="footnote"/>
      </w:pPr>
      <w:r>
        <w:rPr>
          <w:rStyle w:val="FootnoteReference"/>
        </w:rPr>
        <w:footnoteRef/>
      </w:r>
      <w:r>
        <w:t xml:space="preserve"> [JS] or “makes the clouds His chariot”</w:t>
      </w:r>
    </w:p>
  </w:footnote>
  <w:footnote w:id="1021">
    <w:p w14:paraId="61355318" w14:textId="77777777" w:rsidR="00350773" w:rsidRDefault="00350773" w:rsidP="00513E2D">
      <w:pPr>
        <w:pStyle w:val="footnote"/>
      </w:pPr>
      <w:r>
        <w:rPr>
          <w:rStyle w:val="FootnoteReference"/>
        </w:rPr>
        <w:footnoteRef/>
      </w:r>
      <w:r>
        <w:t xml:space="preserve"> [JS] “do obeisance”, elsewhere rendered “worship’, but referring to the physical act.</w:t>
      </w:r>
    </w:p>
  </w:footnote>
  <w:footnote w:id="1022">
    <w:p w14:paraId="55C199C8" w14:textId="77777777" w:rsidR="00350773" w:rsidRDefault="00350773" w:rsidP="00513E2D">
      <w:pPr>
        <w:pStyle w:val="footnote"/>
      </w:pPr>
      <w:r>
        <w:rPr>
          <w:rStyle w:val="FootnoteReference"/>
        </w:rPr>
        <w:footnoteRef/>
      </w:r>
      <w:r>
        <w:t xml:space="preserve"> [JS] lit. day to day</w:t>
      </w:r>
    </w:p>
  </w:footnote>
  <w:footnote w:id="1023">
    <w:p w14:paraId="7F35743B" w14:textId="77777777" w:rsidR="00350773" w:rsidRPr="004A3E27" w:rsidRDefault="00350773" w:rsidP="00513E2D">
      <w:pPr>
        <w:pStyle w:val="footnote"/>
      </w:pPr>
      <w:r w:rsidRPr="004A3E27">
        <w:rPr>
          <w:rStyle w:val="FootnoteReference"/>
        </w:rPr>
        <w:footnoteRef/>
      </w:r>
      <w:r w:rsidRPr="004A3E27">
        <w:t xml:space="preserve"> Luke 4:32.</w:t>
      </w:r>
    </w:p>
  </w:footnote>
  <w:footnote w:id="1024">
    <w:p w14:paraId="40B8EED3" w14:textId="77777777" w:rsidR="00350773" w:rsidRDefault="00350773" w:rsidP="00513E2D">
      <w:pPr>
        <w:pStyle w:val="footnote"/>
      </w:pPr>
      <w:r>
        <w:rPr>
          <w:rStyle w:val="FootnoteReference"/>
        </w:rPr>
        <w:footnoteRef/>
      </w:r>
      <w:r>
        <w:t xml:space="preserve"> [JS] or “give thanks to”. “Thankfully confess with praise”</w:t>
      </w:r>
    </w:p>
  </w:footnote>
  <w:footnote w:id="1025">
    <w:p w14:paraId="11AEE401" w14:textId="77777777" w:rsidR="00350773" w:rsidRDefault="00350773" w:rsidP="00513E2D">
      <w:pPr>
        <w:pStyle w:val="footnote"/>
      </w:pPr>
      <w:r>
        <w:rPr>
          <w:rStyle w:val="FootnoteReference"/>
        </w:rPr>
        <w:footnoteRef/>
      </w:r>
      <w:r>
        <w:t xml:space="preserve"> [JS] literally, “holy ones.”</w:t>
      </w:r>
    </w:p>
  </w:footnote>
  <w:footnote w:id="1026">
    <w:p w14:paraId="7D6DBB8C" w14:textId="77777777" w:rsidR="00350773" w:rsidRDefault="00350773" w:rsidP="00513E2D">
      <w:pPr>
        <w:pStyle w:val="footnote"/>
      </w:pPr>
      <w:r>
        <w:rPr>
          <w:rStyle w:val="FootnoteReference"/>
        </w:rPr>
        <w:footnoteRef/>
      </w:r>
      <w:r>
        <w:t xml:space="preserve"> </w:t>
      </w:r>
      <w:r w:rsidRPr="00DC02D9">
        <w:rPr>
          <w:i/>
        </w:rPr>
        <w:t>Or:</w:t>
      </w:r>
      <w:r>
        <w:t xml:space="preserve"> costly (Wisdom 1:13-16).</w:t>
      </w:r>
    </w:p>
  </w:footnote>
  <w:footnote w:id="1027">
    <w:p w14:paraId="75C0EB1C" w14:textId="77777777" w:rsidR="00350773" w:rsidRDefault="00350773" w:rsidP="00513E2D">
      <w:pPr>
        <w:pStyle w:val="footnote"/>
      </w:pPr>
      <w:r>
        <w:rPr>
          <w:rStyle w:val="FootnoteReference"/>
        </w:rPr>
        <w:footnoteRef/>
      </w:r>
      <w:r>
        <w:t xml:space="preserve"> [JS] litearlly, “slave”.</w:t>
      </w:r>
    </w:p>
  </w:footnote>
  <w:footnote w:id="1028">
    <w:p w14:paraId="050877C1" w14:textId="77777777" w:rsidR="00350773" w:rsidRPr="004A3E27" w:rsidRDefault="00350773" w:rsidP="00513E2D">
      <w:pPr>
        <w:pStyle w:val="footnote"/>
      </w:pPr>
      <w:r w:rsidRPr="004A3E27">
        <w:rPr>
          <w:rStyle w:val="FootnoteReference"/>
        </w:rPr>
        <w:footnoteRef/>
      </w:r>
      <w:r w:rsidRPr="004A3E27">
        <w:t xml:space="preserve"> </w:t>
      </w:r>
      <w:r>
        <w:t>cf</w:t>
      </w:r>
      <w:r w:rsidRPr="004A3E27">
        <w:t>. Rev. 19:11-16.</w:t>
      </w:r>
    </w:p>
  </w:footnote>
  <w:footnote w:id="1029">
    <w:p w14:paraId="30E6CDDA" w14:textId="77777777" w:rsidR="00350773" w:rsidRDefault="00350773" w:rsidP="00513E2D">
      <w:pPr>
        <w:pStyle w:val="footnote"/>
      </w:pPr>
      <w:r>
        <w:rPr>
          <w:rStyle w:val="FootnoteReference"/>
        </w:rPr>
        <w:footnoteRef/>
      </w:r>
      <w:r>
        <w:t xml:space="preserve"> dragon: </w:t>
      </w:r>
      <w:r w:rsidRPr="0090411D">
        <w:rPr>
          <w:i/>
        </w:rPr>
        <w:t>or</w:t>
      </w:r>
      <w:r>
        <w:t xml:space="preserve"> serpent.</w:t>
      </w:r>
    </w:p>
  </w:footnote>
  <w:footnote w:id="1030">
    <w:p w14:paraId="2173FA84" w14:textId="77777777" w:rsidR="00350773" w:rsidRDefault="0035077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1">
    <w:p w14:paraId="795E5704" w14:textId="77777777" w:rsidR="00350773" w:rsidRDefault="00350773" w:rsidP="00513E2D">
      <w:pPr>
        <w:pStyle w:val="footnote"/>
      </w:pPr>
      <w:r>
        <w:rPr>
          <w:rStyle w:val="FootnoteReference"/>
        </w:rPr>
        <w:footnoteRef/>
      </w:r>
      <w:r>
        <w:t xml:space="preserve"> House—Home, Family, Church, Kingdom: where God’s will is done (1 Tim. 3:15; Heb. 3:2-6; Lk. 2:49; Mt. 6:10).</w:t>
      </w:r>
    </w:p>
  </w:footnote>
  <w:footnote w:id="1032">
    <w:p w14:paraId="333D3615" w14:textId="77777777" w:rsidR="00350773" w:rsidRDefault="00350773" w:rsidP="00513E2D">
      <w:pPr>
        <w:pStyle w:val="footnote"/>
      </w:pPr>
      <w:r>
        <w:rPr>
          <w:rStyle w:val="FootnoteReference"/>
        </w:rPr>
        <w:footnoteRef/>
      </w:r>
      <w:r>
        <w:t xml:space="preserve"> [JS] or, “boast”</w:t>
      </w:r>
    </w:p>
  </w:footnote>
  <w:footnote w:id="1033">
    <w:p w14:paraId="4E508065" w14:textId="77777777" w:rsidR="00350773" w:rsidRPr="004A3E27" w:rsidRDefault="00350773" w:rsidP="00513E2D">
      <w:pPr>
        <w:pStyle w:val="footnote"/>
      </w:pPr>
      <w:r w:rsidRPr="004A3E27">
        <w:rPr>
          <w:rStyle w:val="FootnoteReference"/>
        </w:rPr>
        <w:footnoteRef/>
      </w:r>
      <w:r w:rsidRPr="004A3E27">
        <w:t xml:space="preserve"> Man is made for happiness, fruit of grace, forgiveness, right relations, holiness.</w:t>
      </w:r>
    </w:p>
  </w:footnote>
  <w:footnote w:id="1034">
    <w:p w14:paraId="015A8873" w14:textId="77777777" w:rsidR="00350773" w:rsidRDefault="00350773" w:rsidP="00513E2D">
      <w:pPr>
        <w:pStyle w:val="footnote"/>
      </w:pPr>
      <w:r>
        <w:rPr>
          <w:rStyle w:val="FootnoteReference"/>
        </w:rPr>
        <w:footnoteRef/>
      </w:r>
      <w:r>
        <w:t xml:space="preserve"> [JS] Fr. Lazarus renders “repent” as “change His mind”</w:t>
      </w:r>
    </w:p>
  </w:footnote>
  <w:footnote w:id="1035">
    <w:p w14:paraId="09314A85" w14:textId="77777777" w:rsidR="00350773" w:rsidRDefault="00350773" w:rsidP="00513E2D">
      <w:pPr>
        <w:pStyle w:val="footnote"/>
      </w:pPr>
      <w:r>
        <w:rPr>
          <w:rStyle w:val="FootnoteReference"/>
        </w:rPr>
        <w:footnoteRef/>
      </w:r>
      <w:r>
        <w:t xml:space="preserve"> Heb. 7:21.</w:t>
      </w:r>
    </w:p>
  </w:footnote>
  <w:footnote w:id="1036">
    <w:p w14:paraId="43048046" w14:textId="77777777" w:rsidR="00350773" w:rsidRPr="004A3E27" w:rsidRDefault="0035077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7">
    <w:p w14:paraId="1EB9C600" w14:textId="77777777" w:rsidR="00350773" w:rsidRPr="004A3E27" w:rsidRDefault="00350773" w:rsidP="00513E2D">
      <w:pPr>
        <w:pStyle w:val="footnote"/>
      </w:pPr>
      <w:r w:rsidRPr="004A3E27">
        <w:rPr>
          <w:rStyle w:val="FootnoteReference"/>
        </w:rPr>
        <w:footnoteRef/>
      </w:r>
      <w:r w:rsidRPr="004A3E27">
        <w:t xml:space="preserve"> </w:t>
      </w:r>
      <w:r>
        <w:t>Cf</w:t>
      </w:r>
      <w:r w:rsidRPr="004A3E27">
        <w:t>. Isaiah 40:11; John 10:11.</w:t>
      </w:r>
    </w:p>
  </w:footnote>
  <w:footnote w:id="1038">
    <w:p w14:paraId="57EDB196" w14:textId="77777777" w:rsidR="00350773" w:rsidRDefault="00350773" w:rsidP="00513E2D">
      <w:pPr>
        <w:pStyle w:val="footnote"/>
      </w:pPr>
      <w:r>
        <w:rPr>
          <w:rStyle w:val="FootnoteReference"/>
        </w:rPr>
        <w:footnoteRef/>
      </w:r>
      <w:r>
        <w:t xml:space="preserve"> ‘mercies of the Lord’: </w:t>
      </w:r>
      <w:r w:rsidRPr="00B246C1">
        <w:rPr>
          <w:i/>
        </w:rPr>
        <w:t>or</w:t>
      </w:r>
      <w:r>
        <w:t>, the Lord’s love.</w:t>
      </w:r>
    </w:p>
  </w:footnote>
  <w:footnote w:id="1039">
    <w:p w14:paraId="54C29B30" w14:textId="77777777" w:rsidR="00350773" w:rsidRDefault="00350773" w:rsidP="00513E2D">
      <w:pPr>
        <w:pStyle w:val="footnote"/>
      </w:pPr>
      <w:r>
        <w:rPr>
          <w:rStyle w:val="FootnoteReference"/>
        </w:rPr>
        <w:footnoteRef/>
      </w:r>
      <w:r>
        <w:t xml:space="preserve"> This column is the version abridged by Fr. Athanasius Iskander.</w:t>
      </w:r>
    </w:p>
  </w:footnote>
  <w:footnote w:id="1040">
    <w:p w14:paraId="48C85628" w14:textId="77777777" w:rsidR="00350773" w:rsidRDefault="0035077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1">
    <w:p w14:paraId="489E0E94" w14:textId="77777777" w:rsidR="00350773" w:rsidRDefault="0035077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2">
    <w:p w14:paraId="72A219A1" w14:textId="77777777" w:rsidR="00350773" w:rsidRDefault="00350773" w:rsidP="00513E2D">
      <w:pPr>
        <w:pStyle w:val="footnote"/>
      </w:pPr>
      <w:r>
        <w:rPr>
          <w:rStyle w:val="FootnoteReference"/>
        </w:rPr>
        <w:footnoteRef/>
      </w:r>
      <w:r>
        <w:t xml:space="preserve"> Verses marked with (*) appear in the abridged version of Fr. Athanasius Iskander</w:t>
      </w:r>
    </w:p>
  </w:footnote>
  <w:footnote w:id="1043">
    <w:p w14:paraId="4FBE3BD6" w14:textId="77777777" w:rsidR="00350773" w:rsidRDefault="0035077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4">
    <w:p w14:paraId="500A4E71" w14:textId="77777777" w:rsidR="00350773" w:rsidRDefault="00350773" w:rsidP="00513E2D">
      <w:pPr>
        <w:pStyle w:val="footnote"/>
      </w:pPr>
      <w:r>
        <w:rPr>
          <w:rStyle w:val="FootnoteReference"/>
        </w:rPr>
        <w:footnoteRef/>
      </w:r>
      <w:r>
        <w:t xml:space="preserve"> Clearly a late addition given the Roman Catholic ecclesiology, foreign to Orthodoxy, found in these verses.</w:t>
      </w:r>
    </w:p>
  </w:footnote>
  <w:footnote w:id="1045">
    <w:p w14:paraId="36702CC1" w14:textId="77777777" w:rsidR="00350773" w:rsidRDefault="00350773" w:rsidP="00513E2D">
      <w:pPr>
        <w:pStyle w:val="footnote"/>
      </w:pPr>
      <w:r>
        <w:rPr>
          <w:rStyle w:val="FootnoteReference"/>
        </w:rPr>
        <w:footnoteRef/>
      </w:r>
      <w:r>
        <w:t xml:space="preserve"> Meaning of “o-ti eros tattis etenhoot” unclear.</w:t>
      </w:r>
    </w:p>
  </w:footnote>
  <w:footnote w:id="1046">
    <w:p w14:paraId="062BDCC1" w14:textId="77777777" w:rsidR="00350773" w:rsidRDefault="00350773">
      <w:pPr>
        <w:pStyle w:val="FootnoteText"/>
      </w:pPr>
      <w:r>
        <w:rPr>
          <w:rStyle w:val="FootnoteReference"/>
        </w:rPr>
        <w:footnoteRef/>
      </w:r>
      <w:r>
        <w:t xml:space="preserve"> Ps 8:2</w:t>
      </w:r>
    </w:p>
  </w:footnote>
  <w:footnote w:id="1047">
    <w:p w14:paraId="5BC08478" w14:textId="77777777" w:rsidR="00350773" w:rsidRPr="000C76BB" w:rsidRDefault="0035077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8">
    <w:p w14:paraId="03A6DDD1" w14:textId="77777777" w:rsidR="00350773" w:rsidRDefault="00350773">
      <w:pPr>
        <w:pStyle w:val="FootnoteText"/>
      </w:pPr>
      <w:r>
        <w:rPr>
          <w:rStyle w:val="FootnoteReference"/>
        </w:rPr>
        <w:footnoteRef/>
      </w:r>
      <w:r>
        <w:t xml:space="preserve"> Matthew 28:6</w:t>
      </w:r>
    </w:p>
  </w:footnote>
  <w:footnote w:id="1049">
    <w:p w14:paraId="339855D2" w14:textId="77777777" w:rsidR="00350773" w:rsidRDefault="00350773">
      <w:pPr>
        <w:pStyle w:val="FootnoteText"/>
      </w:pPr>
      <w:r>
        <w:rPr>
          <w:rStyle w:val="FootnoteReference"/>
        </w:rPr>
        <w:footnoteRef/>
      </w:r>
      <w:r>
        <w:t xml:space="preserve"> Matthew 28:7,6</w:t>
      </w:r>
    </w:p>
  </w:footnote>
  <w:footnote w:id="1050">
    <w:p w14:paraId="76212A49" w14:textId="77777777" w:rsidR="00350773" w:rsidRDefault="00350773">
      <w:pPr>
        <w:pStyle w:val="FootnoteText"/>
      </w:pPr>
      <w:r>
        <w:rPr>
          <w:rStyle w:val="FootnoteReference"/>
        </w:rPr>
        <w:footnoteRef/>
      </w:r>
      <w:r>
        <w:t xml:space="preserve"> Matthew 28:7</w:t>
      </w:r>
    </w:p>
  </w:footnote>
  <w:footnote w:id="1051">
    <w:p w14:paraId="716019EB" w14:textId="77777777" w:rsidR="00350773" w:rsidRDefault="00350773">
      <w:pPr>
        <w:pStyle w:val="FootnoteText"/>
      </w:pPr>
      <w:r>
        <w:rPr>
          <w:rStyle w:val="FootnoteReference"/>
        </w:rPr>
        <w:footnoteRef/>
      </w:r>
      <w:r>
        <w:t xml:space="preserve"> John 20:27</w:t>
      </w:r>
    </w:p>
  </w:footnote>
  <w:footnote w:id="1052">
    <w:p w14:paraId="0ECF3FB0" w14:textId="77777777" w:rsidR="00350773" w:rsidRDefault="00350773">
      <w:pPr>
        <w:pStyle w:val="FootnoteText"/>
      </w:pPr>
      <w:r>
        <w:rPr>
          <w:rStyle w:val="FootnoteReference"/>
        </w:rPr>
        <w:footnoteRef/>
      </w:r>
      <w:r>
        <w:t xml:space="preserve"> John 20:28</w:t>
      </w:r>
    </w:p>
  </w:footnote>
  <w:footnote w:id="1053">
    <w:p w14:paraId="3FCB0B65" w14:textId="77777777" w:rsidR="00350773" w:rsidRDefault="00350773">
      <w:pPr>
        <w:pStyle w:val="FootnoteText"/>
      </w:pPr>
      <w:r>
        <w:rPr>
          <w:rStyle w:val="FootnoteReference"/>
        </w:rPr>
        <w:footnoteRef/>
      </w:r>
      <w:r>
        <w:t xml:space="preserve"> John 20:29</w:t>
      </w:r>
    </w:p>
  </w:footnote>
  <w:footnote w:id="1054">
    <w:p w14:paraId="6B80EDF7" w14:textId="77777777" w:rsidR="00350773" w:rsidRDefault="00350773">
      <w:pPr>
        <w:pStyle w:val="FootnoteText"/>
      </w:pPr>
      <w:r>
        <w:rPr>
          <w:rStyle w:val="FootnoteReference"/>
        </w:rPr>
        <w:footnoteRef/>
      </w:r>
      <w:r>
        <w:t xml:space="preserve"> John 20:29</w:t>
      </w:r>
    </w:p>
  </w:footnote>
  <w:footnote w:id="1055">
    <w:p w14:paraId="3D721105" w14:textId="77777777" w:rsidR="00350773" w:rsidRDefault="0035077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6">
    <w:p w14:paraId="5C03BEB6" w14:textId="77777777" w:rsidR="00350773" w:rsidRDefault="00350773" w:rsidP="00513E2D">
      <w:pPr>
        <w:pStyle w:val="footnote"/>
      </w:pPr>
      <w:r>
        <w:rPr>
          <w:rStyle w:val="FootnoteReference"/>
        </w:rPr>
        <w:footnoteRef/>
      </w:r>
      <w:r>
        <w:t xml:space="preserve"> From Paoni 12 to Paopi 19: “Bless the waters of the river this year”.</w:t>
      </w:r>
    </w:p>
    <w:p w14:paraId="16B83A6A" w14:textId="77777777" w:rsidR="00350773" w:rsidRDefault="00350773" w:rsidP="00513E2D">
      <w:pPr>
        <w:pStyle w:val="footnote"/>
      </w:pPr>
      <w:r>
        <w:t>From Paopi 10 to Tobi 10: “Bless the herbs and the plants”.</w:t>
      </w:r>
    </w:p>
    <w:p w14:paraId="34A5B65F" w14:textId="77777777" w:rsidR="00350773" w:rsidRDefault="0035077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E7E6E11" w:rsidR="00350773" w:rsidRPr="00E00D27" w:rsidRDefault="0035077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E5C2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50773" w:rsidRPr="00E00D27" w:rsidRDefault="00350773" w:rsidP="00686912">
    <w:pPr>
      <w:pStyle w:val="Header"/>
      <w:jc w:val="center"/>
      <w:rPr>
        <w:sz w:val="20"/>
        <w:szCs w:val="20"/>
      </w:rPr>
    </w:pPr>
  </w:p>
  <w:p w14:paraId="022704DA" w14:textId="77777777" w:rsidR="00350773" w:rsidRPr="00686912" w:rsidRDefault="0035077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50773" w:rsidRPr="00E00D27" w:rsidRDefault="0035077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A697C1" w:rsidR="00350773" w:rsidRPr="00E00D27" w:rsidRDefault="0035077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E5C22">
      <w:rPr>
        <w:noProof/>
        <w:sz w:val="20"/>
        <w:szCs w:val="20"/>
      </w:rPr>
      <w:t>The Midnight Praise</w:t>
    </w:r>
    <w:r>
      <w:rPr>
        <w:sz w:val="20"/>
        <w:szCs w:val="20"/>
      </w:rPr>
      <w:fldChar w:fldCharType="end"/>
    </w:r>
  </w:p>
  <w:p w14:paraId="0D77CDA8" w14:textId="77777777" w:rsidR="00350773" w:rsidRPr="00E00D27" w:rsidRDefault="0035077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2594FC3" w:rsidR="00350773" w:rsidRPr="00E00D27" w:rsidRDefault="0035077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E5C22">
      <w:rPr>
        <w:noProof/>
        <w:sz w:val="20"/>
        <w:szCs w:val="20"/>
      </w:rPr>
      <w:t>January 9 (10) / Tobi 14: St. Maximus</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0F4E939" w:rsidR="00350773" w:rsidRPr="00E00D27" w:rsidRDefault="0035077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E5C22">
      <w:rPr>
        <w:noProof/>
        <w:sz w:val="20"/>
        <w:szCs w:val="20"/>
      </w:rPr>
      <w:t>The Conclusion of the Adam Theotokias</w:t>
    </w:r>
    <w:r w:rsidRPr="00E00D27">
      <w:rPr>
        <w:sz w:val="20"/>
        <w:szCs w:val="20"/>
      </w:rPr>
      <w:fldChar w:fldCharType="end"/>
    </w:r>
  </w:p>
  <w:p w14:paraId="48CF3F9A" w14:textId="245E316D" w:rsidR="00350773" w:rsidRPr="00686912" w:rsidRDefault="0035077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50773" w:rsidRPr="00686912" w:rsidRDefault="0035077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50773" w:rsidRPr="00E00D27" w:rsidRDefault="0035077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8E5C22">
      <w:rPr>
        <w:noProof/>
        <w:sz w:val="20"/>
        <w:szCs w:val="20"/>
      </w:rPr>
      <w:t>January 12 (13) / Tobi 17: St. Dometius</w:t>
    </w:r>
    <w:r w:rsidRPr="00E00D27">
      <w:rPr>
        <w:sz w:val="20"/>
        <w:szCs w:val="20"/>
      </w:rPr>
      <w:fldChar w:fldCharType="end"/>
    </w:r>
  </w:p>
  <w:p w14:paraId="0BA9A7AA" w14:textId="77777777" w:rsidR="00350773" w:rsidRPr="00686912" w:rsidRDefault="0035077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50773" w:rsidRPr="00E00D27" w:rsidRDefault="0035077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5C22">
      <w:rPr>
        <w:noProof/>
        <w:sz w:val="20"/>
        <w:szCs w:val="20"/>
      </w:rPr>
      <w:t>Prayer for the Church</w:t>
    </w:r>
    <w:r w:rsidRPr="00E00D27">
      <w:rPr>
        <w:sz w:val="20"/>
        <w:szCs w:val="20"/>
      </w:rPr>
      <w:fldChar w:fldCharType="end"/>
    </w:r>
  </w:p>
  <w:p w14:paraId="6EBDE8BD" w14:textId="77777777" w:rsidR="00350773" w:rsidRPr="00686912" w:rsidRDefault="0035077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50773" w:rsidRPr="00E00D27" w:rsidRDefault="0035077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862B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39A"/>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F2CF4-6C88-3747-A128-8C156D69F234}">
  <ds:schemaRefs>
    <ds:schemaRef ds:uri="http://schemas.openxmlformats.org/officeDocument/2006/bibliography"/>
  </ds:schemaRefs>
</ds:datastoreItem>
</file>

<file path=customXml/itemProps2.xml><?xml version="1.0" encoding="utf-8"?>
<ds:datastoreItem xmlns:ds="http://schemas.openxmlformats.org/officeDocument/2006/customXml" ds:itemID="{349E8863-076F-C642-BDEC-F01329E5D81F}">
  <ds:schemaRefs>
    <ds:schemaRef ds:uri="http://schemas.openxmlformats.org/officeDocument/2006/bibliography"/>
  </ds:schemaRefs>
</ds:datastoreItem>
</file>

<file path=customXml/itemProps3.xml><?xml version="1.0" encoding="utf-8"?>
<ds:datastoreItem xmlns:ds="http://schemas.openxmlformats.org/officeDocument/2006/customXml" ds:itemID="{42E24A97-0367-6340-90D4-74604C802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32043</TotalTime>
  <Pages>1140</Pages>
  <Words>218356</Words>
  <Characters>1244635</Characters>
  <Application>Microsoft Macintosh Word</Application>
  <DocSecurity>0</DocSecurity>
  <Lines>10371</Lines>
  <Paragraphs>2920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740</cp:revision>
  <cp:lastPrinted>2016-09-25T03:02:00Z</cp:lastPrinted>
  <dcterms:created xsi:type="dcterms:W3CDTF">2014-10-30T02:06:00Z</dcterms:created>
  <dcterms:modified xsi:type="dcterms:W3CDTF">2017-01-23T04:05:00Z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