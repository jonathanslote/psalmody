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B8739D" w:rsidRDefault="00B8739D" w:rsidP="00B8739D">
      <w:pPr>
        <w:pStyle w:val="Body"/>
      </w:pPr>
      <w:bookmarkStart w:id="0" w:name="_Toc434478978"/>
      <w:bookmarkStart w:id="1" w:name="_Toc289108464"/>
      <w:bookmarkStart w:id="2" w:name="_Toc289112504"/>
      <w:bookmarkStart w:id="3" w:name="_Toc297322051"/>
      <w:bookmarkStart w:id="4" w:name="_Toc297407696"/>
    </w:p>
    <w:p w:rsidR="00B8739D" w:rsidRDefault="00B8739D" w:rsidP="00B8739D">
      <w:pPr>
        <w:pStyle w:val="Body"/>
      </w:pPr>
      <w:r w:rsidRPr="009C47FE">
        <w:t>The Great Horologion</w:t>
      </w:r>
      <w:r>
        <w:t xml:space="preserve"> </w:t>
      </w:r>
      <w:r w:rsidRPr="009C47FE">
        <w:rPr>
          <w:sz w:val="28"/>
          <w:szCs w:val="28"/>
        </w:rPr>
        <w:t>According to the Rites of</w:t>
      </w:r>
      <w:r>
        <w:t xml:space="preserve"> </w:t>
      </w:r>
      <w:r>
        <w:rPr>
          <w:sz w:val="28"/>
          <w:szCs w:val="28"/>
        </w:rPr>
        <w:t>t</w:t>
      </w:r>
      <w:r w:rsidRPr="009C47FE">
        <w:rPr>
          <w:sz w:val="28"/>
          <w:szCs w:val="28"/>
        </w:rPr>
        <w:t>he Non-Chalcedonian</w:t>
      </w:r>
      <w:r>
        <w:t xml:space="preserve"> </w:t>
      </w:r>
      <w:r w:rsidRPr="009C47FE">
        <w:t>Orthodox Patriarchate of Alexandria</w:t>
      </w:r>
    </w:p>
    <w:p w:rsidR="004F58D6" w:rsidRDefault="004F58D6" w:rsidP="00B8739D">
      <w:pPr>
        <w:pStyle w:val="Body"/>
      </w:pPr>
    </w:p>
    <w:p w:rsidR="004F58D6" w:rsidRPr="009C47FE" w:rsidRDefault="004F58D6" w:rsidP="00B8739D">
      <w:pPr>
        <w:pStyle w:val="Body"/>
      </w:pPr>
      <w:r>
        <w:t>No ISBN for this draft edition</w:t>
      </w:r>
    </w:p>
    <w:p w:rsidR="00B8739D" w:rsidRDefault="00B8739D" w:rsidP="00B8739D">
      <w:pPr>
        <w:pStyle w:val="Body"/>
      </w:pPr>
    </w:p>
    <w:p w:rsidR="00B8739D" w:rsidRDefault="00B8739D" w:rsidP="00B8739D">
      <w:pPr>
        <w:pStyle w:val="Body"/>
      </w:pPr>
      <w:r>
        <w:t>©Jonathan Slote, Editor, 2014-2015. All rights reserved. Permission to use, quote, repr</w:t>
      </w:r>
      <w:r>
        <w:t>o</w:t>
      </w:r>
      <w:r>
        <w:t>duce and modify for non-commercial, liturgical or scholarly purposes is hereby granted to all institutions, parishes, clergy, or lay members affiliated to the affiliated jurisdictions and agencies of the Standing Council of Oriental Orthodox Churches (SCOOCH) or of the Assembly of Canonical Orthodox Bishops of North and Central America, as well as all jurisdictions in communion with the Oriental Orthodox Patriarchate of Alexandria, or the Ecumenical Patriarchate of Constantinople. This clause applies to liturgical text only, and not to Introdu</w:t>
      </w:r>
      <w:r>
        <w:t>c</w:t>
      </w:r>
      <w:r>
        <w:t xml:space="preserve">tory and Appendix articles. </w:t>
      </w:r>
    </w:p>
    <w:p w:rsidR="004F58D6" w:rsidRDefault="00B8739D" w:rsidP="004F58D6">
      <w:pPr>
        <w:pStyle w:val="Body"/>
      </w:pPr>
      <w:r>
        <w:t>Introduction and Appendix articles may be ©</w:t>
      </w:r>
      <w:r w:rsidR="004F58D6">
        <w:t xml:space="preserve"> by their respective authors.</w:t>
      </w:r>
    </w:p>
    <w:p w:rsidR="004F58D6" w:rsidRDefault="004F58D6" w:rsidP="004F58D6">
      <w:pPr>
        <w:pStyle w:val="Body"/>
      </w:pPr>
    </w:p>
    <w:p w:rsidR="004F58D6" w:rsidRDefault="004F58D6" w:rsidP="004F58D6">
      <w:pPr>
        <w:pStyle w:val="Body"/>
      </w:pPr>
      <w:r>
        <w:t>Non-legally binding summary: Please feel free to use this text in other works (for example considering, or even copying the text here when revising other translations), but please do not represent texts using this text as this text. I.e. plagiarize freely, but do not represent the final product as this work or affiliated with this work.</w:t>
      </w:r>
    </w:p>
    <w:p w:rsidR="004F58D6" w:rsidRDefault="004F58D6" w:rsidP="004F58D6">
      <w:pPr>
        <w:pStyle w:val="Body"/>
      </w:pPr>
    </w:p>
    <w:p w:rsidR="004F58D6" w:rsidRDefault="004F58D6" w:rsidP="004F58D6">
      <w:pPr>
        <w:pStyle w:val="Body"/>
      </w:pPr>
      <w:r>
        <w:t>The Psalms are based on the translation of Archimandrite Lazarus Moore, who entrusted a hand written copy of said psalms to his disciple, Heg. Fr. Silas Spear, with full permission to use them, who in turn granted us permission to use them. They are revised based on the (public domain) translation of Heg. Fr. Athanasius Iskander, which he intentionally did not copyright so that they might freely be used. New Testament passages are based on the (public domain) translation of Heg. Fr. Athanasius Iskander, revised based on comparison with various popular translations, such as the Eastern Orthodox Bible and the King James Version, without infringing on those copyrights.</w:t>
      </w:r>
    </w:p>
    <w:p w:rsidR="004F58D6" w:rsidRDefault="004F58D6" w:rsidP="004F58D6">
      <w:pPr>
        <w:pStyle w:val="Body"/>
      </w:pPr>
      <w:r>
        <w:t>The Psalmody and Agpeya texts are based on the (public domain) translation of Heg. Fr. Athanasius Iskander, revised to conform to modern English, with comparison to all known English translations of the Pslamody (SUS, LA, and Midwest, without infringing on those copyrights), and by comparison to the original Coptic.</w:t>
      </w:r>
    </w:p>
    <w:p w:rsidR="00B8739D" w:rsidRDefault="00B8739D" w:rsidP="004F58D6">
      <w:pPr>
        <w:pStyle w:val="Body"/>
      </w:pPr>
      <w:r>
        <w:br w:type="page"/>
      </w:r>
    </w:p>
    <w:p w:rsidR="00196385" w:rsidRDefault="00196385" w:rsidP="00FB5E62">
      <w:pPr>
        <w:pStyle w:val="Heading1"/>
        <w:rPr>
          <w:lang w:val="en-US"/>
        </w:rPr>
      </w:pPr>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B46E6E" w:rsidRDefault="00B46E6E" w:rsidP="00196385">
      <w:pPr>
        <w:pStyle w:val="Body"/>
        <w:numPr>
          <w:ilvl w:val="0"/>
          <w:numId w:val="2"/>
        </w:numPr>
      </w:pPr>
      <w:r>
        <w:t>Add Joyous Saturday</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4478979"/>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CC1CA8"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4478978" w:history="1">
        <w:r w:rsidR="00CC1CA8" w:rsidRPr="00D87F21">
          <w:rPr>
            <w:rStyle w:val="Hyperlink"/>
            <w:noProof/>
            <w:lang w:val="en-US"/>
          </w:rPr>
          <w:t>TODO</w:t>
        </w:r>
        <w:r w:rsidR="00CC1CA8">
          <w:rPr>
            <w:noProof/>
            <w:webHidden/>
          </w:rPr>
          <w:tab/>
        </w:r>
        <w:r w:rsidR="00CC1CA8">
          <w:rPr>
            <w:noProof/>
            <w:webHidden/>
          </w:rPr>
          <w:fldChar w:fldCharType="begin"/>
        </w:r>
        <w:r w:rsidR="00CC1CA8">
          <w:rPr>
            <w:noProof/>
            <w:webHidden/>
          </w:rPr>
          <w:instrText xml:space="preserve"> PAGEREF _Toc434478978 \h </w:instrText>
        </w:r>
        <w:r w:rsidR="00CC1CA8">
          <w:rPr>
            <w:noProof/>
            <w:webHidden/>
          </w:rPr>
        </w:r>
        <w:r w:rsidR="00CC1CA8">
          <w:rPr>
            <w:noProof/>
            <w:webHidden/>
          </w:rPr>
          <w:fldChar w:fldCharType="separate"/>
        </w:r>
        <w:r w:rsidR="00CC1CA8">
          <w:rPr>
            <w:noProof/>
            <w:webHidden/>
          </w:rPr>
          <w:t>iii</w:t>
        </w:r>
        <w:r w:rsidR="00CC1CA8">
          <w:rPr>
            <w:noProof/>
            <w:webHidden/>
          </w:rPr>
          <w:fldChar w:fldCharType="end"/>
        </w:r>
      </w:hyperlink>
    </w:p>
    <w:p w:rsidR="00CC1CA8" w:rsidRDefault="00C0205C">
      <w:pPr>
        <w:pStyle w:val="TOC1"/>
        <w:tabs>
          <w:tab w:val="right" w:leader="dot" w:pos="8846"/>
        </w:tabs>
        <w:rPr>
          <w:rFonts w:asciiTheme="minorHAnsi" w:eastAsiaTheme="minorEastAsia" w:hAnsiTheme="minorHAnsi"/>
          <w:noProof/>
          <w:sz w:val="22"/>
          <w:lang w:val="en-US"/>
        </w:rPr>
      </w:pPr>
      <w:hyperlink w:anchor="_Toc434478979" w:history="1">
        <w:r w:rsidR="00CC1CA8" w:rsidRPr="00D87F21">
          <w:rPr>
            <w:rStyle w:val="Hyperlink"/>
            <w:noProof/>
          </w:rPr>
          <w:t>Introduction</w:t>
        </w:r>
        <w:r w:rsidR="00CC1CA8">
          <w:rPr>
            <w:noProof/>
            <w:webHidden/>
          </w:rPr>
          <w:tab/>
        </w:r>
        <w:r w:rsidR="00CC1CA8">
          <w:rPr>
            <w:noProof/>
            <w:webHidden/>
          </w:rPr>
          <w:fldChar w:fldCharType="begin"/>
        </w:r>
        <w:r w:rsidR="00CC1CA8">
          <w:rPr>
            <w:noProof/>
            <w:webHidden/>
          </w:rPr>
          <w:instrText xml:space="preserve"> PAGEREF _Toc434478979 \h </w:instrText>
        </w:r>
        <w:r w:rsidR="00CC1CA8">
          <w:rPr>
            <w:noProof/>
            <w:webHidden/>
          </w:rPr>
        </w:r>
        <w:r w:rsidR="00CC1CA8">
          <w:rPr>
            <w:noProof/>
            <w:webHidden/>
          </w:rPr>
          <w:fldChar w:fldCharType="separate"/>
        </w:r>
        <w:r w:rsidR="00CC1CA8">
          <w:rPr>
            <w:noProof/>
            <w:webHidden/>
          </w:rPr>
          <w:t>iv</w:t>
        </w:r>
        <w:r w:rsidR="00CC1CA8">
          <w:rPr>
            <w:noProof/>
            <w:webHidden/>
          </w:rPr>
          <w:fldChar w:fldCharType="end"/>
        </w:r>
      </w:hyperlink>
    </w:p>
    <w:p w:rsidR="00CC1CA8" w:rsidRDefault="00C0205C">
      <w:pPr>
        <w:pStyle w:val="TOC1"/>
        <w:tabs>
          <w:tab w:val="right" w:leader="dot" w:pos="8846"/>
        </w:tabs>
        <w:rPr>
          <w:rFonts w:asciiTheme="minorHAnsi" w:eastAsiaTheme="minorEastAsia" w:hAnsiTheme="minorHAnsi"/>
          <w:noProof/>
          <w:sz w:val="22"/>
          <w:lang w:val="en-US"/>
        </w:rPr>
      </w:pPr>
      <w:hyperlink w:anchor="_Toc434478980" w:history="1">
        <w:r w:rsidR="00CC1CA8" w:rsidRPr="00D87F21">
          <w:rPr>
            <w:rStyle w:val="Hyperlink"/>
            <w:noProof/>
          </w:rPr>
          <w:t>Front Matter</w:t>
        </w:r>
        <w:r w:rsidR="00CC1CA8">
          <w:rPr>
            <w:noProof/>
            <w:webHidden/>
          </w:rPr>
          <w:tab/>
        </w:r>
        <w:r w:rsidR="00CC1CA8">
          <w:rPr>
            <w:noProof/>
            <w:webHidden/>
          </w:rPr>
          <w:fldChar w:fldCharType="begin"/>
        </w:r>
        <w:r w:rsidR="00CC1CA8">
          <w:rPr>
            <w:noProof/>
            <w:webHidden/>
          </w:rPr>
          <w:instrText xml:space="preserve"> PAGEREF _Toc434478980 \h </w:instrText>
        </w:r>
        <w:r w:rsidR="00CC1CA8">
          <w:rPr>
            <w:noProof/>
            <w:webHidden/>
          </w:rPr>
        </w:r>
        <w:r w:rsidR="00CC1CA8">
          <w:rPr>
            <w:noProof/>
            <w:webHidden/>
          </w:rPr>
          <w:fldChar w:fldCharType="separate"/>
        </w:r>
        <w:r w:rsidR="00CC1CA8">
          <w:rPr>
            <w:noProof/>
            <w:webHidden/>
          </w:rPr>
          <w:t>v</w:t>
        </w:r>
        <w:r w:rsidR="00CC1CA8">
          <w:rPr>
            <w:noProof/>
            <w:webHidden/>
          </w:rPr>
          <w:fldChar w:fldCharType="end"/>
        </w:r>
      </w:hyperlink>
    </w:p>
    <w:p w:rsidR="00CC1CA8" w:rsidRDefault="00C0205C">
      <w:pPr>
        <w:pStyle w:val="TOC1"/>
        <w:tabs>
          <w:tab w:val="right" w:leader="dot" w:pos="8846"/>
        </w:tabs>
        <w:rPr>
          <w:rFonts w:asciiTheme="minorHAnsi" w:eastAsiaTheme="minorEastAsia" w:hAnsiTheme="minorHAnsi"/>
          <w:noProof/>
          <w:sz w:val="22"/>
          <w:lang w:val="en-US"/>
        </w:rPr>
      </w:pPr>
      <w:hyperlink w:anchor="_Toc434478981" w:history="1">
        <w:r w:rsidR="00CC1CA8" w:rsidRPr="00D87F21">
          <w:rPr>
            <w:rStyle w:val="Hyperlink"/>
            <w:noProof/>
          </w:rPr>
          <w:t>The Horologion: The Book of the Hours</w:t>
        </w:r>
        <w:r w:rsidR="00CC1CA8">
          <w:rPr>
            <w:noProof/>
            <w:webHidden/>
          </w:rPr>
          <w:tab/>
        </w:r>
        <w:r w:rsidR="00CC1CA8">
          <w:rPr>
            <w:noProof/>
            <w:webHidden/>
          </w:rPr>
          <w:fldChar w:fldCharType="begin"/>
        </w:r>
        <w:r w:rsidR="00CC1CA8">
          <w:rPr>
            <w:noProof/>
            <w:webHidden/>
          </w:rPr>
          <w:instrText xml:space="preserve"> PAGEREF _Toc434478981 \h </w:instrText>
        </w:r>
        <w:r w:rsidR="00CC1CA8">
          <w:rPr>
            <w:noProof/>
            <w:webHidden/>
          </w:rPr>
        </w:r>
        <w:r w:rsidR="00CC1CA8">
          <w:rPr>
            <w:noProof/>
            <w:webHidden/>
          </w:rPr>
          <w:fldChar w:fldCharType="separate"/>
        </w:r>
        <w:r w:rsidR="00CC1CA8">
          <w:rPr>
            <w:noProof/>
            <w:webHidden/>
          </w:rPr>
          <w:t>7</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2" w:history="1">
        <w:r w:rsidR="00CC1CA8" w:rsidRPr="00D87F21">
          <w:rPr>
            <w:rStyle w:val="Hyperlink"/>
            <w:noProof/>
          </w:rPr>
          <w:t>The Setting of the Sun: Vespers (the Eleventh Hour)</w:t>
        </w:r>
        <w:r w:rsidR="00CC1CA8">
          <w:rPr>
            <w:noProof/>
            <w:webHidden/>
          </w:rPr>
          <w:tab/>
        </w:r>
        <w:r w:rsidR="00CC1CA8">
          <w:rPr>
            <w:noProof/>
            <w:webHidden/>
          </w:rPr>
          <w:fldChar w:fldCharType="begin"/>
        </w:r>
        <w:r w:rsidR="00CC1CA8">
          <w:rPr>
            <w:noProof/>
            <w:webHidden/>
          </w:rPr>
          <w:instrText xml:space="preserve"> PAGEREF _Toc434478982 \h </w:instrText>
        </w:r>
        <w:r w:rsidR="00CC1CA8">
          <w:rPr>
            <w:noProof/>
            <w:webHidden/>
          </w:rPr>
        </w:r>
        <w:r w:rsidR="00CC1CA8">
          <w:rPr>
            <w:noProof/>
            <w:webHidden/>
          </w:rPr>
          <w:fldChar w:fldCharType="separate"/>
        </w:r>
        <w:r w:rsidR="00CC1CA8">
          <w:rPr>
            <w:noProof/>
            <w:webHidden/>
          </w:rPr>
          <w:t>8</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3" w:history="1">
        <w:r w:rsidR="00CC1CA8" w:rsidRPr="00D87F21">
          <w:rPr>
            <w:rStyle w:val="Hyperlink"/>
            <w:noProof/>
          </w:rPr>
          <w:t>After Supper: Retiring (the Twelfth Hour)</w:t>
        </w:r>
        <w:r w:rsidR="00CC1CA8">
          <w:rPr>
            <w:noProof/>
            <w:webHidden/>
          </w:rPr>
          <w:tab/>
        </w:r>
        <w:r w:rsidR="00CC1CA8">
          <w:rPr>
            <w:noProof/>
            <w:webHidden/>
          </w:rPr>
          <w:fldChar w:fldCharType="begin"/>
        </w:r>
        <w:r w:rsidR="00CC1CA8">
          <w:rPr>
            <w:noProof/>
            <w:webHidden/>
          </w:rPr>
          <w:instrText xml:space="preserve"> PAGEREF _Toc434478983 \h </w:instrText>
        </w:r>
        <w:r w:rsidR="00CC1CA8">
          <w:rPr>
            <w:noProof/>
            <w:webHidden/>
          </w:rPr>
        </w:r>
        <w:r w:rsidR="00CC1CA8">
          <w:rPr>
            <w:noProof/>
            <w:webHidden/>
          </w:rPr>
          <w:fldChar w:fldCharType="separate"/>
        </w:r>
        <w:r w:rsidR="00CC1CA8">
          <w:rPr>
            <w:noProof/>
            <w:webHidden/>
          </w:rPr>
          <w:t>47</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4" w:history="1">
        <w:r w:rsidR="00CC1CA8" w:rsidRPr="00D87F21">
          <w:rPr>
            <w:rStyle w:val="Hyperlink"/>
            <w:noProof/>
          </w:rPr>
          <w:t>Midnight</w:t>
        </w:r>
        <w:r w:rsidR="00CC1CA8">
          <w:rPr>
            <w:noProof/>
            <w:webHidden/>
          </w:rPr>
          <w:tab/>
        </w:r>
        <w:r w:rsidR="00CC1CA8">
          <w:rPr>
            <w:noProof/>
            <w:webHidden/>
          </w:rPr>
          <w:fldChar w:fldCharType="begin"/>
        </w:r>
        <w:r w:rsidR="00CC1CA8">
          <w:rPr>
            <w:noProof/>
            <w:webHidden/>
          </w:rPr>
          <w:instrText xml:space="preserve"> PAGEREF _Toc434478984 \h </w:instrText>
        </w:r>
        <w:r w:rsidR="00CC1CA8">
          <w:rPr>
            <w:noProof/>
            <w:webHidden/>
          </w:rPr>
        </w:r>
        <w:r w:rsidR="00CC1CA8">
          <w:rPr>
            <w:noProof/>
            <w:webHidden/>
          </w:rPr>
          <w:fldChar w:fldCharType="separate"/>
        </w:r>
        <w:r w:rsidR="00CC1CA8">
          <w:rPr>
            <w:noProof/>
            <w:webHidden/>
          </w:rPr>
          <w:t>61</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5" w:history="1">
        <w:r w:rsidR="00CC1CA8" w:rsidRPr="00D87F21">
          <w:rPr>
            <w:rStyle w:val="Hyperlink"/>
            <w:noProof/>
          </w:rPr>
          <w:t>The Rising of the Sun: Matins (or Lauds)</w:t>
        </w:r>
        <w:r w:rsidR="00CC1CA8">
          <w:rPr>
            <w:noProof/>
            <w:webHidden/>
          </w:rPr>
          <w:tab/>
        </w:r>
        <w:r w:rsidR="00CC1CA8">
          <w:rPr>
            <w:noProof/>
            <w:webHidden/>
          </w:rPr>
          <w:fldChar w:fldCharType="begin"/>
        </w:r>
        <w:r w:rsidR="00CC1CA8">
          <w:rPr>
            <w:noProof/>
            <w:webHidden/>
          </w:rPr>
          <w:instrText xml:space="preserve"> PAGEREF _Toc434478985 \h </w:instrText>
        </w:r>
        <w:r w:rsidR="00CC1CA8">
          <w:rPr>
            <w:noProof/>
            <w:webHidden/>
          </w:rPr>
        </w:r>
        <w:r w:rsidR="00CC1CA8">
          <w:rPr>
            <w:noProof/>
            <w:webHidden/>
          </w:rPr>
          <w:fldChar w:fldCharType="separate"/>
        </w:r>
        <w:r w:rsidR="00CC1CA8">
          <w:rPr>
            <w:noProof/>
            <w:webHidden/>
          </w:rPr>
          <w:t>120</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6" w:history="1">
        <w:r w:rsidR="00CC1CA8" w:rsidRPr="00D87F21">
          <w:rPr>
            <w:rStyle w:val="Hyperlink"/>
            <w:noProof/>
          </w:rPr>
          <w:t>Early Morning: Prime (The First Hour)</w:t>
        </w:r>
        <w:r w:rsidR="00CC1CA8">
          <w:rPr>
            <w:noProof/>
            <w:webHidden/>
          </w:rPr>
          <w:tab/>
        </w:r>
        <w:r w:rsidR="00CC1CA8">
          <w:rPr>
            <w:noProof/>
            <w:webHidden/>
          </w:rPr>
          <w:fldChar w:fldCharType="begin"/>
        </w:r>
        <w:r w:rsidR="00CC1CA8">
          <w:rPr>
            <w:noProof/>
            <w:webHidden/>
          </w:rPr>
          <w:instrText xml:space="preserve"> PAGEREF _Toc434478986 \h </w:instrText>
        </w:r>
        <w:r w:rsidR="00CC1CA8">
          <w:rPr>
            <w:noProof/>
            <w:webHidden/>
          </w:rPr>
        </w:r>
        <w:r w:rsidR="00CC1CA8">
          <w:rPr>
            <w:noProof/>
            <w:webHidden/>
          </w:rPr>
          <w:fldChar w:fldCharType="separate"/>
        </w:r>
        <w:r w:rsidR="00CC1CA8">
          <w:rPr>
            <w:noProof/>
            <w:webHidden/>
          </w:rPr>
          <w:t>253</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7" w:history="1">
        <w:r w:rsidR="00CC1CA8" w:rsidRPr="00D87F21">
          <w:rPr>
            <w:rStyle w:val="Hyperlink"/>
            <w:noProof/>
          </w:rPr>
          <w:t>Mid-Morning (The Third Hour)</w:t>
        </w:r>
        <w:r w:rsidR="00CC1CA8">
          <w:rPr>
            <w:noProof/>
            <w:webHidden/>
          </w:rPr>
          <w:tab/>
        </w:r>
        <w:r w:rsidR="00CC1CA8">
          <w:rPr>
            <w:noProof/>
            <w:webHidden/>
          </w:rPr>
          <w:fldChar w:fldCharType="begin"/>
        </w:r>
        <w:r w:rsidR="00CC1CA8">
          <w:rPr>
            <w:noProof/>
            <w:webHidden/>
          </w:rPr>
          <w:instrText xml:space="preserve"> PAGEREF _Toc434478987 \h </w:instrText>
        </w:r>
        <w:r w:rsidR="00CC1CA8">
          <w:rPr>
            <w:noProof/>
            <w:webHidden/>
          </w:rPr>
        </w:r>
        <w:r w:rsidR="00CC1CA8">
          <w:rPr>
            <w:noProof/>
            <w:webHidden/>
          </w:rPr>
          <w:fldChar w:fldCharType="separate"/>
        </w:r>
        <w:r w:rsidR="00CC1CA8">
          <w:rPr>
            <w:noProof/>
            <w:webHidden/>
          </w:rPr>
          <w:t>270</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8" w:history="1">
        <w:r w:rsidR="00CC1CA8" w:rsidRPr="00D87F21">
          <w:rPr>
            <w:rStyle w:val="Hyperlink"/>
            <w:noProof/>
          </w:rPr>
          <w:t>Noon (The Sixth Hour)</w:t>
        </w:r>
        <w:r w:rsidR="00CC1CA8">
          <w:rPr>
            <w:noProof/>
            <w:webHidden/>
          </w:rPr>
          <w:tab/>
        </w:r>
        <w:r w:rsidR="00CC1CA8">
          <w:rPr>
            <w:noProof/>
            <w:webHidden/>
          </w:rPr>
          <w:fldChar w:fldCharType="begin"/>
        </w:r>
        <w:r w:rsidR="00CC1CA8">
          <w:rPr>
            <w:noProof/>
            <w:webHidden/>
          </w:rPr>
          <w:instrText xml:space="preserve"> PAGEREF _Toc434478988 \h </w:instrText>
        </w:r>
        <w:r w:rsidR="00CC1CA8">
          <w:rPr>
            <w:noProof/>
            <w:webHidden/>
          </w:rPr>
        </w:r>
        <w:r w:rsidR="00CC1CA8">
          <w:rPr>
            <w:noProof/>
            <w:webHidden/>
          </w:rPr>
          <w:fldChar w:fldCharType="separate"/>
        </w:r>
        <w:r w:rsidR="00CC1CA8">
          <w:rPr>
            <w:noProof/>
            <w:webHidden/>
          </w:rPr>
          <w:t>273</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89" w:history="1">
        <w:r w:rsidR="00CC1CA8" w:rsidRPr="00D87F21">
          <w:rPr>
            <w:rStyle w:val="Hyperlink"/>
            <w:noProof/>
          </w:rPr>
          <w:t>Afternoon (The Ninth Hour)</w:t>
        </w:r>
        <w:r w:rsidR="00CC1CA8">
          <w:rPr>
            <w:noProof/>
            <w:webHidden/>
          </w:rPr>
          <w:tab/>
        </w:r>
        <w:r w:rsidR="00CC1CA8">
          <w:rPr>
            <w:noProof/>
            <w:webHidden/>
          </w:rPr>
          <w:fldChar w:fldCharType="begin"/>
        </w:r>
        <w:r w:rsidR="00CC1CA8">
          <w:rPr>
            <w:noProof/>
            <w:webHidden/>
          </w:rPr>
          <w:instrText xml:space="preserve"> PAGEREF _Toc434478989 \h </w:instrText>
        </w:r>
        <w:r w:rsidR="00CC1CA8">
          <w:rPr>
            <w:noProof/>
            <w:webHidden/>
          </w:rPr>
        </w:r>
        <w:r w:rsidR="00CC1CA8">
          <w:rPr>
            <w:noProof/>
            <w:webHidden/>
          </w:rPr>
          <w:fldChar w:fldCharType="separate"/>
        </w:r>
        <w:r w:rsidR="00CC1CA8">
          <w:rPr>
            <w:noProof/>
            <w:webHidden/>
          </w:rPr>
          <w:t>277</w:t>
        </w:r>
        <w:r w:rsidR="00CC1CA8">
          <w:rPr>
            <w:noProof/>
            <w:webHidden/>
          </w:rPr>
          <w:fldChar w:fldCharType="end"/>
        </w:r>
      </w:hyperlink>
    </w:p>
    <w:p w:rsidR="00CC1CA8" w:rsidRDefault="00C0205C">
      <w:pPr>
        <w:pStyle w:val="TOC1"/>
        <w:tabs>
          <w:tab w:val="right" w:leader="dot" w:pos="8846"/>
        </w:tabs>
        <w:rPr>
          <w:rFonts w:asciiTheme="minorHAnsi" w:eastAsiaTheme="minorEastAsia" w:hAnsiTheme="minorHAnsi"/>
          <w:noProof/>
          <w:sz w:val="22"/>
          <w:lang w:val="en-US"/>
        </w:rPr>
      </w:pPr>
      <w:hyperlink w:anchor="_Toc434478990" w:history="1">
        <w:r w:rsidR="00CC1CA8" w:rsidRPr="00D87F21">
          <w:rPr>
            <w:rStyle w:val="Hyperlink"/>
            <w:noProof/>
          </w:rPr>
          <w:t>The Book of the Psalter</w:t>
        </w:r>
        <w:r w:rsidR="00CC1CA8">
          <w:rPr>
            <w:noProof/>
            <w:webHidden/>
          </w:rPr>
          <w:tab/>
        </w:r>
        <w:r w:rsidR="00CC1CA8">
          <w:rPr>
            <w:noProof/>
            <w:webHidden/>
          </w:rPr>
          <w:fldChar w:fldCharType="begin"/>
        </w:r>
        <w:r w:rsidR="00CC1CA8">
          <w:rPr>
            <w:noProof/>
            <w:webHidden/>
          </w:rPr>
          <w:instrText xml:space="preserve"> PAGEREF _Toc434478990 \h </w:instrText>
        </w:r>
        <w:r w:rsidR="00CC1CA8">
          <w:rPr>
            <w:noProof/>
            <w:webHidden/>
          </w:rPr>
        </w:r>
        <w:r w:rsidR="00CC1CA8">
          <w:rPr>
            <w:noProof/>
            <w:webHidden/>
          </w:rPr>
          <w:fldChar w:fldCharType="separate"/>
        </w:r>
        <w:r w:rsidR="00CC1CA8">
          <w:rPr>
            <w:noProof/>
            <w:webHidden/>
          </w:rPr>
          <w:t>280</w:t>
        </w:r>
        <w:r w:rsidR="00CC1CA8">
          <w:rPr>
            <w:noProof/>
            <w:webHidden/>
          </w:rPr>
          <w:fldChar w:fldCharType="end"/>
        </w:r>
      </w:hyperlink>
    </w:p>
    <w:p w:rsidR="00CC1CA8" w:rsidRDefault="00C0205C">
      <w:pPr>
        <w:pStyle w:val="TOC1"/>
        <w:tabs>
          <w:tab w:val="right" w:leader="dot" w:pos="8846"/>
        </w:tabs>
        <w:rPr>
          <w:rFonts w:asciiTheme="minorHAnsi" w:eastAsiaTheme="minorEastAsia" w:hAnsiTheme="minorHAnsi"/>
          <w:noProof/>
          <w:sz w:val="22"/>
          <w:lang w:val="en-US"/>
        </w:rPr>
      </w:pPr>
      <w:hyperlink w:anchor="_Toc434478991" w:history="1">
        <w:r w:rsidR="00CC1CA8" w:rsidRPr="00D87F21">
          <w:rPr>
            <w:rStyle w:val="Hyperlink"/>
            <w:noProof/>
          </w:rPr>
          <w:t>The Book of Psalis and Doxologies</w:t>
        </w:r>
        <w:r w:rsidR="00CC1CA8">
          <w:rPr>
            <w:noProof/>
            <w:webHidden/>
          </w:rPr>
          <w:tab/>
        </w:r>
        <w:r w:rsidR="00CC1CA8">
          <w:rPr>
            <w:noProof/>
            <w:webHidden/>
          </w:rPr>
          <w:fldChar w:fldCharType="begin"/>
        </w:r>
        <w:r w:rsidR="00CC1CA8">
          <w:rPr>
            <w:noProof/>
            <w:webHidden/>
          </w:rPr>
          <w:instrText xml:space="preserve"> PAGEREF _Toc434478991 \h </w:instrText>
        </w:r>
        <w:r w:rsidR="00CC1CA8">
          <w:rPr>
            <w:noProof/>
            <w:webHidden/>
          </w:rPr>
        </w:r>
        <w:r w:rsidR="00CC1CA8">
          <w:rPr>
            <w:noProof/>
            <w:webHidden/>
          </w:rPr>
          <w:fldChar w:fldCharType="separate"/>
        </w:r>
        <w:r w:rsidR="00CC1CA8">
          <w:rPr>
            <w:noProof/>
            <w:webHidden/>
          </w:rPr>
          <w:t>504</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2" w:history="1">
        <w:r w:rsidR="00CC1CA8" w:rsidRPr="00D87F21">
          <w:rPr>
            <w:rStyle w:val="Hyperlink"/>
            <w:noProof/>
          </w:rPr>
          <w:t>General and Common Doxologies</w:t>
        </w:r>
        <w:r w:rsidR="00CC1CA8">
          <w:rPr>
            <w:noProof/>
            <w:webHidden/>
          </w:rPr>
          <w:tab/>
        </w:r>
        <w:r w:rsidR="00CC1CA8">
          <w:rPr>
            <w:noProof/>
            <w:webHidden/>
          </w:rPr>
          <w:fldChar w:fldCharType="begin"/>
        </w:r>
        <w:r w:rsidR="00CC1CA8">
          <w:rPr>
            <w:noProof/>
            <w:webHidden/>
          </w:rPr>
          <w:instrText xml:space="preserve"> PAGEREF _Toc434478992 \h </w:instrText>
        </w:r>
        <w:r w:rsidR="00CC1CA8">
          <w:rPr>
            <w:noProof/>
            <w:webHidden/>
          </w:rPr>
        </w:r>
        <w:r w:rsidR="00CC1CA8">
          <w:rPr>
            <w:noProof/>
            <w:webHidden/>
          </w:rPr>
          <w:fldChar w:fldCharType="separate"/>
        </w:r>
        <w:r w:rsidR="00CC1CA8">
          <w:rPr>
            <w:noProof/>
            <w:webHidden/>
          </w:rPr>
          <w:t>505</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3" w:history="1">
        <w:r w:rsidR="00CC1CA8" w:rsidRPr="00D87F21">
          <w:rPr>
            <w:rStyle w:val="Hyperlink"/>
            <w:noProof/>
          </w:rPr>
          <w:t xml:space="preserve">September or </w:t>
        </w:r>
        <w:r w:rsidR="00CC1CA8" w:rsidRPr="00D87F21">
          <w:rPr>
            <w:rStyle w:val="Hyperlink"/>
            <w:rFonts w:ascii="FreeSerifAvvaShenouda" w:eastAsia="Arial Unicode MS" w:hAnsi="FreeSerifAvvaShenouda" w:cs="FreeSerifAvvaShenouda"/>
            <w:noProof/>
            <w:lang w:val="en-US"/>
          </w:rPr>
          <w:t>Ⲑⲟⲟⲩⲧ</w:t>
        </w:r>
        <w:r w:rsidR="00CC1CA8">
          <w:rPr>
            <w:noProof/>
            <w:webHidden/>
          </w:rPr>
          <w:tab/>
        </w:r>
        <w:r w:rsidR="00CC1CA8">
          <w:rPr>
            <w:noProof/>
            <w:webHidden/>
          </w:rPr>
          <w:fldChar w:fldCharType="begin"/>
        </w:r>
        <w:r w:rsidR="00CC1CA8">
          <w:rPr>
            <w:noProof/>
            <w:webHidden/>
          </w:rPr>
          <w:instrText xml:space="preserve"> PAGEREF _Toc434478993 \h </w:instrText>
        </w:r>
        <w:r w:rsidR="00CC1CA8">
          <w:rPr>
            <w:noProof/>
            <w:webHidden/>
          </w:rPr>
        </w:r>
        <w:r w:rsidR="00CC1CA8">
          <w:rPr>
            <w:noProof/>
            <w:webHidden/>
          </w:rPr>
          <w:fldChar w:fldCharType="separate"/>
        </w:r>
        <w:r w:rsidR="00CC1CA8">
          <w:rPr>
            <w:noProof/>
            <w:webHidden/>
          </w:rPr>
          <w:t>527</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4" w:history="1">
        <w:r w:rsidR="00CC1CA8" w:rsidRPr="00D87F21">
          <w:rPr>
            <w:rStyle w:val="Hyperlink"/>
            <w:noProof/>
          </w:rPr>
          <w:t xml:space="preserve">October or </w:t>
        </w:r>
        <w:r w:rsidR="00CC1CA8" w:rsidRPr="00D87F21">
          <w:rPr>
            <w:rStyle w:val="Hyperlink"/>
            <w:rFonts w:ascii="FreeSerifAvvaShenouda" w:hAnsi="FreeSerifAvvaShenouda" w:cs="FreeSerifAvvaShenouda"/>
            <w:noProof/>
          </w:rPr>
          <w:t>Ⲡⲁⲱⲡⲉ</w:t>
        </w:r>
        <w:r w:rsidR="00CC1CA8">
          <w:rPr>
            <w:noProof/>
            <w:webHidden/>
          </w:rPr>
          <w:tab/>
        </w:r>
        <w:r w:rsidR="00CC1CA8">
          <w:rPr>
            <w:noProof/>
            <w:webHidden/>
          </w:rPr>
          <w:fldChar w:fldCharType="begin"/>
        </w:r>
        <w:r w:rsidR="00CC1CA8">
          <w:rPr>
            <w:noProof/>
            <w:webHidden/>
          </w:rPr>
          <w:instrText xml:space="preserve"> PAGEREF _Toc434478994 \h </w:instrText>
        </w:r>
        <w:r w:rsidR="00CC1CA8">
          <w:rPr>
            <w:noProof/>
            <w:webHidden/>
          </w:rPr>
        </w:r>
        <w:r w:rsidR="00CC1CA8">
          <w:rPr>
            <w:noProof/>
            <w:webHidden/>
          </w:rPr>
          <w:fldChar w:fldCharType="separate"/>
        </w:r>
        <w:r w:rsidR="00CC1CA8">
          <w:rPr>
            <w:noProof/>
            <w:webHidden/>
          </w:rPr>
          <w:t>558</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5" w:history="1">
        <w:r w:rsidR="00CC1CA8" w:rsidRPr="00D87F21">
          <w:rPr>
            <w:rStyle w:val="Hyperlink"/>
            <w:noProof/>
          </w:rPr>
          <w:t xml:space="preserve">November or </w:t>
        </w:r>
        <w:r w:rsidR="00CC1CA8" w:rsidRPr="00D87F21">
          <w:rPr>
            <w:rStyle w:val="Hyperlink"/>
            <w:rFonts w:ascii="FreeSerifAvvaShenouda" w:eastAsia="Arial Unicode MS" w:hAnsi="FreeSerifAvvaShenouda" w:cs="FreeSerifAvvaShenouda"/>
            <w:noProof/>
          </w:rPr>
          <w:t>Ⲁⲑⲟⲣ</w:t>
        </w:r>
        <w:r w:rsidR="00CC1CA8">
          <w:rPr>
            <w:noProof/>
            <w:webHidden/>
          </w:rPr>
          <w:tab/>
        </w:r>
        <w:r w:rsidR="00CC1CA8">
          <w:rPr>
            <w:noProof/>
            <w:webHidden/>
          </w:rPr>
          <w:fldChar w:fldCharType="begin"/>
        </w:r>
        <w:r w:rsidR="00CC1CA8">
          <w:rPr>
            <w:noProof/>
            <w:webHidden/>
          </w:rPr>
          <w:instrText xml:space="preserve"> PAGEREF _Toc434478995 \h </w:instrText>
        </w:r>
        <w:r w:rsidR="00CC1CA8">
          <w:rPr>
            <w:noProof/>
            <w:webHidden/>
          </w:rPr>
        </w:r>
        <w:r w:rsidR="00CC1CA8">
          <w:rPr>
            <w:noProof/>
            <w:webHidden/>
          </w:rPr>
          <w:fldChar w:fldCharType="separate"/>
        </w:r>
        <w:r w:rsidR="00CC1CA8">
          <w:rPr>
            <w:noProof/>
            <w:webHidden/>
          </w:rPr>
          <w:t>566</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6" w:history="1">
        <w:r w:rsidR="00CC1CA8" w:rsidRPr="00D87F21">
          <w:rPr>
            <w:rStyle w:val="Hyperlink"/>
            <w:noProof/>
          </w:rPr>
          <w:t xml:space="preserve">December or </w:t>
        </w:r>
        <w:r w:rsidR="00CC1CA8" w:rsidRPr="00D87F21">
          <w:rPr>
            <w:rStyle w:val="Hyperlink"/>
            <w:rFonts w:ascii="FreeSerifAvvaShenouda" w:hAnsi="FreeSerifAvvaShenouda" w:cs="FreeSerifAvvaShenouda"/>
            <w:noProof/>
          </w:rPr>
          <w:t>Ⲕⲟⲓⲁϩⲕ</w:t>
        </w:r>
        <w:r w:rsidR="00CC1CA8">
          <w:rPr>
            <w:noProof/>
            <w:webHidden/>
          </w:rPr>
          <w:tab/>
        </w:r>
        <w:r w:rsidR="00CC1CA8">
          <w:rPr>
            <w:noProof/>
            <w:webHidden/>
          </w:rPr>
          <w:fldChar w:fldCharType="begin"/>
        </w:r>
        <w:r w:rsidR="00CC1CA8">
          <w:rPr>
            <w:noProof/>
            <w:webHidden/>
          </w:rPr>
          <w:instrText xml:space="preserve"> PAGEREF _Toc434478996 \h </w:instrText>
        </w:r>
        <w:r w:rsidR="00CC1CA8">
          <w:rPr>
            <w:noProof/>
            <w:webHidden/>
          </w:rPr>
        </w:r>
        <w:r w:rsidR="00CC1CA8">
          <w:rPr>
            <w:noProof/>
            <w:webHidden/>
          </w:rPr>
          <w:fldChar w:fldCharType="separate"/>
        </w:r>
        <w:r w:rsidR="00CC1CA8">
          <w:rPr>
            <w:noProof/>
            <w:webHidden/>
          </w:rPr>
          <w:t>578</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7" w:history="1">
        <w:r w:rsidR="00CC1CA8" w:rsidRPr="00D87F21">
          <w:rPr>
            <w:rStyle w:val="Hyperlink"/>
            <w:noProof/>
          </w:rPr>
          <w:t xml:space="preserve">January or </w:t>
        </w:r>
        <w:r w:rsidR="00CC1CA8" w:rsidRPr="00D87F21">
          <w:rPr>
            <w:rStyle w:val="Hyperlink"/>
            <w:rFonts w:ascii="FreeSerifAvvaShenouda" w:hAnsi="FreeSerifAvvaShenouda" w:cs="FreeSerifAvvaShenouda"/>
            <w:noProof/>
          </w:rPr>
          <w:t>Ⲧⲱⲃⲓ</w:t>
        </w:r>
        <w:r w:rsidR="00CC1CA8">
          <w:rPr>
            <w:noProof/>
            <w:webHidden/>
          </w:rPr>
          <w:tab/>
        </w:r>
        <w:r w:rsidR="00CC1CA8">
          <w:rPr>
            <w:noProof/>
            <w:webHidden/>
          </w:rPr>
          <w:fldChar w:fldCharType="begin"/>
        </w:r>
        <w:r w:rsidR="00CC1CA8">
          <w:rPr>
            <w:noProof/>
            <w:webHidden/>
          </w:rPr>
          <w:instrText xml:space="preserve"> PAGEREF _Toc434478997 \h </w:instrText>
        </w:r>
        <w:r w:rsidR="00CC1CA8">
          <w:rPr>
            <w:noProof/>
            <w:webHidden/>
          </w:rPr>
        </w:r>
        <w:r w:rsidR="00CC1CA8">
          <w:rPr>
            <w:noProof/>
            <w:webHidden/>
          </w:rPr>
          <w:fldChar w:fldCharType="separate"/>
        </w:r>
        <w:r w:rsidR="00CC1CA8">
          <w:rPr>
            <w:noProof/>
            <w:webHidden/>
          </w:rPr>
          <w:t>643</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8" w:history="1">
        <w:r w:rsidR="00CC1CA8" w:rsidRPr="00D87F21">
          <w:rPr>
            <w:rStyle w:val="Hyperlink"/>
            <w:noProof/>
          </w:rPr>
          <w:t xml:space="preserve">February or </w:t>
        </w:r>
        <w:r w:rsidR="00CC1CA8" w:rsidRPr="00D87F21">
          <w:rPr>
            <w:rStyle w:val="Hyperlink"/>
            <w:rFonts w:ascii="FreeSerifAvvaShenouda" w:hAnsi="FreeSerifAvvaShenouda" w:cs="FreeSerifAvvaShenouda"/>
            <w:noProof/>
          </w:rPr>
          <w:t>Ⲙϣⲓⲣ</w:t>
        </w:r>
        <w:r w:rsidR="00CC1CA8">
          <w:rPr>
            <w:noProof/>
            <w:webHidden/>
          </w:rPr>
          <w:tab/>
        </w:r>
        <w:r w:rsidR="00CC1CA8">
          <w:rPr>
            <w:noProof/>
            <w:webHidden/>
          </w:rPr>
          <w:fldChar w:fldCharType="begin"/>
        </w:r>
        <w:r w:rsidR="00CC1CA8">
          <w:rPr>
            <w:noProof/>
            <w:webHidden/>
          </w:rPr>
          <w:instrText xml:space="preserve"> PAGEREF _Toc434478998 \h </w:instrText>
        </w:r>
        <w:r w:rsidR="00CC1CA8">
          <w:rPr>
            <w:noProof/>
            <w:webHidden/>
          </w:rPr>
        </w:r>
        <w:r w:rsidR="00CC1CA8">
          <w:rPr>
            <w:noProof/>
            <w:webHidden/>
          </w:rPr>
          <w:fldChar w:fldCharType="separate"/>
        </w:r>
        <w:r w:rsidR="00CC1CA8">
          <w:rPr>
            <w:noProof/>
            <w:webHidden/>
          </w:rPr>
          <w:t>706</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8999" w:history="1">
        <w:r w:rsidR="00CC1CA8" w:rsidRPr="00D87F21">
          <w:rPr>
            <w:rStyle w:val="Hyperlink"/>
            <w:noProof/>
          </w:rPr>
          <w:t xml:space="preserve">March or </w:t>
        </w:r>
        <w:r w:rsidR="00CC1CA8" w:rsidRPr="00D87F21">
          <w:rPr>
            <w:rStyle w:val="Hyperlink"/>
            <w:rFonts w:ascii="FreeSerifAvvaShenouda" w:hAnsi="FreeSerifAvvaShenouda" w:cs="FreeSerifAvvaShenouda"/>
            <w:noProof/>
          </w:rPr>
          <w:t>Ⲡⲁⲣⲙϩⲟⲧⲡ</w:t>
        </w:r>
        <w:r w:rsidR="00CC1CA8">
          <w:rPr>
            <w:noProof/>
            <w:webHidden/>
          </w:rPr>
          <w:tab/>
        </w:r>
        <w:r w:rsidR="00CC1CA8">
          <w:rPr>
            <w:noProof/>
            <w:webHidden/>
          </w:rPr>
          <w:fldChar w:fldCharType="begin"/>
        </w:r>
        <w:r w:rsidR="00CC1CA8">
          <w:rPr>
            <w:noProof/>
            <w:webHidden/>
          </w:rPr>
          <w:instrText xml:space="preserve"> PAGEREF _Toc434478999 \h </w:instrText>
        </w:r>
        <w:r w:rsidR="00CC1CA8">
          <w:rPr>
            <w:noProof/>
            <w:webHidden/>
          </w:rPr>
        </w:r>
        <w:r w:rsidR="00CC1CA8">
          <w:rPr>
            <w:noProof/>
            <w:webHidden/>
          </w:rPr>
          <w:fldChar w:fldCharType="separate"/>
        </w:r>
        <w:r w:rsidR="00CC1CA8">
          <w:rPr>
            <w:noProof/>
            <w:webHidden/>
          </w:rPr>
          <w:t>710</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0" w:history="1">
        <w:r w:rsidR="00CC1CA8" w:rsidRPr="00D87F21">
          <w:rPr>
            <w:rStyle w:val="Hyperlink"/>
            <w:noProof/>
          </w:rPr>
          <w:t>April</w:t>
        </w:r>
        <w:r w:rsidR="00CC1CA8" w:rsidRPr="00D87F21">
          <w:rPr>
            <w:rStyle w:val="Hyperlink"/>
            <w:noProof/>
            <w:lang w:val="en-US"/>
          </w:rPr>
          <w:t xml:space="preserve"> or</w:t>
        </w:r>
        <w:r w:rsidR="00CC1CA8" w:rsidRPr="00D87F21">
          <w:rPr>
            <w:rStyle w:val="Hyperlink"/>
            <w:noProof/>
          </w:rPr>
          <w:t xml:space="preserve"> </w:t>
        </w:r>
        <w:r w:rsidR="00CC1CA8" w:rsidRPr="00D87F21">
          <w:rPr>
            <w:rStyle w:val="Hyperlink"/>
            <w:rFonts w:ascii="FreeSerifAvvaShenouda" w:hAnsi="FreeSerifAvvaShenouda" w:cs="FreeSerifAvvaShenouda"/>
            <w:noProof/>
          </w:rPr>
          <w:t>Ⲡⲁⲣⲙⲟⲩⲧⲉ</w:t>
        </w:r>
        <w:r w:rsidR="00CC1CA8">
          <w:rPr>
            <w:noProof/>
            <w:webHidden/>
          </w:rPr>
          <w:tab/>
        </w:r>
        <w:r w:rsidR="00CC1CA8">
          <w:rPr>
            <w:noProof/>
            <w:webHidden/>
          </w:rPr>
          <w:fldChar w:fldCharType="begin"/>
        </w:r>
        <w:r w:rsidR="00CC1CA8">
          <w:rPr>
            <w:noProof/>
            <w:webHidden/>
          </w:rPr>
          <w:instrText xml:space="preserve"> PAGEREF _Toc434479000 \h </w:instrText>
        </w:r>
        <w:r w:rsidR="00CC1CA8">
          <w:rPr>
            <w:noProof/>
            <w:webHidden/>
          </w:rPr>
        </w:r>
        <w:r w:rsidR="00CC1CA8">
          <w:rPr>
            <w:noProof/>
            <w:webHidden/>
          </w:rPr>
          <w:fldChar w:fldCharType="separate"/>
        </w:r>
        <w:r w:rsidR="00CC1CA8">
          <w:rPr>
            <w:noProof/>
            <w:webHidden/>
          </w:rPr>
          <w:t>727</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1" w:history="1">
        <w:r w:rsidR="00CC1CA8" w:rsidRPr="00D87F21">
          <w:rPr>
            <w:rStyle w:val="Hyperlink"/>
            <w:noProof/>
          </w:rPr>
          <w:t xml:space="preserve">May or </w:t>
        </w:r>
        <w:r w:rsidR="00CC1CA8" w:rsidRPr="00D87F21">
          <w:rPr>
            <w:rStyle w:val="Hyperlink"/>
            <w:rFonts w:ascii="FreeSerifAvvaShenouda" w:eastAsia="Arial Unicode MS" w:hAnsi="FreeSerifAvvaShenouda" w:cs="FreeSerifAvvaShenouda"/>
            <w:noProof/>
            <w:lang w:val="en-US"/>
          </w:rPr>
          <w:t>Ⲡⲁϣⲁⲛⲥ</w:t>
        </w:r>
        <w:r w:rsidR="00CC1CA8">
          <w:rPr>
            <w:noProof/>
            <w:webHidden/>
          </w:rPr>
          <w:tab/>
        </w:r>
        <w:r w:rsidR="00CC1CA8">
          <w:rPr>
            <w:noProof/>
            <w:webHidden/>
          </w:rPr>
          <w:fldChar w:fldCharType="begin"/>
        </w:r>
        <w:r w:rsidR="00CC1CA8">
          <w:rPr>
            <w:noProof/>
            <w:webHidden/>
          </w:rPr>
          <w:instrText xml:space="preserve"> PAGEREF _Toc434479001 \h </w:instrText>
        </w:r>
        <w:r w:rsidR="00CC1CA8">
          <w:rPr>
            <w:noProof/>
            <w:webHidden/>
          </w:rPr>
        </w:r>
        <w:r w:rsidR="00CC1CA8">
          <w:rPr>
            <w:noProof/>
            <w:webHidden/>
          </w:rPr>
          <w:fldChar w:fldCharType="separate"/>
        </w:r>
        <w:r w:rsidR="00CC1CA8">
          <w:rPr>
            <w:noProof/>
            <w:webHidden/>
          </w:rPr>
          <w:t>732</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2" w:history="1">
        <w:r w:rsidR="00CC1CA8" w:rsidRPr="00D87F21">
          <w:rPr>
            <w:rStyle w:val="Hyperlink"/>
            <w:noProof/>
          </w:rPr>
          <w:t xml:space="preserve">June or </w:t>
        </w:r>
        <w:r w:rsidR="00CC1CA8" w:rsidRPr="00D87F21">
          <w:rPr>
            <w:rStyle w:val="Hyperlink"/>
            <w:rFonts w:ascii="FreeSerifAvvaShenouda" w:hAnsi="FreeSerifAvvaShenouda" w:cs="FreeSerifAvvaShenouda"/>
            <w:noProof/>
          </w:rPr>
          <w:t>Ⲡⲁⲱⲛⲉ</w:t>
        </w:r>
        <w:r w:rsidR="00CC1CA8">
          <w:rPr>
            <w:noProof/>
            <w:webHidden/>
          </w:rPr>
          <w:tab/>
        </w:r>
        <w:r w:rsidR="00CC1CA8">
          <w:rPr>
            <w:noProof/>
            <w:webHidden/>
          </w:rPr>
          <w:fldChar w:fldCharType="begin"/>
        </w:r>
        <w:r w:rsidR="00CC1CA8">
          <w:rPr>
            <w:noProof/>
            <w:webHidden/>
          </w:rPr>
          <w:instrText xml:space="preserve"> PAGEREF _Toc434479002 \h </w:instrText>
        </w:r>
        <w:r w:rsidR="00CC1CA8">
          <w:rPr>
            <w:noProof/>
            <w:webHidden/>
          </w:rPr>
        </w:r>
        <w:r w:rsidR="00CC1CA8">
          <w:rPr>
            <w:noProof/>
            <w:webHidden/>
          </w:rPr>
          <w:fldChar w:fldCharType="separate"/>
        </w:r>
        <w:r w:rsidR="00CC1CA8">
          <w:rPr>
            <w:noProof/>
            <w:webHidden/>
          </w:rPr>
          <w:t>753</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3" w:history="1">
        <w:r w:rsidR="00CC1CA8" w:rsidRPr="00D87F21">
          <w:rPr>
            <w:rStyle w:val="Hyperlink"/>
            <w:noProof/>
          </w:rPr>
          <w:t xml:space="preserve">July or </w:t>
        </w:r>
        <w:r w:rsidR="00CC1CA8" w:rsidRPr="00D87F21">
          <w:rPr>
            <w:rStyle w:val="Hyperlink"/>
            <w:rFonts w:ascii="FreeSerifAvvaShenouda" w:hAnsi="FreeSerifAvvaShenouda" w:cs="FreeSerifAvvaShenouda"/>
            <w:noProof/>
          </w:rPr>
          <w:t>Ⲉⲡⲏⲡ</w:t>
        </w:r>
        <w:r w:rsidR="00CC1CA8">
          <w:rPr>
            <w:noProof/>
            <w:webHidden/>
          </w:rPr>
          <w:tab/>
        </w:r>
        <w:r w:rsidR="00CC1CA8">
          <w:rPr>
            <w:noProof/>
            <w:webHidden/>
          </w:rPr>
          <w:fldChar w:fldCharType="begin"/>
        </w:r>
        <w:r w:rsidR="00CC1CA8">
          <w:rPr>
            <w:noProof/>
            <w:webHidden/>
          </w:rPr>
          <w:instrText xml:space="preserve"> PAGEREF _Toc434479003 \h </w:instrText>
        </w:r>
        <w:r w:rsidR="00CC1CA8">
          <w:rPr>
            <w:noProof/>
            <w:webHidden/>
          </w:rPr>
        </w:r>
        <w:r w:rsidR="00CC1CA8">
          <w:rPr>
            <w:noProof/>
            <w:webHidden/>
          </w:rPr>
          <w:fldChar w:fldCharType="separate"/>
        </w:r>
        <w:r w:rsidR="00CC1CA8">
          <w:rPr>
            <w:noProof/>
            <w:webHidden/>
          </w:rPr>
          <w:t>779</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4" w:history="1">
        <w:r w:rsidR="00CC1CA8" w:rsidRPr="00D87F21">
          <w:rPr>
            <w:rStyle w:val="Hyperlink"/>
            <w:noProof/>
          </w:rPr>
          <w:t xml:space="preserve">August or </w:t>
        </w:r>
        <w:r w:rsidR="00CC1CA8" w:rsidRPr="00D87F21">
          <w:rPr>
            <w:rStyle w:val="Hyperlink"/>
            <w:rFonts w:ascii="FreeSerifAvvaShenouda" w:hAnsi="FreeSerifAvvaShenouda" w:cs="FreeSerifAvvaShenouda"/>
            <w:noProof/>
          </w:rPr>
          <w:t>Ⲙⲉⲥⲟⲣⲏ and Ⲕⲟⲩϫⲓ ⲛ</w:t>
        </w:r>
        <w:r w:rsidR="00CC1CA8" w:rsidRPr="00D87F21">
          <w:rPr>
            <w:rStyle w:val="Hyperlink"/>
            <w:rFonts w:ascii="FreeSerifAvvaShenouda" w:hAnsi="FreeSerifAvvaShenouda" w:cs="FreeSerifAvvaShenouda"/>
            <w:noProof/>
            <w:lang w:val="en-US"/>
          </w:rPr>
          <w:t xml:space="preserve">̀ⲁ̀ⲃⲟⲧ </w:t>
        </w:r>
        <w:r w:rsidR="00CC1CA8" w:rsidRPr="00D87F21">
          <w:rPr>
            <w:rStyle w:val="Hyperlink"/>
            <w:noProof/>
          </w:rPr>
          <w:t>(The Little Month)</w:t>
        </w:r>
        <w:r w:rsidR="00CC1CA8">
          <w:rPr>
            <w:noProof/>
            <w:webHidden/>
          </w:rPr>
          <w:tab/>
        </w:r>
        <w:r w:rsidR="00CC1CA8">
          <w:rPr>
            <w:noProof/>
            <w:webHidden/>
          </w:rPr>
          <w:fldChar w:fldCharType="begin"/>
        </w:r>
        <w:r w:rsidR="00CC1CA8">
          <w:rPr>
            <w:noProof/>
            <w:webHidden/>
          </w:rPr>
          <w:instrText xml:space="preserve"> PAGEREF _Toc434479004 \h </w:instrText>
        </w:r>
        <w:r w:rsidR="00CC1CA8">
          <w:rPr>
            <w:noProof/>
            <w:webHidden/>
          </w:rPr>
        </w:r>
        <w:r w:rsidR="00CC1CA8">
          <w:rPr>
            <w:noProof/>
            <w:webHidden/>
          </w:rPr>
          <w:fldChar w:fldCharType="separate"/>
        </w:r>
        <w:r w:rsidR="00CC1CA8">
          <w:rPr>
            <w:noProof/>
            <w:webHidden/>
          </w:rPr>
          <w:t>792</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5" w:history="1">
        <w:r w:rsidR="00CC1CA8" w:rsidRPr="00D87F21">
          <w:rPr>
            <w:rStyle w:val="Hyperlink"/>
            <w:noProof/>
          </w:rPr>
          <w:t>The Pascal Cycle</w:t>
        </w:r>
        <w:r w:rsidR="00CC1CA8">
          <w:rPr>
            <w:noProof/>
            <w:webHidden/>
          </w:rPr>
          <w:tab/>
        </w:r>
        <w:r w:rsidR="00CC1CA8">
          <w:rPr>
            <w:noProof/>
            <w:webHidden/>
          </w:rPr>
          <w:fldChar w:fldCharType="begin"/>
        </w:r>
        <w:r w:rsidR="00CC1CA8">
          <w:rPr>
            <w:noProof/>
            <w:webHidden/>
          </w:rPr>
          <w:instrText xml:space="preserve"> PAGEREF _Toc434479005 \h </w:instrText>
        </w:r>
        <w:r w:rsidR="00CC1CA8">
          <w:rPr>
            <w:noProof/>
            <w:webHidden/>
          </w:rPr>
        </w:r>
        <w:r w:rsidR="00CC1CA8">
          <w:rPr>
            <w:noProof/>
            <w:webHidden/>
          </w:rPr>
          <w:fldChar w:fldCharType="separate"/>
        </w:r>
        <w:r w:rsidR="00CC1CA8">
          <w:rPr>
            <w:noProof/>
            <w:webHidden/>
          </w:rPr>
          <w:t>808</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6" w:history="1">
        <w:r w:rsidR="00CC1CA8" w:rsidRPr="00D87F21">
          <w:rPr>
            <w:rStyle w:val="Hyperlink"/>
            <w:noProof/>
          </w:rPr>
          <w:t>Hymns for Koiak</w:t>
        </w:r>
        <w:r w:rsidR="00CC1CA8">
          <w:rPr>
            <w:noProof/>
            <w:webHidden/>
          </w:rPr>
          <w:tab/>
        </w:r>
        <w:r w:rsidR="00CC1CA8">
          <w:rPr>
            <w:noProof/>
            <w:webHidden/>
          </w:rPr>
          <w:fldChar w:fldCharType="begin"/>
        </w:r>
        <w:r w:rsidR="00CC1CA8">
          <w:rPr>
            <w:noProof/>
            <w:webHidden/>
          </w:rPr>
          <w:instrText xml:space="preserve"> PAGEREF _Toc434479006 \h </w:instrText>
        </w:r>
        <w:r w:rsidR="00CC1CA8">
          <w:rPr>
            <w:noProof/>
            <w:webHidden/>
          </w:rPr>
        </w:r>
        <w:r w:rsidR="00CC1CA8">
          <w:rPr>
            <w:noProof/>
            <w:webHidden/>
          </w:rPr>
          <w:fldChar w:fldCharType="separate"/>
        </w:r>
        <w:r w:rsidR="00CC1CA8">
          <w:rPr>
            <w:noProof/>
            <w:webHidden/>
          </w:rPr>
          <w:t>876</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7" w:history="1">
        <w:r w:rsidR="00CC1CA8" w:rsidRPr="00D87F21">
          <w:rPr>
            <w:rStyle w:val="Hyperlink"/>
            <w:noProof/>
          </w:rPr>
          <w:t>Index of Psalis</w:t>
        </w:r>
        <w:r w:rsidR="00CC1CA8">
          <w:rPr>
            <w:noProof/>
            <w:webHidden/>
          </w:rPr>
          <w:tab/>
        </w:r>
        <w:r w:rsidR="00CC1CA8">
          <w:rPr>
            <w:noProof/>
            <w:webHidden/>
          </w:rPr>
          <w:fldChar w:fldCharType="begin"/>
        </w:r>
        <w:r w:rsidR="00CC1CA8">
          <w:rPr>
            <w:noProof/>
            <w:webHidden/>
          </w:rPr>
          <w:instrText xml:space="preserve"> PAGEREF _Toc434479007 \h </w:instrText>
        </w:r>
        <w:r w:rsidR="00CC1CA8">
          <w:rPr>
            <w:noProof/>
            <w:webHidden/>
          </w:rPr>
        </w:r>
        <w:r w:rsidR="00CC1CA8">
          <w:rPr>
            <w:noProof/>
            <w:webHidden/>
          </w:rPr>
          <w:fldChar w:fldCharType="separate"/>
        </w:r>
        <w:r w:rsidR="00CC1CA8">
          <w:rPr>
            <w:noProof/>
            <w:webHidden/>
          </w:rPr>
          <w:t>877</w:t>
        </w:r>
        <w:r w:rsidR="00CC1CA8">
          <w:rPr>
            <w:noProof/>
            <w:webHidden/>
          </w:rPr>
          <w:fldChar w:fldCharType="end"/>
        </w:r>
      </w:hyperlink>
    </w:p>
    <w:p w:rsidR="00CC1CA8" w:rsidRDefault="00C0205C">
      <w:pPr>
        <w:pStyle w:val="TOC2"/>
        <w:tabs>
          <w:tab w:val="right" w:leader="dot" w:pos="8846"/>
        </w:tabs>
        <w:rPr>
          <w:rFonts w:asciiTheme="minorHAnsi" w:eastAsiaTheme="minorEastAsia" w:hAnsiTheme="minorHAnsi"/>
          <w:noProof/>
          <w:sz w:val="22"/>
          <w:lang w:val="en-US"/>
        </w:rPr>
      </w:pPr>
      <w:hyperlink w:anchor="_Toc434479008" w:history="1">
        <w:r w:rsidR="00CC1CA8" w:rsidRPr="00D87F21">
          <w:rPr>
            <w:rStyle w:val="Hyperlink"/>
            <w:noProof/>
          </w:rPr>
          <w:t>Index of Doxologies</w:t>
        </w:r>
        <w:r w:rsidR="00CC1CA8">
          <w:rPr>
            <w:noProof/>
            <w:webHidden/>
          </w:rPr>
          <w:tab/>
        </w:r>
        <w:r w:rsidR="00CC1CA8">
          <w:rPr>
            <w:noProof/>
            <w:webHidden/>
          </w:rPr>
          <w:fldChar w:fldCharType="begin"/>
        </w:r>
        <w:r w:rsidR="00CC1CA8">
          <w:rPr>
            <w:noProof/>
            <w:webHidden/>
          </w:rPr>
          <w:instrText xml:space="preserve"> PAGEREF _Toc434479008 \h </w:instrText>
        </w:r>
        <w:r w:rsidR="00CC1CA8">
          <w:rPr>
            <w:noProof/>
            <w:webHidden/>
          </w:rPr>
        </w:r>
        <w:r w:rsidR="00CC1CA8">
          <w:rPr>
            <w:noProof/>
            <w:webHidden/>
          </w:rPr>
          <w:fldChar w:fldCharType="separate"/>
        </w:r>
        <w:r w:rsidR="00CC1CA8">
          <w:rPr>
            <w:noProof/>
            <w:webHidden/>
          </w:rPr>
          <w:t>878</w:t>
        </w:r>
        <w:r w:rsidR="00CC1CA8">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4478980"/>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4478981"/>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4478982"/>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CC1CA8">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w:t>
      </w:r>
      <w:r w:rsidR="001225FA">
        <w:t xml:space="preserve">. </w:t>
      </w:r>
      <w:r>
        <w:t>Amen.</w:t>
      </w:r>
    </w:p>
    <w:p w:rsidR="001A38AB" w:rsidRDefault="001A38AB" w:rsidP="00BD252D">
      <w:pPr>
        <w:pStyle w:val="Prose"/>
      </w:pPr>
      <w:r>
        <w:t>Lord have mercy, Lord have mercy, Lord bless</w:t>
      </w:r>
      <w:r w:rsidR="001225FA">
        <w:t xml:space="preserve">. </w:t>
      </w:r>
      <w:r>
        <w:t>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rsidR="001A38AB" w:rsidRDefault="001A38AB" w:rsidP="001A38AB">
      <w:pPr>
        <w:pStyle w:val="Heading5"/>
      </w:pPr>
      <w:r>
        <w:t>Psalm 50</w:t>
      </w:r>
    </w:p>
    <w:p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CC1CA8">
        <w:rPr>
          <w:noProof/>
          <w:lang w:val="en-GB"/>
        </w:rPr>
        <w:t>352</w:t>
      </w:r>
      <w:r w:rsidR="003A78C2">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bookmarkStart w:id="43" w:name="_Ref434576694"/>
      <w:r>
        <w:rPr>
          <w:lang w:val="en-GB"/>
        </w:rPr>
        <w:t>The Psalms</w:t>
      </w:r>
      <w:r w:rsidR="00F14AA6">
        <w:rPr>
          <w:lang w:val="en-GB"/>
        </w:rPr>
        <w:t xml:space="preserve"> of Sunset (Vespers)</w:t>
      </w:r>
      <w:bookmarkEnd w:id="43"/>
    </w:p>
    <w:p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CC1CA8">
        <w:rPr>
          <w:noProof/>
        </w:rPr>
        <w:t>455</w:t>
      </w:r>
      <w:r w:rsidR="003A78C2">
        <w:fldChar w:fldCharType="end"/>
      </w:r>
    </w:p>
    <w:p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CC1CA8">
        <w:rPr>
          <w:noProof/>
        </w:rPr>
        <w:t>471</w:t>
      </w:r>
      <w:r w:rsidR="003A78C2">
        <w:fldChar w:fldCharType="end"/>
      </w:r>
    </w:p>
    <w:p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CC1CA8">
        <w:rPr>
          <w:noProof/>
        </w:rPr>
        <w:t>472</w:t>
      </w:r>
      <w:r w:rsidR="003A78C2">
        <w:fldChar w:fldCharType="end"/>
      </w:r>
    </w:p>
    <w:p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CC1CA8">
        <w:rPr>
          <w:noProof/>
        </w:rPr>
        <w:t>473</w:t>
      </w:r>
      <w:r w:rsidR="003A78C2">
        <w:fldChar w:fldCharType="end"/>
      </w:r>
    </w:p>
    <w:p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CC1CA8">
        <w:rPr>
          <w:noProof/>
        </w:rPr>
        <w:t>474</w:t>
      </w:r>
      <w:r w:rsidR="003A78C2">
        <w:fldChar w:fldCharType="end"/>
      </w:r>
    </w:p>
    <w:p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CC1CA8">
        <w:rPr>
          <w:noProof/>
        </w:rPr>
        <w:t>474</w:t>
      </w:r>
      <w:r w:rsidR="003A78C2">
        <w:fldChar w:fldCharType="end"/>
      </w:r>
    </w:p>
    <w:p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CC1CA8">
        <w:rPr>
          <w:noProof/>
        </w:rPr>
        <w:t>475</w:t>
      </w:r>
      <w:r w:rsidR="003A78C2">
        <w:fldChar w:fldCharType="end"/>
      </w:r>
    </w:p>
    <w:p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CC1CA8">
        <w:rPr>
          <w:noProof/>
        </w:rPr>
        <w:t>476</w:t>
      </w:r>
      <w:r w:rsidR="003A78C2">
        <w:fldChar w:fldCharType="end"/>
      </w:r>
    </w:p>
    <w:p w:rsidR="00E54261" w:rsidRDefault="001744DD" w:rsidP="00AC19C5">
      <w:pPr>
        <w:pStyle w:val="EngHang"/>
        <w:tabs>
          <w:tab w:val="left" w:leader="dot" w:pos="8280"/>
        </w:tabs>
      </w:pPr>
      <w:r>
        <w:lastRenderedPageBreak/>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CC1CA8">
        <w:rPr>
          <w:noProof/>
        </w:rPr>
        <w:t>477</w:t>
      </w:r>
      <w:r w:rsidR="003A78C2">
        <w:fldChar w:fldCharType="end"/>
      </w:r>
    </w:p>
    <w:p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CC1CA8">
        <w:rPr>
          <w:noProof/>
        </w:rPr>
        <w:t>478</w:t>
      </w:r>
      <w:r w:rsidR="003A78C2">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4" w:name="_Ref411969137"/>
      <w:r>
        <w:rPr>
          <w:lang w:val="en-GB"/>
        </w:rPr>
        <w:t>Holy, Holy, Holy</w:t>
      </w:r>
      <w:bookmarkEnd w:id="44"/>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 xml:space="preserve">sible nor having any beginning, and the Holy Spirit, the Life Giver, Who is Co Essential with </w:t>
      </w:r>
      <w:r w:rsidR="001040C8">
        <w:t>You</w:t>
      </w:r>
      <w:r w:rsidRPr="00E54261">
        <w:t>, now and unto the ages of ages</w:t>
      </w:r>
      <w:r w:rsidR="001225FA">
        <w:t xml:space="preserve">. </w:t>
      </w:r>
      <w:r w:rsidRPr="00E54261">
        <w:t>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5" w:name="_Ref411969145"/>
      <w:r>
        <w:t>The Prayer of the Hours</w:t>
      </w:r>
      <w:bookmarkEnd w:id="45"/>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rsidR="003C1C36" w:rsidRDefault="00964F23" w:rsidP="003C1C36">
      <w:pPr>
        <w:pStyle w:val="Heading3"/>
      </w:pPr>
      <w:bookmarkStart w:id="46" w:name="_Toc410196174"/>
      <w:bookmarkStart w:id="47" w:name="_Toc410196406"/>
      <w:bookmarkStart w:id="48" w:name="_Toc410196908"/>
      <w:bookmarkStart w:id="49" w:name="_Ref434565022"/>
      <w:bookmarkStart w:id="50" w:name="_Ref434565029"/>
      <w:r>
        <w:t>The Raising of Evening</w:t>
      </w:r>
      <w:r w:rsidR="0016512E">
        <w:t xml:space="preserve"> (or </w:t>
      </w:r>
      <w:commentRangeStart w:id="51"/>
      <w:r w:rsidR="0016512E">
        <w:t>Morning</w:t>
      </w:r>
      <w:commentRangeEnd w:id="51"/>
      <w:r w:rsidR="0016512E">
        <w:rPr>
          <w:rStyle w:val="CommentReference"/>
          <w:rFonts w:eastAsiaTheme="minorHAnsi" w:cstheme="minorBidi"/>
          <w:b w:val="0"/>
          <w:bCs w:val="0"/>
        </w:rPr>
        <w:commentReference w:id="51"/>
      </w:r>
      <w:r w:rsidR="0016512E">
        <w:t>)</w:t>
      </w:r>
      <w:r>
        <w:t xml:space="preserve"> Incense</w:t>
      </w:r>
      <w:bookmarkEnd w:id="46"/>
      <w:bookmarkEnd w:id="47"/>
      <w:bookmarkEnd w:id="48"/>
      <w:bookmarkEnd w:id="49"/>
      <w:bookmarkEnd w:id="50"/>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52" w:name="ThanksgivingIncense"/>
      <w:r>
        <w:t>The Prayer of Thanksgiving</w:t>
      </w:r>
    </w:p>
    <w:bookmarkEnd w:id="52"/>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3" w:name="VersesCymbals"/>
      <w:r>
        <w:t>The Verses of the Cymbals</w:t>
      </w:r>
    </w:p>
    <w:bookmarkEnd w:id="53"/>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4"/>
            <w:r w:rsidRPr="007425E1">
              <w:t xml:space="preserve">May </w:t>
            </w:r>
            <w:commentRangeEnd w:id="54"/>
            <w:r>
              <w:rPr>
                <w:rStyle w:val="CommentReference"/>
                <w:rFonts w:eastAsiaTheme="minorHAnsi" w:cstheme="minorBidi"/>
                <w:color w:val="auto"/>
                <w:lang w:val="en-CA"/>
              </w:rPr>
              <w:commentReference w:id="54"/>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w:t>
            </w:r>
            <w:r w:rsidR="001225FA">
              <w:t xml:space="preserve">. </w:t>
            </w:r>
            <w:r>
              <w:t>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E21EA3">
            <w:pPr>
              <w:pStyle w:val="Priest"/>
            </w:pPr>
            <w:r>
              <w:t>P</w:t>
            </w:r>
            <w:r w:rsidR="00E21EA3">
              <w:t>resbyters</w:t>
            </w:r>
            <w:r>
              <w: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5" w:name="PrayerDeparted"/>
      <w:r>
        <w:t>The Prayer for the Departed</w:t>
      </w:r>
    </w:p>
    <w:bookmarkEnd w:id="55"/>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6"/>
      <w:r>
        <w:t xml:space="preserve"> </w:t>
      </w:r>
      <w:commentRangeEnd w:id="56"/>
      <w:r w:rsidR="007246F6">
        <w:rPr>
          <w:rStyle w:val="CommentReference"/>
          <w:lang w:val="en-CA"/>
        </w:rPr>
        <w:commentReference w:id="56"/>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7"/>
      <w:r>
        <w:t xml:space="preserve"> </w:t>
      </w:r>
      <w:commentRangeEnd w:id="57"/>
      <w:r w:rsidR="007246F6">
        <w:rPr>
          <w:rStyle w:val="CommentReference"/>
          <w:lang w:val="en-CA"/>
        </w:rPr>
        <w:commentReference w:id="57"/>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8"/>
      <w:r w:rsidR="007246F6">
        <w:t>You</w:t>
      </w:r>
      <w:commentRangeEnd w:id="58"/>
      <w:r w:rsidR="003F614F">
        <w:rPr>
          <w:rStyle w:val="CommentReference"/>
          <w:lang w:val="en-CA"/>
        </w:rPr>
        <w:commentReference w:id="58"/>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9"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E21EA3" w:rsidRDefault="00E21EA3" w:rsidP="00E21EA3">
      <w:pPr>
        <w:pStyle w:val="Heading4"/>
      </w:pPr>
      <w:bookmarkStart w:id="60" w:name="_Ref434477171"/>
      <w:r>
        <w:lastRenderedPageBreak/>
        <w:t>The Introduction to the Doxologies</w:t>
      </w:r>
      <w:bookmarkEnd w:id="60"/>
    </w:p>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8"/>
      <w:r>
        <w:t>God</w:t>
      </w:r>
      <w:commentRangeEnd w:id="68"/>
      <w:r w:rsidR="008E406C">
        <w:rPr>
          <w:rStyle w:val="CommentReference"/>
          <w:lang w:val="en-CA"/>
        </w:rPr>
        <w:commentReference w:id="68"/>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6"/>
      </w:r>
      <w:r>
        <w:t xml:space="preserve">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9" w:name="_Toc410196175"/>
      <w:bookmarkStart w:id="70" w:name="_Toc410196407"/>
      <w:bookmarkStart w:id="71" w:name="_Toc410196909"/>
      <w:bookmarkStart w:id="72" w:name="_Toc434478983"/>
      <w:r>
        <w:lastRenderedPageBreak/>
        <w:t>After Supper: Retiring</w:t>
      </w:r>
      <w:r>
        <w:rPr>
          <w:rStyle w:val="FootnoteReference"/>
        </w:rPr>
        <w:footnoteReference w:id="7"/>
      </w:r>
      <w:r>
        <w:t xml:space="preserve"> (the Twelfth Hour)</w:t>
      </w:r>
      <w:bookmarkEnd w:id="69"/>
      <w:bookmarkEnd w:id="70"/>
      <w:bookmarkEnd w:id="71"/>
      <w:bookmarkEnd w:id="72"/>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3" w:name="_Toc410196176"/>
      <w:bookmarkStart w:id="74" w:name="_Toc410196408"/>
      <w:bookmarkStart w:id="75" w:name="_Toc410196910"/>
      <w:r>
        <w:t>The Psalms of the Twelfth Hour</w:t>
      </w:r>
      <w:bookmarkEnd w:id="73"/>
      <w:bookmarkEnd w:id="74"/>
      <w:bookmarkEnd w:id="75"/>
    </w:p>
    <w:p w:rsidR="00AC19C5" w:rsidRDefault="00AC19C5" w:rsidP="00AC19C5">
      <w:pPr>
        <w:pStyle w:val="Rubric"/>
        <w:rPr>
          <w:lang w:val="en-US"/>
        </w:rPr>
      </w:pPr>
      <w:r>
        <w:rPr>
          <w:lang w:val="en-US"/>
        </w:rPr>
        <w:t>The worshipper prays the introductory prayers,</w:t>
      </w:r>
    </w:p>
    <w:p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bookmarkStart w:id="76" w:name="_Ref434576945"/>
      <w:r>
        <w:rPr>
          <w:lang w:val="en-GB"/>
        </w:rPr>
        <w:t>The Psalms</w:t>
      </w:r>
      <w:r w:rsidR="00F14AA6">
        <w:rPr>
          <w:lang w:val="en-GB"/>
        </w:rPr>
        <w:t xml:space="preserve"> of Retiring (the Twelfth Hour)</w:t>
      </w:r>
      <w:bookmarkEnd w:id="76"/>
    </w:p>
    <w:p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AC19C5" w:rsidRPr="00AC19C5" w:rsidRDefault="001744DD" w:rsidP="00AC19C5">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8"/>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 xml:space="preserve">For </w:t>
      </w:r>
      <w:r w:rsidRPr="001A4291">
        <w:lastRenderedPageBreak/>
        <w:t>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BD252D" w:rsidRPr="001A4291" w:rsidRDefault="00BD252D" w:rsidP="00BD252D">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w:t>
      </w:r>
      <w:r w:rsidR="001225FA">
        <w:t xml:space="preserve">. </w:t>
      </w:r>
      <w:r w:rsidRPr="001A4291">
        <w:t xml:space="preserve">For </w:t>
      </w:r>
      <w:r w:rsidR="001040C8">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441BAC" w:rsidRPr="00AC19C5" w:rsidRDefault="001744DD" w:rsidP="00441BAC">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0"/>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80"/>
      <w:r>
        <w:t xml:space="preserve">Isaiah </w:t>
      </w:r>
      <w:commentRangeEnd w:id="80"/>
      <w:r w:rsidR="00A741EE">
        <w:rPr>
          <w:rStyle w:val="CommentReference"/>
          <w:rFonts w:ascii="Garamond" w:eastAsiaTheme="minorHAnsi" w:hAnsi="Garamond" w:cstheme="minorBidi"/>
        </w:rPr>
        <w:commentReference w:id="80"/>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81"/>
      <w:r>
        <w:t xml:space="preserve">Behold </w:t>
      </w:r>
      <w:commentRangeEnd w:id="81"/>
      <w:r>
        <w:rPr>
          <w:rStyle w:val="CommentReference"/>
          <w:lang w:val="en-CA"/>
        </w:rPr>
        <w:commentReference w:id="81"/>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w:t>
      </w:r>
      <w:r w:rsidR="001225FA">
        <w:t xml:space="preserve">. </w:t>
      </w:r>
      <w:r w:rsidRPr="001A4291">
        <w:t>Amen.</w:t>
      </w:r>
    </w:p>
    <w:p w:rsidR="00441BAC" w:rsidRPr="001A4291" w:rsidRDefault="00441BAC" w:rsidP="00441BAC">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rsidR="00441BAC" w:rsidRPr="001A4291" w:rsidRDefault="00441BAC" w:rsidP="00441BAC">
      <w:pPr>
        <w:pStyle w:val="Prose"/>
      </w:pPr>
      <w:r w:rsidRPr="001A4291">
        <w:t>O Lord, remit our sins</w:t>
      </w:r>
      <w:r w:rsidR="001225FA">
        <w:t xml:space="preserve">. </w:t>
      </w:r>
      <w:r w:rsidRPr="001A4291">
        <w:t>O Lord, pardon our iniquities</w:t>
      </w:r>
      <w:r w:rsidR="001225FA">
        <w:t xml:space="preserve">. </w:t>
      </w:r>
      <w:r w:rsidRPr="001A4291">
        <w:t>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w:t>
      </w:r>
      <w:r w:rsidR="001225FA">
        <w:t xml:space="preserve">. </w:t>
      </w:r>
      <w:r w:rsidRPr="001A4291">
        <w:t>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w:t>
      </w:r>
      <w:r w:rsidR="001225FA">
        <w:t xml:space="preserve">. </w:t>
      </w:r>
      <w:r w:rsidRPr="001A4291">
        <w:t xml:space="preserve">For </w:t>
      </w:r>
      <w:r>
        <w:t>Your</w:t>
      </w:r>
      <w:r w:rsidRPr="001A4291">
        <w:t xml:space="preserve"> is the glory, the dominion, and the triple holiness. 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441BAC" w:rsidRPr="001A4291" w:rsidRDefault="00441BAC" w:rsidP="00441BAC">
      <w:commentRangeStart w:id="82"/>
      <w:r w:rsidRPr="001A4291">
        <w:t xml:space="preserve">Our </w:t>
      </w:r>
      <w:commentRangeEnd w:id="82"/>
      <w:r>
        <w:rPr>
          <w:rStyle w:val="CommentReference"/>
        </w:rPr>
        <w:commentReference w:id="82"/>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w:t>
      </w:r>
      <w:r w:rsidR="00CE1951">
        <w:lastRenderedPageBreak/>
        <w:t>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bookmarkStart w:id="83" w:name="_Ref434578449"/>
      <w:r>
        <w:rPr>
          <w:lang w:val="en-GB"/>
        </w:rPr>
        <w:t>The Psalms</w:t>
      </w:r>
      <w:r w:rsidR="00494693">
        <w:rPr>
          <w:lang w:val="en-GB"/>
        </w:rPr>
        <w:t xml:space="preserve"> of the Veil</w:t>
      </w:r>
      <w:bookmarkEnd w:id="83"/>
    </w:p>
    <w:p w:rsidR="00520302" w:rsidRPr="00520302" w:rsidRDefault="00520302" w:rsidP="00520302">
      <w:pPr>
        <w:pStyle w:val="Rubric"/>
        <w:rPr>
          <w:lang w:val="en-GB"/>
        </w:rPr>
      </w:pPr>
      <w:r>
        <w:rPr>
          <w:lang w:val="en-GB"/>
        </w:rPr>
        <w:t>Then the following Psalms from Prime are said:</w:t>
      </w:r>
    </w:p>
    <w:commentRangeStart w:id="84"/>
    <w:p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commentRangeEnd w:id="84"/>
      <w:r w:rsidR="00494693">
        <w:rPr>
          <w:rStyle w:val="CommentReference"/>
          <w:rFonts w:eastAsiaTheme="minorHAnsi" w:cstheme="minorBidi"/>
          <w:color w:val="auto"/>
          <w:lang w:val="en-CA"/>
        </w:rPr>
        <w:commentReference w:id="84"/>
      </w:r>
      <w:r w:rsidR="00520302">
        <w:tab/>
      </w:r>
      <w:r w:rsidR="003A78C2">
        <w:fldChar w:fldCharType="begin"/>
      </w:r>
      <w:r w:rsidR="00520302">
        <w:instrText xml:space="preserve"> PAGEREF _Ref412025808 \h </w:instrText>
      </w:r>
      <w:r w:rsidR="003A78C2">
        <w:fldChar w:fldCharType="separate"/>
      </w:r>
      <w:r w:rsidR="00CC1CA8">
        <w:rPr>
          <w:noProof/>
        </w:rPr>
        <w:t>282</w:t>
      </w:r>
      <w:r w:rsidR="003A78C2">
        <w:fldChar w:fldCharType="end"/>
      </w:r>
    </w:p>
    <w:p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CC1CA8">
        <w:rPr>
          <w:noProof/>
        </w:rPr>
        <w:t>285</w:t>
      </w:r>
      <w:r w:rsidR="003A78C2">
        <w:fldChar w:fldCharType="end"/>
      </w:r>
    </w:p>
    <w:p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CC1CA8">
        <w:rPr>
          <w:noProof/>
        </w:rPr>
        <w:t>293</w:t>
      </w:r>
      <w:r w:rsidR="003A78C2">
        <w:fldChar w:fldCharType="end"/>
      </w:r>
    </w:p>
    <w:p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CC1CA8">
        <w:rPr>
          <w:noProof/>
        </w:rPr>
        <w:t>295</w:t>
      </w:r>
      <w:r w:rsidR="003A78C2">
        <w:fldChar w:fldCharType="end"/>
      </w:r>
    </w:p>
    <w:p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CC1CA8">
        <w:rPr>
          <w:noProof/>
        </w:rPr>
        <w:t>310</w:t>
      </w:r>
      <w:r w:rsidR="003A78C2">
        <w:fldChar w:fldCharType="end"/>
      </w:r>
    </w:p>
    <w:p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CC1CA8">
        <w:rPr>
          <w:noProof/>
        </w:rPr>
        <w:t>313</w:t>
      </w:r>
      <w:r w:rsidR="003A78C2">
        <w:fldChar w:fldCharType="end"/>
      </w:r>
    </w:p>
    <w:p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CC1CA8">
        <w:rPr>
          <w:noProof/>
        </w:rPr>
        <w:t>372</w:t>
      </w:r>
      <w:r w:rsidR="003A78C2">
        <w:fldChar w:fldCharType="end"/>
      </w:r>
    </w:p>
    <w:p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CC1CA8">
        <w:rPr>
          <w:noProof/>
        </w:rPr>
        <w:t>379</w:t>
      </w:r>
      <w:r w:rsidR="003A78C2">
        <w:fldChar w:fldCharType="end"/>
      </w:r>
    </w:p>
    <w:p w:rsidR="00520302" w:rsidRDefault="00520302" w:rsidP="00520302">
      <w:pPr>
        <w:pStyle w:val="Rubric"/>
        <w:rPr>
          <w:lang w:val="en-GB"/>
        </w:rPr>
      </w:pPr>
      <w:r>
        <w:rPr>
          <w:lang w:val="en-GB"/>
        </w:rPr>
        <w:t>Then the following Psalm from Terce are said:</w:t>
      </w:r>
    </w:p>
    <w:p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CC1CA8">
        <w:rPr>
          <w:noProof/>
        </w:rPr>
        <w:t>308</w:t>
      </w:r>
      <w:r w:rsidR="003A78C2">
        <w:fldChar w:fldCharType="end"/>
      </w:r>
    </w:p>
    <w:p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CC1CA8">
        <w:rPr>
          <w:noProof/>
        </w:rPr>
        <w:t>317</w:t>
      </w:r>
      <w:r w:rsidR="003A78C2">
        <w:fldChar w:fldCharType="end"/>
      </w:r>
    </w:p>
    <w:p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CC1CA8">
        <w:rPr>
          <w:noProof/>
        </w:rPr>
        <w:t>340</w:t>
      </w:r>
      <w:r w:rsidR="003A78C2">
        <w:fldChar w:fldCharType="end"/>
      </w:r>
    </w:p>
    <w:p w:rsidR="00520302" w:rsidRDefault="00520302" w:rsidP="00520302">
      <w:pPr>
        <w:pStyle w:val="Rubric"/>
        <w:rPr>
          <w:lang w:val="en-GB"/>
        </w:rPr>
      </w:pPr>
      <w:r>
        <w:rPr>
          <w:lang w:val="en-GB"/>
        </w:rPr>
        <w:t>Then the following Psalms from Sext are said:</w:t>
      </w:r>
    </w:p>
    <w:p w:rsidR="00520302" w:rsidRDefault="001744DD" w:rsidP="00386527">
      <w:pPr>
        <w:pStyle w:val="EngHang"/>
        <w:tabs>
          <w:tab w:val="left" w:leader="dot" w:pos="8280"/>
        </w:tabs>
      </w:pPr>
      <w:r>
        <w:lastRenderedPageBreak/>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CC1CA8">
        <w:rPr>
          <w:noProof/>
        </w:rPr>
        <w:t>360</w:t>
      </w:r>
      <w:r w:rsidR="003A78C2">
        <w:fldChar w:fldCharType="end"/>
      </w:r>
    </w:p>
    <w:p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CC1CA8">
        <w:rPr>
          <w:noProof/>
        </w:rPr>
        <w:t>406</w:t>
      </w:r>
      <w:r w:rsidR="003A78C2">
        <w:fldChar w:fldCharType="end"/>
      </w:r>
    </w:p>
    <w:p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CC1CA8">
        <w:rPr>
          <w:noProof/>
        </w:rPr>
        <w:t>415</w:t>
      </w:r>
      <w:r w:rsidR="003A78C2">
        <w:fldChar w:fldCharType="end"/>
      </w:r>
    </w:p>
    <w:p w:rsidR="00520302" w:rsidRDefault="00520302" w:rsidP="00520302">
      <w:pPr>
        <w:pStyle w:val="Rubric"/>
        <w:rPr>
          <w:lang w:val="en-GB"/>
        </w:rPr>
      </w:pPr>
      <w:r>
        <w:rPr>
          <w:lang w:val="en-GB"/>
        </w:rPr>
        <w:t>Then the following Psalms from None are said:</w:t>
      </w:r>
    </w:p>
    <w:p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CC1CA8">
        <w:rPr>
          <w:noProof/>
        </w:rPr>
        <w:t>423</w:t>
      </w:r>
      <w:r w:rsidR="003A78C2">
        <w:fldChar w:fldCharType="end"/>
      </w:r>
    </w:p>
    <w:p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CC1CA8">
        <w:rPr>
          <w:noProof/>
        </w:rPr>
        <w:t>447</w:t>
      </w:r>
      <w:r w:rsidR="003A78C2">
        <w:fldChar w:fldCharType="end"/>
      </w:r>
    </w:p>
    <w:p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CC1CA8">
        <w:rPr>
          <w:noProof/>
        </w:rPr>
        <w:t>453</w:t>
      </w:r>
      <w:r w:rsidR="003A78C2">
        <w:fldChar w:fldCharType="end"/>
      </w:r>
    </w:p>
    <w:p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CC1CA8">
        <w:rPr>
          <w:noProof/>
        </w:rPr>
        <w:t>454</w:t>
      </w:r>
      <w:r w:rsidR="003A78C2">
        <w:fldChar w:fldCharType="end"/>
      </w:r>
    </w:p>
    <w:p w:rsidR="00520302" w:rsidRDefault="00520302" w:rsidP="00520302">
      <w:pPr>
        <w:pStyle w:val="Rubric"/>
        <w:rPr>
          <w:lang w:val="en-GB"/>
        </w:rPr>
      </w:pPr>
      <w:r>
        <w:rPr>
          <w:lang w:val="en-GB"/>
        </w:rPr>
        <w:t>Then the following Psalms from Compline are said:</w:t>
      </w:r>
    </w:p>
    <w:p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CC1CA8">
        <w:rPr>
          <w:noProof/>
        </w:rPr>
        <w:t>478</w:t>
      </w:r>
      <w:r w:rsidR="003A78C2">
        <w:fldChar w:fldCharType="end"/>
      </w:r>
    </w:p>
    <w:p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CC1CA8">
        <w:rPr>
          <w:noProof/>
        </w:rPr>
        <w:t>479</w:t>
      </w:r>
      <w:r w:rsidR="003A78C2">
        <w:fldChar w:fldCharType="end"/>
      </w:r>
    </w:p>
    <w:p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CC1CA8">
        <w:rPr>
          <w:noProof/>
        </w:rPr>
        <w:t>480</w:t>
      </w:r>
      <w:r w:rsidR="003A78C2">
        <w:fldChar w:fldCharType="end"/>
      </w:r>
    </w:p>
    <w:p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CC1CA8">
        <w:rPr>
          <w:noProof/>
        </w:rPr>
        <w:t>481</w:t>
      </w:r>
      <w:r w:rsidR="003A78C2">
        <w:fldChar w:fldCharType="end"/>
      </w:r>
    </w:p>
    <w:p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CC1CA8">
        <w:rPr>
          <w:noProof/>
        </w:rPr>
        <w:t>482</w:t>
      </w:r>
      <w:r w:rsidR="003A78C2">
        <w:fldChar w:fldCharType="end"/>
      </w:r>
    </w:p>
    <w:p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CC1CA8">
        <w:rPr>
          <w:noProof/>
        </w:rPr>
        <w:t>486</w:t>
      </w:r>
      <w:r w:rsidR="003A78C2">
        <w:fldChar w:fldCharType="end"/>
      </w:r>
    </w:p>
    <w:p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CC1CA8">
        <w:rPr>
          <w:noProof/>
        </w:rPr>
        <w:t>491</w:t>
      </w:r>
      <w:r w:rsidR="003A78C2">
        <w:fldChar w:fldCharType="end"/>
      </w:r>
    </w:p>
    <w:p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CC1CA8">
        <w:rPr>
          <w:noProof/>
        </w:rPr>
        <w:t>498</w:t>
      </w:r>
      <w:r w:rsidR="003A78C2">
        <w:fldChar w:fldCharType="end"/>
      </w:r>
    </w:p>
    <w:p w:rsidR="00520302" w:rsidRDefault="00520302" w:rsidP="00520302">
      <w:pPr>
        <w:pStyle w:val="Rubric"/>
        <w:rPr>
          <w:lang w:val="en-GB"/>
        </w:rPr>
      </w:pPr>
      <w:r>
        <w:rPr>
          <w:lang w:val="en-GB"/>
        </w:rPr>
        <w:t>Then the following Psalms from the Midnight Hour are said:</w:t>
      </w:r>
    </w:p>
    <w:p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t>Psalm 118 Part 20 See my humility and rescue me, for I do not forget</w:t>
      </w:r>
      <w:r>
        <w:fldChar w:fldCharType="end"/>
      </w:r>
      <w:r>
        <w:tab/>
      </w:r>
      <w:r>
        <w:fldChar w:fldCharType="begin"/>
      </w:r>
      <w:r>
        <w:instrText xml:space="preserve"> PAGEREF _Ref434579036 \h </w:instrText>
      </w:r>
      <w:r>
        <w:fldChar w:fldCharType="separate"/>
      </w:r>
      <w:r>
        <w:t>473</w:t>
      </w:r>
      <w:r>
        <w:fldChar w:fldCharType="end"/>
      </w:r>
    </w:p>
    <w:p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t>Psalm 118 Part 21: Rulers persecute me without cause</w:t>
      </w:r>
      <w:r>
        <w:fldChar w:fldCharType="end"/>
      </w:r>
      <w:r>
        <w:tab/>
      </w:r>
      <w:r>
        <w:fldChar w:fldCharType="begin"/>
      </w:r>
      <w:r>
        <w:instrText xml:space="preserve"> PAGEREF _Ref434579051 \h </w:instrText>
      </w:r>
      <w:r>
        <w:fldChar w:fldCharType="separate"/>
      </w:r>
      <w:r>
        <w:t>474</w:t>
      </w:r>
      <w:r>
        <w:fldChar w:fldCharType="end"/>
      </w:r>
    </w:p>
    <w:p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t>Psalm 118 Part 22: Let my need come before You, O Lord</w:t>
      </w:r>
      <w:r>
        <w:fldChar w:fldCharType="end"/>
      </w:r>
      <w:r>
        <w:tab/>
      </w:r>
      <w:r>
        <w:fldChar w:fldCharType="begin"/>
      </w:r>
      <w:r>
        <w:instrText xml:space="preserve"> PAGEREF _Ref434579065 \h </w:instrText>
      </w:r>
      <w:r>
        <w:fldChar w:fldCharType="separate"/>
      </w:r>
      <w:r>
        <w:t>474</w:t>
      </w:r>
      <w:r>
        <w:fldChar w:fldCharType="end"/>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 xml:space="preserve">to the </w:t>
      </w:r>
      <w:r w:rsidRPr="00520302">
        <w:lastRenderedPageBreak/>
        <w:t>place where they have eaten the bread, on which the Lord had given thanks</w:t>
      </w:r>
      <w:r w:rsidR="001225FA">
        <w:t xml:space="preserve">.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1"/>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 xml:space="preserve">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w:t>
      </w:r>
      <w:r w:rsidR="00D972E7">
        <w:lastRenderedPageBreak/>
        <w:t>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5" w:name="_Toc410196178"/>
      <w:bookmarkStart w:id="86" w:name="_Toc410196410"/>
      <w:bookmarkStart w:id="87" w:name="_Toc410196912"/>
      <w:bookmarkStart w:id="88" w:name="_Toc434478984"/>
      <w:r>
        <w:lastRenderedPageBreak/>
        <w:t>Midnight</w:t>
      </w:r>
      <w:bookmarkEnd w:id="85"/>
      <w:bookmarkEnd w:id="86"/>
      <w:bookmarkEnd w:id="87"/>
      <w:bookmarkEnd w:id="88"/>
    </w:p>
    <w:p w:rsidR="00964F23" w:rsidRDefault="00964F23" w:rsidP="00964F23">
      <w:pPr>
        <w:pStyle w:val="Heading3"/>
      </w:pPr>
      <w:bookmarkStart w:id="89" w:name="_Toc410196179"/>
      <w:bookmarkStart w:id="90" w:name="_Toc410196411"/>
      <w:bookmarkStart w:id="91" w:name="_Toc410196913"/>
      <w:r>
        <w:t xml:space="preserve">The Psalms of </w:t>
      </w:r>
      <w:bookmarkEnd w:id="89"/>
      <w:bookmarkEnd w:id="90"/>
      <w:bookmarkEnd w:id="91"/>
      <w:r w:rsidR="006D16F9">
        <w:t>Midnight</w:t>
      </w:r>
    </w:p>
    <w:p w:rsidR="006A0403" w:rsidRDefault="006A0403" w:rsidP="006A0403">
      <w:pPr>
        <w:pStyle w:val="Rubric"/>
        <w:rPr>
          <w:lang w:val="en-US"/>
        </w:rPr>
      </w:pPr>
      <w:r>
        <w:rPr>
          <w:lang w:val="en-US"/>
        </w:rPr>
        <w:t>The worshipper prays the introductory prayers,</w:t>
      </w:r>
    </w:p>
    <w:p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6A0403" w:rsidRDefault="006A0403" w:rsidP="006A0403">
      <w:pPr>
        <w:pStyle w:val="Rubric"/>
        <w:rPr>
          <w:lang w:val="en-US"/>
        </w:rPr>
      </w:pPr>
      <w:r>
        <w:rPr>
          <w:lang w:val="en-US"/>
        </w:rPr>
        <w:t>Then shall be said,</w:t>
      </w:r>
    </w:p>
    <w:p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2"/>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lastRenderedPageBreak/>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rsidR="006A0403" w:rsidRPr="006A0403" w:rsidRDefault="006A0403" w:rsidP="006A0403">
      <w:pPr>
        <w:pStyle w:val="Rubric"/>
        <w:rPr>
          <w:rFonts w:cs="Segoe Script"/>
          <w:sz w:val="22"/>
          <w:lang w:val="en-GB"/>
        </w:rPr>
      </w:pPr>
      <w:r w:rsidRPr="001A4291">
        <w:rPr>
          <w:lang w:val="en-GB"/>
        </w:rPr>
        <w:t>Then shall be said,</w:t>
      </w:r>
    </w:p>
    <w:p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rsidR="006D16F9" w:rsidRDefault="006D16F9" w:rsidP="006D16F9">
      <w:pPr>
        <w:pStyle w:val="Prose"/>
      </w:pPr>
      <w:r>
        <w:t>Of the Psalms of David the King and Prophet; may his blessing be upon us all. Amen.</w:t>
      </w:r>
    </w:p>
    <w:p w:rsidR="006D16F9" w:rsidRPr="006D16F9" w:rsidRDefault="006D16F9" w:rsidP="006D16F9">
      <w:pPr>
        <w:pStyle w:val="Heading5"/>
        <w:rPr>
          <w:lang w:val="en-GB"/>
        </w:rPr>
      </w:pPr>
      <w:bookmarkStart w:id="92" w:name="_Ref434579602"/>
      <w:r>
        <w:rPr>
          <w:lang w:val="en-GB"/>
        </w:rPr>
        <w:t>The Psalms of the Beginning of Watches</w:t>
      </w:r>
      <w:bookmarkEnd w:id="92"/>
    </w:p>
    <w:p w:rsidR="006A0403" w:rsidRPr="006A0403" w:rsidRDefault="006A0403" w:rsidP="006A0403">
      <w:pPr>
        <w:pStyle w:val="Rubric"/>
        <w:rPr>
          <w:lang w:val="en-GB"/>
        </w:rPr>
      </w:pPr>
      <w:r w:rsidRPr="001A4291">
        <w:rPr>
          <w:lang w:val="en-GB"/>
        </w:rPr>
        <w:t>Then the following Psalms are said:</w:t>
      </w:r>
    </w:p>
    <w:p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CC1CA8">
        <w:rPr>
          <w:noProof/>
        </w:rPr>
        <w:t>282</w:t>
      </w:r>
      <w:r w:rsidR="003A78C2">
        <w:fldChar w:fldCharType="end"/>
      </w:r>
    </w:p>
    <w:p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CC1CA8">
        <w:rPr>
          <w:noProof/>
        </w:rPr>
        <w:t>285</w:t>
      </w:r>
      <w:r w:rsidR="003A78C2">
        <w:fldChar w:fldCharType="end"/>
      </w:r>
    </w:p>
    <w:p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CC1CA8">
        <w:rPr>
          <w:noProof/>
        </w:rPr>
        <w:t>293</w:t>
      </w:r>
      <w:r w:rsidR="003A78C2">
        <w:fldChar w:fldCharType="end"/>
      </w:r>
    </w:p>
    <w:p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CC1CA8">
        <w:rPr>
          <w:noProof/>
        </w:rPr>
        <w:t>379</w:t>
      </w:r>
      <w:r w:rsidR="003A78C2">
        <w:fldChar w:fldCharType="end"/>
      </w:r>
    </w:p>
    <w:p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CC1CA8">
        <w:rPr>
          <w:noProof/>
        </w:rPr>
        <w:t>406</w:t>
      </w:r>
      <w:r w:rsidR="003A78C2">
        <w:fldChar w:fldCharType="end"/>
      </w:r>
    </w:p>
    <w:p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CC1CA8">
        <w:rPr>
          <w:noProof/>
        </w:rPr>
        <w:t>415</w:t>
      </w:r>
      <w:r w:rsidR="003A78C2">
        <w:fldChar w:fldCharType="end"/>
      </w:r>
    </w:p>
    <w:p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CC1CA8">
        <w:t>Psalm</w:t>
      </w:r>
      <w:r w:rsidR="00CC1CA8" w:rsidRPr="00AB1781">
        <w:t xml:space="preserve"> 116</w:t>
      </w:r>
      <w:r w:rsidR="00CC1CA8">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CC1CA8">
        <w:rPr>
          <w:noProof/>
        </w:rPr>
        <w:t>455</w:t>
      </w:r>
      <w:r w:rsidR="003A78C2">
        <w:fldChar w:fldCharType="end"/>
      </w:r>
    </w:p>
    <w:p w:rsidR="006A0403" w:rsidRDefault="001744DD" w:rsidP="006A0403">
      <w:pPr>
        <w:pStyle w:val="EngHang"/>
        <w:tabs>
          <w:tab w:val="left" w:leader="dot" w:pos="8280"/>
        </w:tabs>
      </w:pPr>
      <w:r>
        <w:fldChar w:fldCharType="begin"/>
      </w:r>
      <w:r>
        <w:instrText xml:space="preserve"> REF _Ref411967211 \h  \* MERGEFORMAT </w:instrText>
      </w:r>
      <w:r>
        <w:fldChar w:fldCharType="separate"/>
      </w:r>
      <w:r w:rsidR="00CC1CA8">
        <w:t>Psalm</w:t>
      </w:r>
      <w:r w:rsidR="00CC1CA8" w:rsidRPr="00AB1781">
        <w:t xml:space="preserve"> 117</w:t>
      </w:r>
      <w:r w:rsidR="00CC1CA8">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CC1CA8">
        <w:rPr>
          <w:noProof/>
        </w:rPr>
        <w:t>455</w:t>
      </w:r>
      <w:r w:rsidR="003A78C2">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CC1CA8">
        <w:t>Psalm</w:t>
      </w:r>
      <w:r w:rsidR="00CC1CA8" w:rsidRPr="00AB1781">
        <w:t xml:space="preserve"> 118</w:t>
      </w:r>
      <w:r w:rsidR="00CC1CA8">
        <w:t>: Blessed are they who are faultless in the way</w:t>
      </w:r>
      <w:r>
        <w:fldChar w:fldCharType="end"/>
      </w:r>
      <w:r w:rsidR="006A0403">
        <w:tab/>
      </w:r>
      <w:r>
        <w:fldChar w:fldCharType="begin"/>
      </w:r>
      <w:r w:rsidR="006A0403">
        <w:instrText xml:space="preserve"> PAGEREF _Ref412027139 \h </w:instrText>
      </w:r>
      <w:r>
        <w:fldChar w:fldCharType="separate"/>
      </w:r>
      <w:r w:rsidR="00CC1CA8">
        <w:rPr>
          <w:noProof/>
        </w:rPr>
        <w:t>458</w:t>
      </w:r>
      <w:r>
        <w:fldChar w:fldCharType="end"/>
      </w:r>
    </w:p>
    <w:p w:rsidR="006A0403" w:rsidRPr="001A4291" w:rsidRDefault="00115025" w:rsidP="006A0403">
      <w:pPr>
        <w:pStyle w:val="Heading5"/>
        <w:rPr>
          <w:lang w:val="en-GB"/>
        </w:rPr>
      </w:pPr>
      <w:bookmarkStart w:id="93" w:name="_Toc410196180"/>
      <w:bookmarkStart w:id="94" w:name="_Toc410196412"/>
      <w:bookmarkStart w:id="95"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rsidR="006A0403" w:rsidRPr="006A0403" w:rsidRDefault="00A22F02" w:rsidP="006A0403">
      <w:pPr>
        <w:pStyle w:val="Prose"/>
      </w:pPr>
      <w:r>
        <w:lastRenderedPageBreak/>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3"/>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96" w:name="_Ref434580361"/>
      <w:r>
        <w:t>The Psalms of the</w:t>
      </w:r>
      <w:bookmarkEnd w:id="93"/>
      <w:bookmarkEnd w:id="94"/>
      <w:bookmarkEnd w:id="95"/>
      <w:r w:rsidR="006D16F9">
        <w:t xml:space="preserve"> Middle Watch</w:t>
      </w:r>
      <w:bookmarkEnd w:id="96"/>
    </w:p>
    <w:p w:rsidR="006A0403" w:rsidRPr="006A0403" w:rsidRDefault="006A0403" w:rsidP="006A0403">
      <w:pPr>
        <w:pStyle w:val="Rubric"/>
      </w:pPr>
      <w:r>
        <w:t>The Psalms of Vespers (except for 117 and 118) are recited,</w:t>
      </w:r>
    </w:p>
    <w:p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CC1CA8">
        <w:t>Psalm</w:t>
      </w:r>
      <w:r w:rsidR="00CC1CA8" w:rsidRPr="00AB1781">
        <w:t xml:space="preserve"> 119</w:t>
      </w:r>
      <w:r w:rsidR="00CC1CA8">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CC1CA8">
        <w:rPr>
          <w:noProof/>
        </w:rPr>
        <w:t>471</w:t>
      </w:r>
      <w:r w:rsidR="003A78C2">
        <w:fldChar w:fldCharType="end"/>
      </w:r>
    </w:p>
    <w:p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CC1CA8">
        <w:t>Psalm</w:t>
      </w:r>
      <w:r w:rsidR="00CC1CA8" w:rsidRPr="00AB1781">
        <w:t xml:space="preserve"> 120</w:t>
      </w:r>
      <w:r w:rsidR="00CC1CA8">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CC1CA8">
        <w:rPr>
          <w:noProof/>
        </w:rPr>
        <w:t>472</w:t>
      </w:r>
      <w:r w:rsidR="003A78C2">
        <w:fldChar w:fldCharType="end"/>
      </w:r>
    </w:p>
    <w:p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CC1CA8">
        <w:t>Psalm</w:t>
      </w:r>
      <w:r w:rsidR="00CC1CA8" w:rsidRPr="00AB1781">
        <w:t xml:space="preserve"> 121</w:t>
      </w:r>
      <w:r w:rsidR="00CC1CA8">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CC1CA8">
        <w:rPr>
          <w:noProof/>
        </w:rPr>
        <w:t>473</w:t>
      </w:r>
      <w:r w:rsidR="003A78C2">
        <w:fldChar w:fldCharType="end"/>
      </w:r>
    </w:p>
    <w:p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CC1CA8">
        <w:t>Psalm</w:t>
      </w:r>
      <w:r w:rsidR="00CC1CA8" w:rsidRPr="00AB1781">
        <w:t xml:space="preserve"> 122</w:t>
      </w:r>
      <w:r w:rsidR="00CC1CA8">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CC1CA8">
        <w:t>Psalm</w:t>
      </w:r>
      <w:r w:rsidR="00CC1CA8" w:rsidRPr="00AB1781">
        <w:t xml:space="preserve"> 123</w:t>
      </w:r>
      <w:r w:rsidR="00CC1CA8">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CC1CA8">
        <w:rPr>
          <w:noProof/>
        </w:rPr>
        <w:t>474</w:t>
      </w:r>
      <w:r w:rsidR="003A78C2">
        <w:fldChar w:fldCharType="end"/>
      </w:r>
    </w:p>
    <w:p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CC1CA8">
        <w:t>Psalm</w:t>
      </w:r>
      <w:r w:rsidR="00CC1CA8" w:rsidRPr="00AB1781">
        <w:t xml:space="preserve"> 124</w:t>
      </w:r>
      <w:r w:rsidR="00CC1CA8">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CC1CA8">
        <w:rPr>
          <w:noProof/>
        </w:rPr>
        <w:t>475</w:t>
      </w:r>
      <w:r w:rsidR="003A78C2">
        <w:fldChar w:fldCharType="end"/>
      </w:r>
    </w:p>
    <w:p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CC1CA8">
        <w:t>Psalm</w:t>
      </w:r>
      <w:r w:rsidR="00CC1CA8" w:rsidRPr="00AB1781">
        <w:t xml:space="preserve"> 125</w:t>
      </w:r>
      <w:r w:rsidR="00CC1CA8">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CC1CA8">
        <w:t>Psalm</w:t>
      </w:r>
      <w:r w:rsidR="00CC1CA8" w:rsidRPr="00AB1781">
        <w:t xml:space="preserve"> 126</w:t>
      </w:r>
      <w:r w:rsidR="00CC1CA8">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CC1CA8">
        <w:rPr>
          <w:noProof/>
        </w:rPr>
        <w:t>476</w:t>
      </w:r>
      <w:r w:rsidR="003A78C2">
        <w:fldChar w:fldCharType="end"/>
      </w:r>
    </w:p>
    <w:p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CC1CA8">
        <w:t>Psalm</w:t>
      </w:r>
      <w:r w:rsidR="00CC1CA8" w:rsidRPr="00AB1781">
        <w:t xml:space="preserve"> 127</w:t>
      </w:r>
      <w:r w:rsidR="00CC1CA8">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CC1CA8">
        <w:rPr>
          <w:noProof/>
        </w:rPr>
        <w:t>477</w:t>
      </w:r>
      <w:r w:rsidR="003A78C2">
        <w:fldChar w:fldCharType="end"/>
      </w:r>
    </w:p>
    <w:p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CC1CA8">
        <w:t>Psalm</w:t>
      </w:r>
      <w:r w:rsidR="00CC1CA8" w:rsidRPr="00AB1781">
        <w:t xml:space="preserve"> 128</w:t>
      </w:r>
      <w:r w:rsidR="00CC1CA8">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CC1CA8">
        <w:rPr>
          <w:noProof/>
        </w:rPr>
        <w:t>478</w:t>
      </w:r>
      <w:r w:rsidR="003A78C2">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97"/>
      <w:r w:rsidRPr="001A4291">
        <w:t xml:space="preserve">intercede </w:t>
      </w:r>
      <w:commentRangeEnd w:id="97"/>
      <w:r w:rsidR="00EC5901">
        <w:rPr>
          <w:rStyle w:val="CommentReference"/>
          <w:lang w:val="en-CA"/>
        </w:rPr>
        <w:commentReference w:id="97"/>
      </w:r>
      <w:r w:rsidRPr="001A4291">
        <w:t>for the salvation of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lastRenderedPageBreak/>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5"/>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CC1CA8">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98" w:name="_Toc410196181"/>
      <w:bookmarkStart w:id="99" w:name="_Toc410196413"/>
      <w:bookmarkStart w:id="100" w:name="_Toc410196915"/>
      <w:bookmarkStart w:id="101" w:name="_Ref434580482"/>
      <w:r>
        <w:t xml:space="preserve">The Psalms of the </w:t>
      </w:r>
      <w:bookmarkEnd w:id="98"/>
      <w:bookmarkEnd w:id="99"/>
      <w:bookmarkEnd w:id="100"/>
      <w:r w:rsidR="006D16F9">
        <w:t>Morning Watch</w:t>
      </w:r>
      <w:bookmarkEnd w:id="101"/>
    </w:p>
    <w:p w:rsidR="006A0403" w:rsidRDefault="006A0403" w:rsidP="006A0403">
      <w:pPr>
        <w:pStyle w:val="Rubric"/>
      </w:pPr>
      <w:r>
        <w:t>The Psalms of Compline shall be recited,</w:t>
      </w:r>
    </w:p>
    <w:p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CC1CA8">
        <w:t>Psalm</w:t>
      </w:r>
      <w:r w:rsidR="00CC1CA8" w:rsidRPr="00AB1781">
        <w:t xml:space="preserve"> 129</w:t>
      </w:r>
      <w:r w:rsidR="00CC1CA8">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CC1CA8">
        <w:rPr>
          <w:rFonts w:cstheme="minorBidi"/>
          <w:noProof/>
        </w:rPr>
        <w:t>478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CC1CA8">
        <w:t>Psalm</w:t>
      </w:r>
      <w:r w:rsidR="00CC1CA8" w:rsidRPr="00AB1781">
        <w:t xml:space="preserve"> 130</w:t>
      </w:r>
      <w:r w:rsidR="00CC1CA8">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CC1CA8">
        <w:rPr>
          <w:rFonts w:cstheme="minorBidi"/>
          <w:noProof/>
        </w:rPr>
        <w:t>479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CC1CA8">
        <w:t>Psalm</w:t>
      </w:r>
      <w:r w:rsidR="00CC1CA8" w:rsidRPr="00AB1781">
        <w:t xml:space="preserve"> 131</w:t>
      </w:r>
      <w:r w:rsidR="00CC1CA8">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CC1CA8">
        <w:rPr>
          <w:rFonts w:cstheme="minorBidi"/>
          <w:noProof/>
        </w:rPr>
        <w:t>480</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CC1CA8">
        <w:t>Psalm</w:t>
      </w:r>
      <w:r w:rsidR="00CC1CA8" w:rsidRPr="00AB1781">
        <w:t xml:space="preserve"> 132</w:t>
      </w:r>
      <w:r w:rsidR="00CC1CA8">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CC1CA8">
        <w:rPr>
          <w:rFonts w:cstheme="minorBidi"/>
          <w:noProof/>
        </w:rPr>
        <w:t>481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CC1CA8">
        <w:t>Psalm</w:t>
      </w:r>
      <w:r w:rsidR="00CC1CA8" w:rsidRPr="00AB1781">
        <w:t xml:space="preserve"> 133</w:t>
      </w:r>
      <w:r w:rsidR="00CC1CA8">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CC1CA8">
        <w:rPr>
          <w:rFonts w:cstheme="minorBidi"/>
          <w:noProof/>
        </w:rPr>
        <w:t>482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CC1CA8">
        <w:t>Psalm</w:t>
      </w:r>
      <w:r w:rsidR="00CC1CA8" w:rsidRPr="00AB1781">
        <w:t xml:space="preserve"> 136</w:t>
      </w:r>
      <w:r w:rsidR="00CC1CA8">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CC1CA8">
        <w:rPr>
          <w:rFonts w:cstheme="minorBidi"/>
          <w:noProof/>
        </w:rPr>
        <w:t>486</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CC1CA8">
        <w:t>Psalm</w:t>
      </w:r>
      <w:r w:rsidR="00CC1CA8" w:rsidRPr="00AB1781">
        <w:t xml:space="preserve"> 137</w:t>
      </w:r>
      <w:r w:rsidR="00CC1CA8">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CC1CA8">
        <w:rPr>
          <w:rFonts w:cstheme="minorBidi"/>
          <w:noProof/>
        </w:rPr>
        <w:t>487</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CC1CA8">
        <w:t>Psalm</w:t>
      </w:r>
      <w:r w:rsidR="00CC1CA8" w:rsidRPr="00AB1781">
        <w:t xml:space="preserve"> 140</w:t>
      </w:r>
      <w:r w:rsidR="00CC1CA8">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CC1CA8">
        <w:rPr>
          <w:rFonts w:cstheme="minorBidi"/>
          <w:noProof/>
        </w:rPr>
        <w:t>491</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CC1CA8">
        <w:t>Psalm</w:t>
      </w:r>
      <w:r w:rsidR="00CC1CA8" w:rsidRPr="00AB1781">
        <w:t xml:space="preserve"> 141</w:t>
      </w:r>
      <w:r w:rsidR="00CC1CA8">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CC1CA8">
        <w:rPr>
          <w:rFonts w:cstheme="minorBidi"/>
          <w:noProof/>
        </w:rPr>
        <w:t>492</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CC1CA8">
        <w:t>Psalm</w:t>
      </w:r>
      <w:r w:rsidR="00CC1CA8" w:rsidRPr="00AB1781">
        <w:t xml:space="preserve"> 145</w:t>
      </w:r>
      <w:r w:rsidR="00CC1CA8">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CC1CA8">
        <w:rPr>
          <w:rFonts w:cstheme="minorBidi"/>
          <w:noProof/>
        </w:rPr>
        <w:t>498</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CC1CA8">
        <w:t>Psalm</w:t>
      </w:r>
      <w:r w:rsidR="00CC1CA8" w:rsidRPr="00AB1781">
        <w:t xml:space="preserve"> 146</w:t>
      </w:r>
      <w:r w:rsidR="00CC1CA8">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CC1CA8">
        <w:rPr>
          <w:rFonts w:cstheme="minorBidi"/>
          <w:noProof/>
        </w:rPr>
        <w:t>499</w:t>
      </w:r>
      <w:r w:rsidR="003A78C2" w:rsidRPr="00AC19C5">
        <w:rPr>
          <w:rFonts w:cstheme="minorBidi"/>
        </w:rPr>
        <w:fldChar w:fldCharType="end"/>
      </w:r>
    </w:p>
    <w:p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CC1CA8">
        <w:t>Psalm</w:t>
      </w:r>
      <w:r w:rsidR="00CC1CA8" w:rsidRPr="00AB1781">
        <w:t xml:space="preserve"> 147</w:t>
      </w:r>
      <w:r w:rsidR="00CC1CA8">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CC1CA8">
        <w:rPr>
          <w:rFonts w:cstheme="minorBidi"/>
          <w:noProof/>
        </w:rPr>
        <w:t>500</w:t>
      </w:r>
      <w:r w:rsidR="003A78C2" w:rsidRPr="00AC19C5">
        <w:rPr>
          <w:rFonts w:cstheme="minorBidi"/>
        </w:rPr>
        <w:fldChar w:fldCharType="end"/>
      </w:r>
    </w:p>
    <w:p w:rsidR="006A0403" w:rsidRDefault="00F87651" w:rsidP="006A0403">
      <w:pPr>
        <w:pStyle w:val="Heading5"/>
      </w:pPr>
      <w:r>
        <w:lastRenderedPageBreak/>
        <w:t>The Gospel from Saint Luke</w:t>
      </w:r>
      <w:r w:rsidR="006A0403">
        <w:t xml:space="preserve"> 12:32 46</w:t>
      </w:r>
    </w:p>
    <w:p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02"/>
      <w:r w:rsidR="006A0403">
        <w:t>unbelievers</w:t>
      </w:r>
      <w:commentRangeEnd w:id="102"/>
      <w:r w:rsidR="006A0403">
        <w:rPr>
          <w:rStyle w:val="CommentReference"/>
          <w:lang w:val="en-CA"/>
        </w:rPr>
        <w:commentReference w:id="102"/>
      </w:r>
      <w:r>
        <w:t xml:space="preserve">.” </w:t>
      </w:r>
      <w:r>
        <w:rPr>
          <w:i/>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w:t>
      </w:r>
      <w:r w:rsidRPr="001A4291">
        <w:lastRenderedPageBreak/>
        <w:t xml:space="preserve">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964F23" w:rsidRDefault="00964F23" w:rsidP="00964F23">
      <w:pPr>
        <w:pStyle w:val="Heading3"/>
      </w:pPr>
      <w:bookmarkStart w:id="103" w:name="_Toc410196182"/>
      <w:bookmarkStart w:id="104" w:name="_Toc410196414"/>
      <w:bookmarkStart w:id="105" w:name="_Toc410196916"/>
      <w:r>
        <w:t>The Midnight Praise</w:t>
      </w:r>
      <w:bookmarkEnd w:id="103"/>
      <w:bookmarkEnd w:id="104"/>
      <w:bookmarkEnd w:id="105"/>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106"/>
            <w:r>
              <w:t>Arise</w:t>
            </w:r>
            <w:commentRangeEnd w:id="106"/>
            <w:r>
              <w:rPr>
                <w:rStyle w:val="CommentReference"/>
              </w:rPr>
              <w:commentReference w:id="106"/>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107"/>
            <w:r>
              <w:t>flesh</w:t>
            </w:r>
            <w:commentRangeEnd w:id="107"/>
            <w:r>
              <w:rPr>
                <w:rStyle w:val="CommentReference"/>
              </w:rPr>
              <w:commentReference w:id="107"/>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And </w:t>
            </w:r>
            <w:commentRangeStart w:id="108"/>
            <w:r w:rsidRPr="004E04E2">
              <w:t xml:space="preserve">send up </w:t>
            </w:r>
            <w:commentRangeEnd w:id="108"/>
            <w:r>
              <w:rPr>
                <w:rStyle w:val="CommentReference"/>
              </w:rPr>
              <w:commentReference w:id="108"/>
            </w:r>
            <w:r>
              <w:t>to</w:t>
            </w:r>
            <w:r w:rsidRPr="004E04E2">
              <w:t xml:space="preserve"> </w:t>
            </w:r>
            <w:r>
              <w:t>You</w:t>
            </w:r>
            <w:r w:rsidRPr="004E04E2">
              <w:t xml:space="preserve"> a befitting </w:t>
            </w:r>
            <w:commentRangeStart w:id="109"/>
            <w:r w:rsidRPr="004E04E2">
              <w:t>doxology</w:t>
            </w:r>
            <w:commentRangeEnd w:id="109"/>
            <w:r>
              <w:rPr>
                <w:rStyle w:val="CommentReference"/>
              </w:rPr>
              <w:commentReference w:id="109"/>
            </w:r>
            <w:r w:rsidRPr="004E04E2">
              <w:t xml:space="preserve">, and win the forgiveness of our many sins: </w:t>
            </w:r>
            <w:commentRangeStart w:id="110"/>
            <w:r w:rsidRPr="004E04E2">
              <w:t xml:space="preserve">Glory to </w:t>
            </w:r>
            <w:r>
              <w:t>You</w:t>
            </w:r>
            <w:r w:rsidRPr="004E04E2">
              <w:t xml:space="preserve"> </w:t>
            </w:r>
            <w:commentRangeEnd w:id="110"/>
            <w:r>
              <w:rPr>
                <w:rStyle w:val="CommentReference"/>
              </w:rPr>
              <w:commentReference w:id="110"/>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11"/>
            <w:r w:rsidRPr="004E04E2">
              <w:t xml:space="preserve">Who </w:t>
            </w:r>
            <w:commentRangeEnd w:id="111"/>
            <w:r>
              <w:rPr>
                <w:rStyle w:val="CommentReference"/>
              </w:rPr>
              <w:commentReference w:id="111"/>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12"/>
            <w:r w:rsidRPr="004E04E2">
              <w:t>to the sanctuary</w:t>
            </w:r>
            <w:commentRangeEnd w:id="112"/>
            <w:r>
              <w:rPr>
                <w:rStyle w:val="CommentReference"/>
              </w:rPr>
              <w:commentReference w:id="112"/>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13"/>
            <w:r w:rsidRPr="004E04E2">
              <w:t xml:space="preserve">you out </w:t>
            </w:r>
            <w:commentRangeEnd w:id="113"/>
            <w:r>
              <w:rPr>
                <w:rStyle w:val="CommentReference"/>
              </w:rPr>
              <w:commentReference w:id="113"/>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14"/>
            <w:r w:rsidRPr="004E04E2">
              <w:t xml:space="preserve">supplication </w:t>
            </w:r>
            <w:commentRangeEnd w:id="114"/>
            <w:r>
              <w:rPr>
                <w:rStyle w:val="CommentReference"/>
              </w:rPr>
              <w:commentReference w:id="11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15"/>
            <w:r w:rsidRPr="004E04E2">
              <w:t xml:space="preserve">petition </w:t>
            </w:r>
            <w:commentRangeEnd w:id="115"/>
            <w:r>
              <w:rPr>
                <w:rStyle w:val="CommentReference"/>
              </w:rPr>
              <w:commentReference w:id="115"/>
            </w:r>
            <w:r w:rsidRPr="004E04E2">
              <w:t xml:space="preserve">shall come in before </w:t>
            </w:r>
            <w:r w:rsidR="001040C8">
              <w:t>You</w:t>
            </w:r>
            <w:r w:rsidRPr="004E04E2">
              <w:t xml:space="preserve">: </w:t>
            </w:r>
            <w:commentRangeStart w:id="116"/>
            <w:r w:rsidRPr="004E04E2">
              <w:t xml:space="preserve">revive </w:t>
            </w:r>
            <w:commentRangeEnd w:id="116"/>
            <w:r>
              <w:rPr>
                <w:rStyle w:val="CommentReference"/>
              </w:rPr>
              <w:commentReference w:id="116"/>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1744DD">
            <w:pPr>
              <w:pStyle w:val="EngEnd"/>
            </w:pPr>
            <w:r w:rsidRPr="004E04E2">
              <w:t xml:space="preserve">My lips </w:t>
            </w:r>
            <w:r w:rsidR="001744DD">
              <w:t>shall</w:t>
            </w:r>
            <w:r w:rsidRPr="004E04E2">
              <w:t xml:space="preserve"> </w:t>
            </w:r>
            <w:commentRangeStart w:id="117"/>
            <w:r w:rsidRPr="004E04E2">
              <w:t>pour forth</w:t>
            </w:r>
            <w:commentRangeEnd w:id="117"/>
            <w:r>
              <w:rPr>
                <w:rStyle w:val="CommentReference"/>
              </w:rPr>
              <w:commentReference w:id="117"/>
            </w:r>
            <w:r w:rsidRPr="004E04E2">
              <w:t xml:space="preserve"> </w:t>
            </w:r>
            <w:commentRangeStart w:id="118"/>
            <w:r w:rsidRPr="004E04E2">
              <w:t>blessing</w:t>
            </w:r>
            <w:commentRangeEnd w:id="118"/>
            <w:r>
              <w:rPr>
                <w:rStyle w:val="CommentReference"/>
              </w:rPr>
              <w:commentReference w:id="11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tongue </w:t>
            </w:r>
            <w:r>
              <w:t>will</w:t>
            </w:r>
            <w:r w:rsidRPr="004E04E2">
              <w:t xml:space="preserve"> </w:t>
            </w:r>
            <w:commentRangeStart w:id="119"/>
            <w:r w:rsidRPr="004E04E2">
              <w:t xml:space="preserve">respond </w:t>
            </w:r>
            <w:commentRangeEnd w:id="119"/>
            <w:r>
              <w:rPr>
                <w:rStyle w:val="CommentReference"/>
              </w:rPr>
              <w:commentReference w:id="119"/>
            </w:r>
            <w:r w:rsidRPr="004E04E2">
              <w:t xml:space="preserve">with </w:t>
            </w:r>
            <w:r>
              <w:t>Your</w:t>
            </w:r>
            <w:r w:rsidRPr="004E04E2">
              <w:t xml:space="preserve"> words: for all </w:t>
            </w:r>
            <w:r>
              <w:t>Your</w:t>
            </w:r>
            <w:r w:rsidRPr="004E04E2">
              <w:t xml:space="preserve"> commandments are </w:t>
            </w:r>
            <w:commentRangeStart w:id="120"/>
            <w:r w:rsidRPr="004E04E2">
              <w:t>righteous</w:t>
            </w:r>
            <w:commentRangeEnd w:id="120"/>
            <w:r>
              <w:rPr>
                <w:rStyle w:val="CommentReference"/>
              </w:rPr>
              <w:commentReference w:id="120"/>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21"/>
            <w:r w:rsidRPr="004E04E2">
              <w:t>meditation</w:t>
            </w:r>
            <w:commentRangeEnd w:id="121"/>
            <w:r>
              <w:rPr>
                <w:rStyle w:val="CommentReference"/>
              </w:rPr>
              <w:commentReference w:id="12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22"/>
            <w:r w:rsidRPr="004E04E2">
              <w:t>always</w:t>
            </w:r>
            <w:commentRangeEnd w:id="122"/>
            <w:r>
              <w:rPr>
                <w:rStyle w:val="CommentReference"/>
              </w:rPr>
              <w:commentReference w:id="12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23"/>
            <w:r w:rsidRPr="004E04E2">
              <w:rPr>
                <w:rFonts w:eastAsia="@MingLiU"/>
              </w:rPr>
              <w:t xml:space="preserve">and </w:t>
            </w:r>
            <w:commentRangeEnd w:id="123"/>
            <w:r>
              <w:rPr>
                <w:rStyle w:val="CommentReference"/>
              </w:rPr>
              <w:commentReference w:id="12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rPr>
                <w:rFonts w:eastAsia="@MingLiU"/>
              </w:rPr>
              <w:t xml:space="preserve">Glory </w:t>
            </w:r>
            <w:commentRangeStart w:id="124"/>
            <w:r w:rsidRPr="004E04E2">
              <w:rPr>
                <w:rFonts w:eastAsia="@MingLiU"/>
              </w:rPr>
              <w:t xml:space="preserve">to </w:t>
            </w:r>
            <w:commentRangeEnd w:id="124"/>
            <w:r>
              <w:rPr>
                <w:rStyle w:val="CommentReference"/>
              </w:rPr>
              <w:commentReference w:id="12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25"/>
            <w:r w:rsidRPr="004E04E2">
              <w:t xml:space="preserve">to </w:t>
            </w:r>
            <w:commentRangeEnd w:id="125"/>
            <w:r>
              <w:rPr>
                <w:rStyle w:val="CommentReference"/>
              </w:rPr>
              <w:commentReference w:id="125"/>
            </w:r>
            <w:r>
              <w:t>You</w:t>
            </w:r>
            <w:r w:rsidRPr="004E04E2">
              <w:t>, O Only</w:t>
            </w:r>
            <w:r w:rsidRPr="004E04E2">
              <w:noBreakHyphen/>
            </w:r>
            <w:commentRangeStart w:id="126"/>
            <w:r w:rsidRPr="004E04E2">
              <w:t>Begotten</w:t>
            </w:r>
            <w:commentRangeEnd w:id="126"/>
            <w:r>
              <w:rPr>
                <w:rStyle w:val="CommentReference"/>
              </w:rPr>
              <w:commentReference w:id="126"/>
            </w:r>
            <w:r w:rsidR="001225FA">
              <w:t xml:space="preserve">. </w:t>
            </w:r>
            <w:r w:rsidRPr="004E04E2">
              <w:t xml:space="preserve">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27"/>
            <w:r w:rsidRPr="004E04E2">
              <w:t xml:space="preserve">utter </w:t>
            </w:r>
            <w:commentRangeEnd w:id="127"/>
            <w:r>
              <w:rPr>
                <w:rStyle w:val="CommentReference"/>
              </w:rPr>
              <w:commentReference w:id="127"/>
            </w:r>
            <w:r>
              <w:t>Your</w:t>
            </w:r>
            <w:r w:rsidRPr="004E04E2">
              <w:t xml:space="preserve"> praise</w:t>
            </w:r>
            <w:r w:rsidR="001225FA">
              <w:t xml:space="preserve">. </w:t>
            </w:r>
            <w:r w:rsidRPr="004E04E2">
              <w:t>Amen</w:t>
            </w:r>
            <w:r w:rsidR="001225FA">
              <w:t xml:space="preserve">. </w:t>
            </w:r>
            <w:r w:rsidRPr="004E04E2">
              <w:t>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4"/>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xml:space="preserve">. The </w:t>
      </w:r>
      <w:r w:rsidR="00237D47">
        <w:t>Preceding</w:t>
      </w:r>
      <w:r>
        <w:t xml:space="preserve"> Hymn, "Arise", may be omitted rather than said before the Koiak Canticle, especially if it has already been said with the First Watch of Midnight Psalms.</w:t>
      </w:r>
    </w:p>
    <w:p w:rsidR="00964F23" w:rsidRDefault="00964F23" w:rsidP="00964F23">
      <w:pPr>
        <w:pStyle w:val="Heading4"/>
      </w:pPr>
      <w:bookmarkStart w:id="128" w:name="_Toc297322053"/>
      <w:bookmarkStart w:id="129" w:name="_Toc297407698"/>
      <w:bookmarkStart w:id="130" w:name="_Toc298445750"/>
      <w:bookmarkStart w:id="131" w:name="_Toc298681233"/>
      <w:bookmarkStart w:id="132" w:name="_Toc298447475"/>
      <w:bookmarkStart w:id="133"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CC1CA8">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34"/>
            <w:r>
              <w:t xml:space="preserve">consider </w:t>
            </w:r>
            <w:commentRangeEnd w:id="134"/>
            <w:r>
              <w:rPr>
                <w:rStyle w:val="CommentReference"/>
                <w:lang w:val="en-CA"/>
              </w:rPr>
              <w:commentReference w:id="134"/>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35"/>
            <w:r>
              <w:t xml:space="preserve">none </w:t>
            </w:r>
            <w:commentRangeEnd w:id="135"/>
            <w:r>
              <w:rPr>
                <w:rStyle w:val="CommentReference"/>
                <w:lang w:val="en-CA"/>
              </w:rPr>
              <w:commentReference w:id="135"/>
            </w:r>
            <w:r>
              <w:t>but You.</w:t>
            </w:r>
          </w:p>
          <w:p w:rsidR="005E263F" w:rsidRDefault="005E263F" w:rsidP="005E263F">
            <w:pPr>
              <w:pStyle w:val="EngHangEnd"/>
            </w:pPr>
            <w:commentRangeStart w:id="136"/>
            <w:r>
              <w:t xml:space="preserve">After </w:t>
            </w:r>
            <w:commentRangeEnd w:id="136"/>
            <w:r>
              <w:rPr>
                <w:rStyle w:val="CommentReference"/>
                <w:lang w:val="en-CA"/>
              </w:rPr>
              <w:commentReference w:id="136"/>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37"/>
            <w:r>
              <w:t xml:space="preserve">to </w:t>
            </w:r>
            <w:commentRangeEnd w:id="137"/>
            <w:r>
              <w:rPr>
                <w:rStyle w:val="CommentReference"/>
                <w:lang w:val="en-CA"/>
              </w:rPr>
              <w:commentReference w:id="137"/>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8"/>
            <w:r>
              <w:t>joyful</w:t>
            </w:r>
            <w:commentRangeEnd w:id="138"/>
            <w:r>
              <w:rPr>
                <w:rStyle w:val="CommentReference"/>
                <w:lang w:val="en-CA"/>
              </w:rPr>
              <w:commentReference w:id="138"/>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9"/>
            <w:r>
              <w:t xml:space="preserve">perfect </w:t>
            </w:r>
            <w:commentRangeEnd w:id="139"/>
            <w:r>
              <w:rPr>
                <w:rStyle w:val="CommentReference"/>
                <w:lang w:val="en-CA"/>
              </w:rPr>
              <w:commentReference w:id="139"/>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40"/>
            <w:r>
              <w:t xml:space="preserve">sealed </w:t>
            </w:r>
            <w:commentRangeEnd w:id="140"/>
            <w:r>
              <w:rPr>
                <w:rStyle w:val="CommentReference"/>
                <w:lang w:val="en-CA"/>
              </w:rPr>
              <w:commentReference w:id="140"/>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41"/>
            <w:r>
              <w:t xml:space="preserve">fragrant </w:t>
            </w:r>
            <w:commentRangeEnd w:id="141"/>
            <w:r>
              <w:rPr>
                <w:rStyle w:val="CommentReference"/>
                <w:lang w:val="en-CA"/>
              </w:rPr>
              <w:commentReference w:id="141"/>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42"/>
            <w:r>
              <w:t>spices</w:t>
            </w:r>
            <w:commentRangeEnd w:id="142"/>
            <w:r>
              <w:rPr>
                <w:rStyle w:val="CommentReference"/>
                <w:lang w:val="en-CA"/>
              </w:rPr>
              <w:commentReference w:id="142"/>
            </w:r>
            <w:r>
              <w:t>,</w:t>
            </w:r>
          </w:p>
          <w:p w:rsidR="005E263F" w:rsidRDefault="005E263F" w:rsidP="005E263F">
            <w:pPr>
              <w:pStyle w:val="EngHangEnd"/>
            </w:pPr>
            <w:r>
              <w:t xml:space="preserve">"Behold and see that the Saviour </w:t>
            </w:r>
            <w:commentRangeStart w:id="143"/>
            <w:r>
              <w:t xml:space="preserve">is risen </w:t>
            </w:r>
            <w:commentRangeEnd w:id="143"/>
            <w:r>
              <w:rPr>
                <w:rStyle w:val="CommentReference"/>
                <w:lang w:val="en-CA"/>
              </w:rPr>
              <w:commentReference w:id="143"/>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44"/>
            <w:r>
              <w:t>A</w:t>
            </w:r>
            <w:commentRangeEnd w:id="144"/>
            <w:r>
              <w:rPr>
                <w:rStyle w:val="CommentReference"/>
                <w:lang w:val="en-CA"/>
              </w:rPr>
              <w:commentReference w:id="144"/>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45"/>
            <w:r>
              <w:t xml:space="preserve">We </w:t>
            </w:r>
            <w:commentRangeEnd w:id="145"/>
            <w:r>
              <w:rPr>
                <w:rStyle w:val="CommentReference"/>
                <w:lang w:val="en-CA"/>
              </w:rPr>
              <w:commentReference w:id="145"/>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46"/>
            <w:r>
              <w:t>alteration</w:t>
            </w:r>
            <w:commentRangeEnd w:id="146"/>
            <w:r>
              <w:rPr>
                <w:rStyle w:val="CommentReference"/>
                <w:lang w:val="en-CA"/>
              </w:rPr>
              <w:commentReference w:id="146"/>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8"/>
      <w:bookmarkEnd w:id="129"/>
      <w:bookmarkEnd w:id="130"/>
      <w:bookmarkEnd w:id="131"/>
      <w:bookmarkEnd w:id="132"/>
      <w:bookmarkEnd w:id="133"/>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47"/>
            <w:r>
              <w:t>glorify Him</w:t>
            </w:r>
            <w:commentRangeEnd w:id="147"/>
            <w:r>
              <w:rPr>
                <w:rStyle w:val="CommentReference"/>
                <w:lang w:val="en-CA"/>
              </w:rPr>
              <w:commentReference w:id="147"/>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8"/>
            <w:r>
              <w:t xml:space="preserve">when he shatters </w:t>
            </w:r>
            <w:commentRangeEnd w:id="148"/>
            <w:r>
              <w:rPr>
                <w:rStyle w:val="CommentReference"/>
                <w:lang w:val="en-CA"/>
              </w:rPr>
              <w:commentReference w:id="148"/>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9"/>
            <w:r>
              <w:t xml:space="preserve">chosen </w:t>
            </w:r>
            <w:commentRangeEnd w:id="149"/>
            <w:r>
              <w:rPr>
                <w:rStyle w:val="CommentReference"/>
                <w:lang w:val="en-CA"/>
              </w:rPr>
              <w:commentReference w:id="149"/>
            </w:r>
            <w:r>
              <w:t xml:space="preserve">mounted </w:t>
            </w:r>
            <w:commentRangeStart w:id="150"/>
            <w:r>
              <w:t xml:space="preserve">captains </w:t>
            </w:r>
            <w:commentRangeEnd w:id="150"/>
            <w:r>
              <w:rPr>
                <w:rStyle w:val="CommentReference"/>
                <w:lang w:val="en-CA"/>
              </w:rPr>
              <w:commentReference w:id="150"/>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51"/>
            <w:r>
              <w:t xml:space="preserve">was </w:t>
            </w:r>
            <w:commentRangeEnd w:id="151"/>
            <w:r>
              <w:rPr>
                <w:rStyle w:val="CommentReference"/>
                <w:lang w:val="en-CA"/>
              </w:rPr>
              <w:commentReference w:id="151"/>
            </w:r>
            <w:r>
              <w:t xml:space="preserve">glorified in power. Your right hand, O Lord, </w:t>
            </w:r>
            <w:commentRangeStart w:id="152"/>
            <w:r>
              <w:t xml:space="preserve">crushed </w:t>
            </w:r>
            <w:commentRangeEnd w:id="152"/>
            <w:r>
              <w:rPr>
                <w:rStyle w:val="CommentReference"/>
                <w:lang w:val="en-CA"/>
              </w:rPr>
              <w:commentReference w:id="152"/>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53"/>
            <w:r>
              <w:t xml:space="preserve">shattered </w:t>
            </w:r>
            <w:commentRangeEnd w:id="153"/>
            <w:r>
              <w:rPr>
                <w:rStyle w:val="CommentReference"/>
                <w:lang w:val="en-CA"/>
              </w:rPr>
              <w:commentReference w:id="153"/>
            </w:r>
            <w:commentRangeStart w:id="154"/>
            <w:r>
              <w:t>Your enemies</w:t>
            </w:r>
            <w:commentRangeEnd w:id="154"/>
            <w:r>
              <w:rPr>
                <w:rStyle w:val="CommentReference"/>
                <w:lang w:val="en-CA"/>
              </w:rPr>
              <w:commentReference w:id="154"/>
            </w:r>
            <w:r>
              <w:t xml:space="preserve">; You </w:t>
            </w:r>
            <w:commentRangeStart w:id="155"/>
            <w:r>
              <w:t xml:space="preserve">sent </w:t>
            </w:r>
            <w:commentRangeEnd w:id="155"/>
            <w:r>
              <w:rPr>
                <w:rStyle w:val="CommentReference"/>
                <w:lang w:val="en-CA"/>
              </w:rPr>
              <w:commentReference w:id="155"/>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56"/>
            <w:r>
              <w:t>holy</w:t>
            </w:r>
            <w:commentRangeEnd w:id="156"/>
            <w:r>
              <w:rPr>
                <w:rStyle w:val="CommentReference"/>
                <w:lang w:val="en-CA"/>
              </w:rPr>
              <w:commentReference w:id="156"/>
            </w:r>
            <w:r>
              <w:t xml:space="preserve">, awesome in </w:t>
            </w:r>
            <w:commentRangeStart w:id="157"/>
            <w:r>
              <w:t>glorious deeds</w:t>
            </w:r>
            <w:commentRangeEnd w:id="157"/>
            <w:r>
              <w:rPr>
                <w:rStyle w:val="CommentReference"/>
                <w:lang w:val="en-CA"/>
              </w:rPr>
              <w:commentReference w:id="157"/>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8"/>
            <w:r>
              <w:t>redeemed</w:t>
            </w:r>
            <w:commentRangeEnd w:id="158"/>
            <w:r>
              <w:rPr>
                <w:rStyle w:val="CommentReference"/>
                <w:lang w:val="en-CA"/>
              </w:rPr>
              <w:commentReference w:id="158"/>
            </w:r>
            <w:r>
              <w:t xml:space="preserve">; You called them by Your power into Your holy </w:t>
            </w:r>
            <w:commentRangeStart w:id="159"/>
            <w:r>
              <w:t>abode</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60"/>
            <w:r>
              <w:t xml:space="preserve">Sorrow </w:t>
            </w:r>
            <w:commentRangeEnd w:id="160"/>
            <w:r>
              <w:rPr>
                <w:rStyle w:val="CommentReference"/>
                <w:lang w:val="en-CA"/>
              </w:rPr>
              <w:commentReference w:id="160"/>
            </w:r>
            <w:r>
              <w:t>took hold on the inhabitants of</w:t>
            </w:r>
            <w:r w:rsidR="00FE0AE4">
              <w:t xml:space="preserve"> </w:t>
            </w:r>
            <w:r>
              <w:t>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61"/>
            <w:r>
              <w:t>May</w:t>
            </w:r>
            <w:commentRangeEnd w:id="161"/>
            <w:r>
              <w:rPr>
                <w:rStyle w:val="CommentReference"/>
                <w:lang w:val="en-CA"/>
              </w:rPr>
              <w:commentReference w:id="161"/>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62"/>
            <w:r>
              <w:t xml:space="preserve">reigning </w:t>
            </w:r>
            <w:commentRangeEnd w:id="162"/>
            <w:r>
              <w:rPr>
                <w:rStyle w:val="CommentReference"/>
                <w:lang w:val="en-CA"/>
              </w:rPr>
              <w:commentReference w:id="162"/>
            </w:r>
            <w:r>
              <w:t xml:space="preserve">as King forever and ever </w:t>
            </w:r>
            <w:commentRangeStart w:id="163"/>
            <w:r>
              <w:t>and beyond</w:t>
            </w:r>
            <w:commentRangeEnd w:id="163"/>
            <w:r>
              <w:rPr>
                <w:rStyle w:val="CommentReference"/>
                <w:lang w:val="en-CA"/>
              </w:rPr>
              <w:commentReference w:id="163"/>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64"/>
            <w:r>
              <w:t xml:space="preserve"> </w:t>
            </w:r>
            <w:commentRangeEnd w:id="164"/>
            <w:r>
              <w:rPr>
                <w:rStyle w:val="CommentReference"/>
                <w:lang w:val="en-CA"/>
              </w:rPr>
              <w:commentReference w:id="164"/>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65"/>
            <w:r>
              <w:t>praises</w:t>
            </w:r>
            <w:commentRangeEnd w:id="165"/>
            <w:r>
              <w:rPr>
                <w:rStyle w:val="CommentReference"/>
                <w:lang w:val="en-CA"/>
              </w:rPr>
              <w:commentReference w:id="16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66"/>
            <w:r>
              <w:t>for gloriously has He glorified Himself</w:t>
            </w:r>
            <w:commentRangeEnd w:id="166"/>
            <w:r>
              <w:rPr>
                <w:rStyle w:val="CommentReference"/>
                <w:lang w:val="en-CA"/>
              </w:rPr>
              <w:commentReference w:id="16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67"/>
            <w:r>
              <w:t>Himself</w:t>
            </w:r>
            <w:commentRangeEnd w:id="167"/>
            <w:r>
              <w:rPr>
                <w:rStyle w:val="CommentReference"/>
                <w:lang w:val="en-CA"/>
              </w:rPr>
              <w:commentReference w:id="16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8" w:name="_Toc297322054"/>
      <w:bookmarkStart w:id="169" w:name="_Toc297407699"/>
      <w:bookmarkStart w:id="170" w:name="_Toc298445751"/>
      <w:bookmarkStart w:id="171" w:name="_Toc298681234"/>
      <w:bookmarkStart w:id="172" w:name="_Toc298447476"/>
      <w:r>
        <w:t>Psali Adam</w:t>
      </w:r>
      <w:bookmarkEnd w:id="168"/>
      <w:bookmarkEnd w:id="169"/>
      <w:bookmarkEnd w:id="170"/>
      <w:bookmarkEnd w:id="171"/>
      <w:bookmarkEnd w:id="172"/>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73"/>
            <w:r>
              <w:t xml:space="preserve">The </w:t>
            </w:r>
            <w:commentRangeEnd w:id="173"/>
            <w:r>
              <w:rPr>
                <w:rStyle w:val="CommentReference"/>
                <w:lang w:val="en-CA"/>
              </w:rPr>
              <w:commentReference w:id="173"/>
            </w:r>
            <w:r>
              <w:t xml:space="preserve">water of the sea was parted into parts, And the great deep became a </w:t>
            </w:r>
            <w:commentRangeStart w:id="174"/>
            <w:r>
              <w:t>path</w:t>
            </w:r>
            <w:commentRangeEnd w:id="174"/>
            <w:r>
              <w:rPr>
                <w:rStyle w:val="CommentReference"/>
                <w:lang w:val="en-CA"/>
              </w:rPr>
              <w:commentReference w:id="174"/>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75"/>
            <w:r w:rsidRPr="00D33B3C">
              <w:rPr>
                <w:rFonts w:ascii="Times New Roman" w:hAnsi="Times New Roman" w:cs="Times New Roman"/>
              </w:rPr>
              <w:t>Ϧ</w:t>
            </w:r>
            <w:r w:rsidRPr="00D33B3C">
              <w:t>ⲉⲛ</w:t>
            </w:r>
            <w:commentRangeEnd w:id="175"/>
            <w:r>
              <w:rPr>
                <w:rStyle w:val="CommentReference"/>
                <w:rFonts w:ascii="Garamond" w:hAnsi="Garamond" w:cstheme="minorBidi"/>
                <w:noProof w:val="0"/>
                <w:lang w:val="en-CA"/>
              </w:rPr>
              <w:commentReference w:id="17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76"/>
            <w:r>
              <w:t xml:space="preserve">miraculous </w:t>
            </w:r>
            <w:commentRangeEnd w:id="176"/>
            <w:r>
              <w:rPr>
                <w:rStyle w:val="CommentReference"/>
                <w:lang w:val="en-CA"/>
              </w:rPr>
              <w:commentReference w:id="176"/>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77"/>
            <w:r>
              <w:t xml:space="preserve">passed </w:t>
            </w:r>
            <w:commentRangeEnd w:id="177"/>
            <w:r>
              <w:rPr>
                <w:rStyle w:val="CommentReference"/>
                <w:lang w:val="en-CA"/>
              </w:rPr>
              <w:commentReference w:id="177"/>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8"/>
            <w:r>
              <w:t xml:space="preserve">praising </w:t>
            </w:r>
            <w:commentRangeEnd w:id="178"/>
            <w:r>
              <w:rPr>
                <w:rStyle w:val="CommentReference"/>
                <w:lang w:val="en-CA"/>
              </w:rPr>
              <w:commentReference w:id="178"/>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9"/>
            <w:r>
              <w:t xml:space="preserve">praise </w:t>
            </w:r>
            <w:commentRangeEnd w:id="179"/>
            <w:r>
              <w:rPr>
                <w:rStyle w:val="CommentReference"/>
                <w:lang w:val="en-CA"/>
              </w:rPr>
              <w:commentReference w:id="179"/>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CC1CA8">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80" w:name="_Toc297322055"/>
      <w:bookmarkStart w:id="181" w:name="_Toc297407700"/>
      <w:bookmarkStart w:id="182" w:name="_Ref297493889"/>
      <w:bookmarkStart w:id="183" w:name="_Toc298445752"/>
      <w:bookmarkStart w:id="184" w:name="_Toc298681235"/>
      <w:bookmarkStart w:id="185" w:name="_Toc298447477"/>
      <w:bookmarkStart w:id="186" w:name="_Toc308441895"/>
      <w:bookmarkStart w:id="187" w:name="_Ref434580757"/>
      <w:bookmarkStart w:id="188" w:name="_Ref434580763"/>
      <w:r>
        <w:lastRenderedPageBreak/>
        <w:t>The Second Canticle: Psalm 135</w:t>
      </w:r>
      <w:bookmarkEnd w:id="180"/>
      <w:bookmarkEnd w:id="181"/>
      <w:bookmarkEnd w:id="182"/>
      <w:bookmarkEnd w:id="183"/>
      <w:bookmarkEnd w:id="184"/>
      <w:bookmarkEnd w:id="185"/>
      <w:bookmarkEnd w:id="186"/>
      <w:bookmarkEnd w:id="187"/>
      <w:bookmarkEnd w:id="188"/>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89"/>
            <w:r w:rsidRPr="00597158">
              <w:t xml:space="preserve">wisdom </w:t>
            </w:r>
            <w:commentRangeEnd w:id="189"/>
            <w:r>
              <w:rPr>
                <w:rStyle w:val="CommentReference"/>
                <w:rFonts w:eastAsiaTheme="minorHAnsi" w:cstheme="minorBidi"/>
                <w:color w:val="auto"/>
                <w:lang w:val="en-CA"/>
              </w:rPr>
              <w:commentReference w:id="189"/>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90"/>
            <w:r w:rsidRPr="00597158">
              <w:t>stretched out</w:t>
            </w:r>
            <w:commentRangeEnd w:id="190"/>
            <w:r>
              <w:rPr>
                <w:rStyle w:val="CommentReference"/>
                <w:rFonts w:eastAsiaTheme="minorHAnsi" w:cstheme="minorBidi"/>
                <w:color w:val="auto"/>
                <w:lang w:val="en-CA"/>
              </w:rPr>
              <w:commentReference w:id="190"/>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91"/>
            <w:r w:rsidRPr="00597158">
              <w:t xml:space="preserve">that </w:t>
            </w:r>
            <w:commentRangeEnd w:id="191"/>
            <w:r>
              <w:rPr>
                <w:rStyle w:val="CommentReference"/>
                <w:rFonts w:eastAsiaTheme="minorHAnsi" w:cstheme="minorBidi"/>
                <w:color w:val="auto"/>
                <w:lang w:val="en-CA"/>
              </w:rPr>
              <w:commentReference w:id="191"/>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92"/>
            <w:r w:rsidRPr="00597158">
              <w:t xml:space="preserve">rule </w:t>
            </w:r>
            <w:commentRangeEnd w:id="192"/>
            <w:r>
              <w:rPr>
                <w:rStyle w:val="CommentReference"/>
                <w:rFonts w:eastAsiaTheme="minorHAnsi" w:cstheme="minorBidi"/>
                <w:color w:val="auto"/>
                <w:lang w:val="en-CA"/>
              </w:rPr>
              <w:commentReference w:id="192"/>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93"/>
            <w:r w:rsidRPr="00597158">
              <w:t xml:space="preserve">stretched-out </w:t>
            </w:r>
            <w:commentRangeEnd w:id="193"/>
            <w:r>
              <w:rPr>
                <w:rStyle w:val="CommentReference"/>
                <w:rFonts w:eastAsiaTheme="minorHAnsi" w:cstheme="minorBidi"/>
                <w:color w:val="auto"/>
                <w:lang w:val="en-CA"/>
              </w:rPr>
              <w:commentReference w:id="193"/>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94"/>
            <w:r w:rsidRPr="00597158">
              <w:t xml:space="preserve">in </w:t>
            </w:r>
            <w:commentRangeEnd w:id="194"/>
            <w:r>
              <w:rPr>
                <w:rStyle w:val="CommentReference"/>
                <w:rFonts w:eastAsiaTheme="minorHAnsi" w:cstheme="minorBidi"/>
                <w:color w:val="auto"/>
                <w:lang w:val="en-CA"/>
              </w:rPr>
              <w:commentReference w:id="194"/>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95" w:name="_Toc297322056"/>
      <w:bookmarkStart w:id="196" w:name="_Toc297407701"/>
      <w:bookmarkStart w:id="197" w:name="_Toc298445753"/>
      <w:bookmarkStart w:id="198" w:name="_Toc298681236"/>
      <w:bookmarkStart w:id="199" w:name="_Toc298447478"/>
      <w:r>
        <w:t>Psali Adam</w:t>
      </w:r>
      <w:bookmarkEnd w:id="195"/>
      <w:bookmarkEnd w:id="196"/>
      <w:bookmarkEnd w:id="197"/>
      <w:bookmarkEnd w:id="198"/>
      <w:bookmarkEnd w:id="199"/>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200"/>
            <w:r w:rsidRPr="004C0CA2">
              <w:t xml:space="preserve">brought </w:t>
            </w:r>
            <w:commentRangeEnd w:id="200"/>
            <w:r>
              <w:rPr>
                <w:rStyle w:val="CommentReference"/>
                <w:rFonts w:eastAsiaTheme="minorHAnsi" w:cstheme="minorBidi"/>
                <w:color w:val="auto"/>
                <w:lang w:val="en-CA"/>
              </w:rPr>
              <w:commentReference w:id="200"/>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201" w:name="_Toc297322057"/>
      <w:bookmarkStart w:id="202" w:name="_Toc297407702"/>
      <w:bookmarkStart w:id="203" w:name="_Toc298445754"/>
      <w:bookmarkStart w:id="204" w:name="_Toc298681237"/>
      <w:bookmarkStart w:id="205" w:name="_Toc298447479"/>
      <w:bookmarkStart w:id="206" w:name="_Toc308441896"/>
      <w:r>
        <w:lastRenderedPageBreak/>
        <w:t>The Third Canticle: The Song of the Three Children</w:t>
      </w:r>
      <w:bookmarkEnd w:id="201"/>
      <w:bookmarkEnd w:id="202"/>
      <w:bookmarkEnd w:id="203"/>
      <w:bookmarkEnd w:id="204"/>
      <w:bookmarkEnd w:id="205"/>
      <w:bookmarkEnd w:id="206"/>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207"/>
            <w:r w:rsidRPr="00BE273A">
              <w:t xml:space="preserve">Blessed </w:t>
            </w:r>
            <w:commentRangeEnd w:id="207"/>
            <w:r w:rsidRPr="00BE273A">
              <w:rPr>
                <w:rStyle w:val="CommentReference"/>
                <w:rFonts w:eastAsiaTheme="minorHAnsi"/>
                <w:sz w:val="24"/>
              </w:rPr>
              <w:commentReference w:id="207"/>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208"/>
            <w:r w:rsidRPr="00BE273A">
              <w:t>heaven</w:t>
            </w:r>
            <w:commentRangeEnd w:id="208"/>
            <w:r w:rsidRPr="00BE273A">
              <w:rPr>
                <w:rStyle w:val="CommentReference"/>
                <w:rFonts w:eastAsiaTheme="minorHAnsi"/>
                <w:sz w:val="24"/>
              </w:rPr>
              <w:commentReference w:id="20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9"/>
            <w:r w:rsidRPr="00BE273A">
              <w:t xml:space="preserve">clouds </w:t>
            </w:r>
            <w:commentRangeEnd w:id="209"/>
            <w:r w:rsidRPr="00BE273A">
              <w:rPr>
                <w:rStyle w:val="CommentReference"/>
                <w:rFonts w:eastAsiaTheme="minorHAnsi"/>
                <w:sz w:val="24"/>
              </w:rPr>
              <w:commentReference w:id="209"/>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0"/>
            <w:r w:rsidRPr="00BE273A">
              <w:t xml:space="preserve">Bless </w:t>
            </w:r>
            <w:commentRangeEnd w:id="210"/>
            <w:r w:rsidRPr="00BE273A">
              <w:rPr>
                <w:rStyle w:val="CommentReference"/>
                <w:rFonts w:eastAsiaTheme="minorHAnsi"/>
                <w:sz w:val="24"/>
              </w:rPr>
              <w:commentReference w:id="210"/>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11"/>
            <w:r w:rsidRPr="00BE273A">
              <w:t>falling snow</w:t>
            </w:r>
            <w:commentRangeEnd w:id="211"/>
            <w:r w:rsidRPr="00BE273A">
              <w:rPr>
                <w:rStyle w:val="CommentReference"/>
                <w:rFonts w:eastAsiaTheme="minorHAnsi"/>
                <w:sz w:val="24"/>
              </w:rPr>
              <w:commentReference w:id="211"/>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12"/>
            <w:r w:rsidRPr="00BE273A">
              <w:t xml:space="preserve">Bless </w:t>
            </w:r>
            <w:commentRangeEnd w:id="212"/>
            <w:r w:rsidRPr="00BE273A">
              <w:rPr>
                <w:rStyle w:val="CommentReference"/>
                <w:rFonts w:eastAsiaTheme="minorHAnsi"/>
                <w:sz w:val="24"/>
              </w:rPr>
              <w:commentReference w:id="212"/>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3"/>
            <w:r w:rsidRPr="00BE273A">
              <w:t xml:space="preserve">Bless </w:t>
            </w:r>
            <w:commentRangeEnd w:id="213"/>
            <w:r w:rsidRPr="00BE273A">
              <w:rPr>
                <w:rStyle w:val="CommentReference"/>
                <w:rFonts w:eastAsiaTheme="minorHAnsi"/>
                <w:sz w:val="24"/>
              </w:rPr>
              <w:commentReference w:id="213"/>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seas and rivers: Praise </w:t>
            </w:r>
            <w:commentRangeStart w:id="214"/>
            <w:r w:rsidRPr="00BE273A">
              <w:t xml:space="preserve">ye </w:t>
            </w:r>
            <w:commentRangeEnd w:id="214"/>
            <w:r w:rsidR="00180AE1">
              <w:rPr>
                <w:rStyle w:val="CommentReference"/>
                <w:rFonts w:eastAsiaTheme="minorHAnsi" w:cstheme="minorBidi"/>
                <w:color w:val="auto"/>
                <w:lang w:val="en-CA"/>
              </w:rPr>
              <w:commentReference w:id="214"/>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15"/>
            <w:r w:rsidRPr="00BE273A">
              <w:t xml:space="preserve">whales </w:t>
            </w:r>
            <w:commentRangeEnd w:id="215"/>
            <w:r w:rsidRPr="00BE273A">
              <w:rPr>
                <w:rStyle w:val="CommentReference"/>
                <w:rFonts w:eastAsiaTheme="minorHAnsi"/>
                <w:sz w:val="24"/>
              </w:rPr>
              <w:commentReference w:id="215"/>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16"/>
            <w:r w:rsidRPr="00BE273A">
              <w:t xml:space="preserve">beasts </w:t>
            </w:r>
            <w:commentRangeEnd w:id="216"/>
            <w:r w:rsidRPr="00BE273A">
              <w:rPr>
                <w:rStyle w:val="CommentReference"/>
                <w:rFonts w:eastAsiaTheme="minorHAnsi"/>
                <w:sz w:val="24"/>
              </w:rPr>
              <w:commentReference w:id="216"/>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17"/>
            <w:r w:rsidRPr="00BE273A">
              <w:t xml:space="preserve">sons </w:t>
            </w:r>
            <w:commentRangeEnd w:id="217"/>
            <w:r w:rsidRPr="00BE273A">
              <w:rPr>
                <w:rStyle w:val="CommentReference"/>
                <w:rFonts w:eastAsiaTheme="minorHAnsi"/>
                <w:sz w:val="24"/>
              </w:rPr>
              <w:commentReference w:id="217"/>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18"/>
            <w:r w:rsidRPr="00BE273A">
              <w:t xml:space="preserve">of </w:t>
            </w:r>
            <w:commentRangeEnd w:id="218"/>
            <w:r w:rsidRPr="00BE273A">
              <w:rPr>
                <w:rStyle w:val="CommentReference"/>
                <w:rFonts w:eastAsiaTheme="minorHAnsi"/>
                <w:sz w:val="24"/>
              </w:rPr>
              <w:commentReference w:id="218"/>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19"/>
            <w:r w:rsidRPr="00BE273A">
              <w:t xml:space="preserve">Bless </w:t>
            </w:r>
            <w:commentRangeEnd w:id="219"/>
            <w:r w:rsidRPr="00BE273A">
              <w:rPr>
                <w:rStyle w:val="CommentReference"/>
                <w:rFonts w:eastAsiaTheme="minorHAnsi"/>
                <w:sz w:val="24"/>
              </w:rPr>
              <w:commentReference w:id="219"/>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20" w:name="_Toc297322058"/>
      <w:bookmarkStart w:id="221" w:name="_Toc297407703"/>
      <w:bookmarkStart w:id="222" w:name="_Toc298445755"/>
      <w:bookmarkStart w:id="223" w:name="_Toc298681238"/>
      <w:bookmarkStart w:id="224" w:name="_Toc298447480"/>
      <w:r>
        <w:t>Psali Batos</w:t>
      </w:r>
      <w:bookmarkEnd w:id="220"/>
      <w:bookmarkEnd w:id="221"/>
      <w:bookmarkEnd w:id="222"/>
      <w:bookmarkEnd w:id="223"/>
      <w:bookmarkEnd w:id="224"/>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25"/>
            <w:r w:rsidRPr="00436BDD">
              <w:t>Ⲁⲣⲓⲯⲁⲗⲓⲛ</w:t>
            </w:r>
            <w:commentRangeEnd w:id="225"/>
            <w:r>
              <w:rPr>
                <w:rStyle w:val="CommentReference"/>
                <w:rFonts w:ascii="Garamond" w:hAnsi="Garamond" w:cstheme="minorBidi"/>
                <w:noProof w:val="0"/>
                <w:lang w:val="en-CA"/>
              </w:rPr>
              <w:commentReference w:id="225"/>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26"/>
            <w:r>
              <w:t>Giver</w:t>
            </w:r>
            <w:r w:rsidRPr="00C05A5B">
              <w:t xml:space="preserve"> </w:t>
            </w:r>
            <w:commentRangeEnd w:id="226"/>
            <w:r>
              <w:rPr>
                <w:rStyle w:val="CommentReference"/>
                <w:rFonts w:eastAsiaTheme="minorHAnsi" w:cstheme="minorBidi"/>
                <w:color w:val="auto"/>
                <w:lang w:val="en-CA"/>
              </w:rPr>
              <w:commentReference w:id="226"/>
            </w:r>
            <w:r w:rsidRPr="00C05A5B">
              <w:t xml:space="preserve">of all good things, </w:t>
            </w:r>
          </w:p>
          <w:p w:rsidR="00BE273A" w:rsidRDefault="00BE273A" w:rsidP="00BE273A">
            <w:pPr>
              <w:pStyle w:val="EngHang"/>
            </w:pPr>
            <w:r w:rsidRPr="00C05A5B">
              <w:t xml:space="preserve">Come unto us, </w:t>
            </w:r>
            <w:r>
              <w:t>Ha</w:t>
            </w:r>
            <w:commentRangeStart w:id="227"/>
            <w:r w:rsidRPr="00C05A5B">
              <w:t>nanias</w:t>
            </w:r>
            <w:commentRangeEnd w:id="227"/>
            <w:r>
              <w:rPr>
                <w:rStyle w:val="CommentReference"/>
                <w:rFonts w:eastAsiaTheme="minorHAnsi" w:cstheme="minorBidi"/>
                <w:color w:val="auto"/>
                <w:lang w:val="en-CA"/>
              </w:rPr>
              <w:commentReference w:id="227"/>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28"/>
            <w:r w:rsidRPr="00C05A5B">
              <w:t>Morning</w:t>
            </w:r>
            <w:commentRangeEnd w:id="228"/>
            <w:r>
              <w:rPr>
                <w:rStyle w:val="CommentReference"/>
                <w:rFonts w:eastAsiaTheme="minorHAnsi" w:cstheme="minorBidi"/>
                <w:color w:val="auto"/>
                <w:lang w:val="en-CA"/>
              </w:rPr>
              <w:commentReference w:id="228"/>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29"/>
            <w:r w:rsidRPr="00C05A5B">
              <w:t>Emmanuel</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30"/>
            <w:r w:rsidRPr="00C05A5B">
              <w:t xml:space="preserve">Proclaim </w:t>
            </w:r>
            <w:commentRangeEnd w:id="230"/>
            <w:r>
              <w:rPr>
                <w:rStyle w:val="CommentReference"/>
                <w:rFonts w:eastAsiaTheme="minorHAnsi" w:cstheme="minorBidi"/>
                <w:color w:val="auto"/>
                <w:lang w:val="en-CA"/>
              </w:rPr>
              <w:commentReference w:id="230"/>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31"/>
            <w:r>
              <w:t>persevere</w:t>
            </w:r>
            <w:commentRangeEnd w:id="231"/>
            <w:r>
              <w:rPr>
                <w:rStyle w:val="CommentReference"/>
                <w:rFonts w:eastAsiaTheme="minorHAnsi" w:cstheme="minorBidi"/>
                <w:color w:val="auto"/>
                <w:lang w:val="en-CA"/>
              </w:rPr>
              <w:commentReference w:id="231"/>
            </w:r>
            <w:r w:rsidRPr="00C05A5B">
              <w:t xml:space="preserve">, </w:t>
            </w:r>
          </w:p>
          <w:p w:rsidR="00BE273A" w:rsidRPr="00C05A5B" w:rsidRDefault="00BE273A" w:rsidP="00BE273A">
            <w:pPr>
              <w:pStyle w:val="EngHang"/>
              <w:rPr>
                <w:szCs w:val="20"/>
              </w:rPr>
            </w:pPr>
            <w:r w:rsidRPr="00C05A5B">
              <w:t xml:space="preserve">And proclaim with the </w:t>
            </w:r>
            <w:commentRangeStart w:id="232"/>
            <w:r>
              <w:t>presbyters</w:t>
            </w:r>
            <w:commentRangeEnd w:id="232"/>
            <w:r>
              <w:rPr>
                <w:rStyle w:val="CommentReference"/>
                <w:rFonts w:eastAsiaTheme="minorHAnsi" w:cstheme="minorBidi"/>
                <w:color w:val="auto"/>
                <w:lang w:val="en-CA"/>
              </w:rPr>
              <w:commentReference w:id="232"/>
            </w:r>
            <w:r w:rsidRPr="00C05A5B">
              <w:t>:</w:t>
            </w:r>
          </w:p>
          <w:p w:rsidR="00BE273A" w:rsidRDefault="00BE273A" w:rsidP="00BE273A">
            <w:pPr>
              <w:pStyle w:val="EngHang"/>
            </w:pPr>
            <w:r>
              <w:t>"</w:t>
            </w:r>
            <w:commentRangeStart w:id="233"/>
            <w:r>
              <w:t>Bless</w:t>
            </w:r>
            <w:commentRangeEnd w:id="233"/>
            <w:r>
              <w:rPr>
                <w:rStyle w:val="CommentReference"/>
                <w:rFonts w:eastAsiaTheme="minorHAnsi" w:cstheme="minorBidi"/>
                <w:color w:val="auto"/>
                <w:lang w:val="en-CA"/>
              </w:rPr>
              <w:commentReference w:id="233"/>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34"/>
            <w:r>
              <w:t>day</w:t>
            </w:r>
            <w:commentRangeEnd w:id="234"/>
            <w:r>
              <w:rPr>
                <w:rStyle w:val="CommentReference"/>
                <w:rFonts w:eastAsiaTheme="minorHAnsi" w:cstheme="minorBidi"/>
                <w:color w:val="auto"/>
                <w:lang w:val="en-CA"/>
              </w:rPr>
              <w:commentReference w:id="234"/>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35"/>
            <w:r w:rsidRPr="00C05A5B">
              <w:t xml:space="preserve">souls </w:t>
            </w:r>
            <w:commentRangeEnd w:id="235"/>
            <w:r>
              <w:rPr>
                <w:rStyle w:val="CommentReference"/>
                <w:rFonts w:eastAsiaTheme="minorHAnsi" w:cstheme="minorBidi"/>
                <w:color w:val="auto"/>
                <w:lang w:val="en-CA"/>
              </w:rPr>
              <w:commentReference w:id="235"/>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36"/>
            <w:r w:rsidRPr="00C05A5B">
              <w:t>sea</w:t>
            </w:r>
            <w:commentRangeEnd w:id="236"/>
            <w:r>
              <w:rPr>
                <w:rStyle w:val="CommentReference"/>
                <w:rFonts w:eastAsiaTheme="minorHAnsi" w:cstheme="minorBidi"/>
                <w:color w:val="auto"/>
                <w:lang w:val="en-CA"/>
              </w:rPr>
              <w:commentReference w:id="236"/>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37"/>
            <w:r w:rsidRPr="00C05A5B">
              <w:t xml:space="preserve">all </w:t>
            </w:r>
            <w:commentRangeEnd w:id="237"/>
            <w:r>
              <w:rPr>
                <w:rStyle w:val="CommentReference"/>
                <w:rFonts w:eastAsiaTheme="minorHAnsi" w:cstheme="minorBidi"/>
                <w:color w:val="auto"/>
                <w:lang w:val="en-CA"/>
              </w:rPr>
              <w:commentReference w:id="237"/>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38"/>
            <w:r w:rsidRPr="00C05A5B">
              <w:t>heretics</w:t>
            </w:r>
            <w:commentRangeEnd w:id="238"/>
            <w:r>
              <w:rPr>
                <w:rStyle w:val="CommentReference"/>
                <w:rFonts w:eastAsiaTheme="minorHAnsi" w:cstheme="minorBidi"/>
                <w:color w:val="auto"/>
                <w:lang w:val="en-CA"/>
              </w:rPr>
              <w:commentReference w:id="238"/>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39"/>
            <w:r w:rsidRPr="00C05A5B">
              <w:t xml:space="preserve">spirits </w:t>
            </w:r>
            <w:commentRangeEnd w:id="239"/>
            <w:r>
              <w:rPr>
                <w:rStyle w:val="CommentReference"/>
                <w:rFonts w:eastAsiaTheme="minorHAnsi" w:cstheme="minorBidi"/>
                <w:color w:val="auto"/>
                <w:lang w:val="en-CA"/>
              </w:rPr>
              <w:commentReference w:id="239"/>
            </w:r>
            <w:r w:rsidRPr="00C05A5B">
              <w:t>of the righteous,</w:t>
            </w:r>
          </w:p>
          <w:p w:rsidR="00BE273A" w:rsidRPr="00C05A5B" w:rsidRDefault="00BE273A" w:rsidP="00BE273A">
            <w:pPr>
              <w:pStyle w:val="EngHang"/>
              <w:rPr>
                <w:szCs w:val="20"/>
              </w:rPr>
            </w:pPr>
            <w:r w:rsidRPr="00C05A5B">
              <w:t xml:space="preserve">And charitable and </w:t>
            </w:r>
            <w:commentRangeStart w:id="240"/>
            <w:r>
              <w:t>contrite</w:t>
            </w:r>
            <w:r w:rsidRPr="00C05A5B">
              <w:t xml:space="preserve"> </w:t>
            </w:r>
            <w:commentRangeEnd w:id="240"/>
            <w:r>
              <w:rPr>
                <w:rStyle w:val="CommentReference"/>
                <w:rFonts w:eastAsiaTheme="minorHAnsi" w:cstheme="minorBidi"/>
                <w:color w:val="auto"/>
                <w:lang w:val="en-CA"/>
              </w:rPr>
              <w:commentReference w:id="240"/>
            </w:r>
            <w:commentRangeStart w:id="241"/>
            <w:r w:rsidRPr="00C05A5B">
              <w:t>hearts</w:t>
            </w:r>
            <w:commentRangeEnd w:id="241"/>
            <w:r>
              <w:rPr>
                <w:rStyle w:val="CommentReference"/>
                <w:rFonts w:eastAsiaTheme="minorHAnsi" w:cstheme="minorBidi"/>
                <w:color w:val="auto"/>
                <w:lang w:val="en-CA"/>
              </w:rPr>
              <w:commentReference w:id="241"/>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42"/>
            <w:r w:rsidRPr="00C05A5B">
              <w:t>Make haste and be very attentive</w:t>
            </w:r>
            <w:commentRangeEnd w:id="242"/>
            <w:r>
              <w:rPr>
                <w:rStyle w:val="CommentReference"/>
                <w:rFonts w:eastAsiaTheme="minorHAnsi" w:cstheme="minorBidi"/>
                <w:color w:val="auto"/>
                <w:lang w:val="en-CA"/>
              </w:rPr>
              <w:commentReference w:id="242"/>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43"/>
            <w:r w:rsidRPr="00C05A5B">
              <w:t xml:space="preserve">righteous </w:t>
            </w:r>
            <w:commentRangeEnd w:id="243"/>
            <w:r>
              <w:rPr>
                <w:rStyle w:val="CommentReference"/>
                <w:rFonts w:eastAsiaTheme="minorHAnsi" w:cstheme="minorBidi"/>
                <w:color w:val="auto"/>
                <w:lang w:val="en-CA"/>
              </w:rPr>
              <w:commentReference w:id="243"/>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44"/>
            <w:r>
              <w:t>condemned</w:t>
            </w:r>
            <w:commentRangeEnd w:id="244"/>
            <w:r>
              <w:rPr>
                <w:rStyle w:val="CommentReference"/>
                <w:rFonts w:eastAsiaTheme="minorHAnsi" w:cstheme="minorBidi"/>
                <w:color w:val="auto"/>
                <w:lang w:val="en-CA"/>
              </w:rPr>
              <w:commentReference w:id="244"/>
            </w:r>
            <w:r w:rsidRPr="00C05A5B">
              <w:t xml:space="preserve">, </w:t>
            </w:r>
          </w:p>
          <w:p w:rsidR="00BE273A" w:rsidRDefault="00BE273A" w:rsidP="00BE273A">
            <w:pPr>
              <w:pStyle w:val="EngHang"/>
            </w:pPr>
            <w:r w:rsidRPr="00C05A5B">
              <w:t xml:space="preserve">That he may </w:t>
            </w:r>
            <w:commentRangeStart w:id="245"/>
            <w:r w:rsidRPr="00C05A5B">
              <w:t xml:space="preserve">join </w:t>
            </w:r>
            <w:commentRangeEnd w:id="245"/>
            <w:r>
              <w:rPr>
                <w:rStyle w:val="CommentReference"/>
                <w:rFonts w:eastAsiaTheme="minorHAnsi" w:cstheme="minorBidi"/>
                <w:color w:val="auto"/>
                <w:lang w:val="en-CA"/>
              </w:rPr>
              <w:commentReference w:id="245"/>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46" w:name="_Toc297322059"/>
      <w:bookmarkStart w:id="247" w:name="_Toc297407704"/>
      <w:bookmarkStart w:id="248" w:name="_Toc298445756"/>
      <w:bookmarkStart w:id="249" w:name="_Toc298681239"/>
      <w:bookmarkStart w:id="250" w:name="_Toc298447481"/>
      <w:r>
        <w:t xml:space="preserve">We Follow </w:t>
      </w:r>
      <w:r w:rsidR="001040C8">
        <w:t>You</w:t>
      </w:r>
      <w:bookmarkEnd w:id="246"/>
      <w:bookmarkEnd w:id="247"/>
      <w:bookmarkEnd w:id="248"/>
      <w:bookmarkEnd w:id="249"/>
      <w:bookmarkEnd w:id="250"/>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51" w:name="_Toc297322060"/>
      <w:bookmarkStart w:id="252" w:name="_Toc297407705"/>
      <w:bookmarkStart w:id="253" w:name="_Toc298445757"/>
      <w:bookmarkStart w:id="254" w:name="_Toc298681240"/>
      <w:bookmarkStart w:id="255" w:name="_Toc298447482"/>
      <w:bookmarkStart w:id="256" w:name="_Toc308441897"/>
      <w:r>
        <w:lastRenderedPageBreak/>
        <w:t>The Communion of the Saints</w:t>
      </w:r>
      <w:bookmarkEnd w:id="251"/>
      <w:bookmarkEnd w:id="252"/>
      <w:bookmarkEnd w:id="253"/>
      <w:bookmarkEnd w:id="254"/>
      <w:bookmarkEnd w:id="255"/>
      <w:bookmarkEnd w:id="256"/>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57"/>
            <w:r w:rsidRPr="00006239">
              <w:t>My</w:t>
            </w:r>
            <w:commentRangeEnd w:id="257"/>
            <w:r w:rsidR="002E5DB0">
              <w:rPr>
                <w:rStyle w:val="CommentReference"/>
                <w:rFonts w:eastAsiaTheme="minorHAnsi" w:cstheme="minorBidi"/>
                <w:color w:val="auto"/>
                <w:lang w:val="en-CA"/>
              </w:rPr>
              <w:commentReference w:id="257"/>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58"/>
            <w:r w:rsidRPr="00645C3A">
              <w:t xml:space="preserve">Pray </w:t>
            </w:r>
            <w:commentRangeEnd w:id="258"/>
            <w:r>
              <w:rPr>
                <w:rStyle w:val="CommentReference"/>
                <w:rFonts w:eastAsiaTheme="minorHAnsi" w:cstheme="minorBidi"/>
                <w:color w:val="auto"/>
                <w:lang w:val="en-CA"/>
              </w:rPr>
              <w:commentReference w:id="258"/>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59"/>
            </w:r>
          </w:p>
        </w:tc>
      </w:tr>
    </w:tbl>
    <w:p w:rsidR="00F977F1" w:rsidRDefault="00F977F1" w:rsidP="00F977F1">
      <w:pPr>
        <w:pStyle w:val="Heading4"/>
      </w:pPr>
      <w:bookmarkStart w:id="260" w:name="_Toc298681241"/>
      <w:bookmarkStart w:id="261" w:name="_Toc308441898"/>
      <w:r>
        <w:lastRenderedPageBreak/>
        <w:t xml:space="preserve">A </w:t>
      </w:r>
      <w:commentRangeStart w:id="262"/>
      <w:r>
        <w:t xml:space="preserve">Short </w:t>
      </w:r>
      <w:commentRangeEnd w:id="262"/>
      <w:r>
        <w:rPr>
          <w:rStyle w:val="CommentReference"/>
          <w:rFonts w:eastAsiaTheme="minorHAnsi" w:cstheme="minorBidi"/>
          <w:b w:val="0"/>
          <w:bCs w:val="0"/>
        </w:rPr>
        <w:commentReference w:id="262"/>
      </w:r>
      <w:commentRangeStart w:id="263"/>
      <w:r>
        <w:t xml:space="preserve">Communion </w:t>
      </w:r>
      <w:commentRangeEnd w:id="263"/>
      <w:r>
        <w:rPr>
          <w:rStyle w:val="CommentReference"/>
          <w:rFonts w:eastAsiaTheme="minorHAnsi" w:cstheme="minorBidi"/>
          <w:b w:val="0"/>
          <w:bCs w:val="0"/>
        </w:rPr>
        <w:commentReference w:id="263"/>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64"/>
            <w:r w:rsidRPr="00006239">
              <w:t>My</w:t>
            </w:r>
            <w:commentRangeEnd w:id="264"/>
            <w:r>
              <w:rPr>
                <w:rStyle w:val="CommentReference"/>
                <w:rFonts w:eastAsiaTheme="minorHAnsi" w:cstheme="minorBidi"/>
                <w:color w:val="auto"/>
                <w:lang w:val="en-CA"/>
              </w:rPr>
              <w:commentReference w:id="264"/>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65"/>
            <w:r w:rsidRPr="000100FF">
              <w:t xml:space="preserve">Pray </w:t>
            </w:r>
            <w:commentRangeEnd w:id="265"/>
            <w:r>
              <w:rPr>
                <w:rStyle w:val="CommentReference"/>
                <w:rFonts w:eastAsiaTheme="minorHAnsi" w:cstheme="minorBidi"/>
                <w:color w:val="auto"/>
                <w:lang w:val="en-CA"/>
              </w:rPr>
              <w:commentReference w:id="265"/>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60"/>
      <w:bookmarkEnd w:id="261"/>
    </w:p>
    <w:p w:rsidR="00DD4C22" w:rsidRDefault="00DD4C22" w:rsidP="00DE5308">
      <w:pPr>
        <w:pStyle w:val="Rubric"/>
        <w:rPr>
          <w:lang w:val="en-US"/>
        </w:rPr>
      </w:pPr>
      <w:bookmarkStart w:id="26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CC1CA8">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67" w:name="_Toc308441900"/>
      <w:bookmarkStart w:id="268" w:name="_Ref434487886"/>
      <w:bookmarkStart w:id="269" w:name="_Ref434487891"/>
      <w:r>
        <w:rPr>
          <w:lang w:val="en-US"/>
        </w:rPr>
        <w:t>The Doxology of the Virgin for Midnight Praise</w:t>
      </w:r>
      <w:bookmarkEnd w:id="267"/>
      <w:bookmarkEnd w:id="268"/>
      <w:bookmarkEnd w:id="269"/>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70"/>
            <w:r>
              <w:t>Godhead</w:t>
            </w:r>
            <w:commentRangeEnd w:id="270"/>
            <w:r>
              <w:rPr>
                <w:rStyle w:val="CommentReference"/>
                <w:rFonts w:eastAsiaTheme="minorHAnsi" w:cstheme="minorBidi"/>
                <w:color w:val="auto"/>
                <w:lang w:val="en-CA"/>
              </w:rPr>
              <w:commentReference w:id="270"/>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71"/>
            <w:r>
              <w:t xml:space="preserve">to </w:t>
            </w:r>
            <w:commentRangeEnd w:id="271"/>
            <w:r>
              <w:rPr>
                <w:rStyle w:val="CommentReference"/>
                <w:rFonts w:eastAsiaTheme="minorHAnsi" w:cstheme="minorBidi"/>
                <w:color w:val="auto"/>
                <w:lang w:val="en-CA"/>
              </w:rPr>
              <w:commentReference w:id="271"/>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72"/>
            <w:r>
              <w:t xml:space="preserve">very </w:t>
            </w:r>
            <w:commentRangeEnd w:id="272"/>
            <w:r>
              <w:rPr>
                <w:rStyle w:val="CommentReference"/>
                <w:rFonts w:eastAsiaTheme="minorHAnsi" w:cstheme="minorBidi"/>
                <w:color w:val="auto"/>
                <w:lang w:val="en-CA"/>
              </w:rPr>
              <w:commentReference w:id="272"/>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73"/>
            <w:r>
              <w:t xml:space="preserve">faithful </w:t>
            </w:r>
            <w:commentRangeEnd w:id="273"/>
            <w:r>
              <w:rPr>
                <w:rStyle w:val="CommentReference"/>
                <w:rFonts w:eastAsiaTheme="minorHAnsi" w:cstheme="minorBidi"/>
                <w:color w:val="auto"/>
                <w:lang w:val="en-CA"/>
              </w:rPr>
              <w:commentReference w:id="273"/>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74" w:name="_Toc308441901"/>
      <w:r>
        <w:rPr>
          <w:lang w:val="en-US"/>
        </w:rPr>
        <w:t xml:space="preserve">The </w:t>
      </w:r>
      <w:r w:rsidR="00384B7C">
        <w:rPr>
          <w:lang w:val="en-US"/>
        </w:rPr>
        <w:t>C</w:t>
      </w:r>
      <w:r>
        <w:rPr>
          <w:lang w:val="en-US"/>
        </w:rPr>
        <w:t>onclusion of the Doxologies</w:t>
      </w:r>
      <w:bookmarkEnd w:id="266"/>
      <w:bookmarkEnd w:id="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75"/>
            <w:r w:rsidRPr="007425E1">
              <w:rPr>
                <w:rFonts w:eastAsiaTheme="minorHAnsi"/>
              </w:rPr>
              <w:t xml:space="preserve">bless </w:t>
            </w:r>
            <w:commentRangeEnd w:id="275"/>
            <w:r>
              <w:rPr>
                <w:rStyle w:val="CommentReference"/>
                <w:rFonts w:ascii="Times New Roman" w:eastAsiaTheme="minorHAnsi" w:hAnsi="Times New Roman" w:cstheme="minorBidi"/>
                <w:color w:val="auto"/>
              </w:rPr>
              <w:commentReference w:id="275"/>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76" w:name="_Toc410196183"/>
      <w:bookmarkStart w:id="277" w:name="_Toc410196421"/>
      <w:bookmarkStart w:id="278" w:name="_Toc410196923"/>
      <w:bookmarkStart w:id="279" w:name="_Toc434478985"/>
      <w:r>
        <w:lastRenderedPageBreak/>
        <w:t xml:space="preserve">The Rising of the Sun: Matins </w:t>
      </w:r>
      <w:bookmarkEnd w:id="276"/>
      <w:bookmarkEnd w:id="277"/>
      <w:bookmarkEnd w:id="278"/>
      <w:r>
        <w:t>(or Lauds)</w:t>
      </w:r>
      <w:bookmarkEnd w:id="279"/>
    </w:p>
    <w:p w:rsidR="00DE5308" w:rsidRDefault="00DE5308" w:rsidP="00DE5308">
      <w:pPr>
        <w:pStyle w:val="Heading3"/>
      </w:pPr>
      <w:bookmarkStart w:id="280" w:name="_Ref411320700"/>
      <w:r>
        <w:t>Matins</w:t>
      </w:r>
      <w:bookmarkEnd w:id="280"/>
    </w:p>
    <w:p w:rsidR="00DE5308" w:rsidRDefault="00DE5308" w:rsidP="00DE5308">
      <w:pPr>
        <w:pStyle w:val="Heading4"/>
      </w:pPr>
      <w:bookmarkStart w:id="281" w:name="_Toc410196423"/>
      <w:bookmarkStart w:id="282" w:name="_Toc410196925"/>
      <w:bookmarkStart w:id="283" w:name="_Ref434580708"/>
      <w:bookmarkStart w:id="284" w:name="_Ref434580714"/>
      <w:r>
        <w:t>The Fourth Canticle</w:t>
      </w:r>
      <w:bookmarkEnd w:id="281"/>
      <w:bookmarkEnd w:id="282"/>
      <w:bookmarkEnd w:id="283"/>
      <w:bookmarkEnd w:id="284"/>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85" w:name="_Toc297322062"/>
      <w:bookmarkStart w:id="286" w:name="_Toc297407707"/>
      <w:bookmarkStart w:id="287" w:name="_Toc298445759"/>
      <w:bookmarkStart w:id="288" w:name="_Toc298681245"/>
      <w:bookmarkStart w:id="289" w:name="_Toc298447484"/>
      <w:r>
        <w:rPr>
          <w:lang w:val="en-US"/>
        </w:rPr>
        <w:t>Psalm 148</w:t>
      </w:r>
      <w:bookmarkEnd w:id="285"/>
      <w:bookmarkEnd w:id="286"/>
      <w:bookmarkEnd w:id="287"/>
      <w:bookmarkEnd w:id="288"/>
      <w:bookmarkEnd w:id="289"/>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90"/>
            <w:r w:rsidRPr="000E2F61">
              <w:rPr>
                <w:highlight w:val="yellow"/>
              </w:rPr>
              <w:t>For</w:t>
            </w:r>
            <w:commentRangeEnd w:id="290"/>
            <w:r>
              <w:rPr>
                <w:rStyle w:val="CommentReference"/>
                <w:rFonts w:cstheme="minorBidi"/>
                <w:color w:val="auto"/>
                <w:lang w:val="en-CA"/>
              </w:rPr>
              <w:commentReference w:id="290"/>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91"/>
            <w:r w:rsidRPr="007425E1">
              <w:t xml:space="preserve">and </w:t>
            </w:r>
            <w:commentRangeEnd w:id="291"/>
            <w:r>
              <w:rPr>
                <w:rStyle w:val="CommentReference"/>
                <w:rFonts w:cstheme="minorBidi"/>
                <w:color w:val="auto"/>
                <w:lang w:val="en-CA"/>
              </w:rPr>
              <w:commentReference w:id="291"/>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92"/>
            <w:r w:rsidRPr="007425E1">
              <w:rPr>
                <w:rFonts w:eastAsiaTheme="minorHAnsi"/>
              </w:rPr>
              <w:t xml:space="preserve">His </w:t>
            </w:r>
            <w:commentRangeEnd w:id="292"/>
            <w:r>
              <w:rPr>
                <w:rStyle w:val="CommentReference"/>
                <w:rFonts w:eastAsiaTheme="minorHAnsi" w:cstheme="minorBidi"/>
                <w:color w:val="auto"/>
                <w:lang w:val="en-CA"/>
              </w:rPr>
              <w:commentReference w:id="292"/>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93" w:name="_Toc297322063"/>
      <w:bookmarkStart w:id="294" w:name="_Toc297407708"/>
      <w:bookmarkStart w:id="295" w:name="_Toc298445760"/>
      <w:bookmarkStart w:id="296" w:name="_Toc298681246"/>
      <w:bookmarkStart w:id="297" w:name="_Toc298447485"/>
      <w:r>
        <w:rPr>
          <w:lang w:val="en-US"/>
        </w:rPr>
        <w:t>Psalm 149</w:t>
      </w:r>
      <w:bookmarkEnd w:id="293"/>
      <w:bookmarkEnd w:id="294"/>
      <w:bookmarkEnd w:id="295"/>
      <w:bookmarkEnd w:id="296"/>
      <w:bookmarkEnd w:id="297"/>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98"/>
            <w:r w:rsidRPr="007425E1">
              <w:rPr>
                <w:rFonts w:eastAsiaTheme="minorHAnsi"/>
              </w:rPr>
              <w:t>chorus</w:t>
            </w:r>
            <w:commentRangeEnd w:id="298"/>
            <w:r>
              <w:rPr>
                <w:rStyle w:val="CommentReference"/>
                <w:rFonts w:eastAsiaTheme="minorHAnsi" w:cstheme="minorBidi"/>
                <w:color w:val="auto"/>
                <w:lang w:val="en-CA"/>
              </w:rPr>
              <w:commentReference w:id="298"/>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99"/>
            <w:r w:rsidRPr="007425E1">
              <w:rPr>
                <w:rFonts w:eastAsiaTheme="minorHAnsi"/>
              </w:rPr>
              <w:t xml:space="preserve"> </w:t>
            </w:r>
            <w:commentRangeEnd w:id="299"/>
            <w:r>
              <w:rPr>
                <w:rStyle w:val="CommentReference"/>
                <w:rFonts w:eastAsiaTheme="minorHAnsi" w:cstheme="minorBidi"/>
                <w:color w:val="auto"/>
                <w:lang w:val="en-CA"/>
              </w:rPr>
              <w:commentReference w:id="299"/>
            </w:r>
            <w:r w:rsidRPr="007425E1">
              <w:rPr>
                <w:rFonts w:eastAsiaTheme="minorHAnsi"/>
              </w:rPr>
              <w:t>in glory: Alleluia.</w:t>
            </w:r>
          </w:p>
          <w:p w:rsidR="00495F1A" w:rsidRPr="007425E1" w:rsidRDefault="00495F1A" w:rsidP="005832A1">
            <w:pPr>
              <w:pStyle w:val="EngIndEnd"/>
            </w:pPr>
            <w:r w:rsidRPr="007425E1">
              <w:t xml:space="preserve">Let them </w:t>
            </w:r>
            <w:commentRangeStart w:id="300"/>
            <w:r>
              <w:t>rejoice</w:t>
            </w:r>
            <w:r w:rsidRPr="007425E1">
              <w:t xml:space="preserve"> </w:t>
            </w:r>
            <w:commentRangeEnd w:id="300"/>
            <w:r>
              <w:rPr>
                <w:rStyle w:val="CommentReference"/>
                <w:rFonts w:cstheme="minorBidi"/>
                <w:color w:val="auto"/>
                <w:lang w:val="en-CA"/>
              </w:rPr>
              <w:commentReference w:id="300"/>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01"/>
            <w:r w:rsidRPr="007425E1">
              <w:rPr>
                <w:rFonts w:eastAsiaTheme="minorHAnsi"/>
              </w:rPr>
              <w:t>mouth</w:t>
            </w:r>
            <w:commentRangeEnd w:id="301"/>
            <w:r>
              <w:rPr>
                <w:rStyle w:val="CommentReference"/>
                <w:rFonts w:eastAsiaTheme="minorHAnsi" w:cstheme="minorBidi"/>
                <w:color w:val="auto"/>
                <w:lang w:val="en-CA"/>
              </w:rPr>
              <w:commentReference w:id="301"/>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302"/>
            <w:r>
              <w:t>rebukes</w:t>
            </w:r>
            <w:r w:rsidRPr="007425E1">
              <w:t xml:space="preserve"> </w:t>
            </w:r>
            <w:commentRangeEnd w:id="302"/>
            <w:r>
              <w:rPr>
                <w:rStyle w:val="CommentReference"/>
                <w:rFonts w:cstheme="minorBidi"/>
                <w:color w:val="auto"/>
                <w:lang w:val="en-CA"/>
              </w:rPr>
              <w:commentReference w:id="302"/>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303" w:name="_Toc297322064"/>
      <w:bookmarkStart w:id="304" w:name="_Toc297407709"/>
      <w:bookmarkStart w:id="305" w:name="_Toc298445761"/>
      <w:bookmarkStart w:id="306" w:name="_Toc298681247"/>
      <w:bookmarkStart w:id="307" w:name="_Toc298447486"/>
      <w:r>
        <w:rPr>
          <w:lang w:val="en-US"/>
        </w:rPr>
        <w:t>Psalm 150</w:t>
      </w:r>
      <w:bookmarkEnd w:id="303"/>
      <w:bookmarkEnd w:id="304"/>
      <w:bookmarkEnd w:id="305"/>
      <w:bookmarkEnd w:id="306"/>
      <w:bookmarkEnd w:id="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308"/>
            <w:r w:rsidRPr="007425E1">
              <w:t xml:space="preserve">psaltery </w:t>
            </w:r>
            <w:commentRangeEnd w:id="308"/>
            <w:r>
              <w:rPr>
                <w:rStyle w:val="CommentReference"/>
                <w:rFonts w:cstheme="minorBidi"/>
                <w:color w:val="auto"/>
                <w:lang w:val="en-CA"/>
              </w:rPr>
              <w:commentReference w:id="308"/>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309"/>
            <w:r w:rsidRPr="007425E1">
              <w:t>chorus</w:t>
            </w:r>
            <w:commentRangeEnd w:id="309"/>
            <w:r>
              <w:rPr>
                <w:rStyle w:val="CommentReference"/>
                <w:rFonts w:cstheme="minorBidi"/>
                <w:color w:val="auto"/>
                <w:lang w:val="en-CA"/>
              </w:rPr>
              <w:commentReference w:id="309"/>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310" w:name="_Toc298681248"/>
      <w:bookmarkStart w:id="311" w:name="_Toc308441903"/>
      <w:bookmarkStart w:id="312" w:name="_Toc297322065"/>
      <w:bookmarkStart w:id="313" w:name="_Toc297407710"/>
      <w:bookmarkStart w:id="314" w:name="_Toc298445762"/>
      <w:r>
        <w:rPr>
          <w:lang w:val="en-US"/>
        </w:rPr>
        <w:t>Sunday</w:t>
      </w:r>
      <w:bookmarkEnd w:id="310"/>
      <w:bookmarkEnd w:id="311"/>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r>
      <w:r w:rsidR="003A78C2">
        <w:rPr>
          <w:lang w:val="en-US"/>
        </w:rPr>
        <w:fldChar w:fldCharType="separate"/>
      </w:r>
      <w:r w:rsidR="00CC1CA8">
        <w:rPr>
          <w:b/>
          <w:bCs/>
          <w:noProof/>
          <w:lang w:val="en-US"/>
        </w:rPr>
        <w:t>Error! Bookmark not defined.</w:t>
      </w:r>
      <w:r w:rsidR="003A78C2">
        <w:rPr>
          <w:lang w:val="en-US"/>
        </w:rPr>
        <w:fldChar w:fldCharType="end"/>
      </w:r>
      <w:r>
        <w:rPr>
          <w:lang w:val="en-US"/>
        </w:rPr>
        <w:t>.</w:t>
      </w:r>
      <w:bookmarkEnd w:id="312"/>
      <w:bookmarkEnd w:id="313"/>
      <w:bookmarkEnd w:id="314"/>
    </w:p>
    <w:p w:rsidR="00F54100" w:rsidRDefault="00F54100" w:rsidP="00495F1A">
      <w:pPr>
        <w:pStyle w:val="Heading5"/>
        <w:rPr>
          <w:lang w:val="en-US"/>
        </w:rPr>
      </w:pPr>
      <w:bookmarkStart w:id="315" w:name="_Toc297322066"/>
      <w:bookmarkStart w:id="316" w:name="_Toc297407711"/>
      <w:bookmarkStart w:id="317" w:name="_Toc298445763"/>
      <w:bookmarkStart w:id="318" w:name="_Toc298447488"/>
      <w:bookmarkStart w:id="319" w:name="_Toc308441905"/>
      <w:r>
        <w:rPr>
          <w:lang w:val="en-US"/>
        </w:rPr>
        <w:lastRenderedPageBreak/>
        <w:t>The Sunday Psali for the Lord</w:t>
      </w:r>
      <w:bookmarkEnd w:id="315"/>
      <w:bookmarkEnd w:id="316"/>
      <w:bookmarkEnd w:id="317"/>
      <w:bookmarkEnd w:id="318"/>
      <w:bookmarkEnd w:id="319"/>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20"/>
            <w:r w:rsidRPr="005832A1">
              <w:t xml:space="preserve">praise </w:t>
            </w:r>
            <w:commentRangeEnd w:id="320"/>
            <w:r w:rsidRPr="005832A1">
              <w:rPr>
                <w:rStyle w:val="CommentReference"/>
                <w:rFonts w:eastAsiaTheme="minorHAnsi"/>
                <w:sz w:val="24"/>
              </w:rPr>
              <w:commentReference w:id="320"/>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21"/>
            <w:r w:rsidRPr="005832A1">
              <w:t>Earth</w:t>
            </w:r>
            <w:commentRangeEnd w:id="321"/>
            <w:r w:rsidRPr="005832A1">
              <w:rPr>
                <w:rStyle w:val="CommentReference"/>
                <w:rFonts w:eastAsiaTheme="minorHAnsi"/>
                <w:sz w:val="24"/>
              </w:rPr>
              <w:commentReference w:id="321"/>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22"/>
            <w:r w:rsidRPr="005832A1">
              <w:t xml:space="preserve">Make haste </w:t>
            </w:r>
            <w:commentRangeEnd w:id="322"/>
            <w:r w:rsidRPr="005832A1">
              <w:rPr>
                <w:rStyle w:val="CommentReference"/>
                <w:rFonts w:eastAsiaTheme="minorHAnsi"/>
                <w:sz w:val="24"/>
              </w:rPr>
              <w:commentReference w:id="322"/>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23"/>
            <w:r w:rsidRPr="005832A1">
              <w:rPr>
                <w:rFonts w:eastAsiaTheme="minorHAnsi"/>
              </w:rPr>
              <w:t xml:space="preserve">different </w:t>
            </w:r>
            <w:commentRangeEnd w:id="323"/>
            <w:r w:rsidRPr="005832A1">
              <w:rPr>
                <w:rStyle w:val="CommentReference"/>
                <w:rFonts w:eastAsiaTheme="minorHAnsi"/>
                <w:sz w:val="24"/>
              </w:rPr>
              <w:commentReference w:id="323"/>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24"/>
            <w:r w:rsidRPr="005832A1">
              <w:t>truth</w:t>
            </w:r>
            <w:commentRangeEnd w:id="324"/>
            <w:r w:rsidRPr="005832A1">
              <w:rPr>
                <w:rStyle w:val="CommentReference"/>
                <w:rFonts w:eastAsiaTheme="minorHAnsi"/>
                <w:sz w:val="24"/>
              </w:rPr>
              <w:commentReference w:id="32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25"/>
            <w:r w:rsidRPr="005832A1">
              <w:t xml:space="preserve">longsuffering </w:t>
            </w:r>
            <w:commentRangeEnd w:id="325"/>
            <w:r w:rsidRPr="005832A1">
              <w:rPr>
                <w:rStyle w:val="CommentReference"/>
                <w:rFonts w:eastAsiaTheme="minorHAnsi"/>
                <w:sz w:val="24"/>
              </w:rPr>
              <w:commentReference w:id="325"/>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26"/>
            <w:r w:rsidRPr="005832A1">
              <w:t xml:space="preserve">I rise </w:t>
            </w:r>
            <w:commentRangeEnd w:id="326"/>
            <w:r w:rsidRPr="005832A1">
              <w:rPr>
                <w:rStyle w:val="CommentReference"/>
                <w:rFonts w:eastAsiaTheme="minorHAnsi"/>
                <w:sz w:val="24"/>
              </w:rPr>
              <w:commentReference w:id="326"/>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27"/>
            <w:r w:rsidRPr="005832A1">
              <w:t>sweet</w:t>
            </w:r>
            <w:commentRangeEnd w:id="327"/>
            <w:r w:rsidRPr="005832A1">
              <w:rPr>
                <w:rStyle w:val="CommentReference"/>
                <w:rFonts w:eastAsiaTheme="minorHAnsi"/>
                <w:sz w:val="24"/>
              </w:rPr>
              <w:commentReference w:id="327"/>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28"/>
            <w:r w:rsidRPr="005832A1">
              <w:rPr>
                <w:rFonts w:eastAsiaTheme="minorHAnsi"/>
              </w:rPr>
              <w:t>Oh, how I love</w:t>
            </w:r>
            <w:commentRangeEnd w:id="328"/>
            <w:r w:rsidRPr="005832A1">
              <w:rPr>
                <w:rStyle w:val="CommentReference"/>
                <w:rFonts w:eastAsiaTheme="minorHAnsi"/>
                <w:sz w:val="24"/>
              </w:rPr>
              <w:commentReference w:id="328"/>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29"/>
            <w:r w:rsidRPr="005832A1">
              <w:rPr>
                <w:rFonts w:eastAsiaTheme="minorHAnsi"/>
              </w:rPr>
              <w:t xml:space="preserve">of </w:t>
            </w:r>
            <w:commentRangeEnd w:id="329"/>
            <w:r w:rsidRPr="005832A1">
              <w:rPr>
                <w:rStyle w:val="CommentReference"/>
                <w:rFonts w:eastAsiaTheme="minorHAnsi"/>
                <w:sz w:val="24"/>
              </w:rPr>
              <w:commentReference w:id="329"/>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30"/>
            <w:r w:rsidRPr="005832A1">
              <w:t>truth</w:t>
            </w:r>
            <w:commentRangeEnd w:id="330"/>
            <w:r w:rsidRPr="005832A1">
              <w:rPr>
                <w:rStyle w:val="CommentReference"/>
                <w:rFonts w:eastAsiaTheme="minorHAnsi"/>
                <w:sz w:val="24"/>
              </w:rPr>
              <w:commentReference w:id="330"/>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31"/>
            <w:r w:rsidRPr="005832A1">
              <w:t xml:space="preserve">true </w:t>
            </w:r>
            <w:commentRangeEnd w:id="331"/>
            <w:r w:rsidRPr="005832A1">
              <w:rPr>
                <w:rStyle w:val="CommentReference"/>
                <w:rFonts w:eastAsiaTheme="minorHAnsi"/>
                <w:sz w:val="24"/>
              </w:rPr>
              <w:commentReference w:id="331"/>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32"/>
            <w:r>
              <w:t xml:space="preserve">Whenever </w:t>
            </w:r>
            <w:commentRangeEnd w:id="332"/>
            <w:r>
              <w:rPr>
                <w:rStyle w:val="CommentReference"/>
                <w:rFonts w:eastAsiaTheme="minorHAnsi" w:cstheme="minorBidi"/>
                <w:color w:val="auto"/>
                <w:lang w:val="en-CA"/>
              </w:rPr>
              <w:commentReference w:id="332"/>
            </w:r>
            <w:r>
              <w:t>we</w:t>
            </w:r>
          </w:p>
          <w:p w:rsidR="005832A1" w:rsidRDefault="005832A1" w:rsidP="005832A1">
            <w:pPr>
              <w:pStyle w:val="EngHang"/>
            </w:pPr>
            <w:commentRangeStart w:id="333"/>
            <w:r>
              <w:t xml:space="preserve">Gather </w:t>
            </w:r>
            <w:commentRangeEnd w:id="333"/>
            <w:r>
              <w:rPr>
                <w:rStyle w:val="CommentReference"/>
                <w:rFonts w:eastAsiaTheme="minorHAnsi" w:cstheme="minorBidi"/>
                <w:color w:val="auto"/>
                <w:lang w:val="en-CA"/>
              </w:rPr>
              <w:commentReference w:id="333"/>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34"/>
            <w:r>
              <w:t xml:space="preserve">will </w:t>
            </w:r>
            <w:commentRangeEnd w:id="334"/>
            <w:r>
              <w:rPr>
                <w:rStyle w:val="CommentReference"/>
                <w:rFonts w:eastAsiaTheme="minorHAnsi" w:cstheme="minorBidi"/>
                <w:color w:val="auto"/>
                <w:lang w:val="en-CA"/>
              </w:rPr>
              <w:commentReference w:id="334"/>
            </w:r>
            <w:r>
              <w:t>bless You,</w:t>
            </w:r>
          </w:p>
          <w:p w:rsidR="005832A1" w:rsidRDefault="005832A1" w:rsidP="005832A1">
            <w:pPr>
              <w:pStyle w:val="EngHang"/>
            </w:pPr>
            <w:r>
              <w:t>O my Lord Jesus:</w:t>
            </w:r>
          </w:p>
          <w:p w:rsidR="005832A1" w:rsidRDefault="005832A1" w:rsidP="005832A1">
            <w:pPr>
              <w:pStyle w:val="EngHang"/>
            </w:pPr>
            <w:commentRangeStart w:id="335"/>
            <w:r>
              <w:t xml:space="preserve">Deliver </w:t>
            </w:r>
            <w:commentRangeEnd w:id="335"/>
            <w:r>
              <w:rPr>
                <w:rStyle w:val="CommentReference"/>
                <w:rFonts w:eastAsiaTheme="minorHAnsi" w:cstheme="minorBidi"/>
                <w:color w:val="auto"/>
                <w:lang w:val="en-CA"/>
              </w:rPr>
              <w:commentReference w:id="335"/>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36"/>
            <w:r w:rsidRPr="00A16DFE">
              <w:rPr>
                <w:rFonts w:eastAsiaTheme="minorHAnsi"/>
              </w:rPr>
              <w:t xml:space="preserve">come </w:t>
            </w:r>
            <w:commentRangeEnd w:id="336"/>
            <w:r>
              <w:rPr>
                <w:rStyle w:val="CommentReference"/>
                <w:rFonts w:eastAsiaTheme="minorHAnsi" w:cstheme="minorBidi"/>
                <w:color w:val="auto"/>
                <w:lang w:val="en-CA"/>
              </w:rPr>
              <w:commentReference w:id="336"/>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37"/>
            <w:r>
              <w:rPr>
                <w:rFonts w:eastAsiaTheme="minorHAnsi"/>
              </w:rPr>
              <w:t>be</w:t>
            </w:r>
            <w:r w:rsidRPr="00A16DFE">
              <w:rPr>
                <w:rFonts w:eastAsiaTheme="minorHAnsi"/>
              </w:rPr>
              <w:t xml:space="preserve"> </w:t>
            </w:r>
            <w:commentRangeEnd w:id="337"/>
            <w:r>
              <w:rPr>
                <w:rStyle w:val="CommentReference"/>
                <w:rFonts w:eastAsiaTheme="minorHAnsi" w:cstheme="minorBidi"/>
                <w:color w:val="auto"/>
                <w:lang w:val="en-CA"/>
              </w:rPr>
              <w:commentReference w:id="337"/>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38" w:name="_Toc297322067"/>
      <w:bookmarkStart w:id="339" w:name="_Toc297407712"/>
      <w:bookmarkStart w:id="340" w:name="_Toc298445764"/>
      <w:bookmarkStart w:id="341" w:name="_Toc298681249"/>
      <w:bookmarkStart w:id="342" w:name="_Toc298447489"/>
      <w:bookmarkStart w:id="343" w:name="_Toc308441906"/>
      <w:r>
        <w:rPr>
          <w:lang w:val="en-US"/>
        </w:rPr>
        <w:lastRenderedPageBreak/>
        <w:t>The Sunday Theotokia</w:t>
      </w:r>
      <w:bookmarkEnd w:id="338"/>
      <w:bookmarkEnd w:id="339"/>
      <w:bookmarkEnd w:id="340"/>
      <w:bookmarkEnd w:id="341"/>
      <w:bookmarkEnd w:id="342"/>
      <w:bookmarkEnd w:id="343"/>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44" w:name="_Toc298445765"/>
      <w:bookmarkStart w:id="345" w:name="_Toc298681250"/>
      <w:bookmarkStart w:id="346" w:name="_Toc298447490"/>
      <w:r>
        <w:rPr>
          <w:lang w:val="en-US"/>
        </w:rPr>
        <w:t>Part One</w:t>
      </w:r>
      <w:bookmarkEnd w:id="344"/>
      <w:bookmarkEnd w:id="345"/>
      <w:bookmarkEnd w:id="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47"/>
            <w:r w:rsidRPr="007425E1">
              <w:rPr>
                <w:rFonts w:eastAsiaTheme="minorHAnsi"/>
              </w:rPr>
              <w:t>Of the Covenant</w:t>
            </w:r>
            <w:commentRangeEnd w:id="347"/>
            <w:r>
              <w:rPr>
                <w:rStyle w:val="CommentReference"/>
                <w:rFonts w:eastAsiaTheme="minorHAnsi" w:cstheme="minorBidi"/>
                <w:color w:val="auto"/>
                <w:lang w:val="en-CA"/>
              </w:rPr>
              <w:commentReference w:id="347"/>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48"/>
            <w:r>
              <w:rPr>
                <w:rFonts w:eastAsiaTheme="minorHAnsi"/>
              </w:rPr>
              <w:t>sprinkling</w:t>
            </w:r>
            <w:commentRangeEnd w:id="348"/>
            <w:r>
              <w:rPr>
                <w:rStyle w:val="CommentReference"/>
                <w:rFonts w:eastAsiaTheme="minorHAnsi" w:cstheme="minorBidi"/>
                <w:color w:val="auto"/>
                <w:lang w:val="en-CA"/>
              </w:rPr>
              <w:commentReference w:id="348"/>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49"/>
            <w:r>
              <w:rPr>
                <w:rFonts w:eastAsiaTheme="minorHAnsi"/>
              </w:rPr>
              <w:t>dwelt</w:t>
            </w:r>
            <w:commentRangeEnd w:id="349"/>
            <w:r>
              <w:rPr>
                <w:rStyle w:val="CommentReference"/>
                <w:rFonts w:eastAsiaTheme="minorHAnsi" w:cstheme="minorBidi"/>
                <w:color w:val="auto"/>
                <w:lang w:val="en-CA"/>
              </w:rPr>
              <w:commentReference w:id="349"/>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50"/>
            <w:r>
              <w:t xml:space="preserve">Magnify </w:t>
            </w:r>
            <w:commentRangeEnd w:id="350"/>
            <w:r>
              <w:rPr>
                <w:rStyle w:val="CommentReference"/>
                <w:rFonts w:eastAsiaTheme="minorHAnsi" w:cstheme="minorBidi"/>
                <w:color w:val="auto"/>
                <w:lang w:val="en-CA"/>
              </w:rPr>
              <w:commentReference w:id="35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1"/>
            <w:r>
              <w:t xml:space="preserve">obtain </w:t>
            </w:r>
            <w:commentRangeEnd w:id="351"/>
            <w:r>
              <w:rPr>
                <w:rStyle w:val="CommentReference"/>
                <w:rFonts w:eastAsiaTheme="minorHAnsi" w:cstheme="minorBidi"/>
                <w:color w:val="auto"/>
                <w:lang w:val="en-CA"/>
              </w:rPr>
              <w:commentReference w:id="35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52" w:name="_Toc298445766"/>
      <w:bookmarkStart w:id="353" w:name="_Toc298681251"/>
      <w:bookmarkStart w:id="354" w:name="_Toc298447491"/>
      <w:r>
        <w:t>Part Two</w:t>
      </w:r>
      <w:bookmarkEnd w:id="352"/>
      <w:bookmarkEnd w:id="353"/>
      <w:bookmarkEnd w:id="354"/>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55"/>
            <w:r>
              <w:rPr>
                <w:rFonts w:eastAsiaTheme="minorHAnsi"/>
              </w:rPr>
              <w:t xml:space="preserve">type </w:t>
            </w:r>
            <w:commentRangeEnd w:id="355"/>
            <w:r>
              <w:rPr>
                <w:rStyle w:val="CommentReference"/>
                <w:rFonts w:eastAsiaTheme="minorHAnsi" w:cstheme="minorBidi"/>
                <w:color w:val="auto"/>
                <w:lang w:val="en-CA"/>
              </w:rPr>
              <w:commentReference w:id="355"/>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56"/>
            <w:r>
              <w:t xml:space="preserve">one </w:t>
            </w:r>
            <w:commentRangeEnd w:id="356"/>
            <w:r>
              <w:rPr>
                <w:rStyle w:val="CommentReference"/>
                <w:rFonts w:eastAsiaTheme="minorHAnsi" w:cstheme="minorBidi"/>
                <w:color w:val="auto"/>
                <w:lang w:val="en-CA"/>
              </w:rPr>
              <w:commentReference w:id="356"/>
            </w:r>
            <w:r>
              <w:t>from two,</w:t>
            </w:r>
          </w:p>
          <w:p w:rsidR="005832A1" w:rsidRDefault="005832A1" w:rsidP="005832A1">
            <w:pPr>
              <w:pStyle w:val="EngHang"/>
            </w:pPr>
            <w:r>
              <w:t xml:space="preserve">A </w:t>
            </w:r>
            <w:commentRangeStart w:id="357"/>
            <w:r>
              <w:t xml:space="preserve">Holy </w:t>
            </w:r>
            <w:commentRangeEnd w:id="357"/>
            <w:r>
              <w:rPr>
                <w:rStyle w:val="CommentReference"/>
                <w:rFonts w:eastAsiaTheme="minorHAnsi" w:cstheme="minorBidi"/>
                <w:color w:val="auto"/>
                <w:lang w:val="en-CA"/>
              </w:rPr>
              <w:commentReference w:id="357"/>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58"/>
            <w:r>
              <w:rPr>
                <w:rFonts w:eastAsiaTheme="minorHAnsi"/>
              </w:rPr>
              <w:t xml:space="preserve">Begotten </w:t>
            </w:r>
            <w:commentRangeEnd w:id="358"/>
            <w:r>
              <w:rPr>
                <w:rStyle w:val="CommentReference"/>
                <w:rFonts w:eastAsiaTheme="minorHAnsi" w:cstheme="minorBidi"/>
                <w:color w:val="auto"/>
                <w:lang w:val="en-CA"/>
              </w:rPr>
              <w:commentReference w:id="358"/>
            </w:r>
            <w:r>
              <w:rPr>
                <w:rFonts w:eastAsiaTheme="minorHAnsi"/>
              </w:rPr>
              <w:t>without seed,</w:t>
            </w:r>
          </w:p>
          <w:p w:rsidR="005832A1" w:rsidRDefault="005832A1" w:rsidP="005832A1">
            <w:pPr>
              <w:pStyle w:val="EngHang"/>
              <w:rPr>
                <w:rFonts w:eastAsiaTheme="minorHAnsi"/>
              </w:rPr>
            </w:pPr>
            <w:commentRangeStart w:id="359"/>
            <w:r>
              <w:rPr>
                <w:rFonts w:eastAsiaTheme="minorHAnsi"/>
              </w:rPr>
              <w:t xml:space="preserve">Consubstantial </w:t>
            </w:r>
            <w:commentRangeEnd w:id="359"/>
            <w:r>
              <w:rPr>
                <w:rStyle w:val="CommentReference"/>
                <w:rFonts w:eastAsiaTheme="minorHAnsi" w:cstheme="minorBidi"/>
                <w:color w:val="auto"/>
                <w:lang w:val="en-CA"/>
              </w:rPr>
              <w:commentReference w:id="359"/>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60"/>
            <w:r>
              <w:rPr>
                <w:rFonts w:eastAsiaTheme="minorHAnsi"/>
              </w:rPr>
              <w:t xml:space="preserve">made one </w:t>
            </w:r>
            <w:commentRangeEnd w:id="360"/>
            <w:r>
              <w:rPr>
                <w:rStyle w:val="CommentReference"/>
                <w:rFonts w:eastAsiaTheme="minorHAnsi" w:cstheme="minorBidi"/>
                <w:color w:val="auto"/>
                <w:lang w:val="en-CA"/>
              </w:rPr>
              <w:commentReference w:id="360"/>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61"/>
            <w:r>
              <w:t xml:space="preserve">The </w:t>
            </w:r>
            <w:commentRangeEnd w:id="361"/>
            <w:r>
              <w:rPr>
                <w:rStyle w:val="CommentReference"/>
                <w:rFonts w:eastAsiaTheme="minorHAnsi" w:cstheme="minorBidi"/>
                <w:color w:val="auto"/>
                <w:lang w:val="en-CA"/>
              </w:rPr>
              <w:commentReference w:id="361"/>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62"/>
            <w:r>
              <w:rPr>
                <w:rFonts w:eastAsiaTheme="minorHAnsi"/>
              </w:rPr>
              <w:t xml:space="preserve">Purple </w:t>
            </w:r>
            <w:commentRangeEnd w:id="362"/>
            <w:r>
              <w:rPr>
                <w:rStyle w:val="CommentReference"/>
                <w:rFonts w:eastAsiaTheme="minorHAnsi" w:cstheme="minorBidi"/>
                <w:color w:val="auto"/>
                <w:lang w:val="en-CA"/>
              </w:rPr>
              <w:commentReference w:id="362"/>
            </w:r>
            <w:r>
              <w:rPr>
                <w:rFonts w:eastAsiaTheme="minorHAnsi"/>
              </w:rPr>
              <w:t>and scarlet,</w:t>
            </w:r>
          </w:p>
          <w:p w:rsidR="005832A1" w:rsidRPr="001A0083" w:rsidRDefault="005832A1" w:rsidP="005832A1">
            <w:pPr>
              <w:pStyle w:val="EngHangEnd"/>
            </w:pPr>
            <w:r>
              <w:rPr>
                <w:rFonts w:eastAsiaTheme="minorHAnsi"/>
              </w:rPr>
              <w:t xml:space="preserve">And </w:t>
            </w:r>
            <w:commentRangeStart w:id="363"/>
            <w:r>
              <w:rPr>
                <w:rFonts w:eastAsiaTheme="minorHAnsi"/>
              </w:rPr>
              <w:t xml:space="preserve">fine </w:t>
            </w:r>
            <w:commentRangeEnd w:id="363"/>
            <w:r>
              <w:rPr>
                <w:rStyle w:val="CommentReference"/>
                <w:rFonts w:eastAsiaTheme="minorHAnsi" w:cstheme="minorBidi"/>
                <w:color w:val="auto"/>
                <w:lang w:val="en-CA"/>
              </w:rPr>
              <w:commentReference w:id="363"/>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64"/>
            <w:r>
              <w:rPr>
                <w:rFonts w:eastAsiaTheme="minorHAnsi"/>
              </w:rPr>
              <w:t xml:space="preserve">wood </w:t>
            </w:r>
            <w:commentRangeEnd w:id="364"/>
            <w:r>
              <w:rPr>
                <w:rStyle w:val="CommentReference"/>
                <w:rFonts w:eastAsiaTheme="minorHAnsi" w:cstheme="minorBidi"/>
                <w:color w:val="auto"/>
                <w:lang w:val="en-CA"/>
              </w:rPr>
              <w:commentReference w:id="364"/>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5"/>
            <w:r>
              <w:t xml:space="preserve">Magnify </w:t>
            </w:r>
            <w:commentRangeEnd w:id="365"/>
            <w:r>
              <w:rPr>
                <w:rStyle w:val="CommentReference"/>
                <w:rFonts w:eastAsiaTheme="minorHAnsi" w:cstheme="minorBidi"/>
                <w:color w:val="auto"/>
                <w:lang w:val="en-CA"/>
              </w:rPr>
              <w:commentReference w:id="36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6"/>
            <w:r>
              <w:t xml:space="preserve">obtain </w:t>
            </w:r>
            <w:commentRangeEnd w:id="366"/>
            <w:r>
              <w:rPr>
                <w:rStyle w:val="CommentReference"/>
                <w:rFonts w:eastAsiaTheme="minorHAnsi" w:cstheme="minorBidi"/>
                <w:color w:val="auto"/>
                <w:lang w:val="en-CA"/>
              </w:rPr>
              <w:commentReference w:id="36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67" w:name="_Toc298445767"/>
      <w:bookmarkStart w:id="368" w:name="_Toc298681252"/>
      <w:bookmarkStart w:id="369" w:name="_Toc298447492"/>
      <w:r>
        <w:t>Part Three</w:t>
      </w:r>
      <w:bookmarkEnd w:id="367"/>
      <w:bookmarkEnd w:id="368"/>
      <w:bookmarkEnd w:id="369"/>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70"/>
            <w:r>
              <w:rPr>
                <w:rFonts w:eastAsiaTheme="minorHAnsi"/>
              </w:rPr>
              <w:t>Cherubs</w:t>
            </w:r>
            <w:commentRangeEnd w:id="370"/>
            <w:r>
              <w:rPr>
                <w:rStyle w:val="CommentReference"/>
                <w:rFonts w:eastAsiaTheme="minorHAnsi" w:cstheme="minorBidi"/>
                <w:color w:val="auto"/>
                <w:lang w:val="en-CA"/>
              </w:rPr>
              <w:commentReference w:id="370"/>
            </w:r>
          </w:p>
          <w:p w:rsidR="005832A1" w:rsidRPr="001A0083" w:rsidRDefault="005832A1" w:rsidP="005832A1">
            <w:pPr>
              <w:pStyle w:val="EngHangEnd"/>
            </w:pPr>
            <w:commentRangeStart w:id="371"/>
            <w:r>
              <w:rPr>
                <w:rFonts w:eastAsiaTheme="minorHAnsi"/>
              </w:rPr>
              <w:t xml:space="preserve">Forged </w:t>
            </w:r>
            <w:commentRangeEnd w:id="371"/>
            <w:r>
              <w:rPr>
                <w:rStyle w:val="CommentReference"/>
                <w:rFonts w:eastAsiaTheme="minorHAnsi" w:cstheme="minorBidi"/>
                <w:color w:val="auto"/>
                <w:lang w:val="en-CA"/>
              </w:rPr>
              <w:commentReference w:id="371"/>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72"/>
            <w:r>
              <w:t xml:space="preserve">Always </w:t>
            </w:r>
            <w:commentRangeEnd w:id="372"/>
            <w:r>
              <w:rPr>
                <w:rStyle w:val="CommentReference"/>
                <w:rFonts w:eastAsiaTheme="minorHAnsi" w:cstheme="minorBidi"/>
                <w:color w:val="auto"/>
                <w:lang w:val="en-CA"/>
              </w:rPr>
              <w:commentReference w:id="372"/>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73"/>
            <w:r>
              <w:rPr>
                <w:rFonts w:eastAsiaTheme="minorHAnsi"/>
              </w:rPr>
              <w:t xml:space="preserve">Overshadowed </w:t>
            </w:r>
            <w:commentRangeEnd w:id="373"/>
            <w:r>
              <w:rPr>
                <w:rStyle w:val="CommentReference"/>
                <w:rFonts w:eastAsiaTheme="minorHAnsi" w:cstheme="minorBidi"/>
                <w:color w:val="auto"/>
                <w:lang w:val="en-CA"/>
              </w:rPr>
              <w:commentReference w:id="373"/>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74"/>
            <w:r>
              <w:rPr>
                <w:rFonts w:eastAsiaTheme="minorHAnsi"/>
              </w:rPr>
              <w:t xml:space="preserve">sin </w:t>
            </w:r>
            <w:commentRangeEnd w:id="374"/>
            <w:r>
              <w:rPr>
                <w:rStyle w:val="CommentReference"/>
                <w:rFonts w:eastAsiaTheme="minorHAnsi" w:cstheme="minorBidi"/>
                <w:color w:val="auto"/>
                <w:lang w:val="en-CA"/>
              </w:rPr>
              <w:commentReference w:id="374"/>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77" w:name="_Toc298445768"/>
      <w:bookmarkStart w:id="378" w:name="_Toc298681253"/>
      <w:bookmarkStart w:id="379" w:name="_Toc298447493"/>
      <w:r>
        <w:t>Part Four</w:t>
      </w:r>
      <w:bookmarkEnd w:id="377"/>
      <w:bookmarkEnd w:id="378"/>
      <w:bookmarkEnd w:id="379"/>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80"/>
            <w:r>
              <w:t xml:space="preserve">you </w:t>
            </w:r>
            <w:commentRangeEnd w:id="380"/>
            <w:r>
              <w:rPr>
                <w:rStyle w:val="CommentReference"/>
                <w:rFonts w:eastAsiaTheme="minorHAnsi" w:cstheme="minorBidi"/>
                <w:color w:val="auto"/>
                <w:lang w:val="en-CA"/>
              </w:rPr>
              <w:commentReference w:id="380"/>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81"/>
            <w:r>
              <w:rPr>
                <w:rFonts w:eastAsiaTheme="minorHAnsi"/>
              </w:rPr>
              <w:t xml:space="preserve">for </w:t>
            </w:r>
            <w:commentRangeEnd w:id="381"/>
            <w:r>
              <w:rPr>
                <w:rStyle w:val="CommentReference"/>
                <w:rFonts w:eastAsiaTheme="minorHAnsi" w:cstheme="minorBidi"/>
                <w:color w:val="auto"/>
                <w:lang w:val="en-CA"/>
              </w:rPr>
              <w:commentReference w:id="381"/>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84" w:name="_Toc298445769"/>
      <w:bookmarkStart w:id="385" w:name="_Toc298681254"/>
      <w:bookmarkStart w:id="386" w:name="_Toc298447494"/>
      <w:r>
        <w:t>Part Five</w:t>
      </w:r>
      <w:bookmarkEnd w:id="384"/>
      <w:bookmarkEnd w:id="385"/>
      <w:bookmarkEnd w:id="386"/>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87"/>
            <w:r>
              <w:rPr>
                <w:rFonts w:eastAsiaTheme="minorHAnsi"/>
              </w:rPr>
              <w:t xml:space="preserve">burning </w:t>
            </w:r>
            <w:commentRangeEnd w:id="387"/>
            <w:r>
              <w:rPr>
                <w:rStyle w:val="CommentReference"/>
                <w:rFonts w:eastAsiaTheme="minorHAnsi" w:cstheme="minorBidi"/>
                <w:color w:val="auto"/>
                <w:lang w:val="en-CA"/>
              </w:rPr>
              <w:commentReference w:id="387"/>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88"/>
            <w:r>
              <w:rPr>
                <w:rFonts w:eastAsiaTheme="minorHAnsi"/>
              </w:rPr>
              <w:t>manifestation</w:t>
            </w:r>
            <w:commentRangeEnd w:id="388"/>
            <w:r>
              <w:rPr>
                <w:rStyle w:val="CommentReference"/>
                <w:rFonts w:eastAsiaTheme="minorHAnsi" w:cstheme="minorBidi"/>
                <w:color w:val="auto"/>
                <w:lang w:val="en-CA"/>
              </w:rPr>
              <w:commentReference w:id="388"/>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89"/>
            <w:r>
              <w:rPr>
                <w:rFonts w:eastAsiaTheme="minorHAnsi"/>
              </w:rPr>
              <w:t xml:space="preserve">carried </w:t>
            </w:r>
            <w:commentRangeEnd w:id="389"/>
            <w:r>
              <w:rPr>
                <w:rStyle w:val="CommentReference"/>
                <w:rFonts w:eastAsiaTheme="minorHAnsi" w:cstheme="minorBidi"/>
                <w:color w:val="auto"/>
                <w:lang w:val="en-CA"/>
              </w:rPr>
              <w:commentReference w:id="389"/>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90"/>
            <w:r>
              <w:rPr>
                <w:rFonts w:eastAsiaTheme="minorHAnsi"/>
              </w:rPr>
              <w:t xml:space="preserve">Gives light to </w:t>
            </w:r>
            <w:commentRangeEnd w:id="390"/>
            <w:r>
              <w:rPr>
                <w:rStyle w:val="CommentReference"/>
                <w:rFonts w:eastAsiaTheme="minorHAnsi" w:cstheme="minorBidi"/>
                <w:color w:val="auto"/>
                <w:lang w:val="en-CA"/>
              </w:rPr>
              <w:commentReference w:id="390"/>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91"/>
            <w:r>
              <w:t xml:space="preserve">Magnify </w:t>
            </w:r>
            <w:commentRangeEnd w:id="391"/>
            <w:r>
              <w:rPr>
                <w:rStyle w:val="CommentReference"/>
                <w:rFonts w:eastAsiaTheme="minorHAnsi" w:cstheme="minorBidi"/>
                <w:color w:val="auto"/>
                <w:lang w:val="en-CA"/>
              </w:rPr>
              <w:commentReference w:id="391"/>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2"/>
            <w:r>
              <w:t xml:space="preserve">obtain </w:t>
            </w:r>
            <w:commentRangeEnd w:id="392"/>
            <w:r>
              <w:rPr>
                <w:rStyle w:val="CommentReference"/>
                <w:rFonts w:eastAsiaTheme="minorHAnsi" w:cstheme="minorBidi"/>
                <w:color w:val="auto"/>
                <w:lang w:val="en-CA"/>
              </w:rPr>
              <w:commentReference w:id="392"/>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93" w:name="_Toc298445770"/>
      <w:bookmarkStart w:id="394" w:name="_Toc298681255"/>
      <w:bookmarkStart w:id="395" w:name="_Toc298447495"/>
      <w:r>
        <w:t>Part Six</w:t>
      </w:r>
      <w:bookmarkEnd w:id="393"/>
      <w:bookmarkEnd w:id="394"/>
      <w:bookmarkEnd w:id="395"/>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96"/>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96"/>
            <w:r>
              <w:rPr>
                <w:rStyle w:val="CommentReference"/>
                <w:rFonts w:eastAsiaTheme="minorHAnsi" w:cstheme="minorBidi"/>
                <w:color w:val="auto"/>
                <w:lang w:val="en-CA"/>
              </w:rPr>
              <w:commentReference w:id="396"/>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97"/>
            <w:r>
              <w:rPr>
                <w:rFonts w:eastAsiaTheme="minorHAnsi"/>
              </w:rPr>
              <w:t xml:space="preserve">Upon </w:t>
            </w:r>
            <w:commentRangeEnd w:id="397"/>
            <w:r>
              <w:rPr>
                <w:rStyle w:val="CommentReference"/>
                <w:rFonts w:eastAsiaTheme="minorHAnsi" w:cstheme="minorBidi"/>
                <w:color w:val="auto"/>
                <w:lang w:val="en-CA"/>
              </w:rPr>
              <w:commentReference w:id="397"/>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98"/>
            <w:r>
              <w:t xml:space="preserve">Magnify </w:t>
            </w:r>
            <w:commentRangeEnd w:id="398"/>
            <w:r>
              <w:rPr>
                <w:rStyle w:val="CommentReference"/>
                <w:rFonts w:eastAsiaTheme="minorHAnsi" w:cstheme="minorBidi"/>
                <w:color w:val="auto"/>
                <w:lang w:val="en-CA"/>
              </w:rPr>
              <w:commentReference w:id="39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9"/>
            <w:r>
              <w:t xml:space="preserve">obtain </w:t>
            </w:r>
            <w:commentRangeEnd w:id="399"/>
            <w:r>
              <w:rPr>
                <w:rStyle w:val="CommentReference"/>
                <w:rFonts w:eastAsiaTheme="minorHAnsi" w:cstheme="minorBidi"/>
                <w:color w:val="auto"/>
                <w:lang w:val="en-CA"/>
              </w:rPr>
              <w:commentReference w:id="39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400" w:name="_Toc298445771"/>
      <w:bookmarkStart w:id="401" w:name="_Toc298681256"/>
      <w:bookmarkStart w:id="402" w:name="_Toc298447496"/>
      <w:bookmarkStart w:id="403" w:name="_Ref299211949"/>
      <w:r>
        <w:t>The Gospel According the St. Luke</w:t>
      </w:r>
      <w:bookmarkEnd w:id="400"/>
      <w:bookmarkEnd w:id="401"/>
      <w:bookmarkEnd w:id="402"/>
      <w:bookmarkEnd w:id="4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404" w:name="_Toc298445772"/>
      <w:bookmarkStart w:id="405" w:name="_Toc298681257"/>
      <w:bookmarkStart w:id="406" w:name="_Toc298447497"/>
      <w:r>
        <w:lastRenderedPageBreak/>
        <w:t xml:space="preserve">Part </w:t>
      </w:r>
      <w:bookmarkEnd w:id="404"/>
      <w:bookmarkEnd w:id="405"/>
      <w:bookmarkEnd w:id="406"/>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407"/>
            <w:r>
              <w:rPr>
                <w:rFonts w:eastAsiaTheme="minorHAnsi"/>
              </w:rPr>
              <w:t>truth</w:t>
            </w:r>
            <w:commentRangeEnd w:id="407"/>
            <w:r>
              <w:rPr>
                <w:rStyle w:val="CommentReference"/>
                <w:rFonts w:eastAsiaTheme="minorHAnsi" w:cstheme="minorBidi"/>
                <w:color w:val="auto"/>
                <w:lang w:val="en-CA"/>
              </w:rPr>
              <w:commentReference w:id="407"/>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408"/>
            <w:r>
              <w:rPr>
                <w:rFonts w:eastAsiaTheme="minorHAnsi"/>
              </w:rPr>
              <w:t xml:space="preserve">a </w:t>
            </w:r>
            <w:commentRangeEnd w:id="408"/>
            <w:r>
              <w:rPr>
                <w:rStyle w:val="CommentReference"/>
                <w:rFonts w:eastAsiaTheme="minorHAnsi" w:cstheme="minorBidi"/>
                <w:color w:val="auto"/>
                <w:lang w:val="en-CA"/>
              </w:rPr>
              <w:commentReference w:id="408"/>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409"/>
            <w:r>
              <w:rPr>
                <w:rFonts w:eastAsiaTheme="minorHAnsi"/>
              </w:rPr>
              <w:t xml:space="preserve">holy </w:t>
            </w:r>
            <w:commentRangeEnd w:id="409"/>
            <w:r>
              <w:rPr>
                <w:rStyle w:val="CommentReference"/>
                <w:rFonts w:eastAsiaTheme="minorHAnsi" w:cstheme="minorBidi"/>
                <w:color w:val="auto"/>
                <w:lang w:val="en-CA"/>
              </w:rPr>
              <w:commentReference w:id="409"/>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410"/>
            <w:r>
              <w:rPr>
                <w:rFonts w:eastAsiaTheme="minorHAnsi"/>
              </w:rPr>
              <w:t xml:space="preserve">abode </w:t>
            </w:r>
            <w:commentRangeEnd w:id="410"/>
            <w:r>
              <w:rPr>
                <w:rStyle w:val="CommentReference"/>
                <w:rFonts w:eastAsiaTheme="minorHAnsi" w:cstheme="minorBidi"/>
                <w:color w:val="auto"/>
                <w:lang w:val="en-CA"/>
              </w:rPr>
              <w:commentReference w:id="410"/>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413" w:name="_Toc298445773"/>
      <w:bookmarkStart w:id="414" w:name="_Toc298681258"/>
      <w:bookmarkStart w:id="415" w:name="_Toc298447498"/>
      <w:r>
        <w:lastRenderedPageBreak/>
        <w:t>Part Seven (</w:t>
      </w:r>
      <w:r w:rsidR="00AB7D27">
        <w:t>Modern Part Eight</w:t>
      </w:r>
      <w:r>
        <w:t>)</w:t>
      </w:r>
      <w:bookmarkEnd w:id="413"/>
      <w:bookmarkEnd w:id="414"/>
      <w:bookmarkEnd w:id="415"/>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16"/>
            <w:r>
              <w:rPr>
                <w:rFonts w:eastAsiaTheme="minorHAnsi"/>
              </w:rPr>
              <w:t>O Lord of all.</w:t>
            </w:r>
            <w:commentRangeEnd w:id="416"/>
            <w:r>
              <w:rPr>
                <w:rStyle w:val="CommentReference"/>
                <w:rFonts w:eastAsiaTheme="minorHAnsi" w:cstheme="minorBidi"/>
                <w:color w:val="auto"/>
                <w:lang w:val="en-CA"/>
              </w:rPr>
              <w:commentReference w:id="416"/>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17"/>
            <w:r>
              <w:rPr>
                <w:rFonts w:eastAsiaTheme="minorHAnsi"/>
              </w:rPr>
              <w:t>The True One who came</w:t>
            </w:r>
            <w:commentRangeEnd w:id="417"/>
            <w:r>
              <w:rPr>
                <w:rStyle w:val="CommentReference"/>
                <w:rFonts w:eastAsiaTheme="minorHAnsi" w:cstheme="minorBidi"/>
                <w:color w:val="auto"/>
                <w:lang w:val="en-CA"/>
              </w:rPr>
              <w:commentReference w:id="417"/>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18"/>
            <w:r>
              <w:rPr>
                <w:rFonts w:eastAsiaTheme="minorHAnsi"/>
              </w:rPr>
              <w:t>And perfect rejoicing.</w:t>
            </w:r>
            <w:commentRangeEnd w:id="418"/>
            <w:r>
              <w:rPr>
                <w:rStyle w:val="CommentReference"/>
                <w:rFonts w:eastAsiaTheme="minorHAnsi" w:cstheme="minorBidi"/>
                <w:color w:val="auto"/>
                <w:lang w:val="en-CA"/>
              </w:rPr>
              <w:commentReference w:id="418"/>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19"/>
            <w:r>
              <w:rPr>
                <w:rFonts w:eastAsiaTheme="minorHAnsi"/>
              </w:rPr>
              <w:t>about</w:t>
            </w:r>
            <w:commentRangeEnd w:id="419"/>
            <w:r>
              <w:rPr>
                <w:rStyle w:val="CommentReference"/>
                <w:rFonts w:eastAsiaTheme="minorHAnsi" w:cstheme="minorBidi"/>
                <w:color w:val="auto"/>
                <w:lang w:val="en-CA"/>
              </w:rPr>
              <w:commentReference w:id="419"/>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20"/>
            <w:r>
              <w:rPr>
                <w:rFonts w:eastAsiaTheme="minorHAnsi"/>
              </w:rPr>
              <w:t>proclaim</w:t>
            </w:r>
            <w:commentRangeEnd w:id="420"/>
            <w:r>
              <w:rPr>
                <w:rStyle w:val="CommentReference"/>
                <w:rFonts w:eastAsiaTheme="minorHAnsi" w:cstheme="minorBidi"/>
                <w:color w:val="auto"/>
                <w:lang w:val="en-CA"/>
              </w:rPr>
              <w:commentReference w:id="420"/>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21"/>
            <w:r>
              <w:t>gener</w:t>
            </w:r>
            <w:r>
              <w:t>a</w:t>
            </w:r>
            <w:r>
              <w:t>tions</w:t>
            </w:r>
            <w:commentRangeEnd w:id="421"/>
            <w:r>
              <w:rPr>
                <w:rStyle w:val="CommentReference"/>
                <w:rFonts w:eastAsiaTheme="minorHAnsi" w:cstheme="minorBidi"/>
                <w:color w:val="auto"/>
                <w:lang w:val="en-CA"/>
              </w:rPr>
              <w:commentReference w:id="421"/>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22"/>
            <w:r>
              <w:t xml:space="preserve">just </w:t>
            </w:r>
            <w:commentRangeEnd w:id="422"/>
            <w:r>
              <w:rPr>
                <w:rStyle w:val="CommentReference"/>
                <w:rFonts w:eastAsiaTheme="minorHAnsi" w:cstheme="minorBidi"/>
                <w:color w:val="auto"/>
                <w:lang w:val="en-CA"/>
              </w:rPr>
              <w:commentReference w:id="422"/>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23"/>
            <w:r>
              <w:t xml:space="preserve">chaste </w:t>
            </w:r>
            <w:commentRangeEnd w:id="423"/>
            <w:r>
              <w:rPr>
                <w:rStyle w:val="CommentReference"/>
                <w:rFonts w:eastAsiaTheme="minorHAnsi" w:cstheme="minorBidi"/>
                <w:color w:val="auto"/>
                <w:lang w:val="en-CA"/>
              </w:rPr>
              <w:commentReference w:id="423"/>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24"/>
            <w:r>
              <w:t>Isaac</w:t>
            </w:r>
            <w:commentRangeEnd w:id="424"/>
            <w:r>
              <w:rPr>
                <w:rStyle w:val="CommentReference"/>
                <w:rFonts w:eastAsiaTheme="minorHAnsi" w:cstheme="minorBidi"/>
                <w:color w:val="auto"/>
                <w:lang w:val="en-CA"/>
              </w:rPr>
              <w:commentReference w:id="424"/>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25"/>
            <w:r>
              <w:t>myriads of myriads.</w:t>
            </w:r>
            <w:commentRangeEnd w:id="425"/>
            <w:r>
              <w:rPr>
                <w:rStyle w:val="CommentReference"/>
                <w:rFonts w:eastAsiaTheme="minorHAnsi" w:cstheme="minorBidi"/>
                <w:color w:val="auto"/>
                <w:lang w:val="en-CA"/>
              </w:rPr>
              <w:commentReference w:id="425"/>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26"/>
            <w:r>
              <w:t>Master</w:t>
            </w:r>
            <w:commentRangeEnd w:id="426"/>
            <w:r>
              <w:rPr>
                <w:rStyle w:val="CommentReference"/>
                <w:rFonts w:eastAsiaTheme="minorHAnsi" w:cstheme="minorBidi"/>
                <w:color w:val="auto"/>
                <w:lang w:val="en-CA"/>
              </w:rPr>
              <w:commentReference w:id="426"/>
            </w:r>
            <w:r>
              <w:t>.</w:t>
            </w:r>
          </w:p>
          <w:p w:rsidR="00AB7D27" w:rsidRDefault="00AB7D27" w:rsidP="00AB7D27">
            <w:pPr>
              <w:pStyle w:val="EngHang"/>
            </w:pPr>
            <w:r>
              <w:rPr>
                <w:rFonts w:eastAsiaTheme="minorHAnsi"/>
              </w:rPr>
              <w:t xml:space="preserve">Hail to you O Mary: </w:t>
            </w:r>
            <w:r>
              <w:t xml:space="preserve">the </w:t>
            </w:r>
            <w:commentRangeStart w:id="427"/>
            <w:r>
              <w:t xml:space="preserve">honour </w:t>
            </w:r>
            <w:commentRangeEnd w:id="427"/>
            <w:r>
              <w:rPr>
                <w:rStyle w:val="CommentReference"/>
                <w:rFonts w:eastAsiaTheme="minorHAnsi" w:cstheme="minorBidi"/>
                <w:color w:val="auto"/>
                <w:lang w:val="en-CA"/>
              </w:rPr>
              <w:commentReference w:id="427"/>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28"/>
            <w:r>
              <w:t xml:space="preserve">spouse </w:t>
            </w:r>
            <w:commentRangeEnd w:id="428"/>
            <w:r>
              <w:rPr>
                <w:rStyle w:val="CommentReference"/>
                <w:rFonts w:eastAsiaTheme="minorHAnsi" w:cstheme="minorBidi"/>
                <w:color w:val="auto"/>
                <w:lang w:val="en-CA"/>
              </w:rPr>
              <w:commentReference w:id="428"/>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29"/>
            <w:r>
              <w:t xml:space="preserve">health </w:t>
            </w:r>
            <w:commentRangeEnd w:id="429"/>
            <w:r>
              <w:rPr>
                <w:rStyle w:val="CommentReference"/>
                <w:rFonts w:eastAsiaTheme="minorHAnsi" w:cstheme="minorBidi"/>
                <w:color w:val="auto"/>
                <w:lang w:val="en-CA"/>
              </w:rPr>
              <w:commentReference w:id="429"/>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30"/>
            <w:r>
              <w:t>indescribable</w:t>
            </w:r>
            <w:commentRangeEnd w:id="430"/>
            <w:r>
              <w:rPr>
                <w:rStyle w:val="CommentReference"/>
                <w:rFonts w:eastAsiaTheme="minorHAnsi" w:cstheme="minorBidi"/>
                <w:color w:val="auto"/>
                <w:lang w:val="en-CA"/>
              </w:rPr>
              <w:commentReference w:id="430"/>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31"/>
            <w:r>
              <w:t>Without mingling of substance</w:t>
            </w:r>
            <w:commentRangeEnd w:id="431"/>
            <w:r>
              <w:rPr>
                <w:rStyle w:val="CommentReference"/>
                <w:rFonts w:eastAsiaTheme="minorHAnsi" w:cstheme="minorBidi"/>
                <w:color w:val="auto"/>
                <w:lang w:val="en-CA"/>
              </w:rPr>
              <w:commentReference w:id="431"/>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32"/>
            <w:r>
              <w:t xml:space="preserve">intercede </w:t>
            </w:r>
            <w:commentRangeEnd w:id="432"/>
            <w:r>
              <w:rPr>
                <w:rStyle w:val="CommentReference"/>
                <w:rFonts w:eastAsiaTheme="minorHAnsi" w:cstheme="minorBidi"/>
                <w:color w:val="auto"/>
                <w:lang w:val="en-CA"/>
              </w:rPr>
              <w:commentReference w:id="432"/>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33" w:name="_Toc298445774"/>
      <w:bookmarkStart w:id="434" w:name="_Toc298681259"/>
      <w:bookmarkStart w:id="435" w:name="_Toc298447499"/>
      <w:r>
        <w:t>Part Nine</w:t>
      </w:r>
      <w:bookmarkEnd w:id="433"/>
      <w:bookmarkEnd w:id="434"/>
      <w:bookmarkEnd w:id="435"/>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CC1CA8">
        <w:rPr>
          <w:noProof/>
        </w:rPr>
        <w:t>82</w:t>
      </w:r>
      <w:r w:rsidR="003A78C2">
        <w:fldChar w:fldCharType="end"/>
      </w:r>
      <w:r>
        <w:t>.</w:t>
      </w:r>
    </w:p>
    <w:p w:rsidR="00A2562D" w:rsidRDefault="00A2562D" w:rsidP="00A31CA5">
      <w:pPr>
        <w:pStyle w:val="Heading6"/>
      </w:pPr>
      <w:bookmarkStart w:id="436" w:name="_Toc298445775"/>
      <w:bookmarkStart w:id="437" w:name="_Toc298681260"/>
      <w:bookmarkStart w:id="438" w:name="_Toc298447500"/>
      <w:r>
        <w:t>Part Ten</w:t>
      </w:r>
      <w:bookmarkEnd w:id="436"/>
      <w:bookmarkEnd w:id="437"/>
      <w:bookmarkEnd w:id="438"/>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39"/>
            <w:r>
              <w:t>honoured</w:t>
            </w:r>
            <w:r w:rsidRPr="007425E1">
              <w:t xml:space="preserve"> </w:t>
            </w:r>
            <w:commentRangeEnd w:id="439"/>
            <w:r>
              <w:rPr>
                <w:rStyle w:val="CommentReference"/>
                <w:rFonts w:eastAsiaTheme="minorHAnsi" w:cstheme="minorBidi"/>
                <w:color w:val="auto"/>
                <w:lang w:val="en-CA"/>
              </w:rPr>
              <w:commentReference w:id="439"/>
            </w:r>
            <w:commentRangeStart w:id="440"/>
            <w:r w:rsidRPr="007425E1">
              <w:t xml:space="preserve">more </w:t>
            </w:r>
            <w:commentRangeEnd w:id="440"/>
            <w:r>
              <w:rPr>
                <w:rStyle w:val="CommentReference"/>
                <w:rFonts w:eastAsiaTheme="minorHAnsi" w:cstheme="minorBidi"/>
                <w:color w:val="auto"/>
                <w:lang w:val="en-CA"/>
              </w:rPr>
              <w:commentReference w:id="440"/>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41"/>
            <w:r w:rsidRPr="007425E1">
              <w:t>means</w:t>
            </w:r>
            <w:r>
              <w:rPr>
                <w:rStyle w:val="FootnoteReference"/>
                <w:lang w:val="en-GB"/>
              </w:rPr>
              <w:t xml:space="preserve"> </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42" w:name="_Toc298445776"/>
      <w:bookmarkStart w:id="443" w:name="_Toc298681261"/>
      <w:bookmarkStart w:id="444" w:name="_Toc298447501"/>
      <w:r w:rsidRPr="00D24FE1">
        <w:t>Part</w:t>
      </w:r>
      <w:r>
        <w:t xml:space="preserve"> Eleven</w:t>
      </w:r>
      <w:bookmarkEnd w:id="442"/>
      <w:bookmarkEnd w:id="443"/>
      <w:bookmarkEnd w:id="444"/>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45" w:name="_Toc298445777"/>
      <w:bookmarkStart w:id="446" w:name="_Toc298681262"/>
      <w:bookmarkStart w:id="447" w:name="_Toc298447502"/>
      <w:r>
        <w:t>Part Twelve</w:t>
      </w:r>
      <w:bookmarkEnd w:id="445"/>
      <w:bookmarkEnd w:id="446"/>
      <w:bookmarkEnd w:id="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48"/>
            <w:r w:rsidRPr="007425E1">
              <w:t>heaven</w:t>
            </w:r>
            <w:commentRangeEnd w:id="448"/>
            <w:r>
              <w:rPr>
                <w:rStyle w:val="CommentReference"/>
                <w:rFonts w:eastAsiaTheme="minorHAnsi" w:cstheme="minorBidi"/>
                <w:color w:val="auto"/>
                <w:lang w:val="en-CA"/>
              </w:rPr>
              <w:commentReference w:id="448"/>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49"/>
            <w:r w:rsidRPr="007425E1">
              <w:t xml:space="preserve">true </w:t>
            </w:r>
            <w:commentRangeEnd w:id="449"/>
            <w:r>
              <w:rPr>
                <w:rStyle w:val="CommentReference"/>
                <w:rFonts w:eastAsiaTheme="minorHAnsi" w:cstheme="minorBidi"/>
                <w:color w:val="auto"/>
                <w:lang w:val="en-CA"/>
              </w:rPr>
              <w:commentReference w:id="449"/>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50" w:name="_Toc298445778"/>
      <w:bookmarkStart w:id="451" w:name="_Toc298681263"/>
      <w:bookmarkStart w:id="452" w:name="_Toc298447503"/>
      <w:r>
        <w:t>Part Thirteen</w:t>
      </w:r>
      <w:bookmarkEnd w:id="450"/>
      <w:bookmarkEnd w:id="451"/>
      <w:bookmarkEnd w:id="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53"/>
            <w:r>
              <w:rPr>
                <w:rFonts w:eastAsiaTheme="minorHAnsi"/>
              </w:rPr>
              <w:t xml:space="preserve">Virgin Mary </w:t>
            </w:r>
            <w:commentRangeEnd w:id="453"/>
            <w:r>
              <w:rPr>
                <w:rStyle w:val="CommentReference"/>
                <w:rFonts w:eastAsiaTheme="minorHAnsi" w:cstheme="minorBidi"/>
                <w:color w:val="auto"/>
                <w:lang w:val="en-CA"/>
              </w:rPr>
              <w:commentReference w:id="453"/>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54"/>
            <w:r w:rsidRPr="007425E1">
              <w:t>And the Cherubic,</w:t>
            </w:r>
          </w:p>
          <w:p w:rsidR="00A31CA5" w:rsidRPr="001A0083" w:rsidRDefault="00A31CA5" w:rsidP="00EB661B">
            <w:pPr>
              <w:pStyle w:val="EngHangEnd"/>
            </w:pPr>
            <w:r>
              <w:t>Mercy Seat</w:t>
            </w:r>
            <w:commentRangeEnd w:id="454"/>
            <w:r>
              <w:t>.</w:t>
            </w:r>
            <w:r>
              <w:rPr>
                <w:rStyle w:val="CommentReference"/>
                <w:rFonts w:eastAsiaTheme="minorHAnsi" w:cstheme="minorBidi"/>
                <w:color w:val="auto"/>
                <w:lang w:val="en-CA"/>
              </w:rPr>
              <w:commentReference w:id="454"/>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55"/>
            <w:r w:rsidRPr="007425E1">
              <w:t>pot</w:t>
            </w:r>
            <w:commentRangeEnd w:id="455"/>
            <w:r>
              <w:rPr>
                <w:rStyle w:val="CommentReference"/>
                <w:rFonts w:eastAsiaTheme="minorHAnsi" w:cstheme="minorBidi"/>
                <w:color w:val="auto"/>
                <w:lang w:val="en-CA"/>
              </w:rPr>
              <w:commentReference w:id="455"/>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56"/>
            <w:r w:rsidRPr="007425E1">
              <w:t>l</w:t>
            </w:r>
            <w:r>
              <w:t>ampstand</w:t>
            </w:r>
            <w:commentRangeEnd w:id="456"/>
            <w:r>
              <w:rPr>
                <w:rStyle w:val="CommentReference"/>
                <w:rFonts w:eastAsiaTheme="minorHAnsi" w:cstheme="minorBidi"/>
                <w:color w:val="auto"/>
                <w:lang w:val="en-CA"/>
              </w:rPr>
              <w:commentReference w:id="456"/>
            </w:r>
            <w:r w:rsidRPr="007425E1">
              <w:t>,</w:t>
            </w:r>
          </w:p>
          <w:p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57" w:name="_Toc298445779"/>
      <w:bookmarkStart w:id="458" w:name="_Toc298681264"/>
      <w:bookmarkStart w:id="459" w:name="_Toc298447504"/>
      <w:r>
        <w:t>Part Fourteen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60"/>
            <w:r w:rsidRPr="007425E1">
              <w:t>decorated</w:t>
            </w:r>
            <w:commentRangeEnd w:id="460"/>
            <w:r>
              <w:rPr>
                <w:rStyle w:val="CommentReference"/>
                <w:rFonts w:eastAsiaTheme="minorHAnsi" w:cstheme="minorBidi"/>
                <w:color w:val="auto"/>
                <w:lang w:val="en-CA"/>
              </w:rPr>
              <w:commentReference w:id="460"/>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61"/>
            <w:r w:rsidRPr="007425E1">
              <w:t>t</w:t>
            </w:r>
            <w:commentRangeEnd w:id="461"/>
            <w:r>
              <w:rPr>
                <w:rStyle w:val="CommentReference"/>
                <w:rFonts w:eastAsiaTheme="minorHAnsi" w:cstheme="minorBidi"/>
                <w:color w:val="auto"/>
                <w:lang w:val="en-CA"/>
              </w:rPr>
              <w:commentReference w:id="461"/>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sidR="00FE0AE4">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62"/>
            <w:r>
              <w:t xml:space="preserve">The </w:t>
            </w:r>
            <w:commentRangeEnd w:id="462"/>
            <w:r>
              <w:rPr>
                <w:rStyle w:val="CommentReference"/>
                <w:rFonts w:eastAsiaTheme="minorHAnsi" w:cstheme="minorBidi"/>
                <w:color w:val="auto"/>
                <w:lang w:val="en-CA"/>
              </w:rPr>
              <w:commentReference w:id="462"/>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63"/>
            <w:r w:rsidRPr="007425E1">
              <w:t xml:space="preserve">And </w:t>
            </w:r>
            <w:commentRangeEnd w:id="463"/>
            <w:r>
              <w:rPr>
                <w:rStyle w:val="CommentReference"/>
                <w:rFonts w:eastAsiaTheme="minorHAnsi" w:cstheme="minorBidi"/>
                <w:color w:val="auto"/>
                <w:lang w:val="en-CA"/>
              </w:rPr>
              <w:commentReference w:id="463"/>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64" w:name="_Toc298445780"/>
      <w:bookmarkStart w:id="465" w:name="_Toc298681265"/>
      <w:bookmarkStart w:id="466" w:name="_Toc298447505"/>
      <w:r>
        <w:t>Part Fifteen</w:t>
      </w:r>
      <w:bookmarkEnd w:id="464"/>
      <w:bookmarkEnd w:id="465"/>
      <w:bookmarkEnd w:id="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67"/>
            <w:r>
              <w:t>Which</w:t>
            </w:r>
            <w:r w:rsidRPr="007425E1">
              <w:t xml:space="preserve"> </w:t>
            </w:r>
            <w:commentRangeEnd w:id="467"/>
            <w:r>
              <w:rPr>
                <w:rStyle w:val="CommentReference"/>
                <w:rFonts w:eastAsiaTheme="minorHAnsi" w:cstheme="minorBidi"/>
                <w:color w:val="auto"/>
                <w:lang w:val="en-CA"/>
              </w:rPr>
              <w:commentReference w:id="467"/>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68"/>
            <w:r w:rsidRPr="007425E1">
              <w:t>savour</w:t>
            </w:r>
            <w:commentRangeEnd w:id="468"/>
            <w:r>
              <w:rPr>
                <w:rStyle w:val="CommentReference"/>
                <w:rFonts w:eastAsiaTheme="minorHAnsi" w:cstheme="minorBidi"/>
                <w:color w:val="auto"/>
                <w:lang w:val="en-CA"/>
              </w:rPr>
              <w:commentReference w:id="468"/>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69"/>
            <w:r w:rsidRPr="007425E1">
              <w:t>estate</w:t>
            </w:r>
            <w:commentRangeEnd w:id="469"/>
            <w:r>
              <w:rPr>
                <w:rStyle w:val="CommentReference"/>
                <w:rFonts w:eastAsiaTheme="minorHAnsi" w:cstheme="minorBidi"/>
                <w:color w:val="auto"/>
                <w:lang w:val="en-CA"/>
              </w:rPr>
              <w:commentReference w:id="469"/>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w:t>
            </w:r>
            <w:r w:rsidR="00FE0AE4">
              <w:t xml:space="preserve"> </w:t>
            </w:r>
            <w:r w:rsidRPr="007425E1">
              <w:t>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70" w:name="_Toc298445781"/>
      <w:bookmarkStart w:id="471" w:name="_Toc298681266"/>
      <w:bookmarkStart w:id="472" w:name="_Toc298447506"/>
      <w:r>
        <w:rPr>
          <w:lang w:val="en-GB"/>
        </w:rPr>
        <w:t>Part Sixteen</w:t>
      </w:r>
      <w:bookmarkEnd w:id="470"/>
      <w:bookmarkEnd w:id="471"/>
      <w:bookmarkEnd w:id="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73" w:name="_Toc298445782"/>
      <w:bookmarkStart w:id="474" w:name="_Toc298681267"/>
      <w:bookmarkStart w:id="475" w:name="_Toc298447507"/>
      <w:r w:rsidRPr="00D24FE1">
        <w:lastRenderedPageBreak/>
        <w:t>Part</w:t>
      </w:r>
      <w:r>
        <w:t xml:space="preserve"> Seventeen</w:t>
      </w:r>
      <w:bookmarkEnd w:id="473"/>
      <w:bookmarkEnd w:id="474"/>
      <w:bookmarkEnd w:id="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76" w:name="_Toc298445783"/>
      <w:bookmarkStart w:id="477" w:name="_Toc298681268"/>
      <w:bookmarkStart w:id="478" w:name="_Toc298447508"/>
      <w:r>
        <w:t>Part Eighteen</w:t>
      </w:r>
      <w:bookmarkEnd w:id="476"/>
      <w:bookmarkEnd w:id="477"/>
      <w:bookmarkEnd w:id="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79"/>
            <w:r>
              <w:t>care</w:t>
            </w:r>
            <w:commentRangeEnd w:id="479"/>
            <w:r>
              <w:rPr>
                <w:rStyle w:val="CommentReference"/>
                <w:rFonts w:eastAsiaTheme="minorHAnsi" w:cstheme="minorBidi"/>
                <w:color w:val="auto"/>
                <w:lang w:val="en-CA"/>
              </w:rPr>
              <w:commentReference w:id="479"/>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80"/>
            <w:r w:rsidRPr="007425E1">
              <w:t xml:space="preserve">Sabbath </w:t>
            </w:r>
            <w:commentRangeEnd w:id="480"/>
            <w:r>
              <w:rPr>
                <w:rStyle w:val="CommentReference"/>
                <w:rFonts w:eastAsiaTheme="minorHAnsi" w:cstheme="minorBidi"/>
                <w:color w:val="auto"/>
                <w:lang w:val="en-CA"/>
              </w:rPr>
              <w:commentReference w:id="480"/>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81" w:name="_Toc298445784"/>
      <w:bookmarkStart w:id="482" w:name="_Toc298681269"/>
      <w:bookmarkStart w:id="483" w:name="_Toc298447509"/>
      <w:bookmarkStart w:id="484" w:name="_Ref299212037"/>
      <w:bookmarkStart w:id="485" w:name="_Ref299212071"/>
      <w:bookmarkStart w:id="486" w:name="_Toc308441907"/>
      <w:r>
        <w:t>The Antiphonarium is read.</w:t>
      </w:r>
    </w:p>
    <w:p w:rsidR="00042E9B" w:rsidRDefault="00042E9B" w:rsidP="00FB5E62">
      <w:pPr>
        <w:pStyle w:val="Heading5"/>
      </w:pPr>
      <w:bookmarkStart w:id="487" w:name="_Ref434564976"/>
      <w:r>
        <w:t>The Conclusion of the Adam Theotokias</w:t>
      </w:r>
      <w:bookmarkEnd w:id="481"/>
      <w:bookmarkEnd w:id="482"/>
      <w:bookmarkEnd w:id="483"/>
      <w:bookmarkEnd w:id="484"/>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88"/>
            <w:r w:rsidRPr="007425E1">
              <w:rPr>
                <w:rFonts w:eastAsiaTheme="minorHAnsi"/>
              </w:rPr>
              <w:t xml:space="preserve">too </w:t>
            </w:r>
            <w:commentRangeEnd w:id="488"/>
            <w:r>
              <w:rPr>
                <w:rStyle w:val="CommentReference"/>
                <w:rFonts w:eastAsiaTheme="minorHAnsi" w:cstheme="minorBidi"/>
                <w:color w:val="auto"/>
                <w:lang w:val="en-CA"/>
              </w:rPr>
              <w:commentReference w:id="488"/>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89"/>
            <w:r w:rsidRPr="007425E1">
              <w:rPr>
                <w:rFonts w:eastAsiaTheme="minorHAnsi"/>
              </w:rPr>
              <w:t xml:space="preserve">count </w:t>
            </w:r>
            <w:commentRangeEnd w:id="489"/>
            <w:r>
              <w:rPr>
                <w:rStyle w:val="CommentReference"/>
                <w:rFonts w:eastAsiaTheme="minorHAnsi" w:cstheme="minorBidi"/>
                <w:color w:val="auto"/>
                <w:lang w:val="en-CA"/>
              </w:rPr>
              <w:commentReference w:id="489"/>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90"/>
            <w:r>
              <w:rPr>
                <w:rFonts w:eastAsiaTheme="minorHAnsi"/>
              </w:rPr>
              <w:t>I</w:t>
            </w:r>
            <w:r w:rsidRPr="007425E1">
              <w:rPr>
                <w:rFonts w:eastAsiaTheme="minorHAnsi"/>
              </w:rPr>
              <w:t xml:space="preserve"> </w:t>
            </w:r>
            <w:commentRangeEnd w:id="490"/>
            <w:r>
              <w:rPr>
                <w:rStyle w:val="CommentReference"/>
                <w:rFonts w:eastAsiaTheme="minorHAnsi" w:cstheme="minorBidi"/>
                <w:color w:val="auto"/>
                <w:lang w:val="en-CA"/>
              </w:rPr>
              <w:commentReference w:id="490"/>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91"/>
            <w:r w:rsidRPr="007425E1">
              <w:rPr>
                <w:rFonts w:eastAsiaTheme="minorHAnsi"/>
              </w:rPr>
              <w:t>To offer repentance</w:t>
            </w:r>
            <w:commentRangeEnd w:id="491"/>
            <w:r>
              <w:rPr>
                <w:rStyle w:val="CommentReference"/>
                <w:rFonts w:eastAsiaTheme="minorHAnsi" w:cstheme="minorBidi"/>
                <w:color w:val="auto"/>
                <w:lang w:val="en-CA"/>
              </w:rPr>
              <w:commentReference w:id="491"/>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92"/>
            <w:r w:rsidRPr="007425E1">
              <w:rPr>
                <w:rFonts w:eastAsiaTheme="minorHAnsi"/>
              </w:rPr>
              <w:t>The death of a sinner</w:t>
            </w:r>
            <w:commentRangeEnd w:id="492"/>
            <w:r>
              <w:rPr>
                <w:rStyle w:val="CommentReference"/>
                <w:rFonts w:eastAsiaTheme="minorHAnsi" w:cstheme="minorBidi"/>
                <w:color w:val="auto"/>
                <w:lang w:val="en-CA"/>
              </w:rPr>
              <w:commentReference w:id="492"/>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93"/>
            <w:r>
              <w:t>kind-hearted</w:t>
            </w:r>
            <w:commentRangeEnd w:id="493"/>
            <w:r>
              <w:rPr>
                <w:rStyle w:val="CommentReference"/>
                <w:rFonts w:eastAsiaTheme="minorHAnsi" w:cstheme="minorBidi"/>
                <w:color w:val="auto"/>
                <w:lang w:val="en-CA"/>
              </w:rPr>
              <w:commentReference w:id="493"/>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94"/>
            <w:r>
              <w:t>compassions</w:t>
            </w:r>
            <w:commentRangeEnd w:id="494"/>
            <w:r>
              <w:rPr>
                <w:rStyle w:val="CommentReference"/>
                <w:rFonts w:eastAsiaTheme="minorHAnsi" w:cstheme="minorBidi"/>
                <w:color w:val="auto"/>
                <w:lang w:val="en-CA"/>
              </w:rPr>
              <w:commentReference w:id="494"/>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95"/>
            <w:r w:rsidRPr="007425E1">
              <w:t xml:space="preserve">May </w:t>
            </w:r>
            <w:commentRangeEnd w:id="495"/>
            <w:r>
              <w:rPr>
                <w:rStyle w:val="CommentReference"/>
                <w:rFonts w:eastAsiaTheme="minorHAnsi" w:cstheme="minorBidi"/>
                <w:color w:val="auto"/>
                <w:lang w:val="en-CA"/>
              </w:rPr>
              <w:commentReference w:id="495"/>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96" w:name="_Toc298445785"/>
      <w:bookmarkStart w:id="497" w:name="_Toc298681270"/>
      <w:bookmarkStart w:id="498" w:name="_Toc298447510"/>
      <w:bookmarkStart w:id="499" w:name="_Ref299212181"/>
      <w:bookmarkStart w:id="500" w:name="_Toc308441908"/>
      <w:r>
        <w:t>The Creed</w:t>
      </w:r>
      <w:bookmarkEnd w:id="496"/>
      <w:bookmarkEnd w:id="497"/>
      <w:bookmarkEnd w:id="498"/>
      <w:bookmarkEnd w:id="499"/>
      <w:bookmarkEnd w:id="5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501" w:name="_Toc298445786"/>
            <w:bookmarkStart w:id="502" w:name="_Toc298681271"/>
            <w:bookmarkStart w:id="503" w:name="_Toc298447511"/>
            <w:bookmarkStart w:id="504" w:name="_Toc308441909"/>
            <w:r>
              <w:t>The Introduction to the Creed</w:t>
            </w:r>
            <w:bookmarkEnd w:id="501"/>
            <w:bookmarkEnd w:id="502"/>
            <w:bookmarkEnd w:id="503"/>
            <w:bookmarkEnd w:id="504"/>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505" w:name="_Toc298445787"/>
            <w:bookmarkStart w:id="506" w:name="_Toc298681272"/>
            <w:bookmarkStart w:id="507" w:name="_Toc298447512"/>
            <w:bookmarkStart w:id="508" w:name="_Toc308441910"/>
            <w:r>
              <w:t>The Creed</w:t>
            </w:r>
            <w:bookmarkEnd w:id="505"/>
            <w:bookmarkEnd w:id="506"/>
            <w:bookmarkEnd w:id="507"/>
            <w:bookmarkEnd w:id="508"/>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lastRenderedPageBreak/>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509" w:name="_Toc298445789"/>
            <w:bookmarkStart w:id="510" w:name="_Toc298681274"/>
            <w:bookmarkStart w:id="511" w:name="_Toc298447514"/>
            <w:bookmarkStart w:id="512" w:name="_Toc308441912"/>
            <w:r>
              <w:rPr>
                <w:rFonts w:eastAsia="@MingLiU"/>
              </w:rPr>
              <w:lastRenderedPageBreak/>
              <w:t>Holy, Holy, Holy</w:t>
            </w:r>
            <w:bookmarkEnd w:id="509"/>
            <w:bookmarkEnd w:id="510"/>
            <w:bookmarkEnd w:id="511"/>
            <w:bookmarkEnd w:id="512"/>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513" w:name="_Toc298445790"/>
            <w:bookmarkStart w:id="514" w:name="_Toc298681275"/>
            <w:bookmarkStart w:id="515" w:name="_Toc298447515"/>
            <w:bookmarkStart w:id="516" w:name="_Toc308441913"/>
            <w:r>
              <w:rPr>
                <w:rFonts w:eastAsia="@MingLiU"/>
              </w:rPr>
              <w:t>The Lord’s Prayer</w:t>
            </w:r>
            <w:bookmarkEnd w:id="513"/>
            <w:bookmarkEnd w:id="514"/>
            <w:bookmarkEnd w:id="515"/>
            <w:bookmarkEnd w:id="516"/>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rsidR="006E3E75" w:rsidRDefault="006E3E75" w:rsidP="006E3E75"/>
        </w:tc>
      </w:tr>
    </w:tbl>
    <w:p w:rsidR="00FD2E69" w:rsidRDefault="00F370C5" w:rsidP="000E062A">
      <w:pPr>
        <w:pStyle w:val="Heading4"/>
      </w:pPr>
      <w:bookmarkStart w:id="517" w:name="_Toc298445791"/>
      <w:bookmarkStart w:id="518" w:name="_Toc298681276"/>
      <w:bookmarkStart w:id="519" w:name="_Toc298447516"/>
      <w:bookmarkStart w:id="520" w:name="_Toc308441914"/>
      <w:r>
        <w:lastRenderedPageBreak/>
        <w:t>Monday</w:t>
      </w:r>
      <w:bookmarkEnd w:id="517"/>
      <w:bookmarkEnd w:id="518"/>
      <w:bookmarkEnd w:id="519"/>
      <w:bookmarkEnd w:id="520"/>
    </w:p>
    <w:p w:rsidR="006E3E75" w:rsidRDefault="002E365D" w:rsidP="000E062A">
      <w:pPr>
        <w:pStyle w:val="Heading5"/>
      </w:pPr>
      <w:bookmarkStart w:id="521" w:name="_Toc298445792"/>
      <w:bookmarkStart w:id="522" w:name="_Toc298681277"/>
      <w:bookmarkStart w:id="523" w:name="_Toc298447517"/>
      <w:bookmarkStart w:id="524" w:name="_Toc308441915"/>
      <w:r>
        <w:t xml:space="preserve">The Monday </w:t>
      </w:r>
      <w:r w:rsidR="00F370C5">
        <w:t>Psali</w:t>
      </w:r>
      <w:r>
        <w:t xml:space="preserve"> Adam</w:t>
      </w:r>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25"/>
            <w:r>
              <w:t>G</w:t>
            </w:r>
            <w:r w:rsidRPr="007425E1">
              <w:t xml:space="preserve">reatly </w:t>
            </w:r>
            <w:commentRangeEnd w:id="525"/>
            <w:r>
              <w:rPr>
                <w:rStyle w:val="CommentReference"/>
                <w:rFonts w:ascii="Times New Roman" w:eastAsiaTheme="minorHAnsi" w:hAnsi="Times New Roman" w:cstheme="minorBidi"/>
                <w:color w:val="auto"/>
              </w:rPr>
              <w:commentReference w:id="525"/>
            </w:r>
            <w:r w:rsidRPr="007425E1">
              <w:t>exalted</w:t>
            </w:r>
            <w:r>
              <w:t>,</w:t>
            </w:r>
          </w:p>
          <w:p w:rsidR="000E062A" w:rsidRDefault="000E062A" w:rsidP="003B4CB7">
            <w:pPr>
              <w:pStyle w:val="EngHang"/>
              <w:spacing w:before="2"/>
            </w:pPr>
            <w:commentRangeStart w:id="526"/>
            <w:r>
              <w:t>B</w:t>
            </w:r>
            <w:r w:rsidRPr="007425E1">
              <w:t xml:space="preserve">eyond </w:t>
            </w:r>
            <w:commentRangeEnd w:id="526"/>
            <w:r>
              <w:rPr>
                <w:rStyle w:val="CommentReference"/>
                <w:rFonts w:ascii="Times New Roman" w:eastAsiaTheme="minorHAnsi" w:hAnsi="Times New Roman" w:cstheme="minorBidi"/>
                <w:color w:val="auto"/>
              </w:rPr>
              <w:commentReference w:id="526"/>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27"/>
            <w:r>
              <w:t>righteous</w:t>
            </w:r>
            <w:commentRangeEnd w:id="527"/>
            <w:r>
              <w:rPr>
                <w:rStyle w:val="CommentReference"/>
                <w:rFonts w:ascii="Times New Roman" w:eastAsiaTheme="minorHAnsi" w:hAnsi="Times New Roman" w:cstheme="minorBidi"/>
                <w:color w:val="auto"/>
              </w:rPr>
              <w:commentReference w:id="527"/>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28"/>
            <w:r>
              <w:t>M</w:t>
            </w:r>
            <w:r w:rsidRPr="007425E1">
              <w:t xml:space="preserve">editate </w:t>
            </w:r>
            <w:commentRangeEnd w:id="528"/>
            <w:r>
              <w:rPr>
                <w:rStyle w:val="CommentReference"/>
                <w:rFonts w:ascii="Times New Roman" w:eastAsiaTheme="minorHAnsi" w:hAnsi="Times New Roman" w:cstheme="minorBidi"/>
                <w:color w:val="auto"/>
              </w:rPr>
              <w:commentReference w:id="528"/>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29"/>
            <w:r>
              <w:t>lips</w:t>
            </w:r>
            <w:commentRangeEnd w:id="529"/>
            <w:r>
              <w:rPr>
                <w:rStyle w:val="CommentReference"/>
              </w:rPr>
              <w:commentReference w:id="529"/>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30"/>
            <w:r>
              <w:t>O</w:t>
            </w:r>
            <w:r w:rsidRPr="007425E1">
              <w:t>f</w:t>
            </w:r>
            <w:commentRangeEnd w:id="530"/>
            <w:r>
              <w:rPr>
                <w:rStyle w:val="CommentReference"/>
              </w:rPr>
              <w:commentReference w:id="530"/>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31"/>
            <w:r w:rsidRPr="007425E1">
              <w:t>praise</w:t>
            </w:r>
            <w:r>
              <w:t xml:space="preserve"> </w:t>
            </w:r>
            <w:commentRangeEnd w:id="531"/>
            <w:r>
              <w:rPr>
                <w:rStyle w:val="CommentReference"/>
                <w:rFonts w:ascii="Times New Roman" w:eastAsiaTheme="minorHAnsi" w:hAnsi="Times New Roman" w:cstheme="minorBidi"/>
                <w:color w:val="auto"/>
              </w:rPr>
              <w:commentReference w:id="531"/>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32"/>
            <w:r>
              <w:t>set</w:t>
            </w:r>
            <w:r w:rsidRPr="007425E1">
              <w:t xml:space="preserve"> </w:t>
            </w:r>
            <w:commentRangeEnd w:id="532"/>
            <w:r>
              <w:rPr>
                <w:rStyle w:val="CommentReference"/>
                <w:rFonts w:ascii="Times New Roman" w:eastAsiaTheme="minorHAnsi" w:hAnsi="Times New Roman" w:cstheme="minorBidi"/>
                <w:color w:val="auto"/>
              </w:rPr>
              <w:commentReference w:id="532"/>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33"/>
            <w:r>
              <w:t>Grant</w:t>
            </w:r>
            <w:r w:rsidRPr="007425E1">
              <w:t xml:space="preserve"> </w:t>
            </w:r>
            <w:commentRangeEnd w:id="533"/>
            <w:r>
              <w:rPr>
                <w:rStyle w:val="CommentReference"/>
                <w:rFonts w:ascii="Times New Roman" w:eastAsiaTheme="minorHAnsi" w:hAnsi="Times New Roman" w:cstheme="minorBidi"/>
                <w:color w:val="auto"/>
              </w:rPr>
              <w:commentReference w:id="533"/>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34"/>
            <w:r>
              <w:t xml:space="preserve">similitudes </w:t>
            </w:r>
            <w:commentRangeEnd w:id="534"/>
            <w:r>
              <w:rPr>
                <w:rStyle w:val="CommentReference"/>
                <w:rFonts w:ascii="Times New Roman" w:eastAsiaTheme="minorHAnsi" w:hAnsi="Times New Roman" w:cstheme="minorBidi"/>
                <w:color w:val="auto"/>
              </w:rPr>
              <w:commentReference w:id="534"/>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35" w:name="_Toc298445793"/>
      <w:bookmarkStart w:id="536" w:name="_Toc298681278"/>
      <w:bookmarkStart w:id="537" w:name="_Toc298447518"/>
      <w:bookmarkStart w:id="538" w:name="_Toc308441916"/>
      <w:r w:rsidRPr="00FD2E69">
        <w:t xml:space="preserve">The </w:t>
      </w:r>
      <w:r w:rsidR="002D610D" w:rsidRPr="00FD2E69">
        <w:t>C</w:t>
      </w:r>
      <w:r w:rsidRPr="00FD2E69">
        <w:t>onclusion of the Adam Psali</w:t>
      </w:r>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39" w:name="_Toc298445794"/>
      <w:bookmarkStart w:id="540" w:name="_Toc298681279"/>
      <w:bookmarkStart w:id="541" w:name="_Toc298447519"/>
      <w:r>
        <w:t>Part One</w:t>
      </w:r>
      <w:bookmarkEnd w:id="539"/>
      <w:bookmarkEnd w:id="540"/>
      <w:bookmarkEnd w:id="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42"/>
            <w:r>
              <w:t xml:space="preserve">his </w:t>
            </w:r>
            <w:commentRangeEnd w:id="542"/>
            <w:r>
              <w:rPr>
                <w:rStyle w:val="CommentReference"/>
              </w:rPr>
              <w:commentReference w:id="542"/>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43"/>
            <w:r w:rsidRPr="007425E1">
              <w:t xml:space="preserve">risen </w:t>
            </w:r>
            <w:commentRangeEnd w:id="543"/>
            <w:r>
              <w:rPr>
                <w:rStyle w:val="CommentReference"/>
                <w:rFonts w:ascii="Times New Roman" w:eastAsiaTheme="minorHAnsi" w:hAnsi="Times New Roman" w:cstheme="minorBidi"/>
                <w:color w:val="auto"/>
              </w:rPr>
              <w:commentReference w:id="543"/>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44" w:name="_Toc298445795"/>
      <w:bookmarkStart w:id="545" w:name="_Toc298681280"/>
      <w:bookmarkStart w:id="546" w:name="_Toc298447520"/>
      <w:r>
        <w:t>Part Two</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47" w:name="_Toc298445796"/>
      <w:bookmarkStart w:id="548" w:name="_Toc298681281"/>
      <w:bookmarkStart w:id="549" w:name="_Toc298447521"/>
      <w:r>
        <w:lastRenderedPageBreak/>
        <w:t>Part Three</w:t>
      </w:r>
      <w:bookmarkEnd w:id="547"/>
      <w:bookmarkEnd w:id="548"/>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50"/>
            <w:r w:rsidRPr="007425E1">
              <w:t xml:space="preserve">only </w:t>
            </w:r>
            <w:commentRangeEnd w:id="550"/>
            <w:r>
              <w:rPr>
                <w:rStyle w:val="CommentReference"/>
                <w:rFonts w:ascii="Times New Roman" w:eastAsiaTheme="minorHAnsi" w:hAnsi="Times New Roman" w:cstheme="minorBidi"/>
                <w:color w:val="auto"/>
              </w:rPr>
              <w:commentReference w:id="550"/>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51"/>
            <w:r w:rsidRPr="007425E1">
              <w:t xml:space="preserve">save </w:t>
            </w:r>
            <w:commentRangeEnd w:id="551"/>
            <w:r>
              <w:rPr>
                <w:rStyle w:val="CommentReference"/>
              </w:rPr>
              <w:commentReference w:id="551"/>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52" w:name="_Toc298445797"/>
      <w:bookmarkStart w:id="553" w:name="_Toc298681282"/>
      <w:bookmarkStart w:id="554" w:name="_Toc298447522"/>
      <w:r>
        <w:t>Part Four</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55"/>
            <w:r w:rsidRPr="007425E1">
              <w:t>Esaias</w:t>
            </w:r>
            <w:commentRangeEnd w:id="555"/>
            <w:r>
              <w:rPr>
                <w:rStyle w:val="CommentReference"/>
                <w:rFonts w:ascii="Times New Roman" w:eastAsiaTheme="minorHAnsi" w:hAnsi="Times New Roman" w:cstheme="minorBidi"/>
                <w:color w:val="auto"/>
              </w:rPr>
              <w:commentReference w:id="555"/>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56"/>
            <w:r w:rsidRPr="007425E1">
              <w:t>counsel</w:t>
            </w:r>
            <w:commentRangeEnd w:id="556"/>
            <w:r>
              <w:rPr>
                <w:rStyle w:val="CommentReference"/>
              </w:rPr>
              <w:commentReference w:id="556"/>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57" w:name="_Toc298445798"/>
      <w:bookmarkStart w:id="558" w:name="_Toc298681283"/>
      <w:bookmarkStart w:id="559" w:name="_Toc298447523"/>
      <w:r>
        <w:t>Part Five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60"/>
            <w:r w:rsidRPr="007425E1">
              <w:t>overcome</w:t>
            </w:r>
            <w:commentRangeEnd w:id="560"/>
            <w:r>
              <w:rPr>
                <w:rStyle w:val="CommentReference"/>
                <w:rFonts w:ascii="Times New Roman" w:eastAsiaTheme="minorHAnsi" w:hAnsi="Times New Roman" w:cstheme="minorBidi"/>
                <w:color w:val="auto"/>
              </w:rPr>
              <w:commentReference w:id="560"/>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61" w:name="_Toc298445799"/>
      <w:bookmarkStart w:id="562" w:name="_Toc298681284"/>
      <w:bookmarkStart w:id="563" w:name="_Toc298447524"/>
      <w:r>
        <w:lastRenderedPageBreak/>
        <w:t>Part Six</w:t>
      </w:r>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64"/>
            <w:r>
              <w:t>A</w:t>
            </w:r>
            <w:r w:rsidRPr="007425E1">
              <w:t>nd became perfect man</w:t>
            </w:r>
            <w:commentRangeEnd w:id="564"/>
            <w:r>
              <w:rPr>
                <w:rStyle w:val="CommentReference"/>
              </w:rPr>
              <w:commentReference w:id="564"/>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65"/>
            <w:r w:rsidRPr="007425E1">
              <w:t xml:space="preserve">Without </w:t>
            </w:r>
            <w:commentRangeEnd w:id="565"/>
            <w:r>
              <w:rPr>
                <w:rStyle w:val="CommentReference"/>
                <w:rFonts w:ascii="Times New Roman" w:eastAsiaTheme="minorHAnsi" w:hAnsi="Times New Roman" w:cstheme="minorBidi"/>
                <w:color w:val="auto"/>
              </w:rPr>
              <w:commentReference w:id="565"/>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66" w:name="_Toc298445800"/>
      <w:bookmarkStart w:id="567" w:name="_Toc298681285"/>
      <w:bookmarkStart w:id="568" w:name="_Toc298447525"/>
      <w:r>
        <w:t>Part Seven</w:t>
      </w:r>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69" w:name="_Toc298445801"/>
      <w:bookmarkStart w:id="570" w:name="_Toc298681286"/>
      <w:bookmarkStart w:id="571" w:name="_Toc298447526"/>
      <w:r>
        <w:t>Part Eight</w:t>
      </w:r>
      <w:bookmarkEnd w:id="569"/>
      <w:bookmarkEnd w:id="570"/>
      <w:bookmarkEnd w:id="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72"/>
            <w:r>
              <w:t>And good</w:t>
            </w:r>
            <w:r w:rsidRPr="007425E1">
              <w:t>will toward men</w:t>
            </w:r>
            <w:commentRangeEnd w:id="572"/>
            <w:r>
              <w:rPr>
                <w:rStyle w:val="CommentReference"/>
              </w:rPr>
              <w:commentReference w:id="572"/>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73"/>
            <w:r w:rsidRPr="007425E1">
              <w:t xml:space="preserve">middle </w:t>
            </w:r>
            <w:commentRangeEnd w:id="573"/>
            <w:r>
              <w:rPr>
                <w:rStyle w:val="CommentReference"/>
                <w:rFonts w:ascii="Times New Roman" w:eastAsiaTheme="minorHAnsi" w:hAnsi="Times New Roman" w:cstheme="minorBidi"/>
                <w:color w:val="auto"/>
              </w:rPr>
              <w:commentReference w:id="573"/>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74" w:name="_Toc298445802"/>
      <w:bookmarkStart w:id="575" w:name="_Toc298681287"/>
      <w:bookmarkStart w:id="576" w:name="_Toc298447527"/>
      <w:r>
        <w:t>Part Nine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77"/>
            <w:r>
              <w:t>A</w:t>
            </w:r>
            <w:r w:rsidRPr="007425E1">
              <w:t>ngels</w:t>
            </w:r>
            <w:commentRangeEnd w:id="577"/>
            <w:r>
              <w:rPr>
                <w:rStyle w:val="CommentReference"/>
                <w:rFonts w:ascii="Times New Roman" w:eastAsiaTheme="minorHAnsi" w:hAnsi="Times New Roman" w:cstheme="minorBidi"/>
                <w:color w:val="auto"/>
              </w:rPr>
              <w:commentReference w:id="577"/>
            </w:r>
            <w:r w:rsidRPr="007425E1">
              <w:t xml:space="preserve"> of light </w:t>
            </w:r>
          </w:p>
          <w:p w:rsidR="000E062A" w:rsidRDefault="000E062A" w:rsidP="003B4CB7">
            <w:pPr>
              <w:pStyle w:val="EngHangEnd"/>
            </w:pPr>
            <w:commentRangeStart w:id="578"/>
            <w:r>
              <w:t>P</w:t>
            </w:r>
            <w:r w:rsidRPr="007425E1">
              <w:t xml:space="preserve">raise </w:t>
            </w:r>
            <w:commentRangeEnd w:id="578"/>
            <w:r>
              <w:rPr>
                <w:rStyle w:val="CommentReference"/>
              </w:rPr>
              <w:commentReference w:id="578"/>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79"/>
            <w:r>
              <w:t>shone</w:t>
            </w:r>
            <w:commentRangeEnd w:id="579"/>
            <w:r>
              <w:rPr>
                <w:rStyle w:val="CommentReference"/>
                <w:rFonts w:ascii="Times New Roman" w:eastAsiaTheme="minorHAnsi" w:hAnsi="Times New Roman" w:cstheme="minorBidi"/>
                <w:color w:val="auto"/>
              </w:rPr>
              <w:commentReference w:id="579"/>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80"/>
            <w:r w:rsidRPr="007425E1">
              <w:t xml:space="preserve">In </w:t>
            </w:r>
            <w:commentRangeEnd w:id="580"/>
            <w:r>
              <w:rPr>
                <w:rStyle w:val="CommentReference"/>
                <w:rFonts w:ascii="Times New Roman" w:eastAsiaTheme="minorHAnsi" w:hAnsi="Times New Roman" w:cstheme="minorBidi"/>
                <w:color w:val="auto"/>
              </w:rPr>
              <w:commentReference w:id="580"/>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81"/>
            <w:r>
              <w:t>W</w:t>
            </w:r>
            <w:r w:rsidRPr="007425E1">
              <w:t xml:space="preserve">ho </w:t>
            </w:r>
            <w:commentRangeEnd w:id="581"/>
            <w:r>
              <w:rPr>
                <w:rStyle w:val="CommentReference"/>
                <w:rFonts w:ascii="Times New Roman" w:eastAsiaTheme="minorHAnsi" w:hAnsi="Times New Roman" w:cstheme="minorBidi"/>
                <w:color w:val="auto"/>
              </w:rPr>
              <w:commentReference w:id="581"/>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82"/>
            <w:r w:rsidRPr="007425E1">
              <w:t xml:space="preserve">we bless </w:t>
            </w:r>
            <w:r>
              <w:t>You</w:t>
            </w:r>
            <w:r w:rsidRPr="007425E1">
              <w:t xml:space="preserve"> </w:t>
            </w:r>
            <w:commentRangeEnd w:id="582"/>
            <w:r>
              <w:rPr>
                <w:rStyle w:val="CommentReference"/>
                <w:rFonts w:ascii="Times New Roman" w:eastAsiaTheme="minorHAnsi" w:hAnsi="Times New Roman" w:cstheme="minorBidi"/>
                <w:color w:val="auto"/>
              </w:rPr>
              <w:commentReference w:id="582"/>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83" w:name="_Toc298445803"/>
      <w:bookmarkStart w:id="584" w:name="_Toc298681288"/>
      <w:bookmarkStart w:id="585" w:name="_Toc298447528"/>
      <w:bookmarkStart w:id="586" w:name="_Toc308441917"/>
      <w:r>
        <w:t>The Crown Adam</w:t>
      </w:r>
      <w:bookmarkEnd w:id="583"/>
      <w:bookmarkEnd w:id="584"/>
      <w:bookmarkEnd w:id="585"/>
      <w:bookmarkEnd w:id="586"/>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87"/>
            <w:r>
              <w:t>D</w:t>
            </w:r>
            <w:r w:rsidRPr="007425E1">
              <w:t xml:space="preserve">id </w:t>
            </w:r>
            <w:commentRangeEnd w:id="587"/>
            <w:r>
              <w:rPr>
                <w:rStyle w:val="CommentReference"/>
                <w:rFonts w:ascii="Times New Roman" w:eastAsiaTheme="minorHAnsi" w:hAnsi="Times New Roman" w:cstheme="minorBidi"/>
                <w:color w:val="auto"/>
              </w:rPr>
              <w:commentReference w:id="587"/>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88"/>
            <w:r w:rsidRPr="007425E1">
              <w:t>estate</w:t>
            </w:r>
            <w:commentRangeEnd w:id="588"/>
            <w:r>
              <w:rPr>
                <w:rStyle w:val="CommentReference"/>
              </w:rPr>
              <w:commentReference w:id="588"/>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89"/>
            <w:r w:rsidRPr="007425E1">
              <w:t xml:space="preserve">holy </w:t>
            </w:r>
            <w:commentRangeEnd w:id="589"/>
            <w:r>
              <w:rPr>
                <w:rStyle w:val="CommentReference"/>
              </w:rPr>
              <w:commentReference w:id="589"/>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90"/>
            <w:r>
              <w:t xml:space="preserve">Womanhood </w:t>
            </w:r>
            <w:commentRangeEnd w:id="590"/>
            <w:r>
              <w:rPr>
                <w:rStyle w:val="CommentReference"/>
                <w:rFonts w:ascii="Times New Roman" w:eastAsiaTheme="minorHAnsi" w:hAnsi="Times New Roman" w:cstheme="minorBidi"/>
                <w:color w:val="auto"/>
              </w:rPr>
              <w:commentReference w:id="590"/>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CC1CA8">
        <w:rPr>
          <w:noProof/>
        </w:rPr>
        <w:t>164</w:t>
      </w:r>
      <w:r w:rsidR="003A78C2">
        <w:fldChar w:fldCharType="end"/>
      </w:r>
      <w:r>
        <w:t>.</w:t>
      </w:r>
    </w:p>
    <w:p w:rsidR="004568B8" w:rsidRDefault="004568B8" w:rsidP="00DB5AC8"/>
    <w:p w:rsidR="002E365D" w:rsidRDefault="002E365D" w:rsidP="000D107E">
      <w:pPr>
        <w:pStyle w:val="Heading4"/>
      </w:pPr>
      <w:bookmarkStart w:id="591" w:name="_Toc298445804"/>
      <w:bookmarkStart w:id="592" w:name="_Toc298681289"/>
      <w:bookmarkStart w:id="593" w:name="_Toc298447529"/>
      <w:bookmarkStart w:id="594" w:name="_Toc308441918"/>
      <w:r>
        <w:t>Tuesday</w:t>
      </w:r>
      <w:bookmarkEnd w:id="591"/>
      <w:bookmarkEnd w:id="592"/>
      <w:bookmarkEnd w:id="593"/>
      <w:bookmarkEnd w:id="594"/>
    </w:p>
    <w:p w:rsidR="002E365D" w:rsidRDefault="002E365D" w:rsidP="000D107E">
      <w:pPr>
        <w:pStyle w:val="Heading5"/>
      </w:pPr>
      <w:bookmarkStart w:id="595" w:name="_Toc298445805"/>
      <w:bookmarkStart w:id="596" w:name="_Toc298681290"/>
      <w:bookmarkStart w:id="597" w:name="_Toc298447530"/>
      <w:bookmarkStart w:id="598" w:name="_Toc308441919"/>
      <w:r>
        <w:t>The Tuesday Psali Adam</w:t>
      </w:r>
      <w:bookmarkEnd w:id="595"/>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99"/>
            <w:r w:rsidRPr="007425E1">
              <w:t>wandered</w:t>
            </w:r>
            <w:commentRangeEnd w:id="599"/>
            <w:r>
              <w:rPr>
                <w:rStyle w:val="CommentReference"/>
                <w:rFonts w:ascii="Times New Roman" w:eastAsiaTheme="minorHAnsi" w:hAnsi="Times New Roman" w:cstheme="minorBidi"/>
                <w:color w:val="auto"/>
              </w:rPr>
              <w:commentReference w:id="599"/>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600"/>
            <w:r w:rsidRPr="007425E1">
              <w:t>cold and frost</w:t>
            </w:r>
            <w:commentRangeEnd w:id="600"/>
            <w:r>
              <w:rPr>
                <w:rStyle w:val="CommentReference"/>
              </w:rPr>
              <w:commentReference w:id="600"/>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601"/>
            <w:r>
              <w:t>From</w:t>
            </w:r>
            <w:r w:rsidRPr="007425E1">
              <w:t xml:space="preserve"> </w:t>
            </w:r>
            <w:commentRangeEnd w:id="601"/>
            <w:r>
              <w:rPr>
                <w:rStyle w:val="CommentReference"/>
              </w:rPr>
              <w:commentReference w:id="601"/>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602" w:name="_Toc298445806"/>
      <w:bookmarkStart w:id="603" w:name="_Toc298681291"/>
      <w:bookmarkStart w:id="604" w:name="_Toc298447531"/>
      <w:bookmarkStart w:id="605" w:name="_Toc308441920"/>
      <w:r w:rsidRPr="00FD2E69">
        <w:t>The Conclusion of the Adam Psali</w:t>
      </w:r>
      <w:bookmarkEnd w:id="602"/>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606" w:name="_Toc298445807"/>
      <w:bookmarkStart w:id="607" w:name="_Toc298681292"/>
      <w:bookmarkStart w:id="608" w:name="_Toc298447532"/>
      <w:bookmarkStart w:id="609" w:name="_Toc308441921"/>
      <w:r>
        <w:t>The Tuesday Theotokia</w:t>
      </w:r>
      <w:bookmarkEnd w:id="606"/>
      <w:bookmarkEnd w:id="607"/>
      <w:bookmarkEnd w:id="608"/>
      <w:bookmarkEnd w:id="609"/>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610" w:name="_Toc298445808"/>
      <w:bookmarkStart w:id="611" w:name="_Toc298681293"/>
      <w:bookmarkStart w:id="612" w:name="_Toc298447533"/>
      <w:r>
        <w:t>Part One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613" w:name="_Toc298445809"/>
      <w:bookmarkStart w:id="614" w:name="_Toc298681294"/>
      <w:bookmarkStart w:id="615" w:name="_Toc298447534"/>
      <w:r>
        <w:t>Part Tw</w:t>
      </w:r>
      <w:bookmarkEnd w:id="613"/>
      <w:r w:rsidR="00236E2B">
        <w:t>o</w:t>
      </w:r>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16"/>
            <w:r>
              <w:t>received</w:t>
            </w:r>
            <w:commentRangeEnd w:id="616"/>
            <w:r>
              <w:rPr>
                <w:rStyle w:val="CommentReference"/>
                <w:rFonts w:ascii="Times New Roman" w:eastAsiaTheme="minorHAnsi" w:hAnsi="Times New Roman" w:cstheme="minorBidi"/>
                <w:color w:val="auto"/>
              </w:rPr>
              <w:commentReference w:id="616"/>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17" w:name="_Toc298681295"/>
      <w:bookmarkStart w:id="618" w:name="_Toc298447535"/>
      <w:r>
        <w:t>Part Three</w:t>
      </w:r>
      <w:bookmarkEnd w:id="617"/>
      <w:bookmarkEnd w:id="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19"/>
            <w:r w:rsidRPr="007425E1">
              <w:t>Hail</w:t>
            </w:r>
            <w:commentRangeEnd w:id="619"/>
            <w:r>
              <w:rPr>
                <w:rStyle w:val="CommentReference"/>
                <w:rFonts w:ascii="Times New Roman" w:eastAsiaTheme="minorHAnsi" w:hAnsi="Times New Roman" w:cstheme="minorBidi"/>
                <w:color w:val="auto"/>
              </w:rPr>
              <w:commentReference w:id="619"/>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20" w:name="_Toc298681296"/>
      <w:bookmarkStart w:id="621" w:name="_Toc298447536"/>
      <w:r>
        <w:t>Part Four</w:t>
      </w:r>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22"/>
            <w:r w:rsidRPr="007425E1">
              <w:t xml:space="preserve">perfect </w:t>
            </w:r>
            <w:commentRangeEnd w:id="622"/>
            <w:r>
              <w:rPr>
                <w:rStyle w:val="CommentReference"/>
              </w:rPr>
              <w:commentReference w:id="622"/>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23" w:name="_Toc298681297"/>
      <w:bookmarkStart w:id="624" w:name="_Toc298447537"/>
      <w:r>
        <w:t>Part Five</w:t>
      </w:r>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25"/>
            <w:r>
              <w:t>unlimited</w:t>
            </w:r>
            <w:commentRangeEnd w:id="625"/>
            <w:r>
              <w:rPr>
                <w:rStyle w:val="CommentReference"/>
                <w:rFonts w:ascii="Times New Roman" w:eastAsiaTheme="minorHAnsi" w:hAnsi="Times New Roman" w:cstheme="minorBidi"/>
                <w:color w:val="auto"/>
              </w:rPr>
              <w:commentReference w:id="625"/>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26" w:name="_Toc298681298"/>
      <w:bookmarkStart w:id="627" w:name="_Toc298447538"/>
      <w:r>
        <w:t>Part Six</w:t>
      </w:r>
      <w:bookmarkEnd w:id="626"/>
      <w:bookmarkEnd w:id="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28"/>
            <w:r>
              <w:t xml:space="preserve"> </w:t>
            </w:r>
            <w:commentRangeEnd w:id="628"/>
            <w:r>
              <w:rPr>
                <w:rStyle w:val="CommentReference"/>
              </w:rPr>
              <w:commentReference w:id="628"/>
            </w:r>
            <w:r>
              <w:t>f</w:t>
            </w:r>
            <w:commentRangeStart w:id="629"/>
            <w:r>
              <w:t>aith</w:t>
            </w:r>
            <w:commentRangeEnd w:id="629"/>
            <w:r>
              <w:rPr>
                <w:rStyle w:val="CommentReference"/>
              </w:rPr>
              <w:commentReference w:id="629"/>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30" w:name="_Toc298681299"/>
      <w:bookmarkStart w:id="631" w:name="_Toc298447539"/>
      <w:r>
        <w:lastRenderedPageBreak/>
        <w:t>Part Seven</w:t>
      </w:r>
      <w:bookmarkEnd w:id="630"/>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32"/>
            <w:r>
              <w:t xml:space="preserve">a </w:t>
            </w:r>
            <w:commentRangeEnd w:id="632"/>
            <w:r>
              <w:rPr>
                <w:rStyle w:val="CommentReference"/>
                <w:rFonts w:ascii="Times New Roman" w:eastAsiaTheme="minorHAnsi" w:hAnsi="Times New Roman" w:cstheme="minorBidi"/>
                <w:color w:val="auto"/>
              </w:rPr>
              <w:commentReference w:id="632"/>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33" w:name="_Toc298681300"/>
      <w:bookmarkStart w:id="634" w:name="_Toc298447540"/>
      <w:bookmarkStart w:id="635" w:name="_Toc308441922"/>
      <w:r>
        <w:t>The Crown Adam</w:t>
      </w:r>
      <w:bookmarkEnd w:id="633"/>
      <w:bookmarkEnd w:id="634"/>
      <w:bookmarkEnd w:id="635"/>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36"/>
            <w:r>
              <w:t>He</w:t>
            </w:r>
            <w:r w:rsidRPr="007425E1">
              <w:t xml:space="preserve"> </w:t>
            </w:r>
            <w:commentRangeEnd w:id="636"/>
            <w:r>
              <w:rPr>
                <w:rStyle w:val="CommentReference"/>
                <w:rFonts w:ascii="Times New Roman" w:eastAsiaTheme="minorHAnsi" w:hAnsi="Times New Roman" w:cstheme="minorBidi"/>
                <w:color w:val="auto"/>
              </w:rPr>
              <w:commentReference w:id="636"/>
            </w:r>
            <w:r w:rsidRPr="007425E1">
              <w:t xml:space="preserve">who is carried </w:t>
            </w:r>
          </w:p>
          <w:p w:rsidR="00DB1FC6" w:rsidRDefault="00DB1FC6" w:rsidP="00DB1FC6">
            <w:pPr>
              <w:pStyle w:val="EngHangEnd"/>
            </w:pPr>
            <w:commentRangeStart w:id="637"/>
            <w:r>
              <w:t>O</w:t>
            </w:r>
            <w:r w:rsidRPr="007425E1">
              <w:t xml:space="preserve">n </w:t>
            </w:r>
            <w:commentRangeEnd w:id="637"/>
            <w:r>
              <w:rPr>
                <w:rStyle w:val="CommentReference"/>
              </w:rPr>
              <w:commentReference w:id="637"/>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Saying</w:t>
            </w:r>
            <w:r w:rsidR="001225FA">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CC1CA8">
        <w:rPr>
          <w:noProof/>
        </w:rPr>
        <w:t>164</w:t>
      </w:r>
      <w:r w:rsidR="003A78C2">
        <w:fldChar w:fldCharType="end"/>
      </w:r>
      <w:r>
        <w:t>.</w:t>
      </w:r>
    </w:p>
    <w:p w:rsidR="00FE7FB3" w:rsidRDefault="00FE7FB3" w:rsidP="00DB1FC6">
      <w:pPr>
        <w:pStyle w:val="Heading4"/>
      </w:pPr>
      <w:bookmarkStart w:id="638" w:name="_Toc298681301"/>
      <w:bookmarkStart w:id="639" w:name="_Toc308441923"/>
      <w:r>
        <w:lastRenderedPageBreak/>
        <w:t>Wednesday</w:t>
      </w:r>
      <w:bookmarkEnd w:id="638"/>
      <w:bookmarkEnd w:id="639"/>
    </w:p>
    <w:p w:rsidR="00703BF0" w:rsidRDefault="00703BF0" w:rsidP="00DB1FC6">
      <w:pPr>
        <w:pStyle w:val="Heading5"/>
      </w:pPr>
      <w:bookmarkStart w:id="640" w:name="_Toc298681302"/>
      <w:bookmarkStart w:id="641" w:name="_Toc308441924"/>
      <w:r>
        <w:t>The Wednesday Psali Batos</w:t>
      </w:r>
      <w:bookmarkEnd w:id="640"/>
      <w:bookmarkEnd w:id="641"/>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42"/>
            <w:r>
              <w:t xml:space="preserve">breaths </w:t>
            </w:r>
            <w:commentRangeEnd w:id="642"/>
            <w:r>
              <w:rPr>
                <w:rStyle w:val="CommentReference"/>
                <w:rFonts w:ascii="Times New Roman" w:eastAsiaTheme="minorHAnsi" w:hAnsi="Times New Roman" w:cstheme="minorBidi"/>
                <w:color w:val="auto"/>
              </w:rPr>
              <w:commentReference w:id="642"/>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43"/>
            <w:r>
              <w:t xml:space="preserve">When </w:t>
            </w:r>
            <w:commentRangeEnd w:id="643"/>
            <w:r>
              <w:rPr>
                <w:rStyle w:val="CommentReference"/>
                <w:rFonts w:ascii="Times New Roman" w:eastAsiaTheme="minorHAnsi" w:hAnsi="Times New Roman" w:cstheme="minorBidi"/>
                <w:color w:val="auto"/>
              </w:rPr>
              <w:commentReference w:id="643"/>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44"/>
            <w:r>
              <w:t>tribulations</w:t>
            </w:r>
            <w:commentRangeEnd w:id="644"/>
            <w:r>
              <w:rPr>
                <w:rStyle w:val="CommentReference"/>
                <w:rFonts w:ascii="Times New Roman" w:eastAsiaTheme="minorHAnsi" w:hAnsi="Times New Roman" w:cstheme="minorBidi"/>
                <w:color w:val="auto"/>
              </w:rPr>
              <w:commentReference w:id="644"/>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45" w:name="_Toc298681303"/>
      <w:bookmarkStart w:id="646" w:name="_Toc308441925"/>
      <w:r w:rsidRPr="00FD2E69">
        <w:t xml:space="preserve">The Conclusion of the </w:t>
      </w:r>
      <w:r>
        <w:t>Batos</w:t>
      </w:r>
      <w:r w:rsidRPr="00FD2E69">
        <w:t xml:space="preserve"> Psali</w:t>
      </w:r>
      <w:bookmarkEnd w:id="645"/>
      <w:bookmarkEnd w:id="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47" w:name="_Toc298681304"/>
      <w:bookmarkStart w:id="648" w:name="_Toc308441926"/>
      <w:r>
        <w:lastRenderedPageBreak/>
        <w:t>The Wednesday Theotokia</w:t>
      </w:r>
      <w:bookmarkEnd w:id="647"/>
      <w:bookmarkEnd w:id="648"/>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49" w:name="_Toc298681305"/>
      <w:r>
        <w:t>Part One</w:t>
      </w:r>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50" w:name="_Toc298681306"/>
      <w:r>
        <w:t>Part Two</w:t>
      </w:r>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51" w:name="_Toc298681307"/>
      <w:r>
        <w:t>Part Three</w:t>
      </w:r>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52"/>
            <w:r w:rsidRPr="007425E1">
              <w:t>For you brought forth</w:t>
            </w:r>
            <w:commentRangeEnd w:id="652"/>
            <w:r>
              <w:rPr>
                <w:rStyle w:val="CommentReference"/>
                <w:rFonts w:ascii="Times New Roman" w:eastAsiaTheme="minorHAnsi" w:hAnsi="Times New Roman" w:cstheme="minorBidi"/>
                <w:color w:val="auto"/>
              </w:rPr>
              <w:commentReference w:id="652"/>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53" w:name="_Toc298681308"/>
      <w:r>
        <w:lastRenderedPageBreak/>
        <w:t>Part Four</w:t>
      </w:r>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54" w:name="_Toc298681309"/>
      <w:r>
        <w:t>Part Five</w:t>
      </w:r>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55"/>
            <w:r>
              <w:t>He</w:t>
            </w:r>
            <w:r w:rsidRPr="007425E1">
              <w:t xml:space="preserve"> </w:t>
            </w:r>
            <w:commentRangeEnd w:id="655"/>
            <w:r>
              <w:rPr>
                <w:rStyle w:val="CommentReference"/>
              </w:rPr>
              <w:commentReference w:id="655"/>
            </w:r>
            <w:r w:rsidRPr="007425E1">
              <w:t xml:space="preserve">Who </w:t>
            </w:r>
            <w:commentRangeStart w:id="656"/>
            <w:r w:rsidRPr="007425E1">
              <w:t xml:space="preserve">is </w:t>
            </w:r>
            <w:commentRangeEnd w:id="656"/>
            <w:r>
              <w:rPr>
                <w:rStyle w:val="CommentReference"/>
              </w:rPr>
              <w:commentReference w:id="656"/>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57"/>
            <w:r w:rsidRPr="007425E1">
              <w:t>He to Whom is due the glory forever</w:t>
            </w:r>
            <w:commentRangeEnd w:id="657"/>
            <w:r>
              <w:rPr>
                <w:rStyle w:val="CommentReference"/>
                <w:rFonts w:ascii="Times New Roman" w:eastAsiaTheme="minorHAnsi" w:hAnsi="Times New Roman" w:cstheme="minorBidi"/>
                <w:color w:val="auto"/>
              </w:rPr>
              <w:commentReference w:id="657"/>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58" w:name="_Toc298681310"/>
      <w:r>
        <w:lastRenderedPageBreak/>
        <w:t>Part Six</w:t>
      </w:r>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59"/>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59"/>
            <w:r>
              <w:rPr>
                <w:rStyle w:val="CommentReference"/>
              </w:rPr>
              <w:commentReference w:id="659"/>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60" w:name="_Toc298681311"/>
      <w:r>
        <w:t>Part Seven</w:t>
      </w:r>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61"/>
            <w:r>
              <w:t xml:space="preserve">sits </w:t>
            </w:r>
            <w:commentRangeEnd w:id="661"/>
            <w:r>
              <w:rPr>
                <w:rStyle w:val="CommentReference"/>
                <w:rFonts w:ascii="Times New Roman" w:eastAsiaTheme="minorHAnsi" w:hAnsi="Times New Roman" w:cstheme="minorBidi"/>
                <w:color w:val="auto"/>
              </w:rPr>
              <w:commentReference w:id="661"/>
            </w:r>
            <w:r>
              <w:t>in darkness</w:t>
            </w:r>
            <w:r w:rsidR="001225FA">
              <w:t xml:space="preserve">,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FE0AE4" w:rsidRDefault="00FE0AE4" w:rsidP="00DB1FC6">
            <w:pPr>
              <w:pStyle w:val="EngHang"/>
            </w:pPr>
            <w:r>
              <w:t>And the Logos became flesh;</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62" w:name="_Toc298681312"/>
      <w:bookmarkStart w:id="663" w:name="_Toc308441927"/>
      <w:r>
        <w:lastRenderedPageBreak/>
        <w:t>The Crown Batos</w:t>
      </w:r>
      <w:bookmarkEnd w:id="662"/>
      <w:bookmarkEnd w:id="663"/>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64"/>
            <w:r w:rsidRPr="007425E1">
              <w:t>has entered and come forth</w:t>
            </w:r>
            <w:commentRangeEnd w:id="664"/>
            <w:r>
              <w:rPr>
                <w:rStyle w:val="CommentReference"/>
                <w:rFonts w:ascii="Times New Roman" w:eastAsiaTheme="minorHAnsi" w:hAnsi="Times New Roman" w:cstheme="minorBidi"/>
                <w:color w:val="auto"/>
              </w:rPr>
              <w:commentReference w:id="664"/>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65"/>
            <w:r w:rsidRPr="007425E1">
              <w:t>manifestation</w:t>
            </w:r>
            <w:commentRangeEnd w:id="665"/>
            <w:r>
              <w:rPr>
                <w:rStyle w:val="CommentReference"/>
              </w:rPr>
              <w:commentReference w:id="665"/>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66"/>
            <w:r>
              <w:t>and</w:t>
            </w:r>
            <w:r w:rsidRPr="007425E1">
              <w:t xml:space="preserve"> </w:t>
            </w:r>
            <w:commentRangeEnd w:id="666"/>
            <w:r>
              <w:rPr>
                <w:rStyle w:val="CommentReference"/>
              </w:rPr>
              <w:commentReference w:id="666"/>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CC1CA8">
        <w:rPr>
          <w:noProof/>
        </w:rPr>
        <w:t>250</w:t>
      </w:r>
      <w:r w:rsidR="003A78C2">
        <w:fldChar w:fldCharType="end"/>
      </w:r>
      <w:r>
        <w:t>.</w:t>
      </w:r>
    </w:p>
    <w:p w:rsidR="00D96A5F" w:rsidRDefault="00D96A5F" w:rsidP="00DB1FC6">
      <w:pPr>
        <w:pStyle w:val="Heading4"/>
      </w:pPr>
      <w:bookmarkStart w:id="667" w:name="_Toc298681313"/>
      <w:bookmarkStart w:id="668" w:name="_Toc308441928"/>
      <w:r>
        <w:t>Thursday</w:t>
      </w:r>
      <w:bookmarkEnd w:id="667"/>
      <w:bookmarkEnd w:id="668"/>
    </w:p>
    <w:p w:rsidR="0031014B" w:rsidRDefault="0031014B" w:rsidP="00DB1FC6">
      <w:pPr>
        <w:pStyle w:val="Heading5"/>
      </w:pPr>
      <w:bookmarkStart w:id="669" w:name="_Toc298681314"/>
      <w:bookmarkStart w:id="670" w:name="_Toc308441929"/>
      <w:r>
        <w:t>The Psali Batos for Tuesday</w:t>
      </w:r>
      <w:bookmarkEnd w:id="669"/>
      <w:bookmarkEnd w:id="670"/>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71"/>
            <w:r w:rsidRPr="007425E1">
              <w:t xml:space="preserve">on </w:t>
            </w:r>
            <w:commentRangeEnd w:id="671"/>
            <w:r>
              <w:rPr>
                <w:rStyle w:val="CommentReference"/>
              </w:rPr>
              <w:commentReference w:id="671"/>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72"/>
            <w:r w:rsidRPr="007425E1">
              <w:t xml:space="preserve">Forty </w:t>
            </w:r>
            <w:commentRangeEnd w:id="672"/>
            <w:r>
              <w:rPr>
                <w:rStyle w:val="CommentReference"/>
                <w:rFonts w:ascii="Times New Roman" w:eastAsiaTheme="minorHAnsi" w:hAnsi="Times New Roman" w:cstheme="minorBidi"/>
                <w:color w:val="auto"/>
              </w:rPr>
              <w:commentReference w:id="672"/>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rsidR="008A3F9A" w:rsidRPr="007425E1" w:rsidRDefault="008A3F9A" w:rsidP="008A3F9A">
            <w:pPr>
              <w:pStyle w:val="EngHang"/>
            </w:pPr>
            <w:commentRangeStart w:id="673"/>
            <w:r w:rsidRPr="007425E1">
              <w:t>Crush under us</w:t>
            </w:r>
            <w:commentRangeEnd w:id="673"/>
            <w:r>
              <w:rPr>
                <w:rStyle w:val="CommentReference"/>
                <w:rFonts w:ascii="Times New Roman" w:eastAsiaTheme="minorHAnsi" w:hAnsi="Times New Roman" w:cstheme="minorBidi"/>
                <w:color w:val="auto"/>
              </w:rPr>
              <w:commentReference w:id="673"/>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74" w:name="_Toc298681315"/>
      <w:bookmarkStart w:id="675" w:name="_Toc308441930"/>
      <w:r w:rsidRPr="00FD2E69">
        <w:t xml:space="preserve">The Conclusion of the </w:t>
      </w:r>
      <w:r>
        <w:t>Batos</w:t>
      </w:r>
      <w:r w:rsidRPr="00FD2E69">
        <w:t xml:space="preserve"> Psali</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76" w:name="_Toc298681316"/>
      <w:bookmarkStart w:id="677" w:name="_Toc308441931"/>
      <w:r>
        <w:lastRenderedPageBreak/>
        <w:t>The Thursday Theotokia</w:t>
      </w:r>
      <w:bookmarkEnd w:id="676"/>
      <w:bookmarkEnd w:id="677"/>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78" w:name="_Toc298681317"/>
      <w:r>
        <w:t>Part One</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79"/>
            <w:r w:rsidRPr="007425E1">
              <w:t>virgin</w:t>
            </w:r>
            <w:commentRangeEnd w:id="679"/>
            <w:r>
              <w:rPr>
                <w:rStyle w:val="CommentReference"/>
                <w:rFonts w:ascii="Times New Roman" w:eastAsiaTheme="minorHAnsi" w:hAnsi="Times New Roman" w:cstheme="minorBidi"/>
                <w:color w:val="auto"/>
              </w:rPr>
              <w:commentReference w:id="679"/>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80" w:name="_Toc298681318"/>
      <w:r>
        <w:t>Part Two</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81"/>
            <w:r>
              <w:t>abolished</w:t>
            </w:r>
            <w:commentRangeEnd w:id="681"/>
            <w:r>
              <w:rPr>
                <w:rStyle w:val="CommentReference"/>
                <w:rFonts w:ascii="Times New Roman" w:eastAsiaTheme="minorHAnsi" w:hAnsi="Times New Roman" w:cstheme="minorBidi"/>
                <w:color w:val="auto"/>
              </w:rPr>
              <w:commentReference w:id="681"/>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82" w:name="_Toc298681319"/>
      <w:r>
        <w:t>Part Three</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00FE0AE4">
              <w:t>,</w:t>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83" w:name="_Toc298681320"/>
      <w:r>
        <w:t>Part Four</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84"/>
            <w:r>
              <w:t>.</w:t>
            </w:r>
            <w:commentRangeEnd w:id="684"/>
            <w:r>
              <w:rPr>
                <w:rStyle w:val="CommentReference"/>
              </w:rPr>
              <w:commentReference w:id="684"/>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85"/>
            <w:r>
              <w:t xml:space="preserve">appeared </w:t>
            </w:r>
            <w:commentRangeEnd w:id="685"/>
            <w:r>
              <w:rPr>
                <w:rStyle w:val="CommentReference"/>
                <w:rFonts w:ascii="Times New Roman" w:eastAsiaTheme="minorHAnsi" w:hAnsi="Times New Roman" w:cstheme="minorBidi"/>
                <w:color w:val="auto"/>
              </w:rPr>
              <w:commentReference w:id="685"/>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86"/>
            <w:r>
              <w:t>"</w:t>
            </w:r>
            <w:commentRangeEnd w:id="686"/>
            <w:r>
              <w:rPr>
                <w:rStyle w:val="CommentReference"/>
                <w:rFonts w:ascii="Times New Roman" w:eastAsiaTheme="minorHAnsi" w:hAnsi="Times New Roman" w:cstheme="minorBidi"/>
                <w:color w:val="auto"/>
              </w:rPr>
              <w:commentReference w:id="686"/>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87"/>
            <w:r w:rsidRPr="007425E1">
              <w:t>strength</w:t>
            </w:r>
            <w:commentRangeEnd w:id="687"/>
            <w:r>
              <w:rPr>
                <w:rStyle w:val="CommentReference"/>
                <w:rFonts w:ascii="Times New Roman" w:eastAsiaTheme="minorHAnsi" w:hAnsi="Times New Roman" w:cstheme="minorBidi"/>
                <w:color w:val="auto"/>
              </w:rPr>
              <w:commentReference w:id="687"/>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88"/>
            <w:r>
              <w:t>N</w:t>
            </w:r>
            <w:r w:rsidRPr="007425E1">
              <w:t xml:space="preserve">ow </w:t>
            </w:r>
            <w:commentRangeEnd w:id="688"/>
            <w:r>
              <w:rPr>
                <w:rStyle w:val="CommentReference"/>
                <w:rFonts w:ascii="Times New Roman" w:eastAsiaTheme="minorHAnsi" w:hAnsi="Times New Roman" w:cstheme="minorBidi"/>
                <w:color w:val="auto"/>
              </w:rPr>
              <w:commentReference w:id="688"/>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89" w:name="_Toc298681321"/>
      <w:r>
        <w:t>Part Five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90"/>
            <w:r>
              <w:t>Theotokos</w:t>
            </w:r>
            <w:commentRangeEnd w:id="690"/>
            <w:r>
              <w:rPr>
                <w:rStyle w:val="CommentReference"/>
                <w:rFonts w:ascii="Times New Roman" w:eastAsiaTheme="minorHAnsi" w:hAnsi="Times New Roman" w:cstheme="minorBidi"/>
                <w:color w:val="auto"/>
              </w:rPr>
              <w:commentReference w:id="690"/>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91"/>
            <w:r>
              <w:t xml:space="preserve">of </w:t>
            </w:r>
            <w:commentRangeEnd w:id="691"/>
            <w:r>
              <w:rPr>
                <w:rStyle w:val="CommentReference"/>
                <w:rFonts w:ascii="Times New Roman" w:eastAsiaTheme="minorHAnsi" w:hAnsi="Times New Roman" w:cstheme="minorBidi"/>
                <w:color w:val="auto"/>
              </w:rPr>
              <w:commentReference w:id="691"/>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92" w:name="_Toc298681322"/>
      <w:r>
        <w:t>Part Six</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93"/>
            <w:r>
              <w:t xml:space="preserve">The </w:t>
            </w:r>
            <w:commentRangeEnd w:id="693"/>
            <w:r>
              <w:rPr>
                <w:rStyle w:val="CommentReference"/>
                <w:rFonts w:ascii="Times New Roman" w:eastAsiaTheme="minorHAnsi" w:hAnsi="Times New Roman" w:cstheme="minorBidi"/>
                <w:color w:val="auto"/>
              </w:rPr>
              <w:commentReference w:id="693"/>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94"/>
            <w:r>
              <w:t>would</w:t>
            </w:r>
            <w:r w:rsidRPr="007425E1">
              <w:t xml:space="preserve"> </w:t>
            </w:r>
            <w:commentRangeEnd w:id="694"/>
            <w:r>
              <w:rPr>
                <w:rStyle w:val="CommentReference"/>
              </w:rPr>
              <w:commentReference w:id="694"/>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95" w:name="_Toc298681323"/>
      <w:r>
        <w:t>Part Seven</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96"/>
            <w:r>
              <w:t>David</w:t>
            </w:r>
            <w:commentRangeEnd w:id="696"/>
            <w:r>
              <w:rPr>
                <w:rStyle w:val="CommentReference"/>
                <w:rFonts w:ascii="Times New Roman" w:eastAsiaTheme="minorHAnsi" w:hAnsi="Times New Roman" w:cstheme="minorBidi"/>
                <w:color w:val="auto"/>
              </w:rPr>
              <w:commentReference w:id="696"/>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97"/>
            <w:r w:rsidRPr="00E03CD4">
              <w:t xml:space="preserve">deemed </w:t>
            </w:r>
            <w:commentRangeEnd w:id="697"/>
            <w:r>
              <w:rPr>
                <w:rStyle w:val="CommentReference"/>
                <w:rFonts w:ascii="Times New Roman" w:eastAsiaTheme="minorHAnsi" w:hAnsi="Times New Roman" w:cstheme="minorBidi"/>
                <w:color w:val="auto"/>
              </w:rPr>
              <w:commentReference w:id="697"/>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98" w:name="_Toc298681324"/>
      <w:r>
        <w:t>Part Eight</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99"/>
            <w:r>
              <w:t>heaven</w:t>
            </w:r>
            <w:r w:rsidRPr="007425E1">
              <w:t xml:space="preserve"> </w:t>
            </w:r>
            <w:commentRangeEnd w:id="699"/>
            <w:r>
              <w:rPr>
                <w:rStyle w:val="CommentReference"/>
                <w:rFonts w:ascii="Times New Roman" w:eastAsiaTheme="minorHAnsi" w:hAnsi="Times New Roman" w:cstheme="minorBidi"/>
                <w:color w:val="auto"/>
              </w:rPr>
              <w:commentReference w:id="699"/>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700" w:name="_Toc298681325"/>
      <w:r>
        <w:t>Part Nine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sidR="00FE0AE4">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FE0AE4">
            <w:pPr>
              <w:pStyle w:val="EngHangEnd"/>
            </w:pPr>
            <w:commentRangeStart w:id="701"/>
            <w:r w:rsidRPr="007425E1">
              <w:t>Rises</w:t>
            </w:r>
            <w:commentRangeEnd w:id="701"/>
            <w:r>
              <w:rPr>
                <w:rStyle w:val="CommentReference"/>
              </w:rPr>
              <w:commentReference w:id="701"/>
            </w:r>
            <w:r w:rsidR="00FE0AE4">
              <w:t xml:space="preserve"> </w:t>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702" w:name="_Toc298681326"/>
      <w:bookmarkStart w:id="703" w:name="_Toc308441932"/>
      <w:r>
        <w:lastRenderedPageBreak/>
        <w:t xml:space="preserve">The </w:t>
      </w:r>
      <w:r w:rsidRPr="007C4181">
        <w:t>Crown</w:t>
      </w:r>
      <w:bookmarkEnd w:id="702"/>
      <w:bookmarkEnd w:id="703"/>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704"/>
            <w:r w:rsidRPr="007425E1">
              <w:t>destroyed</w:t>
            </w:r>
            <w:commentRangeEnd w:id="704"/>
            <w:r>
              <w:rPr>
                <w:rStyle w:val="CommentReference"/>
                <w:rFonts w:ascii="Times New Roman" w:eastAsiaTheme="minorHAnsi" w:hAnsi="Times New Roman" w:cstheme="minorBidi"/>
                <w:color w:val="auto"/>
              </w:rPr>
              <w:commentReference w:id="704"/>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705"/>
            <w:r>
              <w:t xml:space="preserve">very </w:t>
            </w:r>
            <w:commentRangeEnd w:id="705"/>
            <w:r>
              <w:rPr>
                <w:rStyle w:val="CommentReference"/>
              </w:rPr>
              <w:commentReference w:id="705"/>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CC1CA8">
        <w:rPr>
          <w:noProof/>
        </w:rPr>
        <w:t>250</w:t>
      </w:r>
      <w:r w:rsidR="003A78C2">
        <w:fldChar w:fldCharType="end"/>
      </w:r>
      <w:r>
        <w:t>.</w:t>
      </w:r>
    </w:p>
    <w:p w:rsidR="00D64891" w:rsidRDefault="00D64891" w:rsidP="00D64891"/>
    <w:p w:rsidR="007C4181" w:rsidRDefault="007C4181" w:rsidP="008A3F9A">
      <w:pPr>
        <w:pStyle w:val="Heading4"/>
      </w:pPr>
      <w:bookmarkStart w:id="706" w:name="_Toc298681327"/>
      <w:bookmarkStart w:id="707" w:name="_Toc308441933"/>
      <w:r>
        <w:t>Friday</w:t>
      </w:r>
      <w:bookmarkEnd w:id="706"/>
      <w:bookmarkEnd w:id="707"/>
    </w:p>
    <w:p w:rsidR="007C4181" w:rsidRDefault="007C4181" w:rsidP="008A3F9A">
      <w:pPr>
        <w:pStyle w:val="Heading5"/>
      </w:pPr>
      <w:bookmarkStart w:id="708" w:name="_Toc298681328"/>
      <w:bookmarkStart w:id="709" w:name="_Toc308441934"/>
      <w:r>
        <w:t>The Psali Batos for Friday</w:t>
      </w:r>
      <w:bookmarkEnd w:id="708"/>
      <w:bookmarkEnd w:id="709"/>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710"/>
            <w:r w:rsidRPr="007425E1">
              <w:t>servants</w:t>
            </w:r>
            <w:commentRangeEnd w:id="710"/>
            <w:r>
              <w:rPr>
                <w:rStyle w:val="CommentReference"/>
                <w:rFonts w:ascii="Times New Roman" w:eastAsiaTheme="minorHAnsi" w:hAnsi="Times New Roman" w:cstheme="minorBidi"/>
                <w:color w:val="auto"/>
              </w:rPr>
              <w:commentReference w:id="710"/>
            </w:r>
          </w:p>
          <w:p w:rsidR="008A3F9A" w:rsidRPr="007425E1" w:rsidRDefault="008A3F9A" w:rsidP="008A3F9A">
            <w:pPr>
              <w:pStyle w:val="EngHang"/>
            </w:pPr>
            <w:r w:rsidRPr="007425E1">
              <w:t>Who fear Him,</w:t>
            </w:r>
          </w:p>
          <w:p w:rsidR="008A3F9A" w:rsidRDefault="008A3F9A" w:rsidP="008A3F9A">
            <w:pPr>
              <w:pStyle w:val="EngHangEnd"/>
            </w:pPr>
            <w:commentRangeStart w:id="711"/>
            <w:r w:rsidRPr="007425E1">
              <w:t>To escape the face of the bows.</w:t>
            </w:r>
            <w:commentRangeEnd w:id="711"/>
            <w:r>
              <w:rPr>
                <w:rStyle w:val="CommentReference"/>
              </w:rPr>
              <w:commentReference w:id="711"/>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712" w:name="_Toc298681329"/>
      <w:bookmarkStart w:id="713" w:name="_Toc308441935"/>
      <w:r w:rsidRPr="00FD2E69">
        <w:t xml:space="preserve">The Conclusion of the </w:t>
      </w:r>
      <w:r>
        <w:t>Batos</w:t>
      </w:r>
      <w:r w:rsidRPr="00FD2E69">
        <w:t xml:space="preserve"> Psali</w:t>
      </w:r>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714" w:name="_Toc298681330"/>
      <w:bookmarkStart w:id="715" w:name="_Toc308441936"/>
      <w:r>
        <w:t>The Friday Theotokia</w:t>
      </w:r>
      <w:bookmarkEnd w:id="714"/>
      <w:bookmarkEnd w:id="715"/>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16" w:name="_Toc298681331"/>
      <w:r>
        <w:t>Part One</w:t>
      </w:r>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17"/>
            <w:r>
              <w:t>the fruit of your womb</w:t>
            </w:r>
            <w:commentRangeEnd w:id="717"/>
            <w:r>
              <w:rPr>
                <w:rStyle w:val="CommentReference"/>
                <w:rFonts w:ascii="Times New Roman" w:eastAsiaTheme="minorHAnsi" w:hAnsi="Times New Roman" w:cstheme="minorBidi"/>
                <w:color w:val="auto"/>
              </w:rPr>
              <w:commentReference w:id="717"/>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18" w:name="_Toc298681332"/>
      <w:r>
        <w:t>Part Two</w:t>
      </w:r>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19"/>
            <w:r>
              <w:t xml:space="preserve">incarnate </w:t>
            </w:r>
            <w:commentRangeEnd w:id="719"/>
            <w:r>
              <w:rPr>
                <w:rStyle w:val="CommentReference"/>
                <w:rFonts w:ascii="Times New Roman" w:eastAsiaTheme="minorHAnsi" w:hAnsi="Times New Roman" w:cstheme="minorBidi"/>
                <w:color w:val="auto"/>
              </w:rPr>
              <w:commentReference w:id="719"/>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20" w:name="_Toc298681333"/>
      <w:r>
        <w:t>Part Three</w:t>
      </w:r>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21"/>
            <w:r>
              <w:t>O</w:t>
            </w:r>
            <w:commentRangeEnd w:id="721"/>
            <w:r>
              <w:rPr>
                <w:rStyle w:val="CommentReference"/>
                <w:rFonts w:ascii="Times New Roman" w:eastAsiaTheme="minorHAnsi" w:hAnsi="Times New Roman" w:cstheme="minorBidi"/>
                <w:color w:val="auto"/>
              </w:rPr>
              <w:commentReference w:id="721"/>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22" w:name="_Toc298681334"/>
      <w:r>
        <w:t>Part Four</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23" w:name="_Toc298681335"/>
      <w:r>
        <w:t>Part Five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24" w:name="_Toc298681336"/>
      <w:r>
        <w:t>Part Six</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25" w:name="_Toc298681337"/>
      <w:r>
        <w:t>Part Seven</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26"/>
            <w:r>
              <w:t>temple</w:t>
            </w:r>
            <w:commentRangeEnd w:id="726"/>
            <w:r>
              <w:rPr>
                <w:rStyle w:val="CommentReference"/>
                <w:rFonts w:ascii="Times New Roman" w:eastAsiaTheme="minorHAnsi" w:hAnsi="Times New Roman" w:cstheme="minorBidi"/>
                <w:color w:val="auto"/>
              </w:rPr>
              <w:commentReference w:id="726"/>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27" w:name="_Toc298681338"/>
      <w:bookmarkStart w:id="728" w:name="_Toc308441937"/>
      <w:r>
        <w:lastRenderedPageBreak/>
        <w:t>The Crown</w:t>
      </w:r>
      <w:bookmarkEnd w:id="727"/>
      <w:bookmarkEnd w:id="728"/>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29"/>
            <w:r w:rsidRPr="00F0646D">
              <w:t xml:space="preserve">Infinite </w:t>
            </w:r>
            <w:commentRangeEnd w:id="729"/>
            <w:r>
              <w:rPr>
                <w:rStyle w:val="CommentReference"/>
                <w:rFonts w:ascii="Times New Roman" w:eastAsiaTheme="minorHAnsi" w:hAnsi="Times New Roman" w:cstheme="minorBidi"/>
                <w:color w:val="auto"/>
              </w:rPr>
              <w:commentReference w:id="729"/>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30"/>
            <w:r w:rsidRPr="007425E1">
              <w:t>hook</w:t>
            </w:r>
            <w:commentRangeEnd w:id="730"/>
            <w:r>
              <w:rPr>
                <w:rStyle w:val="CommentReference"/>
                <w:rFonts w:ascii="Times New Roman" w:eastAsiaTheme="minorHAnsi" w:hAnsi="Times New Roman" w:cstheme="minorBidi"/>
                <w:color w:val="auto"/>
              </w:rPr>
              <w:commentReference w:id="730"/>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31"/>
            <w:r w:rsidRPr="007425E1">
              <w:t xml:space="preserve">Teaching </w:t>
            </w:r>
            <w:commentRangeEnd w:id="731"/>
            <w:r>
              <w:rPr>
                <w:rStyle w:val="CommentReference"/>
                <w:rFonts w:ascii="Times New Roman" w:eastAsiaTheme="minorHAnsi" w:hAnsi="Times New Roman" w:cstheme="minorBidi"/>
                <w:color w:val="auto"/>
              </w:rPr>
              <w:commentReference w:id="731"/>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32"/>
            <w:r w:rsidRPr="007425E1">
              <w:t>a cause</w:t>
            </w:r>
            <w:r>
              <w:t xml:space="preserve"> for us</w:t>
            </w:r>
            <w:r w:rsidRPr="007425E1">
              <w:t>,</w:t>
            </w:r>
            <w:commentRangeEnd w:id="732"/>
            <w:r>
              <w:rPr>
                <w:rStyle w:val="CommentReference"/>
                <w:rFonts w:ascii="Times New Roman" w:eastAsiaTheme="minorHAnsi" w:hAnsi="Times New Roman" w:cstheme="minorBidi"/>
                <w:color w:val="auto"/>
              </w:rPr>
              <w:commentReference w:id="732"/>
            </w:r>
          </w:p>
          <w:p w:rsidR="008A3F9A" w:rsidRDefault="008A3F9A" w:rsidP="008A3F9A">
            <w:pPr>
              <w:pStyle w:val="EngHangEnd"/>
            </w:pPr>
            <w:r w:rsidRPr="007425E1">
              <w:t xml:space="preserve">To ascend the </w:t>
            </w:r>
            <w:commentRangeStart w:id="733"/>
            <w:r w:rsidRPr="007425E1">
              <w:t xml:space="preserve">path </w:t>
            </w:r>
            <w:commentRangeEnd w:id="733"/>
            <w:r>
              <w:rPr>
                <w:rStyle w:val="CommentReference"/>
                <w:rFonts w:ascii="Times New Roman" w:eastAsiaTheme="minorHAnsi" w:hAnsi="Times New Roman" w:cstheme="minorBidi"/>
                <w:color w:val="auto"/>
              </w:rPr>
              <w:commentReference w:id="733"/>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34"/>
            </w:r>
            <w:r>
              <w:t>,</w:t>
            </w:r>
          </w:p>
          <w:p w:rsidR="008A3F9A" w:rsidRDefault="008A3F9A" w:rsidP="008A3F9A">
            <w:pPr>
              <w:pStyle w:val="EngHangEnd"/>
            </w:pPr>
            <w:r>
              <w:t>With</w:t>
            </w:r>
            <w:r w:rsidRPr="007425E1">
              <w:t xml:space="preserve"> joy and </w:t>
            </w:r>
            <w:commentRangeStart w:id="735"/>
            <w:r w:rsidRPr="007425E1">
              <w:t>rejoicing</w:t>
            </w:r>
            <w:commentRangeEnd w:id="735"/>
            <w:r>
              <w:rPr>
                <w:rStyle w:val="CommentReference"/>
                <w:rFonts w:ascii="Times New Roman" w:eastAsiaTheme="minorHAnsi" w:hAnsi="Times New Roman" w:cstheme="minorBidi"/>
                <w:color w:val="auto"/>
              </w:rPr>
              <w:commentReference w:id="735"/>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CC1CA8">
        <w:rPr>
          <w:noProof/>
        </w:rPr>
        <w:t>250</w:t>
      </w:r>
      <w:r w:rsidR="003A78C2">
        <w:fldChar w:fldCharType="end"/>
      </w:r>
      <w:r>
        <w:t>.</w:t>
      </w:r>
    </w:p>
    <w:p w:rsidR="00FC1BD5" w:rsidRDefault="00FC1BD5" w:rsidP="008A3F9A">
      <w:pPr>
        <w:pStyle w:val="Heading4"/>
      </w:pPr>
      <w:bookmarkStart w:id="736" w:name="_Toc298681339"/>
      <w:bookmarkStart w:id="737" w:name="_Toc308441938"/>
      <w:r>
        <w:lastRenderedPageBreak/>
        <w:t>Saturday</w:t>
      </w:r>
      <w:bookmarkEnd w:id="736"/>
      <w:bookmarkEnd w:id="737"/>
    </w:p>
    <w:p w:rsidR="00FC1BD5" w:rsidRDefault="00FC1BD5" w:rsidP="008A3F9A">
      <w:pPr>
        <w:pStyle w:val="Heading5"/>
      </w:pPr>
      <w:bookmarkStart w:id="738" w:name="_Toc298681340"/>
      <w:bookmarkStart w:id="739" w:name="_Toc308441939"/>
      <w:r>
        <w:t>The Saturday Psali Batos</w:t>
      </w:r>
      <w:bookmarkEnd w:id="738"/>
      <w:bookmarkEnd w:id="739"/>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40"/>
            <w:r w:rsidRPr="007425E1">
              <w:rPr>
                <w:rFonts w:eastAsiaTheme="minorHAnsi"/>
              </w:rPr>
              <w:t xml:space="preserve">All </w:t>
            </w:r>
            <w:commentRangeEnd w:id="740"/>
            <w:r>
              <w:rPr>
                <w:rStyle w:val="CommentReference"/>
                <w:rFonts w:ascii="Times New Roman" w:eastAsiaTheme="minorHAnsi" w:hAnsi="Times New Roman" w:cstheme="minorBidi"/>
                <w:color w:val="auto"/>
              </w:rPr>
              <w:commentReference w:id="740"/>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41"/>
            <w:r w:rsidRPr="007425E1">
              <w:rPr>
                <w:rFonts w:eastAsiaTheme="minorHAnsi"/>
              </w:rPr>
              <w:t>every</w:t>
            </w:r>
            <w:r>
              <w:rPr>
                <w:rFonts w:eastAsiaTheme="minorHAnsi"/>
              </w:rPr>
              <w:t xml:space="preserve"> </w:t>
            </w:r>
            <w:r w:rsidRPr="007425E1">
              <w:rPr>
                <w:rFonts w:eastAsiaTheme="minorHAnsi"/>
              </w:rPr>
              <w:t>day</w:t>
            </w:r>
            <w:commentRangeEnd w:id="741"/>
            <w:r>
              <w:rPr>
                <w:rStyle w:val="CommentReference"/>
                <w:rFonts w:ascii="Times New Roman" w:eastAsiaTheme="minorHAnsi" w:hAnsi="Times New Roman" w:cstheme="minorBidi"/>
                <w:color w:val="auto"/>
              </w:rPr>
              <w:commentReference w:id="741"/>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42"/>
            <w:r>
              <w:rPr>
                <w:rFonts w:eastAsiaTheme="minorHAnsi"/>
              </w:rPr>
              <w:t>ecstasy</w:t>
            </w:r>
            <w:commentRangeEnd w:id="742"/>
            <w:r>
              <w:rPr>
                <w:rStyle w:val="CommentReference"/>
                <w:rFonts w:ascii="Times New Roman" w:eastAsiaTheme="minorHAnsi" w:hAnsi="Times New Roman" w:cstheme="minorBidi"/>
                <w:color w:val="auto"/>
              </w:rPr>
              <w:commentReference w:id="742"/>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1744DD">
            <w:pPr>
              <w:spacing w:beforeLines="1" w:before="2"/>
              <w:ind w:left="289" w:hanging="289"/>
            </w:pPr>
            <w:r w:rsidRPr="007425E1">
              <w:rPr>
                <w:color w:val="000000"/>
              </w:rPr>
              <w:t xml:space="preserve">The </w:t>
            </w:r>
            <w:commentRangeStart w:id="743"/>
            <w:r w:rsidRPr="007425E1">
              <w:rPr>
                <w:color w:val="000000"/>
              </w:rPr>
              <w:t xml:space="preserve">glory </w:t>
            </w:r>
            <w:commentRangeEnd w:id="743"/>
            <w:r>
              <w:rPr>
                <w:rStyle w:val="CommentReference"/>
              </w:rPr>
              <w:commentReference w:id="743"/>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44"/>
            <w:r>
              <w:rPr>
                <w:rFonts w:eastAsiaTheme="minorHAnsi"/>
              </w:rPr>
              <w:t xml:space="preserve">From </w:t>
            </w:r>
            <w:commentRangeEnd w:id="744"/>
            <w:r>
              <w:rPr>
                <w:rStyle w:val="CommentReference"/>
                <w:rFonts w:ascii="Times New Roman" w:eastAsiaTheme="minorHAnsi" w:hAnsi="Times New Roman" w:cstheme="minorBidi"/>
                <w:color w:val="auto"/>
              </w:rPr>
              <w:commentReference w:id="744"/>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45"/>
            <w:r>
              <w:rPr>
                <w:rFonts w:eastAsiaTheme="minorHAnsi"/>
              </w:rPr>
              <w:t>prophet</w:t>
            </w:r>
            <w:commentRangeEnd w:id="745"/>
            <w:r>
              <w:rPr>
                <w:rStyle w:val="CommentReference"/>
                <w:rFonts w:ascii="Times New Roman" w:eastAsiaTheme="minorHAnsi" w:hAnsi="Times New Roman" w:cstheme="minorBidi"/>
                <w:color w:val="auto"/>
              </w:rPr>
              <w:commentReference w:id="74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46"/>
            <w:r w:rsidRPr="007425E1">
              <w:rPr>
                <w:rFonts w:eastAsiaTheme="minorHAnsi"/>
              </w:rPr>
              <w:t>everyone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47"/>
            <w:r>
              <w:rPr>
                <w:rFonts w:eastAsiaTheme="minorHAnsi"/>
              </w:rPr>
              <w:t xml:space="preserve">never </w:t>
            </w:r>
            <w:commentRangeEnd w:id="747"/>
            <w:r>
              <w:rPr>
                <w:rStyle w:val="CommentReference"/>
                <w:rFonts w:ascii="Times New Roman" w:eastAsiaTheme="minorHAnsi" w:hAnsi="Times New Roman" w:cstheme="minorBidi"/>
                <w:color w:val="auto"/>
              </w:rPr>
              <w:commentReference w:id="747"/>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48"/>
            <w:r w:rsidRPr="007425E1">
              <w:rPr>
                <w:rFonts w:eastAsiaTheme="minorHAnsi"/>
              </w:rPr>
              <w:t xml:space="preserve">and </w:t>
            </w:r>
            <w:commentRangeEnd w:id="748"/>
            <w:r>
              <w:rPr>
                <w:rStyle w:val="CommentReference"/>
                <w:rFonts w:ascii="Times New Roman" w:eastAsiaTheme="minorHAnsi" w:hAnsi="Times New Roman" w:cstheme="minorBidi"/>
                <w:color w:val="auto"/>
              </w:rPr>
              <w:commentReference w:id="748"/>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49"/>
            <w:r w:rsidRPr="007425E1">
              <w:rPr>
                <w:rFonts w:eastAsiaTheme="minorHAnsi"/>
              </w:rPr>
              <w:t xml:space="preserve">praises </w:t>
            </w:r>
            <w:commentRangeEnd w:id="749"/>
            <w:r>
              <w:rPr>
                <w:rStyle w:val="CommentReference"/>
                <w:rFonts w:ascii="Times New Roman" w:eastAsiaTheme="minorHAnsi" w:hAnsi="Times New Roman" w:cstheme="minorBidi"/>
                <w:color w:val="auto"/>
              </w:rPr>
              <w:commentReference w:id="749"/>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50"/>
            <w:r w:rsidRPr="007425E1">
              <w:rPr>
                <w:rFonts w:eastAsiaTheme="minorHAnsi"/>
              </w:rPr>
              <w:t>blessing</w:t>
            </w:r>
            <w:commentRangeEnd w:id="750"/>
            <w:r>
              <w:rPr>
                <w:rStyle w:val="CommentReference"/>
                <w:rFonts w:ascii="Times New Roman" w:eastAsiaTheme="minorHAnsi" w:hAnsi="Times New Roman" w:cstheme="minorBidi"/>
                <w:color w:val="auto"/>
              </w:rPr>
              <w:commentReference w:id="750"/>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51"/>
            <w:r w:rsidRPr="007425E1">
              <w:rPr>
                <w:rFonts w:eastAsiaTheme="minorHAnsi"/>
              </w:rPr>
              <w:t xml:space="preserve">we'll </w:t>
            </w:r>
            <w:commentRangeEnd w:id="751"/>
            <w:r>
              <w:rPr>
                <w:rStyle w:val="CommentReference"/>
                <w:rFonts w:ascii="Times New Roman" w:eastAsiaTheme="minorHAnsi" w:hAnsi="Times New Roman" w:cstheme="minorBidi"/>
                <w:color w:val="auto"/>
              </w:rPr>
              <w:commentReference w:id="751"/>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52"/>
            <w:r w:rsidRPr="007425E1">
              <w:rPr>
                <w:rFonts w:eastAsiaTheme="minorHAnsi"/>
              </w:rPr>
              <w:t xml:space="preserve">perfect </w:t>
            </w:r>
            <w:commentRangeEnd w:id="752"/>
            <w:r>
              <w:rPr>
                <w:rStyle w:val="CommentReference"/>
                <w:rFonts w:ascii="Times New Roman" w:eastAsiaTheme="minorHAnsi" w:hAnsi="Times New Roman" w:cstheme="minorBidi"/>
                <w:color w:val="auto"/>
              </w:rPr>
              <w:commentReference w:id="752"/>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53" w:name="_Toc298681341"/>
      <w:bookmarkStart w:id="754" w:name="_Toc308441940"/>
      <w:r w:rsidRPr="00FD2E69">
        <w:t xml:space="preserve">The Conclusion of the </w:t>
      </w:r>
      <w:r>
        <w:t>Batos</w:t>
      </w:r>
      <w:r w:rsidRPr="00FD2E69">
        <w:t xml:space="preserve"> Psali</w:t>
      </w:r>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55" w:name="_Toc298681342"/>
      <w:bookmarkStart w:id="756" w:name="_Toc308441941"/>
      <w:r>
        <w:lastRenderedPageBreak/>
        <w:t>The Saturday Theotokia</w:t>
      </w:r>
      <w:bookmarkEnd w:id="755"/>
      <w:bookmarkEnd w:id="756"/>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57" w:name="_Toc298681343"/>
      <w:r>
        <w:t>Part One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58" w:name="_Toc298681344"/>
      <w:r w:rsidRPr="00D24FE1">
        <w:t>Part</w:t>
      </w:r>
      <w:r>
        <w:t xml:space="preserve"> Two</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59"/>
            <w:r w:rsidRPr="007425E1">
              <w:rPr>
                <w:rFonts w:eastAsiaTheme="minorHAnsi"/>
              </w:rPr>
              <w:t xml:space="preserve">honour </w:t>
            </w:r>
            <w:commentRangeEnd w:id="759"/>
            <w:r>
              <w:rPr>
                <w:rStyle w:val="CommentReference"/>
                <w:rFonts w:ascii="Times New Roman" w:eastAsiaTheme="minorHAnsi" w:hAnsi="Times New Roman" w:cstheme="minorBidi"/>
                <w:color w:val="auto"/>
              </w:rPr>
              <w:commentReference w:id="759"/>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60"/>
            <w:r w:rsidRPr="007425E1">
              <w:rPr>
                <w:rFonts w:eastAsiaTheme="minorHAnsi"/>
              </w:rPr>
              <w:t xml:space="preserve">prudent </w:t>
            </w:r>
            <w:commentRangeEnd w:id="760"/>
            <w:r>
              <w:rPr>
                <w:rStyle w:val="CommentReference"/>
                <w:rFonts w:ascii="Times New Roman" w:eastAsiaTheme="minorHAnsi" w:hAnsi="Times New Roman" w:cstheme="minorBidi"/>
                <w:color w:val="auto"/>
              </w:rPr>
              <w:commentReference w:id="760"/>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61" w:name="_Toc298681345"/>
      <w:r>
        <w:t>Part Three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62"/>
            <w:r w:rsidRPr="007425E1">
              <w:rPr>
                <w:rFonts w:eastAsiaTheme="minorHAnsi"/>
              </w:rPr>
              <w:t>bride</w:t>
            </w:r>
            <w:commentRangeEnd w:id="762"/>
            <w:r>
              <w:rPr>
                <w:rStyle w:val="CommentReference"/>
                <w:rFonts w:ascii="Times New Roman" w:eastAsiaTheme="minorHAnsi" w:hAnsi="Times New Roman" w:cstheme="minorBidi"/>
                <w:color w:val="auto"/>
              </w:rPr>
              <w:commentReference w:id="762"/>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63"/>
            <w:r w:rsidRPr="007425E1">
              <w:rPr>
                <w:rFonts w:eastAsiaTheme="minorHAnsi"/>
              </w:rPr>
              <w:t xml:space="preserve">rue </w:t>
            </w:r>
            <w:commentRangeEnd w:id="763"/>
            <w:r>
              <w:rPr>
                <w:rStyle w:val="CommentReference"/>
                <w:rFonts w:ascii="Times New Roman" w:eastAsiaTheme="minorHAnsi" w:hAnsi="Times New Roman" w:cstheme="minorBidi"/>
                <w:color w:val="auto"/>
              </w:rPr>
              <w:commentReference w:id="763"/>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64"/>
            <w:r w:rsidRPr="007425E1">
              <w:rPr>
                <w:rFonts w:eastAsiaTheme="minorHAnsi"/>
              </w:rPr>
              <w:t xml:space="preserve">ed </w:t>
            </w:r>
            <w:commentRangeEnd w:id="764"/>
            <w:r>
              <w:rPr>
                <w:rStyle w:val="CommentReference"/>
                <w:rFonts w:ascii="Times New Roman" w:eastAsiaTheme="minorHAnsi" w:hAnsi="Times New Roman" w:cstheme="minorBidi"/>
                <w:color w:val="auto"/>
              </w:rPr>
              <w:commentReference w:id="764"/>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65" w:name="_Toc298681346"/>
      <w:r w:rsidRPr="00D24FE1">
        <w:t>Part</w:t>
      </w:r>
      <w:r>
        <w:t xml:space="preserve"> </w:t>
      </w:r>
      <w:r w:rsidR="00625164">
        <w:t>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66"/>
            <w:r>
              <w:rPr>
                <w:rFonts w:eastAsiaTheme="minorHAnsi"/>
              </w:rPr>
              <w:t xml:space="preserve">unto </w:t>
            </w:r>
            <w:commentRangeEnd w:id="766"/>
            <w:r>
              <w:rPr>
                <w:rStyle w:val="CommentReference"/>
                <w:rFonts w:ascii="Times New Roman" w:eastAsiaTheme="minorHAnsi" w:hAnsi="Times New Roman" w:cstheme="minorBidi"/>
                <w:color w:val="auto"/>
              </w:rPr>
              <w:commentReference w:id="766"/>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67" w:name="_Toc298681347"/>
      <w:r w:rsidRPr="00D24FE1">
        <w:t>Part</w:t>
      </w:r>
      <w:r>
        <w:t xml:space="preserve"> </w:t>
      </w:r>
      <w:r w:rsidR="00625164">
        <w:t>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68" w:name="_Toc298681348"/>
      <w:r>
        <w:t xml:space="preserve">Part </w:t>
      </w:r>
      <w:r w:rsidR="00625164">
        <w:t>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69"/>
            <w:r w:rsidRPr="007425E1">
              <w:t>rejoice</w:t>
            </w:r>
            <w:r>
              <w:t>d</w:t>
            </w:r>
            <w:commentRangeEnd w:id="769"/>
            <w:r>
              <w:rPr>
                <w:rStyle w:val="CommentReference"/>
                <w:rFonts w:ascii="Times New Roman" w:eastAsiaTheme="minorHAnsi" w:hAnsi="Times New Roman" w:cstheme="minorBidi"/>
                <w:color w:val="auto"/>
              </w:rPr>
              <w:commentReference w:id="769"/>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70"/>
            <w:r>
              <w:t>save</w:t>
            </w:r>
            <w:r w:rsidRPr="007425E1">
              <w:t xml:space="preserve"> </w:t>
            </w:r>
            <w:commentRangeEnd w:id="770"/>
            <w:r>
              <w:rPr>
                <w:rStyle w:val="CommentReference"/>
              </w:rPr>
              <w:commentReference w:id="770"/>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71" w:name="_Toc298681349"/>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72"/>
            <w:r>
              <w:t>Paradoxically</w:t>
            </w:r>
            <w:commentRangeEnd w:id="772"/>
            <w:r>
              <w:rPr>
                <w:rStyle w:val="CommentReference"/>
                <w:rFonts w:ascii="Times New Roman" w:eastAsiaTheme="minorHAnsi" w:hAnsi="Times New Roman" w:cstheme="minorBidi"/>
                <w:color w:val="auto"/>
              </w:rPr>
              <w:commentReference w:id="772"/>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73"/>
            <w:r>
              <w:t xml:space="preserve">is </w:t>
            </w:r>
            <w:commentRangeEnd w:id="773"/>
            <w:r>
              <w:rPr>
                <w:rStyle w:val="CommentReference"/>
                <w:rFonts w:ascii="Times New Roman" w:eastAsiaTheme="minorHAnsi" w:hAnsi="Times New Roman" w:cstheme="minorBidi"/>
                <w:color w:val="auto"/>
              </w:rPr>
              <w:commentReference w:id="773"/>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74" w:name="_Toc298681350"/>
      <w:r>
        <w:t>Part Eight</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75"/>
            <w:r w:rsidRPr="007425E1">
              <w:t>from all sides</w:t>
            </w:r>
            <w:commentRangeEnd w:id="775"/>
            <w:r>
              <w:rPr>
                <w:rStyle w:val="CommentReference"/>
                <w:rFonts w:ascii="Times New Roman" w:eastAsiaTheme="minorHAnsi" w:hAnsi="Times New Roman" w:cstheme="minorBidi"/>
                <w:color w:val="auto"/>
              </w:rPr>
              <w:commentReference w:id="775"/>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76"/>
            <w:r>
              <w:t>Saviour</w:t>
            </w:r>
            <w:commentRangeEnd w:id="776"/>
            <w:r>
              <w:rPr>
                <w:rStyle w:val="CommentReference"/>
                <w:rFonts w:ascii="Times New Roman" w:eastAsiaTheme="minorHAnsi" w:hAnsi="Times New Roman" w:cstheme="minorBidi"/>
                <w:color w:val="auto"/>
              </w:rPr>
              <w:commentReference w:id="776"/>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77" w:name="_Toc298681351"/>
      <w:r>
        <w:lastRenderedPageBreak/>
        <w:t>Part Nine</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78"/>
            <w:r>
              <w:t>compassion</w:t>
            </w:r>
            <w:commentRangeEnd w:id="778"/>
            <w:r>
              <w:rPr>
                <w:rStyle w:val="CommentReference"/>
                <w:rFonts w:ascii="Times New Roman" w:eastAsiaTheme="minorHAnsi" w:hAnsi="Times New Roman" w:cstheme="minorBidi"/>
                <w:color w:val="auto"/>
              </w:rPr>
              <w:commentReference w:id="778"/>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79" w:name="_Toc298681352"/>
      <w:bookmarkStart w:id="780" w:name="_Toc308441942"/>
      <w:r>
        <w:t>The Crown Batos</w:t>
      </w:r>
      <w:bookmarkEnd w:id="779"/>
      <w:bookmarkEnd w:id="780"/>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81"/>
            <w:r>
              <w:t>Sanctuary</w:t>
            </w:r>
            <w:commentRangeEnd w:id="781"/>
            <w:r>
              <w:rPr>
                <w:rStyle w:val="CommentReference"/>
                <w:rFonts w:ascii="Times New Roman" w:eastAsiaTheme="minorHAnsi" w:hAnsi="Times New Roman" w:cstheme="minorBidi"/>
                <w:color w:val="auto"/>
              </w:rPr>
              <w:commentReference w:id="781"/>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82"/>
            <w:r>
              <w:t>lampstand</w:t>
            </w:r>
            <w:commentRangeEnd w:id="782"/>
            <w:r>
              <w:rPr>
                <w:rStyle w:val="CommentReference"/>
                <w:rFonts w:ascii="Times New Roman" w:eastAsiaTheme="minorHAnsi" w:hAnsi="Times New Roman" w:cstheme="minorBidi"/>
                <w:color w:val="auto"/>
              </w:rPr>
              <w:commentReference w:id="782"/>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83"/>
            <w:r>
              <w:t>Greeted</w:t>
            </w:r>
            <w:commentRangeEnd w:id="783"/>
            <w:r>
              <w:rPr>
                <w:rStyle w:val="CommentReference"/>
                <w:rFonts w:ascii="Times New Roman" w:eastAsiaTheme="minorHAnsi" w:hAnsi="Times New Roman" w:cstheme="minorBidi"/>
                <w:color w:val="auto"/>
              </w:rPr>
              <w:commentReference w:id="783"/>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84"/>
            <w:r w:rsidRPr="007425E1">
              <w:t xml:space="preserve">For </w:t>
            </w:r>
            <w:commentRangeEnd w:id="784"/>
            <w:r>
              <w:rPr>
                <w:rStyle w:val="CommentReference"/>
                <w:rFonts w:ascii="Times New Roman" w:eastAsiaTheme="minorHAnsi" w:hAnsi="Times New Roman" w:cstheme="minorBidi"/>
                <w:color w:val="auto"/>
              </w:rPr>
              <w:commentReference w:id="784"/>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85"/>
            <w:r>
              <w:t>coming</w:t>
            </w:r>
            <w:r w:rsidRPr="007425E1">
              <w:t xml:space="preserve"> </w:t>
            </w:r>
            <w:commentRangeEnd w:id="785"/>
            <w:r>
              <w:rPr>
                <w:rStyle w:val="CommentReference"/>
                <w:rFonts w:ascii="Times New Roman" w:eastAsiaTheme="minorHAnsi" w:hAnsi="Times New Roman" w:cstheme="minorBidi"/>
                <w:color w:val="auto"/>
              </w:rPr>
              <w:commentReference w:id="785"/>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86"/>
            <w:r w:rsidRPr="007425E1">
              <w:t>you</w:t>
            </w:r>
            <w:commentRangeEnd w:id="786"/>
            <w:r>
              <w:rPr>
                <w:rStyle w:val="CommentReference"/>
                <w:rFonts w:ascii="Times New Roman" w:eastAsiaTheme="minorHAnsi" w:hAnsi="Times New Roman" w:cstheme="minorBidi"/>
                <w:color w:val="auto"/>
              </w:rPr>
              <w:commentReference w:id="786"/>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87" w:name="_Toc298681353"/>
      <w:bookmarkStart w:id="788" w:name="_Toc308441943"/>
      <w:r>
        <w:t>The Second Crown Batos</w:t>
      </w:r>
      <w:bookmarkEnd w:id="787"/>
      <w:bookmarkEnd w:id="788"/>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89"/>
            <w:r>
              <w:t>evangelized</w:t>
            </w:r>
            <w:r w:rsidRPr="007425E1">
              <w:t xml:space="preserve"> </w:t>
            </w:r>
            <w:commentRangeEnd w:id="789"/>
            <w:r>
              <w:rPr>
                <w:rStyle w:val="CommentReference"/>
                <w:rFonts w:ascii="Times New Roman" w:eastAsiaTheme="minorHAnsi" w:hAnsi="Times New Roman" w:cstheme="minorBidi"/>
                <w:color w:val="auto"/>
              </w:rPr>
              <w:commentReference w:id="789"/>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90"/>
            <w:r w:rsidRPr="007425E1">
              <w:t>thereof</w:t>
            </w:r>
            <w:commentRangeEnd w:id="790"/>
            <w:r>
              <w:rPr>
                <w:rStyle w:val="CommentReference"/>
                <w:rFonts w:ascii="Times New Roman" w:eastAsiaTheme="minorHAnsi" w:hAnsi="Times New Roman" w:cstheme="minorBidi"/>
                <w:color w:val="auto"/>
              </w:rPr>
              <w:commentReference w:id="790"/>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91" w:name="_Toc298681354"/>
      <w:bookmarkStart w:id="792" w:name="_Ref299212102"/>
      <w:bookmarkStart w:id="793" w:name="_Ref299212144"/>
      <w:bookmarkStart w:id="794" w:name="_Ref299212161"/>
      <w:bookmarkStart w:id="795" w:name="_Toc308441944"/>
      <w:r>
        <w:t>The Ending of the Batos Theotokias</w:t>
      </w:r>
      <w:bookmarkEnd w:id="791"/>
      <w:bookmarkEnd w:id="792"/>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96"/>
            <w:r w:rsidRPr="007425E1">
              <w:rPr>
                <w:rFonts w:eastAsiaTheme="minorHAnsi"/>
              </w:rPr>
              <w:t>Awesome and full of glory</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97"/>
            <w:r w:rsidRPr="007425E1">
              <w:rPr>
                <w:rFonts w:eastAsiaTheme="minorHAnsi"/>
              </w:rPr>
              <w:t>works</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98"/>
            <w:r w:rsidRPr="007425E1">
              <w:rPr>
                <w:rFonts w:eastAsiaTheme="minorHAnsi"/>
              </w:rPr>
              <w:t xml:space="preserve">with </w:t>
            </w:r>
            <w:commentRangeEnd w:id="798"/>
            <w:r>
              <w:rPr>
                <w:rStyle w:val="CommentReference"/>
                <w:rFonts w:ascii="Times New Roman" w:eastAsiaTheme="minorHAnsi" w:hAnsi="Times New Roman" w:cstheme="minorBidi"/>
                <w:color w:val="auto"/>
              </w:rPr>
              <w:commentReference w:id="798"/>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99"/>
            <w:r w:rsidRPr="007425E1">
              <w:rPr>
                <w:rFonts w:eastAsiaTheme="minorHAnsi"/>
              </w:rPr>
              <w:t xml:space="preserve">bless </w:t>
            </w:r>
            <w:commentRangeEnd w:id="799"/>
            <w:r>
              <w:rPr>
                <w:rStyle w:val="CommentReference"/>
                <w:rFonts w:ascii="Times New Roman" w:eastAsiaTheme="minorHAnsi" w:hAnsi="Times New Roman" w:cstheme="minorBidi"/>
                <w:color w:val="auto"/>
              </w:rPr>
              <w:commentReference w:id="799"/>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CC1CA8">
        <w:rPr>
          <w:noProof/>
        </w:rPr>
        <w:t>167</w:t>
      </w:r>
      <w:r w:rsidR="003A78C2">
        <w:fldChar w:fldCharType="end"/>
      </w:r>
      <w:r>
        <w:t>.</w:t>
      </w:r>
    </w:p>
    <w:p w:rsidR="00495F1A" w:rsidRDefault="00495F1A" w:rsidP="00495F1A">
      <w:pPr>
        <w:pStyle w:val="Heading2"/>
      </w:pPr>
      <w:bookmarkStart w:id="800" w:name="_Toc410196185"/>
      <w:bookmarkStart w:id="801" w:name="_Toc410196427"/>
      <w:bookmarkStart w:id="802" w:name="_Toc410196929"/>
      <w:bookmarkStart w:id="803" w:name="_Toc434478986"/>
      <w:r>
        <w:lastRenderedPageBreak/>
        <w:t>Early Morning: Prime (The First Hour)</w:t>
      </w:r>
      <w:bookmarkEnd w:id="800"/>
      <w:bookmarkEnd w:id="801"/>
      <w:bookmarkEnd w:id="802"/>
      <w:bookmarkEnd w:id="803"/>
    </w:p>
    <w:p w:rsidR="00495F1A" w:rsidRDefault="00495F1A" w:rsidP="00495F1A">
      <w:pPr>
        <w:pStyle w:val="Heading3"/>
      </w:pPr>
      <w:bookmarkStart w:id="804" w:name="_Toc410196186"/>
      <w:bookmarkStart w:id="805" w:name="_Toc410196428"/>
      <w:bookmarkStart w:id="806" w:name="_Toc410196930"/>
      <w:r>
        <w:t>The Psalms of Prime</w:t>
      </w:r>
      <w:bookmarkEnd w:id="804"/>
      <w:bookmarkEnd w:id="805"/>
      <w:bookmarkEnd w:id="806"/>
    </w:p>
    <w:p w:rsidR="00CC066E" w:rsidRDefault="00CC066E" w:rsidP="00CC066E">
      <w:pPr>
        <w:pStyle w:val="Rubric"/>
        <w:rPr>
          <w:lang w:val="en-US"/>
        </w:rPr>
      </w:pPr>
      <w:r>
        <w:rPr>
          <w:lang w:val="en-US"/>
        </w:rPr>
        <w:t>The worshipper prays the introductory prayers,</w:t>
      </w:r>
    </w:p>
    <w:p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w:t>
      </w:r>
      <w:r w:rsidR="00FE0AE4">
        <w:t xml:space="preserve"> </w:t>
      </w:r>
      <w:r>
        <w:t>O come, let us ask Christ our God!</w:t>
      </w:r>
    </w:p>
    <w:p w:rsidR="00CC066E" w:rsidRDefault="00CC066E" w:rsidP="00CC066E">
      <w:pPr>
        <w:pStyle w:val="Prose"/>
      </w:pPr>
      <w:r>
        <w:t>O come, let us worship!</w:t>
      </w:r>
      <w:r w:rsidR="00FE0AE4">
        <w:t xml:space="preserve"> </w:t>
      </w:r>
      <w:r>
        <w:t>O come, let us ask Christ our King!</w:t>
      </w:r>
    </w:p>
    <w:p w:rsidR="00CC066E" w:rsidRDefault="00CC066E" w:rsidP="00CC066E">
      <w:pPr>
        <w:pStyle w:val="Prose"/>
      </w:pPr>
      <w:r>
        <w:t>O come, let us worship!</w:t>
      </w:r>
      <w:r w:rsidR="00FE0AE4">
        <w:t xml:space="preserve"> </w:t>
      </w:r>
      <w:r>
        <w:t>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rsidR="00CC066E" w:rsidRDefault="001225FA" w:rsidP="00CC066E">
      <w:pPr>
        <w:pStyle w:val="Prose"/>
      </w:pPr>
      <w:r>
        <w:t xml:space="preserve"> </w:t>
      </w:r>
    </w:p>
    <w:p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rsidR="009D062A" w:rsidRPr="009D062A" w:rsidRDefault="009D062A" w:rsidP="009D062A">
      <w:pPr>
        <w:pStyle w:val="Rubric"/>
        <w:rPr>
          <w:lang w:val="en-GB"/>
        </w:rPr>
      </w:pPr>
      <w:r w:rsidRPr="001A4291">
        <w:rPr>
          <w:lang w:val="en-GB"/>
        </w:rPr>
        <w:t>Then shall be said,</w:t>
      </w:r>
    </w:p>
    <w:p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rsidR="009D062A" w:rsidRDefault="009D062A" w:rsidP="009D062A">
      <w:pPr>
        <w:pStyle w:val="Prose"/>
      </w:pPr>
      <w:r>
        <w:t>Of the Psalms of David the King and Prophet; may his blessing be upon us all. Amen.</w:t>
      </w:r>
    </w:p>
    <w:p w:rsidR="009D062A" w:rsidRDefault="009D062A" w:rsidP="00CC066E">
      <w:pPr>
        <w:pStyle w:val="Rubric"/>
      </w:pPr>
    </w:p>
    <w:p w:rsidR="00CC066E" w:rsidRDefault="00CC066E" w:rsidP="00CC066E">
      <w:pPr>
        <w:pStyle w:val="Heading5"/>
        <w:rPr>
          <w:lang w:val="en-GB"/>
        </w:rPr>
      </w:pPr>
      <w:bookmarkStart w:id="807" w:name="_Ref434575533"/>
      <w:r>
        <w:rPr>
          <w:lang w:val="en-GB"/>
        </w:rPr>
        <w:lastRenderedPageBreak/>
        <w:t>The Psalm</w:t>
      </w:r>
      <w:r w:rsidR="00F14AA6">
        <w:rPr>
          <w:lang w:val="en-GB"/>
        </w:rPr>
        <w:t>s of Early Morning (Prime)</w:t>
      </w:r>
      <w:bookmarkEnd w:id="807"/>
    </w:p>
    <w:p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CC1CA8">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CC1CA8">
        <w:t>Psalm</w:t>
      </w:r>
      <w:r w:rsidR="00CC1CA8" w:rsidRPr="00AB1781">
        <w:t xml:space="preserve"> 2</w:t>
      </w:r>
      <w:r w:rsidR="00CC1CA8">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CC1CA8">
        <w:rPr>
          <w:noProof/>
        </w:rPr>
        <w:t>280</w:t>
      </w:r>
      <w:r w:rsidR="003A78C2">
        <w:fldChar w:fldCharType="end"/>
      </w:r>
    </w:p>
    <w:p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CC1CA8">
        <w:t>Psalm</w:t>
      </w:r>
      <w:r w:rsidR="00CC1CA8" w:rsidRPr="00AB1781">
        <w:t xml:space="preserve"> 3</w:t>
      </w:r>
      <w:r w:rsidR="00CC1CA8">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CC1CA8">
        <w:t>Psalm</w:t>
      </w:r>
      <w:r w:rsidR="00CC1CA8" w:rsidRPr="00AB1781">
        <w:t xml:space="preserve"> 4</w:t>
      </w:r>
      <w:r w:rsidR="00CC1CA8">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CC1CA8">
        <w:rPr>
          <w:noProof/>
        </w:rPr>
        <w:t>282</w:t>
      </w:r>
      <w:r w:rsidR="003A78C2">
        <w:fldChar w:fldCharType="end"/>
      </w:r>
    </w:p>
    <w:p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CC1CA8">
        <w:t>Psalm</w:t>
      </w:r>
      <w:r w:rsidR="00CC1CA8" w:rsidRPr="00AB1781">
        <w:t xml:space="preserve"> 5</w:t>
      </w:r>
      <w:r w:rsidR="00CC1CA8">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CC1CA8">
        <w:rPr>
          <w:noProof/>
        </w:rPr>
        <w:t>283</w:t>
      </w:r>
      <w:r w:rsidR="003A78C2">
        <w:fldChar w:fldCharType="end"/>
      </w:r>
    </w:p>
    <w:p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CC1CA8">
        <w:t>Psalm</w:t>
      </w:r>
      <w:r w:rsidR="00CC1CA8" w:rsidRPr="00AB1781">
        <w:t xml:space="preserve"> 6</w:t>
      </w:r>
      <w:r w:rsidR="00CC1CA8">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CC1CA8">
        <w:rPr>
          <w:noProof/>
        </w:rPr>
        <w:t>285</w:t>
      </w:r>
      <w:r w:rsidR="003A78C2">
        <w:fldChar w:fldCharType="end"/>
      </w:r>
    </w:p>
    <w:p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CC1CA8">
        <w:t>Psalm</w:t>
      </w:r>
      <w:r w:rsidR="00CC1CA8" w:rsidRPr="00AB1781">
        <w:t xml:space="preserve"> 8</w:t>
      </w:r>
      <w:r w:rsidR="00CC1CA8">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CC1CA8">
        <w:rPr>
          <w:noProof/>
        </w:rPr>
        <w:t>287</w:t>
      </w:r>
      <w:r w:rsidR="003A78C2">
        <w:fldChar w:fldCharType="end"/>
      </w:r>
    </w:p>
    <w:p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CC1CA8">
        <w:t>Psalm</w:t>
      </w:r>
      <w:r w:rsidR="00CC1CA8" w:rsidRPr="00AB1781">
        <w:t xml:space="preserve"> 11</w:t>
      </w:r>
      <w:r w:rsidR="00CC1CA8">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CC1CA8">
        <w:rPr>
          <w:noProof/>
        </w:rPr>
        <w:t>292</w:t>
      </w:r>
      <w:r w:rsidR="003A78C2">
        <w:fldChar w:fldCharType="end"/>
      </w:r>
    </w:p>
    <w:p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CC1CA8">
        <w:t>Psalm</w:t>
      </w:r>
      <w:r w:rsidR="00CC1CA8" w:rsidRPr="00AB1781">
        <w:t xml:space="preserve"> 12</w:t>
      </w:r>
      <w:r w:rsidR="00CC1CA8">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CC1CA8">
        <w:rPr>
          <w:noProof/>
        </w:rPr>
        <w:t>293</w:t>
      </w:r>
      <w:r w:rsidR="003A78C2">
        <w:fldChar w:fldCharType="end"/>
      </w:r>
    </w:p>
    <w:p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CC1CA8">
        <w:t>Psalm</w:t>
      </w:r>
      <w:r w:rsidR="00CC1CA8" w:rsidRPr="00AB1781">
        <w:t xml:space="preserve"> 14</w:t>
      </w:r>
      <w:r w:rsidR="00CC1CA8">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CC1CA8">
        <w:rPr>
          <w:noProof/>
        </w:rPr>
        <w:t>294</w:t>
      </w:r>
      <w:r w:rsidR="003A78C2">
        <w:fldChar w:fldCharType="end"/>
      </w:r>
    </w:p>
    <w:p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CC1CA8">
        <w:t>Psalm</w:t>
      </w:r>
      <w:r w:rsidR="00CC1CA8" w:rsidRPr="00AB1781">
        <w:t xml:space="preserve"> 15</w:t>
      </w:r>
      <w:r w:rsidR="00CC1CA8">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CC1CA8">
        <w:rPr>
          <w:noProof/>
        </w:rPr>
        <w:t>295</w:t>
      </w:r>
      <w:r w:rsidR="003A78C2">
        <w:fldChar w:fldCharType="end"/>
      </w:r>
    </w:p>
    <w:p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CC1CA8">
        <w:t>Psalm</w:t>
      </w:r>
      <w:r w:rsidR="00CC1CA8" w:rsidRPr="00AB1781">
        <w:t xml:space="preserve"> 18</w:t>
      </w:r>
      <w:r w:rsidR="00CC1CA8">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CC1CA8">
        <w:rPr>
          <w:noProof/>
        </w:rPr>
        <w:t>301</w:t>
      </w:r>
      <w:r w:rsidR="003A78C2">
        <w:fldChar w:fldCharType="end"/>
      </w:r>
    </w:p>
    <w:p w:rsidR="00CC066E" w:rsidRDefault="00CC066E" w:rsidP="00CC066E">
      <w:pPr>
        <w:pStyle w:val="Rubric"/>
      </w:pPr>
      <w:r>
        <w:t xml:space="preserve">The following are a later </w:t>
      </w:r>
      <w:r w:rsidR="006F5235">
        <w:t>addition to the original twelve,</w:t>
      </w:r>
    </w:p>
    <w:p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CC1CA8">
        <w:t>Psalm</w:t>
      </w:r>
      <w:r w:rsidR="00CC1CA8" w:rsidRPr="00AB1781">
        <w:t xml:space="preserve"> 24</w:t>
      </w:r>
      <w:r w:rsidR="00CC1CA8">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CC1CA8">
        <w:rPr>
          <w:noProof/>
        </w:rPr>
        <w:t>310</w:t>
      </w:r>
      <w:r w:rsidR="003A78C2">
        <w:fldChar w:fldCharType="end"/>
      </w:r>
    </w:p>
    <w:p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CC1CA8">
        <w:t>Psalm</w:t>
      </w:r>
      <w:r w:rsidR="00CC1CA8" w:rsidRPr="00AB1781">
        <w:t xml:space="preserve"> 26</w:t>
      </w:r>
      <w:r w:rsidR="00CC1CA8">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CC1CA8">
        <w:rPr>
          <w:noProof/>
        </w:rPr>
        <w:t>313</w:t>
      </w:r>
      <w:r w:rsidR="003A78C2">
        <w:fldChar w:fldCharType="end"/>
      </w:r>
    </w:p>
    <w:p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CC1CA8">
        <w:rPr>
          <w:noProof/>
        </w:rPr>
        <w:t>367</w:t>
      </w:r>
      <w:r w:rsidR="003A78C2">
        <w:fldChar w:fldCharType="end"/>
      </w:r>
    </w:p>
    <w:p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CC1CA8">
        <w:rPr>
          <w:noProof/>
        </w:rPr>
        <w:t>372</w:t>
      </w:r>
      <w:r w:rsidR="003A78C2">
        <w:fldChar w:fldCharType="end"/>
      </w:r>
    </w:p>
    <w:p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CC1CA8">
        <w:t>Psalm</w:t>
      </w:r>
      <w:r w:rsidR="00CC1CA8" w:rsidRPr="00AB1781">
        <w:t xml:space="preserve"> 69</w:t>
      </w:r>
      <w:r w:rsidR="00CC1CA8">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CC1CA8">
        <w:rPr>
          <w:noProof/>
        </w:rPr>
        <w:t>379</w:t>
      </w:r>
      <w:r w:rsidR="003A78C2">
        <w:fldChar w:fldCharType="end"/>
      </w:r>
    </w:p>
    <w:p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CC1CA8">
        <w:rPr>
          <w:noProof/>
        </w:rPr>
        <w:t>450</w:t>
      </w:r>
      <w:r w:rsidR="003A78C2">
        <w:fldChar w:fldCharType="end"/>
      </w:r>
    </w:p>
    <w:p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CC1CA8">
        <w:t>Psalm</w:t>
      </w:r>
      <w:r w:rsidR="00CC1CA8" w:rsidRPr="00AB1781">
        <w:t xml:space="preserve"> 142</w:t>
      </w:r>
      <w:r w:rsidR="00CC1CA8">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CC1CA8">
        <w:rPr>
          <w:noProof/>
        </w:rPr>
        <w:t>493</w:t>
      </w:r>
      <w:r w:rsidR="003A78C2">
        <w:fldChar w:fldCharType="end"/>
      </w:r>
    </w:p>
    <w:p w:rsidR="00CC066E" w:rsidRDefault="00CC066E" w:rsidP="00CC066E">
      <w:pPr>
        <w:pStyle w:val="Heading5"/>
      </w:pPr>
      <w:r>
        <w:t>THE GOSPEL FROM SAINT JOHN 1:1 17</w:t>
      </w:r>
    </w:p>
    <w:p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7"/>
      </w:r>
      <w:r w:rsidR="009D062A">
        <w:t xml:space="preserve"> it</w:t>
      </w:r>
      <w:r w:rsidR="001225FA">
        <w:t xml:space="preserve">. </w:t>
      </w:r>
    </w:p>
    <w:p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8"/>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9"/>
      </w:r>
      <w:r>
        <w:t>,</w:t>
      </w:r>
    </w:p>
    <w:p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CC1CA8">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CC1CA8">
        <w:rPr>
          <w:noProof/>
        </w:rPr>
        <w:t>269</w:t>
      </w:r>
      <w:r w:rsidR="003A78C2">
        <w:fldChar w:fldCharType="end"/>
      </w:r>
      <w:r>
        <w:t>.</w:t>
      </w:r>
    </w:p>
    <w:p w:rsidR="00CC066E" w:rsidRDefault="00CC066E" w:rsidP="00CC066E">
      <w:pPr>
        <w:pStyle w:val="Heading5non-TOC"/>
      </w:pPr>
      <w:r>
        <w:t>THE GLORIA</w:t>
      </w:r>
    </w:p>
    <w:p w:rsidR="00CC066E" w:rsidRDefault="00CC066E" w:rsidP="00CC066E">
      <w:pPr>
        <w:pStyle w:val="Prose"/>
      </w:pPr>
      <w:r>
        <w:t>Let us praise with the angels, saying, "Glory to God in the highest, peace on earth and goodwill toward men."</w:t>
      </w:r>
      <w:r w:rsidR="00FE0AE4">
        <w:t xml:space="preserve"> </w:t>
      </w:r>
      <w:r>
        <w:t xml:space="preserve">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ceive our prayer</w:t>
      </w:r>
      <w:r w:rsidR="001225FA">
        <w:t xml:space="preserve">. </w:t>
      </w:r>
      <w:r w:rsidR="001040C8">
        <w:t>You</w:t>
      </w:r>
      <w:r>
        <w:t xml:space="preserve"> </w:t>
      </w:r>
      <w:r w:rsidR="006800D4">
        <w:t>sit</w:t>
      </w:r>
      <w:r>
        <w:t xml:space="preserve"> at the right hand of the Father, have mercy on us</w:t>
      </w:r>
      <w:r w:rsidR="001225FA">
        <w:t xml:space="preserve">. </w:t>
      </w:r>
      <w:r>
        <w:t xml:space="preserve">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w:t>
      </w:r>
      <w:r w:rsidR="001225FA">
        <w:t xml:space="preserve">. </w:t>
      </w:r>
      <w:r w:rsidR="006800D4">
        <w:t>I will bless you every day</w:t>
      </w:r>
      <w:r>
        <w:t xml:space="preserve">, and I will praise </w:t>
      </w:r>
      <w:r w:rsidR="00E570CB">
        <w:t>Your</w:t>
      </w:r>
      <w:r w:rsidR="006800D4">
        <w:t xml:space="preserve"> Name forever; yes</w:t>
      </w:r>
      <w:r>
        <w:t>, forever and ever</w:t>
      </w:r>
      <w:r w:rsidR="001225FA">
        <w:t xml:space="preserve">. </w:t>
      </w:r>
      <w:r>
        <w:t>Amen.</w:t>
      </w:r>
    </w:p>
    <w:p w:rsidR="00CC066E" w:rsidRDefault="006800D4" w:rsidP="00CC066E">
      <w:pPr>
        <w:pStyle w:val="Prose"/>
      </w:pPr>
      <w:r>
        <w:t>My soul wakes early to You from the night</w:t>
      </w:r>
      <w:r w:rsidR="00CC066E">
        <w:t xml:space="preserve">, O my God, for </w:t>
      </w:r>
      <w:r w:rsidR="00E570CB">
        <w:t>Your</w:t>
      </w:r>
      <w:r w:rsidR="00CC066E">
        <w:t xml:space="preserve"> precepts are a light upon the earth</w:t>
      </w:r>
      <w:r w:rsidR="001225FA">
        <w:t xml:space="preserve">. </w:t>
      </w:r>
      <w:r w:rsidR="00CC066E">
        <w:t xml:space="preserve">I continually pursue </w:t>
      </w:r>
      <w:r w:rsidR="00E570CB">
        <w:t>Your</w:t>
      </w:r>
      <w:r w:rsidR="00CC066E">
        <w:t xml:space="preserve"> ways for </w:t>
      </w:r>
      <w:r w:rsidR="001040C8">
        <w:t>You</w:t>
      </w:r>
      <w:r w:rsidR="00CC066E">
        <w:t xml:space="preserve"> </w:t>
      </w:r>
      <w:r w:rsidR="00556387">
        <w:t>have</w:t>
      </w:r>
      <w:r>
        <w:t xml:space="preserve"> become a help </w:t>
      </w:r>
      <w:r w:rsidR="00CC066E">
        <w:t>to me</w:t>
      </w:r>
      <w:r w:rsidR="001225FA">
        <w:t xml:space="preserve">. </w:t>
      </w:r>
      <w:r w:rsidR="001040C8">
        <w:t>You</w:t>
      </w:r>
      <w:r w:rsidR="00CC066E">
        <w:t xml:space="preserve"> </w:t>
      </w:r>
      <w:r>
        <w:t xml:space="preserve">will </w:t>
      </w:r>
      <w:r w:rsidR="00CC066E">
        <w:t xml:space="preserve">hear </w:t>
      </w:r>
      <w:r>
        <w:t xml:space="preserve">my voice </w:t>
      </w:r>
      <w:r w:rsidR="00CC066E">
        <w:t>in the morning</w:t>
      </w:r>
      <w:r w:rsidR="001225FA">
        <w:t xml:space="preserve">. </w:t>
      </w:r>
      <w:r w:rsidR="00CC066E">
        <w:t xml:space="preserve">I stand before </w:t>
      </w:r>
      <w:r w:rsidR="001040C8">
        <w:t>You</w:t>
      </w:r>
      <w:r>
        <w:t xml:space="preserve"> early</w:t>
      </w:r>
      <w:r w:rsidR="00CC066E">
        <w:t xml:space="preserve">, and </w:t>
      </w:r>
      <w:r w:rsidR="001040C8">
        <w:t>You</w:t>
      </w:r>
      <w:r w:rsidR="00CC066E">
        <w:t xml:space="preserve"> </w:t>
      </w:r>
      <w:r>
        <w:t>will</w:t>
      </w:r>
      <w:r w:rsidR="00CC066E">
        <w:t xml:space="preserve"> see me.</w:t>
      </w:r>
    </w:p>
    <w:p w:rsidR="00CC066E" w:rsidRPr="001A4291" w:rsidRDefault="00CC066E" w:rsidP="00CC066E">
      <w:pPr>
        <w:pStyle w:val="Heading5"/>
        <w:rPr>
          <w:rFonts w:cs="@MingLiU"/>
          <w:lang w:val="en-GB"/>
        </w:rPr>
      </w:pPr>
      <w:r w:rsidRPr="001A4291">
        <w:rPr>
          <w:lang w:val="en-GB"/>
        </w:rPr>
        <w:t>THE TRISAGION</w:t>
      </w:r>
    </w:p>
    <w:p w:rsidR="006800D4" w:rsidRPr="001A4291" w:rsidRDefault="006800D4" w:rsidP="006800D4">
      <w:pPr>
        <w:pStyle w:val="Prose"/>
      </w:pPr>
      <w:r w:rsidRPr="001A4291">
        <w:t>Holy God, Holy Mighty, Holy Immortal, Who was born of the Virgin, have mercy on us.</w:t>
      </w:r>
    </w:p>
    <w:p w:rsidR="006800D4" w:rsidRPr="001A4291" w:rsidRDefault="006800D4" w:rsidP="006800D4">
      <w:pPr>
        <w:pStyle w:val="Prose"/>
      </w:pPr>
      <w:r w:rsidRPr="001A4291">
        <w:t>Holy God, Holy Mighty, Holy Immortal, Who was crucified for us, have mercy on us.</w:t>
      </w:r>
    </w:p>
    <w:p w:rsidR="006800D4" w:rsidRPr="001A4291" w:rsidRDefault="006800D4" w:rsidP="006800D4">
      <w:pPr>
        <w:pStyle w:val="Prose"/>
      </w:pPr>
      <w:r w:rsidRPr="001A4291">
        <w:t>Holy God, Holy Mighty, Holy Immortal, Who rose from the dead and ascended into the heavens, have mercy on us.</w:t>
      </w:r>
    </w:p>
    <w:p w:rsidR="006800D4" w:rsidRPr="001A4291" w:rsidRDefault="006800D4" w:rsidP="006800D4">
      <w:pPr>
        <w:pStyle w:val="Prose"/>
      </w:pPr>
      <w:r w:rsidRPr="001A4291">
        <w:t>Glory be to the Father, and to the Son, and to the Holy Spirit, both now, and always, and unto the ages of ages</w:t>
      </w:r>
      <w:r>
        <w:t xml:space="preserve">. </w:t>
      </w:r>
      <w:r w:rsidRPr="001A4291">
        <w:t>Amen.</w:t>
      </w:r>
    </w:p>
    <w:p w:rsidR="006800D4" w:rsidRPr="001A4291" w:rsidRDefault="006800D4" w:rsidP="006800D4">
      <w:pPr>
        <w:pStyle w:val="Prose"/>
      </w:pPr>
      <w:r w:rsidRPr="001A4291">
        <w:t>O Holy Trinity, have mercy on us</w:t>
      </w:r>
      <w:r>
        <w:t xml:space="preserve">. </w:t>
      </w:r>
      <w:r w:rsidRPr="001A4291">
        <w:t>All Holy Trinity, have mercy on us</w:t>
      </w:r>
      <w:r>
        <w:t xml:space="preserve">. </w:t>
      </w:r>
      <w:r w:rsidRPr="001A4291">
        <w:t>O Holy Trinity, have mercy on us.</w:t>
      </w:r>
    </w:p>
    <w:p w:rsidR="006800D4" w:rsidRPr="001A4291" w:rsidRDefault="006800D4" w:rsidP="006800D4">
      <w:pPr>
        <w:pStyle w:val="Prose"/>
      </w:pPr>
      <w:r w:rsidRPr="001A4291">
        <w:t>O Lord, remit our sins</w:t>
      </w:r>
      <w:r>
        <w:t xml:space="preserve">. </w:t>
      </w:r>
      <w:r w:rsidRPr="001A4291">
        <w:t>O Lord, pardon our iniquities</w:t>
      </w:r>
      <w:r>
        <w:t xml:space="preserve">. </w:t>
      </w:r>
      <w:r w:rsidRPr="001A4291">
        <w:t>O Lord, forgive us our trespasses.</w:t>
      </w:r>
    </w:p>
    <w:p w:rsidR="006800D4" w:rsidRPr="001A4291" w:rsidRDefault="006800D4" w:rsidP="006800D4">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Our fathers and our brethren who have fallen asleep, O Lord, repose their souls.</w:t>
      </w:r>
    </w:p>
    <w:p w:rsidR="00CC066E" w:rsidRPr="001A4291" w:rsidRDefault="006800D4" w:rsidP="006800D4">
      <w:pPr>
        <w:pStyle w:val="Prose"/>
      </w:pPr>
      <w:r w:rsidRPr="001A4291">
        <w:t xml:space="preserve">O </w:t>
      </w:r>
      <w:r>
        <w:t>You</w:t>
      </w:r>
      <w:r w:rsidRPr="001A4291">
        <w:t xml:space="preserve"> Who </w:t>
      </w:r>
      <w:r>
        <w:t>is</w:t>
      </w:r>
      <w:r w:rsidRPr="001A4291">
        <w:t xml:space="preserve"> sinless, Lord have mercy on us. O </w:t>
      </w:r>
      <w:r>
        <w:t>You</w:t>
      </w:r>
      <w:r w:rsidRPr="001A4291">
        <w:t xml:space="preserve"> Who </w:t>
      </w:r>
      <w:r>
        <w:t>is</w:t>
      </w:r>
      <w:r w:rsidRPr="001A4291">
        <w:t xml:space="preserve"> sinless, Lord help us and receive our supplications</w:t>
      </w:r>
      <w:r>
        <w:t xml:space="preserve">. </w:t>
      </w:r>
      <w:r w:rsidRPr="001A4291">
        <w:t xml:space="preserve">For </w:t>
      </w:r>
      <w:r>
        <w:t>Your</w:t>
      </w:r>
      <w:r w:rsidRPr="001A4291">
        <w:t xml:space="preserve"> is the glory, the dominion, and the triple holiness. Lord have mercy</w:t>
      </w:r>
      <w:r>
        <w:t xml:space="preserve">. </w:t>
      </w:r>
      <w:r w:rsidRPr="001A4291">
        <w:t>Lord have mercy</w:t>
      </w:r>
      <w:r>
        <w:t xml:space="preserve">. </w:t>
      </w:r>
      <w:r w:rsidRPr="001A4291">
        <w:t>Lord bless</w:t>
      </w:r>
      <w:r>
        <w:t xml:space="preserve">. </w:t>
      </w:r>
      <w:r w:rsidRPr="001A4291">
        <w:t>Amen.</w:t>
      </w:r>
    </w:p>
    <w:p w:rsidR="00CC066E" w:rsidRPr="001A4291" w:rsidRDefault="006800D4" w:rsidP="00CC066E">
      <w:r>
        <w:lastRenderedPageBreak/>
        <w:t xml:space="preserve">Our Father </w:t>
      </w:r>
      <w:r w:rsidR="00CC066E" w:rsidRPr="001A4291">
        <w:t>in Heaven...</w:t>
      </w:r>
    </w:p>
    <w:p w:rsidR="00CC066E" w:rsidRPr="001A4291" w:rsidRDefault="006800D4" w:rsidP="00CC066E">
      <w:pPr>
        <w:pStyle w:val="Heading5"/>
        <w:rPr>
          <w:lang w:val="en-GB"/>
        </w:rPr>
      </w:pPr>
      <w:bookmarkStart w:id="808" w:name="_Toc410196187"/>
      <w:bookmarkStart w:id="809" w:name="_Toc410196429"/>
      <w:bookmarkStart w:id="810" w:name="_Toc410196931"/>
      <w:r>
        <w:rPr>
          <w:lang w:val="en-GB"/>
        </w:rPr>
        <w:t>Hail to You</w:t>
      </w:r>
    </w:p>
    <w:p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6800D4" w:rsidP="00CC066E">
      <w:pPr>
        <w:pStyle w:val="Heading5"/>
        <w:rPr>
          <w:lang w:val="en-GB"/>
        </w:rPr>
      </w:pPr>
      <w:r>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rsidR="00CC066E" w:rsidRPr="001A4291" w:rsidRDefault="006800D4" w:rsidP="00CC066E">
      <w:pPr>
        <w:pStyle w:val="Heading5"/>
        <w:rPr>
          <w:rFonts w:cs="@MingLiU"/>
          <w:lang w:val="en-GB"/>
        </w:rPr>
      </w:pPr>
      <w:r>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rsidR="00CC066E" w:rsidRPr="00BD252D" w:rsidRDefault="00CC066E" w:rsidP="00CC066E">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0"/>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rsidR="00CC066E" w:rsidRDefault="00CC066E" w:rsidP="00CC066E">
      <w:pPr>
        <w:pStyle w:val="Rubric"/>
      </w:pPr>
      <w:r>
        <w:t>Another absolution:</w:t>
      </w:r>
    </w:p>
    <w:p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3"/>
      </w:pPr>
      <w:bookmarkStart w:id="811" w:name="_Ref412098903"/>
      <w:r>
        <w:t>The Doxology of Prime</w:t>
      </w:r>
      <w:bookmarkEnd w:id="808"/>
      <w:bookmarkEnd w:id="809"/>
      <w:bookmarkEnd w:id="810"/>
      <w:bookmarkEnd w:id="811"/>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812"/>
            <w:r>
              <w:t>That gives light,</w:t>
            </w:r>
            <w:commentRangeEnd w:id="812"/>
            <w:r>
              <w:rPr>
                <w:rStyle w:val="CommentReference"/>
                <w:rFonts w:ascii="Times New Roman" w:eastAsiaTheme="minorHAnsi" w:hAnsi="Times New Roman" w:cstheme="minorBidi"/>
                <w:color w:val="auto"/>
              </w:rPr>
              <w:commentReference w:id="812"/>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lastRenderedPageBreak/>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813"/>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813"/>
            <w:r>
              <w:rPr>
                <w:rStyle w:val="CommentReference"/>
                <w:rFonts w:ascii="Garamond" w:hAnsi="Garamond" w:cstheme="minorBidi"/>
                <w:noProof w:val="0"/>
                <w:lang w:val="en-CA"/>
              </w:rPr>
              <w:commentReference w:id="813"/>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814"/>
            <w:r w:rsidRPr="007425E1">
              <w:rPr>
                <w:rFonts w:eastAsiaTheme="minorHAnsi"/>
              </w:rPr>
              <w:t>prelate</w:t>
            </w:r>
            <w:commentRangeEnd w:id="814"/>
            <w:r>
              <w:rPr>
                <w:rStyle w:val="CommentReference"/>
                <w:rFonts w:ascii="Times New Roman" w:eastAsiaTheme="minorHAnsi" w:hAnsi="Times New Roman" w:cstheme="minorBidi"/>
                <w:color w:val="auto"/>
              </w:rPr>
              <w:commentReference w:id="814"/>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37D4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37D47">
        <w:rPr>
          <w:noProof/>
        </w:rPr>
        <w:t>164</w:t>
      </w:r>
      <w:r w:rsidR="00237D47">
        <w:fldChar w:fldCharType="end"/>
      </w:r>
      <w:r>
        <w:t>. Note that for the Doxology of Prime, the Adam conclusion is used on both Adam and Batos days.</w:t>
      </w:r>
    </w:p>
    <w:p w:rsidR="00495F1A" w:rsidRDefault="00495F1A" w:rsidP="00495F1A">
      <w:pPr>
        <w:pStyle w:val="Heading3"/>
      </w:pPr>
      <w:bookmarkStart w:id="815" w:name="_Toc410196188"/>
      <w:bookmarkStart w:id="816" w:name="_Toc410196430"/>
      <w:bookmarkStart w:id="817" w:name="_Toc410196932"/>
      <w:bookmarkStart w:id="818" w:name="_Ref412099016"/>
      <w:bookmarkStart w:id="819" w:name="_Toc298681357"/>
      <w:bookmarkStart w:id="820" w:name="_Ref299211976"/>
      <w:bookmarkStart w:id="821" w:name="_Toc308441947"/>
      <w:r>
        <w:t>The Raising of Morning Incense</w:t>
      </w:r>
      <w:bookmarkEnd w:id="815"/>
      <w:bookmarkEnd w:id="816"/>
      <w:bookmarkEnd w:id="817"/>
      <w:bookmarkEnd w:id="818"/>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237D47" w:rsidRPr="00237D47">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237D47">
        <w:rPr>
          <w:i/>
          <w:noProof/>
        </w:rPr>
        <w:t>13</w:t>
      </w:r>
      <w:r w:rsidR="00237D47">
        <w:rPr>
          <w:i/>
        </w:rPr>
        <w:fldChar w:fldCharType="end"/>
      </w:r>
      <w:r w:rsidR="00257A38">
        <w:rPr>
          <w:i/>
        </w:rPr>
        <w:t>.</w:t>
      </w:r>
    </w:p>
    <w:p w:rsidR="00495F1A" w:rsidRDefault="00495F1A" w:rsidP="00495F1A">
      <w:pPr>
        <w:pStyle w:val="Heading2"/>
      </w:pPr>
      <w:bookmarkStart w:id="822" w:name="_Toc410196189"/>
      <w:bookmarkStart w:id="823" w:name="_Toc410196431"/>
      <w:bookmarkStart w:id="824" w:name="_Toc410196933"/>
      <w:bookmarkStart w:id="825" w:name="_Toc434478987"/>
      <w:r>
        <w:lastRenderedPageBreak/>
        <w:t>Mid-Morning (The Third Hour)</w:t>
      </w:r>
      <w:bookmarkEnd w:id="822"/>
      <w:bookmarkEnd w:id="823"/>
      <w:bookmarkEnd w:id="824"/>
      <w:bookmarkEnd w:id="825"/>
    </w:p>
    <w:p w:rsidR="00495F1A" w:rsidRDefault="00495F1A" w:rsidP="00495F1A">
      <w:pPr>
        <w:pStyle w:val="Heading3"/>
      </w:pPr>
      <w:bookmarkStart w:id="826" w:name="_Toc410196190"/>
      <w:bookmarkStart w:id="827" w:name="_Toc410196432"/>
      <w:bookmarkStart w:id="828" w:name="_Toc410196934"/>
      <w:r>
        <w:t>The Psalms of the Third Hour</w:t>
      </w:r>
      <w:bookmarkEnd w:id="826"/>
      <w:bookmarkEnd w:id="827"/>
      <w:bookmarkEnd w:id="828"/>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rsidR="005D1244" w:rsidRDefault="005D1244" w:rsidP="00075EAD">
      <w:pPr>
        <w:pStyle w:val="Prose"/>
      </w:pPr>
      <w:r>
        <w:t>Of the Psalms of David the King and Prophet; may his blessing be upon us all. Amen.</w:t>
      </w:r>
    </w:p>
    <w:p w:rsidR="00075EAD" w:rsidRDefault="00075EAD" w:rsidP="00075EAD">
      <w:pPr>
        <w:pStyle w:val="Heading5"/>
        <w:rPr>
          <w:lang w:val="en-GB"/>
        </w:rPr>
      </w:pPr>
      <w:bookmarkStart w:id="829" w:name="_Ref434576019"/>
      <w:r>
        <w:rPr>
          <w:lang w:val="en-GB"/>
        </w:rPr>
        <w:t>The Psalms</w:t>
      </w:r>
      <w:r w:rsidR="00F14AA6">
        <w:rPr>
          <w:lang w:val="en-GB"/>
        </w:rPr>
        <w:t xml:space="preserve"> of Mid-Morning (The Third Hour)</w:t>
      </w:r>
      <w:bookmarkEnd w:id="829"/>
    </w:p>
    <w:p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CC1CA8">
        <w:t>Psalm</w:t>
      </w:r>
      <w:r w:rsidR="00CC1CA8" w:rsidRPr="00AB1781">
        <w:t xml:space="preserve"> 19</w:t>
      </w:r>
      <w:r w:rsidR="00CC1CA8">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CC1CA8">
        <w:rPr>
          <w:noProof/>
        </w:rPr>
        <w:t>303</w:t>
      </w:r>
      <w:r w:rsidR="003A78C2">
        <w:fldChar w:fldCharType="end"/>
      </w:r>
    </w:p>
    <w:p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CC1CA8">
        <w:t>Psalm</w:t>
      </w:r>
      <w:r w:rsidR="00CC1CA8" w:rsidRPr="00AB1781">
        <w:t xml:space="preserve"> 22</w:t>
      </w:r>
      <w:r w:rsidR="00CC1CA8">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CC1CA8">
        <w:rPr>
          <w:noProof/>
        </w:rPr>
        <w:t>308</w:t>
      </w:r>
      <w:r w:rsidR="003A78C2">
        <w:fldChar w:fldCharType="end"/>
      </w:r>
    </w:p>
    <w:p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CC1CA8">
        <w:t>Psalm</w:t>
      </w:r>
      <w:r w:rsidR="00CC1CA8" w:rsidRPr="00AB1781">
        <w:t xml:space="preserve"> 23</w:t>
      </w:r>
      <w:r w:rsidR="00CC1CA8">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CC1CA8">
        <w:rPr>
          <w:noProof/>
        </w:rPr>
        <w:t>309</w:t>
      </w:r>
      <w:r w:rsidR="003A78C2">
        <w:fldChar w:fldCharType="end"/>
      </w:r>
    </w:p>
    <w:p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CC1CA8">
        <w:t>Psalm</w:t>
      </w:r>
      <w:r w:rsidR="00CC1CA8" w:rsidRPr="00AB1781">
        <w:t xml:space="preserve"> 25</w:t>
      </w:r>
      <w:r w:rsidR="00CC1CA8">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CC1CA8">
        <w:rPr>
          <w:noProof/>
        </w:rPr>
        <w:t>312</w:t>
      </w:r>
      <w:r w:rsidR="003A78C2">
        <w:fldChar w:fldCharType="end"/>
      </w:r>
    </w:p>
    <w:p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CC1CA8">
        <w:t>Psalm</w:t>
      </w:r>
      <w:r w:rsidR="00CC1CA8" w:rsidRPr="00AB1781">
        <w:t xml:space="preserve"> 28</w:t>
      </w:r>
      <w:r w:rsidR="00CC1CA8">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CC1CA8">
        <w:rPr>
          <w:noProof/>
        </w:rPr>
        <w:t>316</w:t>
      </w:r>
      <w:r w:rsidR="003A78C2">
        <w:fldChar w:fldCharType="end"/>
      </w:r>
    </w:p>
    <w:p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CC1CA8">
        <w:t>Psalm</w:t>
      </w:r>
      <w:r w:rsidR="00CC1CA8" w:rsidRPr="00AB1781">
        <w:t xml:space="preserve"> 29</w:t>
      </w:r>
      <w:r w:rsidR="00CC1CA8">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CC1CA8">
        <w:rPr>
          <w:noProof/>
        </w:rPr>
        <w:t>317</w:t>
      </w:r>
      <w:r w:rsidR="003A78C2">
        <w:fldChar w:fldCharType="end"/>
      </w:r>
    </w:p>
    <w:p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CC1CA8">
        <w:t>Psalm</w:t>
      </w:r>
      <w:r w:rsidR="00CC1CA8" w:rsidRPr="00AB1781">
        <w:t xml:space="preserve"> 33</w:t>
      </w:r>
      <w:r w:rsidR="00CC1CA8">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CC1CA8">
        <w:rPr>
          <w:noProof/>
        </w:rPr>
        <w:t>324</w:t>
      </w:r>
      <w:r w:rsidR="003A78C2">
        <w:fldChar w:fldCharType="end"/>
      </w:r>
    </w:p>
    <w:p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CC1CA8">
        <w:t>Psalm</w:t>
      </w:r>
      <w:r w:rsidR="00CC1CA8" w:rsidRPr="00AB1781">
        <w:t xml:space="preserve"> 40</w:t>
      </w:r>
      <w:r w:rsidR="00CC1CA8">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CC1CA8">
        <w:rPr>
          <w:noProof/>
        </w:rPr>
        <w:t>337</w:t>
      </w:r>
      <w:r w:rsidR="003A78C2">
        <w:fldChar w:fldCharType="end"/>
      </w:r>
    </w:p>
    <w:p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CC1CA8">
        <w:t>Psalm</w:t>
      </w:r>
      <w:r w:rsidR="00CC1CA8" w:rsidRPr="00AB1781">
        <w:t xml:space="preserve"> 42</w:t>
      </w:r>
      <w:r w:rsidR="00CC1CA8">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CC1CA8">
        <w:rPr>
          <w:noProof/>
        </w:rPr>
        <w:t>340</w:t>
      </w:r>
      <w:r w:rsidR="003A78C2">
        <w:fldChar w:fldCharType="end"/>
      </w:r>
    </w:p>
    <w:p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CC1CA8">
        <w:t>Psalm</w:t>
      </w:r>
      <w:r w:rsidR="00CC1CA8" w:rsidRPr="00AB1781">
        <w:t xml:space="preserve"> 44</w:t>
      </w:r>
      <w:r w:rsidR="00CC1CA8">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CC1CA8">
        <w:rPr>
          <w:noProof/>
        </w:rPr>
        <w:t>343</w:t>
      </w:r>
      <w:r w:rsidR="003A78C2">
        <w:fldChar w:fldCharType="end"/>
      </w:r>
    </w:p>
    <w:p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CC1CA8">
        <w:t>Psalm</w:t>
      </w:r>
      <w:r w:rsidR="00CC1CA8" w:rsidRPr="00AB1781">
        <w:t xml:space="preserve"> 45</w:t>
      </w:r>
      <w:r w:rsidR="00CC1CA8">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CC1CA8">
        <w:rPr>
          <w:noProof/>
        </w:rPr>
        <w:t>345</w:t>
      </w:r>
      <w:r w:rsidR="003A78C2">
        <w:fldChar w:fldCharType="end"/>
      </w:r>
    </w:p>
    <w:p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CC1CA8">
        <w:t>Psalm</w:t>
      </w:r>
      <w:r w:rsidR="00CC1CA8" w:rsidRPr="00AB1781">
        <w:t xml:space="preserve"> 46</w:t>
      </w:r>
      <w:r w:rsidR="00CC1CA8">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CC1CA8">
        <w:rPr>
          <w:noProof/>
        </w:rPr>
        <w:t>346</w:t>
      </w:r>
      <w:r w:rsidR="003A78C2">
        <w:fldChar w:fldCharType="end"/>
      </w:r>
    </w:p>
    <w:p w:rsidR="00075EAD" w:rsidRDefault="00F14AA6" w:rsidP="00075EAD">
      <w:pPr>
        <w:pStyle w:val="Heading5"/>
      </w:pPr>
      <w:r>
        <w:t>The Gospel from Saint John</w:t>
      </w:r>
      <w:r w:rsidR="009407CD">
        <w:t xml:space="preserve"> 14:26—</w:t>
      </w:r>
      <w:r w:rsidR="00075EAD">
        <w:t>15:3</w:t>
      </w:r>
    </w:p>
    <w:p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rsidR="00075EAD" w:rsidRDefault="00595D0A" w:rsidP="00075EAD">
      <w:pPr>
        <w:pStyle w:val="Prose"/>
      </w:pPr>
      <w:r>
        <w:lastRenderedPageBreak/>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rsidR="00075EAD" w:rsidRDefault="00075EAD" w:rsidP="00075EAD">
      <w:pPr>
        <w:pStyle w:val="Rubric"/>
      </w:pPr>
      <w:r>
        <w:t>Then shall these Troparia be said,</w:t>
      </w:r>
    </w:p>
    <w:p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9407CD" w:rsidRPr="004E1800" w:rsidRDefault="009407CD" w:rsidP="009407CD">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495F1A" w:rsidRDefault="00495F1A" w:rsidP="00495F1A">
      <w:pPr>
        <w:pStyle w:val="Heading2"/>
      </w:pPr>
      <w:bookmarkStart w:id="830" w:name="_Toc410196191"/>
      <w:bookmarkStart w:id="831" w:name="_Toc410196433"/>
      <w:bookmarkStart w:id="832" w:name="_Toc410196935"/>
      <w:bookmarkStart w:id="833" w:name="_Toc434478988"/>
      <w:r>
        <w:lastRenderedPageBreak/>
        <w:t>Noon (The Sixth Hour)</w:t>
      </w:r>
      <w:bookmarkEnd w:id="830"/>
      <w:bookmarkEnd w:id="831"/>
      <w:bookmarkEnd w:id="832"/>
      <w:bookmarkEnd w:id="833"/>
    </w:p>
    <w:p w:rsidR="00495F1A" w:rsidRDefault="00495F1A" w:rsidP="00495F1A">
      <w:pPr>
        <w:pStyle w:val="Heading3"/>
      </w:pPr>
      <w:bookmarkStart w:id="834" w:name="_Toc410196192"/>
      <w:bookmarkStart w:id="835" w:name="_Toc410196434"/>
      <w:bookmarkStart w:id="836" w:name="_Toc410196936"/>
      <w:r>
        <w:t>The Psalms of the Sixth Hour</w:t>
      </w:r>
      <w:bookmarkEnd w:id="834"/>
      <w:bookmarkEnd w:id="835"/>
      <w:bookmarkEnd w:id="83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rsidR="009407CD" w:rsidRDefault="009407CD" w:rsidP="009407CD">
      <w:pPr>
        <w:pStyle w:val="Prose"/>
      </w:pPr>
      <w:r>
        <w:t>Of the Psalms of David the King and Prophet; may his blessing be upon us all. Amen.</w:t>
      </w:r>
    </w:p>
    <w:p w:rsidR="00075EAD" w:rsidRDefault="00075EAD" w:rsidP="00075EAD">
      <w:pPr>
        <w:pStyle w:val="Heading5"/>
        <w:rPr>
          <w:lang w:val="en-GB"/>
        </w:rPr>
      </w:pPr>
      <w:bookmarkStart w:id="837" w:name="_Ref434576249"/>
      <w:r>
        <w:rPr>
          <w:lang w:val="en-GB"/>
        </w:rPr>
        <w:t>The Psalms</w:t>
      </w:r>
      <w:r w:rsidR="00F14AA6">
        <w:rPr>
          <w:lang w:val="en-GB"/>
        </w:rPr>
        <w:t xml:space="preserve"> of Noon (The Sixth Hour)</w:t>
      </w:r>
      <w:bookmarkEnd w:id="837"/>
    </w:p>
    <w:p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CC1CA8">
        <w:t>Psalm</w:t>
      </w:r>
      <w:r w:rsidR="00CC1CA8" w:rsidRPr="00AB1781">
        <w:t xml:space="preserve"> 53</w:t>
      </w:r>
      <w:r w:rsidR="00CC1CA8">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CC1CA8">
        <w:rPr>
          <w:noProof/>
        </w:rPr>
        <w:t>355</w:t>
      </w:r>
      <w:r w:rsidR="003A78C2">
        <w:fldChar w:fldCharType="end"/>
      </w:r>
    </w:p>
    <w:p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CC1CA8">
        <w:t>Psalm</w:t>
      </w:r>
      <w:r w:rsidR="00CC1CA8" w:rsidRPr="00AB1781">
        <w:t xml:space="preserve"> 56</w:t>
      </w:r>
      <w:r w:rsidR="00CC1CA8">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CC1CA8">
        <w:rPr>
          <w:noProof/>
        </w:rPr>
        <w:t>360</w:t>
      </w:r>
      <w:r w:rsidR="003A78C2">
        <w:fldChar w:fldCharType="end"/>
      </w:r>
    </w:p>
    <w:p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CC1CA8">
        <w:t>Psalm</w:t>
      </w:r>
      <w:r w:rsidR="00CC1CA8" w:rsidRPr="00AB1781">
        <w:t xml:space="preserve"> 60</w:t>
      </w:r>
      <w:r w:rsidR="00CC1CA8">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CC1CA8">
        <w:rPr>
          <w:noProof/>
        </w:rPr>
        <w:t>365</w:t>
      </w:r>
      <w:r w:rsidR="003A78C2">
        <w:fldChar w:fldCharType="end"/>
      </w:r>
    </w:p>
    <w:p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CC1CA8">
        <w:t>Psalm</w:t>
      </w:r>
      <w:r w:rsidR="00CC1CA8" w:rsidRPr="00AB1781">
        <w:t xml:space="preserve"> 62</w:t>
      </w:r>
      <w:r w:rsidR="00CC1CA8">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CC1CA8">
        <w:rPr>
          <w:noProof/>
        </w:rPr>
        <w:t>367</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CC1CA8">
        <w:t>Psalm</w:t>
      </w:r>
      <w:r w:rsidR="00CC1CA8" w:rsidRPr="00AB1781">
        <w:t xml:space="preserve"> 66</w:t>
      </w:r>
      <w:r w:rsidR="00CC1CA8">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CC1CA8">
        <w:rPr>
          <w:noProof/>
        </w:rPr>
        <w:t>372</w:t>
      </w:r>
      <w:r w:rsidR="003A78C2">
        <w:fldChar w:fldCharType="end"/>
      </w:r>
    </w:p>
    <w:p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CC1CA8">
        <w:t>Psalm</w:t>
      </w:r>
      <w:r w:rsidR="00CC1CA8" w:rsidRPr="00AB1781">
        <w:t xml:space="preserve"> 83</w:t>
      </w:r>
      <w:r w:rsidR="00CC1CA8">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CC1CA8">
        <w:rPr>
          <w:noProof/>
        </w:rPr>
        <w:t>404</w:t>
      </w:r>
      <w:r w:rsidR="003A78C2">
        <w:fldChar w:fldCharType="end"/>
      </w:r>
    </w:p>
    <w:p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CC1CA8">
        <w:t>Psalm</w:t>
      </w:r>
      <w:r w:rsidR="00CC1CA8" w:rsidRPr="00AB1781">
        <w:t xml:space="preserve"> 84</w:t>
      </w:r>
      <w:r w:rsidR="00CC1CA8">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CC1CA8">
        <w:rPr>
          <w:noProof/>
        </w:rPr>
        <w:t>405</w:t>
      </w:r>
      <w:r w:rsidR="003A78C2">
        <w:fldChar w:fldCharType="end"/>
      </w:r>
    </w:p>
    <w:p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CC1CA8">
        <w:t>Psalm</w:t>
      </w:r>
      <w:r w:rsidR="00CC1CA8" w:rsidRPr="00AB1781">
        <w:t xml:space="preserve"> 85</w:t>
      </w:r>
      <w:r w:rsidR="00CC1CA8">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CC1CA8">
        <w:rPr>
          <w:noProof/>
        </w:rPr>
        <w:t>406</w:t>
      </w:r>
      <w:r w:rsidR="003A78C2">
        <w:fldChar w:fldCharType="end"/>
      </w:r>
    </w:p>
    <w:p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CC1CA8">
        <w:t>Psalm</w:t>
      </w:r>
      <w:r w:rsidR="00CC1CA8" w:rsidRPr="00AB1781">
        <w:t xml:space="preserve"> 86</w:t>
      </w:r>
      <w:r w:rsidR="00CC1CA8">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CC1CA8">
        <w:rPr>
          <w:noProof/>
        </w:rPr>
        <w:t>407</w:t>
      </w:r>
      <w:r w:rsidR="003A78C2">
        <w:fldChar w:fldCharType="end"/>
      </w:r>
    </w:p>
    <w:p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CC1CA8">
        <w:t>Psalm</w:t>
      </w:r>
      <w:r w:rsidR="00CC1CA8" w:rsidRPr="00AB1781">
        <w:t xml:space="preserve"> 90</w:t>
      </w:r>
      <w:r w:rsidR="00CC1CA8">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CC1CA8">
        <w:rPr>
          <w:noProof/>
        </w:rPr>
        <w:t>415</w:t>
      </w:r>
      <w:r w:rsidR="003A78C2">
        <w:fldChar w:fldCharType="end"/>
      </w:r>
    </w:p>
    <w:p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CC1CA8">
        <w:t>Psalm</w:t>
      </w:r>
      <w:r w:rsidR="00CC1CA8" w:rsidRPr="00AB1781">
        <w:t xml:space="preserve"> 92</w:t>
      </w:r>
      <w:r w:rsidR="00CC1CA8">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CC1CA8">
        <w:rPr>
          <w:noProof/>
        </w:rPr>
        <w:t>418</w:t>
      </w:r>
      <w:r w:rsidR="003A78C2">
        <w:fldChar w:fldCharType="end"/>
      </w:r>
    </w:p>
    <w:p w:rsidR="00075EAD" w:rsidRDefault="00075EAD" w:rsidP="00075EAD">
      <w:pPr>
        <w:pStyle w:val="Heading5"/>
      </w:pPr>
      <w:r>
        <w:t>Th</w:t>
      </w:r>
      <w:r w:rsidR="009407CD">
        <w:t>e Gospel From Saint Matthew 5:1—</w:t>
      </w:r>
      <w:r>
        <w:t>16</w:t>
      </w:r>
    </w:p>
    <w:p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rsidR="00075EAD" w:rsidRDefault="005118C5" w:rsidP="00075EAD">
      <w:pPr>
        <w:pStyle w:val="Prose"/>
      </w:pPr>
      <w:r>
        <w:t>Blessed are those who mourn now,</w:t>
      </w:r>
      <w:r w:rsidR="00075EAD">
        <w:t xml:space="preserve"> for they shall be comforted</w:t>
      </w:r>
      <w:r>
        <w:t>!</w:t>
      </w:r>
      <w:r w:rsidR="001225FA">
        <w:t xml:space="preserve"> </w:t>
      </w:r>
    </w:p>
    <w:p w:rsidR="00075EAD" w:rsidRDefault="005118C5" w:rsidP="00075EAD">
      <w:pPr>
        <w:pStyle w:val="Prose"/>
      </w:pPr>
      <w:r>
        <w:t>Blessed are the meek,</w:t>
      </w:r>
      <w:r w:rsidR="00075EAD">
        <w:t xml:space="preserve"> f</w:t>
      </w:r>
      <w:r>
        <w:t>or they shall inherit the earth!</w:t>
      </w:r>
    </w:p>
    <w:p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rsidR="00075EAD" w:rsidRDefault="00075EAD" w:rsidP="00075EAD">
      <w:pPr>
        <w:pStyle w:val="Prose"/>
      </w:pPr>
      <w:r>
        <w:t>Blessed a</w:t>
      </w:r>
      <w:r w:rsidR="005118C5">
        <w:t>re the merciful, for they shall obtain mercy!</w:t>
      </w:r>
    </w:p>
    <w:p w:rsidR="00075EAD" w:rsidRDefault="00075EAD" w:rsidP="00075EAD">
      <w:pPr>
        <w:pStyle w:val="Prose"/>
      </w:pPr>
      <w:r>
        <w:lastRenderedPageBreak/>
        <w:t>Bles</w:t>
      </w:r>
      <w:r w:rsidR="005118C5">
        <w:t>sed are the pure in their heart, for they shall see God!</w:t>
      </w:r>
    </w:p>
    <w:p w:rsidR="00075EAD" w:rsidRDefault="005118C5" w:rsidP="00075EAD">
      <w:pPr>
        <w:pStyle w:val="Prose"/>
      </w:pPr>
      <w:r>
        <w:t>Blessed are the peacemakers,</w:t>
      </w:r>
      <w:r w:rsidR="00075EAD">
        <w:t xml:space="preserve"> for they shall be called the children of God</w:t>
      </w:r>
      <w:r>
        <w:t>!</w:t>
      </w:r>
      <w:r w:rsidR="001225FA">
        <w:t xml:space="preserve"> </w:t>
      </w:r>
    </w:p>
    <w:p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rsidR="00075EAD" w:rsidRDefault="00075EAD" w:rsidP="00075EAD">
      <w:pPr>
        <w:pStyle w:val="Prose"/>
      </w:pPr>
      <w:r>
        <w:t>At evening and at morning and at noontime will I say my words and He will hear my voice and save my soul in peace.</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w:t>
      </w:r>
      <w:r w:rsidR="00075EAD">
        <w:lastRenderedPageBreak/>
        <w:t>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w:t>
      </w:r>
      <w:r>
        <w:lastRenderedPageBreak/>
        <w:t xml:space="preserve">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838"/>
      <w:r>
        <w:t>Life Giver</w:t>
      </w:r>
      <w:r w:rsidR="00075EAD">
        <w:t>,</w:t>
      </w:r>
      <w:commentRangeEnd w:id="838"/>
      <w:r>
        <w:rPr>
          <w:rStyle w:val="CommentReference"/>
          <w:lang w:val="en-CA"/>
        </w:rPr>
        <w:commentReference w:id="838"/>
      </w:r>
      <w:r w:rsidR="00075EAD">
        <w:t xml:space="preserve"> now, and ever, and unto the ages of ages</w:t>
      </w:r>
      <w:r w:rsidR="00984EE6">
        <w:t>.</w:t>
      </w:r>
    </w:p>
    <w:p w:rsidR="00984EE6" w:rsidRDefault="00984EE6" w:rsidP="00984EE6">
      <w:pPr>
        <w:pStyle w:val="Rubric"/>
      </w:pPr>
      <w:commentRangeStart w:id="83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839"/>
      <w:r w:rsidR="00180AE1">
        <w:rPr>
          <w:rStyle w:val="CommentReference"/>
          <w:i w:val="0"/>
        </w:rPr>
        <w:commentReference w:id="839"/>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40" w:name="_Toc410196193"/>
      <w:bookmarkStart w:id="841" w:name="_Toc410196435"/>
      <w:bookmarkStart w:id="842" w:name="_Toc410196937"/>
      <w:bookmarkStart w:id="843" w:name="_Toc434478989"/>
      <w:r>
        <w:lastRenderedPageBreak/>
        <w:t>Afternoon (The Ninth Hour)</w:t>
      </w:r>
      <w:bookmarkEnd w:id="840"/>
      <w:bookmarkEnd w:id="841"/>
      <w:bookmarkEnd w:id="842"/>
      <w:bookmarkEnd w:id="843"/>
    </w:p>
    <w:p w:rsidR="00495F1A" w:rsidRDefault="00495F1A" w:rsidP="00495F1A">
      <w:pPr>
        <w:pStyle w:val="Heading3"/>
      </w:pPr>
      <w:bookmarkStart w:id="844" w:name="_Toc410196194"/>
      <w:bookmarkStart w:id="845" w:name="_Toc410196436"/>
      <w:bookmarkStart w:id="846" w:name="_Toc410196938"/>
      <w:r>
        <w:t>The Psalms of the Ninth Hour</w:t>
      </w:r>
      <w:bookmarkEnd w:id="844"/>
      <w:bookmarkEnd w:id="845"/>
      <w:bookmarkEnd w:id="846"/>
    </w:p>
    <w:p w:rsidR="00075EAD" w:rsidRDefault="00075EAD" w:rsidP="00075EAD">
      <w:pPr>
        <w:pStyle w:val="Rubric"/>
        <w:rPr>
          <w:lang w:val="en-US"/>
        </w:rPr>
      </w:pPr>
      <w:r>
        <w:rPr>
          <w:lang w:val="en-US"/>
        </w:rPr>
        <w:t>The worshipper prays the introductory prayers,</w:t>
      </w:r>
    </w:p>
    <w:p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CC1CA8">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CC1CA8">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CC1CA8">
        <w:rPr>
          <w:noProof/>
          <w:lang w:val="en-US"/>
        </w:rPr>
        <w:t>8</w:t>
      </w:r>
      <w:r w:rsidR="003A78C2">
        <w:rPr>
          <w:lang w:val="en-US"/>
        </w:rPr>
        <w:fldChar w:fldCharType="end"/>
      </w:r>
    </w:p>
    <w:p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CC1CA8">
        <w:t>Psalm</w:t>
      </w:r>
      <w:r w:rsidR="00CC1CA8" w:rsidRPr="00AB1781">
        <w:t xml:space="preserve"> 50</w:t>
      </w:r>
      <w:r w:rsidR="00CC1CA8">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CC1CA8">
        <w:rPr>
          <w:noProof/>
          <w:lang w:val="en-US"/>
        </w:rPr>
        <w:t>352</w:t>
      </w:r>
      <w:r w:rsidR="003A78C2">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rsidR="00180AE1" w:rsidRDefault="00180AE1" w:rsidP="00075EAD">
      <w:pPr>
        <w:pStyle w:val="Prose"/>
      </w:pPr>
      <w:r>
        <w:t>Of the Psalms of David the King and Prophet; may his blessing be upon us all. Amen.</w:t>
      </w:r>
    </w:p>
    <w:p w:rsidR="00075EAD" w:rsidRDefault="00075EAD" w:rsidP="00075EAD">
      <w:pPr>
        <w:pStyle w:val="Heading5"/>
        <w:rPr>
          <w:lang w:val="en-GB"/>
        </w:rPr>
      </w:pPr>
      <w:bookmarkStart w:id="847" w:name="_Ref434576482"/>
      <w:r>
        <w:rPr>
          <w:lang w:val="en-GB"/>
        </w:rPr>
        <w:t>The Psalms</w:t>
      </w:r>
      <w:r w:rsidR="00F14AA6">
        <w:rPr>
          <w:lang w:val="en-GB"/>
        </w:rPr>
        <w:t xml:space="preserve"> of the Afternoon (Ninth hour)</w:t>
      </w:r>
      <w:bookmarkEnd w:id="847"/>
    </w:p>
    <w:p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CC1CA8">
        <w:t>Psalm</w:t>
      </w:r>
      <w:r w:rsidR="00CC1CA8" w:rsidRPr="00AB1781">
        <w:t xml:space="preserve"> 95</w:t>
      </w:r>
      <w:r w:rsidR="00CC1CA8">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CC1CA8">
        <w:rPr>
          <w:noProof/>
        </w:rPr>
        <w:t>421</w:t>
      </w:r>
      <w:r w:rsidR="003A78C2">
        <w:fldChar w:fldCharType="end"/>
      </w:r>
    </w:p>
    <w:p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CC1CA8">
        <w:t>Psalm</w:t>
      </w:r>
      <w:r w:rsidR="00CC1CA8" w:rsidRPr="00AB1781">
        <w:t xml:space="preserve"> 96</w:t>
      </w:r>
      <w:r w:rsidR="00CC1CA8">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CC1CA8">
        <w:rPr>
          <w:noProof/>
        </w:rPr>
        <w:t>423</w:t>
      </w:r>
      <w:r w:rsidR="003A78C2">
        <w:fldChar w:fldCharType="end"/>
      </w:r>
    </w:p>
    <w:p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CC1CA8">
        <w:t>Psalm</w:t>
      </w:r>
      <w:r w:rsidR="00CC1CA8" w:rsidRPr="00AB1781">
        <w:t xml:space="preserve"> 97</w:t>
      </w:r>
      <w:r w:rsidR="00CC1CA8">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CC1CA8">
        <w:rPr>
          <w:noProof/>
        </w:rPr>
        <w:t>424</w:t>
      </w:r>
      <w:r w:rsidR="003A78C2">
        <w:fldChar w:fldCharType="end"/>
      </w:r>
    </w:p>
    <w:p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CC1CA8">
        <w:t>Psalm</w:t>
      </w:r>
      <w:r w:rsidR="00CC1CA8" w:rsidRPr="00AB1781">
        <w:t xml:space="preserve"> 98</w:t>
      </w:r>
      <w:r w:rsidR="00CC1CA8">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CC1CA8">
        <w:t>Psalm</w:t>
      </w:r>
      <w:r w:rsidR="00CC1CA8" w:rsidRPr="00AB1781">
        <w:t xml:space="preserve"> 99</w:t>
      </w:r>
      <w:r w:rsidR="00CC1CA8">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CC1CA8">
        <w:rPr>
          <w:noProof/>
        </w:rPr>
        <w:t>425</w:t>
      </w:r>
      <w:r w:rsidR="003A78C2">
        <w:fldChar w:fldCharType="end"/>
      </w:r>
    </w:p>
    <w:p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CC1CA8">
        <w:t>Psalm</w:t>
      </w:r>
      <w:r w:rsidR="00CC1CA8" w:rsidRPr="00AB1781">
        <w:t xml:space="preserve"> 100</w:t>
      </w:r>
      <w:r w:rsidR="00CC1CA8">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CC1CA8">
        <w:rPr>
          <w:noProof/>
        </w:rPr>
        <w:t>426</w:t>
      </w:r>
      <w:r w:rsidR="003A78C2">
        <w:fldChar w:fldCharType="end"/>
      </w:r>
    </w:p>
    <w:p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CC1CA8">
        <w:t>Psalm</w:t>
      </w:r>
      <w:r w:rsidR="00CC1CA8" w:rsidRPr="00AB1781">
        <w:t xml:space="preserve"> 109</w:t>
      </w:r>
      <w:r w:rsidR="00CC1CA8">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CC1CA8">
        <w:rPr>
          <w:noProof/>
        </w:rPr>
        <w:t>447</w:t>
      </w:r>
      <w:r w:rsidR="003A78C2">
        <w:fldChar w:fldCharType="end"/>
      </w:r>
    </w:p>
    <w:commentRangeStart w:id="848"/>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CC1CA8">
        <w:t>Psalm</w:t>
      </w:r>
      <w:r w:rsidR="00CC1CA8" w:rsidRPr="00AB1781">
        <w:t xml:space="preserve"> 110</w:t>
      </w:r>
      <w:r w:rsidR="00CC1CA8">
        <w:t>: I will thank You, O Lord, with my whole heart</w:t>
      </w:r>
      <w:r>
        <w:fldChar w:fldCharType="end"/>
      </w:r>
      <w:commentRangeEnd w:id="848"/>
      <w:r w:rsidR="00984EE6">
        <w:rPr>
          <w:rStyle w:val="CommentReference"/>
          <w:rFonts w:eastAsiaTheme="minorHAnsi" w:cstheme="minorBidi"/>
          <w:color w:val="auto"/>
          <w:lang w:val="en-CA"/>
        </w:rPr>
        <w:commentReference w:id="848"/>
      </w:r>
      <w:r w:rsidR="00075EAD">
        <w:tab/>
      </w:r>
      <w:r>
        <w:fldChar w:fldCharType="begin"/>
      </w:r>
      <w:r w:rsidR="00075EAD">
        <w:instrText xml:space="preserve"> PAGEREF _Ref412111792 \h </w:instrText>
      </w:r>
      <w:r>
        <w:fldChar w:fldCharType="separate"/>
      </w:r>
      <w:r w:rsidR="00CC1CA8">
        <w:rPr>
          <w:noProof/>
        </w:rPr>
        <w:t>448</w:t>
      </w:r>
      <w:r>
        <w:fldChar w:fldCharType="end"/>
      </w:r>
    </w:p>
    <w:p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CC1CA8">
        <w:t>Psalm</w:t>
      </w:r>
      <w:r w:rsidR="00CC1CA8" w:rsidRPr="00AB1781">
        <w:t xml:space="preserve"> 111</w:t>
      </w:r>
      <w:r w:rsidR="00CC1CA8">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CC1CA8">
        <w:rPr>
          <w:noProof/>
        </w:rPr>
        <w:t>449</w:t>
      </w:r>
      <w:r w:rsidR="003A78C2">
        <w:fldChar w:fldCharType="end"/>
      </w:r>
    </w:p>
    <w:p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CC1CA8">
        <w:t>Psalm</w:t>
      </w:r>
      <w:r w:rsidR="00CC1CA8" w:rsidRPr="00AB1781">
        <w:t xml:space="preserve"> 112</w:t>
      </w:r>
      <w:r w:rsidR="00CC1CA8">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CC1CA8">
        <w:rPr>
          <w:noProof/>
        </w:rPr>
        <w:t>450</w:t>
      </w:r>
      <w:r w:rsidR="003A78C2">
        <w:fldChar w:fldCharType="end"/>
      </w:r>
    </w:p>
    <w:p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CC1CA8">
        <w:t>Psalm</w:t>
      </w:r>
      <w:r w:rsidR="00CC1CA8" w:rsidRPr="00AB1781">
        <w:t xml:space="preserve"> 114</w:t>
      </w:r>
      <w:r w:rsidR="00CC1CA8">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CC1CA8">
        <w:rPr>
          <w:noProof/>
        </w:rPr>
        <w:t>453</w:t>
      </w:r>
      <w:r w:rsidR="003A78C2">
        <w:fldChar w:fldCharType="end"/>
      </w:r>
    </w:p>
    <w:p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CC1CA8">
        <w:t>Psalm</w:t>
      </w:r>
      <w:r w:rsidR="00CC1CA8" w:rsidRPr="00AB1781">
        <w:t xml:space="preserve"> 115</w:t>
      </w:r>
      <w:r w:rsidR="00CC1CA8">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CC1CA8">
        <w:rPr>
          <w:noProof/>
        </w:rPr>
        <w:t>454</w:t>
      </w:r>
      <w:r w:rsidR="003A78C2">
        <w:fldChar w:fldCharType="end"/>
      </w:r>
    </w:p>
    <w:p w:rsidR="00075EAD" w:rsidRDefault="00180AE1" w:rsidP="00075EAD">
      <w:pPr>
        <w:pStyle w:val="Heading5"/>
      </w:pPr>
      <w:r>
        <w:t>T</w:t>
      </w:r>
      <w:r w:rsidR="00F14AA6">
        <w:t>he Gospel from Saint Luke</w:t>
      </w:r>
      <w:r>
        <w:t xml:space="preserve"> 9:10—</w:t>
      </w:r>
      <w:r w:rsidR="00075EAD">
        <w:t>17</w:t>
      </w:r>
    </w:p>
    <w:p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rsidR="00075EAD" w:rsidRDefault="00EB47EB" w:rsidP="00075EAD">
      <w:pPr>
        <w:pStyle w:val="Prose"/>
      </w:pPr>
      <w:r>
        <w:lastRenderedPageBreak/>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CC1CA8">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CC1CA8">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49" w:name="_Toc410196195"/>
      <w:bookmarkStart w:id="850" w:name="_Toc410196437"/>
      <w:bookmarkStart w:id="851" w:name="_Toc410196939"/>
      <w:bookmarkStart w:id="852" w:name="_Toc434478990"/>
      <w:r>
        <w:lastRenderedPageBreak/>
        <w:t>The Book of the Psalter</w:t>
      </w:r>
      <w:bookmarkEnd w:id="849"/>
      <w:bookmarkEnd w:id="850"/>
      <w:bookmarkEnd w:id="851"/>
      <w:bookmarkEnd w:id="852"/>
    </w:p>
    <w:p w:rsidR="00980D99" w:rsidRDefault="00980D99" w:rsidP="00980D99">
      <w:pPr>
        <w:pStyle w:val="Heading3"/>
      </w:pPr>
      <w:bookmarkStart w:id="853" w:name="_Ref412098127"/>
      <w:r>
        <w:t>Psalm 1: Blessed is the man</w:t>
      </w:r>
      <w:bookmarkEnd w:id="853"/>
    </w:p>
    <w:p w:rsidR="00980D99" w:rsidRDefault="00980D99" w:rsidP="00E54261">
      <w:pPr>
        <w:jc w:val="center"/>
        <w:rPr>
          <w:b/>
        </w:rPr>
      </w:pPr>
      <w:r w:rsidRPr="00E54261">
        <w:rPr>
          <w:b/>
        </w:rPr>
        <w:t>The Two Ways: Tree or Dust</w:t>
      </w:r>
    </w:p>
    <w:p w:rsidR="00091E79" w:rsidRPr="00E54261" w:rsidRDefault="00F14AA6" w:rsidP="00091E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rsidR="00091E79">
        <w:t>.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4"/>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54" w:name="_Ref412098168"/>
      <w:r>
        <w:t>Psalm</w:t>
      </w:r>
      <w:r w:rsidR="00E54261" w:rsidRPr="00AB1781">
        <w:t xml:space="preserve"> 2</w:t>
      </w:r>
      <w:r>
        <w:t>: Why do the nations rage</w:t>
      </w:r>
      <w:bookmarkEnd w:id="854"/>
    </w:p>
    <w:p w:rsidR="00E54261" w:rsidRDefault="00E54261" w:rsidP="007A1A59">
      <w:pPr>
        <w:jc w:val="center"/>
        <w:rPr>
          <w:b/>
        </w:rPr>
      </w:pPr>
      <w:r w:rsidRPr="007A1A59">
        <w:rPr>
          <w:b/>
        </w:rPr>
        <w:t>The Messianic Drama: Warnings to Rulers and Nations</w:t>
      </w:r>
    </w:p>
    <w:p w:rsidR="00F14AA6" w:rsidRPr="007A1A59" w:rsidRDefault="00F14AA6" w:rsidP="00F14AA6">
      <w:pPr>
        <w:pStyle w:val="Rubric"/>
        <w:rPr>
          <w:b/>
        </w:rPr>
      </w:pPr>
      <w:r>
        <w:fldChar w:fldCharType="begin"/>
      </w:r>
      <w:r>
        <w:instrText xml:space="preserve"> REF _Ref434575533 \h  \* MERGEFORMAT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5"/>
      </w:r>
    </w:p>
    <w:p w:rsidR="00E54261" w:rsidRPr="00AB1781" w:rsidRDefault="00E54261" w:rsidP="009C1C97">
      <w:pPr>
        <w:pStyle w:val="EnglishHangNoCoptic"/>
      </w:pPr>
      <w:r w:rsidRPr="00AB1781">
        <w:t>2 The kings of the earth take their stand</w:t>
      </w:r>
    </w:p>
    <w:p w:rsidR="00E54261" w:rsidRPr="00AB1781" w:rsidRDefault="00E54261" w:rsidP="009C1C97">
      <w:pPr>
        <w:pStyle w:val="EnglishHangNoCoptic"/>
      </w:pPr>
      <w:r w:rsidRPr="00AB1781">
        <w:lastRenderedPageBreak/>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6"/>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8"/>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9"/>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55" w:name="_Ref412026989"/>
      <w:r>
        <w:t>Psalm</w:t>
      </w:r>
      <w:r w:rsidR="00E54261" w:rsidRPr="00AB1781">
        <w:t xml:space="preserve"> 3</w:t>
      </w:r>
      <w:r>
        <w:t>: Lord, how many are those who trouble me</w:t>
      </w:r>
      <w:bookmarkEnd w:id="855"/>
    </w:p>
    <w:p w:rsidR="00E54261" w:rsidRPr="007A1A59" w:rsidRDefault="00E54261" w:rsidP="007A1A59">
      <w:pPr>
        <w:jc w:val="center"/>
        <w:rPr>
          <w:b/>
        </w:rPr>
      </w:pPr>
      <w:r w:rsidRPr="007A1A59">
        <w:rPr>
          <w:b/>
        </w:rPr>
        <w:t>A Morning Prayer for Protection and Salvation</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r w:rsidR="00EE2E1D">
        <w:t xml:space="preserve"> Reserved for the Presbyter, if present (Beginning of Watches only).</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30"/>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56" w:name="_Ref412025808"/>
      <w:r>
        <w:t>Psalm</w:t>
      </w:r>
      <w:r w:rsidR="00E54261" w:rsidRPr="00AB1781">
        <w:t xml:space="preserve"> 4</w:t>
      </w:r>
      <w:r>
        <w:t xml:space="preserve">: </w:t>
      </w:r>
      <w:r w:rsidR="00390B7C">
        <w:t>You hear</w:t>
      </w:r>
      <w:r>
        <w:t xml:space="preserve"> me when I call</w:t>
      </w:r>
      <w:bookmarkEnd w:id="856"/>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F14AA6" w:rsidRDefault="00F14AA6" w:rsidP="00F14AA6">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Reserved for the Presbyter, if present (Veil only).</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31"/>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32"/>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3"/>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4"/>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5"/>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6"/>
      </w:r>
    </w:p>
    <w:p w:rsidR="00E54261" w:rsidRPr="009C1C97" w:rsidRDefault="009C1C97" w:rsidP="009C1C97">
      <w:pPr>
        <w:pStyle w:val="Heading3"/>
      </w:pPr>
      <w:bookmarkStart w:id="857" w:name="_Ref412098238"/>
      <w:r>
        <w:lastRenderedPageBreak/>
        <w:t>Psalm</w:t>
      </w:r>
      <w:r w:rsidR="00E54261" w:rsidRPr="00AB1781">
        <w:t xml:space="preserve"> 5</w:t>
      </w:r>
      <w:r>
        <w:t>: Give ear to my words, O Lord</w:t>
      </w:r>
      <w:bookmarkEnd w:id="857"/>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lastRenderedPageBreak/>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7"/>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58" w:name="_Ref412025822"/>
      <w:r>
        <w:t>Psalm</w:t>
      </w:r>
      <w:r w:rsidR="00E54261" w:rsidRPr="00AB1781">
        <w:t xml:space="preserve"> 6</w:t>
      </w:r>
      <w:r>
        <w:t xml:space="preserve">: O Lord, rebuke me, but not in </w:t>
      </w:r>
      <w:r w:rsidR="00390B7C">
        <w:t>Your</w:t>
      </w:r>
      <w:r>
        <w:t xml:space="preserve"> anger</w:t>
      </w:r>
      <w:bookmarkEnd w:id="858"/>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8"/>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9"/>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lastRenderedPageBreak/>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40"/>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41"/>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42"/>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3"/>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lastRenderedPageBreak/>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59" w:name="_Ref412098295"/>
      <w:r>
        <w:t>Psalm</w:t>
      </w:r>
      <w:r w:rsidR="00E54261" w:rsidRPr="00AB1781">
        <w:t xml:space="preserve"> 8</w:t>
      </w:r>
      <w:r>
        <w:t xml:space="preserve">: O Lord, our Lord, how wonderful is </w:t>
      </w:r>
      <w:r w:rsidR="001040C8">
        <w:t>Your N</w:t>
      </w:r>
      <w:r>
        <w:t>ame</w:t>
      </w:r>
      <w:bookmarkEnd w:id="859"/>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4"/>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5"/>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46"/>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7"/>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lastRenderedPageBreak/>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8"/>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9"/>
      </w:r>
    </w:p>
    <w:p w:rsidR="00435BD3" w:rsidRPr="00AB1781" w:rsidRDefault="00435BD3" w:rsidP="00435BD3">
      <w:pPr>
        <w:pStyle w:val="EnglishHangEndNoCoptic"/>
      </w:pPr>
      <w:r w:rsidRPr="00AB1781">
        <w:lastRenderedPageBreak/>
        <w:tab/>
        <w:t>in this trap which they hid is their own foot caught.</w:t>
      </w:r>
      <w:r w:rsidRPr="00AB1781">
        <w:rPr>
          <w:rStyle w:val="FootnoteReference"/>
        </w:rPr>
        <w:footnoteReference w:id="50"/>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lastRenderedPageBreak/>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51"/>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lastRenderedPageBreak/>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t>4 The Lord is in His holy temple</w:t>
      </w:r>
      <w:r w:rsidRPr="00AB1781">
        <w:rPr>
          <w:rStyle w:val="FootnoteReference"/>
        </w:rPr>
        <w:footnoteReference w:id="52"/>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60" w:name="_Ref412098310"/>
      <w:r>
        <w:t>Psalm</w:t>
      </w:r>
      <w:r w:rsidRPr="00AB1781">
        <w:t xml:space="preserve"> 11</w:t>
      </w:r>
      <w:r>
        <w:t>: Save me, O Lord, for there is no saint left</w:t>
      </w:r>
      <w:bookmarkEnd w:id="860"/>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lastRenderedPageBreak/>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3"/>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61" w:name="_Ref412025965"/>
      <w:r>
        <w:t>Psalm</w:t>
      </w:r>
      <w:r w:rsidRPr="00AB1781">
        <w:t xml:space="preserve"> 12</w:t>
      </w:r>
      <w:r>
        <w:t xml:space="preserve">: How long, O Lord? Wilt </w:t>
      </w:r>
      <w:r w:rsidR="001040C8">
        <w:t>You</w:t>
      </w:r>
      <w:r>
        <w:t xml:space="preserve"> forget me for ever?</w:t>
      </w:r>
      <w:bookmarkEnd w:id="861"/>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lastRenderedPageBreak/>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4"/>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62" w:name="_Ref412098343"/>
      <w:r>
        <w:t>Psalm</w:t>
      </w:r>
      <w:r w:rsidRPr="00AB1781">
        <w:t xml:space="preserve"> 14</w:t>
      </w:r>
      <w:r>
        <w:t xml:space="preserve">: Lord, who can dwell in </w:t>
      </w:r>
      <w:r w:rsidR="00E570CB">
        <w:t>Your</w:t>
      </w:r>
      <w:r>
        <w:t xml:space="preserve"> sanctuary</w:t>
      </w:r>
      <w:bookmarkEnd w:id="862"/>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F14AA6" w:rsidRDefault="00F14AA6" w:rsidP="00435BD3">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63" w:name="_Ref412025981"/>
      <w:r>
        <w:t>Psalm</w:t>
      </w:r>
      <w:r w:rsidR="00435BD3" w:rsidRPr="00AB1781">
        <w:t xml:space="preserve"> 15</w:t>
      </w:r>
      <w:r>
        <w:t xml:space="preserve">: Keep me, O Lord, for my trust is in </w:t>
      </w:r>
      <w:r w:rsidR="001040C8">
        <w:t>You</w:t>
      </w:r>
      <w:bookmarkEnd w:id="863"/>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F14AA6" w:rsidRDefault="00F14AA6" w:rsidP="00435BD3">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lastRenderedPageBreak/>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5"/>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6"/>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7"/>
      </w:r>
    </w:p>
    <w:p w:rsidR="00435BD3" w:rsidRPr="00435BD3" w:rsidRDefault="00435BD3" w:rsidP="00435BD3">
      <w:pPr>
        <w:pStyle w:val="EnglishHangEndNoCoptic"/>
      </w:pPr>
      <w:r w:rsidRPr="00AB1781">
        <w:tab/>
        <w:t>At</w:t>
      </w:r>
      <w:r w:rsidRPr="00AB1781">
        <w:rPr>
          <w:rStyle w:val="FootnoteReference"/>
        </w:rPr>
        <w:footnoteReference w:id="58"/>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9"/>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lastRenderedPageBreak/>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60"/>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61"/>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62"/>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lastRenderedPageBreak/>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3"/>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4"/>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lastRenderedPageBreak/>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5"/>
      </w:r>
    </w:p>
    <w:p w:rsidR="00CF35A1" w:rsidRPr="00AB1781" w:rsidRDefault="00CF35A1" w:rsidP="00CF35A1">
      <w:pPr>
        <w:pStyle w:val="EnglishHangNoCoptic"/>
      </w:pPr>
      <w:r w:rsidRPr="00AB1781">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6"/>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lastRenderedPageBreak/>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7"/>
      </w:r>
    </w:p>
    <w:p w:rsidR="00CF35A1" w:rsidRPr="00AB1781" w:rsidRDefault="00CF35A1" w:rsidP="00CF35A1">
      <w:pPr>
        <w:pStyle w:val="EnglishHangNoCoptic"/>
      </w:pPr>
      <w:r w:rsidRPr="00AB1781">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8"/>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lastRenderedPageBreak/>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9"/>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70"/>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lastRenderedPageBreak/>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71"/>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72"/>
      </w:r>
    </w:p>
    <w:p w:rsidR="00CF35A1" w:rsidRPr="00CF35A1" w:rsidRDefault="002D71F0" w:rsidP="00CF35A1">
      <w:pPr>
        <w:pStyle w:val="Heading3"/>
        <w:rPr>
          <w:rFonts w:ascii="FreeSerifAvvaShenouda" w:hAnsi="FreeSerifAvvaShenouda" w:cs="FreeSerifAvvaShenouda"/>
        </w:rPr>
      </w:pPr>
      <w:bookmarkStart w:id="864" w:name="_Ref412098373"/>
      <w:r>
        <w:t>Psalm</w:t>
      </w:r>
      <w:r w:rsidR="00CF35A1" w:rsidRPr="00AB1781">
        <w:t xml:space="preserve"> 18</w:t>
      </w:r>
      <w:r>
        <w:t>: The heavens declare the glory of God</w:t>
      </w:r>
      <w:bookmarkEnd w:id="864"/>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F14AA6" w:rsidRDefault="00F14AA6" w:rsidP="00CF35A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3"/>
      </w:r>
    </w:p>
    <w:p w:rsidR="00CF35A1" w:rsidRPr="00AB1781" w:rsidRDefault="00CF35A1" w:rsidP="00CF35A1">
      <w:pPr>
        <w:pStyle w:val="EnglishHangNoCoptic"/>
      </w:pPr>
      <w:r w:rsidRPr="00AB1781">
        <w:lastRenderedPageBreak/>
        <w:t>6 He has set His sanctuary in the sun;</w:t>
      </w:r>
      <w:r w:rsidRPr="00AB1781">
        <w:rPr>
          <w:rStyle w:val="FootnoteReference"/>
        </w:rPr>
        <w:footnoteReference w:id="74"/>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5"/>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6"/>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7"/>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65" w:name="_Ref412110716"/>
      <w:r>
        <w:lastRenderedPageBreak/>
        <w:t>Psalm</w:t>
      </w:r>
      <w:r w:rsidR="00CF35A1" w:rsidRPr="00AB1781">
        <w:t xml:space="preserve"> 19</w:t>
      </w:r>
      <w:r>
        <w:t>: May the Lord hear you in the day of trouble</w:t>
      </w:r>
      <w:bookmarkEnd w:id="865"/>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8"/>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9"/>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80"/>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lastRenderedPageBreak/>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81"/>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82"/>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3"/>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lastRenderedPageBreak/>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4"/>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5"/>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6"/>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7"/>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8"/>
      </w:r>
    </w:p>
    <w:p w:rsidR="00CF35A1" w:rsidRPr="00AB1781" w:rsidRDefault="00CF35A1" w:rsidP="00CF35A1">
      <w:pPr>
        <w:pStyle w:val="EnglishHangNoCoptic"/>
      </w:pPr>
      <w:r w:rsidRPr="00AB1781">
        <w:lastRenderedPageBreak/>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9"/>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90"/>
      </w:r>
    </w:p>
    <w:p w:rsidR="00CF35A1" w:rsidRPr="00CF35A1" w:rsidRDefault="002D71F0" w:rsidP="00CF35A1">
      <w:pPr>
        <w:pStyle w:val="Heading3"/>
      </w:pPr>
      <w:bookmarkStart w:id="866" w:name="_Ref412026111"/>
      <w:r>
        <w:t>Psalm</w:t>
      </w:r>
      <w:r w:rsidR="00CF35A1" w:rsidRPr="00AB1781">
        <w:t xml:space="preserve"> 22</w:t>
      </w:r>
      <w:r>
        <w:t>: The Lord is my Shepherd, and will deny me nothing</w:t>
      </w:r>
      <w:bookmarkEnd w:id="866"/>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lastRenderedPageBreak/>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91"/>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92"/>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3"/>
      </w:r>
    </w:p>
    <w:p w:rsidR="00CF35A1" w:rsidRPr="00CF35A1" w:rsidRDefault="002D71F0" w:rsidP="00CF35A1">
      <w:pPr>
        <w:pStyle w:val="Heading3"/>
      </w:pPr>
      <w:bookmarkStart w:id="867" w:name="_Ref412110755"/>
      <w:r>
        <w:t>Psalm</w:t>
      </w:r>
      <w:r w:rsidR="00CF35A1" w:rsidRPr="00AB1781">
        <w:t xml:space="preserve"> 23</w:t>
      </w:r>
      <w:r>
        <w:t>: The earth is the Lord's and all that is in it</w:t>
      </w:r>
      <w:bookmarkEnd w:id="867"/>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F14AA6" w:rsidRDefault="00F14AA6" w:rsidP="00CF35A1">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4"/>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95"/>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6"/>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68" w:name="_Ref412026003"/>
      <w:r>
        <w:t>Psalm</w:t>
      </w:r>
      <w:r w:rsidRPr="00AB1781">
        <w:t xml:space="preserve"> 24</w:t>
      </w:r>
      <w:r>
        <w:t xml:space="preserve">: To </w:t>
      </w:r>
      <w:r w:rsidR="001040C8">
        <w:t>You</w:t>
      </w:r>
      <w:r>
        <w:t>, O Lord, I lift up my soul</w:t>
      </w:r>
      <w:bookmarkEnd w:id="868"/>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F14AA6" w:rsidRDefault="00F14AA6" w:rsidP="00F14AA6">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lastRenderedPageBreak/>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tab/>
        <w:t>to those who seek</w:t>
      </w:r>
      <w:r w:rsidRPr="00AB1781">
        <w:rPr>
          <w:rStyle w:val="FootnoteReference"/>
        </w:rPr>
        <w:footnoteReference w:id="97"/>
      </w:r>
      <w:r w:rsidRPr="00AB1781">
        <w:t xml:space="preserve"> His covenant and His laws.</w:t>
      </w:r>
      <w:r w:rsidRPr="00AB1781">
        <w:rPr>
          <w:rStyle w:val="FootnoteReference"/>
        </w:rPr>
        <w:footnoteReference w:id="98"/>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9"/>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lastRenderedPageBreak/>
        <w:tab/>
        <w:t>and His covenant is to make them know it.</w:t>
      </w:r>
      <w:r w:rsidRPr="00AB1781">
        <w:rPr>
          <w:rStyle w:val="FootnoteReference"/>
        </w:rPr>
        <w:footnoteReference w:id="100"/>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101"/>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69" w:name="_Ref412110770"/>
      <w:r>
        <w:t>Psalm</w:t>
      </w:r>
      <w:r w:rsidR="002D71F0" w:rsidRPr="00AB1781">
        <w:t xml:space="preserve"> 25</w:t>
      </w:r>
      <w:r>
        <w:t>: Judge me, O Lord, for I have walked in my innocence</w:t>
      </w:r>
      <w:bookmarkEnd w:id="869"/>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lastRenderedPageBreak/>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102"/>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3"/>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4"/>
      </w:r>
    </w:p>
    <w:p w:rsidR="002D71F0" w:rsidRPr="00906079" w:rsidRDefault="00906079" w:rsidP="00906079">
      <w:pPr>
        <w:pStyle w:val="Heading3"/>
      </w:pPr>
      <w:bookmarkStart w:id="870" w:name="_Ref412026021"/>
      <w:r>
        <w:lastRenderedPageBreak/>
        <w:t>Psalm</w:t>
      </w:r>
      <w:r w:rsidR="002D71F0" w:rsidRPr="00AB1781">
        <w:t xml:space="preserve"> 26</w:t>
      </w:r>
      <w:r>
        <w:t xml:space="preserve"> The Lord is my light and my Saviour; whom shall I fear</w:t>
      </w:r>
      <w:bookmarkEnd w:id="870"/>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F14AA6" w:rsidRDefault="00F14AA6" w:rsidP="00906079">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5"/>
      </w:r>
    </w:p>
    <w:p w:rsidR="002D71F0" w:rsidRPr="00AB1781" w:rsidRDefault="002D71F0" w:rsidP="00906079">
      <w:pPr>
        <w:pStyle w:val="EnglishHangEndNoCoptic"/>
      </w:pPr>
      <w:r w:rsidRPr="00AB1781">
        <w:tab/>
        <w:t>I will sing and praise the Lord.</w:t>
      </w:r>
      <w:r w:rsidRPr="00AB1781">
        <w:rPr>
          <w:rStyle w:val="FootnoteReference"/>
        </w:rPr>
        <w:footnoteReference w:id="106"/>
      </w:r>
    </w:p>
    <w:p w:rsidR="002D71F0" w:rsidRPr="00AB1781" w:rsidRDefault="002D71F0" w:rsidP="00906079">
      <w:pPr>
        <w:pStyle w:val="EnglishHangNoCoptic"/>
      </w:pPr>
      <w:r w:rsidRPr="00AB1781">
        <w:lastRenderedPageBreak/>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7"/>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lastRenderedPageBreak/>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8"/>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tab/>
        <w:t>be their shepherd and carry them for ever.</w:t>
      </w:r>
      <w:r w:rsidRPr="00AB1781">
        <w:rPr>
          <w:rStyle w:val="FootnoteReference"/>
        </w:rPr>
        <w:footnoteReference w:id="109"/>
      </w:r>
    </w:p>
    <w:p w:rsidR="002D71F0" w:rsidRPr="00906079" w:rsidRDefault="00906079" w:rsidP="00906079">
      <w:pPr>
        <w:pStyle w:val="Heading3"/>
      </w:pPr>
      <w:bookmarkStart w:id="871" w:name="_Ref412110790"/>
      <w:r>
        <w:t>Psalm</w:t>
      </w:r>
      <w:r w:rsidR="002D71F0" w:rsidRPr="00AB1781">
        <w:t xml:space="preserve"> 28</w:t>
      </w:r>
      <w:r>
        <w:t>: Bring to the Lord, O sons of God</w:t>
      </w:r>
      <w:bookmarkEnd w:id="871"/>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F14AA6" w:rsidRDefault="00F14AA6" w:rsidP="00906079">
      <w:pPr>
        <w:pStyle w:val="Rubric"/>
      </w:pPr>
      <w:r>
        <w:lastRenderedPageBreak/>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10"/>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11"/>
      </w:r>
    </w:p>
    <w:p w:rsidR="002D71F0" w:rsidRPr="00AB1781" w:rsidRDefault="002D71F0" w:rsidP="00906079">
      <w:pPr>
        <w:pStyle w:val="EnglishHangNoCoptic"/>
      </w:pPr>
      <w:r w:rsidRPr="00AB1781">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72" w:name="_Ref412026124"/>
      <w:r>
        <w:lastRenderedPageBreak/>
        <w:t>Psalm</w:t>
      </w:r>
      <w:r w:rsidR="002D71F0" w:rsidRPr="00AB1781">
        <w:t xml:space="preserve"> 29</w:t>
      </w:r>
      <w:r>
        <w:t xml:space="preserve">: I will lift </w:t>
      </w:r>
      <w:r w:rsidR="001040C8">
        <w:t>You</w:t>
      </w:r>
      <w:r>
        <w:t xml:space="preserve"> on high, O Lord</w:t>
      </w:r>
      <w:bookmarkEnd w:id="872"/>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F14AA6" w:rsidRDefault="00F14AA6" w:rsidP="00906079">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12"/>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lastRenderedPageBreak/>
        <w:t>10 ‘What profit is there in my blood,</w:t>
      </w:r>
      <w:r w:rsidRPr="00AB1781">
        <w:rPr>
          <w:rStyle w:val="FootnoteReference"/>
        </w:rPr>
        <w:footnoteReference w:id="114"/>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5"/>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6"/>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lastRenderedPageBreak/>
        <w:t xml:space="preserve">6 Into </w:t>
      </w:r>
      <w:r w:rsidR="00E570CB">
        <w:t>Your</w:t>
      </w:r>
      <w:r w:rsidRPr="00AB1781">
        <w:t xml:space="preserve"> hands I entrust my spirit;</w:t>
      </w:r>
      <w:r w:rsidRPr="00AB1781">
        <w:rPr>
          <w:rStyle w:val="FootnoteReference"/>
        </w:rPr>
        <w:footnoteReference w:id="117"/>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8"/>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lastRenderedPageBreak/>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9"/>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20"/>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21"/>
      </w:r>
    </w:p>
    <w:p w:rsidR="002D71F0" w:rsidRPr="00AB1781" w:rsidRDefault="002D71F0" w:rsidP="00906079">
      <w:pPr>
        <w:pStyle w:val="EnglishHangNoCoptic"/>
      </w:pPr>
      <w:r w:rsidRPr="00AB1781">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lastRenderedPageBreak/>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22"/>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3"/>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lastRenderedPageBreak/>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4"/>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5"/>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6"/>
      </w:r>
    </w:p>
    <w:p w:rsidR="00950468" w:rsidRPr="00AB1781" w:rsidRDefault="00950468" w:rsidP="00950468">
      <w:pPr>
        <w:pStyle w:val="EnglishHangNoCoptic"/>
      </w:pPr>
      <w:r w:rsidRPr="00AB1781">
        <w:t>9 For He spoke, and they were born;</w:t>
      </w:r>
      <w:r w:rsidRPr="00AB1781">
        <w:rPr>
          <w:rStyle w:val="FootnoteReference"/>
        </w:rPr>
        <w:footnoteReference w:id="127"/>
      </w:r>
    </w:p>
    <w:p w:rsidR="00950468" w:rsidRPr="00AB1781" w:rsidRDefault="00950468" w:rsidP="00950468">
      <w:pPr>
        <w:pStyle w:val="EnglishHangEndNoCoptic"/>
      </w:pPr>
      <w:r w:rsidRPr="00AB1781">
        <w:lastRenderedPageBreak/>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tab/>
        <w:t xml:space="preserve">as our trust is in </w:t>
      </w:r>
      <w:r w:rsidR="001040C8">
        <w:t>You</w:t>
      </w:r>
      <w:r w:rsidRPr="00AB1781">
        <w:t>.</w:t>
      </w:r>
    </w:p>
    <w:p w:rsidR="00950468" w:rsidRPr="00950468" w:rsidRDefault="00950468" w:rsidP="00950468">
      <w:pPr>
        <w:pStyle w:val="Heading3"/>
      </w:pPr>
      <w:bookmarkStart w:id="873" w:name="_Ref412110815"/>
      <w:r>
        <w:t>Psalm</w:t>
      </w:r>
      <w:r w:rsidRPr="00AB1781">
        <w:t xml:space="preserve"> 33</w:t>
      </w:r>
      <w:r>
        <w:t>: I will bless the Lord at all times</w:t>
      </w:r>
      <w:bookmarkEnd w:id="873"/>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lastRenderedPageBreak/>
        <w:t>Taste and See that the Lord is Good</w:t>
      </w:r>
    </w:p>
    <w:p w:rsidR="00F14AA6" w:rsidRDefault="00F14AA6" w:rsidP="00950468">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8"/>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lastRenderedPageBreak/>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9"/>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tab/>
        <w:t>and rise to help me.</w:t>
      </w:r>
      <w:r w:rsidRPr="00AB1781">
        <w:rPr>
          <w:rStyle w:val="FootnoteReference"/>
        </w:rPr>
        <w:footnoteReference w:id="130"/>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lastRenderedPageBreak/>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31"/>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lastRenderedPageBreak/>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32"/>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3"/>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lastRenderedPageBreak/>
        <w:t xml:space="preserve">28 And my tongue shall tell of </w:t>
      </w:r>
      <w:r w:rsidR="00E570CB">
        <w:t>Your</w:t>
      </w:r>
      <w:r w:rsidRPr="00AB1781">
        <w:t xml:space="preserve"> justice</w:t>
      </w:r>
      <w:r w:rsidRPr="00AB1781">
        <w:rPr>
          <w:rStyle w:val="FootnoteReference"/>
        </w:rPr>
        <w:footnoteReference w:id="134"/>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5"/>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36"/>
      </w:r>
    </w:p>
    <w:p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7"/>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8"/>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9"/>
      </w:r>
      <w:r w:rsidRPr="00AB1781">
        <w:t xml:space="preserve"> and be fed on its wealth.</w:t>
      </w:r>
      <w:r w:rsidRPr="00AB1781">
        <w:rPr>
          <w:rStyle w:val="FootnoteReference"/>
        </w:rPr>
        <w:footnoteReference w:id="140"/>
      </w:r>
    </w:p>
    <w:p w:rsidR="00950468" w:rsidRPr="00AB1781" w:rsidRDefault="00950468" w:rsidP="00950468">
      <w:pPr>
        <w:pStyle w:val="EnglishHangNoCoptic"/>
      </w:pPr>
      <w:r w:rsidRPr="00AB1781">
        <w:t>4 Delight in the Lord,</w:t>
      </w:r>
      <w:r w:rsidRPr="00AB1781">
        <w:rPr>
          <w:rStyle w:val="FootnoteReference"/>
        </w:rPr>
        <w:footnoteReference w:id="141"/>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lastRenderedPageBreak/>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42"/>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3"/>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4"/>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lastRenderedPageBreak/>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lastRenderedPageBreak/>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5"/>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6"/>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47"/>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lastRenderedPageBreak/>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lastRenderedPageBreak/>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tab/>
        <w:t>that I may know what I lack.</w:t>
      </w:r>
      <w:r w:rsidRPr="00AB1781">
        <w:rPr>
          <w:rStyle w:val="FootnoteReference"/>
        </w:rPr>
        <w:footnoteReference w:id="148"/>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lastRenderedPageBreak/>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9"/>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lastRenderedPageBreak/>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50"/>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51"/>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52"/>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3"/>
      </w:r>
    </w:p>
    <w:p w:rsidR="00950468" w:rsidRPr="00AB1781" w:rsidRDefault="00950468" w:rsidP="004E0D33">
      <w:pPr>
        <w:pStyle w:val="EnglishHangNoCoptic"/>
      </w:pPr>
      <w:r w:rsidRPr="00AB1781">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lastRenderedPageBreak/>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74" w:name="_Ref412110829"/>
      <w:r>
        <w:t>Psalm</w:t>
      </w:r>
      <w:r w:rsidR="00950468" w:rsidRPr="00AB1781">
        <w:t xml:space="preserve"> 40</w:t>
      </w:r>
      <w:r>
        <w:t>: Blessed is he who considers the poor and needy</w:t>
      </w:r>
      <w:bookmarkEnd w:id="874"/>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t>Christ’s Betrayal Foreshadowed</w:t>
      </w:r>
    </w:p>
    <w:p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lastRenderedPageBreak/>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4"/>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5"/>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6"/>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7"/>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lastRenderedPageBreak/>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8"/>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lastRenderedPageBreak/>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75" w:name="_Ref412026139"/>
      <w:r>
        <w:t>Psalm</w:t>
      </w:r>
      <w:r w:rsidR="00950468" w:rsidRPr="00AB1781">
        <w:t xml:space="preserve"> 42</w:t>
      </w:r>
      <w:r>
        <w:t>: Judge me, O God, and defend my cause</w:t>
      </w:r>
      <w:bookmarkEnd w:id="87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9"/>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lastRenderedPageBreak/>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60"/>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lastRenderedPageBreak/>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61"/>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62"/>
      </w:r>
    </w:p>
    <w:p w:rsidR="00950468" w:rsidRPr="00AB1781" w:rsidRDefault="00950468" w:rsidP="004E0D33">
      <w:pPr>
        <w:pStyle w:val="EnglishHangEndNoCoptic"/>
      </w:pPr>
      <w:r w:rsidRPr="00AB1781">
        <w:tab/>
        <w:t>we are counted as sheep for slaughter.</w:t>
      </w:r>
    </w:p>
    <w:p w:rsidR="00950468" w:rsidRPr="00AB1781" w:rsidRDefault="00950468" w:rsidP="004E0D33">
      <w:pPr>
        <w:pStyle w:val="EnglishHangNoCoptic"/>
      </w:pPr>
      <w:r w:rsidRPr="00AB1781">
        <w:lastRenderedPageBreak/>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76" w:name="_Ref412110857"/>
      <w:r>
        <w:t>Psalm</w:t>
      </w:r>
      <w:r w:rsidR="00950468" w:rsidRPr="00AB1781">
        <w:t xml:space="preserve"> 44</w:t>
      </w:r>
      <w:r>
        <w:t>: My heart is bubbling over with a good word</w:t>
      </w:r>
      <w:bookmarkEnd w:id="87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F14AA6" w:rsidRDefault="00F14AA6" w:rsidP="004E0D33">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3"/>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4"/>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tab/>
        <w:t>in the heart of the King’s enemies;</w:t>
      </w:r>
      <w:r w:rsidRPr="00AB1781">
        <w:rPr>
          <w:rStyle w:val="FootnoteReference"/>
        </w:rPr>
        <w:footnoteReference w:id="165"/>
      </w:r>
    </w:p>
    <w:p w:rsidR="00950468" w:rsidRPr="00AB1781" w:rsidRDefault="00950468" w:rsidP="008242AB">
      <w:pPr>
        <w:pStyle w:val="EnglishHangEndNoCoptic"/>
      </w:pPr>
      <w:r w:rsidRPr="00AB1781">
        <w:lastRenderedPageBreak/>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6"/>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7"/>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77" w:name="_Ref412110915"/>
      <w:r>
        <w:lastRenderedPageBreak/>
        <w:t>Psalm</w:t>
      </w:r>
      <w:r w:rsidR="00950468" w:rsidRPr="00AB1781">
        <w:t xml:space="preserve"> 45</w:t>
      </w:r>
      <w:r>
        <w:t>: Our God is our refuge and strength</w:t>
      </w:r>
      <w:bookmarkEnd w:id="877"/>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F14AA6" w:rsidRDefault="00F14AA6" w:rsidP="008242AB">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8"/>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9"/>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70"/>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71"/>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78" w:name="_Ref412110929"/>
      <w:r>
        <w:t>Psalm</w:t>
      </w:r>
      <w:r w:rsidRPr="00AB1781">
        <w:t xml:space="preserve"> 46</w:t>
      </w:r>
      <w:r>
        <w:t>: All you nations, clap your hands</w:t>
      </w:r>
      <w:bookmarkEnd w:id="87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F14AA6" w:rsidRDefault="00F14AA6" w:rsidP="00A6346F">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Pr>
          <w:noProof/>
        </w:rPr>
        <w:t>270</w:t>
      </w:r>
      <w:r>
        <w:fldChar w:fldCharType="end"/>
      </w:r>
      <w:r>
        <w:t>. Reserved for the Presbyter, if present.</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72"/>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3"/>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4"/>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lastRenderedPageBreak/>
        <w:tab/>
        <w:t>are highly exalted.</w:t>
      </w:r>
      <w:r w:rsidRPr="00AB1781">
        <w:rPr>
          <w:rStyle w:val="FootnoteReference"/>
        </w:rPr>
        <w:footnoteReference w:id="175"/>
      </w:r>
    </w:p>
    <w:p w:rsidR="00A6346F" w:rsidRPr="00A6346F" w:rsidRDefault="00A6346F" w:rsidP="00A6346F">
      <w:pPr>
        <w:pStyle w:val="Heading3"/>
      </w:pPr>
      <w:r>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6"/>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7"/>
      </w:r>
    </w:p>
    <w:p w:rsidR="00A6346F" w:rsidRPr="00AB1781" w:rsidRDefault="00A6346F" w:rsidP="00A6346F">
      <w:pPr>
        <w:pStyle w:val="EnglishHangNoCoptic"/>
      </w:pPr>
      <w:r w:rsidRPr="00AB1781">
        <w:t>9 As we have heard, so we have seen</w:t>
      </w:r>
      <w:r w:rsidRPr="00AB1781">
        <w:rPr>
          <w:rStyle w:val="FootnoteReference"/>
        </w:rPr>
        <w:footnoteReference w:id="178"/>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lastRenderedPageBreak/>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9"/>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80"/>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lastRenderedPageBreak/>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81"/>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lastRenderedPageBreak/>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lastRenderedPageBreak/>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82"/>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lastRenderedPageBreak/>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79" w:name="_Ref411967565"/>
      <w:r>
        <w:t>Psalm</w:t>
      </w:r>
      <w:r w:rsidRPr="00AB1781">
        <w:t xml:space="preserve"> 50</w:t>
      </w:r>
      <w:r>
        <w:t xml:space="preserve">: Have mercy on me, O God, in </w:t>
      </w:r>
      <w:r w:rsidR="00E570CB">
        <w:t>Your</w:t>
      </w:r>
      <w:r>
        <w:t xml:space="preserve"> great mercy</w:t>
      </w:r>
      <w:bookmarkEnd w:id="87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3"/>
      </w:r>
    </w:p>
    <w:p w:rsidR="00A6346F" w:rsidRPr="00AB1781" w:rsidRDefault="00A6346F" w:rsidP="00FD3FDA">
      <w:pPr>
        <w:pStyle w:val="EnglishHangNoCoptic"/>
      </w:pPr>
      <w:r w:rsidRPr="00AB1781">
        <w:lastRenderedPageBreak/>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4"/>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80" w:name="_Ref412111187"/>
      <w:r>
        <w:t>Psalm</w:t>
      </w:r>
      <w:r w:rsidR="00A6346F" w:rsidRPr="00AB1781">
        <w:t xml:space="preserve"> 53</w:t>
      </w:r>
      <w:r>
        <w:t xml:space="preserve">: O God, save me by </w:t>
      </w:r>
      <w:r w:rsidR="00E570CB">
        <w:t>Your</w:t>
      </w:r>
      <w:r>
        <w:t xml:space="preserve"> Name</w:t>
      </w:r>
      <w:bookmarkEnd w:id="880"/>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F14AA6" w:rsidRDefault="00F14AA6" w:rsidP="00FD3FD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lastRenderedPageBreak/>
        <w:t xml:space="preserve">2 O God, save me by </w:t>
      </w:r>
      <w:r w:rsidR="00E570CB">
        <w:t>Your</w:t>
      </w:r>
      <w:r w:rsidRPr="00AB1781">
        <w:t xml:space="preserve"> Name,</w:t>
      </w:r>
    </w:p>
    <w:p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85"/>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6"/>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7"/>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8"/>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lastRenderedPageBreak/>
        <w:tab/>
        <w:t>I am grieved by my trial, and am troubled,</w:t>
      </w:r>
    </w:p>
    <w:p w:rsidR="00A6346F" w:rsidRPr="00AB1781" w:rsidRDefault="00A6346F" w:rsidP="00FD3FDA">
      <w:pPr>
        <w:pStyle w:val="EnglishHangNoCoptic"/>
      </w:pPr>
      <w:r w:rsidRPr="00AB1781">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9"/>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lastRenderedPageBreak/>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90"/>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lastRenderedPageBreak/>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91"/>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92"/>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lastRenderedPageBreak/>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81" w:name="_Ref412026190"/>
      <w:r>
        <w:t>Psalm</w:t>
      </w:r>
      <w:r w:rsidRPr="00AB1781">
        <w:t xml:space="preserve"> 56</w:t>
      </w:r>
      <w:r>
        <w:t>: Have mercy on me, O God, have mercy on me</w:t>
      </w:r>
      <w:bookmarkEnd w:id="88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F14AA6" w:rsidRDefault="00F14AA6" w:rsidP="009E7111">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3"/>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lastRenderedPageBreak/>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4"/>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5"/>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lastRenderedPageBreak/>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lastRenderedPageBreak/>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6"/>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7"/>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8"/>
      </w:r>
    </w:p>
    <w:p w:rsidR="009E7111" w:rsidRPr="00AB1781" w:rsidRDefault="009E7111" w:rsidP="00035647">
      <w:pPr>
        <w:pStyle w:val="EnglishHangNoCoptic"/>
      </w:pPr>
      <w:r w:rsidRPr="00AB1781">
        <w:tab/>
        <w:t>over Edom I will extend my sway,</w:t>
      </w:r>
      <w:r w:rsidRPr="00AB1781">
        <w:rPr>
          <w:rStyle w:val="FootnoteReference"/>
        </w:rPr>
        <w:footnoteReference w:id="199"/>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lastRenderedPageBreak/>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200"/>
      </w:r>
    </w:p>
    <w:p w:rsidR="009E7111" w:rsidRPr="00035647" w:rsidRDefault="009E7111" w:rsidP="00035647">
      <w:pPr>
        <w:pStyle w:val="EnglishHangEndNoCoptic"/>
      </w:pPr>
      <w:r w:rsidRPr="00AB1781">
        <w:tab/>
        <w:t>and He will bring to nothing our oppressors.</w:t>
      </w:r>
    </w:p>
    <w:p w:rsidR="009E7111" w:rsidRPr="00035647" w:rsidRDefault="00035647" w:rsidP="00035647">
      <w:pPr>
        <w:pStyle w:val="Heading3"/>
      </w:pPr>
      <w:bookmarkStart w:id="882" w:name="_Ref412111219"/>
      <w:r>
        <w:t>Psalm</w:t>
      </w:r>
      <w:r w:rsidR="009E7111" w:rsidRPr="00AB1781">
        <w:t xml:space="preserve"> 60</w:t>
      </w:r>
      <w:r>
        <w:t>: Hear, O God, my supplication</w:t>
      </w:r>
      <w:bookmarkEnd w:id="88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F14AA6" w:rsidRDefault="00F14AA6" w:rsidP="00035647">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lastRenderedPageBreak/>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201"/>
      </w:r>
    </w:p>
    <w:p w:rsidR="009E7111" w:rsidRPr="00AB1781" w:rsidRDefault="009E7111" w:rsidP="00035647">
      <w:pPr>
        <w:pStyle w:val="EnglishHangNoCoptic"/>
      </w:pPr>
      <w:r w:rsidRPr="00AB1781">
        <w:tab/>
        <w:t>they themselves, the whole brood,</w:t>
      </w:r>
      <w:r w:rsidRPr="00AB1781">
        <w:rPr>
          <w:rStyle w:val="FootnoteReference"/>
        </w:rPr>
        <w:footnoteReference w:id="202"/>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lastRenderedPageBreak/>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3"/>
      </w:r>
    </w:p>
    <w:p w:rsidR="009E7111" w:rsidRPr="00AB1781" w:rsidRDefault="009E7111" w:rsidP="00035647">
      <w:pPr>
        <w:pStyle w:val="EnglishHangEndNoCoptic"/>
      </w:pPr>
      <w:r w:rsidRPr="00AB1781">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83" w:name="_Ref412098429"/>
      <w:r>
        <w:t>Psalm</w:t>
      </w:r>
      <w:r w:rsidR="009E7111" w:rsidRPr="00AB1781">
        <w:t xml:space="preserve"> 62</w:t>
      </w:r>
      <w:r>
        <w:t xml:space="preserve">: O God, my God, I rise early and pray to </w:t>
      </w:r>
      <w:r w:rsidR="001040C8">
        <w:t>You</w:t>
      </w:r>
      <w:bookmarkEnd w:id="883"/>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F14AA6" w:rsidRDefault="00F14AA6" w:rsidP="00035647">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4"/>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lastRenderedPageBreak/>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5"/>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lastRenderedPageBreak/>
        <w:tab/>
        <w:t>and stillest its roaring waves.</w:t>
      </w:r>
      <w:r w:rsidRPr="00AB1781">
        <w:rPr>
          <w:rStyle w:val="FootnoteReference"/>
        </w:rPr>
        <w:footnoteReference w:id="206"/>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7"/>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8"/>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9"/>
      </w:r>
    </w:p>
    <w:p w:rsidR="00C879D4" w:rsidRPr="00AB1781" w:rsidRDefault="00C879D4" w:rsidP="00C879D4">
      <w:pPr>
        <w:pStyle w:val="EnglishHangNoCoptic"/>
      </w:pPr>
      <w:r w:rsidRPr="00AB1781">
        <w:t>4 Let all the earth</w:t>
      </w:r>
      <w:r w:rsidRPr="00AB1781">
        <w:rPr>
          <w:rStyle w:val="FootnoteReference"/>
        </w:rPr>
        <w:footnoteReference w:id="210"/>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11"/>
      </w:r>
    </w:p>
    <w:p w:rsidR="00C879D4" w:rsidRPr="00AB1781" w:rsidRDefault="00C879D4" w:rsidP="00C879D4">
      <w:pPr>
        <w:pStyle w:val="EnglishHangNoCoptic"/>
      </w:pPr>
      <w:r w:rsidRPr="00AB1781">
        <w:tab/>
        <w:t>tremendous in His plans</w:t>
      </w:r>
      <w:r w:rsidRPr="00AB1781">
        <w:rPr>
          <w:rStyle w:val="FootnoteReference"/>
        </w:rPr>
        <w:footnoteReference w:id="212"/>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3"/>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4"/>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lastRenderedPageBreak/>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5"/>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84" w:name="_Ref412026041"/>
      <w:r>
        <w:t>Psalm</w:t>
      </w:r>
      <w:r w:rsidRPr="00AB1781">
        <w:t xml:space="preserve"> 66</w:t>
      </w:r>
      <w:r>
        <w:t>: My God have compassion on us and bless us</w:t>
      </w:r>
      <w:bookmarkEnd w:id="88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F14AA6" w:rsidRDefault="00F14AA6" w:rsidP="00C879D4">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6"/>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lastRenderedPageBreak/>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t>7 The earth has yielded her fruit;</w:t>
      </w:r>
      <w:r w:rsidRPr="00AB1781">
        <w:rPr>
          <w:rStyle w:val="FootnoteReference"/>
        </w:rPr>
        <w:footnoteReference w:id="217"/>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8"/>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9"/>
      </w:r>
    </w:p>
    <w:p w:rsidR="00C879D4" w:rsidRPr="00AB1781" w:rsidRDefault="00C879D4" w:rsidP="00C879D4">
      <w:pPr>
        <w:pStyle w:val="EnglishHangEndNoCoptic"/>
      </w:pPr>
      <w:r w:rsidRPr="00AB1781">
        <w:lastRenderedPageBreak/>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20"/>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21"/>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lastRenderedPageBreak/>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22"/>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lastRenderedPageBreak/>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3"/>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4"/>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5"/>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lastRenderedPageBreak/>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6"/>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7"/>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8"/>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9"/>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lastRenderedPageBreak/>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30"/>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31"/>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32"/>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lastRenderedPageBreak/>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3"/>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85" w:name="_Ref412026055"/>
      <w:r>
        <w:t>Psalm</w:t>
      </w:r>
      <w:r w:rsidR="00C879D4" w:rsidRPr="00AB1781">
        <w:t xml:space="preserve"> 69</w:t>
      </w:r>
      <w:r>
        <w:t>: O God, come to my help</w:t>
      </w:r>
      <w:bookmarkEnd w:id="885"/>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F14AA6" w:rsidRDefault="00F14AA6" w:rsidP="00B139A8">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4"/>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5"/>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6"/>
      </w:r>
    </w:p>
    <w:p w:rsidR="00CA0029" w:rsidRPr="00AB1781" w:rsidRDefault="00CA0029" w:rsidP="00CA0029">
      <w:pPr>
        <w:pStyle w:val="EnglishHangEndNoCoptic"/>
      </w:pPr>
      <w:r w:rsidRPr="00AB1781">
        <w:lastRenderedPageBreak/>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lastRenderedPageBreak/>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7"/>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8"/>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9"/>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lastRenderedPageBreak/>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40"/>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41"/>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42"/>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3"/>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4"/>
      </w:r>
    </w:p>
    <w:p w:rsidR="00CA0029" w:rsidRPr="00AB1781" w:rsidRDefault="00CA0029" w:rsidP="00CA0029">
      <w:pPr>
        <w:pStyle w:val="EnglishHangEndNoCoptic"/>
      </w:pPr>
      <w:r w:rsidRPr="00AB1781">
        <w:lastRenderedPageBreak/>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5"/>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6"/>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lastRenderedPageBreak/>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7"/>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lastRenderedPageBreak/>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8"/>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9"/>
      </w:r>
    </w:p>
    <w:p w:rsidR="00CA0029" w:rsidRPr="00AB1781" w:rsidRDefault="00CA0029" w:rsidP="00CA0029">
      <w:pPr>
        <w:pStyle w:val="EnglishHangNoCoptic"/>
      </w:pPr>
      <w:r w:rsidRPr="00AB1781">
        <w:t>28 But my happiness is to cling to God,</w:t>
      </w:r>
      <w:r w:rsidRPr="00AB1781">
        <w:rPr>
          <w:rStyle w:val="FootnoteReference"/>
        </w:rPr>
        <w:footnoteReference w:id="250"/>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51"/>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52"/>
      </w:r>
    </w:p>
    <w:p w:rsidR="00CA0029" w:rsidRPr="00AB1781" w:rsidRDefault="00CA0029" w:rsidP="00CA0029">
      <w:pPr>
        <w:pStyle w:val="Rubric"/>
      </w:pPr>
      <w:r w:rsidRPr="00AB1781">
        <w:lastRenderedPageBreak/>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3"/>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4"/>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lastRenderedPageBreak/>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5"/>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6"/>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lastRenderedPageBreak/>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7"/>
      </w:r>
    </w:p>
    <w:p w:rsidR="00CA0029" w:rsidRPr="00AB1781" w:rsidRDefault="00CA0029" w:rsidP="00CA0029">
      <w:pPr>
        <w:pStyle w:val="EnglishHangEndNoCoptic"/>
      </w:pPr>
      <w:r w:rsidRPr="00AB1781">
        <w:lastRenderedPageBreak/>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8"/>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9"/>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60"/>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61"/>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lastRenderedPageBreak/>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62"/>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lastRenderedPageBreak/>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3"/>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4"/>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lastRenderedPageBreak/>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5"/>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lastRenderedPageBreak/>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lastRenderedPageBreak/>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lastRenderedPageBreak/>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6"/>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lastRenderedPageBreak/>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7"/>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lastRenderedPageBreak/>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8"/>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9"/>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70"/>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lastRenderedPageBreak/>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71"/>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lastRenderedPageBreak/>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72"/>
      </w:r>
    </w:p>
    <w:p w:rsidR="004A51E7" w:rsidRPr="00AB1781" w:rsidRDefault="004A51E7" w:rsidP="00A93CE8">
      <w:pPr>
        <w:pStyle w:val="EnglishHangNoCoptic"/>
      </w:pPr>
      <w:r w:rsidRPr="00AB1781">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3"/>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4"/>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lastRenderedPageBreak/>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5"/>
      </w:r>
    </w:p>
    <w:p w:rsidR="004A51E7" w:rsidRPr="00AB1781" w:rsidRDefault="004A51E7" w:rsidP="00A93CE8">
      <w:pPr>
        <w:pStyle w:val="EnglishHangEndNoCoptic"/>
      </w:pPr>
      <w:r w:rsidRPr="00AB1781">
        <w:tab/>
        <w:t>and in our midst He judges rulers.</w:t>
      </w:r>
      <w:r w:rsidRPr="00AB1781">
        <w:rPr>
          <w:rStyle w:val="FootnoteReference"/>
        </w:rPr>
        <w:footnoteReference w:id="276"/>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7"/>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8"/>
      </w:r>
    </w:p>
    <w:p w:rsidR="004A51E7" w:rsidRPr="00AB1781" w:rsidRDefault="004A51E7" w:rsidP="00A93CE8">
      <w:pPr>
        <w:pStyle w:val="EnglishHangNoCoptic"/>
      </w:pPr>
      <w:r w:rsidRPr="00AB1781">
        <w:lastRenderedPageBreak/>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9"/>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lastRenderedPageBreak/>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86" w:name="_Ref412111290"/>
      <w:r>
        <w:t>Psalm</w:t>
      </w:r>
      <w:r w:rsidR="004A51E7" w:rsidRPr="00AB1781">
        <w:t xml:space="preserve"> 83</w:t>
      </w:r>
      <w:r>
        <w:t xml:space="preserve">: How I love </w:t>
      </w:r>
      <w:r w:rsidR="00E570CB">
        <w:t>Your</w:t>
      </w:r>
      <w:r>
        <w:t xml:space="preserve"> dwellings, O Lord of Hosts</w:t>
      </w:r>
      <w:bookmarkEnd w:id="88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80"/>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lastRenderedPageBreak/>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81"/>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82"/>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8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87"/>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F14AA6" w:rsidRDefault="00F14AA6" w:rsidP="00A93CE8">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lastRenderedPageBreak/>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3"/>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88" w:name="_Ref412026212"/>
      <w:r>
        <w:t>Psalm</w:t>
      </w:r>
      <w:r w:rsidRPr="00AB1781">
        <w:t xml:space="preserve"> 85</w:t>
      </w:r>
      <w:r>
        <w:t xml:space="preserve">: Incline </w:t>
      </w:r>
      <w:r w:rsidR="001040C8">
        <w:t>Your</w:t>
      </w:r>
      <w:r>
        <w:t xml:space="preserve"> ear, O Lord, and answer me</w:t>
      </w:r>
      <w:bookmarkEnd w:id="88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F14AA6" w:rsidRDefault="00F14AA6" w:rsidP="00935D4B">
      <w:pPr>
        <w:pStyle w:val="Rubric"/>
      </w:pPr>
      <w:r>
        <w:lastRenderedPageBreak/>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4"/>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5"/>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6"/>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lastRenderedPageBreak/>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89" w:name="_Ref412111328"/>
      <w:r>
        <w:t>Psalm</w:t>
      </w:r>
      <w:r w:rsidRPr="00AB1781">
        <w:t xml:space="preserve"> 86</w:t>
      </w:r>
      <w:r>
        <w:t>: His foundations are on the holy mountains</w:t>
      </w:r>
      <w:bookmarkEnd w:id="88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7"/>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8"/>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lastRenderedPageBreak/>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9"/>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90"/>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lastRenderedPageBreak/>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91"/>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lastRenderedPageBreak/>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92"/>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3"/>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4"/>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lastRenderedPageBreak/>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5"/>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6"/>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lastRenderedPageBreak/>
        <w:t>30 And I will make his dynasty</w:t>
      </w:r>
      <w:r w:rsidRPr="00AB1781">
        <w:rPr>
          <w:rStyle w:val="FootnoteReference"/>
        </w:rPr>
        <w:footnoteReference w:id="297"/>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8"/>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tab/>
        <w:t>can I lie to David?</w:t>
      </w:r>
    </w:p>
    <w:p w:rsidR="00935D4B" w:rsidRPr="00AB1781" w:rsidRDefault="00935D4B" w:rsidP="00935D4B">
      <w:pPr>
        <w:pStyle w:val="EnglishHangNoCoptic"/>
      </w:pPr>
      <w:r w:rsidRPr="00AB1781">
        <w:t>37 His dynasty</w:t>
      </w:r>
      <w:r w:rsidRPr="00AB1781">
        <w:rPr>
          <w:rStyle w:val="FootnoteReference"/>
        </w:rPr>
        <w:footnoteReference w:id="299"/>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300"/>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lastRenderedPageBreak/>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lastRenderedPageBreak/>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01"/>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302"/>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90" w:name="_Ref412026283"/>
      <w:r>
        <w:t>Psalm</w:t>
      </w:r>
      <w:r w:rsidRPr="00AB1781">
        <w:t xml:space="preserve"> 90</w:t>
      </w:r>
      <w:r>
        <w:t>: He who dwells in the help of the Most High will live</w:t>
      </w:r>
      <w:bookmarkEnd w:id="890"/>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F14AA6" w:rsidRDefault="00F14AA6" w:rsidP="00935D4B">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D16F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D16F9">
        <w:rPr>
          <w:noProof/>
        </w:rPr>
        <w:t>62</w:t>
      </w:r>
      <w:r w:rsidR="006D16F9">
        <w:fldChar w:fldCharType="end"/>
      </w:r>
      <w:r w:rsidR="006D16F9">
        <w:t>.</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3"/>
      </w:r>
      <w:r w:rsidRPr="00AB1781">
        <w:t xml:space="preserve"> of the Most High,</w:t>
      </w:r>
    </w:p>
    <w:p w:rsidR="00935D4B" w:rsidRPr="00AB1781" w:rsidRDefault="00935D4B" w:rsidP="00935D4B">
      <w:pPr>
        <w:pStyle w:val="EnglishHangEndNoCoptic"/>
      </w:pPr>
      <w:r w:rsidRPr="00AB1781">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lastRenderedPageBreak/>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4"/>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5"/>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6"/>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91" w:name="_Ref412111374"/>
      <w:r>
        <w:lastRenderedPageBreak/>
        <w:t>Psalm</w:t>
      </w:r>
      <w:r w:rsidRPr="00AB1781">
        <w:t xml:space="preserve"> 92</w:t>
      </w:r>
      <w:r>
        <w:t>: The Lord is reigning, He is robed in beauty</w:t>
      </w:r>
      <w:bookmarkEnd w:id="89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7"/>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F14AA6" w:rsidRDefault="00F14AA6" w:rsidP="008016CF">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page </w:t>
      </w:r>
      <w:r>
        <w:fldChar w:fldCharType="begin"/>
      </w:r>
      <w:r>
        <w:instrText xml:space="preserve"> PAGEREF _Ref434576249 \h </w:instrText>
      </w:r>
      <w:r>
        <w:fldChar w:fldCharType="separate"/>
      </w:r>
      <w:r>
        <w:rPr>
          <w:noProof/>
        </w:rPr>
        <w:t>273</w:t>
      </w:r>
      <w:r>
        <w:fldChar w:fldCharType="end"/>
      </w:r>
      <w:r>
        <w:t>. Reserved for the Presbyter, if present.</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8"/>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lastRenderedPageBreak/>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9"/>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lastRenderedPageBreak/>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lastRenderedPageBreak/>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10"/>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11"/>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12"/>
      </w:r>
    </w:p>
    <w:p w:rsidR="008016CF" w:rsidRPr="00AB1781" w:rsidRDefault="008016CF" w:rsidP="008016CF">
      <w:pPr>
        <w:pStyle w:val="Heading3"/>
      </w:pPr>
      <w:bookmarkStart w:id="892" w:name="_Ref412111699"/>
      <w:r>
        <w:t>Psalm</w:t>
      </w:r>
      <w:r w:rsidRPr="00AB1781">
        <w:t xml:space="preserve"> 95</w:t>
      </w:r>
      <w:r>
        <w:t>: Sing to the Lord a new song; sing to the Lord all the earth</w:t>
      </w:r>
      <w:bookmarkEnd w:id="89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F14AA6" w:rsidRDefault="00F14AA6" w:rsidP="008016C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3"/>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lastRenderedPageBreak/>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4"/>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93" w:name="_Ref412026313"/>
      <w:r>
        <w:t>Psalm</w:t>
      </w:r>
      <w:r w:rsidR="008016CF" w:rsidRPr="00AB1781">
        <w:t xml:space="preserve"> 96</w:t>
      </w:r>
      <w:r>
        <w:t>: The Lord is reigning, let the earth rejoice</w:t>
      </w:r>
      <w:bookmarkEnd w:id="89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lastRenderedPageBreak/>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5"/>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94" w:name="_Ref412111720"/>
      <w:r>
        <w:t>Psalm</w:t>
      </w:r>
      <w:r w:rsidR="008016CF" w:rsidRPr="00AB1781">
        <w:t xml:space="preserve"> 97</w:t>
      </w:r>
      <w:r>
        <w:t>: O sing to the Lord a new song, for the Lord has done wonders</w:t>
      </w:r>
      <w:bookmarkEnd w:id="89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lastRenderedPageBreak/>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6"/>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95" w:name="_Ref412111731"/>
      <w:r>
        <w:t>Psalm</w:t>
      </w:r>
      <w:r w:rsidR="008016CF" w:rsidRPr="00AB1781">
        <w:t xml:space="preserve"> 98</w:t>
      </w:r>
      <w:r>
        <w:t>: The Lord is reigning, let the peoples rage</w:t>
      </w:r>
      <w:bookmarkEnd w:id="89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lastRenderedPageBreak/>
        <w:tab/>
        <w:t>He is enthroned on the cherubim</w:t>
      </w:r>
      <w:r w:rsidRPr="00AB1781">
        <w:rPr>
          <w:rStyle w:val="FootnoteReference"/>
        </w:rPr>
        <w:footnoteReference w:id="317"/>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96" w:name="_Ref412111741"/>
      <w:r>
        <w:t>Psalm</w:t>
      </w:r>
      <w:r w:rsidR="008016CF" w:rsidRPr="00AB1781">
        <w:t xml:space="preserve"> 99</w:t>
      </w:r>
      <w:r>
        <w:t>: Shout for joy to the Lord, all the earth</w:t>
      </w:r>
      <w:bookmarkEnd w:id="89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lastRenderedPageBreak/>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97" w:name="_Ref412111752"/>
      <w:r>
        <w:t>Psalm</w:t>
      </w:r>
      <w:r w:rsidR="008016CF" w:rsidRPr="00AB1781">
        <w:t xml:space="preserve"> 100</w:t>
      </w:r>
      <w:r>
        <w:t xml:space="preserve">: I will sing to </w:t>
      </w:r>
      <w:r w:rsidR="001040C8">
        <w:t>You</w:t>
      </w:r>
      <w:r>
        <w:t xml:space="preserve"> of mercy and judgment, O Lord</w:t>
      </w:r>
      <w:bookmarkEnd w:id="89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F14AA6" w:rsidRDefault="00F14AA6" w:rsidP="00A0015F">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lastRenderedPageBreak/>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8"/>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9"/>
      </w:r>
    </w:p>
    <w:p w:rsidR="00EC728E" w:rsidRPr="00AB1781" w:rsidRDefault="00EC728E" w:rsidP="00EC728E">
      <w:pPr>
        <w:pStyle w:val="EnglishHangNoCoptic"/>
      </w:pPr>
      <w:r w:rsidRPr="00AB1781">
        <w:lastRenderedPageBreak/>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20"/>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21"/>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lastRenderedPageBreak/>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22"/>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3"/>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lastRenderedPageBreak/>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4"/>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5"/>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lastRenderedPageBreak/>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6"/>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7"/>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8"/>
      </w:r>
    </w:p>
    <w:p w:rsidR="00EC728E" w:rsidRPr="00AB1781" w:rsidRDefault="00EC728E" w:rsidP="00DA6717">
      <w:pPr>
        <w:pStyle w:val="EnglishHangNoCoptic"/>
      </w:pPr>
      <w:r w:rsidRPr="00AB1781">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lastRenderedPageBreak/>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lastRenderedPageBreak/>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lastRenderedPageBreak/>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9"/>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lastRenderedPageBreak/>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30"/>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lastRenderedPageBreak/>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31"/>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32"/>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lastRenderedPageBreak/>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3"/>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4"/>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5"/>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6"/>
      </w:r>
    </w:p>
    <w:p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7"/>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8"/>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lastRenderedPageBreak/>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9"/>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lastRenderedPageBreak/>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lastRenderedPageBreak/>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lastRenderedPageBreak/>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40"/>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lastRenderedPageBreak/>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lastRenderedPageBreak/>
        <w:tab/>
        <w:t>and will understand the mercies of the Lord.</w:t>
      </w:r>
      <w:r w:rsidRPr="00AB1781">
        <w:rPr>
          <w:rStyle w:val="FootnoteReference"/>
        </w:rPr>
        <w:footnoteReference w:id="341"/>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42"/>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3"/>
      </w:r>
    </w:p>
    <w:p w:rsidR="00510795" w:rsidRPr="00AB1781" w:rsidRDefault="00510795" w:rsidP="00510795">
      <w:pPr>
        <w:pStyle w:val="EnglishHangEndNoCoptic"/>
      </w:pPr>
      <w:r w:rsidRPr="00AB1781">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lastRenderedPageBreak/>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4"/>
      </w:r>
    </w:p>
    <w:p w:rsidR="00510795" w:rsidRPr="00AB1781" w:rsidRDefault="00510795" w:rsidP="00510795">
      <w:pPr>
        <w:pStyle w:val="EnglishHangNoCoptic"/>
      </w:pPr>
      <w:r w:rsidRPr="00AB1781">
        <w:lastRenderedPageBreak/>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5"/>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lastRenderedPageBreak/>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6"/>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98" w:name="_Ref412026343"/>
      <w:r>
        <w:t>Psalm</w:t>
      </w:r>
      <w:r w:rsidR="00510795" w:rsidRPr="00AB1781">
        <w:t xml:space="preserve"> 109</w:t>
      </w:r>
      <w:r>
        <w:t>: The Lord said to my Lord: 'Sit at My right hand</w:t>
      </w:r>
      <w:bookmarkEnd w:id="89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7"/>
      </w:r>
    </w:p>
    <w:p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48"/>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9"/>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50"/>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51"/>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52"/>
      </w:r>
    </w:p>
    <w:p w:rsidR="00510795" w:rsidRPr="00267F42" w:rsidRDefault="00267F42" w:rsidP="00267F42">
      <w:pPr>
        <w:pStyle w:val="Heading3"/>
      </w:pPr>
      <w:bookmarkStart w:id="899" w:name="_Ref412111792"/>
      <w:r>
        <w:t>Psalm</w:t>
      </w:r>
      <w:r w:rsidR="00510795" w:rsidRPr="00AB1781">
        <w:t xml:space="preserve"> 110</w:t>
      </w:r>
      <w:r>
        <w:t xml:space="preserve">: I will thank </w:t>
      </w:r>
      <w:r w:rsidR="001040C8">
        <w:t>You</w:t>
      </w:r>
      <w:r>
        <w:t>, O Lord, with my whole heart</w:t>
      </w:r>
      <w:bookmarkEnd w:id="89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t>2 Great are the works of the Lord,</w:t>
      </w:r>
    </w:p>
    <w:p w:rsidR="00510795" w:rsidRPr="00AB1781" w:rsidRDefault="00510795" w:rsidP="00267F42">
      <w:pPr>
        <w:pStyle w:val="EnglishHangEndNoCoptic"/>
      </w:pPr>
      <w:r w:rsidRPr="00AB1781">
        <w:lastRenderedPageBreak/>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3"/>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4"/>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5"/>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6"/>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900" w:name="_Ref412111806"/>
      <w:r>
        <w:t>Psalm</w:t>
      </w:r>
      <w:r w:rsidR="00510795" w:rsidRPr="00AB1781">
        <w:t xml:space="preserve"> 111</w:t>
      </w:r>
      <w:r>
        <w:t>: Blessed is the man who fears the Lord</w:t>
      </w:r>
      <w:bookmarkEnd w:id="90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lastRenderedPageBreak/>
        <w:tab/>
        <w:t>who takes great delight in His commandments.</w:t>
      </w:r>
    </w:p>
    <w:p w:rsidR="00510795" w:rsidRPr="00AB1781" w:rsidRDefault="00510795" w:rsidP="00267F42">
      <w:pPr>
        <w:pStyle w:val="EnglishHangNoCoptic"/>
      </w:pPr>
      <w:r w:rsidRPr="00AB1781">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7"/>
      </w:r>
    </w:p>
    <w:p w:rsidR="00510795" w:rsidRPr="00267F42" w:rsidRDefault="00075EAD" w:rsidP="00267F42">
      <w:pPr>
        <w:pStyle w:val="Heading3"/>
      </w:pPr>
      <w:bookmarkStart w:id="90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8"/>
      </w:r>
      <w:r w:rsidR="00267F42">
        <w:t>: Praise the Lord, you children</w:t>
      </w:r>
      <w:bookmarkEnd w:id="90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F14AA6" w:rsidRDefault="00F14AA6" w:rsidP="00267F42">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w:t>
      </w: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9"/>
      </w:r>
    </w:p>
    <w:p w:rsidR="00510795" w:rsidRPr="00AB1781" w:rsidRDefault="00510795" w:rsidP="00267F42">
      <w:pPr>
        <w:pStyle w:val="EnglishHangEndNoCoptic"/>
      </w:pPr>
      <w:r w:rsidRPr="00AB1781">
        <w:lastRenderedPageBreak/>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60"/>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61"/>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62"/>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lastRenderedPageBreak/>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3"/>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902" w:name="_Ref412026361"/>
      <w:r>
        <w:t>Psalm</w:t>
      </w:r>
      <w:r w:rsidR="00510795" w:rsidRPr="00AB1781">
        <w:t xml:space="preserve"> 114</w:t>
      </w:r>
      <w:r>
        <w:t>: I love Him because the Lord hears the cry of my prayer</w:t>
      </w:r>
      <w:bookmarkEnd w:id="90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F14AA6" w:rsidRDefault="00F14AA6" w:rsidP="00267F42">
      <w:pPr>
        <w:pStyle w:val="Rubric"/>
      </w:pPr>
      <w:r>
        <w:lastRenderedPageBreak/>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4"/>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5"/>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903" w:name="_Ref412026376"/>
      <w:r>
        <w:t>Psalm</w:t>
      </w:r>
      <w:r w:rsidR="00510795" w:rsidRPr="00AB1781">
        <w:t xml:space="preserve"> 115</w:t>
      </w:r>
      <w:r>
        <w:t>: I believed and so I spoke; but I was deeply humiliated</w:t>
      </w:r>
      <w:bookmarkEnd w:id="90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F14AA6" w:rsidRDefault="00F14AA6" w:rsidP="00267F42">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p>
    <w:p w:rsidR="00510795" w:rsidRPr="00AB1781" w:rsidRDefault="00510795" w:rsidP="00267F42">
      <w:pPr>
        <w:pStyle w:val="Rubric"/>
      </w:pPr>
      <w:r w:rsidRPr="00AB1781">
        <w:lastRenderedPageBreak/>
        <w:t>1 (Alleluia)</w:t>
      </w:r>
    </w:p>
    <w:p w:rsidR="00510795" w:rsidRPr="00AB1781" w:rsidRDefault="00510795" w:rsidP="00267F42">
      <w:pPr>
        <w:pStyle w:val="EnglishHangNoCoptic"/>
      </w:pPr>
      <w:r w:rsidRPr="00AB1781">
        <w:t>I believed and so I spoke;</w:t>
      </w:r>
      <w:r w:rsidRPr="00AB1781">
        <w:rPr>
          <w:rStyle w:val="FootnoteReference"/>
        </w:rPr>
        <w:footnoteReference w:id="366"/>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7"/>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904" w:name="_Ref411967180"/>
      <w:r>
        <w:t>Psalm</w:t>
      </w:r>
      <w:r w:rsidR="00510795" w:rsidRPr="00AB1781">
        <w:t xml:space="preserve"> 116</w:t>
      </w:r>
      <w:r>
        <w:t>: All you nations, praise the Lord</w:t>
      </w:r>
      <w:bookmarkEnd w:id="90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lastRenderedPageBreak/>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8"/>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905" w:name="_Ref411967211"/>
      <w:r>
        <w:t>Psalm</w:t>
      </w:r>
      <w:r w:rsidR="00510795" w:rsidRPr="00AB1781">
        <w:t xml:space="preserve"> 117</w:t>
      </w:r>
      <w:r>
        <w:t>: Give thanks to the Lord, He is good</w:t>
      </w:r>
      <w:bookmarkEnd w:id="90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F14AA6" w:rsidRDefault="00F14AA6" w:rsidP="00267F42">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500D86">
        <w:t xml:space="preserve"> Reserved for the Presbyter, if present (in both cases).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9"/>
      </w:r>
      <w:r w:rsidRPr="00AB1781">
        <w:t xml:space="preserve"> is eternal.</w:t>
      </w:r>
    </w:p>
    <w:p w:rsidR="00510795" w:rsidRPr="00AB1781" w:rsidRDefault="00510795" w:rsidP="00267F42">
      <w:pPr>
        <w:pStyle w:val="EnglishHangNoCoptic"/>
      </w:pPr>
      <w:r w:rsidRPr="00AB1781">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70"/>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lastRenderedPageBreak/>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71"/>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72"/>
      </w:r>
    </w:p>
    <w:p w:rsidR="00510795" w:rsidRPr="00AB1781" w:rsidRDefault="00510795" w:rsidP="00267F42">
      <w:pPr>
        <w:pStyle w:val="EnglishHangNoCoptic"/>
      </w:pPr>
      <w:r w:rsidRPr="00AB1781">
        <w:lastRenderedPageBreak/>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3"/>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906" w:name="_Ref412027139"/>
      <w:r>
        <w:t>Psalm</w:t>
      </w:r>
      <w:r w:rsidRPr="00AB1781">
        <w:t xml:space="preserve"> 118</w:t>
      </w:r>
      <w:r>
        <w:t>: Blessed are they who are faultless in the way</w:t>
      </w:r>
      <w:bookmarkEnd w:id="906"/>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EE2E1D" w:rsidRDefault="00EE2E1D" w:rsidP="00385CB8">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385CB8" w:rsidRDefault="00385CB8" w:rsidP="00385CB8">
      <w:pPr>
        <w:pStyle w:val="Rubric"/>
      </w:pPr>
      <w:r w:rsidRPr="00AB1781">
        <w:t>(Alleluia)</w:t>
      </w:r>
    </w:p>
    <w:p w:rsidR="00F14AA6" w:rsidRDefault="00F14AA6" w:rsidP="00F14AA6">
      <w:pPr>
        <w:pStyle w:val="Heading4"/>
      </w:pPr>
      <w:r>
        <w:t>Psalm 118 Part 1</w:t>
      </w:r>
      <w:r w:rsidR="00494693">
        <w:t>: Blessed are they who are faultless in the way</w:t>
      </w:r>
    </w:p>
    <w:p w:rsidR="006D2FE5" w:rsidRPr="006D2FE5" w:rsidRDefault="00EE2E1D" w:rsidP="006D2FE5">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4"/>
      </w:r>
    </w:p>
    <w:p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75"/>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6"/>
      </w:r>
    </w:p>
    <w:p w:rsidR="00385CB8" w:rsidRPr="00AB1781" w:rsidRDefault="00385CB8" w:rsidP="00385CB8">
      <w:pPr>
        <w:pStyle w:val="EnglishHangEndNoCoptic"/>
      </w:pPr>
      <w:r w:rsidRPr="00AB1781">
        <w:tab/>
        <w:t>who seek Him with their whole heart.</w:t>
      </w:r>
      <w:r w:rsidRPr="00AB1781">
        <w:rPr>
          <w:rStyle w:val="FootnoteReference"/>
        </w:rPr>
        <w:footnoteReference w:id="377"/>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Default="00385CB8" w:rsidP="00385CB8">
      <w:pPr>
        <w:pStyle w:val="EnglishHangEndNoCoptic"/>
      </w:pPr>
      <w:r w:rsidRPr="00AB1781">
        <w:tab/>
        <w:t>O forsake me not utterly.</w:t>
      </w:r>
    </w:p>
    <w:p w:rsidR="00332736" w:rsidRPr="00AB1781" w:rsidRDefault="00332736" w:rsidP="00332736">
      <w:pPr>
        <w:pStyle w:val="Heading4"/>
      </w:pPr>
      <w:r>
        <w:t>Psalm 118 Part 2</w:t>
      </w:r>
      <w:r w:rsidR="00494693">
        <w:t>: How can a young man direct his way</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lastRenderedPageBreak/>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Default="00385CB8" w:rsidP="00385CB8">
      <w:pPr>
        <w:pStyle w:val="EnglishHangEndNoCoptic"/>
      </w:pPr>
      <w:r w:rsidRPr="00AB1781">
        <w:tab/>
        <w:t xml:space="preserve">and not forget </w:t>
      </w:r>
      <w:r w:rsidR="00E570CB">
        <w:t>Your</w:t>
      </w:r>
      <w:r w:rsidRPr="00AB1781">
        <w:t xml:space="preserve"> words.</w:t>
      </w:r>
    </w:p>
    <w:p w:rsidR="00332736" w:rsidRPr="00AB1781" w:rsidRDefault="00332736" w:rsidP="00332736">
      <w:pPr>
        <w:pStyle w:val="Heading4"/>
      </w:pPr>
      <w:r>
        <w:t>Psalm 118 Part 3</w:t>
      </w:r>
      <w:r w:rsidR="00494693">
        <w:t>: Respond to Your slave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8"/>
      </w:r>
    </w:p>
    <w:p w:rsidR="00385CB8" w:rsidRPr="00AB1781" w:rsidRDefault="00385CB8" w:rsidP="00385CB8">
      <w:pPr>
        <w:pStyle w:val="EnglishHangEndNoCoptic"/>
      </w:pPr>
      <w:r w:rsidRPr="00AB1781">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9"/>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lastRenderedPageBreak/>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80"/>
      </w:r>
    </w:p>
    <w:p w:rsidR="00332736" w:rsidRPr="00AB1781" w:rsidRDefault="00332736" w:rsidP="00332736">
      <w:pPr>
        <w:pStyle w:val="Heading4"/>
      </w:pPr>
      <w:r>
        <w:t>Psalm 118 Part 4</w:t>
      </w:r>
      <w:r w:rsidR="00494693">
        <w:t>: My soul clings to the earth</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81"/>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Default="00385CB8" w:rsidP="00385CB8">
      <w:pPr>
        <w:pStyle w:val="EnglishHangEndNoCoptic"/>
      </w:pPr>
      <w:r w:rsidRPr="00AB1781">
        <w:tab/>
        <w:t>put me not to shame.</w:t>
      </w:r>
    </w:p>
    <w:p w:rsidR="00332736" w:rsidRPr="00AB1781" w:rsidRDefault="00332736" w:rsidP="00332736">
      <w:pPr>
        <w:pStyle w:val="Heading4"/>
      </w:pPr>
      <w:r>
        <w:t>Psalm 118 Part 5</w:t>
      </w:r>
      <w:r w:rsidR="00494693">
        <w:t>: I ran the way of Your commandments</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82"/>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3"/>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4"/>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5"/>
      </w:r>
    </w:p>
    <w:p w:rsidR="00332736" w:rsidRPr="00AB1781" w:rsidRDefault="00332736" w:rsidP="00332736">
      <w:pPr>
        <w:pStyle w:val="Heading4"/>
      </w:pPr>
      <w:r>
        <w:t>Psalm 118 Part 6</w:t>
      </w:r>
      <w:r w:rsidR="00494693">
        <w:t>: And let Your mercy come upon me,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lastRenderedPageBreak/>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Default="00385CB8" w:rsidP="00385CB8">
      <w:pPr>
        <w:pStyle w:val="EnglishHangEndNoCoptic"/>
      </w:pPr>
      <w:r w:rsidRPr="00AB1781">
        <w:tab/>
        <w:t xml:space="preserve">and I meditate on </w:t>
      </w:r>
      <w:r w:rsidR="00E570CB">
        <w:t>Your</w:t>
      </w:r>
      <w:r w:rsidRPr="00AB1781">
        <w:t xml:space="preserve"> rights.</w:t>
      </w:r>
    </w:p>
    <w:p w:rsidR="00332736" w:rsidRPr="00AB1781" w:rsidRDefault="00332736" w:rsidP="00332736">
      <w:pPr>
        <w:pStyle w:val="Heading4"/>
      </w:pPr>
      <w:r>
        <w:t>Psalm 118 Part 7</w:t>
      </w:r>
      <w:r w:rsidR="00494693">
        <w:t>: Remember Your words to Your slave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32736" w:rsidRDefault="00385CB8" w:rsidP="00332736">
      <w:pPr>
        <w:pStyle w:val="EnglishHangEndNoCoptic"/>
      </w:pPr>
      <w:r w:rsidRPr="00AB1781">
        <w:tab/>
        <w:t xml:space="preserve">because I seek </w:t>
      </w:r>
      <w:r w:rsidR="00E570CB">
        <w:t>Your</w:t>
      </w:r>
      <w:r w:rsidRPr="00AB1781">
        <w:t xml:space="preserve"> rights.</w:t>
      </w:r>
    </w:p>
    <w:p w:rsidR="00332736" w:rsidRDefault="00332736" w:rsidP="00332736">
      <w:pPr>
        <w:pStyle w:val="Heading4"/>
      </w:pPr>
      <w:r>
        <w:t>Psalm 118 Part 8</w:t>
      </w:r>
      <w:r w:rsidR="00494693">
        <w:t>: You are my portion,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lastRenderedPageBreak/>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6"/>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7"/>
      </w:r>
    </w:p>
    <w:p w:rsidR="00385CB8" w:rsidRDefault="00385CB8" w:rsidP="00385CB8">
      <w:pPr>
        <w:pStyle w:val="EnglishHangEndNoCoptic"/>
      </w:pPr>
      <w:r w:rsidRPr="00AB1781">
        <w:tab/>
        <w:t xml:space="preserve">teach me </w:t>
      </w:r>
      <w:r w:rsidR="00E570CB">
        <w:t>Your</w:t>
      </w:r>
      <w:r w:rsidRPr="00AB1781">
        <w:t xml:space="preserve"> rights.</w:t>
      </w:r>
    </w:p>
    <w:p w:rsidR="00332736" w:rsidRPr="00AB1781" w:rsidRDefault="00332736" w:rsidP="00332736">
      <w:pPr>
        <w:pStyle w:val="Heading4"/>
      </w:pPr>
      <w:r>
        <w:t>Psalm 118 Part 9</w:t>
      </w:r>
      <w:r w:rsidR="00494693">
        <w:t xml:space="preserve"> You have shown kindness to Your slave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lastRenderedPageBreak/>
        <w:t>70 Their heart is curdled</w:t>
      </w:r>
      <w:r w:rsidRPr="00AB1781">
        <w:rPr>
          <w:rStyle w:val="FootnoteReference"/>
        </w:rPr>
        <w:footnoteReference w:id="388"/>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Default="00385CB8" w:rsidP="00385CB8">
      <w:pPr>
        <w:pStyle w:val="EnglishHangEndNoCoptic"/>
      </w:pPr>
      <w:r w:rsidRPr="00AB1781">
        <w:tab/>
        <w:t>beyond thousands of gold and silver.</w:t>
      </w:r>
      <w:r w:rsidRPr="00AB1781">
        <w:rPr>
          <w:rStyle w:val="FootnoteReference"/>
        </w:rPr>
        <w:footnoteReference w:id="389"/>
      </w:r>
    </w:p>
    <w:p w:rsidR="00332736" w:rsidRPr="00AB1781" w:rsidRDefault="00332736" w:rsidP="00332736">
      <w:pPr>
        <w:pStyle w:val="Heading4"/>
      </w:pPr>
      <w:r>
        <w:t>Psalm 118 Part 10</w:t>
      </w:r>
      <w:r w:rsidR="00494693">
        <w:t>: Your hands have made me and moulded me</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Default="00385CB8" w:rsidP="00385CB8">
      <w:pPr>
        <w:pStyle w:val="EnglishHangEndNoCoptic"/>
      </w:pPr>
      <w:r w:rsidRPr="00AB1781">
        <w:tab/>
        <w:t>that I may not be ashamed.</w:t>
      </w:r>
    </w:p>
    <w:p w:rsidR="00332736" w:rsidRPr="00385CB8" w:rsidRDefault="00332736" w:rsidP="00332736">
      <w:pPr>
        <w:pStyle w:val="Heading4"/>
      </w:pPr>
      <w:r>
        <w:t>Psalm 118 Part 11</w:t>
      </w:r>
      <w:r w:rsidR="00494693">
        <w:t>: My soul is dying for Your salvation</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lastRenderedPageBreak/>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90"/>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91"/>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t xml:space="preserve">88 In </w:t>
      </w:r>
      <w:r w:rsidR="00E570CB">
        <w:t>Your</w:t>
      </w:r>
      <w:r w:rsidRPr="00AB1781">
        <w:t xml:space="preserve"> mercy give me life,</w:t>
      </w:r>
    </w:p>
    <w:p w:rsidR="00385CB8" w:rsidRDefault="00385CB8" w:rsidP="00385CB8">
      <w:pPr>
        <w:pStyle w:val="EnglishHangEndNoCoptic"/>
      </w:pPr>
      <w:r w:rsidRPr="00AB1781">
        <w:tab/>
        <w:t xml:space="preserve">and I shall obey the testimonies of </w:t>
      </w:r>
      <w:r w:rsidR="00E570CB">
        <w:t>Your</w:t>
      </w:r>
      <w:r w:rsidRPr="00AB1781">
        <w:t xml:space="preserve"> mouth.</w:t>
      </w:r>
    </w:p>
    <w:p w:rsidR="00332736" w:rsidRPr="00AB1781" w:rsidRDefault="00332736" w:rsidP="00332736">
      <w:pPr>
        <w:pStyle w:val="Heading4"/>
      </w:pPr>
      <w:r>
        <w:t>Psalm 118 Part 12</w:t>
      </w:r>
      <w:r w:rsidR="00494693">
        <w:t>: Your word, O Lord, continues forever in Heaven</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lastRenderedPageBreak/>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92"/>
      </w:r>
    </w:p>
    <w:p w:rsidR="00494693" w:rsidRPr="00385CB8" w:rsidRDefault="00494693" w:rsidP="00494693">
      <w:pPr>
        <w:pStyle w:val="Heading4"/>
      </w:pPr>
      <w:r>
        <w:t>Psalm 118 Part 13: O how I love Your law,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3"/>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Default="00385CB8" w:rsidP="00385CB8">
      <w:pPr>
        <w:pStyle w:val="EnglishHangEndNoCoptic"/>
      </w:pPr>
      <w:r w:rsidRPr="00AB1781">
        <w:tab/>
        <w:t>therefore I hate all wrong ways.</w:t>
      </w:r>
    </w:p>
    <w:p w:rsidR="00494693" w:rsidRPr="00AB1781" w:rsidRDefault="00494693" w:rsidP="00494693">
      <w:pPr>
        <w:pStyle w:val="Heading4"/>
      </w:pPr>
      <w:r>
        <w:t>Psalm 118 Part 14: Your law is a lamp to my feet</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lastRenderedPageBreak/>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4"/>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Default="00385CB8" w:rsidP="00385CB8">
      <w:pPr>
        <w:pStyle w:val="EnglishHangEndNoCoptic"/>
      </w:pPr>
      <w:r w:rsidRPr="00AB1781">
        <w:tab/>
        <w:t>for the sake of an eternal reward.</w:t>
      </w:r>
    </w:p>
    <w:p w:rsidR="00494693" w:rsidRPr="00AB1781" w:rsidRDefault="00494693" w:rsidP="00494693">
      <w:pPr>
        <w:pStyle w:val="Heading4"/>
      </w:pPr>
      <w:r>
        <w:t>Psalm 118 Part 15: I hate wicked spirits, but I love Your law</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113 I hate wicked spirits,</w:t>
      </w:r>
      <w:r w:rsidRPr="00AB1781">
        <w:rPr>
          <w:rStyle w:val="FootnoteReference"/>
        </w:rPr>
        <w:footnoteReference w:id="395"/>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lastRenderedPageBreak/>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6"/>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Default="00385CB8" w:rsidP="00385CB8">
      <w:pPr>
        <w:pStyle w:val="EnglishHangEndNoCoptic"/>
      </w:pPr>
      <w:r w:rsidRPr="00AB1781">
        <w:tab/>
        <w:t xml:space="preserve">for I am afraid of </w:t>
      </w:r>
      <w:r w:rsidR="00E570CB">
        <w:t>Your</w:t>
      </w:r>
      <w:r w:rsidRPr="00AB1781">
        <w:t xml:space="preserve"> judgments.</w:t>
      </w:r>
    </w:p>
    <w:p w:rsidR="00494693" w:rsidRPr="00AB1781" w:rsidRDefault="00494693" w:rsidP="00494693">
      <w:pPr>
        <w:pStyle w:val="Heading4"/>
      </w:pPr>
      <w:r>
        <w:t>Psalm 118 Part 16: I have done what is right and just</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7"/>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8"/>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9"/>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Default="00385CB8" w:rsidP="00385CB8">
      <w:pPr>
        <w:pStyle w:val="EnglishHangEndNoCoptic"/>
      </w:pPr>
      <w:r w:rsidRPr="00AB1781">
        <w:tab/>
        <w:t>every wrong way I hate.</w:t>
      </w:r>
    </w:p>
    <w:p w:rsidR="00494693" w:rsidRPr="00385CB8" w:rsidRDefault="00494693" w:rsidP="00494693">
      <w:pPr>
        <w:pStyle w:val="Heading4"/>
      </w:pPr>
      <w:r>
        <w:t>Psalm 118 Part 17: Your testimonies are wonderful</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400"/>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01"/>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Default="00385CB8" w:rsidP="00385CB8">
      <w:pPr>
        <w:pStyle w:val="EnglishHangEndNoCoptic"/>
      </w:pPr>
      <w:r w:rsidRPr="00AB1781">
        <w:tab/>
        <w:t xml:space="preserve">when I do not keep </w:t>
      </w:r>
      <w:r w:rsidR="00E570CB">
        <w:t>Your</w:t>
      </w:r>
      <w:r w:rsidRPr="00AB1781">
        <w:t xml:space="preserve"> law.</w:t>
      </w:r>
    </w:p>
    <w:p w:rsidR="00494693" w:rsidRPr="00AB1781" w:rsidRDefault="00494693" w:rsidP="00494693">
      <w:pPr>
        <w:pStyle w:val="Heading4"/>
      </w:pPr>
      <w:r>
        <w:t>Psalm 118 Part 18: Righteous are You,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02"/>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3"/>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Default="00385CB8" w:rsidP="00385CB8">
      <w:pPr>
        <w:pStyle w:val="EnglishHangEndNoCoptic"/>
      </w:pPr>
      <w:r w:rsidRPr="00AB1781">
        <w:tab/>
        <w:t>give me understanding and I shall live.</w:t>
      </w:r>
    </w:p>
    <w:p w:rsidR="00494693" w:rsidRPr="00385CB8" w:rsidRDefault="00494693" w:rsidP="00494693">
      <w:pPr>
        <w:pStyle w:val="Heading4"/>
      </w:pPr>
      <w:r>
        <w:t>Psalm 118 Part 19: I cry with my whole heart; hear me, O Lord</w:t>
      </w:r>
    </w:p>
    <w:p w:rsidR="00EE2E1D" w:rsidRDefault="00EE2E1D" w:rsidP="00EE2E1D">
      <w:pPr>
        <w:pStyle w:val="Rubric"/>
      </w:pPr>
      <w:r>
        <w:fldChar w:fldCharType="begin"/>
      </w:r>
      <w:r>
        <w:instrText xml:space="preserve"> REF _Ref434579602 \h </w:instrText>
      </w:r>
      <w:r>
        <w:fldChar w:fldCharType="separate"/>
      </w:r>
      <w:r>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Pr>
          <w:noProof/>
        </w:rPr>
        <w:t>62</w:t>
      </w:r>
      <w:r>
        <w:fldChar w:fldCharType="end"/>
      </w:r>
      <w:r>
        <w:t>.</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4"/>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5"/>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lastRenderedPageBreak/>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494693" w:rsidRPr="00AB1781" w:rsidRDefault="00494693" w:rsidP="00494693">
      <w:pPr>
        <w:pStyle w:val="Heading4"/>
      </w:pPr>
      <w:bookmarkStart w:id="907" w:name="_Ref434579036"/>
      <w:r>
        <w:t>Psalm 118 Part 20 See my humility and rescue me, for I do not forget</w:t>
      </w:r>
      <w:bookmarkEnd w:id="907"/>
    </w:p>
    <w:p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w:t>
      </w:r>
      <w:r w:rsidR="00EE2E1D" w:rsidRPr="00EE2E1D">
        <w:t xml:space="preserve"> </w:t>
      </w:r>
      <w:r w:rsidR="00EE2E1D">
        <w:t>Reserved for the Presbyter, if present in both cases.</w:t>
      </w:r>
    </w:p>
    <w:p w:rsidR="00385CB8" w:rsidRPr="00AB1781" w:rsidRDefault="00385CB8" w:rsidP="00385CB8">
      <w:pPr>
        <w:pStyle w:val="EnglishHangNoCoptic"/>
      </w:pPr>
      <w:r w:rsidRPr="00AB1781">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6"/>
      </w:r>
      <w:r w:rsidRPr="00AB1781">
        <w:t xml:space="preserve"> of </w:t>
      </w:r>
      <w:r w:rsidR="00E570CB">
        <w:t>Your</w:t>
      </w:r>
      <w:r w:rsidRPr="00AB1781">
        <w:t xml:space="preserve"> words is truth;</w:t>
      </w:r>
    </w:p>
    <w:p w:rsidR="00385CB8" w:rsidRDefault="00385CB8" w:rsidP="00385CB8">
      <w:pPr>
        <w:pStyle w:val="EnglishHangEndNoCoptic"/>
      </w:pPr>
      <w:r w:rsidRPr="00AB1781">
        <w:tab/>
        <w:t xml:space="preserve">and all the judgments of </w:t>
      </w:r>
      <w:r w:rsidR="00E570CB">
        <w:t>Your</w:t>
      </w:r>
      <w:r w:rsidRPr="00AB1781">
        <w:t xml:space="preserve"> justice are eternal.</w:t>
      </w:r>
    </w:p>
    <w:p w:rsidR="00494693" w:rsidRPr="00494693" w:rsidRDefault="00494693" w:rsidP="00494693">
      <w:pPr>
        <w:pStyle w:val="Heading4"/>
      </w:pPr>
      <w:bookmarkStart w:id="908" w:name="_Ref434579051"/>
      <w:r>
        <w:t>Psalm 118 Part 21: Rulers persecute me without cause</w:t>
      </w:r>
      <w:bookmarkEnd w:id="908"/>
    </w:p>
    <w:p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rsidR="00385CB8" w:rsidRPr="00AB1781" w:rsidRDefault="00385CB8" w:rsidP="00385CB8">
      <w:pPr>
        <w:pStyle w:val="EnglishHangNoCoptic"/>
      </w:pPr>
      <w:r w:rsidRPr="00AB1781">
        <w:lastRenderedPageBreak/>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7"/>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Default="00385CB8" w:rsidP="00385CB8">
      <w:pPr>
        <w:pStyle w:val="EnglishHangEndNoCoptic"/>
      </w:pPr>
      <w:r w:rsidRPr="00AB1781">
        <w:tab/>
        <w:t xml:space="preserve">for all my ways are before </w:t>
      </w:r>
      <w:r w:rsidR="001040C8">
        <w:t>You</w:t>
      </w:r>
      <w:r w:rsidRPr="00AB1781">
        <w:t>, O Lord.</w:t>
      </w:r>
    </w:p>
    <w:p w:rsidR="00494693" w:rsidRPr="00AB1781" w:rsidRDefault="00494693" w:rsidP="00494693">
      <w:pPr>
        <w:pStyle w:val="Heading4"/>
      </w:pPr>
      <w:bookmarkStart w:id="909" w:name="_Ref434579065"/>
      <w:r>
        <w:t>Psalm 118 Part 22: Let my need come before You, O Lord</w:t>
      </w:r>
      <w:bookmarkEnd w:id="909"/>
    </w:p>
    <w:p w:rsidR="006D2FE5" w:rsidRDefault="006D2FE5" w:rsidP="006D2FE5">
      <w:pPr>
        <w:pStyle w:val="Rubric"/>
      </w:pPr>
      <w:r>
        <w:fldChar w:fldCharType="begin"/>
      </w:r>
      <w:r>
        <w:instrText xml:space="preserve"> REF _Ref434578449 \h </w:instrText>
      </w:r>
      <w:r>
        <w:fldChar w:fldCharType="separate"/>
      </w:r>
      <w:r>
        <w:rPr>
          <w:lang w:val="en-GB"/>
        </w:rPr>
        <w:t>The Psalms of the Veil</w:t>
      </w:r>
      <w:r>
        <w:fldChar w:fldCharType="end"/>
      </w:r>
      <w:r>
        <w:t xml:space="preserve">, page </w:t>
      </w:r>
      <w:r>
        <w:fldChar w:fldCharType="begin"/>
      </w:r>
      <w:r>
        <w:instrText xml:space="preserve"> PAGEREF _Ref434578449 \h </w:instrText>
      </w:r>
      <w:r>
        <w:fldChar w:fldCharType="separate"/>
      </w:r>
      <w:r>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E2E1D">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E2E1D">
        <w:rPr>
          <w:noProof/>
        </w:rPr>
        <w:t>62</w:t>
      </w:r>
      <w:r w:rsidR="00EE2E1D">
        <w:fldChar w:fldCharType="end"/>
      </w:r>
      <w:r w:rsidR="00EE2E1D">
        <w:t>. Reserved for the Presbyter, if present in both cases.</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910" w:name="_Ref411967235"/>
      <w:r>
        <w:t>Psalm</w:t>
      </w:r>
      <w:r w:rsidRPr="00AB1781">
        <w:t xml:space="preserve"> 119</w:t>
      </w:r>
      <w:r>
        <w:t>: To the Lord in the hour of my distress I cry</w:t>
      </w:r>
      <w:bookmarkEnd w:id="91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Reserved for the Presbyter, if present (Middle Watch only).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8"/>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911" w:name="_Ref411967252"/>
      <w:r>
        <w:lastRenderedPageBreak/>
        <w:t>Psalm</w:t>
      </w:r>
      <w:r w:rsidRPr="00AB1781">
        <w:t xml:space="preserve"> 120</w:t>
      </w:r>
      <w:r>
        <w:t>: I lift up my eyes to the mountains</w:t>
      </w:r>
      <w:bookmarkEnd w:id="91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9"/>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10"/>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912" w:name="_Ref411967283"/>
      <w:r>
        <w:t>Psalm</w:t>
      </w:r>
      <w:r w:rsidRPr="00AB1781">
        <w:t xml:space="preserve"> 121</w:t>
      </w:r>
      <w:r>
        <w:t>: I was glad when they said to me: 'Let us go to the house of the Lord'</w:t>
      </w:r>
      <w:bookmarkEnd w:id="91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11"/>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12"/>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913"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91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3"/>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4"/>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914" w:name="_Ref411967321"/>
      <w:r>
        <w:t>Psalm</w:t>
      </w:r>
      <w:r w:rsidRPr="00AB1781">
        <w:t xml:space="preserve"> 123</w:t>
      </w:r>
      <w:r>
        <w:t>: 'Unless the Lord had been among us,' let Israel now say</w:t>
      </w:r>
      <w:bookmarkEnd w:id="91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lastRenderedPageBreak/>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915" w:name="_Ref411967338"/>
      <w:r>
        <w:t>Psalm</w:t>
      </w:r>
      <w:r w:rsidRPr="00AB1781">
        <w:t xml:space="preserve"> 124</w:t>
      </w:r>
      <w:r>
        <w:t>: Those who trust in the Lord are like Mount Zion</w:t>
      </w:r>
      <w:bookmarkEnd w:id="91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916" w:name="_Ref411967353"/>
      <w:r>
        <w:t>Psalm</w:t>
      </w:r>
      <w:r w:rsidRPr="00AB1781">
        <w:t xml:space="preserve"> 125</w:t>
      </w:r>
      <w:r>
        <w:t>: When the Lord brought back the captives to Zion</w:t>
      </w:r>
      <w:bookmarkEnd w:id="91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14AA6" w:rsidRDefault="00F14AA6" w:rsidP="00FD25B7">
      <w:pPr>
        <w:pStyle w:val="Rubric"/>
      </w:pPr>
      <w:r>
        <w:lastRenderedPageBreak/>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5"/>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917" w:name="_Ref411967372"/>
      <w:r>
        <w:t>Psalm</w:t>
      </w:r>
      <w:r w:rsidRPr="00AB1781">
        <w:t xml:space="preserve"> 126</w:t>
      </w:r>
      <w:r>
        <w:t>: Unless the Lord builds the house, the builders labour in vain</w:t>
      </w:r>
      <w:bookmarkEnd w:id="91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t>Unless the Lord builds the house,</w:t>
      </w:r>
      <w:r w:rsidRPr="00AB1781">
        <w:rPr>
          <w:rStyle w:val="FootnoteReference"/>
        </w:rPr>
        <w:footnoteReference w:id="416"/>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lastRenderedPageBreak/>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918" w:name="_Ref411967385"/>
      <w:r>
        <w:t>Psalm</w:t>
      </w:r>
      <w:r w:rsidRPr="00AB1781">
        <w:t xml:space="preserve"> 127</w:t>
      </w:r>
      <w:r>
        <w:t>: Blessed are</w:t>
      </w:r>
      <w:r w:rsidR="000D0A3F">
        <w:t xml:space="preserve"> </w:t>
      </w:r>
      <w:r>
        <w:t>all who fear the Lord, who walk in His ways</w:t>
      </w:r>
      <w:bookmarkEnd w:id="91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14AA6" w:rsidRDefault="00F14AA6" w:rsidP="00F14AA6">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lastRenderedPageBreak/>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919" w:name="_Ref411967400"/>
      <w:r>
        <w:t>Psalm</w:t>
      </w:r>
      <w:r w:rsidRPr="00AB1781">
        <w:t xml:space="preserve"> 128</w:t>
      </w:r>
      <w:r>
        <w:t>: Often have they warred against me from my youth</w:t>
      </w:r>
      <w:bookmarkEnd w:id="91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14AA6" w:rsidRDefault="00F14AA6" w:rsidP="00FD25B7">
      <w:pPr>
        <w:pStyle w:val="Rubric"/>
      </w:pPr>
      <w:r>
        <w:fldChar w:fldCharType="begin"/>
      </w:r>
      <w:r>
        <w:instrText xml:space="preserve"> REF _Ref434576694 \h </w:instrText>
      </w:r>
      <w:r>
        <w:fldChar w:fldCharType="separate"/>
      </w:r>
      <w:r>
        <w:rPr>
          <w:lang w:val="en-GB"/>
        </w:rPr>
        <w:t>The Psalms of Sunset (Vespers)</w:t>
      </w:r>
      <w:r>
        <w:fldChar w:fldCharType="end"/>
      </w:r>
      <w:r>
        <w:t xml:space="preserve">, page </w:t>
      </w:r>
      <w:r>
        <w:fldChar w:fldCharType="begin"/>
      </w:r>
      <w:r>
        <w:instrText xml:space="preserve"> PAGEREF _Ref434576694 \h </w:instrText>
      </w:r>
      <w:r>
        <w:fldChar w:fldCharType="separate"/>
      </w:r>
      <w:r>
        <w:rPr>
          <w:noProof/>
        </w:rPr>
        <w:t>9</w:t>
      </w:r>
      <w:r>
        <w:fldChar w:fldCharType="end"/>
      </w:r>
      <w:r>
        <w:t xml:space="preserve">. </w:t>
      </w:r>
      <w:r w:rsidR="00500D86">
        <w:fldChar w:fldCharType="begin"/>
      </w:r>
      <w:r w:rsidR="00500D86">
        <w:instrText xml:space="preserve"> REF _Ref434580361 \h </w:instrText>
      </w:r>
      <w:r w:rsidR="00500D86">
        <w:fldChar w:fldCharType="separate"/>
      </w:r>
      <w:r w:rsidR="00500D8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0D86">
        <w:rPr>
          <w:noProof/>
        </w:rPr>
        <w:t>64</w:t>
      </w:r>
      <w:r w:rsidR="00500D86">
        <w:fldChar w:fldCharType="end"/>
      </w:r>
      <w:r w:rsidR="00500D86">
        <w:t xml:space="preserve">. </w:t>
      </w:r>
      <w:r>
        <w:t>Reserved for the Presbyter, if prese</w:t>
      </w:r>
      <w:r w:rsidR="00500D86">
        <w:t>nt (in both cases).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920" w:name="_Ref411968046"/>
      <w:r>
        <w:t>Psalm</w:t>
      </w:r>
      <w:r w:rsidRPr="00AB1781">
        <w:t xml:space="preserve"> 129</w:t>
      </w:r>
      <w:r>
        <w:t xml:space="preserve">: Out of the depths I cry to </w:t>
      </w:r>
      <w:r w:rsidR="001040C8">
        <w:t>You</w:t>
      </w:r>
      <w:r>
        <w:t>, O Lord</w:t>
      </w:r>
      <w:bookmarkEnd w:id="92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rsidR="00FD25B7" w:rsidRPr="00AB1781" w:rsidRDefault="00FD25B7" w:rsidP="00FD25B7">
      <w:pPr>
        <w:pStyle w:val="Rubric"/>
      </w:pPr>
      <w:r w:rsidRPr="00AB1781">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7"/>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8"/>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9"/>
      </w:r>
    </w:p>
    <w:p w:rsidR="00FD25B7" w:rsidRPr="00FD25B7" w:rsidRDefault="00FD25B7" w:rsidP="00FD25B7">
      <w:pPr>
        <w:pStyle w:val="Heading3"/>
      </w:pPr>
      <w:bookmarkStart w:id="921" w:name="_Ref411968066"/>
      <w:r>
        <w:t>Psalm</w:t>
      </w:r>
      <w:r w:rsidRPr="00AB1781">
        <w:t xml:space="preserve"> 130</w:t>
      </w:r>
      <w:r>
        <w:t>: O Lord, my heart is not haughty, nor my eyes lofty</w:t>
      </w:r>
      <w:bookmarkEnd w:id="92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20"/>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922" w:name="_Ref411968081"/>
      <w:r>
        <w:t>Psalm</w:t>
      </w:r>
      <w:r w:rsidR="00FD25B7" w:rsidRPr="00AB1781">
        <w:t xml:space="preserve"> 131</w:t>
      </w:r>
      <w:r>
        <w:t>: O Lord, remember David and all his meekness</w:t>
      </w:r>
      <w:bookmarkEnd w:id="92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21"/>
      </w:r>
    </w:p>
    <w:p w:rsidR="00FD25B7" w:rsidRPr="00AB1781" w:rsidRDefault="00FD25B7" w:rsidP="00F431B1">
      <w:pPr>
        <w:pStyle w:val="EnglishHangEndNoCoptic"/>
      </w:pPr>
      <w:r w:rsidRPr="00AB1781">
        <w:lastRenderedPageBreak/>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22"/>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3"/>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4"/>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5"/>
      </w:r>
      <w:r w:rsidRPr="00AB1781">
        <w:t xml:space="preserve"> of David nourish there;</w:t>
      </w:r>
    </w:p>
    <w:p w:rsidR="00FD25B7" w:rsidRPr="00AB1781" w:rsidRDefault="00FD25B7" w:rsidP="00F431B1">
      <w:pPr>
        <w:pStyle w:val="EnglishHangEndNoCoptic"/>
      </w:pPr>
      <w:r w:rsidRPr="00AB1781">
        <w:lastRenderedPageBreak/>
        <w:tab/>
        <w:t>I have prepared a lamp</w:t>
      </w:r>
      <w:r w:rsidRPr="00AB1781">
        <w:rPr>
          <w:rStyle w:val="FootnoteReference"/>
        </w:rPr>
        <w:footnoteReference w:id="426"/>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923" w:name="_Ref411968095"/>
      <w:r>
        <w:t>Psalm</w:t>
      </w:r>
      <w:r w:rsidR="00FD25B7" w:rsidRPr="00AB1781">
        <w:t xml:space="preserve"> 132</w:t>
      </w:r>
      <w:r>
        <w:t>: Behold, how good and how delightful it is when brothers dwell together in unity</w:t>
      </w:r>
      <w:bookmarkEnd w:id="92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rsidR="00F14AA6" w:rsidRDefault="00F14AA6" w:rsidP="00F431B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7"/>
      </w:r>
    </w:p>
    <w:p w:rsidR="00FD25B7" w:rsidRPr="00AB1781" w:rsidRDefault="00FD25B7" w:rsidP="00F431B1">
      <w:pPr>
        <w:pStyle w:val="EnglishHangNoCoptic"/>
      </w:pPr>
      <w:r w:rsidRPr="00AB1781">
        <w:tab/>
        <w:t>for there</w:t>
      </w:r>
      <w:r w:rsidRPr="00AB1781">
        <w:rPr>
          <w:rStyle w:val="FootnoteReference"/>
        </w:rPr>
        <w:footnoteReference w:id="428"/>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24" w:name="_Ref411968119"/>
      <w:r>
        <w:t>Psalm</w:t>
      </w:r>
      <w:r w:rsidRPr="00AB1781">
        <w:t xml:space="preserve"> 133</w:t>
      </w:r>
      <w:r>
        <w:t>: Behold now bless the Lord, all you slaves of the Lord</w:t>
      </w:r>
      <w:bookmarkEnd w:id="92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14AA6" w:rsidRDefault="00F14AA6" w:rsidP="00FD25B7">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9"/>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lastRenderedPageBreak/>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30"/>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31"/>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lastRenderedPageBreak/>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32"/>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086B05" w:rsidRDefault="00086B05" w:rsidP="00E276C1">
      <w:pPr>
        <w:pStyle w:val="Rubric"/>
      </w:pPr>
      <w:r>
        <w:fldChar w:fldCharType="begin"/>
      </w:r>
      <w:r>
        <w:instrText xml:space="preserve"> REF _Ref434580757 \h </w:instrText>
      </w:r>
      <w:r>
        <w:fldChar w:fldCharType="separate"/>
      </w:r>
      <w:r>
        <w:t>The Second Canticle: Psalm 135</w:t>
      </w:r>
      <w:r>
        <w:fldChar w:fldCharType="end"/>
      </w:r>
      <w:r>
        <w:t xml:space="preserve">, page </w:t>
      </w:r>
      <w:r>
        <w:fldChar w:fldCharType="begin"/>
      </w:r>
      <w:r>
        <w:instrText xml:space="preserve"> PAGEREF _Ref434580763 \h </w:instrText>
      </w:r>
      <w:r>
        <w:fldChar w:fldCharType="separate"/>
      </w:r>
      <w:r>
        <w:rPr>
          <w:noProof/>
        </w:rPr>
        <w:t>82</w:t>
      </w:r>
      <w:r>
        <w:fldChar w:fldCharType="end"/>
      </w:r>
      <w:r>
        <w:t>.</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3"/>
      </w:r>
      <w:r w:rsidRPr="00AB1781">
        <w:t xml:space="preserve"> is eternal.</w:t>
      </w:r>
    </w:p>
    <w:p w:rsidR="00E276C1" w:rsidRPr="00AB1781" w:rsidRDefault="00E276C1" w:rsidP="00E276C1">
      <w:pPr>
        <w:pStyle w:val="EnglishHangNoCoptic"/>
      </w:pPr>
      <w:r w:rsidRPr="00AB1781">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lastRenderedPageBreak/>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25" w:name="_Ref411968136"/>
      <w:r>
        <w:t>Psalm</w:t>
      </w:r>
      <w:r w:rsidRPr="00AB1781">
        <w:t xml:space="preserve"> 136</w:t>
      </w:r>
      <w:r>
        <w:t>: By the rivers of Babylon we sat down and wept</w:t>
      </w:r>
      <w:bookmarkEnd w:id="92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F14AA6" w:rsidRDefault="00F14AA6" w:rsidP="00F14AA6">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4"/>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5"/>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lastRenderedPageBreak/>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6"/>
      </w:r>
    </w:p>
    <w:p w:rsidR="00E276C1" w:rsidRPr="00AB1781" w:rsidRDefault="00E276C1" w:rsidP="00E276C1">
      <w:pPr>
        <w:pStyle w:val="Heading3"/>
      </w:pPr>
      <w:bookmarkStart w:id="926" w:name="_Ref411968152"/>
      <w:r>
        <w:t>Psalm</w:t>
      </w:r>
      <w:r w:rsidRPr="00AB1781">
        <w:t xml:space="preserve"> 137</w:t>
      </w:r>
      <w:r>
        <w:t xml:space="preserve">: I will praise and thank </w:t>
      </w:r>
      <w:r w:rsidR="001040C8">
        <w:t>You</w:t>
      </w:r>
      <w:r>
        <w:t>, O Lord, with my whole heart</w:t>
      </w:r>
      <w:bookmarkEnd w:id="92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7"/>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8"/>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9"/>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lastRenderedPageBreak/>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40"/>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lastRenderedPageBreak/>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41"/>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lastRenderedPageBreak/>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42"/>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lastRenderedPageBreak/>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27" w:name="_Ref411968172"/>
      <w:r>
        <w:t>Psalm</w:t>
      </w:r>
      <w:r w:rsidRPr="00AB1781">
        <w:t xml:space="preserve"> 140</w:t>
      </w:r>
      <w:r>
        <w:t xml:space="preserve">: Lord, I cry to </w:t>
      </w:r>
      <w:r w:rsidR="001040C8">
        <w:t>You</w:t>
      </w:r>
      <w:r>
        <w:t>, hear me</w:t>
      </w:r>
      <w:bookmarkEnd w:id="92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(Retiring and Morning Watch only).</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lastRenderedPageBreak/>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3"/>
      </w:r>
    </w:p>
    <w:p w:rsidR="00E276C1" w:rsidRPr="00E276C1" w:rsidRDefault="00E276C1" w:rsidP="00E276C1">
      <w:pPr>
        <w:pStyle w:val="Heading3"/>
      </w:pPr>
      <w:bookmarkStart w:id="928" w:name="_Ref411968182"/>
      <w:r>
        <w:t>Psalm</w:t>
      </w:r>
      <w:r w:rsidRPr="00AB1781">
        <w:t xml:space="preserve"> 141</w:t>
      </w:r>
      <w:r>
        <w:t>: I cry to the Lord with all my voice, I pray with all my voice</w:t>
      </w:r>
      <w:bookmarkEnd w:id="92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F14AA6" w:rsidRDefault="00F14AA6" w:rsidP="00E276C1">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4"/>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lastRenderedPageBreak/>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29" w:name="_Ref412098508"/>
      <w:r>
        <w:t>Psalm</w:t>
      </w:r>
      <w:r w:rsidRPr="00AB1781">
        <w:t xml:space="preserve"> 142</w:t>
      </w:r>
      <w:r>
        <w:t xml:space="preserve">: Lord, hear my prayer; give ear to my petition in </w:t>
      </w:r>
      <w:r w:rsidR="00E570CB">
        <w:t>Your</w:t>
      </w:r>
      <w:r>
        <w:t xml:space="preserve"> truth</w:t>
      </w:r>
      <w:bookmarkEnd w:id="92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F14AA6" w:rsidRDefault="00F14AA6" w:rsidP="00E276C1">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page </w:t>
      </w:r>
      <w:r>
        <w:fldChar w:fldCharType="begin"/>
      </w:r>
      <w:r>
        <w:instrText xml:space="preserve"> PAGEREF _Ref434575533 \h </w:instrText>
      </w:r>
      <w:r>
        <w:fldChar w:fldCharType="separate"/>
      </w:r>
      <w:r>
        <w:rPr>
          <w:noProof/>
        </w:rPr>
        <w:t>254</w:t>
      </w:r>
      <w:r>
        <w:fldChar w:fldCharType="end"/>
      </w:r>
      <w:r>
        <w:t xml:space="preserve"> (additional to the original 12). Reserved for the Presbyter, if present.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5"/>
      </w:r>
    </w:p>
    <w:p w:rsidR="00E276C1" w:rsidRPr="00AB1781" w:rsidRDefault="00E276C1" w:rsidP="00E276C1">
      <w:pPr>
        <w:pStyle w:val="EnglishHangNoCoptic"/>
      </w:pPr>
      <w:r w:rsidRPr="00AB1781">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lastRenderedPageBreak/>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lastRenderedPageBreak/>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6"/>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7"/>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8"/>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lastRenderedPageBreak/>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9"/>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lastRenderedPageBreak/>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50"/>
      </w:r>
      <w:r w:rsidRPr="00AB1781">
        <w:t xml:space="preserve"> bless His holy name for ever and ever.</w:t>
      </w:r>
    </w:p>
    <w:p w:rsidR="00E276C1" w:rsidRPr="002A0A20" w:rsidRDefault="002A0A20" w:rsidP="002A0A20">
      <w:pPr>
        <w:pStyle w:val="Heading3"/>
      </w:pPr>
      <w:bookmarkStart w:id="930" w:name="_Ref411968206"/>
      <w:r>
        <w:t>Psalm</w:t>
      </w:r>
      <w:r w:rsidR="00E276C1" w:rsidRPr="00AB1781">
        <w:t xml:space="preserve"> 145</w:t>
      </w:r>
      <w:r>
        <w:t>: Praise the Lord, O my soul! I will praise the Lord all my life</w:t>
      </w:r>
      <w:bookmarkEnd w:id="93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D2FE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D2FE5">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lastRenderedPageBreak/>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51"/>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31" w:name="_Ref411968226"/>
      <w:r>
        <w:t>Psalm</w:t>
      </w:r>
      <w:r w:rsidR="00E276C1" w:rsidRPr="00AB1781">
        <w:t xml:space="preserve"> 146</w:t>
      </w:r>
      <w:r>
        <w:t>: Praise the Lord, for singing praise is good</w:t>
      </w:r>
      <w:bookmarkEnd w:id="93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lastRenderedPageBreak/>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52"/>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32" w:name="_Ref411968245"/>
      <w:r>
        <w:t>Psalm</w:t>
      </w:r>
      <w:r w:rsidR="00E276C1" w:rsidRPr="00AB1781">
        <w:t xml:space="preserve"> 147</w:t>
      </w:r>
      <w:r>
        <w:t>: Praise the Lord, O Jerusalem! Praise your God, O Zion!</w:t>
      </w:r>
      <w:bookmarkEnd w:id="93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F14AA6" w:rsidRDefault="00F14AA6" w:rsidP="002A0A20">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0D8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0D86">
        <w:rPr>
          <w:noProof/>
        </w:rPr>
        <w:t>66</w:t>
      </w:r>
      <w:r w:rsidR="00500D86">
        <w:fldChar w:fldCharType="end"/>
      </w:r>
      <w:r w:rsidR="00500D86">
        <w:t>. Reserved for the Presbyter, if present (in both cases).</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lastRenderedPageBreak/>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lastRenderedPageBreak/>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3"/>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rsidR="00086B05" w:rsidRPr="00AB1781" w:rsidRDefault="00086B05" w:rsidP="00086B05">
      <w:pPr>
        <w:pStyle w:val="Rubric"/>
      </w:pPr>
      <w:r>
        <w:lastRenderedPageBreak/>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4"/>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5"/>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086B05" w:rsidRDefault="00086B05" w:rsidP="002A0A20">
      <w:pPr>
        <w:pStyle w:val="Rubric"/>
      </w:pPr>
      <w:r>
        <w:fldChar w:fldCharType="begin"/>
      </w:r>
      <w:r>
        <w:instrText xml:space="preserve"> REF _Ref434580708 \h </w:instrText>
      </w:r>
      <w:r>
        <w:fldChar w:fldCharType="separate"/>
      </w:r>
      <w:r>
        <w:t>The Fourth Canticle</w:t>
      </w:r>
      <w:r>
        <w:fldChar w:fldCharType="end"/>
      </w:r>
      <w:r>
        <w:t xml:space="preserve">, page </w:t>
      </w:r>
      <w:r>
        <w:fldChar w:fldCharType="begin"/>
      </w:r>
      <w:r>
        <w:instrText xml:space="preserve"> PAGEREF _Ref434580714 \h </w:instrText>
      </w:r>
      <w:r>
        <w:fldChar w:fldCharType="separate"/>
      </w:r>
      <w:r>
        <w:rPr>
          <w:noProof/>
        </w:rPr>
        <w:t>120</w:t>
      </w:r>
      <w:r>
        <w:fldChar w:fldCharType="end"/>
      </w:r>
      <w:r>
        <w:t>.</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lastRenderedPageBreak/>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33" w:name="_Toc410196196"/>
      <w:bookmarkStart w:id="934" w:name="_Toc410196438"/>
      <w:bookmarkStart w:id="935" w:name="_Toc410196940"/>
      <w:bookmarkStart w:id="936" w:name="_Toc434478991"/>
      <w:r>
        <w:t>The Book of Psalis and Doxologies</w:t>
      </w:r>
      <w:bookmarkEnd w:id="933"/>
      <w:bookmarkEnd w:id="934"/>
      <w:bookmarkEnd w:id="935"/>
      <w:bookmarkEnd w:id="936"/>
    </w:p>
    <w:p w:rsidR="009C13E9" w:rsidRDefault="009C13E9" w:rsidP="009C13E9">
      <w:pPr>
        <w:pStyle w:val="Heading2"/>
      </w:pPr>
      <w:bookmarkStart w:id="937" w:name="_Toc434478992"/>
      <w:bookmarkStart w:id="938" w:name="_Toc410196197"/>
      <w:bookmarkStart w:id="939" w:name="_Toc410196439"/>
      <w:bookmarkStart w:id="940" w:name="_Toc410196941"/>
      <w:r>
        <w:lastRenderedPageBreak/>
        <w:t>General and Common Doxologies</w:t>
      </w:r>
      <w:bookmarkEnd w:id="937"/>
    </w:p>
    <w:p w:rsidR="009C13E9" w:rsidRDefault="009C13E9" w:rsidP="009C13E9">
      <w:pPr>
        <w:pStyle w:val="Heading3"/>
      </w:pPr>
      <w:bookmarkStart w:id="941" w:name="_Ref434488390"/>
      <w:r>
        <w:t>The Doxology of the Heavenly</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42"/>
            <w:r>
              <w:t>The great and holy luminaries,</w:t>
            </w:r>
            <w:commentRangeEnd w:id="942"/>
            <w:r>
              <w:rPr>
                <w:rStyle w:val="CommentReference"/>
                <w:rFonts w:ascii="Times New Roman" w:hAnsi="Times New Roman"/>
              </w:rPr>
              <w:commentReference w:id="942"/>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43"/>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43"/>
            <w:r>
              <w:rPr>
                <w:rStyle w:val="CommentReference"/>
                <w:rFonts w:ascii="Times New Roman" w:hAnsi="Times New Roman"/>
              </w:rPr>
              <w:commentReference w:id="943"/>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44"/>
            <w:r w:rsidRPr="00602B0F">
              <w:t xml:space="preserve">O Lord, </w:t>
            </w:r>
            <w:commentRangeEnd w:id="944"/>
            <w:r>
              <w:rPr>
                <w:rStyle w:val="CommentReference"/>
                <w:rFonts w:ascii="Times New Roman" w:hAnsi="Times New Roman"/>
              </w:rPr>
              <w:commentReference w:id="944"/>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bookmarkStart w:id="945" w:name="_Ref434488524"/>
      <w:r>
        <w:t>The Doxology of St. John the Baptist</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bookmarkStart w:id="946" w:name="_Ref434488546"/>
      <w:r>
        <w:t>Another Doxology of St. John the Baptist</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bookmarkStart w:id="947" w:name="_Ref434488644"/>
      <w:r>
        <w:t>A Doxology for the Apostles</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48"/>
            <w:r>
              <w:t xml:space="preserve">called </w:t>
            </w:r>
            <w:commentRangeEnd w:id="948"/>
            <w:r>
              <w:rPr>
                <w:rStyle w:val="CommentReference"/>
                <w:rFonts w:ascii="Times New Roman" w:eastAsiaTheme="minorHAnsi" w:hAnsi="Times New Roman" w:cstheme="minorBidi"/>
                <w:color w:val="auto"/>
              </w:rPr>
              <w:commentReference w:id="94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49"/>
            <w:r>
              <w:t>Who loved him greatly.</w:t>
            </w:r>
            <w:commentRangeEnd w:id="949"/>
            <w:r>
              <w:rPr>
                <w:rStyle w:val="CommentReference"/>
                <w:rFonts w:ascii="Times New Roman" w:eastAsiaTheme="minorHAnsi" w:hAnsi="Times New Roman" w:cstheme="minorBidi"/>
                <w:color w:val="auto"/>
              </w:rPr>
              <w:commentReference w:id="94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bookmarkStart w:id="950" w:name="_Ref434488657"/>
      <w:r>
        <w:lastRenderedPageBreak/>
        <w:t>Another Doxology for the Apostles</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51"/>
            <w:r>
              <w:t xml:space="preserve">Our </w:t>
            </w:r>
            <w:commentRangeEnd w:id="951"/>
            <w:r>
              <w:rPr>
                <w:rStyle w:val="CommentReference"/>
                <w:rFonts w:ascii="Times New Roman" w:eastAsiaTheme="minorHAnsi" w:hAnsi="Times New Roman" w:cstheme="minorBidi"/>
                <w:color w:val="auto"/>
              </w:rPr>
              <w:commentReference w:id="95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52"/>
            <w:r>
              <w:t xml:space="preserve">And </w:t>
            </w:r>
            <w:commentRangeEnd w:id="952"/>
            <w:r>
              <w:rPr>
                <w:rStyle w:val="CommentReference"/>
                <w:rFonts w:ascii="Times New Roman" w:eastAsiaTheme="minorHAnsi" w:hAnsi="Times New Roman" w:cstheme="minorBidi"/>
                <w:color w:val="auto"/>
              </w:rPr>
              <w:commentReference w:id="95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53"/>
            <w:r>
              <w:t>And was numbered with</w:t>
            </w:r>
          </w:p>
          <w:p w:rsidR="004C7F73" w:rsidRDefault="004C7F73" w:rsidP="004C7F73">
            <w:pPr>
              <w:pStyle w:val="EngHangEnd"/>
            </w:pPr>
            <w:r>
              <w:t>The rest of the Apostles.</w:t>
            </w:r>
            <w:commentRangeEnd w:id="953"/>
            <w:r>
              <w:rPr>
                <w:rStyle w:val="CommentReference"/>
                <w:rFonts w:ascii="Times New Roman" w:eastAsiaTheme="minorHAnsi" w:hAnsi="Times New Roman" w:cstheme="minorBidi"/>
                <w:color w:val="auto"/>
              </w:rPr>
              <w:commentReference w:id="95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54"/>
            <w:r>
              <w:t xml:space="preserve">sound </w:t>
            </w:r>
            <w:commentRangeEnd w:id="954"/>
            <w:r>
              <w:rPr>
                <w:rStyle w:val="CommentReference"/>
                <w:rFonts w:ascii="Times New Roman" w:eastAsiaTheme="minorHAnsi" w:hAnsi="Times New Roman" w:cstheme="minorBidi"/>
                <w:color w:val="auto"/>
              </w:rPr>
              <w:commentReference w:id="95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bookmarkStart w:id="955" w:name="_Ref434488814"/>
      <w:r>
        <w:lastRenderedPageBreak/>
        <w:t>The Doxology of St. Mark</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56"/>
            <w:r>
              <w:t>Beholder of God</w:t>
            </w:r>
            <w:commentRangeEnd w:id="956"/>
            <w:r>
              <w:rPr>
                <w:rStyle w:val="CommentReference"/>
                <w:rFonts w:ascii="Times New Roman" w:eastAsiaTheme="minorHAnsi" w:hAnsi="Times New Roman" w:cstheme="minorBidi"/>
                <w:color w:val="auto"/>
              </w:rPr>
              <w:commentReference w:id="95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bookmarkStart w:id="957" w:name="_Ref434488992"/>
      <w:r>
        <w:lastRenderedPageBreak/>
        <w:t>The Doxology of Any Apostle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58"/>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58"/>
            <w:r>
              <w:rPr>
                <w:rStyle w:val="CommentReference"/>
                <w:rFonts w:ascii="Times New Roman" w:eastAsiaTheme="minorHAnsi" w:hAnsi="Times New Roman" w:cstheme="minorBidi"/>
                <w:color w:val="auto"/>
              </w:rPr>
              <w:commentReference w:id="958"/>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59"/>
            <w:r>
              <w:t>compatriots</w:t>
            </w:r>
            <w:commentRangeEnd w:id="959"/>
            <w:r>
              <w:rPr>
                <w:rStyle w:val="CommentReference"/>
                <w:rFonts w:ascii="Times New Roman" w:eastAsiaTheme="minorHAnsi" w:hAnsi="Times New Roman" w:cstheme="minorBidi"/>
                <w:color w:val="auto"/>
              </w:rPr>
              <w:commentReference w:id="959"/>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bookmarkStart w:id="960" w:name="_Ref434489014"/>
      <w:r>
        <w:lastRenderedPageBreak/>
        <w:t>The Doxology of St. Stephen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6"/>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bookmarkStart w:id="961" w:name="_Ref434489170"/>
      <w:r>
        <w:t>The Doxology of St. George</w:t>
      </w:r>
      <w:bookmarkEnd w:id="961"/>
    </w:p>
    <w:p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91A2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91A2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191A26">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lastRenderedPageBreak/>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bookmarkStart w:id="962" w:name="_Ref434490082"/>
      <w:r>
        <w:t>The Doxology of St. Demiana</w:t>
      </w:r>
      <w:bookmarkEnd w:id="962"/>
    </w:p>
    <w:p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191A2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191A2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191A26">
        <w:rPr>
          <w:noProof/>
        </w:rPr>
        <w:t>698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w:t>
            </w:r>
            <w:r w:rsidR="00FE0AE4">
              <w:t xml:space="preserve"> </w:t>
            </w:r>
            <w:r>
              <w:t>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7"/>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bookmarkStart w:id="963" w:name="_Ref434489950"/>
      <w:r>
        <w:lastRenderedPageBreak/>
        <w:t>The Doxology of the Martyrs</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64"/>
            <w:r>
              <w:t>Akrash</w:t>
            </w:r>
            <w:commentRangeEnd w:id="964"/>
            <w:r>
              <w:rPr>
                <w:rStyle w:val="CommentReference"/>
              </w:rPr>
              <w:commentReference w:id="964"/>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bookmarkStart w:id="965" w:name="_Ref434490311"/>
      <w:r>
        <w:t>The Doxology of St. Anthony and St. Paul</w:t>
      </w:r>
      <w:bookmarkEnd w:id="965"/>
    </w:p>
    <w:p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191A2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191A2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191A26">
        <w:rPr>
          <w:noProof/>
        </w:rPr>
        <w:t>702</w:t>
      </w:r>
      <w:r w:rsidR="00191A26">
        <w:fldChar w:fldCharType="end"/>
      </w:r>
      <w:r>
        <w:t xml:space="preserve">, and </w:t>
      </w:r>
      <w:r w:rsidR="00191A26">
        <w:fldChar w:fldCharType="begin"/>
      </w:r>
      <w:r w:rsidR="00191A26">
        <w:instrText xml:space="preserve"> REF _Ref434490368 \h </w:instrText>
      </w:r>
      <w:r w:rsidR="00191A26">
        <w:fldChar w:fldCharType="separate"/>
      </w:r>
      <w:r w:rsidR="00191A26">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191A26">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91A26">
        <w:rPr>
          <w:noProof/>
        </w:rPr>
        <w:t>704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66"/>
            <w:r w:rsidRPr="004764BD">
              <w:t>give light to</w:t>
            </w:r>
            <w:commentRangeEnd w:id="966"/>
            <w:r>
              <w:rPr>
                <w:rStyle w:val="CommentReference"/>
                <w:rFonts w:ascii="Times New Roman" w:eastAsiaTheme="minorHAnsi" w:hAnsi="Times New Roman" w:cstheme="minorBidi"/>
                <w:color w:val="auto"/>
              </w:rPr>
              <w:commentReference w:id="966"/>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lastRenderedPageBreak/>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bookmarkStart w:id="967" w:name="_Ref434490826"/>
      <w:r>
        <w:t>The Doxology of St. Pishoy and St. Paul of Tammah</w:t>
      </w:r>
      <w:bookmarkEnd w:id="967"/>
    </w:p>
    <w:p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Pr>
          <w:lang w:val="en-US"/>
        </w:rPr>
        <w:t>July 2 / Epip 8: St. Pishoy</w:t>
      </w:r>
      <w:r>
        <w:fldChar w:fldCharType="end"/>
      </w:r>
      <w:r>
        <w:t xml:space="preserve">, page </w:t>
      </w:r>
      <w:r>
        <w:fldChar w:fldCharType="begin"/>
      </w:r>
      <w:r>
        <w:instrText xml:space="preserve"> PAGEREF _Ref434490783 \h </w:instrText>
      </w:r>
      <w:r>
        <w:fldChar w:fldCharType="separate"/>
      </w:r>
      <w:r>
        <w:rPr>
          <w:noProof/>
        </w:rPr>
        <w:t>782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lastRenderedPageBreak/>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bookmarkStart w:id="968" w:name="_Ref434492161"/>
      <w:r>
        <w:t>The Doxology of St. Athanasius the Apostolic</w:t>
      </w:r>
      <w:bookmarkEnd w:id="968"/>
    </w:p>
    <w:p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91A2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91A2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91A26">
        <w:rPr>
          <w:noProof/>
        </w:rPr>
        <w:t>733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91A26">
        <w:rPr>
          <w:noProof/>
        </w:rPr>
        <w:t>734</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bookmarkStart w:id="969" w:name="_Ref434492536"/>
      <w:r>
        <w:t xml:space="preserve">The Doxology of </w:t>
      </w:r>
      <w:r w:rsidR="00231798">
        <w:t>the</w:t>
      </w:r>
      <w:r>
        <w:t xml:space="preserve"> Cross Bearers</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bookmarkStart w:id="970" w:name="_Ref434492645"/>
      <w:r>
        <w:t>The Doxology for a Hierarch Who is Present</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8"/>
            </w:r>
            <w:r w:rsidRPr="004764BD">
              <w:t>,</w:t>
            </w:r>
          </w:p>
          <w:p w:rsidR="00231798" w:rsidRPr="004764BD" w:rsidRDefault="00231798" w:rsidP="003E70F4">
            <w:pPr>
              <w:pStyle w:val="EngHang"/>
            </w:pPr>
            <w:r w:rsidRPr="004764BD">
              <w:t>The priesthood of Aaron</w:t>
            </w:r>
            <w:r w:rsidRPr="004764BD">
              <w:rPr>
                <w:rStyle w:val="FootnoteReference"/>
              </w:rPr>
              <w:footnoteReference w:id="459"/>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60"/>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Default="00231798" w:rsidP="003E70F4">
            <w:pPr>
              <w:pStyle w:val="EngHang"/>
            </w:pPr>
            <w:commentRangeStart w:id="980"/>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80"/>
            <w:r>
              <w:rPr>
                <w:rStyle w:val="CommentReference"/>
                <w:rFonts w:ascii="Times New Roman" w:eastAsiaTheme="minorHAnsi" w:hAnsi="Times New Roman" w:cstheme="minorBidi"/>
                <w:color w:val="auto"/>
              </w:rPr>
              <w:commentReference w:id="980"/>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61"/>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84" w:name="_Toc434478993"/>
      <w:r>
        <w:lastRenderedPageBreak/>
        <w:t>September</w:t>
      </w:r>
      <w:bookmarkEnd w:id="938"/>
      <w:bookmarkEnd w:id="939"/>
      <w:bookmarkEnd w:id="94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84"/>
    </w:p>
    <w:p w:rsidR="00495F1A" w:rsidRDefault="0092592B" w:rsidP="00495F1A">
      <w:pPr>
        <w:pStyle w:val="Heading3"/>
      </w:pPr>
      <w:bookmarkStart w:id="985" w:name="_Toc410196198"/>
      <w:bookmarkStart w:id="986" w:name="_Toc410196440"/>
      <w:bookmarkStart w:id="987" w:name="_Toc410196942"/>
      <w:r>
        <w:t xml:space="preserve">August 29 (30) / Tho-out 1: </w:t>
      </w:r>
      <w:r w:rsidR="00495F1A">
        <w:t>Ecclesiastical New Year: Nairouz</w:t>
      </w:r>
      <w:bookmarkEnd w:id="985"/>
      <w:bookmarkEnd w:id="986"/>
      <w:bookmarkEnd w:id="987"/>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bookmarkStart w:id="988" w:name="_Ref434477358"/>
      <w:r>
        <w:t>The Doxolog</w:t>
      </w:r>
      <w:r w:rsidR="00E21EA3">
        <w:t>y for Ecclesiastical New Year</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89"/>
            <w:r>
              <w:t xml:space="preserve">wiles </w:t>
            </w:r>
            <w:commentRangeEnd w:id="989"/>
            <w:r>
              <w:rPr>
                <w:rStyle w:val="CommentReference"/>
                <w:rFonts w:ascii="Times New Roman" w:eastAsiaTheme="minorHAnsi" w:hAnsi="Times New Roman" w:cstheme="minorBidi"/>
                <w:color w:val="auto"/>
              </w:rPr>
              <w:commentReference w:id="989"/>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bookmarkStart w:id="990" w:name="_Ref434473482"/>
      <w:r>
        <w:t>The Psali Adam</w:t>
      </w:r>
      <w:r w:rsidR="00B411C9">
        <w:t xml:space="preserve"> for the Ecclesiastical New Year</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91"/>
            <w:r>
              <w:t xml:space="preserve">Ϯⲛⲁⲟⲩⲱϣⲧ </w:t>
            </w:r>
            <w:commentRangeEnd w:id="991"/>
            <w:r>
              <w:rPr>
                <w:rStyle w:val="CommentReference"/>
                <w:rFonts w:ascii="Times New Roman" w:hAnsi="Times New Roman"/>
              </w:rPr>
              <w:commentReference w:id="991"/>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92"/>
            <w:r>
              <w:t>reign</w:t>
            </w:r>
            <w:commentRangeEnd w:id="992"/>
            <w:r>
              <w:rPr>
                <w:rStyle w:val="CommentReference"/>
              </w:rPr>
              <w:commentReference w:id="992"/>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B52D77">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bookmarkStart w:id="993" w:name="_Ref434473530"/>
      <w:r>
        <w:lastRenderedPageBreak/>
        <w:t xml:space="preserve">The Psali </w:t>
      </w:r>
      <w:r w:rsidR="004E71A7">
        <w:t>Batos for the Ecclesiastical New Year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94"/>
            <w:r>
              <w:t xml:space="preserve">be </w:t>
            </w:r>
            <w:commentRangeEnd w:id="994"/>
            <w:r>
              <w:rPr>
                <w:rStyle w:val="CommentReference"/>
              </w:rPr>
              <w:commentReference w:id="994"/>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95"/>
            <w:r>
              <w:t xml:space="preserve">Ⲁⲙⲱⲛⲓ </w:t>
            </w:r>
            <w:commentRangeEnd w:id="995"/>
            <w:r>
              <w:rPr>
                <w:rStyle w:val="CommentReference"/>
                <w:rFonts w:ascii="Times New Roman" w:hAnsi="Times New Roman"/>
              </w:rPr>
              <w:commentReference w:id="995"/>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96"/>
            <w:r>
              <w:t xml:space="preserve">the </w:t>
            </w:r>
            <w:commentRangeEnd w:id="996"/>
            <w:r>
              <w:rPr>
                <w:rStyle w:val="CommentReference"/>
              </w:rPr>
              <w:commentReference w:id="996"/>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97"/>
            <w:r>
              <w:t xml:space="preserve">entreat </w:t>
            </w:r>
            <w:commentRangeEnd w:id="997"/>
            <w:r>
              <w:rPr>
                <w:rStyle w:val="CommentReference"/>
              </w:rPr>
              <w:commentReference w:id="997"/>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t>.</w:t>
      </w:r>
    </w:p>
    <w:p w:rsidR="00C46B09" w:rsidRDefault="00C46B09" w:rsidP="0039635A">
      <w:pPr>
        <w:pStyle w:val="Heading3"/>
      </w:pPr>
      <w:r>
        <w:t>September 1 (2) / Tho-out 4: St. Verena</w:t>
      </w:r>
    </w:p>
    <w:p w:rsidR="00C46B09" w:rsidRDefault="00C46B09" w:rsidP="00C46B09">
      <w:pPr>
        <w:pStyle w:val="Heading4"/>
      </w:pPr>
      <w:bookmarkStart w:id="998" w:name="_Ref434490285"/>
      <w:r>
        <w:t>The Doxology</w:t>
      </w:r>
      <w:r w:rsidR="00B46E6E">
        <w:t xml:space="preserve"> for St. Verena</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62"/>
      </w:r>
    </w:p>
    <w:p w:rsidR="0039635A" w:rsidRDefault="0039635A" w:rsidP="0039635A">
      <w:pPr>
        <w:pStyle w:val="Heading3"/>
      </w:pPr>
      <w:r>
        <w:t>September 4 (5) / Tho-out 7: St. Dioscorus</w:t>
      </w:r>
    </w:p>
    <w:p w:rsidR="0039635A" w:rsidRDefault="00191A26" w:rsidP="0039635A">
      <w:pPr>
        <w:pStyle w:val="Rubric"/>
      </w:pPr>
      <w:r>
        <w:fldChar w:fldCharType="begin"/>
      </w:r>
      <w:r>
        <w:instrText xml:space="preserve"> REF _Ref434492249 \h </w:instrText>
      </w:r>
      <w:r>
        <w:fldChar w:fldCharType="separate"/>
      </w:r>
      <w:r>
        <w:t>The Doxology for St. Severus</w:t>
      </w:r>
      <w:r>
        <w:fldChar w:fldCharType="end"/>
      </w:r>
      <w:r>
        <w:t xml:space="preserve">, </w:t>
      </w:r>
      <w:r>
        <w:fldChar w:fldCharType="begin"/>
      </w:r>
      <w:r>
        <w:instrText xml:space="preserve"> REF _Ref434561058 \h </w:instrText>
      </w:r>
      <w:r>
        <w:fldChar w:fldCharType="separate"/>
      </w:r>
      <w:r>
        <w:t>September 29 (30) / Paopi 2: The Coming of St. Severus to Egypt</w:t>
      </w:r>
      <w:r>
        <w:fldChar w:fldCharType="end"/>
      </w:r>
      <w:r>
        <w:t xml:space="preserve">, page </w:t>
      </w:r>
      <w:r>
        <w:fldChar w:fldCharType="begin"/>
      </w:r>
      <w:r>
        <w:instrText xml:space="preserve"> PAGEREF _Ref434561058 \h </w:instrText>
      </w:r>
      <w:r>
        <w:fldChar w:fldCharType="separate"/>
      </w:r>
      <w:r>
        <w:rPr>
          <w:noProof/>
        </w:rPr>
        <w:t>556</w:t>
      </w:r>
      <w:r>
        <w:fldChar w:fldCharType="end"/>
      </w:r>
      <w:r w:rsidR="0039635A">
        <w:t xml:space="preserve">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bookmarkStart w:id="999" w:name="_Ref434490258"/>
      <w:r>
        <w:t>The Doxology</w:t>
      </w:r>
      <w:r w:rsidR="00B46E6E">
        <w:t xml:space="preserve"> for St. Rebecca and her Children</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191A26">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191A26">
        <w:rPr>
          <w:noProof/>
        </w:rPr>
        <w:t>567</w:t>
      </w:r>
      <w:r w:rsidR="00191A26">
        <w:fldChar w:fldCharType="end"/>
      </w:r>
      <w:r w:rsidR="00191A26">
        <w:t>.</w:t>
      </w:r>
    </w:p>
    <w:p w:rsidR="0092592B" w:rsidRDefault="006E370D" w:rsidP="006E370D">
      <w:pPr>
        <w:pStyle w:val="Heading3"/>
      </w:pPr>
      <w:r>
        <w:t xml:space="preserve">September 12 (13) / Tho-out 15: </w:t>
      </w:r>
      <w:r w:rsidR="00191A26">
        <w:t xml:space="preserve">Translocation of the Relics of </w:t>
      </w:r>
      <w:r>
        <w:t>St. Stephen</w:t>
      </w:r>
    </w:p>
    <w:p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91A2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91A26">
        <w:rPr>
          <w:noProof/>
        </w:rPr>
        <w:t>640</w:t>
      </w:r>
      <w:r w:rsidR="00191A26">
        <w:fldChar w:fldCharType="end"/>
      </w:r>
      <w:r>
        <w:t>.</w:t>
      </w:r>
    </w:p>
    <w:p w:rsidR="00495F1A" w:rsidRDefault="0092592B" w:rsidP="00495F1A">
      <w:pPr>
        <w:pStyle w:val="Heading3"/>
      </w:pPr>
      <w:bookmarkStart w:id="1000" w:name="_Toc410196199"/>
      <w:bookmarkStart w:id="1001" w:name="_Toc410196441"/>
      <w:bookmarkStart w:id="1002" w:name="_Toc410196943"/>
      <w:bookmarkStart w:id="1003" w:name="_Ref434563524"/>
      <w:bookmarkStart w:id="1004" w:name="_Ref434563530"/>
      <w:r>
        <w:t xml:space="preserve">September 14 (15) / Tho-out 17: </w:t>
      </w:r>
      <w:r w:rsidR="00495F1A">
        <w:t>The Dedication of the Church of the Holy Cross</w:t>
      </w:r>
      <w:bookmarkEnd w:id="1000"/>
      <w:bookmarkEnd w:id="1001"/>
      <w:bookmarkEnd w:id="1002"/>
      <w:bookmarkEnd w:id="1003"/>
      <w:bookmarkEnd w:id="1004"/>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bookmarkStart w:id="1005" w:name="_Ref434477443"/>
      <w:r>
        <w:t>The Doxology</w:t>
      </w:r>
      <w:r w:rsidR="00E21EA3">
        <w:t xml:space="preserve"> for the Feast of the Cross</w:t>
      </w:r>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bookmarkStart w:id="1006" w:name="_Ref434474964"/>
      <w:r>
        <w:t>The Psali Ada</w:t>
      </w:r>
      <w:r w:rsidR="006C1B94">
        <w:t>m for the Feast of the Cross</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1007"/>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1007"/>
            <w:r>
              <w:rPr>
                <w:rStyle w:val="CommentReference"/>
              </w:rPr>
              <w:commentReference w:id="1007"/>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bookmarkStart w:id="1008" w:name="_Ref434474992"/>
      <w:r>
        <w:t>The Psali Bato</w:t>
      </w:r>
      <w:r w:rsidR="006C1B94">
        <w:t>s for the Feast of the Cross</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91A2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91A26">
        <w:rPr>
          <w:noProof/>
        </w:rPr>
        <w:t>508</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91A26">
        <w:rPr>
          <w:noProof/>
        </w:rPr>
        <w:t>509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91A26">
        <w:rPr>
          <w:noProof/>
        </w:rPr>
        <w:t>511</w:t>
      </w:r>
      <w:r w:rsidR="00191A26">
        <w:fldChar w:fldCharType="end"/>
      </w:r>
      <w:r>
        <w:t>.</w:t>
      </w:r>
    </w:p>
    <w:p w:rsidR="00D54A29" w:rsidRDefault="00D54A29" w:rsidP="00D54A29">
      <w:pPr>
        <w:pStyle w:val="Heading3"/>
      </w:pPr>
      <w:r>
        <w:lastRenderedPageBreak/>
        <w:t xml:space="preserve">September 22 (23) / </w:t>
      </w:r>
      <w:commentRangeStart w:id="1009"/>
      <w:r>
        <w:t>Tho-out 24</w:t>
      </w:r>
      <w:commentRangeEnd w:id="1009"/>
      <w:r w:rsidR="00C46B09">
        <w:rPr>
          <w:rStyle w:val="CommentReference"/>
          <w:rFonts w:eastAsiaTheme="minorHAnsi" w:cstheme="minorBidi"/>
          <w:b w:val="0"/>
          <w:bCs w:val="0"/>
        </w:rPr>
        <w:commentReference w:id="1009"/>
      </w:r>
      <w:r>
        <w:t>: St. Maurice and the Theban Legion</w:t>
      </w:r>
    </w:p>
    <w:p w:rsidR="00D54A29" w:rsidRDefault="00B46E6E" w:rsidP="00D54A29">
      <w:pPr>
        <w:pStyle w:val="Heading4"/>
      </w:pPr>
      <w:bookmarkStart w:id="1010" w:name="_Ref434489859"/>
      <w:r>
        <w:t>The Doxology for</w:t>
      </w:r>
      <w:r w:rsidR="00D54A29">
        <w:t xml:space="preserve"> St. Maurice and the Theban Legion</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bookmarkStart w:id="1011" w:name="_Ref434489873"/>
      <w:r>
        <w:t>Another Doxology of St. Maurice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91A2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91A26">
        <w:rPr>
          <w:noProof/>
        </w:rPr>
        <w:t>506</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91A26">
        <w:rPr>
          <w:noProof/>
        </w:rPr>
        <w:t>507</w:t>
      </w:r>
      <w:r w:rsidR="00191A26">
        <w:fldChar w:fldCharType="end"/>
      </w:r>
      <w:r w:rsidR="00191A26">
        <w:t>.</w:t>
      </w:r>
    </w:p>
    <w:p w:rsidR="005603B8" w:rsidRPr="0039635A" w:rsidRDefault="005242D1" w:rsidP="005242D1">
      <w:pPr>
        <w:pStyle w:val="Rubric"/>
      </w:pPr>
      <w:r>
        <w:t>TODO: add doxology vs for Zacharias here?</w:t>
      </w:r>
    </w:p>
    <w:p w:rsidR="00C0205C" w:rsidRDefault="00C0205C" w:rsidP="00C0205C">
      <w:pPr>
        <w:pStyle w:val="Heading3"/>
      </w:pPr>
      <w:bookmarkStart w:id="1012" w:name="_Ref435003974"/>
      <w:r>
        <w:t>September 26 (27) / Tho-out 29: Commemoration of the Annunciation, Nativity, and Resurrection on the 29</w:t>
      </w:r>
      <w:r w:rsidRPr="00C0205C">
        <w:rPr>
          <w:vertAlign w:val="superscript"/>
        </w:rPr>
        <w:t>th</w:t>
      </w:r>
      <w:r>
        <w:t xml:space="preserve"> of Every Month</w:t>
      </w:r>
      <w:bookmarkEnd w:id="1012"/>
    </w:p>
    <w:p w:rsidR="00C0205C" w:rsidRDefault="00C0205C" w:rsidP="00C0205C">
      <w:pPr>
        <w:pStyle w:val="Heading4"/>
      </w:pPr>
      <w:bookmarkStart w:id="1013" w:name="_Ref435003845"/>
      <w:r>
        <w:t>The Psali Adam for the 29</w:t>
      </w:r>
      <w:r w:rsidRPr="00C0205C">
        <w:rPr>
          <w:vertAlign w:val="superscript"/>
        </w:rPr>
        <w:t>th</w:t>
      </w:r>
      <w:r>
        <w:t xml:space="preserve"> of Every Month</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Come, today,</w:t>
            </w:r>
          </w:p>
          <w:p w:rsidR="00C0205C" w:rsidRDefault="00C0205C" w:rsidP="00C0205C">
            <w:pPr>
              <w:pStyle w:val="EngHang"/>
            </w:pPr>
            <w:r>
              <w:t>O faithful people,</w:t>
            </w:r>
          </w:p>
          <w:p w:rsidR="00C0205C" w:rsidRDefault="00C0205C" w:rsidP="00C0205C">
            <w:pPr>
              <w:pStyle w:val="EngHang"/>
            </w:pPr>
            <w:r>
              <w:t>To glorify</w:t>
            </w:r>
          </w:p>
          <w:p w:rsidR="00C0205C" w:rsidRDefault="00C0205C" w:rsidP="00C0205C">
            <w:pPr>
              <w:pStyle w:val="EngHangEnd"/>
            </w:pPr>
            <w:r>
              <w:t>Christ our King.</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Ⲁⲙⲱⲓⲛⲓ ⲧⲏⲣⲟⲩ ⲙ̀ⲫⲟⲟⲩ:</w:t>
            </w:r>
          </w:p>
          <w:p w:rsidR="00C0205C" w:rsidRDefault="00C0205C" w:rsidP="00C0205C">
            <w:pPr>
              <w:pStyle w:val="CopticVersemulti-line"/>
            </w:pPr>
            <w:r>
              <w:t>ⲱ̀ ⲛⲓⲗⲁⲟⲥ ⲛ̀ⲛⲓⲡⲓⲥⲧⲟⲥ:</w:t>
            </w:r>
          </w:p>
          <w:p w:rsidR="00C0205C" w:rsidRDefault="00C0205C" w:rsidP="00C0205C">
            <w:pPr>
              <w:pStyle w:val="CopticVersemulti-line"/>
            </w:pPr>
            <w:r>
              <w:t>ϩⲓⲛⲁ ⲛ̀ⲧⲉⲛϯⲱ̀ⲟⲩ:</w:t>
            </w:r>
          </w:p>
          <w:p w:rsidR="00C0205C" w:rsidRPr="00C35319" w:rsidRDefault="00C0205C" w:rsidP="00C0205C">
            <w:pPr>
              <w:pStyle w:val="CopticHangingVerse"/>
            </w:pPr>
            <w:r>
              <w:t>Ⲡⲉⲛⲟⲩⲣⲟ Ⲡⲓⲭ̀ⲣⲓⲥⲧⲟⲥ.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Every ineffable</w:t>
            </w:r>
          </w:p>
          <w:p w:rsidR="00C0205C" w:rsidRDefault="00C0205C" w:rsidP="00C0205C">
            <w:pPr>
              <w:pStyle w:val="EngHang"/>
            </w:pPr>
            <w:r>
              <w:t>Mystery was</w:t>
            </w:r>
          </w:p>
          <w:p w:rsidR="00C0205C" w:rsidRDefault="00C0205C" w:rsidP="00C0205C">
            <w:pPr>
              <w:pStyle w:val="EngHang"/>
            </w:pPr>
            <w:r>
              <w:t>Manifested to us through</w:t>
            </w:r>
          </w:p>
          <w:p w:rsidR="00C0205C" w:rsidRDefault="00C0205C" w:rsidP="00C0205C">
            <w:pPr>
              <w:pStyle w:val="EngHangEnd"/>
            </w:pPr>
            <w:r>
              <w:t>The Incomprehensible One.</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Ⲃⲟⲛ ⲟⲩⲙⲩⲥⲧⲏⲣⲓⲟⲛ:</w:t>
            </w:r>
          </w:p>
          <w:p w:rsidR="00C0205C" w:rsidRDefault="00C0205C" w:rsidP="00C0205C">
            <w:pPr>
              <w:pStyle w:val="CopticVersemulti-line"/>
            </w:pPr>
            <w:r>
              <w:t>ⲛ̀ⲁⲧⲥⲁϫⲓ ⲙ̀ⲙⲟϥ:</w:t>
            </w:r>
          </w:p>
          <w:p w:rsidR="00C0205C" w:rsidRDefault="00C0205C" w:rsidP="00C0205C">
            <w:pPr>
              <w:pStyle w:val="CopticVersemulti-line"/>
            </w:pPr>
            <w:r>
              <w:t>ⲁϥⲟⲩⲱⲛϩ ⲛⲁⲛ ⲁ̀ⲛⲟⲛ:</w:t>
            </w:r>
          </w:p>
          <w:p w:rsidR="00C0205C" w:rsidRDefault="00C0205C" w:rsidP="00C0205C">
            <w:pPr>
              <w:pStyle w:val="CopticHangingVerse"/>
            </w:pPr>
            <w:r>
              <w:t>ϩⲓⲧⲉⲛ Ⲡⲓⲁⲧϣ̀ⲧⲁϩⲟϥ.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For He who is</w:t>
            </w:r>
          </w:p>
          <w:p w:rsidR="00C0205C" w:rsidRDefault="00C0205C" w:rsidP="00C0205C">
            <w:pPr>
              <w:pStyle w:val="EngHang"/>
            </w:pPr>
            <w:r>
              <w:t>Without beginning,</w:t>
            </w:r>
          </w:p>
          <w:p w:rsidR="00C0205C" w:rsidRDefault="00C0205C" w:rsidP="00C0205C">
            <w:pPr>
              <w:pStyle w:val="EngHang"/>
            </w:pPr>
            <w:r>
              <w:t>The Creator, dwelt</w:t>
            </w:r>
          </w:p>
          <w:p w:rsidR="00C0205C" w:rsidRDefault="00C0205C" w:rsidP="00C0205C">
            <w:pPr>
              <w:pStyle w:val="EngHangEnd"/>
            </w:pPr>
            <w:r>
              <w:t>In the Virgin’s womb.</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Ⲅⲉ ⲅⲁⲣ ⲛ̀ⲑⲟϥ ⲁϥⲓ̀:</w:t>
            </w:r>
          </w:p>
          <w:p w:rsidR="00C0205C" w:rsidRDefault="00C0205C" w:rsidP="00C0205C">
            <w:pPr>
              <w:pStyle w:val="CopticVersemulti-line"/>
            </w:pPr>
            <w:r>
              <w:t>ϧⲉⲛ ⲑ̀ⲛⲉϫⲓ ⲛ̀Ϯⲡⲁⲣⲑⲉⲛⲟⲥ:</w:t>
            </w:r>
          </w:p>
          <w:p w:rsidR="00C0205C" w:rsidRDefault="00C0205C" w:rsidP="00C0205C">
            <w:pPr>
              <w:pStyle w:val="CopticVersemulti-line"/>
            </w:pPr>
            <w:r>
              <w:t>ⲛ̀ⲑⲟϥ Ⲡⲓⲁⲧⲁⲣⲭⲏ:</w:t>
            </w:r>
          </w:p>
          <w:p w:rsidR="00C0205C" w:rsidRDefault="00C0205C" w:rsidP="00C0205C">
            <w:pPr>
              <w:pStyle w:val="CopticHangingVerse"/>
            </w:pPr>
            <w:r>
              <w:t>ⲟⲩⲟϩ Ⲡⲓⲇⲏⲙⲓⲟⲣⲅⲟⲥ.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Righteous Luke</w:t>
            </w:r>
          </w:p>
          <w:p w:rsidR="00C0205C" w:rsidRDefault="00C0205C" w:rsidP="00C0205C">
            <w:pPr>
              <w:pStyle w:val="EngHang"/>
            </w:pPr>
            <w:r>
              <w:t>Joyfully proclaimed</w:t>
            </w:r>
          </w:p>
          <w:p w:rsidR="00C0205C" w:rsidRDefault="00C0205C" w:rsidP="00C0205C">
            <w:pPr>
              <w:pStyle w:val="EngHang"/>
            </w:pPr>
            <w:r>
              <w:t>This Mystery</w:t>
            </w:r>
          </w:p>
          <w:p w:rsidR="00C0205C" w:rsidRDefault="00C0205C" w:rsidP="00C0205C">
            <w:pPr>
              <w:pStyle w:val="EngHangEnd"/>
            </w:pPr>
            <w:r>
              <w:t>Of Emmanuel to us.</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Ⲇⲓⲕⲉⲟⲥ ⲁϥⲧⲁⲙⲟⲛ:</w:t>
            </w:r>
          </w:p>
          <w:p w:rsidR="00C0205C" w:rsidRDefault="00C0205C" w:rsidP="00C0205C">
            <w:pPr>
              <w:pStyle w:val="CopticVersemulti-line"/>
            </w:pPr>
            <w:r>
              <w:t>Ⲗⲟⲩⲕⲁⲥ ϧⲉⲛ ⲟⲩⲑⲉⲗⲏⲗ:</w:t>
            </w:r>
          </w:p>
          <w:p w:rsidR="00C0205C" w:rsidRDefault="00C0205C" w:rsidP="00C0205C">
            <w:pPr>
              <w:pStyle w:val="CopticVersemulti-line"/>
            </w:pPr>
            <w:r>
              <w:t>ⲉⲑⲃⲉ ⲡⲓⲙⲩⲥⲧⲏⲣⲓⲟⲛ:</w:t>
            </w:r>
          </w:p>
          <w:p w:rsidR="00C0205C" w:rsidRDefault="00C0205C" w:rsidP="00C0205C">
            <w:pPr>
              <w:pStyle w:val="CopticHangingVerse"/>
            </w:pPr>
            <w:r>
              <w:t>ⲛ̀ⲧⲉ Ⲉⲙⲙⲁⲛⲟⲩⲏⲗ.</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He spoke of</w:t>
            </w:r>
          </w:p>
          <w:p w:rsidR="00C0205C" w:rsidRDefault="00C0205C" w:rsidP="00C0205C">
            <w:pPr>
              <w:pStyle w:val="EngHang"/>
            </w:pPr>
            <w:r>
              <w:t>The servant of the holies,</w:t>
            </w:r>
          </w:p>
          <w:p w:rsidR="00C0205C" w:rsidRDefault="00C0205C" w:rsidP="00C0205C">
            <w:pPr>
              <w:pStyle w:val="EngHang"/>
            </w:pPr>
            <w:r>
              <w:t>Gabriel the heavenly evangelist</w:t>
            </w:r>
          </w:p>
          <w:p w:rsidR="00C0205C" w:rsidRDefault="00C0205C" w:rsidP="00C0205C">
            <w:pPr>
              <w:pStyle w:val="EngHangEnd"/>
            </w:pPr>
            <w:r>
              <w:t>Of the Virgin.</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Ⲉⲑⲃⲉ ⲫⲁⲓ ⲁϥⲥⲁϫⲓ:</w:t>
            </w:r>
          </w:p>
          <w:p w:rsidR="00C0205C" w:rsidRDefault="00C0205C" w:rsidP="00C0205C">
            <w:pPr>
              <w:pStyle w:val="CopticVersemulti-line"/>
            </w:pPr>
            <w:r>
              <w:t>ⲉⲑⲃⲉ ⲡⲓⲗⲓⲧⲟⲩⲣⲅⲟⲥ:</w:t>
            </w:r>
          </w:p>
          <w:p w:rsidR="00C0205C" w:rsidRDefault="00C0205C" w:rsidP="00C0205C">
            <w:pPr>
              <w:pStyle w:val="CopticVersemulti-line"/>
            </w:pPr>
            <w:r>
              <w:t>Ⲅⲁⲃⲣⲓⲏⲗ ⲡⲓϥⲁⲓϣⲉⲛⲛⲟⲩϥⲓ:</w:t>
            </w:r>
          </w:p>
          <w:p w:rsidR="00C0205C" w:rsidRDefault="00C0205C" w:rsidP="00C0205C">
            <w:pPr>
              <w:pStyle w:val="CopticHangingVerse"/>
            </w:pPr>
            <w:r>
              <w:t>ⲉ̀ϫⲉⲛ Ϯⲡⲁⲣⲑⲉⲛⲟⲥ.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He spoke to her</w:t>
            </w:r>
          </w:p>
          <w:p w:rsidR="00C0205C" w:rsidRDefault="00C0205C" w:rsidP="00C0205C">
            <w:pPr>
              <w:pStyle w:val="EngHang"/>
            </w:pPr>
            <w:r>
              <w:t>In truth, saying,</w:t>
            </w:r>
          </w:p>
          <w:p w:rsidR="00C0205C" w:rsidRDefault="00C0205C" w:rsidP="00C0205C">
            <w:pPr>
              <w:pStyle w:val="EngHang"/>
            </w:pPr>
            <w:r>
              <w:t>“Hail to you, O full of grace,</w:t>
            </w:r>
          </w:p>
          <w:p w:rsidR="00C0205C" w:rsidRDefault="00C0205C" w:rsidP="00C0205C">
            <w:pPr>
              <w:pStyle w:val="EngHangEnd"/>
            </w:pPr>
            <w:r>
              <w:t>O, pure one.</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Ⲍⲉ ⲟⲛⲧⲱⲥ ⲁϥⲥⲁϫⲓ:</w:t>
            </w:r>
          </w:p>
          <w:p w:rsidR="00C0205C" w:rsidRDefault="00C0205C" w:rsidP="00C0205C">
            <w:pPr>
              <w:pStyle w:val="CopticVersemulti-line"/>
            </w:pPr>
            <w:r>
              <w:t>ⲛⲉⲙⲁⲥ ⲉϥϫⲱ ⲙ̀ⲙⲟⲥ:</w:t>
            </w:r>
          </w:p>
          <w:p w:rsidR="00C0205C" w:rsidRDefault="00C0205C" w:rsidP="00C0205C">
            <w:pPr>
              <w:pStyle w:val="CopticVersemulti-line"/>
            </w:pPr>
            <w:r>
              <w:t>ϫⲉ ⲭⲉⲣⲉ ⲕⲉ ⲭⲁⲣⲓⲧⲱⲙⲉⲛⲏ:</w:t>
            </w:r>
          </w:p>
          <w:p w:rsidR="00C0205C" w:rsidRDefault="00C0205C" w:rsidP="00C0205C">
            <w:pPr>
              <w:pStyle w:val="CopticHangingVerse"/>
            </w:pPr>
            <w:r>
              <w:t>ⲱ̀ ϯⲕⲁⲑⲁⲣⲟⲥ.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Behold, you shall conceive,</w:t>
            </w:r>
          </w:p>
          <w:p w:rsidR="00C0205C" w:rsidRDefault="00C0205C" w:rsidP="00C0205C">
            <w:pPr>
              <w:pStyle w:val="EngHang"/>
            </w:pPr>
            <w:r>
              <w:t>And bring forth a Son,</w:t>
            </w:r>
          </w:p>
          <w:p w:rsidR="00C0205C" w:rsidRDefault="00C0205C" w:rsidP="00C0205C">
            <w:pPr>
              <w:pStyle w:val="EngHang"/>
            </w:pPr>
            <w:r>
              <w:t>The Son of the Most High,</w:t>
            </w:r>
          </w:p>
          <w:p w:rsidR="00C0205C" w:rsidRDefault="00C0205C" w:rsidP="00C0205C">
            <w:pPr>
              <w:pStyle w:val="EngHangEnd"/>
            </w:pPr>
            <w:r>
              <w:t>Jesus, the mighty.”</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Ⲏⲡⲡⲉ ⲧⲉⲣⲁ ⲉⲣⲃⲟⲕⲓ:</w:t>
            </w:r>
          </w:p>
          <w:p w:rsidR="00C0205C" w:rsidRDefault="00C0205C" w:rsidP="00C0205C">
            <w:pPr>
              <w:pStyle w:val="CopticVersemulti-line"/>
            </w:pPr>
            <w:r>
              <w:t>ⲉⲥⲉ̀ⲙⲓⲥⲓ ⲛ̀Ⲟⲩϣⲏⲣⲓ:</w:t>
            </w:r>
          </w:p>
          <w:p w:rsidR="00C0205C" w:rsidRDefault="00C0205C" w:rsidP="00C0205C">
            <w:pPr>
              <w:pStyle w:val="CopticVersemulti-line"/>
            </w:pPr>
            <w:r>
              <w:t>Ⲡϣⲏⲣⲓ ⲙ̀Ⲫⲏⲉⲧϭⲟⲥⲓ:</w:t>
            </w:r>
          </w:p>
          <w:p w:rsidR="00C0205C" w:rsidRDefault="00C0205C" w:rsidP="00C0205C">
            <w:pPr>
              <w:pStyle w:val="CopticHangingVerse"/>
            </w:pPr>
            <w:r>
              <w:t>ⲡⲉ Ⲓⲏⲥⲟⲩⲥ ⲫⲁ ⲡⲓⲁ̀ⲙⲁϩⲓ.</w:t>
            </w:r>
          </w:p>
        </w:tc>
      </w:tr>
      <w:tr w:rsidR="00C0205C" w:rsidTr="00C0205C">
        <w:trPr>
          <w:cantSplit/>
          <w:jc w:val="center"/>
        </w:trPr>
        <w:tc>
          <w:tcPr>
            <w:tcW w:w="288" w:type="dxa"/>
          </w:tcPr>
          <w:p w:rsidR="00C0205C" w:rsidRDefault="00C0205C" w:rsidP="00C0205C">
            <w:pPr>
              <w:pStyle w:val="CopticCross"/>
            </w:pPr>
            <w:r w:rsidRPr="00FB5ACB">
              <w:lastRenderedPageBreak/>
              <w:t>¿</w:t>
            </w:r>
          </w:p>
        </w:tc>
        <w:tc>
          <w:tcPr>
            <w:tcW w:w="3960" w:type="dxa"/>
          </w:tcPr>
          <w:p w:rsidR="00C0205C" w:rsidRDefault="00C0205C" w:rsidP="00C0205C">
            <w:pPr>
              <w:pStyle w:val="EngHang"/>
            </w:pPr>
            <w:r>
              <w:t>The true God,</w:t>
            </w:r>
          </w:p>
          <w:p w:rsidR="00C0205C" w:rsidRDefault="00C0205C" w:rsidP="00C0205C">
            <w:pPr>
              <w:pStyle w:val="EngHang"/>
            </w:pPr>
            <w:r>
              <w:t>The Infinite One,</w:t>
            </w:r>
          </w:p>
          <w:p w:rsidR="00C0205C" w:rsidRDefault="00C0205C" w:rsidP="00C0205C">
            <w:pPr>
              <w:pStyle w:val="EngHang"/>
            </w:pPr>
            <w:r>
              <w:t>Was born as a man today,</w:t>
            </w:r>
          </w:p>
          <w:p w:rsidR="00C0205C" w:rsidRDefault="00C0205C" w:rsidP="00C0205C">
            <w:pPr>
              <w:pStyle w:val="EngHangEnd"/>
            </w:pPr>
            <w:r>
              <w:t>From the Virgin’s womb.</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Ⲑⲉⲟⲥ ⲛ̀ⲧⲁⲫ̀ⲙⲏⲓ:</w:t>
            </w:r>
          </w:p>
          <w:p w:rsidR="00C0205C" w:rsidRDefault="00C0205C" w:rsidP="00C0205C">
            <w:pPr>
              <w:pStyle w:val="CopticVersemulti-line"/>
            </w:pPr>
            <w:r>
              <w:t>Ⲡⲓⲁ̀ⲭⲱⲣⲓⲧⲟⲥ:</w:t>
            </w:r>
          </w:p>
          <w:p w:rsidR="00C0205C" w:rsidRDefault="00C0205C" w:rsidP="00C0205C">
            <w:pPr>
              <w:pStyle w:val="CopticVersemulti-line"/>
            </w:pPr>
            <w:r>
              <w:t>ⲁϥⲙⲁⲥϥ ⲙ̀ⲫⲟⲟⲩ ϩⲱⲥ ⲣⲱⲙⲓ:</w:t>
            </w:r>
          </w:p>
          <w:p w:rsidR="00C0205C" w:rsidRPr="005130A7" w:rsidRDefault="00C0205C" w:rsidP="00C0205C">
            <w:pPr>
              <w:pStyle w:val="CopticHangingVerse"/>
            </w:pPr>
            <w:r>
              <w:t>ϧⲉⲛ ⲑ̀ⲛⲉϫⲓ ⲛ̀Ϯⲡⲁⲣⲑⲉⲛⲟⲥ.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The shepherds</w:t>
            </w:r>
          </w:p>
          <w:p w:rsidR="00C0205C" w:rsidRDefault="00C0205C" w:rsidP="00C0205C">
            <w:pPr>
              <w:pStyle w:val="EngHang"/>
            </w:pPr>
            <w:r>
              <w:t>Praised with the angels</w:t>
            </w:r>
          </w:p>
          <w:p w:rsidR="00C0205C" w:rsidRDefault="00C0205C" w:rsidP="00C0205C">
            <w:pPr>
              <w:pStyle w:val="EngHang"/>
            </w:pPr>
            <w:r>
              <w:t>When they beheld His glory,</w:t>
            </w:r>
          </w:p>
          <w:p w:rsidR="00C0205C" w:rsidRDefault="00C0205C" w:rsidP="00C0205C">
            <w:pPr>
              <w:pStyle w:val="EngHangEnd"/>
            </w:pPr>
            <w:r>
              <w:t>And willingly believed.</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Ⲓⲥ ⲛⲓⲙⲁⲛⲉ̀ⲥⲱⲟⲩ:</w:t>
            </w:r>
          </w:p>
          <w:p w:rsidR="00C0205C" w:rsidRDefault="00C0205C" w:rsidP="00C0205C">
            <w:pPr>
              <w:pStyle w:val="CopticVersemulti-line"/>
            </w:pPr>
            <w:r>
              <w:t>ⲥⲉϩⲱⲥ ⲛⲉⲙ ⲛⲓⲁⲅⲅⲉⲗⲟⲥ:</w:t>
            </w:r>
          </w:p>
          <w:p w:rsidR="00C0205C" w:rsidRDefault="00C0205C" w:rsidP="00C0205C">
            <w:pPr>
              <w:pStyle w:val="CopticVersemulti-line"/>
            </w:pPr>
            <w:r>
              <w:t>ⲉ̀ⲧⲁⲩⲛⲁⲩ ⲉ̀ⲡⲉϥⲱ̀ⲟⲩ:</w:t>
            </w:r>
          </w:p>
          <w:p w:rsidR="00C0205C" w:rsidRPr="005130A7" w:rsidRDefault="00C0205C" w:rsidP="00C0205C">
            <w:pPr>
              <w:pStyle w:val="CopticHangingVerse"/>
            </w:pPr>
            <w:r>
              <w:t>ⲁⲩⲛⲁϩϯ ⲛ̀ⲕⲁⲗⲱⲥ.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Understand and learn,</w:t>
            </w:r>
          </w:p>
          <w:p w:rsidR="00C0205C" w:rsidRDefault="00C0205C" w:rsidP="00C0205C">
            <w:pPr>
              <w:pStyle w:val="EngHang"/>
            </w:pPr>
            <w:r>
              <w:t>O faithful of Christ:</w:t>
            </w:r>
          </w:p>
          <w:p w:rsidR="00C0205C" w:rsidRDefault="00C0205C" w:rsidP="00C0205C">
            <w:pPr>
              <w:pStyle w:val="EngHang"/>
            </w:pPr>
            <w:r>
              <w:t>He became man,</w:t>
            </w:r>
          </w:p>
          <w:p w:rsidR="00C0205C" w:rsidRDefault="00C0205C" w:rsidP="00C0205C">
            <w:pPr>
              <w:pStyle w:val="EngHangEnd"/>
            </w:pPr>
            <w:r>
              <w:t>Without pain.</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Ⲕⲁϯ ⲟⲩⲟϩ ⲉ̀ⲙⲓ:</w:t>
            </w:r>
          </w:p>
          <w:p w:rsidR="00C0205C" w:rsidRDefault="00C0205C" w:rsidP="00C0205C">
            <w:pPr>
              <w:pStyle w:val="CopticVersemulti-line"/>
            </w:pPr>
            <w:r>
              <w:t>ⲛⲏⲉⲑⲛⲁϩϯ ⲉ̀Ⲡⲓⲭ̀ⲣⲓⲥⲧⲟⲥ:</w:t>
            </w:r>
          </w:p>
          <w:p w:rsidR="00C0205C" w:rsidRDefault="00C0205C" w:rsidP="00C0205C">
            <w:pPr>
              <w:pStyle w:val="CopticVersemulti-line"/>
            </w:pPr>
            <w:r>
              <w:t>ϫⲉ ⲛ̀ⲑⲟϥ ⲁϥⲉⲣⲣⲱⲙⲓ:</w:t>
            </w:r>
          </w:p>
          <w:p w:rsidR="00C0205C" w:rsidRPr="005130A7" w:rsidRDefault="00C0205C" w:rsidP="00C0205C">
            <w:pPr>
              <w:pStyle w:val="CopticHangingVerse"/>
            </w:pPr>
            <w:r>
              <w:t>ⲁϭⲛⲉ ϩ̀ⲗⲓ ⲙ̀ⲡⲁⲑⲟⲥ.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Every nation</w:t>
            </w:r>
          </w:p>
          <w:p w:rsidR="00C0205C" w:rsidRDefault="00C0205C" w:rsidP="00C0205C">
            <w:pPr>
              <w:pStyle w:val="EngHang"/>
            </w:pPr>
            <w:r>
              <w:t>And every tongue,</w:t>
            </w:r>
          </w:p>
          <w:p w:rsidR="00C0205C" w:rsidRDefault="00C0205C" w:rsidP="00C0205C">
            <w:pPr>
              <w:pStyle w:val="EngHang"/>
            </w:pPr>
            <w:r>
              <w:t>Praises and glorifies</w:t>
            </w:r>
          </w:p>
          <w:p w:rsidR="00C0205C" w:rsidRDefault="00C0205C" w:rsidP="00C0205C">
            <w:pPr>
              <w:pStyle w:val="EngHangEnd"/>
            </w:pPr>
            <w:r>
              <w:t>The All-Holy Trinity, together.</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Ⲗⲁⲟⲥ ⲛⲓⲃⲉⲛ ⲉⲩⲥⲟⲡ:</w:t>
            </w:r>
          </w:p>
          <w:p w:rsidR="00C0205C" w:rsidRDefault="00C0205C" w:rsidP="00C0205C">
            <w:pPr>
              <w:pStyle w:val="CopticVersemulti-line"/>
            </w:pPr>
            <w:r>
              <w:t>ⲛⲉⲙ ⲛⲓⲁⲥⲡⲓ ⲛ̀ⲗⲁⲥ:</w:t>
            </w:r>
          </w:p>
          <w:p w:rsidR="00C0205C" w:rsidRDefault="00C0205C" w:rsidP="00C0205C">
            <w:pPr>
              <w:pStyle w:val="CopticVersemulti-line"/>
            </w:pPr>
            <w:r>
              <w:t>ⲥⲉϩⲱⲥ ⲥⲉϯⲱ̀ⲟⲩ:</w:t>
            </w:r>
          </w:p>
          <w:p w:rsidR="00C0205C" w:rsidRPr="005130A7" w:rsidRDefault="00C0205C" w:rsidP="00C0205C">
            <w:pPr>
              <w:pStyle w:val="CopticHangingVerse"/>
            </w:pPr>
            <w:r>
              <w:t>ⲉ̀ϯⲡⲁⲛⲁ̀ⲅⲓⲁ Ⲧⲣⲓⲁⲥ.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The Virgin Mary</w:t>
            </w:r>
          </w:p>
          <w:p w:rsidR="00C0205C" w:rsidRDefault="00C0205C" w:rsidP="00C0205C">
            <w:pPr>
              <w:pStyle w:val="EngHang"/>
            </w:pPr>
            <w:r>
              <w:t>Gave birth to Christ for us;</w:t>
            </w:r>
          </w:p>
          <w:p w:rsidR="00C0205C" w:rsidRDefault="00C0205C" w:rsidP="00C0205C">
            <w:pPr>
              <w:pStyle w:val="EngHang"/>
            </w:pPr>
            <w:r>
              <w:t>He saved us from</w:t>
            </w:r>
          </w:p>
          <w:p w:rsidR="00C0205C" w:rsidRDefault="00C0205C" w:rsidP="00C0205C">
            <w:pPr>
              <w:pStyle w:val="EngHangEnd"/>
            </w:pPr>
            <w:r>
              <w:t>The hands of the tyrant.</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Ⲙⲁⲣⲓⲁ Ϯⲡⲁⲣⲑⲉⲛⲟⲥ:</w:t>
            </w:r>
          </w:p>
          <w:p w:rsidR="00C0205C" w:rsidRDefault="00C0205C" w:rsidP="00C0205C">
            <w:pPr>
              <w:pStyle w:val="CopticVersemulti-line"/>
            </w:pPr>
            <w:r>
              <w:t>ⲁⲥⲙⲓⲥⲓ ⲛⲁⲛ ⲙ̀Ⲡⲓⲭ̀ⲣⲓⲥⲧⲟⲥ:</w:t>
            </w:r>
          </w:p>
          <w:p w:rsidR="00C0205C" w:rsidRDefault="00C0205C" w:rsidP="00C0205C">
            <w:pPr>
              <w:pStyle w:val="CopticVersemulti-line"/>
            </w:pPr>
            <w:r>
              <w:t>ⲁϥⲛⲁϩⲙⲉⲛ ϧⲉⲛ ⲧ̀ϫⲓϫ:</w:t>
            </w:r>
          </w:p>
          <w:p w:rsidR="00C0205C" w:rsidRPr="005130A7" w:rsidRDefault="00C0205C" w:rsidP="00C0205C">
            <w:pPr>
              <w:pStyle w:val="CopticHangingVerse"/>
            </w:pPr>
            <w:r>
              <w:t>ⲙ̀ⲡⲓⲧⲩⲣⲁⲛⲛⲟⲥ.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The Magi, the kings,</w:t>
            </w:r>
          </w:p>
          <w:p w:rsidR="00C0205C" w:rsidRDefault="00C0205C" w:rsidP="00C0205C">
            <w:pPr>
              <w:pStyle w:val="EngHang"/>
            </w:pPr>
            <w:r>
              <w:t>Offered gifts to God,</w:t>
            </w:r>
          </w:p>
          <w:p w:rsidR="00C0205C" w:rsidRDefault="00C0205C" w:rsidP="00C0205C">
            <w:pPr>
              <w:pStyle w:val="EngHang"/>
            </w:pPr>
            <w:r>
              <w:t>Who was incarnate</w:t>
            </w:r>
          </w:p>
          <w:p w:rsidR="00C0205C" w:rsidRDefault="00C0205C" w:rsidP="00C0205C">
            <w:pPr>
              <w:pStyle w:val="EngHangEnd"/>
            </w:pPr>
            <w:commentRangeStart w:id="1014"/>
            <w:r>
              <w:t>At the end of times.</w:t>
            </w:r>
            <w:commentRangeEnd w:id="1014"/>
            <w:r>
              <w:rPr>
                <w:rStyle w:val="CommentReference"/>
                <w:rFonts w:ascii="Times New Roman" w:eastAsiaTheme="minorHAnsi" w:hAnsi="Times New Roman" w:cstheme="minorBidi"/>
                <w:color w:val="auto"/>
              </w:rPr>
              <w:commentReference w:id="1014"/>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Ⲛⲓⲟⲩⲣⲱⲟⲩ ⲛ̀ϩⲁⲛⲙⲁⲅⲟⲥ:</w:t>
            </w:r>
          </w:p>
          <w:p w:rsidR="00C0205C" w:rsidRDefault="00C0205C" w:rsidP="00C0205C">
            <w:pPr>
              <w:pStyle w:val="CopticVersemulti-line"/>
            </w:pPr>
            <w:r>
              <w:t>ⲁⲩⲓ̀ⲛⲓ ⲛ̀ϩⲁⲛⲇⲱⲣⲟⲛ:</w:t>
            </w:r>
          </w:p>
          <w:p w:rsidR="00C0205C" w:rsidRDefault="00C0205C" w:rsidP="00C0205C">
            <w:pPr>
              <w:pStyle w:val="CopticVersemulti-line"/>
            </w:pPr>
            <w:r>
              <w:t>ⲛ̀Ⲫⲛⲟⲩϯ ⲉ̀ⲧⲁϥϭⲓⲥⲁⲣⲝ:</w:t>
            </w:r>
          </w:p>
          <w:p w:rsidR="00C0205C" w:rsidRPr="005130A7" w:rsidRDefault="00C0205C" w:rsidP="00C0205C">
            <w:pPr>
              <w:pStyle w:val="CopticHangingVerse"/>
            </w:pPr>
            <w:r>
              <w:t>ϧⲉⲛ ⲧ̀ϧⲁⲉ̀ ⲛ̀ⲛⲓⲉ̀ⲱⲛ.</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The heavenly</w:t>
            </w:r>
          </w:p>
          <w:p w:rsidR="00C0205C" w:rsidRDefault="00C0205C" w:rsidP="00C0205C">
            <w:pPr>
              <w:pStyle w:val="EngHang"/>
            </w:pPr>
            <w:r>
              <w:t>Could not apprehend</w:t>
            </w:r>
          </w:p>
          <w:p w:rsidR="00C0205C" w:rsidRDefault="00C0205C" w:rsidP="00C0205C">
            <w:pPr>
              <w:pStyle w:val="EngHang"/>
            </w:pPr>
            <w:r>
              <w:t>This wondrous</w:t>
            </w:r>
          </w:p>
          <w:p w:rsidR="00C0205C" w:rsidRDefault="00C0205C" w:rsidP="00C0205C">
            <w:pPr>
              <w:pStyle w:val="EngHangEnd"/>
            </w:pPr>
            <w:r>
              <w:t>And miraculous act.</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Ⲝⲁ ⲡ̀ϣⲱⲓ ⲉ̀ⲛⲓⲛⲟⲩⲥ:</w:t>
            </w:r>
          </w:p>
          <w:p w:rsidR="00C0205C" w:rsidRDefault="00C0205C" w:rsidP="00C0205C">
            <w:pPr>
              <w:pStyle w:val="CopticVersemulti-line"/>
            </w:pPr>
            <w:r>
              <w:t>ⲛ̀ⲉ̀ⲡⲟⲩⲣⲁⲛⲓⲟⲛ:</w:t>
            </w:r>
          </w:p>
          <w:p w:rsidR="00C0205C" w:rsidRDefault="00C0205C" w:rsidP="00C0205C">
            <w:pPr>
              <w:pStyle w:val="CopticVersemulti-line"/>
            </w:pPr>
            <w:r>
              <w:t>ⲛ̀ϫⲉ ⲡⲁⲓϩⲱⲃ ⲛ̀ϣ̀ⲫⲏⲣⲓ:</w:t>
            </w:r>
          </w:p>
          <w:p w:rsidR="00C0205C" w:rsidRPr="005130A7" w:rsidRDefault="00C0205C" w:rsidP="00C0205C">
            <w:pPr>
              <w:pStyle w:val="CopticHangingVerse"/>
            </w:pPr>
            <w:r>
              <w:t>ⲙ̀ⲡⲁⲣⲁⲇⲟⲝⲟⲛ.</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Glory to our Master,</w:t>
            </w:r>
          </w:p>
          <w:p w:rsidR="00C0205C" w:rsidRDefault="00C0205C" w:rsidP="00C0205C">
            <w:pPr>
              <w:pStyle w:val="EngHang"/>
            </w:pPr>
            <w:r>
              <w:t>Christ our King,</w:t>
            </w:r>
          </w:p>
          <w:p w:rsidR="00C0205C" w:rsidRDefault="00C0205C" w:rsidP="00C0205C">
            <w:pPr>
              <w:pStyle w:val="EngHang"/>
            </w:pPr>
            <w:r>
              <w:t>Who was born</w:t>
            </w:r>
          </w:p>
          <w:p w:rsidR="00C0205C" w:rsidRPr="00FB4A17" w:rsidRDefault="00C0205C" w:rsidP="00C0205C">
            <w:pPr>
              <w:pStyle w:val="EngHangEnd"/>
            </w:pPr>
            <w:r>
              <w:t>Of the Virgin’s womb.</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Ⲟⲩⲱ̀ⲟⲩ Ⲡⲉⲛⲛⲏⲃ:</w:t>
            </w:r>
          </w:p>
          <w:p w:rsidR="00C0205C" w:rsidRDefault="00C0205C" w:rsidP="00C0205C">
            <w:pPr>
              <w:pStyle w:val="CopticVersemulti-line"/>
            </w:pPr>
            <w:r>
              <w:t>Ⲡⲉⲛⲟⲩⲣⲟ Ⲡⲓⲭ̀ⲣⲓⲥⲧⲟⲥ:</w:t>
            </w:r>
          </w:p>
          <w:p w:rsidR="00C0205C" w:rsidRDefault="00C0205C" w:rsidP="00C0205C">
            <w:pPr>
              <w:pStyle w:val="CopticVersemulti-line"/>
            </w:pPr>
            <w:r>
              <w:t>ⲫⲏⲉ̀ⲧⲁⲩⲙⲁⲥϥ ⲉ̀ⲃⲟⲗ:</w:t>
            </w:r>
          </w:p>
          <w:p w:rsidR="00C0205C" w:rsidRPr="005130A7" w:rsidRDefault="00C0205C" w:rsidP="00C0205C">
            <w:pPr>
              <w:pStyle w:val="CopticHangingVerse"/>
            </w:pPr>
            <w:r>
              <w:t>ϧⲉⲛ ⲑ̀ⲛⲉϫⲓ ⲛ̀Ϯⲡⲁⲣⲑⲉⲛⲟⲥ.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One of the</w:t>
            </w:r>
          </w:p>
          <w:p w:rsidR="00C0205C" w:rsidRDefault="00C0205C" w:rsidP="00C0205C">
            <w:pPr>
              <w:pStyle w:val="EngHang"/>
            </w:pPr>
            <w:r>
              <w:t>Holy Trinity</w:t>
            </w:r>
          </w:p>
          <w:p w:rsidR="00C0205C" w:rsidRDefault="00C0205C" w:rsidP="00C0205C">
            <w:pPr>
              <w:pStyle w:val="EngHang"/>
            </w:pPr>
            <w:r>
              <w:t>Was incarnate</w:t>
            </w:r>
          </w:p>
          <w:p w:rsidR="00C0205C" w:rsidRDefault="00C0205C" w:rsidP="00C0205C">
            <w:pPr>
              <w:pStyle w:val="EngHangEnd"/>
            </w:pPr>
            <w:r>
              <w:t>Of the holy Mary.</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Ⲡⲓⲟⲩⲁⲓ ⲉ̀ⲃⲟⲗ:</w:t>
            </w:r>
          </w:p>
          <w:p w:rsidR="00C0205C" w:rsidRDefault="00C0205C" w:rsidP="00C0205C">
            <w:pPr>
              <w:pStyle w:val="CopticVersemulti-line"/>
            </w:pPr>
            <w:r>
              <w:t>ϧⲉⲛ Ϯⲧ̀ⲣⲓⲁⲥ ⲉⲑⲟⲩⲁⲃ:</w:t>
            </w:r>
          </w:p>
          <w:p w:rsidR="00C0205C" w:rsidRDefault="00C0205C" w:rsidP="00C0205C">
            <w:pPr>
              <w:pStyle w:val="CopticVersemulti-line"/>
            </w:pPr>
            <w:r>
              <w:t>ⲁϥϭⲓⲥⲁⲣⲝ ⲉ̀ⲃⲟⲗ:</w:t>
            </w:r>
          </w:p>
          <w:p w:rsidR="00C0205C" w:rsidRPr="005130A7" w:rsidRDefault="00C0205C" w:rsidP="00C0205C">
            <w:pPr>
              <w:pStyle w:val="CopticHangingVerse"/>
            </w:pPr>
            <w:r>
              <w:t>ϧⲉⲛ Ⲙⲁⲣⲓⲁ ⲑⲏⲉⲑⲟⲩⲁⲃ.</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Our mouths are filled with joy,</w:t>
            </w:r>
          </w:p>
          <w:p w:rsidR="00C0205C" w:rsidRDefault="00C0205C" w:rsidP="00C0205C">
            <w:pPr>
              <w:pStyle w:val="EngHang"/>
            </w:pPr>
            <w:r>
              <w:t>For salvation came to us,</w:t>
            </w:r>
          </w:p>
          <w:p w:rsidR="00C0205C" w:rsidRDefault="00C0205C" w:rsidP="00C0205C">
            <w:pPr>
              <w:pStyle w:val="EngHang"/>
            </w:pPr>
            <w:r>
              <w:t>And He loosened</w:t>
            </w:r>
          </w:p>
          <w:p w:rsidR="00C0205C" w:rsidRDefault="00C0205C" w:rsidP="00B52D77">
            <w:pPr>
              <w:pStyle w:val="EngHangEnd"/>
            </w:pPr>
            <w:r>
              <w:t>Our bittern bondage.</w:t>
            </w:r>
            <w:r w:rsidR="00B52D77">
              <w:t xml:space="preserve"> </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Ⲣⲱⲛ ⲁϥⲙⲟϩ ⲛ̀ⲣⲁϣⲓ:</w:t>
            </w:r>
          </w:p>
          <w:p w:rsidR="00C0205C" w:rsidRDefault="00C0205C" w:rsidP="00C0205C">
            <w:pPr>
              <w:pStyle w:val="CopticVersemulti-line"/>
            </w:pPr>
            <w:r>
              <w:t>ⲡⲓⲟⲩϫⲁⲓ ⲁϥⲓ̀ ϣⲁⲣⲟⲛ:</w:t>
            </w:r>
          </w:p>
          <w:p w:rsidR="00C0205C" w:rsidRDefault="00C0205C" w:rsidP="00C0205C">
            <w:pPr>
              <w:pStyle w:val="CopticVersemulti-line"/>
            </w:pPr>
            <w:r>
              <w:t>ⲧⲉⲛⲙⲉⲧⲃⲱⲕ ⲉ̀ⲥⲉⲛϣⲁϣⲓ:</w:t>
            </w:r>
          </w:p>
          <w:p w:rsidR="00C0205C" w:rsidRPr="005130A7" w:rsidRDefault="00C0205C" w:rsidP="00C0205C">
            <w:pPr>
              <w:pStyle w:val="CopticHangingVerse"/>
            </w:pPr>
            <w:r>
              <w:t>ⲁⲥⲃⲱⲗ ⲉ̀ⲃⲟⲗ ϩⲁⲣⲟⲛ.</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Hear King David,</w:t>
            </w:r>
          </w:p>
          <w:p w:rsidR="00C0205C" w:rsidRDefault="00C0205C" w:rsidP="00C0205C">
            <w:pPr>
              <w:pStyle w:val="EngHang"/>
            </w:pPr>
            <w:r>
              <w:t>Who testified, saying,</w:t>
            </w:r>
          </w:p>
          <w:p w:rsidR="00C0205C" w:rsidRDefault="00C0205C" w:rsidP="00C0205C">
            <w:pPr>
              <w:pStyle w:val="EngHang"/>
            </w:pPr>
            <w:r>
              <w:t>“Christ has reigned</w:t>
            </w:r>
          </w:p>
          <w:p w:rsidR="00C0205C" w:rsidRDefault="00C0205C" w:rsidP="00C0205C">
            <w:pPr>
              <w:pStyle w:val="EngHangEnd"/>
            </w:pPr>
            <w:r>
              <w:t>From a tree</w:t>
            </w:r>
            <w:r>
              <w:rPr>
                <w:rStyle w:val="FootnoteReference"/>
                <w:rFonts w:eastAsiaTheme="majorEastAsia"/>
              </w:rPr>
              <w:footnoteReference w:id="463"/>
            </w:r>
            <w:r>
              <w:t>.”</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Ⲥⲱⲧⲉⲙ ⲉ̀Ⲇⲁⲩⲓⲇ ⲡ̀ⲟⲩⲣⲟ:</w:t>
            </w:r>
          </w:p>
          <w:p w:rsidR="00C0205C" w:rsidRDefault="00C0205C" w:rsidP="00C0205C">
            <w:pPr>
              <w:pStyle w:val="CopticVersemulti-line"/>
            </w:pPr>
            <w:r>
              <w:t>ⲁϥⲥⲁϫⲓ ⲁϥⲉⲣⲙⲉⲑⲣⲉ:</w:t>
            </w:r>
          </w:p>
          <w:p w:rsidR="00C0205C" w:rsidRDefault="00C0205C" w:rsidP="00C0205C">
            <w:pPr>
              <w:pStyle w:val="CopticVersemulti-line"/>
            </w:pPr>
            <w:r>
              <w:t>ϫⲉ ⲁ̀ Ⲡⲓⲭ̀ⲣⲓⲥⲧⲟⲥ ⲉⲣⲟⲩⲣⲟ:</w:t>
            </w:r>
          </w:p>
          <w:p w:rsidR="00C0205C" w:rsidRPr="005130A7" w:rsidRDefault="00C0205C" w:rsidP="00C0205C">
            <w:pPr>
              <w:pStyle w:val="CopticHangingVerse"/>
            </w:pPr>
            <w:r>
              <w:t xml:space="preserve">ⲉ̀ⲃⲟⲗ ϩⲓ ⲟⲩϣⲉ. </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Behold the Resurrection</w:t>
            </w:r>
          </w:p>
          <w:p w:rsidR="00C0205C" w:rsidRDefault="00C0205C" w:rsidP="00C0205C">
            <w:pPr>
              <w:pStyle w:val="EngHang"/>
            </w:pPr>
            <w:r>
              <w:t>Of Christ our God;</w:t>
            </w:r>
          </w:p>
          <w:p w:rsidR="00C0205C" w:rsidRDefault="00C0205C" w:rsidP="00C0205C">
            <w:pPr>
              <w:pStyle w:val="EngHang"/>
            </w:pPr>
            <w:r>
              <w:t>We worship without doubt,</w:t>
            </w:r>
          </w:p>
          <w:p w:rsidR="00C0205C" w:rsidRPr="0078672A" w:rsidRDefault="00C0205C" w:rsidP="00C0205C">
            <w:pPr>
              <w:pStyle w:val="EngHangEnd"/>
            </w:pPr>
            <w:r>
              <w:t>He who saved us.</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Ⲧⲉⲛⲛⲁⲩ ⲉ̀Ⲧⲁ̀ⲛⲁⲥⲧⲁⲥⲓⲥ:</w:t>
            </w:r>
          </w:p>
          <w:p w:rsidR="00C0205C" w:rsidRDefault="00C0205C" w:rsidP="00C0205C">
            <w:pPr>
              <w:pStyle w:val="CopticVersemulti-line"/>
            </w:pPr>
            <w:r>
              <w:t>ⲙ̀Ⲡⲓⲭ̀ⲣⲓⲥⲧⲟⲥ Ⲡⲉⲛⲛⲟⲩϯ:</w:t>
            </w:r>
          </w:p>
          <w:p w:rsidR="00C0205C" w:rsidRDefault="00C0205C" w:rsidP="00C0205C">
            <w:pPr>
              <w:pStyle w:val="CopticVersemulti-line"/>
            </w:pPr>
            <w:r>
              <w:t>ⲧⲉⲛⲟⲩⲱϣⲧ ⲁⲑⲛⲉ ⲥⲁⲛⲓⲥ:</w:t>
            </w:r>
          </w:p>
          <w:p w:rsidR="00C0205C" w:rsidRPr="005130A7" w:rsidRDefault="00C0205C" w:rsidP="00B52D77">
            <w:pPr>
              <w:pStyle w:val="CopticHangingVerse"/>
            </w:pPr>
            <w:r>
              <w:t>ⲉ̀ⲫⲏⲉ̀ⲧⲁϥ ⲙ̀ⲙⲟⲛ ⲥⲱϯ.</w:t>
            </w:r>
          </w:p>
        </w:tc>
      </w:tr>
      <w:tr w:rsidR="00C0205C" w:rsidTr="00C0205C">
        <w:trPr>
          <w:cantSplit/>
          <w:jc w:val="center"/>
        </w:trPr>
        <w:tc>
          <w:tcPr>
            <w:tcW w:w="288" w:type="dxa"/>
          </w:tcPr>
          <w:p w:rsidR="00C0205C" w:rsidRDefault="00C0205C" w:rsidP="00C0205C">
            <w:pPr>
              <w:pStyle w:val="CopticCross"/>
            </w:pPr>
            <w:r w:rsidRPr="00FB5ACB">
              <w:lastRenderedPageBreak/>
              <w:t>¿</w:t>
            </w:r>
          </w:p>
        </w:tc>
        <w:tc>
          <w:tcPr>
            <w:tcW w:w="3960" w:type="dxa"/>
          </w:tcPr>
          <w:p w:rsidR="00C0205C" w:rsidRDefault="00C0205C" w:rsidP="00C0205C">
            <w:pPr>
              <w:pStyle w:val="EngHang"/>
            </w:pPr>
            <w:r>
              <w:t>The Son of God, our Master,</w:t>
            </w:r>
          </w:p>
          <w:p w:rsidR="00C0205C" w:rsidRDefault="00C0205C" w:rsidP="00C0205C">
            <w:pPr>
              <w:pStyle w:val="EngHang"/>
            </w:pPr>
            <w:r>
              <w:t>Has replaced our sorrow</w:t>
            </w:r>
          </w:p>
          <w:p w:rsidR="00C0205C" w:rsidRDefault="00C0205C" w:rsidP="00C0205C">
            <w:pPr>
              <w:pStyle w:val="EngHang"/>
            </w:pPr>
            <w:r>
              <w:t>With joy of the heart;</w:t>
            </w:r>
          </w:p>
          <w:p w:rsidR="00C0205C" w:rsidRDefault="00C0205C" w:rsidP="00C0205C">
            <w:pPr>
              <w:pStyle w:val="EngHangEnd"/>
            </w:pPr>
            <w:r>
              <w:t>He saved us from our sins.</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Ⲩⲓⲟⲥ Ⲑⲉⲟⲥ Ⲡⲉⲛⲛⲏⲃ:</w:t>
            </w:r>
          </w:p>
          <w:p w:rsidR="00C0205C" w:rsidRDefault="00C0205C" w:rsidP="00C0205C">
            <w:pPr>
              <w:pStyle w:val="CopticVersemulti-line"/>
            </w:pPr>
            <w:r>
              <w:t>ⲁϥⲫⲱⲛϩ ⲙ̀ⲡⲉⲛϩⲏⲃⲓ:</w:t>
            </w:r>
          </w:p>
          <w:p w:rsidR="00C0205C" w:rsidRDefault="00C0205C" w:rsidP="00C0205C">
            <w:pPr>
              <w:pStyle w:val="CopticVersemulti-line"/>
            </w:pPr>
            <w:r>
              <w:t>ⲉ̀ⲟⲩⲣⲁϣⲓ ⲛ̀ϩⲏⲧ:</w:t>
            </w:r>
          </w:p>
          <w:p w:rsidR="00C0205C" w:rsidRPr="005130A7" w:rsidRDefault="00C0205C" w:rsidP="00B52D77">
            <w:pPr>
              <w:pStyle w:val="CopticHangingVerse"/>
            </w:pPr>
            <w:r>
              <w:t>ⲁϥⲥⲟⲧⲧⲉⲛ ⲉ̀ⲃⲟⲗ ϧⲉⲛ ⲛⲉⲛⲛⲟⲃⲓ.</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This is the day,</w:t>
            </w:r>
          </w:p>
          <w:p w:rsidR="00C0205C" w:rsidRDefault="00C0205C" w:rsidP="00C0205C">
            <w:pPr>
              <w:pStyle w:val="EngHang"/>
            </w:pPr>
            <w:r>
              <w:t>Which the Lord has made,</w:t>
            </w:r>
          </w:p>
          <w:p w:rsidR="00C0205C" w:rsidRDefault="00C0205C" w:rsidP="00C0205C">
            <w:pPr>
              <w:pStyle w:val="EngHang"/>
            </w:pPr>
            <w:r>
              <w:t>Let us rejoice</w:t>
            </w:r>
          </w:p>
          <w:p w:rsidR="00C0205C" w:rsidRDefault="00C0205C" w:rsidP="00C0205C">
            <w:pPr>
              <w:pStyle w:val="EngHangEnd"/>
            </w:pPr>
            <w:r>
              <w:t>And be glad in it.</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Ⲫⲁⲓ ⲡⲉ ⲡⲓⲉ̀ϩⲟⲟⲩ:</w:t>
            </w:r>
          </w:p>
          <w:p w:rsidR="00C0205C" w:rsidRDefault="00C0205C" w:rsidP="00C0205C">
            <w:pPr>
              <w:pStyle w:val="CopticVersemulti-line"/>
            </w:pPr>
            <w:r>
              <w:t>ⲉ̀ⲧⲁ ⲠϬⲟⲓⲥ ⲑⲁⲙⲓⲟϥ:</w:t>
            </w:r>
          </w:p>
          <w:p w:rsidR="00C0205C" w:rsidRDefault="00C0205C" w:rsidP="00C0205C">
            <w:pPr>
              <w:pStyle w:val="CopticVersemulti-line"/>
            </w:pPr>
            <w:r>
              <w:t>ⲙⲁⲣⲉⲛⲑⲉⲗⲏⲗ ⲛ̀ϧⲏⲧϥ:</w:t>
            </w:r>
          </w:p>
          <w:p w:rsidR="00C0205C" w:rsidRPr="005130A7" w:rsidRDefault="00C0205C" w:rsidP="00B52D77">
            <w:pPr>
              <w:pStyle w:val="CopticHangingVerse"/>
            </w:pPr>
            <w:r>
              <w:t>ⲟⲩⲟϩ ⲛ̀ⲧⲉⲛⲟⲩⲛⲟϥ.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Hail to Kranion,</w:t>
            </w:r>
          </w:p>
          <w:p w:rsidR="00C0205C" w:rsidRDefault="00C0205C" w:rsidP="00C0205C">
            <w:pPr>
              <w:pStyle w:val="EngHang"/>
            </w:pPr>
            <w:r>
              <w:t>The place of Golgotha,</w:t>
            </w:r>
          </w:p>
          <w:p w:rsidR="00C0205C" w:rsidRDefault="00C0205C" w:rsidP="00C0205C">
            <w:pPr>
              <w:pStyle w:val="EngHang"/>
            </w:pPr>
            <w:r>
              <w:t>And to the tomb</w:t>
            </w:r>
          </w:p>
          <w:p w:rsidR="00C0205C" w:rsidRDefault="00C0205C" w:rsidP="00C0205C">
            <w:pPr>
              <w:pStyle w:val="EngHangEnd"/>
            </w:pPr>
            <w:r>
              <w:t>Of the Lord and Master.</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Ⲭⲉⲣⲉ Ⲡⲓⲕ̀ⲣⲁⲛⲓⲟⲛ:</w:t>
            </w:r>
          </w:p>
          <w:p w:rsidR="00C0205C" w:rsidRDefault="00C0205C" w:rsidP="00C0205C">
            <w:pPr>
              <w:pStyle w:val="CopticVersemulti-line"/>
            </w:pPr>
            <w:r>
              <w:t>ⲫ̀ⲙⲁ ⲙ̀Ⲡⲓⲅⲟⲗⲅⲟⲑⲁ:</w:t>
            </w:r>
          </w:p>
          <w:p w:rsidR="00C0205C" w:rsidRDefault="00C0205C" w:rsidP="00C0205C">
            <w:pPr>
              <w:pStyle w:val="CopticVersemulti-line"/>
            </w:pPr>
            <w:r>
              <w:t>ⲛⲉⲙ ⲛⲓⲙ̀ϩⲁⲩ ⲇⲉ ⲟⲛ:</w:t>
            </w:r>
          </w:p>
          <w:p w:rsidR="00C0205C" w:rsidRPr="005130A7" w:rsidRDefault="00C0205C" w:rsidP="00B52D77">
            <w:pPr>
              <w:pStyle w:val="CopticHangingVerse"/>
            </w:pPr>
            <w:r>
              <w:t>ⲛ̀ⲧⲉ Ⲡϭⲟⲓⲥ Ⲡⲓⲇⲉⲥⲡⲟⲧⲏⲥ.</w:t>
            </w:r>
          </w:p>
        </w:tc>
      </w:tr>
      <w:tr w:rsidR="00C0205C" w:rsidTr="00C0205C">
        <w:trPr>
          <w:cantSplit/>
          <w:jc w:val="center"/>
        </w:trPr>
        <w:tc>
          <w:tcPr>
            <w:tcW w:w="288" w:type="dxa"/>
          </w:tcPr>
          <w:p w:rsidR="00C0205C" w:rsidRPr="003209AF" w:rsidRDefault="00C0205C" w:rsidP="00C0205C">
            <w:pPr>
              <w:pStyle w:val="CopticCross"/>
              <w:rPr>
                <w:b/>
              </w:rPr>
            </w:pPr>
            <w:r w:rsidRPr="00FB5ACB">
              <w:t>¿</w:t>
            </w:r>
          </w:p>
        </w:tc>
        <w:tc>
          <w:tcPr>
            <w:tcW w:w="3960" w:type="dxa"/>
          </w:tcPr>
          <w:p w:rsidR="00C0205C" w:rsidRDefault="00C0205C" w:rsidP="00C0205C">
            <w:pPr>
              <w:pStyle w:val="EngHang"/>
            </w:pPr>
            <w:r>
              <w:t>Hail to the Cross,</w:t>
            </w:r>
          </w:p>
          <w:p w:rsidR="00C0205C" w:rsidRDefault="00C0205C" w:rsidP="00C0205C">
            <w:pPr>
              <w:pStyle w:val="EngHang"/>
            </w:pPr>
            <w:r>
              <w:t>And to the Resurrection;</w:t>
            </w:r>
          </w:p>
          <w:p w:rsidR="00C0205C" w:rsidRDefault="00C0205C" w:rsidP="00C0205C">
            <w:pPr>
              <w:pStyle w:val="EngHang"/>
            </w:pPr>
            <w:r>
              <w:t>Hail to the Mount of Olives,</w:t>
            </w:r>
          </w:p>
          <w:p w:rsidR="00C0205C" w:rsidRDefault="00C0205C" w:rsidP="00C0205C">
            <w:pPr>
              <w:pStyle w:val="EngHangEnd"/>
            </w:pPr>
            <w:r>
              <w:t>The place of the Ascension.</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Ⲭⲉⲣⲉ Ⲡⲓⲥ̀ⲧⲁⲩⲣⲟⲥ:</w:t>
            </w:r>
          </w:p>
          <w:p w:rsidR="00C0205C" w:rsidRDefault="00C0205C" w:rsidP="00C0205C">
            <w:pPr>
              <w:pStyle w:val="CopticVersemulti-line"/>
            </w:pPr>
            <w:r>
              <w:t>ⲛⲉⲙ Ϯⲁ̀ⲛⲁⲥⲧⲁⲥⲓⲥ:</w:t>
            </w:r>
          </w:p>
          <w:p w:rsidR="00C0205C" w:rsidRDefault="00C0205C" w:rsidP="00C0205C">
            <w:pPr>
              <w:pStyle w:val="CopticVersemulti-line"/>
            </w:pPr>
            <w:r>
              <w:t>ⲭⲉⲣⲉ ⲡⲓⲧⲱⲟⲩ ⲛ̀ϫⲱⲓⲧ:</w:t>
            </w:r>
          </w:p>
          <w:p w:rsidR="00C0205C" w:rsidRPr="005130A7" w:rsidRDefault="00C0205C" w:rsidP="00B52D77">
            <w:pPr>
              <w:pStyle w:val="CopticHangingVerse"/>
            </w:pPr>
            <w:r>
              <w:t>ⲫ̀ⲙⲁ ⲛ̀Ϯⲁ̀ⲛⲁⲗⲩⲙⲯⲓⲥ.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Hail to Bethlehem,</w:t>
            </w:r>
          </w:p>
          <w:p w:rsidR="00C0205C" w:rsidRDefault="00C0205C" w:rsidP="00C0205C">
            <w:pPr>
              <w:pStyle w:val="EngHang"/>
            </w:pPr>
            <w:r>
              <w:t>Hail to Nazareth,</w:t>
            </w:r>
          </w:p>
          <w:p w:rsidR="00C0205C" w:rsidRDefault="00C0205C" w:rsidP="00C0205C">
            <w:pPr>
              <w:pStyle w:val="EngHang"/>
            </w:pPr>
            <w:r>
              <w:t>Hail to every place</w:t>
            </w:r>
          </w:p>
          <w:p w:rsidR="00C0205C" w:rsidRDefault="00C0205C" w:rsidP="00C0205C">
            <w:pPr>
              <w:pStyle w:val="EngHangEnd"/>
            </w:pPr>
            <w:r>
              <w:t>Of the merciful Lord.</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Ⲭⲉⲣⲉ Ⲃⲏⲑⲗⲉⲉⲙ:</w:t>
            </w:r>
          </w:p>
          <w:p w:rsidR="00C0205C" w:rsidRDefault="00C0205C" w:rsidP="00C0205C">
            <w:pPr>
              <w:pStyle w:val="CopticVersemulti-line"/>
            </w:pPr>
            <w:r>
              <w:t>ⲭⲉⲣⲉ Ⲛⲁⲍⲁⲣⲉⲑ:</w:t>
            </w:r>
          </w:p>
          <w:p w:rsidR="00C0205C" w:rsidRDefault="00C0205C" w:rsidP="00C0205C">
            <w:pPr>
              <w:pStyle w:val="CopticVersemulti-line"/>
            </w:pPr>
            <w:r>
              <w:t>ⲭⲉⲣⲉ ⲛⲓⲧⲟⲡⲟⲥ ⲧⲏⲣⲟⲩ:</w:t>
            </w:r>
          </w:p>
          <w:p w:rsidR="00C0205C" w:rsidRPr="00384F62" w:rsidRDefault="00C0205C" w:rsidP="00B52D77">
            <w:pPr>
              <w:pStyle w:val="CopticHangingVerse"/>
            </w:pPr>
            <w:r>
              <w:t>ⲛ̀ⲧⲉ Ⲡϭⲟⲓⲥ Ⲡⲓⲛⲁⲏⲧ.</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All souls rejoice,</w:t>
            </w:r>
          </w:p>
          <w:p w:rsidR="00C0205C" w:rsidRDefault="00C0205C" w:rsidP="00C0205C">
            <w:pPr>
              <w:pStyle w:val="EngHang"/>
            </w:pPr>
            <w:r>
              <w:t>Having received salvation</w:t>
            </w:r>
          </w:p>
          <w:p w:rsidR="00C0205C" w:rsidRDefault="00C0205C" w:rsidP="00C0205C">
            <w:pPr>
              <w:pStyle w:val="EngHang"/>
            </w:pPr>
            <w:r>
              <w:t>From the authority</w:t>
            </w:r>
          </w:p>
          <w:p w:rsidR="00C0205C" w:rsidRDefault="00C0205C" w:rsidP="00C0205C">
            <w:pPr>
              <w:pStyle w:val="EngHangEnd"/>
            </w:pPr>
            <w:r>
              <w:t>Of death and Hades.</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Ⲯⲩⲭⲏ ⲛⲓⲃⲉⲛ ⲣⲁϣⲓ:</w:t>
            </w:r>
          </w:p>
          <w:p w:rsidR="00C0205C" w:rsidRDefault="00C0205C" w:rsidP="00C0205C">
            <w:pPr>
              <w:pStyle w:val="CopticVersemulti-line"/>
            </w:pPr>
            <w:r>
              <w:t>ϫⲉ ⲁⲩϭⲓ ⲙ̀ⲡⲓⲥⲱϯ:</w:t>
            </w:r>
          </w:p>
          <w:p w:rsidR="00C0205C" w:rsidRDefault="00C0205C" w:rsidP="00C0205C">
            <w:pPr>
              <w:pStyle w:val="CopticVersemulti-line"/>
            </w:pPr>
            <w:r>
              <w:t>ⲉ̀ⲃⲟⲗ ϧⲉⲛ ⲛⲓⲉⲣϣⲓϣⲓ:</w:t>
            </w:r>
          </w:p>
          <w:p w:rsidR="00C0205C" w:rsidRDefault="00C0205C" w:rsidP="00B52D77">
            <w:pPr>
              <w:pStyle w:val="CopticHangingVerse"/>
            </w:pPr>
            <w:r>
              <w:t>ⲛ̀ⲧⲉ ⲫ̀ⲙⲟⲩ ⲛⲉⲙ Ⲁⲙⲉⲛϯ.</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O Compassionate,</w:t>
            </w:r>
          </w:p>
          <w:p w:rsidR="00C0205C" w:rsidRDefault="00C0205C" w:rsidP="00C0205C">
            <w:pPr>
              <w:pStyle w:val="EngHang"/>
            </w:pPr>
            <w:r>
              <w:t>And merciful Christ,</w:t>
            </w:r>
          </w:p>
          <w:p w:rsidR="00C0205C" w:rsidRDefault="00C0205C" w:rsidP="00C0205C">
            <w:pPr>
              <w:pStyle w:val="EngHang"/>
            </w:pPr>
            <w:r>
              <w:t>The Beneficent,</w:t>
            </w:r>
          </w:p>
          <w:p w:rsidR="00C0205C" w:rsidRDefault="00C0205C" w:rsidP="00C0205C">
            <w:pPr>
              <w:pStyle w:val="EngHangEnd"/>
            </w:pPr>
            <w:r>
              <w:t>And long-suffering One.</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Ⲱ Ⲡⲓϣⲁⲛⲁϩ̀ⲑⲏϥ:</w:t>
            </w:r>
          </w:p>
          <w:p w:rsidR="00C0205C" w:rsidRDefault="00C0205C" w:rsidP="00C0205C">
            <w:pPr>
              <w:pStyle w:val="CopticVersemulti-line"/>
            </w:pPr>
            <w:r>
              <w:t>Ⲡⲓⲭ̀ⲣⲓⲥⲧⲟⲥ Ⲡⲓⲛⲁⲏⲧ:</w:t>
            </w:r>
          </w:p>
          <w:p w:rsidR="00C0205C" w:rsidRDefault="00C0205C" w:rsidP="00C0205C">
            <w:pPr>
              <w:pStyle w:val="CopticVersemulti-line"/>
            </w:pPr>
            <w:r>
              <w:t>Ⲡⲓⲣⲉϥⲉⲣⲡⲉⲑⲛⲁⲛⲉϥ:</w:t>
            </w:r>
          </w:p>
          <w:p w:rsidR="00C0205C" w:rsidRDefault="00C0205C" w:rsidP="00B52D77">
            <w:pPr>
              <w:pStyle w:val="CopticHangingVerse"/>
            </w:pPr>
            <w:r>
              <w:t>ⲟⲩⲟϩ ⲛ̀ⲣⲉϥⲱ̀ⲟⲩⲛ̀ϩⲏⲧ.</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Have compassion on us all,</w:t>
            </w:r>
          </w:p>
          <w:p w:rsidR="00C0205C" w:rsidRDefault="00C0205C" w:rsidP="00C0205C">
            <w:pPr>
              <w:pStyle w:val="EngHang"/>
            </w:pPr>
            <w:r>
              <w:t>O Son of God,</w:t>
            </w:r>
          </w:p>
          <w:p w:rsidR="00C0205C" w:rsidRDefault="00C0205C" w:rsidP="00C0205C">
            <w:pPr>
              <w:pStyle w:val="EngHang"/>
            </w:pPr>
            <w:r>
              <w:t>And dwell in us,</w:t>
            </w:r>
          </w:p>
          <w:p w:rsidR="00C0205C" w:rsidRDefault="00C0205C" w:rsidP="00C0205C">
            <w:pPr>
              <w:pStyle w:val="EngHangEnd"/>
            </w:pPr>
            <w:r>
              <w:t>As in Your holy ones.</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Ϣⲉⲛϩⲏⲧ ϧⲁⲣⲟⲛ ⲧⲏⲣⲉⲛ:</w:t>
            </w:r>
          </w:p>
          <w:p w:rsidR="00C0205C" w:rsidRDefault="00C0205C" w:rsidP="00C0205C">
            <w:pPr>
              <w:pStyle w:val="CopticVersemulti-line"/>
            </w:pPr>
            <w:r>
              <w:t>ⲱ̀ Ⲩⲓⲟⲥ Ⲑⲉⲟⲥ:</w:t>
            </w:r>
          </w:p>
          <w:p w:rsidR="00C0205C" w:rsidRDefault="00C0205C" w:rsidP="00C0205C">
            <w:pPr>
              <w:pStyle w:val="CopticVersemulti-line"/>
            </w:pPr>
            <w:r>
              <w:t>ⲟⲩⲟϩ ϣⲱⲡⲓ ⲛ̀ϧⲏⲧⲉⲛ:</w:t>
            </w:r>
          </w:p>
          <w:p w:rsidR="00C0205C" w:rsidRDefault="00C0205C" w:rsidP="00B52D77">
            <w:pPr>
              <w:pStyle w:val="CopticHangingVerse"/>
            </w:pPr>
            <w:r>
              <w:t>ⲙ̀ⲫ̀ⲣⲏϯ ⲛ̀ⲛⲉⲕⲁ̀ⲅⲓⲟⲥ.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Your Name is holy,</w:t>
            </w:r>
          </w:p>
          <w:p w:rsidR="00C0205C" w:rsidRDefault="00C0205C" w:rsidP="00C0205C">
            <w:pPr>
              <w:pStyle w:val="EngHang"/>
            </w:pPr>
            <w:r>
              <w:t>O my Lord Jesus Christ;</w:t>
            </w:r>
          </w:p>
          <w:p w:rsidR="00C0205C" w:rsidRDefault="00C0205C" w:rsidP="00C0205C">
            <w:pPr>
              <w:pStyle w:val="EngHang"/>
            </w:pPr>
            <w:r>
              <w:t>Accord to us mercy</w:t>
            </w:r>
          </w:p>
          <w:p w:rsidR="00C0205C" w:rsidRDefault="00C0205C" w:rsidP="00C0205C">
            <w:pPr>
              <w:pStyle w:val="EngHangEnd"/>
            </w:pPr>
            <w:r>
              <w:t>According to Your goodness.</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Ϥⲟⲩⲁⲃ ⲛ̀ϫⲉ ⲡⲉⲕⲣⲁⲛ:</w:t>
            </w:r>
          </w:p>
          <w:p w:rsidR="00C0205C" w:rsidRDefault="00C0205C" w:rsidP="00C0205C">
            <w:pPr>
              <w:pStyle w:val="CopticVersemulti-line"/>
            </w:pPr>
            <w:r>
              <w:t>Ⲡⲁϭⲟⲓⲥ Ⲓⲏⲥⲟⲩⲥ Ⲡⲓⲭ̀ⲣⲓⲥⲧⲟⲥ:</w:t>
            </w:r>
          </w:p>
          <w:p w:rsidR="00C0205C" w:rsidRDefault="00C0205C" w:rsidP="00C0205C">
            <w:pPr>
              <w:pStyle w:val="CopticVersemulti-line"/>
            </w:pPr>
            <w:r>
              <w:t>ⲁ̀ⲣⲓⲟⲩⲛⲁⲓ ⲛⲉⲙⲁⲛ:</w:t>
            </w:r>
          </w:p>
          <w:p w:rsidR="00C0205C" w:rsidRDefault="00C0205C" w:rsidP="00B52D77">
            <w:pPr>
              <w:pStyle w:val="CopticHangingVerse"/>
            </w:pPr>
            <w:r>
              <w:t>ⲕⲁⲧⲁ ⲧⲉⲕⲙⲉⲧⲁ̀ⲅⲁⲑⲟⲥ.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Destroy our enemies,</w:t>
            </w:r>
          </w:p>
          <w:p w:rsidR="00C0205C" w:rsidRDefault="00C0205C" w:rsidP="00C0205C">
            <w:pPr>
              <w:pStyle w:val="EngHang"/>
            </w:pPr>
            <w:r>
              <w:t>And those who hate us;</w:t>
            </w:r>
          </w:p>
          <w:p w:rsidR="00C0205C" w:rsidRDefault="00C0205C" w:rsidP="00C0205C">
            <w:pPr>
              <w:pStyle w:val="EngHang"/>
            </w:pPr>
            <w:r>
              <w:t>Bring to naught all</w:t>
            </w:r>
          </w:p>
          <w:p w:rsidR="00C0205C" w:rsidRDefault="00C0205C" w:rsidP="00C0205C">
            <w:pPr>
              <w:pStyle w:val="EngHangEnd"/>
            </w:pPr>
            <w:r>
              <w:t>Their deeds and their saying.</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Ϧⲟⲙϧⲉⲙ ⲛ̀ⲛⲉⲛϫⲁϫⲓ:</w:t>
            </w:r>
          </w:p>
          <w:p w:rsidR="00C0205C" w:rsidRDefault="00C0205C" w:rsidP="00C0205C">
            <w:pPr>
              <w:pStyle w:val="CopticVersemulti-line"/>
            </w:pPr>
            <w:r>
              <w:t>ⲛⲉⲙ ⲛⲏⲉⲑⲙⲟⲥϯ ⲙ̀ⲙⲟⲛ:</w:t>
            </w:r>
          </w:p>
          <w:p w:rsidR="00C0205C" w:rsidRDefault="00C0205C" w:rsidP="00C0205C">
            <w:pPr>
              <w:pStyle w:val="CopticVersemulti-line"/>
            </w:pPr>
            <w:r>
              <w:t>ⲛⲟⲩϩⲱⲃ ⲛⲉⲙ ⲛⲟⲩⲥⲁϫⲓ:</w:t>
            </w:r>
          </w:p>
          <w:p w:rsidR="00C0205C" w:rsidRDefault="00C0205C" w:rsidP="00B52D77">
            <w:pPr>
              <w:pStyle w:val="CopticHangingVerse"/>
            </w:pPr>
            <w:r>
              <w:t>ⲁ̀ⲣⲓⲧⲟⲩ ⲛ̀ⲁⲡⲣⲁⲕⲧⲟⲛ.</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Through the intercessions</w:t>
            </w:r>
          </w:p>
          <w:p w:rsidR="00C0205C" w:rsidRDefault="00C0205C" w:rsidP="00C0205C">
            <w:pPr>
              <w:pStyle w:val="EngHang"/>
            </w:pPr>
            <w:r>
              <w:t>Of our Lady Mary,</w:t>
            </w:r>
          </w:p>
          <w:p w:rsidR="00C0205C" w:rsidRDefault="00C0205C" w:rsidP="00C0205C">
            <w:pPr>
              <w:pStyle w:val="EngHang"/>
            </w:pPr>
            <w:r>
              <w:t>Grant us</w:t>
            </w:r>
          </w:p>
          <w:p w:rsidR="00C0205C" w:rsidRDefault="00C0205C" w:rsidP="00C0205C">
            <w:pPr>
              <w:pStyle w:val="EngHangEnd"/>
            </w:pPr>
            <w:r>
              <w:t>Gifts and help.</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Ϩⲓⲧⲉⲛ ⲛⲓⲡ̀ⲣⲉⲥⲃⲓⲁ:</w:t>
            </w:r>
          </w:p>
          <w:p w:rsidR="00C0205C" w:rsidRDefault="00C0205C" w:rsidP="00C0205C">
            <w:pPr>
              <w:pStyle w:val="CopticVersemulti-line"/>
            </w:pPr>
            <w:r>
              <w:t>ⲛ̀ⲧⲉ ⲧⲉⲛϭⲟⲓⲥ Ⲙⲁⲣⲓⲁ:</w:t>
            </w:r>
          </w:p>
          <w:p w:rsidR="00C0205C" w:rsidRDefault="00C0205C" w:rsidP="00C0205C">
            <w:pPr>
              <w:pStyle w:val="CopticVersemulti-line"/>
            </w:pPr>
            <w:r>
              <w:t>ⲙⲟⲓ ⲛⲁⲛ ⲛ̀ⲟⲩⲭⲁⲣⲓⲥⲧⲓⲁ:</w:t>
            </w:r>
          </w:p>
          <w:p w:rsidR="00C0205C" w:rsidRDefault="00C0205C" w:rsidP="00B52D77">
            <w:pPr>
              <w:pStyle w:val="CopticHangingVerse"/>
            </w:pPr>
            <w:r>
              <w:t>ⲛⲉⲙ ⲟⲩⲃⲟⲏ̀ⲑⲓⲁ.</w:t>
            </w:r>
          </w:p>
        </w:tc>
      </w:tr>
      <w:tr w:rsidR="00C0205C" w:rsidTr="00C0205C">
        <w:trPr>
          <w:cantSplit/>
          <w:jc w:val="center"/>
        </w:trPr>
        <w:tc>
          <w:tcPr>
            <w:tcW w:w="288" w:type="dxa"/>
          </w:tcPr>
          <w:p w:rsidR="00C0205C" w:rsidRDefault="00C0205C" w:rsidP="00C0205C">
            <w:pPr>
              <w:pStyle w:val="CopticCross"/>
            </w:pPr>
            <w:r w:rsidRPr="00B52D77">
              <w:t>¿</w:t>
            </w:r>
          </w:p>
        </w:tc>
        <w:tc>
          <w:tcPr>
            <w:tcW w:w="3960" w:type="dxa"/>
          </w:tcPr>
          <w:p w:rsidR="00C0205C" w:rsidRDefault="00C0205C" w:rsidP="00C0205C">
            <w:pPr>
              <w:pStyle w:val="EngHang"/>
            </w:pPr>
            <w:r>
              <w:t>For You are compassionate,</w:t>
            </w:r>
          </w:p>
          <w:p w:rsidR="00C0205C" w:rsidRDefault="00C0205C" w:rsidP="00C0205C">
            <w:pPr>
              <w:pStyle w:val="EngHang"/>
            </w:pPr>
            <w:r>
              <w:t>And Your Name is great.</w:t>
            </w:r>
          </w:p>
          <w:p w:rsidR="00C0205C" w:rsidRDefault="00C0205C" w:rsidP="00C0205C">
            <w:pPr>
              <w:pStyle w:val="EngHang"/>
            </w:pPr>
            <w:r>
              <w:t>In Your mercy,</w:t>
            </w:r>
          </w:p>
          <w:p w:rsidR="00C0205C" w:rsidRDefault="00C0205C" w:rsidP="00C0205C">
            <w:pPr>
              <w:pStyle w:val="EngHangEnd"/>
            </w:pPr>
            <w:r>
              <w:t>Have mercy, O Lord, have mercy.</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Ϫⲉ ⲛ̀ⲑⲟⲕ ⲟⲩⲣⲉϥϣⲉⲛϩⲏⲧ:</w:t>
            </w:r>
          </w:p>
          <w:p w:rsidR="00C0205C" w:rsidRDefault="00C0205C" w:rsidP="00C0205C">
            <w:pPr>
              <w:pStyle w:val="CopticVersemulti-line"/>
            </w:pPr>
            <w:r>
              <w:t>ⲟⲩⲛⲓϣϯ ⲡⲉ ⲡⲉⲕⲣⲁⲛ:</w:t>
            </w:r>
          </w:p>
          <w:p w:rsidR="00C0205C" w:rsidRDefault="00C0205C" w:rsidP="00C0205C">
            <w:pPr>
              <w:pStyle w:val="CopticVersemulti-line"/>
            </w:pPr>
            <w:r>
              <w:t>ϧⲉⲛ ⲧⲉⲕⲙⲉⲧⲛⲁⲏⲧ:</w:t>
            </w:r>
          </w:p>
          <w:p w:rsidR="00C0205C" w:rsidRDefault="00C0205C" w:rsidP="00B52D77">
            <w:pPr>
              <w:pStyle w:val="CopticHangingVerse"/>
            </w:pPr>
            <w:r>
              <w:t>ⲛⲁⲓ ⲛⲁⲛ Ⲡϭⲟⲓⲥ ⲛⲁⲓ ⲛⲁⲛ.</w:t>
            </w:r>
          </w:p>
        </w:tc>
      </w:tr>
      <w:tr w:rsidR="00C0205C" w:rsidTr="00C0205C">
        <w:trPr>
          <w:cantSplit/>
          <w:jc w:val="center"/>
        </w:trPr>
        <w:tc>
          <w:tcPr>
            <w:tcW w:w="288" w:type="dxa"/>
          </w:tcPr>
          <w:p w:rsidR="00C0205C" w:rsidRPr="003209AF" w:rsidRDefault="00B52D77" w:rsidP="00C0205C">
            <w:pPr>
              <w:pStyle w:val="CopticCross"/>
              <w:rPr>
                <w:highlight w:val="yellow"/>
              </w:rPr>
            </w:pPr>
            <w:r w:rsidRPr="00B52D77">
              <w:lastRenderedPageBreak/>
              <w:t>¿</w:t>
            </w:r>
          </w:p>
        </w:tc>
        <w:tc>
          <w:tcPr>
            <w:tcW w:w="3960" w:type="dxa"/>
          </w:tcPr>
          <w:p w:rsidR="00C0205C" w:rsidRDefault="00C0205C" w:rsidP="00C0205C">
            <w:pPr>
              <w:pStyle w:val="EngHang"/>
            </w:pPr>
            <w:r>
              <w:t>Accept our prayers</w:t>
            </w:r>
          </w:p>
          <w:p w:rsidR="00C0205C" w:rsidRDefault="00C0205C" w:rsidP="00C0205C">
            <w:pPr>
              <w:pStyle w:val="EngHang"/>
            </w:pPr>
            <w:r>
              <w:t>According to Your mercy.</w:t>
            </w:r>
          </w:p>
          <w:p w:rsidR="00C0205C" w:rsidRDefault="00C0205C" w:rsidP="00C0205C">
            <w:pPr>
              <w:pStyle w:val="EngHang"/>
            </w:pPr>
            <w:r>
              <w:t>Accord to us the joy</w:t>
            </w:r>
          </w:p>
          <w:p w:rsidR="00C0205C" w:rsidRDefault="00C0205C" w:rsidP="00C0205C">
            <w:pPr>
              <w:pStyle w:val="EngHangEnd"/>
            </w:pPr>
            <w:r>
              <w:t>Of Your salvation.</w:t>
            </w:r>
          </w:p>
        </w:tc>
        <w:tc>
          <w:tcPr>
            <w:tcW w:w="288" w:type="dxa"/>
          </w:tcPr>
          <w:p w:rsidR="00C0205C" w:rsidRDefault="00C0205C" w:rsidP="00C0205C"/>
        </w:tc>
        <w:tc>
          <w:tcPr>
            <w:tcW w:w="288" w:type="dxa"/>
          </w:tcPr>
          <w:p w:rsidR="00C0205C" w:rsidRPr="00FB5ACB" w:rsidRDefault="00B52D77" w:rsidP="00C0205C">
            <w:pPr>
              <w:pStyle w:val="CopticCross"/>
            </w:pPr>
            <w:r w:rsidRPr="00B52D77">
              <w:t>¿</w:t>
            </w:r>
          </w:p>
        </w:tc>
        <w:tc>
          <w:tcPr>
            <w:tcW w:w="3960" w:type="dxa"/>
          </w:tcPr>
          <w:p w:rsidR="00C0205C" w:rsidRDefault="00C0205C" w:rsidP="00C0205C">
            <w:pPr>
              <w:pStyle w:val="CopticVersemulti-line"/>
            </w:pPr>
            <w:r>
              <w:t>Ϭⲓ ⲛⲁⲕ ⲛ̀ⲛⲉⲛϣ̀ⲗⲏⲗ:</w:t>
            </w:r>
          </w:p>
          <w:p w:rsidR="00C0205C" w:rsidRDefault="00C0205C" w:rsidP="00C0205C">
            <w:pPr>
              <w:pStyle w:val="CopticVersemulti-line"/>
            </w:pPr>
            <w:r>
              <w:t>ϧⲉⲛ ⲡⲉⲕⲛⲓϣϯ ⲛ̀ⲛⲁⲓ:</w:t>
            </w:r>
          </w:p>
          <w:p w:rsidR="00C0205C" w:rsidRDefault="00C0205C" w:rsidP="00C0205C">
            <w:pPr>
              <w:pStyle w:val="CopticVersemulti-line"/>
            </w:pPr>
            <w:r>
              <w:t>ⲙⲟⲓ ⲛⲁⲛ ⲙ̀ⲡ̀ⲑⲉⲗⲏⲗ:</w:t>
            </w:r>
          </w:p>
          <w:p w:rsidR="00C0205C" w:rsidRDefault="00C0205C" w:rsidP="00B52D77">
            <w:pPr>
              <w:pStyle w:val="CopticHangingVerse"/>
            </w:pPr>
            <w:r>
              <w:t>ⲛ̀ⲧⲉ ⲡⲉⲕⲟⲩϫⲁⲓ.</w:t>
            </w:r>
          </w:p>
        </w:tc>
      </w:tr>
      <w:tr w:rsidR="00C0205C" w:rsidTr="00C0205C">
        <w:trPr>
          <w:cantSplit/>
          <w:jc w:val="center"/>
        </w:trPr>
        <w:tc>
          <w:tcPr>
            <w:tcW w:w="288" w:type="dxa"/>
          </w:tcPr>
          <w:p w:rsidR="00C0205C" w:rsidRPr="003209AF" w:rsidRDefault="00C0205C" w:rsidP="00C0205C">
            <w:pPr>
              <w:pStyle w:val="CopticCross"/>
              <w:rPr>
                <w:highlight w:val="yellow"/>
              </w:rPr>
            </w:pPr>
          </w:p>
        </w:tc>
        <w:tc>
          <w:tcPr>
            <w:tcW w:w="3960" w:type="dxa"/>
          </w:tcPr>
          <w:p w:rsidR="00C0205C" w:rsidRDefault="00C0205C" w:rsidP="00C0205C">
            <w:pPr>
              <w:pStyle w:val="EngHang"/>
            </w:pPr>
            <w:r>
              <w:t>Grant us Your peace,</w:t>
            </w:r>
          </w:p>
          <w:p w:rsidR="00C0205C" w:rsidRDefault="00C0205C" w:rsidP="00C0205C">
            <w:pPr>
              <w:pStyle w:val="EngHang"/>
            </w:pPr>
            <w:r>
              <w:t>O our Lord Jesus Christ;</w:t>
            </w:r>
          </w:p>
          <w:p w:rsidR="00C0205C" w:rsidRDefault="00C0205C" w:rsidP="00C0205C">
            <w:pPr>
              <w:pStyle w:val="EngHang"/>
            </w:pPr>
            <w:r>
              <w:t>Amen, so be it;</w:t>
            </w:r>
          </w:p>
          <w:p w:rsidR="00C0205C" w:rsidRDefault="00C0205C" w:rsidP="00C0205C">
            <w:pPr>
              <w:pStyle w:val="EngHangEnd"/>
            </w:pPr>
            <w:r>
              <w:t>Glory be to God.</w:t>
            </w:r>
          </w:p>
        </w:tc>
        <w:tc>
          <w:tcPr>
            <w:tcW w:w="288" w:type="dxa"/>
          </w:tcPr>
          <w:p w:rsidR="00C0205C" w:rsidRDefault="00C0205C" w:rsidP="00C0205C"/>
        </w:tc>
        <w:tc>
          <w:tcPr>
            <w:tcW w:w="288" w:type="dxa"/>
          </w:tcPr>
          <w:p w:rsidR="00C0205C" w:rsidRPr="00FB5ACB" w:rsidRDefault="00C0205C" w:rsidP="00C0205C">
            <w:pPr>
              <w:pStyle w:val="CopticCross"/>
            </w:pPr>
          </w:p>
        </w:tc>
        <w:tc>
          <w:tcPr>
            <w:tcW w:w="3960" w:type="dxa"/>
          </w:tcPr>
          <w:p w:rsidR="00C0205C" w:rsidRDefault="00C0205C" w:rsidP="00C0205C">
            <w:pPr>
              <w:pStyle w:val="CopticVersemulti-line"/>
            </w:pPr>
            <w:r>
              <w:t>Ϯⲛⲁⲛ ⲛ̀ⲧⲉⲕϩⲓⲣⲏⲛⲏ:</w:t>
            </w:r>
          </w:p>
          <w:p w:rsidR="00C0205C" w:rsidRDefault="00C0205C" w:rsidP="00C0205C">
            <w:pPr>
              <w:pStyle w:val="CopticVersemulti-line"/>
            </w:pPr>
            <w:r>
              <w:t>ⲱ̀ Ⲡⲉⲛϭⲟⲓⲥ Ⲓⲏⲥⲟⲩⲥ Ⲡⲓⲭ̀ⲣⲓⲥⲧⲟⲥ:</w:t>
            </w:r>
          </w:p>
          <w:p w:rsidR="00C0205C" w:rsidRDefault="00C0205C" w:rsidP="00C0205C">
            <w:pPr>
              <w:pStyle w:val="CopticVersemulti-line"/>
            </w:pPr>
            <w:r>
              <w:t>ⲁⲙ̀ⲏⲛ ⲉⲥⲉ̀ϣⲱⲡⲓ:</w:t>
            </w:r>
          </w:p>
          <w:p w:rsidR="00C0205C" w:rsidRDefault="00C0205C" w:rsidP="00B52D77">
            <w:pPr>
              <w:pStyle w:val="CopticHangingVerse"/>
            </w:pPr>
            <w:r>
              <w:t>ⲇⲟⲝⲁ ⲥⲓ ⲟ̀ Ⲑⲉⲟⲥ.</w:t>
            </w:r>
          </w:p>
        </w:tc>
      </w:tr>
    </w:tbl>
    <w:p w:rsidR="00C0205C" w:rsidRDefault="00C0205C" w:rsidP="00C0205C">
      <w:pPr>
        <w:pStyle w:val="Heading4"/>
      </w:pPr>
      <w:bookmarkStart w:id="1015" w:name="_Ref435003860"/>
      <w:r>
        <w:t>The Psali Batos for the 29</w:t>
      </w:r>
      <w:r w:rsidRPr="00C0205C">
        <w:rPr>
          <w:vertAlign w:val="superscript"/>
        </w:rPr>
        <w:t>th</w:t>
      </w:r>
      <w:r>
        <w:t xml:space="preserve"> of Every Month</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commentRangeStart w:id="1016"/>
            <w:r>
              <w:t>Immerse your thoughts</w:t>
            </w:r>
          </w:p>
          <w:p w:rsidR="00C0205C" w:rsidRDefault="00C0205C" w:rsidP="00C0205C">
            <w:pPr>
              <w:pStyle w:val="EngHang"/>
            </w:pPr>
            <w:r>
              <w:t>In these hidden Mysteries of</w:t>
            </w:r>
          </w:p>
          <w:p w:rsidR="00C0205C" w:rsidRDefault="00C0205C" w:rsidP="00C0205C">
            <w:pPr>
              <w:pStyle w:val="EngHang"/>
            </w:pPr>
            <w:r>
              <w:t>The unity and exalted way</w:t>
            </w:r>
          </w:p>
          <w:p w:rsidR="00C0205C" w:rsidRDefault="00C0205C" w:rsidP="00C0205C">
            <w:pPr>
              <w:pStyle w:val="EngHangEnd"/>
            </w:pPr>
            <w:r>
              <w:t>Of our Lord and Master, Jesus.</w:t>
            </w:r>
            <w:commentRangeEnd w:id="1016"/>
            <w:r>
              <w:rPr>
                <w:rStyle w:val="CommentReference"/>
                <w:rFonts w:ascii="Times New Roman" w:eastAsiaTheme="minorHAnsi" w:hAnsi="Times New Roman" w:cstheme="minorBidi"/>
                <w:color w:val="auto"/>
              </w:rPr>
              <w:commentReference w:id="1016"/>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Ⲁⲣⲓⲱⲙⲥ ⲛ̀ⲛⲉⲧⲉⲛⲙⲥⲩⲓ ⲛ̀ⲑⲱⲧⲉⲛ:</w:t>
            </w:r>
          </w:p>
          <w:p w:rsidR="00C0205C" w:rsidRDefault="00C0205C" w:rsidP="00C0205C">
            <w:pPr>
              <w:pStyle w:val="CopticVersemulti-line"/>
            </w:pPr>
            <w:r>
              <w:t>ϧⲉⲛ ⲛⲁⲓⲙⲩⲥⲧⲏⲣⲓⲟⲛ ⲉⲧϩⲏⲡ:</w:t>
            </w:r>
          </w:p>
          <w:p w:rsidR="00C0205C" w:rsidRDefault="00C0205C" w:rsidP="00C0205C">
            <w:pPr>
              <w:pStyle w:val="CopticVersemulti-line"/>
            </w:pPr>
            <w:r>
              <w:t>ⲕⲩⲡⲟⲗⲓⲅⲙⲁ ⲛⲉⲙ ⲛⲓϩⲱⲛ:</w:t>
            </w:r>
          </w:p>
          <w:p w:rsidR="00C0205C" w:rsidRPr="00C35319" w:rsidRDefault="00C0205C" w:rsidP="00C0205C">
            <w:pPr>
              <w:pStyle w:val="CopticHangingVerse"/>
            </w:pPr>
            <w:r>
              <w:t>ⲉⲧϭⲟⲥⲓ ⲛ̀ⲧⲉ Ⲓⲏⲥⲟⲩⲥ Ⲡⲉⲛⲛⲏⲃ.</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Behold how He willed,</w:t>
            </w:r>
          </w:p>
          <w:p w:rsidR="00C0205C" w:rsidRDefault="00C0205C" w:rsidP="00C0205C">
            <w:pPr>
              <w:pStyle w:val="EngHang"/>
            </w:pPr>
            <w:r>
              <w:t>And descended like a mountain spring,</w:t>
            </w:r>
          </w:p>
          <w:p w:rsidR="00C0205C" w:rsidRDefault="00C0205C" w:rsidP="00C0205C">
            <w:pPr>
              <w:pStyle w:val="EngHang"/>
            </w:pPr>
            <w:r>
              <w:t>Which is poured by</w:t>
            </w:r>
          </w:p>
          <w:p w:rsidR="00C0205C" w:rsidRDefault="00C0205C" w:rsidP="00C0205C">
            <w:pPr>
              <w:pStyle w:val="EngHangEnd"/>
            </w:pPr>
            <w:r>
              <w:t>Our Saviour, Jesus the Logos.</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Ⲃⲗⲉⲯⲁⲧⲉ ⲡⲱⲥ ⲁϥⲟⲩⲱϣ:</w:t>
            </w:r>
          </w:p>
          <w:p w:rsidR="00C0205C" w:rsidRDefault="00C0205C" w:rsidP="00C0205C">
            <w:pPr>
              <w:pStyle w:val="CopticVersemulti-line"/>
            </w:pPr>
            <w:r>
              <w:t>ⲁϥⲓ̀ ⲟⲩϩⲉ ϧⲉⲛ ⲡⲓⲡⲉⲗⲁⲅⲟⲥ:</w:t>
            </w:r>
          </w:p>
          <w:p w:rsidR="00C0205C" w:rsidRDefault="00C0205C" w:rsidP="00C0205C">
            <w:pPr>
              <w:pStyle w:val="CopticVersemulti-line"/>
            </w:pPr>
            <w:r>
              <w:t>ⲛ̀ⲧⲉ ⲡ̀ⲧⲱⲟⲩ ⲫⲏⲉ̀ⲧⲁϥϫⲱϣϥ:</w:t>
            </w:r>
          </w:p>
          <w:p w:rsidR="00C0205C" w:rsidRDefault="00C0205C" w:rsidP="00C0205C">
            <w:pPr>
              <w:pStyle w:val="CopticHangingVerse"/>
            </w:pPr>
            <w:r>
              <w:t>ⲙ̀Ⲡⲉⲛⲥⲱⲧⲏⲣ Ⲓⲏⲥⲟⲩⲥ Ⲡⲓⲗⲟⲅⲟⲥ.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He sent Gabriel, His angel,</w:t>
            </w:r>
          </w:p>
          <w:p w:rsidR="00C0205C" w:rsidRDefault="00C0205C" w:rsidP="00C0205C">
            <w:pPr>
              <w:pStyle w:val="EngHang"/>
            </w:pPr>
            <w:r>
              <w:t>The evangelist of Mary,</w:t>
            </w:r>
          </w:p>
          <w:p w:rsidR="00C0205C" w:rsidRDefault="00C0205C" w:rsidP="00C0205C">
            <w:pPr>
              <w:pStyle w:val="EngHang"/>
            </w:pPr>
            <w:r>
              <w:t>The wise Virgin,</w:t>
            </w:r>
          </w:p>
          <w:p w:rsidR="00C0205C" w:rsidRDefault="00C0205C" w:rsidP="00C0205C">
            <w:pPr>
              <w:pStyle w:val="EngHangEnd"/>
            </w:pPr>
            <w:r>
              <w:t>Our wisdom, the all-holy.</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Ⲅⲁⲃⲣⲓⲏⲗ ⲡⲉϥⲁⲅⲅⲉⲗⲟⲥ:</w:t>
            </w:r>
          </w:p>
          <w:p w:rsidR="00C0205C" w:rsidRDefault="00C0205C" w:rsidP="00C0205C">
            <w:pPr>
              <w:pStyle w:val="CopticVersemulti-line"/>
            </w:pPr>
            <w:r>
              <w:t>ⲡⲓⲕⲩⲣⲓⲍ ⲁϥⲟⲩⲟⲣⲡϥ ⲉ̀Ⲙⲁⲣⲓⲁ:</w:t>
            </w:r>
          </w:p>
          <w:p w:rsidR="00C0205C" w:rsidRDefault="00C0205C" w:rsidP="00C0205C">
            <w:pPr>
              <w:pStyle w:val="CopticVersemulti-line"/>
            </w:pPr>
            <w:r>
              <w:t>ϯⲁ̀ⲗⲟⲩ ⲛ̀ⲥⲁⲃⲏ ⲙ̀ⲡⲁⲣⲑⲉⲛⲟⲥ:</w:t>
            </w:r>
          </w:p>
          <w:p w:rsidR="00C0205C" w:rsidRDefault="00C0205C" w:rsidP="00C0205C">
            <w:pPr>
              <w:pStyle w:val="CopticHangingVerse"/>
            </w:pPr>
            <w:r>
              <w:t>ⲧⲉⲛⲥⲟⲫⲓⲁ ⲕⲉ ⲡⲁⲛⲁ̀ⲅⲓⲁ.</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She is blessed and righteous.</w:t>
            </w:r>
          </w:p>
          <w:p w:rsidR="00C0205C" w:rsidRDefault="00C0205C" w:rsidP="00C0205C">
            <w:pPr>
              <w:pStyle w:val="EngHang"/>
            </w:pPr>
            <w:r>
              <w:t>He greeted her, saying,</w:t>
            </w:r>
          </w:p>
          <w:p w:rsidR="00C0205C" w:rsidRDefault="00C0205C" w:rsidP="00C0205C">
            <w:pPr>
              <w:pStyle w:val="EngHang"/>
            </w:pPr>
            <w:r>
              <w:t>“Hail to you, O full of grace,</w:t>
            </w:r>
          </w:p>
          <w:p w:rsidR="00C0205C" w:rsidRDefault="00C0205C" w:rsidP="00C0205C">
            <w:pPr>
              <w:pStyle w:val="EngHangEnd"/>
            </w:pPr>
            <w:r>
              <w:t>The Lord our God is with you.”</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Ⲇⲓⲕⲉⲁ̀ ⲟⲩⲟϩ ⲉⲧⲥ̀ⲙⲁⲣⲱⲟⲩⲧ:</w:t>
            </w:r>
          </w:p>
          <w:p w:rsidR="00C0205C" w:rsidRDefault="00C0205C" w:rsidP="00C0205C">
            <w:pPr>
              <w:pStyle w:val="CopticVersemulti-line"/>
            </w:pPr>
            <w:r>
              <w:t>ⲛⲉϫⲁϥ ϫⲉ ϯϩⲓⲣⲏⲛⲏ ⲛⲉ:</w:t>
            </w:r>
          </w:p>
          <w:p w:rsidR="00C0205C" w:rsidRDefault="00C0205C" w:rsidP="00C0205C">
            <w:pPr>
              <w:pStyle w:val="CopticVersemulti-line"/>
            </w:pPr>
            <w:r>
              <w:t>ⲭⲉⲣⲉ ⲑⲏⲉⲑⲙⲉϩ ⲛ̀ϩ̀ⲙⲟⲧ:</w:t>
            </w:r>
          </w:p>
          <w:p w:rsidR="00C0205C" w:rsidRDefault="00C0205C" w:rsidP="00C0205C">
            <w:pPr>
              <w:pStyle w:val="CopticHangingVerse"/>
            </w:pPr>
            <w:r>
              <w:t>Ⲡϭⲟⲓⲥ Ⲡⲉⲛⲛⲟⲩϯ ϣⲟⲡ ⲛⲉⲙⲉ.</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When this fair young lady</w:t>
            </w:r>
          </w:p>
          <w:p w:rsidR="00C0205C" w:rsidRDefault="00C0205C" w:rsidP="00C0205C">
            <w:pPr>
              <w:pStyle w:val="EngHang"/>
            </w:pPr>
            <w:r>
              <w:t>Head his voice,</w:t>
            </w:r>
          </w:p>
          <w:p w:rsidR="00C0205C" w:rsidRDefault="00C0205C" w:rsidP="00C0205C">
            <w:pPr>
              <w:pStyle w:val="EngHang"/>
            </w:pPr>
            <w:r>
              <w:t>She wisely thought,</w:t>
            </w:r>
          </w:p>
          <w:p w:rsidR="00C0205C" w:rsidRDefault="00C0205C" w:rsidP="00C0205C">
            <w:pPr>
              <w:pStyle w:val="EngHangEnd"/>
            </w:pPr>
            <w:r>
              <w:t>“What kind of greeting is this?”</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Ⲉⲧⲁⲥⲥⲱⲧⲉⲙ ⲉ̀ⲧⲉϥⲥ̀ⲙⲏ:</w:t>
            </w:r>
          </w:p>
          <w:p w:rsidR="00C0205C" w:rsidRDefault="00C0205C" w:rsidP="00C0205C">
            <w:pPr>
              <w:pStyle w:val="CopticVersemulti-line"/>
            </w:pPr>
            <w:r>
              <w:t>ⲛ̀ϫⲉ ϯϧⲉⲗϣⲉⲣⲓ ⲉⲑⲛⲉⲥⲱⲥ:</w:t>
            </w:r>
          </w:p>
          <w:p w:rsidR="00C0205C" w:rsidRDefault="00C0205C" w:rsidP="00C0205C">
            <w:pPr>
              <w:pStyle w:val="CopticVersemulti-line"/>
            </w:pPr>
            <w:r>
              <w:t>ⲁⲥⲙⲟⲕⲙⲉⲕ ϧⲉⲛ ⲟⲩⲙⲉⲧⲥⲁⲃⲉ:</w:t>
            </w:r>
          </w:p>
          <w:p w:rsidR="00C0205C" w:rsidRDefault="00C0205C" w:rsidP="00C0205C">
            <w:pPr>
              <w:pStyle w:val="CopticHangingVerse"/>
            </w:pPr>
            <w:r>
              <w:t>ϫⲉ ⲟⲩ ⲡⲉ ⲡⲁⲓⲁⲥⲡⲁⲥⲙⲟⲥ.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“Be not afraid,”</w:t>
            </w:r>
          </w:p>
          <w:p w:rsidR="00C0205C" w:rsidRDefault="00C0205C" w:rsidP="00C0205C">
            <w:pPr>
              <w:pStyle w:val="EngHang"/>
            </w:pPr>
            <w:r>
              <w:t>The angel truly said,</w:t>
            </w:r>
          </w:p>
          <w:p w:rsidR="00C0205C" w:rsidRDefault="00C0205C" w:rsidP="00C0205C">
            <w:pPr>
              <w:pStyle w:val="EngHang"/>
            </w:pPr>
            <w:r>
              <w:t>“You have found grace with God</w:t>
            </w:r>
          </w:p>
          <w:p w:rsidR="00C0205C" w:rsidRDefault="00C0205C" w:rsidP="00C0205C">
            <w:pPr>
              <w:pStyle w:val="EngHangEnd"/>
            </w:pPr>
            <w:r>
              <w:t>And before people.</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Ⲍⲉ ⲟⲛⲧⲱⲥ ϫⲉ ⲙ̀ⲡⲉⲣⲉⲣϩϯ:</w:t>
            </w:r>
          </w:p>
          <w:p w:rsidR="00C0205C" w:rsidRDefault="00C0205C" w:rsidP="00C0205C">
            <w:pPr>
              <w:pStyle w:val="CopticVersemulti-line"/>
            </w:pPr>
            <w:r>
              <w:t>ⲡⲉϫⲁϥ ⲛⲁⲥ ⲛ̀ϫⲉ ⲡⲓⲁⲅⲅⲉⲗⲟⲥ:</w:t>
            </w:r>
          </w:p>
          <w:p w:rsidR="00C0205C" w:rsidRDefault="00C0205C" w:rsidP="00C0205C">
            <w:pPr>
              <w:pStyle w:val="CopticVersemulti-line"/>
            </w:pPr>
            <w:r>
              <w:t>ⲁ̀ⲣⲉϫⲓⲙⲓ ⲅⲁⲣ ϧⲁⲧⲉⲛ Ⲫⲛⲟⲩϯ:</w:t>
            </w:r>
          </w:p>
          <w:p w:rsidR="00C0205C" w:rsidRDefault="00C0205C" w:rsidP="00C0205C">
            <w:pPr>
              <w:pStyle w:val="CopticHangingVerse"/>
            </w:pPr>
            <w:r>
              <w:t>ⲛ̀ⲭⲁⲣⲓⲥ ⲛⲉⲙ ⲕⲉ ⲗⲁⲟⲥ.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Behold, you shall conceive,</w:t>
            </w:r>
          </w:p>
          <w:p w:rsidR="00C0205C" w:rsidRDefault="00C0205C" w:rsidP="00C0205C">
            <w:pPr>
              <w:pStyle w:val="EngHang"/>
            </w:pPr>
            <w:r>
              <w:t>And bring forth a Son;</w:t>
            </w:r>
          </w:p>
          <w:p w:rsidR="00C0205C" w:rsidRDefault="00C0205C" w:rsidP="00C0205C">
            <w:pPr>
              <w:pStyle w:val="EngHang"/>
            </w:pPr>
            <w:r>
              <w:t>He will be called Jesus,</w:t>
            </w:r>
          </w:p>
          <w:p w:rsidR="00C0205C" w:rsidRDefault="00C0205C" w:rsidP="00C0205C">
            <w:pPr>
              <w:pStyle w:val="EngHangEnd"/>
            </w:pPr>
            <w:r>
              <w:t>The performer of miracles.”</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Ⲏⲡⲡⲉ ⲅⲁⲣ ⲧⲉⲣⲁ ⲉⲣⲃⲟⲕⲓ:</w:t>
            </w:r>
          </w:p>
          <w:p w:rsidR="00C0205C" w:rsidRDefault="00C0205C" w:rsidP="00C0205C">
            <w:pPr>
              <w:pStyle w:val="CopticVersemulti-line"/>
            </w:pPr>
            <w:r>
              <w:t>ⲟⲩⲟϩ ⲟⲛ ⲧⲉⲣⲁⲙⲓⲥⲓ ⲛ̀Ⲟⲩϣⲏⲣⲓ:</w:t>
            </w:r>
          </w:p>
          <w:p w:rsidR="00C0205C" w:rsidRDefault="00C0205C" w:rsidP="00C0205C">
            <w:pPr>
              <w:pStyle w:val="CopticVersemulti-line"/>
            </w:pPr>
            <w:r>
              <w:t>ⲉⲩⲉ̀ⲙⲟⲩϯ ⲉ̀ⲣⲟϥ ⲛⲁⲧⲁⲣⲓⲕⲓ:</w:t>
            </w:r>
          </w:p>
          <w:p w:rsidR="00C0205C" w:rsidRDefault="00C0205C" w:rsidP="00C0205C">
            <w:pPr>
              <w:pStyle w:val="CopticHangingVerse"/>
            </w:pPr>
            <w:r>
              <w:t>Ⲓⲏⲥⲟⲩⲥ ⲫⲏⲉⲧⲓ̀ⲣⲓ ⲛ̀ϩⲁⲛϣ̀ⲫⲏⲣⲓ.</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Mary replied to the angel,</w:t>
            </w:r>
          </w:p>
          <w:p w:rsidR="00C0205C" w:rsidRDefault="00C0205C" w:rsidP="00C0205C">
            <w:pPr>
              <w:pStyle w:val="EngHang"/>
            </w:pPr>
            <w:r>
              <w:t>“How can this be,</w:t>
            </w:r>
          </w:p>
          <w:p w:rsidR="00C0205C" w:rsidRDefault="00C0205C" w:rsidP="00C0205C">
            <w:pPr>
              <w:pStyle w:val="EngHang"/>
            </w:pPr>
            <w:r>
              <w:t>Since I do not know a man?”</w:t>
            </w:r>
          </w:p>
          <w:p w:rsidR="00C0205C" w:rsidRDefault="00C0205C" w:rsidP="00C0205C">
            <w:pPr>
              <w:pStyle w:val="EngHangEnd"/>
            </w:pPr>
            <w:r>
              <w:t>The angel responded,</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Ⲑⲛⲟⲩⲛⲓ ⲙ̀ⲫⲁⲓ ⲙⲁⲧⲁⲙⲟⲓ:</w:t>
            </w:r>
          </w:p>
          <w:p w:rsidR="00C0205C" w:rsidRDefault="00C0205C" w:rsidP="00C0205C">
            <w:pPr>
              <w:pStyle w:val="CopticVersemulti-line"/>
            </w:pPr>
            <w:r>
              <w:t>ⲡⲉϫⲉ Ⲙⲁⲣⲓⲁ ⲙ̀ⲡⲓⲁⲅⲅⲉⲗⲟⲥ:</w:t>
            </w:r>
          </w:p>
          <w:p w:rsidR="00C0205C" w:rsidRDefault="00C0205C" w:rsidP="00C0205C">
            <w:pPr>
              <w:pStyle w:val="CopticVersemulti-line"/>
            </w:pPr>
            <w:r>
              <w:t>ⲡⲱⲥ ⲉϥⲉ̀ϣⲱⲡⲓ ⲛ̀ⲁⲧϩⲁⲓ:</w:t>
            </w:r>
          </w:p>
          <w:p w:rsidR="00C0205C" w:rsidRPr="005130A7" w:rsidRDefault="00C0205C" w:rsidP="00C0205C">
            <w:pPr>
              <w:pStyle w:val="CopticHangingVerse"/>
            </w:pPr>
            <w:r>
              <w:t>ⲡⲉϫⲁϥ ⲛⲁⲥ ⲛ̀ϫⲉ ⲡⲓⲁⲅⲅⲉⲗⲟⲥ.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“Behold, the Holy Spirit</w:t>
            </w:r>
          </w:p>
          <w:p w:rsidR="00C0205C" w:rsidRDefault="00C0205C" w:rsidP="00C0205C">
            <w:pPr>
              <w:pStyle w:val="EngHang"/>
            </w:pPr>
            <w:r>
              <w:t>Will come upon you,</w:t>
            </w:r>
          </w:p>
          <w:p w:rsidR="00C0205C" w:rsidRDefault="00C0205C" w:rsidP="00C0205C">
            <w:pPr>
              <w:pStyle w:val="EngHang"/>
            </w:pPr>
            <w:r>
              <w:t>And the power of the Most High</w:t>
            </w:r>
          </w:p>
          <w:p w:rsidR="00C0205C" w:rsidRDefault="00C0205C" w:rsidP="00C0205C">
            <w:pPr>
              <w:pStyle w:val="EngHangEnd"/>
            </w:pPr>
            <w:r>
              <w:t>Will overshadow you.”</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Ⲓⲥ Ⲡⲓⲡ̀ⲛⲉⲩⲙⲁ Ⲉϥⲟⲩⲁⲃ:</w:t>
            </w:r>
          </w:p>
          <w:p w:rsidR="00C0205C" w:rsidRDefault="00C0205C" w:rsidP="00C0205C">
            <w:pPr>
              <w:pStyle w:val="CopticVersemulti-line"/>
            </w:pPr>
            <w:r>
              <w:t>ⲉϥⲛⲁⲓ̀ ⲉ̀ϧ̀ⲣⲏⲓ ⲉ̀ϫⲱ:</w:t>
            </w:r>
          </w:p>
          <w:p w:rsidR="00C0205C" w:rsidRDefault="00C0205C" w:rsidP="00C0205C">
            <w:pPr>
              <w:pStyle w:val="CopticVersemulti-line"/>
            </w:pPr>
            <w:r>
              <w:t>ⲟⲩⲟϩ ⲟⲩϫⲟⲙ ⲛ̀ⲧⲉ Ⲫⲏⲉⲧϭⲟⲥⲓ:</w:t>
            </w:r>
          </w:p>
          <w:p w:rsidR="00C0205C" w:rsidRPr="005130A7" w:rsidRDefault="00C0205C" w:rsidP="00C0205C">
            <w:pPr>
              <w:pStyle w:val="CopticHangingVerse"/>
            </w:pPr>
            <w:r>
              <w:t>ⲉⲑⲛⲁⲉⲣϧⲏⲓⲃⲓ ⲉ̀ⲣⲟ.</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The One born makes her pure,</w:t>
            </w:r>
          </w:p>
          <w:p w:rsidR="00C0205C" w:rsidRDefault="00C0205C" w:rsidP="00C0205C">
            <w:pPr>
              <w:pStyle w:val="EngHang"/>
            </w:pPr>
            <w:r>
              <w:t>He is the Son of God,</w:t>
            </w:r>
          </w:p>
          <w:p w:rsidR="00C0205C" w:rsidRDefault="00C0205C" w:rsidP="00C0205C">
            <w:pPr>
              <w:pStyle w:val="EngHang"/>
            </w:pPr>
            <w:r>
              <w:t>And He is called Holy,</w:t>
            </w:r>
          </w:p>
          <w:p w:rsidR="00C0205C" w:rsidRDefault="00C0205C" w:rsidP="00C0205C">
            <w:pPr>
              <w:pStyle w:val="EngHangEnd"/>
            </w:pPr>
            <w:r>
              <w:t>For He is the God of gods.</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Ⲕⲁⲑⲁⲣⲟⲥ ⲑⲏⲉ̀ⲧⲁⲥⲛⲁⲙⲁⲥϥ:</w:t>
            </w:r>
          </w:p>
          <w:p w:rsidR="00C0205C" w:rsidRDefault="00C0205C" w:rsidP="00C0205C">
            <w:pPr>
              <w:pStyle w:val="CopticVersemulti-line"/>
            </w:pPr>
            <w:r>
              <w:t>ⲉⲑⲃⲉ ⲫⲁⲓ ⲟⲛ ϫⲉ Ⲡϣⲏⲣⲓ ⲙ̀Ⲫⲛⲟⲩϯ:</w:t>
            </w:r>
          </w:p>
          <w:p w:rsidR="00C0205C" w:rsidRDefault="00C0205C" w:rsidP="00C0205C">
            <w:pPr>
              <w:pStyle w:val="CopticVersemulti-line"/>
            </w:pPr>
            <w:r>
              <w:t>ϥ̀ⲟⲩⲁⲃ ⲉⲩⲉ̀ⲙⲟⲩϯ ⲉ̀ⲣⲟϥ:</w:t>
            </w:r>
          </w:p>
          <w:p w:rsidR="00C0205C" w:rsidRPr="005130A7" w:rsidRDefault="00C0205C" w:rsidP="00C0205C">
            <w:pPr>
              <w:pStyle w:val="CopticHangingVerse"/>
            </w:pPr>
            <w:r>
              <w:t>ϫⲉ ⲛ̀ⲑⲟϥ ⲡⲉ Ⲫⲛⲟⲩϯ ⲛ̀ⲧⲉ ⲛⲓⲛⲟⲩϯ.</w:t>
            </w:r>
          </w:p>
        </w:tc>
      </w:tr>
      <w:tr w:rsidR="00C0205C" w:rsidTr="00C0205C">
        <w:trPr>
          <w:cantSplit/>
          <w:jc w:val="center"/>
        </w:trPr>
        <w:tc>
          <w:tcPr>
            <w:tcW w:w="288" w:type="dxa"/>
          </w:tcPr>
          <w:p w:rsidR="00C0205C" w:rsidRDefault="00C0205C" w:rsidP="00C0205C">
            <w:pPr>
              <w:pStyle w:val="CopticCross"/>
            </w:pPr>
            <w:r w:rsidRPr="00FB5ACB">
              <w:lastRenderedPageBreak/>
              <w:t>¿</w:t>
            </w:r>
          </w:p>
        </w:tc>
        <w:tc>
          <w:tcPr>
            <w:tcW w:w="3960" w:type="dxa"/>
          </w:tcPr>
          <w:p w:rsidR="00C0205C" w:rsidRDefault="00C0205C" w:rsidP="00C0205C">
            <w:pPr>
              <w:pStyle w:val="EngHang"/>
            </w:pPr>
            <w:r>
              <w:t>When her days were fulfilled,</w:t>
            </w:r>
          </w:p>
          <w:p w:rsidR="00C0205C" w:rsidRDefault="00C0205C" w:rsidP="00C0205C">
            <w:pPr>
              <w:pStyle w:val="EngHang"/>
            </w:pPr>
            <w:r>
              <w:t>She bore our Saviour,</w:t>
            </w:r>
          </w:p>
          <w:p w:rsidR="00C0205C" w:rsidRDefault="00C0205C" w:rsidP="00C0205C">
            <w:pPr>
              <w:pStyle w:val="EngHang"/>
            </w:pPr>
            <w:r>
              <w:t>Jesus Christ the King of glory,</w:t>
            </w:r>
          </w:p>
          <w:p w:rsidR="00C0205C" w:rsidRDefault="00C0205C" w:rsidP="00C0205C">
            <w:pPr>
              <w:pStyle w:val="EngHangEnd"/>
            </w:pPr>
            <w:r>
              <w:t>The Logos of God the Father.</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Ⲗⲟⲓⲡⲟⲛ ⲁⲩⲙⲟϩ ⲛ̀ϫⲉ ⲛⲉⲥⲉ̀ϩⲟⲟⲩ:</w:t>
            </w:r>
          </w:p>
          <w:p w:rsidR="00C0205C" w:rsidRDefault="00C0205C" w:rsidP="00C0205C">
            <w:pPr>
              <w:pStyle w:val="CopticVersemulti-line"/>
            </w:pPr>
            <w:r>
              <w:t>ⲁⲥⲙⲓⲥⲓ ⲇⲉ ⲙ̀Ⲡⲉⲛⲥⲱⲧⲏⲣ:</w:t>
            </w:r>
          </w:p>
          <w:p w:rsidR="00C0205C" w:rsidRDefault="00C0205C" w:rsidP="00C0205C">
            <w:pPr>
              <w:pStyle w:val="CopticVersemulti-line"/>
            </w:pPr>
            <w:r>
              <w:t>Ⲓⲏⲥⲟⲩⲥ Ⲡⲓⲭ̀ⲣⲓⲥⲧⲟⲥ Ⲡⲟⲩⲣⲟ ⲛ̀ⲧⲉ ⲡ̀ⲱ̀ⲟⲩ:</w:t>
            </w:r>
          </w:p>
          <w:p w:rsidR="00C0205C" w:rsidRPr="005130A7" w:rsidRDefault="00C0205C" w:rsidP="00C0205C">
            <w:pPr>
              <w:pStyle w:val="CopticHangingVerse"/>
            </w:pPr>
            <w:r>
              <w:t>Ⲗⲟⲅⲟ ⲧⲟⲩ Ⲑⲉⲟ̀ Ⲡⲁⲧⲏⲣ.</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Her holy virginity</w:t>
            </w:r>
          </w:p>
          <w:p w:rsidR="00C0205C" w:rsidRDefault="00C0205C" w:rsidP="00C0205C">
            <w:pPr>
              <w:pStyle w:val="EngHang"/>
            </w:pPr>
            <w:r>
              <w:t>Was not loosened by the Birth,</w:t>
            </w:r>
          </w:p>
          <w:p w:rsidR="00C0205C" w:rsidRDefault="00C0205C" w:rsidP="00C0205C">
            <w:pPr>
              <w:pStyle w:val="EngHang"/>
            </w:pPr>
            <w:r>
              <w:t>Remaining a sealed door,</w:t>
            </w:r>
          </w:p>
          <w:p w:rsidR="00C0205C" w:rsidRDefault="00C0205C" w:rsidP="00C0205C">
            <w:pPr>
              <w:pStyle w:val="EngHangEnd"/>
            </w:pPr>
            <w:r>
              <w:t>For His is the Son of the</w:t>
            </w:r>
            <w:commentRangeStart w:id="1017"/>
            <w:r>
              <w:t xml:space="preserve"> Lord God</w:t>
            </w:r>
            <w:commentRangeEnd w:id="1017"/>
            <w:r>
              <w:rPr>
                <w:rStyle w:val="CommentReference"/>
                <w:rFonts w:ascii="Times New Roman" w:eastAsiaTheme="minorHAnsi" w:hAnsi="Times New Roman" w:cstheme="minorBidi"/>
                <w:color w:val="auto"/>
              </w:rPr>
              <w:commentReference w:id="1017"/>
            </w:r>
            <w:r>
              <w:t>.</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Ⲙⲡⲉ ⲧⲉⲥⲡⲁⲣⲑⲉⲛⲓⲥⲁ ⲉⲑⲟⲩⲁⲃ:</w:t>
            </w:r>
          </w:p>
          <w:p w:rsidR="00C0205C" w:rsidRDefault="00C0205C" w:rsidP="00C0205C">
            <w:pPr>
              <w:pStyle w:val="CopticVersemulti-line"/>
            </w:pPr>
            <w:r>
              <w:t>ⲃⲱⲗ ⲉ̀ⲃⲟⲗ ϧⲉⲛ Ⲡⲉϥϫⲓⲛⲙⲓⲥⲓ:</w:t>
            </w:r>
          </w:p>
          <w:p w:rsidR="00C0205C" w:rsidRDefault="00C0205C" w:rsidP="00C0205C">
            <w:pPr>
              <w:pStyle w:val="CopticVersemulti-line"/>
            </w:pPr>
            <w:r>
              <w:t>ⲕⲁⲧⲁ ⲫ̀ⲣⲏϯ ⲟⲩⲡⲩⲗⲏ ⲉ̀ⲧⲟⲃ:</w:t>
            </w:r>
          </w:p>
          <w:p w:rsidR="00C0205C" w:rsidRPr="005130A7" w:rsidRDefault="00C0205C" w:rsidP="00C0205C">
            <w:pPr>
              <w:pStyle w:val="CopticHangingVerse"/>
            </w:pPr>
            <w:r>
              <w:t>ϫⲉ Ⲡϣⲏⲣⲓ ⲙ̀Ⲫⲛⲟⲩϯ ⲉⲧϭⲟⲥⲓ.</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When the Magi saw His star</w:t>
            </w:r>
          </w:p>
          <w:p w:rsidR="00C0205C" w:rsidRDefault="00C0205C" w:rsidP="00C0205C">
            <w:pPr>
              <w:pStyle w:val="EngHang"/>
            </w:pPr>
            <w:r>
              <w:t>Appearing in the East,</w:t>
            </w:r>
          </w:p>
          <w:p w:rsidR="00C0205C" w:rsidRDefault="00C0205C" w:rsidP="00C0205C">
            <w:pPr>
              <w:pStyle w:val="EngHang"/>
            </w:pPr>
            <w:r>
              <w:t>The came with great glory</w:t>
            </w:r>
          </w:p>
          <w:p w:rsidR="00C0205C" w:rsidRDefault="00C0205C" w:rsidP="00C0205C">
            <w:pPr>
              <w:pStyle w:val="EngHangEnd"/>
            </w:pPr>
            <w:r>
              <w:t>To the honoured Bethlehem.</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Ⲛⲓⲙⲁⲅⲟⲥ ⲇⲉ ⲟⲛ ⲉ̀ⲧⲁⲩⲛⲁⲩ:</w:t>
            </w:r>
          </w:p>
          <w:p w:rsidR="00C0205C" w:rsidRDefault="00C0205C" w:rsidP="00C0205C">
            <w:pPr>
              <w:pStyle w:val="CopticVersemulti-line"/>
            </w:pPr>
            <w:r>
              <w:t>ⲉ̀ⲡⲉϥⲥⲓⲟⲩ ⲉⲥⲟⲩⲱⲛϩ ⲥⲁⲡⲉⲓⲉⲃⲧ:</w:t>
            </w:r>
          </w:p>
          <w:p w:rsidR="00C0205C" w:rsidRDefault="00C0205C" w:rsidP="00C0205C">
            <w:pPr>
              <w:pStyle w:val="CopticVersemulti-line"/>
            </w:pPr>
            <w:r>
              <w:t>ⲁⲩⲓ̀ ⲉ̀ⲃⲟⲗ ϧⲉⲛ ⲟⲩⲛⲓϣϯ ⲛ̀ⲱ̀ⲟⲩ:</w:t>
            </w:r>
          </w:p>
          <w:p w:rsidR="00C0205C" w:rsidRPr="005130A7" w:rsidRDefault="00C0205C" w:rsidP="00C0205C">
            <w:pPr>
              <w:pStyle w:val="CopticHangingVerse"/>
            </w:pPr>
            <w:r>
              <w:t>ϣⲁ Ⲃⲏⲑⲗⲉⲉⲙ ⲉⲧⲧⲁⲓⲏ̀ⲟⲩⲧ.</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“You are blessed, You were born,</w:t>
            </w:r>
          </w:p>
          <w:p w:rsidR="00C0205C" w:rsidRDefault="00C0205C" w:rsidP="00C0205C">
            <w:pPr>
              <w:pStyle w:val="EngHang"/>
            </w:pPr>
            <w:r>
              <w:t>And Your Name is holy;</w:t>
            </w:r>
          </w:p>
          <w:p w:rsidR="00C0205C" w:rsidRDefault="00C0205C" w:rsidP="00C0205C">
            <w:pPr>
              <w:pStyle w:val="EngHang"/>
            </w:pPr>
            <w:r>
              <w:t>Glory to You in the highest.”</w:t>
            </w:r>
          </w:p>
          <w:p w:rsidR="00C0205C" w:rsidRDefault="00C0205C" w:rsidP="00C0205C">
            <w:pPr>
              <w:pStyle w:val="EngHangEnd"/>
            </w:pPr>
            <w:r>
              <w:t>They offered gifts to Him:</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Ⲝⲙⲁⲣⲱⲟⲩⲧ ⲛ̀ⲑⲟⲕ ⲱ̀ Ⲡⲓⲙⲓⲥⲓ:</w:t>
            </w:r>
          </w:p>
          <w:p w:rsidR="00C0205C" w:rsidRDefault="00C0205C" w:rsidP="00C0205C">
            <w:pPr>
              <w:pStyle w:val="CopticVersemulti-line"/>
            </w:pPr>
            <w:r>
              <w:t>ⲟⲩⲟϩ ϥ̀ⲟⲩⲁⲃ ⲛ̀ϫⲉ ⲡⲉⲕⲣⲁⲛ:</w:t>
            </w:r>
          </w:p>
          <w:p w:rsidR="00C0205C" w:rsidRDefault="00C0205C" w:rsidP="00C0205C">
            <w:pPr>
              <w:pStyle w:val="CopticVersemulti-line"/>
            </w:pPr>
            <w:r>
              <w:t>ϥ̀ⲉⲣⲡ̀ⲣⲉⲡⲓ ⲇⲟⲝⲁ ϧⲉⲛ ⲡ̀ϭⲓⲥⲓ:</w:t>
            </w:r>
          </w:p>
          <w:p w:rsidR="00C0205C" w:rsidRPr="005130A7" w:rsidRDefault="00C0205C" w:rsidP="00C0205C">
            <w:pPr>
              <w:pStyle w:val="CopticHangingVerse"/>
            </w:pPr>
            <w:r>
              <w:t>ⲁⲩⲓ̀ⲛⲓ ⲛⲁϥ ⲛ̀ϩⲁⲛⲇⲱⲣⲟⲛ.</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Gold, myrrh, and incense,</w:t>
            </w:r>
          </w:p>
          <w:p w:rsidR="00C0205C" w:rsidRDefault="00C0205C" w:rsidP="00C0205C">
            <w:pPr>
              <w:pStyle w:val="EngHang"/>
            </w:pPr>
            <w:r>
              <w:t>A symbol of the Trinity,</w:t>
            </w:r>
          </w:p>
          <w:p w:rsidR="00C0205C" w:rsidRDefault="00C0205C" w:rsidP="00C0205C">
            <w:pPr>
              <w:pStyle w:val="EngHang"/>
            </w:pPr>
            <w:r>
              <w:t>For His is King and God,</w:t>
            </w:r>
          </w:p>
          <w:p w:rsidR="00C0205C" w:rsidRPr="00FB4A17" w:rsidRDefault="00C0205C" w:rsidP="00C0205C">
            <w:pPr>
              <w:pStyle w:val="EngHangEnd"/>
            </w:pPr>
            <w:r>
              <w:t>Enduring Death on the Cross.</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Ⲟⲩⲛⲟⲩⲃ ⲟⲩϣⲁⲗ ⲟⲩⲗⲓⲃⲁⲛⲟⲥ:</w:t>
            </w:r>
          </w:p>
          <w:p w:rsidR="00C0205C" w:rsidRDefault="00C0205C" w:rsidP="00C0205C">
            <w:pPr>
              <w:pStyle w:val="CopticVersemulti-line"/>
            </w:pPr>
            <w:r>
              <w:t>ⲁⲩϯⲙⲏⲓⲛⲓ ⲛ̀Ⲟⲩⲧ̀ⲣⲓⲁⲥ:</w:t>
            </w:r>
          </w:p>
          <w:p w:rsidR="00C0205C" w:rsidRDefault="00C0205C" w:rsidP="00C0205C">
            <w:pPr>
              <w:pStyle w:val="CopticVersemulti-line"/>
            </w:pPr>
            <w:r>
              <w:t>ϫⲉ ⲛ̀ⲑⲟϥ Ⲟⲩⲟⲩⲣⲟ ⲕⲉ Ⲑⲉⲟⲥ:</w:t>
            </w:r>
          </w:p>
          <w:p w:rsidR="00C0205C" w:rsidRPr="005130A7" w:rsidRDefault="00C0205C" w:rsidP="00C0205C">
            <w:pPr>
              <w:pStyle w:val="CopticHangingVerse"/>
            </w:pPr>
            <w:r>
              <w:t>ⲛⲉⲙ ⲡⲉϥⲙⲟⲩ ϧⲉⲛ ⲧ̀ⲥⲁⲣⲝ ⲉ̀Ⲡⲓⲥ̀ⲧⲁⲩⲣⲟⲥ.</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Likewise the daughters of Tyre</w:t>
            </w:r>
          </w:p>
          <w:p w:rsidR="00C0205C" w:rsidRDefault="00C0205C" w:rsidP="00C0205C">
            <w:pPr>
              <w:pStyle w:val="EngHang"/>
            </w:pPr>
            <w:r>
              <w:t>Worshipped and offered gifts,</w:t>
            </w:r>
          </w:p>
          <w:p w:rsidR="00C0205C" w:rsidRDefault="00C0205C" w:rsidP="00C0205C">
            <w:pPr>
              <w:pStyle w:val="EngHang"/>
            </w:pPr>
            <w:r>
              <w:t>The wealthy of the people</w:t>
            </w:r>
          </w:p>
          <w:p w:rsidR="00C0205C" w:rsidRDefault="00C0205C" w:rsidP="00C0205C">
            <w:pPr>
              <w:pStyle w:val="EngHangEnd"/>
            </w:pPr>
            <w:r>
              <w:t>Offered to Him.</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Ⲡⲁⲓⲣⲏϯ ⲛⲓϣⲉⲣⲓ ⲛ̀ⲧⲉ Ⲧⲩⲣⲟⲥ:</w:t>
            </w:r>
          </w:p>
          <w:p w:rsidR="00C0205C" w:rsidRDefault="00C0205C" w:rsidP="00C0205C">
            <w:pPr>
              <w:pStyle w:val="CopticVersemulti-line"/>
            </w:pPr>
            <w:r>
              <w:t>Ϧⲉⲛ ϩⲁⲛⲇⲱⲣⲟⲛ ⲉⲩⲟⲩⲱϣⲧ ⲙ̀ⲙⲟϥ:</w:t>
            </w:r>
          </w:p>
          <w:p w:rsidR="00C0205C" w:rsidRDefault="00C0205C" w:rsidP="00C0205C">
            <w:pPr>
              <w:pStyle w:val="CopticVersemulti-line"/>
            </w:pPr>
            <w:r>
              <w:t>ⲛⲓⲣⲁⲙⲁⲟⲓ ⲛ̀ⲧⲉ ⲡⲓⲗⲁⲟⲥ:</w:t>
            </w:r>
          </w:p>
          <w:p w:rsidR="00C0205C" w:rsidRPr="005130A7" w:rsidRDefault="00C0205C" w:rsidP="00C0205C">
            <w:pPr>
              <w:pStyle w:val="CopticHangingVerse"/>
            </w:pPr>
            <w:r>
              <w:t>ⲉⲩⲉ̀ⲉⲣⲗⲓⲧⲁⲛ ⲉⲩⲓ̀ⲛⲓ ⲛⲁϥ.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For the psalm</w:t>
            </w:r>
          </w:p>
          <w:p w:rsidR="00C0205C" w:rsidRDefault="00C0205C" w:rsidP="00C0205C">
            <w:pPr>
              <w:pStyle w:val="EngHang"/>
            </w:pPr>
            <w:r>
              <w:t>Also says,</w:t>
            </w:r>
          </w:p>
          <w:p w:rsidR="00C0205C" w:rsidRDefault="00C0205C" w:rsidP="00C0205C">
            <w:pPr>
              <w:pStyle w:val="EngHang"/>
            </w:pPr>
            <w:r>
              <w:t>“The kings of Tarshish,</w:t>
            </w:r>
          </w:p>
          <w:p w:rsidR="00C0205C" w:rsidRDefault="00C0205C" w:rsidP="00C0205C">
            <w:pPr>
              <w:pStyle w:val="EngHangEnd"/>
            </w:pPr>
            <w:r>
              <w:t>The Isles, Arabia,</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Ⲣⲱϥ ⲅⲁⲣ ⲙ̀ⲡⲓⲯⲁⲗⲙⲟⲥ:</w:t>
            </w:r>
          </w:p>
          <w:p w:rsidR="00C0205C" w:rsidRDefault="00C0205C" w:rsidP="00C0205C">
            <w:pPr>
              <w:pStyle w:val="CopticVersemulti-line"/>
            </w:pPr>
            <w:r>
              <w:t>ⲉⲑⲃⲉ ⲫⲁⲓ ⲟⲛ ⲉϥϫⲱ ⲙ̀ⲙⲟⲥ:</w:t>
            </w:r>
          </w:p>
          <w:p w:rsidR="00C0205C" w:rsidRDefault="00C0205C" w:rsidP="00C0205C">
            <w:pPr>
              <w:pStyle w:val="CopticVersemulti-line"/>
            </w:pPr>
            <w:r>
              <w:t>ⲛⲓⲟⲩⲣⲱⲟⲩ ⲛ̀ⲧⲉ Ⲑⲁⲣⲥⲟⲥ:</w:t>
            </w:r>
          </w:p>
          <w:p w:rsidR="00C0205C" w:rsidRPr="005130A7" w:rsidRDefault="00C0205C" w:rsidP="00C0205C">
            <w:pPr>
              <w:pStyle w:val="CopticHangingVerse"/>
            </w:pPr>
            <w:r>
              <w:t>ⲛⲉⲙ ⲛⲓⲛⲏⲥⲟⲥ ⲛⲉⲙ Ⲛⲓⲁ̀ⲣⲁⲃⲟⲥ.</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And Sheba also offer</w:t>
            </w:r>
          </w:p>
          <w:p w:rsidR="00C0205C" w:rsidRDefault="00C0205C" w:rsidP="00C0205C">
            <w:pPr>
              <w:pStyle w:val="EngHang"/>
            </w:pPr>
            <w:r>
              <w:t>Gifts full of grace</w:t>
            </w:r>
            <w:r>
              <w:rPr>
                <w:rStyle w:val="FootnoteReference"/>
                <w:rFonts w:eastAsiaTheme="majorEastAsia"/>
              </w:rPr>
              <w:footnoteReference w:id="464"/>
            </w:r>
            <w:r>
              <w:t>,</w:t>
            </w:r>
          </w:p>
          <w:p w:rsidR="00C0205C" w:rsidRDefault="00C0205C" w:rsidP="00C0205C">
            <w:pPr>
              <w:pStyle w:val="EngHang"/>
            </w:pPr>
            <w:r>
              <w:t>Worshipping Him,</w:t>
            </w:r>
          </w:p>
          <w:p w:rsidR="00C0205C" w:rsidRDefault="00C0205C" w:rsidP="00C0205C">
            <w:pPr>
              <w:pStyle w:val="EngHangEnd"/>
            </w:pPr>
            <w:r>
              <w:t>And praying in unity.”</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Ⲥⲁⲃⲁ ⲇⲉ ⲟⲛ ⲉⲩⲓ̀ⲣⲓ ⲛⲁϥ:</w:t>
            </w:r>
          </w:p>
          <w:p w:rsidR="00C0205C" w:rsidRDefault="00C0205C" w:rsidP="00C0205C">
            <w:pPr>
              <w:pStyle w:val="CopticVersemulti-line"/>
            </w:pPr>
            <w:r>
              <w:t>ⲛ̀ϩⲁⲛⲇⲱⲣⲟⲛ ⲉⲩⲙⲉϩ ⲛ̀ϩ̀ⲙⲟⲩ:</w:t>
            </w:r>
          </w:p>
          <w:p w:rsidR="00C0205C" w:rsidRDefault="00C0205C" w:rsidP="00C0205C">
            <w:pPr>
              <w:pStyle w:val="CopticVersemulti-line"/>
            </w:pPr>
            <w:r>
              <w:t>ⲟⲩⲟϩ ⲉⲩⲉ̀ⲟⲩⲱϣⲧ ⲧⲏⲣⲟⲩ ⲙ̀ⲙⲟϥ:</w:t>
            </w:r>
          </w:p>
          <w:p w:rsidR="00C0205C" w:rsidRPr="005130A7" w:rsidRDefault="00C0205C" w:rsidP="00C0205C">
            <w:pPr>
              <w:pStyle w:val="CopticHangingVerse"/>
            </w:pPr>
            <w:r>
              <w:t>ⲉⲩϩⲱⲥ ⲉ̀ϫⲉⲛ ⲡⲁⲓⲥ̀ⲙⲟⲧ.</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Our mouth is filled with joy,</w:t>
            </w:r>
          </w:p>
          <w:p w:rsidR="00C0205C" w:rsidRDefault="00C0205C" w:rsidP="00C0205C">
            <w:pPr>
              <w:pStyle w:val="EngHang"/>
            </w:pPr>
            <w:r>
              <w:t>And our tongues with rejoicing,</w:t>
            </w:r>
          </w:p>
          <w:p w:rsidR="00C0205C" w:rsidRDefault="00C0205C" w:rsidP="00C0205C">
            <w:pPr>
              <w:pStyle w:val="EngHang"/>
            </w:pPr>
            <w:r>
              <w:t>For our bitter bondage,</w:t>
            </w:r>
          </w:p>
          <w:p w:rsidR="00C0205C" w:rsidRPr="0078672A" w:rsidRDefault="00C0205C" w:rsidP="00C0205C">
            <w:pPr>
              <w:pStyle w:val="EngHangEnd"/>
            </w:pPr>
            <w:r>
              <w:t>Was loosened by Emmanuel.</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Ⲧⲟⲧⲉ ⲣⲱⲛ ⲁϥⲙⲟϩ ⲛ̀ⲣⲁϣⲓ:</w:t>
            </w:r>
          </w:p>
          <w:p w:rsidR="00C0205C" w:rsidRDefault="00C0205C" w:rsidP="00C0205C">
            <w:pPr>
              <w:pStyle w:val="CopticVersemulti-line"/>
            </w:pPr>
            <w:r>
              <w:t>ⲟⲩⲟϩ ⲡⲉⲛⲗⲁⲥ ϧⲉⲛ ⲟⲩⲑⲉⲗⲏⲗ:</w:t>
            </w:r>
          </w:p>
          <w:p w:rsidR="00C0205C" w:rsidRDefault="00C0205C" w:rsidP="00C0205C">
            <w:pPr>
              <w:pStyle w:val="CopticVersemulti-line"/>
            </w:pPr>
            <w:r>
              <w:t>ϫⲉ ⲧⲉⲛⲙⲉⲧⲃⲱⲕ ⲉⲥⲉⲛϣⲁϣⲓ:</w:t>
            </w:r>
          </w:p>
          <w:p w:rsidR="00C0205C" w:rsidRPr="005130A7" w:rsidRDefault="00C0205C" w:rsidP="00C0205C">
            <w:pPr>
              <w:pStyle w:val="CopticHangingVerse"/>
            </w:pPr>
            <w:r>
              <w:t>ⲁϥⲃⲟⲗⲥ ⲛ̀ϫⲉ Ⲉⲙⲙⲁⲛⲟⲩⲏⲗ.</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The blessed Son of God</w:t>
            </w:r>
          </w:p>
          <w:p w:rsidR="00C0205C" w:rsidRDefault="00C0205C" w:rsidP="00C0205C">
            <w:pPr>
              <w:pStyle w:val="EngHang"/>
            </w:pPr>
            <w:r>
              <w:t>Accepted suffering without anger,</w:t>
            </w:r>
          </w:p>
          <w:p w:rsidR="00C0205C" w:rsidRDefault="00C0205C" w:rsidP="00C0205C">
            <w:pPr>
              <w:pStyle w:val="EngHang"/>
            </w:pPr>
            <w:r>
              <w:t>And He rose from the dead</w:t>
            </w:r>
          </w:p>
          <w:p w:rsidR="00C0205C" w:rsidRDefault="00C0205C" w:rsidP="00C0205C">
            <w:pPr>
              <w:pStyle w:val="EngHangEnd"/>
            </w:pPr>
            <w:r>
              <w:t>On the third day.</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Ⲩⲓⲟⲥ Ⲑⲉⲟⲥ ⲉⲧⲥ̀ⲙⲁⲣⲱⲟⲩⲧ:</w:t>
            </w:r>
          </w:p>
          <w:p w:rsidR="00C0205C" w:rsidRDefault="00C0205C" w:rsidP="00C0205C">
            <w:pPr>
              <w:pStyle w:val="CopticVersemulti-line"/>
            </w:pPr>
            <w:r>
              <w:t>ⲁϥϣⲉⲡⲙ̀ⲕⲁϩ ⲟⲩⲟϩ ⲙ̀ⲡⲉϥϫⲱⲛⲧ:</w:t>
            </w:r>
          </w:p>
          <w:p w:rsidR="00C0205C" w:rsidRDefault="00C0205C" w:rsidP="00C0205C">
            <w:pPr>
              <w:pStyle w:val="CopticVersemulti-line"/>
            </w:pPr>
            <w:r>
              <w:t>ⲁϥⲧⲱⲛϩ ⲉ̀ⲃⲟⲗ ϧⲉⲛ ⲛⲏⲉⲑⲙⲱⲟⲩⲧ:</w:t>
            </w:r>
          </w:p>
          <w:p w:rsidR="00C0205C" w:rsidRPr="005130A7" w:rsidRDefault="00C0205C" w:rsidP="00C0205C">
            <w:pPr>
              <w:pStyle w:val="CopticHangingVerse"/>
            </w:pPr>
            <w:r>
              <w:t>ϧⲉⲛ ⲡⲓⲉ̀ϩⲟⲟⲩ ⲙ̀ⲙⲁϩϣⲟⲙⲧ.</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God our Master was crucified.</w:t>
            </w:r>
          </w:p>
          <w:p w:rsidR="00C0205C" w:rsidRDefault="00C0205C" w:rsidP="00C0205C">
            <w:pPr>
              <w:pStyle w:val="EngHang"/>
            </w:pPr>
            <w:r>
              <w:t>He appeared to Magdalene</w:t>
            </w:r>
          </w:p>
          <w:p w:rsidR="00C0205C" w:rsidRDefault="00C0205C" w:rsidP="00C0205C">
            <w:pPr>
              <w:pStyle w:val="EngHang"/>
            </w:pPr>
            <w:r>
              <w:t>In the garden</w:t>
            </w:r>
          </w:p>
          <w:p w:rsidR="00C0205C" w:rsidRDefault="00C0205C" w:rsidP="00C0205C">
            <w:pPr>
              <w:pStyle w:val="EngHangEnd"/>
            </w:pPr>
            <w:r>
              <w:t>After His burial.</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Ⲫⲛⲏⲃ Ⲫⲛⲟⲩϯ ⲫⲏⲉ̀ⲧⲁⲩⲁϣϥ:</w:t>
            </w:r>
          </w:p>
          <w:p w:rsidR="00C0205C" w:rsidRDefault="00C0205C" w:rsidP="00C0205C">
            <w:pPr>
              <w:pStyle w:val="CopticVersemulti-line"/>
            </w:pPr>
            <w:r>
              <w:t>Ϩⲏⲡⲉ ϧⲉⲛ ⲑ̀ⲙⲏϯ ⲛ̀ϯϣⲛⲉ:</w:t>
            </w:r>
          </w:p>
          <w:p w:rsidR="00C0205C" w:rsidRDefault="00C0205C" w:rsidP="00C0205C">
            <w:pPr>
              <w:pStyle w:val="CopticVersemulti-line"/>
            </w:pPr>
            <w:r>
              <w:t>ⲟⲩⲟϩ ⲙⲉⲛⲉⲛⲥⲁ ⲑ̀ⲣⲟⲩⲕⲟⲥϥ:</w:t>
            </w:r>
          </w:p>
          <w:p w:rsidR="00C0205C" w:rsidRPr="005130A7" w:rsidRDefault="00C0205C" w:rsidP="00C0205C">
            <w:pPr>
              <w:pStyle w:val="CopticHangingVerse"/>
            </w:pPr>
            <w:r>
              <w:t>ⲁϥⲟⲩⲱⲛϩϥ ⲉ̀Ⲙⲁⲅⲇⲁⲗⲓⲛⲏ.</w:t>
            </w:r>
          </w:p>
        </w:tc>
      </w:tr>
      <w:tr w:rsidR="00C0205C" w:rsidTr="00C0205C">
        <w:trPr>
          <w:cantSplit/>
          <w:jc w:val="center"/>
        </w:trPr>
        <w:tc>
          <w:tcPr>
            <w:tcW w:w="288" w:type="dxa"/>
          </w:tcPr>
          <w:p w:rsidR="00C0205C" w:rsidRDefault="00C0205C" w:rsidP="00C0205C">
            <w:pPr>
              <w:pStyle w:val="CopticCross"/>
            </w:pPr>
          </w:p>
        </w:tc>
        <w:tc>
          <w:tcPr>
            <w:tcW w:w="3960" w:type="dxa"/>
          </w:tcPr>
          <w:p w:rsidR="00C0205C" w:rsidRDefault="00C0205C" w:rsidP="00C0205C">
            <w:pPr>
              <w:pStyle w:val="EngHang"/>
            </w:pPr>
            <w:r>
              <w:t>Holy, holy, holy,</w:t>
            </w:r>
          </w:p>
          <w:p w:rsidR="00C0205C" w:rsidRDefault="00C0205C" w:rsidP="00C0205C">
            <w:pPr>
              <w:pStyle w:val="EngHang"/>
            </w:pPr>
            <w:r>
              <w:t>O You who rose from the tomb;</w:t>
            </w:r>
          </w:p>
          <w:p w:rsidR="00C0205C" w:rsidRDefault="00C0205C" w:rsidP="00C0205C">
            <w:pPr>
              <w:pStyle w:val="EngHang"/>
            </w:pPr>
            <w:r>
              <w:t>You are worthy of all honour,</w:t>
            </w:r>
          </w:p>
          <w:p w:rsidR="00C0205C" w:rsidRDefault="00C0205C" w:rsidP="00C0205C">
            <w:pPr>
              <w:pStyle w:val="EngHangEnd"/>
            </w:pPr>
            <w:r>
              <w:t>On the lips of the saints.</w:t>
            </w:r>
          </w:p>
        </w:tc>
        <w:tc>
          <w:tcPr>
            <w:tcW w:w="288" w:type="dxa"/>
          </w:tcPr>
          <w:p w:rsidR="00C0205C" w:rsidRDefault="00C0205C" w:rsidP="00C0205C"/>
        </w:tc>
        <w:tc>
          <w:tcPr>
            <w:tcW w:w="288" w:type="dxa"/>
          </w:tcPr>
          <w:p w:rsidR="00C0205C" w:rsidRDefault="00C0205C" w:rsidP="00C0205C">
            <w:pPr>
              <w:pStyle w:val="CopticCross"/>
            </w:pPr>
          </w:p>
        </w:tc>
        <w:tc>
          <w:tcPr>
            <w:tcW w:w="3960" w:type="dxa"/>
          </w:tcPr>
          <w:p w:rsidR="00C0205C" w:rsidRDefault="00C0205C" w:rsidP="00C0205C">
            <w:pPr>
              <w:pStyle w:val="CopticVersemulti-line"/>
            </w:pPr>
            <w:r>
              <w:t>Ⲭⲟⲩⲃ ⲭ̀ⲟⲩⲁⲃ ⲟⲩⲟϩ ⲭ̀ⲟⲩⲁⲃ:</w:t>
            </w:r>
          </w:p>
          <w:p w:rsidR="00C0205C" w:rsidRDefault="00C0205C" w:rsidP="00C0205C">
            <w:pPr>
              <w:pStyle w:val="CopticVersemulti-line"/>
            </w:pPr>
            <w:r>
              <w:t>ⲫⲏⲉ̀ⲧⲁϥⲧⲱⲛϥ ⲉ̀ⲃⲟⲗ ϧⲉⲛ ⲡⲓⲙ̀ϩⲁⲩ:</w:t>
            </w:r>
          </w:p>
          <w:p w:rsidR="00C0205C" w:rsidRDefault="00C0205C" w:rsidP="00C0205C">
            <w:pPr>
              <w:pStyle w:val="CopticVersemulti-line"/>
            </w:pPr>
            <w:r>
              <w:t>ⲉ̀ⲃⲟⲗ ϧⲉⲛ ⲣⲱⲟⲩ ⲛ̀ⲛⲏⲉⲑⲟⲩⲁⲃ:</w:t>
            </w:r>
          </w:p>
          <w:p w:rsidR="00C0205C" w:rsidRPr="005130A7" w:rsidRDefault="00C0205C" w:rsidP="00C0205C">
            <w:pPr>
              <w:pStyle w:val="CopticHangingVerse"/>
            </w:pPr>
            <w:r>
              <w:t>ⲧⲁⲓⲟ ⲛⲓⲃⲉⲛ ⲉⲩⲉⲣϣⲁⲩ ⲛⲁⲕ.</w:t>
            </w:r>
          </w:p>
        </w:tc>
      </w:tr>
      <w:tr w:rsidR="00C0205C" w:rsidTr="00C0205C">
        <w:trPr>
          <w:cantSplit/>
          <w:jc w:val="center"/>
        </w:trPr>
        <w:tc>
          <w:tcPr>
            <w:tcW w:w="288" w:type="dxa"/>
          </w:tcPr>
          <w:p w:rsidR="00C0205C" w:rsidRPr="003209AF" w:rsidRDefault="00C0205C" w:rsidP="00C0205C">
            <w:pPr>
              <w:pStyle w:val="CopticCross"/>
              <w:rPr>
                <w:b/>
              </w:rPr>
            </w:pPr>
            <w:r w:rsidRPr="00FB5ACB">
              <w:lastRenderedPageBreak/>
              <w:t>¿</w:t>
            </w:r>
          </w:p>
        </w:tc>
        <w:tc>
          <w:tcPr>
            <w:tcW w:w="3960" w:type="dxa"/>
          </w:tcPr>
          <w:p w:rsidR="00C0205C" w:rsidRDefault="00C0205C" w:rsidP="00C0205C">
            <w:pPr>
              <w:pStyle w:val="EngHang"/>
            </w:pPr>
            <w:r>
              <w:t>You have loosened every bound soul,</w:t>
            </w:r>
          </w:p>
          <w:p w:rsidR="00C0205C" w:rsidRDefault="00C0205C" w:rsidP="00C0205C">
            <w:pPr>
              <w:pStyle w:val="EngHang"/>
            </w:pPr>
            <w:r>
              <w:t>In Hades beneath,</w:t>
            </w:r>
          </w:p>
          <w:p w:rsidR="00C0205C" w:rsidRDefault="00C0205C" w:rsidP="00C0205C">
            <w:pPr>
              <w:pStyle w:val="EngHang"/>
            </w:pPr>
            <w:r>
              <w:t xml:space="preserve">By Your power, </w:t>
            </w:r>
          </w:p>
          <w:p w:rsidR="00C0205C" w:rsidRDefault="00C0205C" w:rsidP="00C0205C">
            <w:pPr>
              <w:pStyle w:val="EngHangEnd"/>
            </w:pPr>
            <w:r>
              <w:t>O compassionate God.</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Ⲯⲩⲭⲏ ⲛⲓⲃⲉⲛ ⲉⲧⲥⲱⲛϩ ⲉ̀ⲃⲟⲗ:</w:t>
            </w:r>
          </w:p>
          <w:p w:rsidR="00C0205C" w:rsidRDefault="00C0205C" w:rsidP="00C0205C">
            <w:pPr>
              <w:pStyle w:val="CopticVersemulti-line"/>
            </w:pPr>
            <w:r>
              <w:t>Ϧⲉⲛ Ⲁⲙⲉⲛⲩϯ ⲉⲧⲥⲁⲡⲉⲥⲏⲧ:</w:t>
            </w:r>
          </w:p>
          <w:p w:rsidR="00C0205C" w:rsidRDefault="00C0205C" w:rsidP="00C0205C">
            <w:pPr>
              <w:pStyle w:val="CopticVersemulti-line"/>
            </w:pPr>
            <w:r>
              <w:t>Ϧⲉⲛ ⲧⲉⲕϫⲟⲙ ⲁⲕⲃⲟⲗⲟⲩ:</w:t>
            </w:r>
          </w:p>
          <w:p w:rsidR="00C0205C" w:rsidRPr="005130A7" w:rsidRDefault="00C0205C" w:rsidP="00C0205C">
            <w:pPr>
              <w:pStyle w:val="CopticHangingVerse"/>
            </w:pPr>
            <w:r>
              <w:t>ⲱ̀ Ⲡⲓⲛⲟⲩϯ ⲛ̀ⲣⲉϥϣⲉⲛϩⲏⲧ.</w:t>
            </w:r>
          </w:p>
        </w:tc>
      </w:tr>
      <w:tr w:rsidR="00C0205C" w:rsidTr="00C0205C">
        <w:trPr>
          <w:cantSplit/>
          <w:jc w:val="center"/>
        </w:trPr>
        <w:tc>
          <w:tcPr>
            <w:tcW w:w="288" w:type="dxa"/>
          </w:tcPr>
          <w:p w:rsidR="00C0205C" w:rsidRDefault="00C0205C" w:rsidP="00C0205C">
            <w:pPr>
              <w:pStyle w:val="CopticCross"/>
            </w:pPr>
            <w:r w:rsidRPr="00FB5ACB">
              <w:t>¿</w:t>
            </w:r>
          </w:p>
        </w:tc>
        <w:tc>
          <w:tcPr>
            <w:tcW w:w="3960" w:type="dxa"/>
          </w:tcPr>
          <w:p w:rsidR="00C0205C" w:rsidRDefault="00C0205C" w:rsidP="00C0205C">
            <w:pPr>
              <w:pStyle w:val="EngHang"/>
            </w:pPr>
            <w:r>
              <w:t>Therefore, forgive me</w:t>
            </w:r>
          </w:p>
          <w:p w:rsidR="00C0205C" w:rsidRDefault="00C0205C" w:rsidP="00C0205C">
            <w:pPr>
              <w:pStyle w:val="EngHang"/>
            </w:pPr>
            <w:r>
              <w:t>My iniquities, I, the poor,</w:t>
            </w:r>
          </w:p>
          <w:p w:rsidR="00C0205C" w:rsidRDefault="00C0205C" w:rsidP="00C0205C">
            <w:pPr>
              <w:pStyle w:val="EngHang"/>
            </w:pPr>
            <w:r>
              <w:t>And make us worthy to say,</w:t>
            </w:r>
          </w:p>
          <w:p w:rsidR="00C0205C" w:rsidRDefault="00C0205C" w:rsidP="00C0205C">
            <w:pPr>
              <w:pStyle w:val="EngHangEnd"/>
            </w:pPr>
            <w:r>
              <w:t>“Glory to You. Alleluia.”</w:t>
            </w:r>
          </w:p>
        </w:tc>
        <w:tc>
          <w:tcPr>
            <w:tcW w:w="288" w:type="dxa"/>
          </w:tcPr>
          <w:p w:rsidR="00C0205C" w:rsidRDefault="00C0205C" w:rsidP="00C0205C"/>
        </w:tc>
        <w:tc>
          <w:tcPr>
            <w:tcW w:w="288" w:type="dxa"/>
          </w:tcPr>
          <w:p w:rsidR="00C0205C" w:rsidRDefault="00C0205C" w:rsidP="00C0205C">
            <w:pPr>
              <w:pStyle w:val="CopticCross"/>
            </w:pPr>
            <w:r w:rsidRPr="00FB5ACB">
              <w:t>¿</w:t>
            </w:r>
          </w:p>
        </w:tc>
        <w:tc>
          <w:tcPr>
            <w:tcW w:w="3960" w:type="dxa"/>
          </w:tcPr>
          <w:p w:rsidR="00C0205C" w:rsidRDefault="00C0205C" w:rsidP="00C0205C">
            <w:pPr>
              <w:pStyle w:val="CopticVersemulti-line"/>
            </w:pPr>
            <w:r>
              <w:t>Ⲱⲑⲉⲛ ⲁ̀ⲛⲟⲕ ⲡⲓⲉ̀ⲗⲁⲭⲓⲥⲧⲟⲥ:</w:t>
            </w:r>
          </w:p>
          <w:p w:rsidR="00C0205C" w:rsidRDefault="00C0205C" w:rsidP="00C0205C">
            <w:pPr>
              <w:pStyle w:val="CopticVersemulti-line"/>
            </w:pPr>
            <w:r>
              <w:t>ⲭⲱ ⲛⲏⲓ ⲉ̀ⲃⲟⲗ ⲛ̀ⲛⲁⲁ̀ⲛⲟⲙⲓⲁ:</w:t>
            </w:r>
          </w:p>
          <w:p w:rsidR="00C0205C" w:rsidRDefault="00C0205C" w:rsidP="00C0205C">
            <w:pPr>
              <w:pStyle w:val="CopticVersemulti-line"/>
            </w:pPr>
            <w:r>
              <w:t>ⲟⲩⲟϩ ⲁ̀ⲣⲓⲧⲉⲛ ⲛ̀ⲉⲙⲡ̀ϣⲁ ⲛ̀ϫⲟⲱⲥ:</w:t>
            </w:r>
          </w:p>
          <w:p w:rsidR="00C0205C" w:rsidRPr="00384F62" w:rsidRDefault="00C0205C" w:rsidP="00C0205C">
            <w:pPr>
              <w:pStyle w:val="CopticHangingVerse"/>
            </w:pPr>
            <w:r>
              <w:t>ϫⲉ ⲡⲓⲱ̀ⲟⲩ ⲛⲁⲕ Ⲁⲗⲗⲏⲗⲟⲩⲓⲁ.</w:t>
            </w:r>
          </w:p>
        </w:tc>
      </w:tr>
    </w:tbl>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bookmarkStart w:id="1018" w:name="_Ref434561058"/>
      <w:r>
        <w:t xml:space="preserve">September 29 (30) / Paopi 2: </w:t>
      </w:r>
      <w:r w:rsidR="000274A5">
        <w:t xml:space="preserve">The Coming of </w:t>
      </w:r>
      <w:r>
        <w:t>St. Severus</w:t>
      </w:r>
      <w:r w:rsidR="000274A5">
        <w:t xml:space="preserve"> to Egypt</w:t>
      </w:r>
      <w:bookmarkEnd w:id="1018"/>
    </w:p>
    <w:p w:rsidR="0039635A" w:rsidRDefault="0039635A" w:rsidP="0039635A">
      <w:pPr>
        <w:pStyle w:val="Heading4"/>
      </w:pPr>
      <w:bookmarkStart w:id="1019" w:name="_Ref434492249"/>
      <w:r>
        <w:t>The Doxology</w:t>
      </w:r>
      <w:r w:rsidR="00B82753">
        <w:t xml:space="preserve"> for St. Severus</w:t>
      </w:r>
      <w:bookmarkEnd w:id="1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1020"/>
            <w:r w:rsidRPr="004764BD">
              <w:t xml:space="preserve">confirmed </w:t>
            </w:r>
            <w:commentRangeEnd w:id="1020"/>
            <w:r>
              <w:rPr>
                <w:rStyle w:val="CommentReference"/>
                <w:rFonts w:ascii="Times New Roman" w:eastAsiaTheme="minorHAnsi" w:hAnsi="Times New Roman" w:cstheme="minorBidi"/>
                <w:color w:val="auto"/>
              </w:rPr>
              <w:commentReference w:id="1020"/>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Default="00900F68" w:rsidP="00C46B09">
            <w:pPr>
              <w:pStyle w:val="EngHang"/>
            </w:pPr>
            <w:r>
              <w:t>Patriarch Severus</w:t>
            </w:r>
            <w:r>
              <w:rPr>
                <w:rStyle w:val="FootnoteReference"/>
              </w:rPr>
              <w:footnoteReference w:id="465"/>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1021" w:name="_Toc410196200"/>
      <w:bookmarkStart w:id="1022" w:name="_Toc410196442"/>
      <w:bookmarkStart w:id="1023" w:name="_Toc410196944"/>
      <w:bookmarkStart w:id="1024" w:name="_Toc434478994"/>
      <w:r>
        <w:lastRenderedPageBreak/>
        <w:t>October</w:t>
      </w:r>
      <w:bookmarkEnd w:id="1021"/>
      <w:bookmarkEnd w:id="1022"/>
      <w:bookmarkEnd w:id="1023"/>
      <w:r w:rsidR="006E370D">
        <w:t xml:space="preserve"> or </w:t>
      </w:r>
      <w:r w:rsidR="006E370D">
        <w:rPr>
          <w:rFonts w:ascii="FreeSerifAvvaShenouda" w:hAnsi="FreeSerifAvvaShenouda" w:cs="FreeSerifAvvaShenouda"/>
        </w:rPr>
        <w:t>Ⲡⲁⲱⲡⲉ</w:t>
      </w:r>
      <w:bookmarkEnd w:id="1024"/>
    </w:p>
    <w:p w:rsidR="0081710C" w:rsidRDefault="0081710C" w:rsidP="0081710C">
      <w:pPr>
        <w:pStyle w:val="Heading3"/>
      </w:pPr>
      <w:bookmarkStart w:id="1025" w:name="_Ref434561633"/>
      <w:r>
        <w:t>October 1 (2) / Paopi 4: St. Bacchus</w:t>
      </w:r>
      <w:bookmarkEnd w:id="1025"/>
    </w:p>
    <w:p w:rsidR="0081710C" w:rsidRDefault="0081710C" w:rsidP="0081710C">
      <w:pPr>
        <w:pStyle w:val="Heading4"/>
      </w:pPr>
      <w:bookmarkStart w:id="1026" w:name="_Ref434489638"/>
      <w:r>
        <w:t>The Doxology</w:t>
      </w:r>
      <w:r w:rsidR="00B46E6E">
        <w:t xml:space="preserve"> for Sts. Sergius and Bacchus</w:t>
      </w:r>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1027"/>
            <w:r>
              <w:t>heroes</w:t>
            </w:r>
            <w:commentRangeEnd w:id="1027"/>
            <w:r>
              <w:rPr>
                <w:rStyle w:val="CommentReference"/>
                <w:rFonts w:ascii="Times New Roman" w:eastAsiaTheme="minorHAnsi" w:hAnsi="Times New Roman" w:cstheme="minorBidi"/>
                <w:color w:val="auto"/>
              </w:rPr>
              <w:commentReference w:id="1027"/>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191A26" w:rsidP="00FB36D8">
      <w:pPr>
        <w:pStyle w:val="Rubric"/>
      </w:pPr>
      <w:r>
        <w:t xml:space="preserve">See </w:t>
      </w:r>
      <w:r>
        <w:fldChar w:fldCharType="begin"/>
      </w:r>
      <w:r>
        <w:instrText xml:space="preserve"> REF _Ref434490826 \h </w:instrText>
      </w:r>
      <w:r>
        <w:fldChar w:fldCharType="separate"/>
      </w:r>
      <w:r>
        <w:t>The Doxology of St. Pishoy and St. Paul of Tammah</w:t>
      </w:r>
      <w:r>
        <w:fldChar w:fldCharType="end"/>
      </w:r>
      <w:r>
        <w:t xml:space="preserve">, page </w:t>
      </w:r>
      <w:r>
        <w:fldChar w:fldCharType="begin"/>
      </w:r>
      <w:r>
        <w:instrText xml:space="preserve"> PAGEREF _Ref434490826 \h </w:instrText>
      </w:r>
      <w:r>
        <w:fldChar w:fldCharType="separate"/>
      </w:r>
      <w:r>
        <w:rPr>
          <w:noProof/>
        </w:rPr>
        <w:t>522</w:t>
      </w:r>
      <w:r>
        <w:fldChar w:fldCharType="end"/>
      </w:r>
      <w:r w:rsidR="00FB36D8">
        <w:t>.</w:t>
      </w:r>
    </w:p>
    <w:p w:rsidR="0081710C" w:rsidRDefault="0081710C" w:rsidP="0081710C">
      <w:pPr>
        <w:pStyle w:val="Heading3"/>
      </w:pPr>
      <w:r>
        <w:t>October 7 (8) / Paopi 10: St. Sergius</w:t>
      </w:r>
    </w:p>
    <w:p w:rsidR="0081710C" w:rsidRPr="0081710C" w:rsidRDefault="00191A26" w:rsidP="0081710C">
      <w:pPr>
        <w:pStyle w:val="Rubric"/>
      </w:pPr>
      <w:r>
        <w:t xml:space="preserve">See </w:t>
      </w:r>
      <w:r>
        <w:fldChar w:fldCharType="begin"/>
      </w:r>
      <w:r>
        <w:instrText xml:space="preserve"> REF _Ref434561633 \h </w:instrText>
      </w:r>
      <w:r>
        <w:fldChar w:fldCharType="separate"/>
      </w:r>
      <w:r>
        <w:t>October 1 (2) / Paopi 4: St. Bacchus</w:t>
      </w:r>
      <w:r>
        <w:fldChar w:fldCharType="end"/>
      </w:r>
      <w:r>
        <w:t xml:space="preserve">, page </w:t>
      </w:r>
      <w:r>
        <w:fldChar w:fldCharType="begin"/>
      </w:r>
      <w:r>
        <w:instrText xml:space="preserve"> PAGEREF _Ref434561633 \h </w:instrText>
      </w:r>
      <w:r>
        <w:fldChar w:fldCharType="separate"/>
      </w:r>
      <w:r>
        <w:rPr>
          <w:noProof/>
        </w:rPr>
        <w:t>558</w:t>
      </w:r>
      <w:r>
        <w:fldChar w:fldCharType="end"/>
      </w:r>
      <w:r w:rsidR="0081710C">
        <w:t>.</w:t>
      </w:r>
    </w:p>
    <w:p w:rsidR="00B637D8" w:rsidRDefault="00B637D8" w:rsidP="00B637D8">
      <w:pPr>
        <w:pStyle w:val="Heading3"/>
      </w:pPr>
      <w:r>
        <w:t>October 9 (10) / Paopi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39635A" w:rsidRDefault="0039635A" w:rsidP="0039635A">
      <w:pPr>
        <w:pStyle w:val="Heading3"/>
      </w:pPr>
      <w:bookmarkStart w:id="1028" w:name="_Ref434564830"/>
      <w:r>
        <w:lastRenderedPageBreak/>
        <w:t>October 17 (18) Paopi 20: St. John the Short</w:t>
      </w:r>
      <w:bookmarkEnd w:id="1028"/>
    </w:p>
    <w:p w:rsidR="0039635A" w:rsidRDefault="0039635A" w:rsidP="0039635A">
      <w:pPr>
        <w:pStyle w:val="Heading4"/>
      </w:pPr>
      <w:bookmarkStart w:id="1029" w:name="_Ref434490715"/>
      <w:r>
        <w:t>The Doxology</w:t>
      </w:r>
      <w:r w:rsidR="00B46E6E">
        <w:t xml:space="preserve"> for St. John the Short</w:t>
      </w:r>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6"/>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7"/>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8"/>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w:t>
      </w:r>
      <w:r w:rsidR="00FE0AE4">
        <w:t xml:space="preserve"> </w:t>
      </w:r>
      <w:r>
        <w:t>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w:t>
      </w:r>
      <w:r w:rsidR="00FE0AE4">
        <w:t xml:space="preserve"> </w:t>
      </w:r>
      <w:r>
        <w:t>21: Also St. Teji (Reweiss)</w:t>
      </w:r>
    </w:p>
    <w:p w:rsidR="00BF2674" w:rsidRPr="00137929" w:rsidRDefault="00BF2674" w:rsidP="00BF2674">
      <w:pPr>
        <w:pStyle w:val="Heading4"/>
      </w:pPr>
      <w:bookmarkStart w:id="1030" w:name="_Ref434491337"/>
      <w:r>
        <w:t>The Doxology</w:t>
      </w:r>
      <w:r w:rsidR="00810F04">
        <w:t xml:space="preserve"> for St. Teji (Reweiss)</w:t>
      </w:r>
      <w:bookmarkEnd w:id="1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bookmarkStart w:id="1031" w:name="_Ref434563347"/>
      <w:r>
        <w:t>October 23 (24) / Paopi</w:t>
      </w:r>
      <w:r w:rsidR="00FE0AE4">
        <w:t xml:space="preserve"> </w:t>
      </w:r>
      <w:r>
        <w:t>26: St. Apip the Friend of St. Apollo</w:t>
      </w:r>
      <w:bookmarkEnd w:id="1031"/>
    </w:p>
    <w:p w:rsidR="00E30E2D" w:rsidRPr="00137929" w:rsidRDefault="00E30E2D" w:rsidP="00E30E2D">
      <w:pPr>
        <w:pStyle w:val="Heading4"/>
      </w:pPr>
      <w:bookmarkStart w:id="1032" w:name="_Ref434492837"/>
      <w:r>
        <w:t>The Doxology</w:t>
      </w:r>
      <w:r w:rsidR="00B82753">
        <w:t xml:space="preserve"> for Sts. Apollo and Apip</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w:t>
      </w:r>
      <w:r w:rsidR="00FE0AE4">
        <w:t xml:space="preserve"> </w:t>
      </w:r>
      <w:r>
        <w:t>26: The Martyrdom of St. Timothy the Apostle</w:t>
      </w:r>
    </w:p>
    <w:p w:rsidR="00013EB0"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137929" w:rsidRDefault="00137929" w:rsidP="00137929">
      <w:pPr>
        <w:pStyle w:val="Heading3"/>
      </w:pPr>
      <w:r>
        <w:t>October 24 (25) / Paopi</w:t>
      </w:r>
      <w:r w:rsidR="00FE0AE4">
        <w:t xml:space="preserve"> </w:t>
      </w:r>
      <w:r>
        <w:t>27: St. Macarius the Bishop of Edkow</w:t>
      </w:r>
    </w:p>
    <w:p w:rsidR="00137929" w:rsidRPr="00137929" w:rsidRDefault="00137929" w:rsidP="00137929">
      <w:pPr>
        <w:pStyle w:val="Heading4"/>
      </w:pPr>
      <w:bookmarkStart w:id="1033" w:name="_Ref434490474"/>
      <w:r>
        <w:t>The Doxology</w:t>
      </w:r>
      <w:r w:rsidR="00B46E6E">
        <w:t xml:space="preserve"> for St. Macarius the Bishop of Edkow</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B52D77" w:rsidRDefault="00B52D77" w:rsidP="00B52D77">
      <w:pPr>
        <w:pStyle w:val="Heading3"/>
      </w:pPr>
      <w:r>
        <w:t>October 26 (27) / Paopi 29: Commemoration of the Annunciation, Nativ</w:t>
      </w:r>
      <w:r>
        <w:t>i</w:t>
      </w:r>
      <w:r>
        <w:t>ty, and Resurrection on the 29</w:t>
      </w:r>
      <w:r w:rsidRPr="00C0205C">
        <w:rPr>
          <w:vertAlign w:val="superscript"/>
        </w:rPr>
        <w:t>th</w:t>
      </w:r>
      <w:r>
        <w:t xml:space="preserve"> of Every Month</w:t>
      </w:r>
    </w:p>
    <w:p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91A2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91A26">
        <w:rPr>
          <w:noProof/>
        </w:rPr>
        <w:t>729</w:t>
      </w:r>
      <w:r w:rsidR="00191A26">
        <w:fldChar w:fldCharType="end"/>
      </w:r>
      <w:r>
        <w:t>.</w:t>
      </w:r>
    </w:p>
    <w:p w:rsidR="006E370D" w:rsidRPr="007F571C" w:rsidRDefault="007F571C" w:rsidP="007F571C">
      <w:pPr>
        <w:pStyle w:val="Heading3"/>
      </w:pPr>
      <w:r>
        <w:lastRenderedPageBreak/>
        <w:t>October 28 (29) / Athor 1: St. Cleopas and His Companion, Two of the Seventy Two Apostles</w:t>
      </w:r>
    </w:p>
    <w:p w:rsidR="006E370D" w:rsidRPr="006E370D"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Pr="00FB5E62" w:rsidRDefault="00FB5E62" w:rsidP="00495F1A">
      <w:pPr>
        <w:pStyle w:val="Heading2"/>
        <w:rPr>
          <w:rFonts w:ascii="Arial Unicode MS" w:eastAsia="Arial Unicode MS" w:hAnsi="Arial Unicode MS" w:cs="Arial Unicode MS"/>
        </w:rPr>
      </w:pPr>
      <w:bookmarkStart w:id="1034" w:name="_Toc410196201"/>
      <w:bookmarkStart w:id="1035" w:name="_Toc410196443"/>
      <w:bookmarkStart w:id="1036" w:name="_Toc410196945"/>
      <w:bookmarkStart w:id="1037" w:name="_Toc434478995"/>
      <w:r>
        <w:lastRenderedPageBreak/>
        <w:t>November</w:t>
      </w:r>
      <w:r w:rsidR="00495F1A">
        <w:t xml:space="preserve"> or </w:t>
      </w:r>
      <w:bookmarkEnd w:id="1034"/>
      <w:bookmarkEnd w:id="1035"/>
      <w:bookmarkEnd w:id="1036"/>
      <w:r w:rsidRPr="00FB5E62">
        <w:rPr>
          <w:rFonts w:ascii="FreeSerifAvvaShenouda" w:eastAsia="Arial Unicode MS" w:hAnsi="FreeSerifAvvaShenouda" w:cs="FreeSerifAvvaShenouda"/>
        </w:rPr>
        <w:t>Ⲁⲑⲟⲣ</w:t>
      </w:r>
      <w:bookmarkEnd w:id="1037"/>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bookmarkStart w:id="1038" w:name="_Ref434488301"/>
      <w:r>
        <w:t>The Doxology</w:t>
      </w:r>
      <w:r w:rsidR="00B46E6E">
        <w:t xml:space="preserve"> for the Four Incorporeal Beasts</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1039"/>
            <w:r>
              <w:t>Beats</w:t>
            </w:r>
            <w:commentRangeEnd w:id="1039"/>
            <w:r>
              <w:rPr>
                <w:rStyle w:val="CommentReference"/>
                <w:rFonts w:ascii="Times New Roman" w:eastAsiaTheme="minorHAnsi" w:hAnsi="Times New Roman" w:cstheme="minorBidi"/>
                <w:color w:val="auto"/>
              </w:rPr>
              <w:commentReference w:id="1039"/>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1040"/>
            <w:r>
              <w:t xml:space="preserve">incessant </w:t>
            </w:r>
            <w:commentRangeEnd w:id="1040"/>
            <w:r>
              <w:rPr>
                <w:rStyle w:val="CommentReference"/>
                <w:rFonts w:ascii="Times New Roman" w:eastAsiaTheme="minorHAnsi" w:hAnsi="Times New Roman" w:cstheme="minorBidi"/>
                <w:color w:val="auto"/>
              </w:rPr>
              <w:commentReference w:id="1040"/>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1041"/>
            <w:r>
              <w:t>The ministering flames of fire,</w:t>
            </w:r>
            <w:commentRangeEnd w:id="1041"/>
            <w:r>
              <w:rPr>
                <w:rStyle w:val="CommentReference"/>
                <w:rFonts w:ascii="Times New Roman" w:eastAsiaTheme="minorHAnsi" w:hAnsi="Times New Roman" w:cstheme="minorBidi"/>
                <w:color w:val="auto"/>
              </w:rPr>
              <w:commentReference w:id="1041"/>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bookmarkStart w:id="1042" w:name="_Ref434561114"/>
      <w:r>
        <w:t>November 8 (9) / Athor 12: Archangel Michael</w:t>
      </w:r>
      <w:bookmarkEnd w:id="1042"/>
    </w:p>
    <w:p w:rsidR="004750F8" w:rsidRDefault="004750F8" w:rsidP="004750F8">
      <w:pPr>
        <w:pStyle w:val="Heading4"/>
      </w:pPr>
      <w:bookmarkStart w:id="1043" w:name="_Ref434487967"/>
      <w:r>
        <w:t>The Doxology</w:t>
      </w:r>
      <w:r w:rsidR="009D0B24">
        <w:t xml:space="preserve"> for Archangel Michael</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1044"/>
            <w:r w:rsidRPr="004764BD">
              <w:t xml:space="preserve">before </w:t>
            </w:r>
            <w:commentRangeEnd w:id="1044"/>
            <w:r>
              <w:rPr>
                <w:rStyle w:val="CommentReference"/>
                <w:rFonts w:ascii="Times New Roman" w:eastAsiaTheme="minorHAnsi" w:hAnsi="Times New Roman" w:cstheme="minorBidi"/>
                <w:color w:val="auto"/>
              </w:rPr>
              <w:commentReference w:id="104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7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7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7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bookmarkStart w:id="1053" w:name="_Ref434487984"/>
      <w:r>
        <w:t>The Doxology for Michael and Gabriel</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bookmarkStart w:id="1054" w:name="_Ref434489493"/>
      <w:r>
        <w:t>The Doxology</w:t>
      </w:r>
      <w:r w:rsidR="00B46E6E">
        <w:t xml:space="preserve"> for St. Mena</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1055"/>
            <w:r w:rsidRPr="004764BD">
              <w:t>Voice Divine</w:t>
            </w:r>
            <w:commentRangeEnd w:id="1055"/>
            <w:r>
              <w:rPr>
                <w:rStyle w:val="CommentReference"/>
                <w:rFonts w:ascii="Times New Roman" w:eastAsiaTheme="minorHAnsi" w:hAnsi="Times New Roman" w:cstheme="minorBidi"/>
                <w:color w:val="auto"/>
              </w:rPr>
              <w:commentReference w:id="1055"/>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1056"/>
            <w:r w:rsidRPr="004764BD">
              <w:t xml:space="preserve">received </w:t>
            </w:r>
            <w:commentRangeEnd w:id="1056"/>
            <w:r>
              <w:rPr>
                <w:rStyle w:val="CommentReference"/>
                <w:rFonts w:ascii="Times New Roman" w:eastAsiaTheme="minorHAnsi" w:hAnsi="Times New Roman" w:cstheme="minorBidi"/>
                <w:color w:val="auto"/>
              </w:rPr>
              <w:commentReference w:id="1056"/>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7F571C" w:rsidRDefault="007F571C" w:rsidP="007F571C">
      <w:pPr>
        <w:pStyle w:val="Heading3"/>
      </w:pPr>
      <w:r>
        <w:t>November 15 (16) / Athor 19: The Preaching of St. Bartholomew</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w:t>
      </w:r>
      <w:r w:rsidR="00191A26">
        <w:t xml:space="preserve"> </w:t>
      </w:r>
      <w:r w:rsidR="00191A26">
        <w:fldChar w:fldCharType="begin"/>
      </w:r>
      <w:r w:rsidR="00191A26">
        <w:instrText xml:space="preserve"> REF _Ref434561633 \h </w:instrText>
      </w:r>
      <w:r w:rsidR="00191A26">
        <w:fldChar w:fldCharType="separate"/>
      </w:r>
      <w:r w:rsidR="00191A26">
        <w:t>October 1 (2) / Paopi 4: St. Bacchus</w:t>
      </w:r>
      <w:r w:rsidR="00191A26">
        <w:fldChar w:fldCharType="end"/>
      </w:r>
      <w:r w:rsidR="00191A26">
        <w:t xml:space="preserve">, page </w:t>
      </w:r>
      <w:r w:rsidR="00191A26">
        <w:fldChar w:fldCharType="begin"/>
      </w:r>
      <w:r w:rsidR="00191A26">
        <w:instrText xml:space="preserve"> PAGEREF _Ref434561633 \h </w:instrText>
      </w:r>
      <w:r w:rsidR="00191A26">
        <w:fldChar w:fldCharType="separate"/>
      </w:r>
      <w:r w:rsidR="00191A26">
        <w:rPr>
          <w:noProof/>
        </w:rPr>
        <w:t>558</w:t>
      </w:r>
      <w:r w:rsidR="00191A26">
        <w:fldChar w:fldCharType="end"/>
      </w:r>
      <w:r>
        <w:t>.</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91A2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91A26">
        <w:rPr>
          <w:noProof/>
        </w:rPr>
        <w:t>783</w:t>
      </w:r>
      <w:r w:rsidR="00191A26">
        <w:fldChar w:fldCharType="end"/>
      </w:r>
      <w:r>
        <w:t xml:space="preserve">, and </w:t>
      </w:r>
      <w:commentRangeStart w:id="1057"/>
      <w:r w:rsidR="00191A26">
        <w:fldChar w:fldCharType="begin"/>
      </w:r>
      <w:r w:rsidR="00191A26">
        <w:instrText xml:space="preserve"> REF _Ref434562461 \h </w:instrText>
      </w:r>
      <w:r w:rsidR="00191A26">
        <w:fldChar w:fldCharType="separate"/>
      </w:r>
      <w:r w:rsidR="00191A26">
        <w:t>January 7 (8) / Tobi 12: Also St. Theodore Anatoly</w:t>
      </w:r>
      <w:r w:rsidR="00191A26">
        <w:fldChar w:fldCharType="end"/>
      </w:r>
      <w:r w:rsidR="00191A26">
        <w:t>,</w:t>
      </w:r>
      <w:commentRangeEnd w:id="1057"/>
      <w:r w:rsidR="00191A26">
        <w:rPr>
          <w:rStyle w:val="CommentReference"/>
          <w:i w:val="0"/>
        </w:rPr>
        <w:commentReference w:id="1057"/>
      </w:r>
      <w:r w:rsidR="00191A26">
        <w:t xml:space="preserve"> page </w:t>
      </w:r>
      <w:r w:rsidR="00191A26">
        <w:fldChar w:fldCharType="begin"/>
      </w:r>
      <w:r w:rsidR="00191A26">
        <w:instrText xml:space="preserve"> PAGEREF _Ref434562461 \h </w:instrText>
      </w:r>
      <w:r w:rsidR="00191A26">
        <w:fldChar w:fldCharType="separate"/>
      </w:r>
      <w:r w:rsidR="00191A26">
        <w:rPr>
          <w:noProof/>
        </w:rPr>
        <w:t>687</w:t>
      </w:r>
      <w:r w:rsidR="00191A26">
        <w:fldChar w:fldCharType="end"/>
      </w:r>
      <w:r>
        <w:t>.</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bookmarkStart w:id="1058" w:name="_Ref434562715"/>
      <w:r>
        <w:t>November 18 (19) / Athor 22: Martyrdom of Sts. Cosmas, Damian, and their Brothers</w:t>
      </w:r>
      <w:bookmarkEnd w:id="1058"/>
    </w:p>
    <w:p w:rsidR="0059166B" w:rsidRDefault="0059166B" w:rsidP="0059166B">
      <w:pPr>
        <w:pStyle w:val="Heading4"/>
      </w:pPr>
      <w:bookmarkStart w:id="1059" w:name="_Ref434489688"/>
      <w:r>
        <w:t>The Doxology</w:t>
      </w:r>
      <w:r w:rsidR="00B46E6E">
        <w:t xml:space="preserve"> for Sts. Cosmas, Damian, their Brothers and their Mother</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1060"/>
            <w:r>
              <w:t>Prabioc</w:t>
            </w:r>
            <w:commentRangeEnd w:id="1060"/>
            <w:r>
              <w:rPr>
                <w:rStyle w:val="CommentReference"/>
                <w:rFonts w:ascii="Times New Roman" w:eastAsiaTheme="minorHAnsi" w:hAnsi="Times New Roman" w:cstheme="minorBidi"/>
                <w:color w:val="auto"/>
              </w:rPr>
              <w:commentReference w:id="1060"/>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1061"/>
            <w:r>
              <w:t xml:space="preserve">confirming </w:t>
            </w:r>
            <w:commentRangeEnd w:id="1061"/>
            <w:r>
              <w:rPr>
                <w:rStyle w:val="CommentReference"/>
                <w:rFonts w:ascii="Times New Roman" w:eastAsiaTheme="minorHAnsi" w:hAnsi="Times New Roman" w:cstheme="minorBidi"/>
                <w:color w:val="auto"/>
              </w:rPr>
              <w:commentReference w:id="1061"/>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191A2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191A26">
        <w:rPr>
          <w:noProof/>
        </w:rPr>
        <w:t>785</w:t>
      </w:r>
      <w:r w:rsidR="00191A26">
        <w:fldChar w:fldCharType="end"/>
      </w:r>
      <w:r>
        <w:t>.</w:t>
      </w:r>
    </w:p>
    <w:p w:rsidR="00205EA4" w:rsidRDefault="00205EA4" w:rsidP="00205EA4">
      <w:pPr>
        <w:pStyle w:val="Heading3"/>
      </w:pPr>
      <w:r>
        <w:lastRenderedPageBreak/>
        <w:t>November 20 (21) / Athor 24: The Twenty Four Presbyters</w:t>
      </w:r>
    </w:p>
    <w:p w:rsidR="00205EA4" w:rsidRDefault="00205EA4" w:rsidP="00205EA4">
      <w:pPr>
        <w:pStyle w:val="Heading4"/>
      </w:pPr>
      <w:bookmarkStart w:id="1062" w:name="_Ref434488339"/>
      <w:r>
        <w:t>The Doxology</w:t>
      </w:r>
      <w:r w:rsidR="00B46E6E">
        <w:t xml:space="preserve"> for the Twenty Four Presbyters</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7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7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bookmarkStart w:id="1063" w:name="_Ref434489457"/>
      <w:r>
        <w:t>The Doxology</w:t>
      </w:r>
      <w:r w:rsidR="00B46E6E">
        <w:t xml:space="preserve"> for St. Philopater Mercurius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1068"/>
            <w:r>
              <w:t>Placed</w:t>
            </w:r>
            <w:commentRangeEnd w:id="1068"/>
            <w:r>
              <w:rPr>
                <w:rStyle w:val="CommentReference"/>
                <w:rFonts w:ascii="Times New Roman" w:eastAsiaTheme="minorHAnsi" w:hAnsi="Times New Roman" w:cstheme="minorBidi"/>
                <w:color w:val="auto"/>
              </w:rPr>
              <w:commentReference w:id="1068"/>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1069"/>
            <w:r>
              <w:t>emperate</w:t>
            </w:r>
            <w:r w:rsidRPr="004764BD">
              <w:t xml:space="preserve"> </w:t>
            </w:r>
            <w:r>
              <w:t>with</w:t>
            </w:r>
            <w:commentRangeEnd w:id="1069"/>
            <w:r>
              <w:rPr>
                <w:rStyle w:val="CommentReference"/>
                <w:rFonts w:ascii="Times New Roman" w:eastAsiaTheme="minorHAnsi" w:hAnsi="Times New Roman" w:cstheme="minorBidi"/>
                <w:color w:val="auto"/>
              </w:rPr>
              <w:commentReference w:id="1069"/>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bookmarkStart w:id="1073" w:name="_Ref434489794"/>
      <w:r>
        <w:t>The Doxology</w:t>
      </w:r>
      <w:r w:rsidR="00B46E6E">
        <w:t xml:space="preserve"> for St. Serapamon</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1074"/>
            <w:r>
              <w:t>sprang forth</w:t>
            </w:r>
            <w:commentRangeEnd w:id="1074"/>
            <w:r>
              <w:rPr>
                <w:rStyle w:val="CommentReference"/>
                <w:rFonts w:ascii="Times New Roman" w:eastAsiaTheme="minorHAnsi" w:hAnsi="Times New Roman" w:cstheme="minorBidi"/>
                <w:color w:val="auto"/>
              </w:rPr>
              <w:commentReference w:id="1074"/>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B52D77" w:rsidRDefault="00B52D77" w:rsidP="00B52D77">
      <w:pPr>
        <w:pStyle w:val="Heading3"/>
      </w:pPr>
      <w:r>
        <w:t>November 25 (26) / Athor 29: Commemoration of the Annunciation, Nativ</w:t>
      </w:r>
      <w:r>
        <w:t>i</w:t>
      </w:r>
      <w:r>
        <w:t>ty, and Resurrection on the 29</w:t>
      </w:r>
      <w:r w:rsidRPr="00C0205C">
        <w:rPr>
          <w:vertAlign w:val="superscript"/>
        </w:rPr>
        <w:t>th</w:t>
      </w:r>
      <w:r>
        <w:t xml:space="preserve"> of Every Month</w:t>
      </w:r>
    </w:p>
    <w:p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191A2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191A26">
        <w:rPr>
          <w:noProof/>
        </w:rPr>
        <w:t>570</w:t>
      </w:r>
      <w:r w:rsidR="00191A26">
        <w:fldChar w:fldCharType="end"/>
      </w:r>
      <w:r>
        <w:t>.</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w:t>
      </w:r>
      <w:r w:rsidR="00191A26">
        <w:t xml:space="preserve"> </w:t>
      </w:r>
      <w:r w:rsidR="00191A26">
        <w:fldChar w:fldCharType="begin"/>
      </w:r>
      <w:r w:rsidR="00191A26">
        <w:instrText xml:space="preserve"> REF _Ref434562742 \h </w:instrText>
      </w:r>
      <w:r w:rsidR="00191A26">
        <w:fldChar w:fldCharType="separate"/>
      </w:r>
      <w:r w:rsidR="00191A26">
        <w:rPr>
          <w:rFonts w:ascii="Times New Roman" w:hAnsi="Times New Roman" w:cs="Times New Roman"/>
        </w:rPr>
        <w:t>July 1 / Epip 7: St. Shenoute</w:t>
      </w:r>
      <w:r w:rsidR="00191A26">
        <w:fldChar w:fldCharType="end"/>
      </w:r>
      <w:r w:rsidR="00191A26">
        <w:t xml:space="preserve">, page </w:t>
      </w:r>
      <w:r w:rsidR="00191A26">
        <w:fldChar w:fldCharType="begin"/>
      </w:r>
      <w:r w:rsidR="00191A26">
        <w:instrText xml:space="preserve"> PAGEREF _Ref434562742 \h </w:instrText>
      </w:r>
      <w:r w:rsidR="00191A26">
        <w:fldChar w:fldCharType="separate"/>
      </w:r>
      <w:r w:rsidR="00191A26">
        <w:rPr>
          <w:noProof/>
        </w:rPr>
        <w:t>778</w:t>
      </w:r>
      <w:r w:rsidR="00191A26">
        <w:fldChar w:fldCharType="end"/>
      </w:r>
      <w:r>
        <w:t>.</w:t>
      </w:r>
    </w:p>
    <w:p w:rsidR="007F571C" w:rsidRDefault="007F571C" w:rsidP="007F571C">
      <w:pPr>
        <w:pStyle w:val="Heading3"/>
      </w:pPr>
      <w:r>
        <w:t>November 30 (December 1) / Koiak 4: Martyrdom of St. Andrew the Apostle</w:t>
      </w:r>
    </w:p>
    <w:p w:rsidR="00205EA4" w:rsidRPr="00205EA4"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495F1A" w:rsidP="00495F1A">
      <w:pPr>
        <w:pStyle w:val="Heading2"/>
        <w:rPr>
          <w:rFonts w:ascii="FreeSerifAvvaShenouda" w:hAnsi="FreeSerifAvvaShenouda" w:cs="FreeSerifAvvaShenouda"/>
        </w:rPr>
      </w:pPr>
      <w:bookmarkStart w:id="1075" w:name="_Toc410196202"/>
      <w:bookmarkStart w:id="1076" w:name="_Toc410196444"/>
      <w:bookmarkStart w:id="1077" w:name="_Toc410196946"/>
      <w:bookmarkStart w:id="1078" w:name="_Toc434478996"/>
      <w:r>
        <w:lastRenderedPageBreak/>
        <w:t>December</w:t>
      </w:r>
      <w:bookmarkEnd w:id="1075"/>
      <w:bookmarkEnd w:id="1076"/>
      <w:bookmarkEnd w:id="1077"/>
      <w:r w:rsidR="00205EA4">
        <w:t xml:space="preserve"> or </w:t>
      </w:r>
      <w:r w:rsidR="00205EA4">
        <w:rPr>
          <w:rFonts w:ascii="FreeSerifAvvaShenouda" w:hAnsi="FreeSerifAvvaShenouda" w:cs="FreeSerifAvvaShenouda"/>
        </w:rPr>
        <w:t>Ⲕⲟⲓⲁϩⲕ</w:t>
      </w:r>
      <w:bookmarkEnd w:id="1078"/>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bookmarkStart w:id="1079" w:name="_Ref434478837"/>
      <w:r>
        <w:t xml:space="preserve">The First Doxology of December or </w:t>
      </w:r>
      <w:r w:rsidRPr="006C0F49">
        <w:rPr>
          <w:rFonts w:ascii="FreeSerifAvvaShenouda" w:hAnsi="FreeSerifAvvaShenouda" w:cs="FreeSerifAvvaShenouda"/>
        </w:rPr>
        <w:t>Ⲕⲟⲓⲁϩⲕ</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80"/>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80"/>
            <w:r>
              <w:rPr>
                <w:rStyle w:val="CommentReference"/>
                <w:rFonts w:ascii="Times New Roman" w:eastAsiaTheme="minorHAnsi" w:hAnsi="Times New Roman" w:cstheme="minorBidi"/>
                <w:color w:val="auto"/>
              </w:rPr>
              <w:commentReference w:id="1080"/>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81"/>
            <w:r>
              <w:t xml:space="preserve">Announced </w:t>
            </w:r>
            <w:commentRangeEnd w:id="1081"/>
            <w:r>
              <w:rPr>
                <w:rStyle w:val="CommentReference"/>
                <w:rFonts w:ascii="Times New Roman" w:eastAsiaTheme="minorHAnsi" w:hAnsi="Times New Roman" w:cstheme="minorBidi"/>
                <w:color w:val="auto"/>
              </w:rPr>
              <w:commentReference w:id="1081"/>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bookmarkStart w:id="108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bookmarkStart w:id="1083" w:name="_Ref434478867"/>
      <w:r>
        <w:t xml:space="preserve">The Third Doxology of December or </w:t>
      </w:r>
      <w:r w:rsidRPr="006C0F49">
        <w:rPr>
          <w:rFonts w:ascii="FreeSerifAvvaShenouda" w:hAnsi="FreeSerifAvvaShenouda" w:cs="FreeSerifAvvaShenouda"/>
        </w:rPr>
        <w:t>Ⲕⲟⲓⲁϩⲕ</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bookmarkStart w:id="1084" w:name="_Ref434478878"/>
      <w:r>
        <w:t xml:space="preserve">The Fourth Doxology of December or </w:t>
      </w:r>
      <w:r w:rsidRPr="006C0F49">
        <w:rPr>
          <w:rFonts w:ascii="FreeSerifAvvaShenouda" w:hAnsi="FreeSerifAvvaShenouda" w:cs="FreeSerifAvvaShenouda"/>
        </w:rPr>
        <w:t>Ⲕⲟⲓⲁϩⲕ</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85"/>
            <w:r>
              <w:t>He raised us with a new invitation.</w:t>
            </w:r>
            <w:commentRangeEnd w:id="1085"/>
            <w:r>
              <w:rPr>
                <w:rStyle w:val="CommentReference"/>
                <w:rFonts w:ascii="Times New Roman" w:eastAsiaTheme="minorHAnsi" w:hAnsi="Times New Roman" w:cstheme="minorBidi"/>
                <w:color w:val="auto"/>
              </w:rPr>
              <w:commentReference w:id="10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86"/>
            <w:r>
              <w:t>Bride</w:t>
            </w:r>
            <w:commentRangeEnd w:id="1086"/>
            <w:r>
              <w:rPr>
                <w:rStyle w:val="CommentReference"/>
                <w:rFonts w:ascii="Times New Roman" w:eastAsiaTheme="minorHAnsi" w:hAnsi="Times New Roman" w:cstheme="minorBidi"/>
                <w:color w:val="auto"/>
              </w:rPr>
              <w:commentReference w:id="10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bookmarkStart w:id="1087" w:name="_Ref434478888"/>
      <w:r>
        <w:t xml:space="preserve">The Fifth Doxology of December or </w:t>
      </w:r>
      <w:r w:rsidRPr="006C0F49">
        <w:rPr>
          <w:rFonts w:ascii="FreeSerifAvvaShenouda" w:hAnsi="FreeSerifAvvaShenouda" w:cs="FreeSerifAvvaShenouda"/>
        </w:rPr>
        <w:t>Ⲕⲟⲓⲁϩⲕ</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bookmarkStart w:id="1088" w:name="_Ref434478907"/>
      <w:r>
        <w:t xml:space="preserve">The Sixth Doxology of December or </w:t>
      </w:r>
      <w:r w:rsidRPr="006C0F49">
        <w:rPr>
          <w:rFonts w:ascii="FreeSerifAvvaShenouda" w:hAnsi="FreeSerifAvvaShenouda" w:cs="FreeSerifAvvaShenouda"/>
        </w:rPr>
        <w:t>Ⲕⲟⲓⲁϩⲕ</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89"/>
            <w:r>
              <w:t xml:space="preserve">return </w:t>
            </w:r>
            <w:commentRangeEnd w:id="1089"/>
            <w:r>
              <w:rPr>
                <w:rStyle w:val="CommentReference"/>
              </w:rPr>
              <w:commentReference w:id="1089"/>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90"/>
            <w:r>
              <w:t xml:space="preserve">confirmation </w:t>
            </w:r>
            <w:commentRangeEnd w:id="1090"/>
            <w:r>
              <w:rPr>
                <w:rStyle w:val="CommentReference"/>
              </w:rPr>
              <w:commentReference w:id="1090"/>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bookmarkStart w:id="1091" w:name="_Ref434478922"/>
      <w:r>
        <w:t xml:space="preserve">The Doxology of Archangel Gabriel for December or </w:t>
      </w:r>
      <w:r w:rsidRPr="006C0F49">
        <w:rPr>
          <w:rFonts w:ascii="FreeSerifAvvaShenouda" w:hAnsi="FreeSerifAvvaShenouda" w:cs="FreeSerifAvvaShenouda"/>
        </w:rPr>
        <w:t>Ⲕⲟⲓⲁϩⲕ</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92"/>
            <w:r>
              <w:t>Angel-evangel of Good News</w:t>
            </w:r>
            <w:commentRangeEnd w:id="1092"/>
            <w:r>
              <w:rPr>
                <w:rStyle w:val="CommentReference"/>
                <w:rFonts w:ascii="Times New Roman" w:eastAsiaTheme="minorHAnsi" w:hAnsi="Times New Roman" w:cstheme="minorBidi"/>
                <w:color w:val="auto"/>
              </w:rPr>
              <w:commentReference w:id="1092"/>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93"/>
            <w:r>
              <w:t>Hail, O full of grace</w:t>
            </w:r>
            <w:commentRangeEnd w:id="1093"/>
            <w:r>
              <w:rPr>
                <w:rStyle w:val="CommentReference"/>
                <w:rFonts w:ascii="Times New Roman" w:eastAsiaTheme="minorHAnsi" w:hAnsi="Times New Roman" w:cstheme="minorBidi"/>
                <w:color w:val="auto"/>
              </w:rPr>
              <w:commentReference w:id="1093"/>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94"/>
            <w:r>
              <w:t>Angel-Evangel</w:t>
            </w:r>
            <w:commentRangeEnd w:id="1094"/>
            <w:r>
              <w:rPr>
                <w:rStyle w:val="CommentReference"/>
                <w:rFonts w:ascii="Times New Roman" w:eastAsiaTheme="minorHAnsi" w:hAnsi="Times New Roman" w:cstheme="minorBidi"/>
                <w:color w:val="auto"/>
              </w:rPr>
              <w:commentReference w:id="1094"/>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95" w:name="_Ref434564112"/>
      <w:bookmarkStart w:id="1096" w:name="_Toc410196203"/>
      <w:bookmarkStart w:id="1097" w:name="_Toc410196445"/>
      <w:bookmarkStart w:id="1098" w:name="_Toc410196947"/>
      <w:r>
        <w:t>December 1 (2) / Koiak 5: Martyrdom of St. Victor</w:t>
      </w:r>
      <w:bookmarkEnd w:id="1095"/>
    </w:p>
    <w:p w:rsidR="00253C5F" w:rsidRDefault="00253C5F" w:rsidP="00253C5F">
      <w:pPr>
        <w:pStyle w:val="Heading4"/>
      </w:pPr>
      <w:bookmarkStart w:id="1099" w:name="_Ref434489590"/>
      <w:r>
        <w:t>The Doxology</w:t>
      </w:r>
      <w:r w:rsidR="00B46E6E">
        <w:t xml:space="preserve"> for St. Victor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100"/>
            <w:r>
              <w:t>saint</w:t>
            </w:r>
            <w:commentRangeEnd w:id="1100"/>
            <w:r>
              <w:rPr>
                <w:rStyle w:val="CommentReference"/>
                <w:rFonts w:ascii="Times New Roman" w:eastAsiaTheme="minorHAnsi" w:hAnsi="Times New Roman" w:cstheme="minorBidi"/>
                <w:color w:val="auto"/>
              </w:rPr>
              <w:commentReference w:id="1100"/>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bookmarkStart w:id="1101" w:name="_Ref434492343"/>
      <w:r>
        <w:t>The Doxology of St. Simon the Tanner</w:t>
      </w:r>
      <w:r>
        <w:rPr>
          <w:rStyle w:val="FootnoteReference"/>
        </w:rPr>
        <w:footnoteReference w:id="477"/>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8"/>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bookmarkStart w:id="1102" w:name="_Ref434490169"/>
      <w:r>
        <w:t>The Doxology</w:t>
      </w:r>
      <w:r w:rsidR="00B46E6E">
        <w:t xml:space="preserve"> for Sts. Barbara and Juliana</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bookmarkStart w:id="1103" w:name="_Ref434491260"/>
      <w:r>
        <w:t>The Doxology</w:t>
      </w:r>
      <w:r w:rsidR="00810F04">
        <w:t xml:space="preserve"> for St. Samuel the Confessor</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9"/>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80"/>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91A2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91A26">
        <w:rPr>
          <w:noProof/>
        </w:rPr>
        <w:t>556</w:t>
      </w:r>
      <w:r w:rsidR="00191A26">
        <w:fldChar w:fldCharType="end"/>
      </w:r>
      <w:r w:rsidR="00191A26">
        <w:t>.</w:t>
      </w:r>
    </w:p>
    <w:p w:rsidR="00B637D8" w:rsidRDefault="00B637D8" w:rsidP="00B637D8">
      <w:pPr>
        <w:pStyle w:val="Heading3"/>
      </w:pPr>
      <w:r>
        <w:t>December 8 (9) / Koiak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409E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409EF">
        <w:rPr>
          <w:noProof/>
        </w:rPr>
        <w:t>724</w:t>
      </w:r>
      <w:r w:rsidR="002409EF">
        <w:fldChar w:fldCharType="end"/>
      </w:r>
      <w:r>
        <w:t>.</w:t>
      </w:r>
    </w:p>
    <w:p w:rsidR="009F60F1" w:rsidRDefault="009F60F1" w:rsidP="009F60F1">
      <w:pPr>
        <w:pStyle w:val="Heading3"/>
      </w:pPr>
      <w:r>
        <w:t>December 20 (21) / Koiak 24: The Birth of St. Takle Haymanot</w:t>
      </w:r>
    </w:p>
    <w:p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409E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409EF">
        <w:rPr>
          <w:noProof/>
        </w:rPr>
        <w:t>801</w:t>
      </w:r>
      <w:r w:rsidR="002409EF">
        <w:fldChar w:fldCharType="end"/>
      </w:r>
      <w:r>
        <w:t>.</w:t>
      </w:r>
    </w:p>
    <w:p w:rsidR="00FF5FF3" w:rsidRDefault="00FF5FF3" w:rsidP="00FF5FF3">
      <w:pPr>
        <w:pStyle w:val="Heading3"/>
      </w:pPr>
      <w:r>
        <w:t>December 21 (22) / Koiak 25: St. John Kami</w:t>
      </w:r>
    </w:p>
    <w:p w:rsidR="00810F04" w:rsidRPr="00810F04" w:rsidRDefault="00810F04" w:rsidP="00810F04">
      <w:pPr>
        <w:pStyle w:val="Heading4"/>
      </w:pPr>
      <w:bookmarkStart w:id="1114" w:name="_Ref434491108"/>
      <w:r>
        <w:t>The Doxology for St. John Kami</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bookmarkStart w:id="1115" w:name="_Ref434477504"/>
      <w:r>
        <w:lastRenderedPageBreak/>
        <w:t>The Doxology</w:t>
      </w:r>
      <w:r w:rsidR="00E21EA3">
        <w:t xml:space="preserve"> for the Preparation Day of Nativity</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w:t>
            </w:r>
            <w:r w:rsidR="001225FA">
              <w:t xml:space="preserve">, </w:t>
            </w:r>
            <w:r>
              <w:t>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bookmarkStart w:id="1116" w:name="_Ref434477532"/>
      <w:r>
        <w:t xml:space="preserve">The </w:t>
      </w:r>
      <w:r w:rsidR="00C33BEB">
        <w:t xml:space="preserve">First </w:t>
      </w:r>
      <w:r>
        <w:t>Doxology</w:t>
      </w:r>
      <w:r w:rsidR="00C33BEB">
        <w:t xml:space="preserve"> for Nativity</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bookmarkStart w:id="1117" w:name="_Ref434477542"/>
      <w:r>
        <w:t>The Second Doxology for Nativity</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118"/>
            <w:r>
              <w:t xml:space="preserve">rescued </w:t>
            </w:r>
            <w:commentRangeEnd w:id="1118"/>
            <w:r>
              <w:rPr>
                <w:rStyle w:val="CommentReference"/>
                <w:rFonts w:ascii="Times New Roman" w:eastAsiaTheme="minorHAnsi" w:hAnsi="Times New Roman" w:cstheme="minorBidi"/>
                <w:color w:val="auto"/>
              </w:rPr>
              <w:commentReference w:id="1118"/>
            </w:r>
            <w:r>
              <w:t>and saved us,</w:t>
            </w:r>
          </w:p>
          <w:p w:rsidR="00C33BEB" w:rsidRDefault="00C33BEB" w:rsidP="00C33BEB">
            <w:pPr>
              <w:pStyle w:val="EngHangEnd"/>
            </w:pPr>
            <w:commentRangeStart w:id="1119"/>
            <w:r>
              <w:t xml:space="preserve">We </w:t>
            </w:r>
            <w:commentRangeEnd w:id="1119"/>
            <w:r>
              <w:rPr>
                <w:rStyle w:val="CommentReference"/>
                <w:rFonts w:ascii="Times New Roman" w:eastAsiaTheme="minorHAnsi" w:hAnsi="Times New Roman" w:cstheme="minorBidi"/>
                <w:color w:val="auto"/>
              </w:rPr>
              <w:commentReference w:id="1119"/>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bookmarkStart w:id="1120" w:name="_Ref434477554"/>
      <w:r>
        <w:t>The Third Doxology for Nativity</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bookmarkStart w:id="1121" w:name="_Ref434475057"/>
      <w:r>
        <w:t>The Sunday Psali Adam</w:t>
      </w:r>
      <w:r w:rsidR="006C1B94">
        <w:t xml:space="preserve"> for Nativity</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bookmarkStart w:id="1122" w:name="_Ref434475083"/>
      <w:r>
        <w:t>The Monday Psali Adam</w:t>
      </w:r>
      <w:r w:rsidR="006C1B94">
        <w:t xml:space="preserve"> for Nativity</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8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bookmarkStart w:id="1123" w:name="_Ref434475102"/>
      <w:r>
        <w:t>The Tuesday Psali Adam</w:t>
      </w:r>
      <w:r w:rsidR="006C1B94">
        <w:t xml:space="preserve"> for Nativity</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124"/>
            <w:r>
              <w:t xml:space="preserve">Shone </w:t>
            </w:r>
            <w:commentRangeEnd w:id="1124"/>
            <w:r>
              <w:rPr>
                <w:rStyle w:val="CommentReference"/>
              </w:rPr>
              <w:commentReference w:id="1124"/>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125"/>
            <w:r>
              <w:t>All</w:t>
            </w:r>
            <w:commentRangeEnd w:id="1125"/>
            <w:r>
              <w:rPr>
                <w:rStyle w:val="CommentReference"/>
              </w:rPr>
              <w:commentReference w:id="1125"/>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126"/>
            <w:r>
              <w:t>seals</w:t>
            </w:r>
            <w:commentRangeEnd w:id="1126"/>
            <w:r>
              <w:rPr>
                <w:rStyle w:val="CommentReference"/>
              </w:rPr>
              <w:commentReference w:id="1126"/>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127"/>
            <w:r>
              <w:t>Tetra</w:t>
            </w:r>
            <w:commentRangeEnd w:id="1127"/>
            <w:r>
              <w:rPr>
                <w:rStyle w:val="CommentReference"/>
              </w:rPr>
              <w:commentReference w:id="1127"/>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128"/>
            <w:r>
              <w:t xml:space="preserve">flaming </w:t>
            </w:r>
            <w:commentRangeEnd w:id="1128"/>
            <w:r>
              <w:rPr>
                <w:rStyle w:val="CommentReference"/>
              </w:rPr>
              <w:commentReference w:id="1128"/>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129"/>
            <w:r>
              <w:t>disease</w:t>
            </w:r>
            <w:commentRangeEnd w:id="1129"/>
            <w:r>
              <w:rPr>
                <w:rStyle w:val="CommentReference"/>
              </w:rPr>
              <w:commentReference w:id="1129"/>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bookmarkStart w:id="1130" w:name="_Ref434475128"/>
      <w:r>
        <w:lastRenderedPageBreak/>
        <w:t>The Wednesday Psali Batos</w:t>
      </w:r>
      <w:r w:rsidR="006C1B94">
        <w:t xml:space="preserve"> for Nativity</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 xml:space="preserve">Peace on earth </w:t>
            </w:r>
            <w:r w:rsidR="004F58D6">
              <w:t>and</w:t>
            </w:r>
          </w:p>
          <w:p w:rsidR="00FE024F" w:rsidRDefault="004F58D6" w:rsidP="00FE024F">
            <w:pPr>
              <w:pStyle w:val="EngHang"/>
            </w:pPr>
            <w:r>
              <w:t>G</w:t>
            </w:r>
            <w:r w:rsidR="00FE024F">
              <w:t>oodwill</w:t>
            </w:r>
            <w:r w:rsidR="00FA61CD">
              <w:t xml:space="preserve"> towards me</w:t>
            </w:r>
            <w:r>
              <w:t>n</w:t>
            </w:r>
            <w:r w:rsidR="00FE024F">
              <w:t>,</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 xml:space="preserve">“Peace on Earth </w:t>
            </w:r>
            <w:r w:rsidR="004F58D6">
              <w:t>and</w:t>
            </w:r>
          </w:p>
          <w:p w:rsidR="00FE024F" w:rsidRDefault="004F58D6" w:rsidP="00FE024F">
            <w:pPr>
              <w:pStyle w:val="EngHang"/>
            </w:pPr>
            <w:r>
              <w:t>G</w:t>
            </w:r>
            <w:r w:rsidR="00FE024F">
              <w:t>oodwill</w:t>
            </w:r>
            <w:r w:rsidR="00FA61CD">
              <w:t xml:space="preserve"> towards me</w:t>
            </w:r>
            <w:r>
              <w:t>n</w:t>
            </w:r>
            <w:r w:rsidR="00FE024F">
              <w:t>”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bookmarkStart w:id="1131" w:name="_Ref434475150"/>
      <w:r>
        <w:lastRenderedPageBreak/>
        <w:t>The Thursday Psali Batos</w:t>
      </w:r>
      <w:r w:rsidR="006C1B94">
        <w:t xml:space="preserve"> for Nativity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132"/>
            <w:r>
              <w:t xml:space="preserve">Isaiah </w:t>
            </w:r>
            <w:commentRangeEnd w:id="1132"/>
            <w:r>
              <w:rPr>
                <w:rStyle w:val="CommentReference"/>
              </w:rPr>
              <w:commentReference w:id="1132"/>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bookmarkStart w:id="1133" w:name="_Ref434475177"/>
      <w:r>
        <w:lastRenderedPageBreak/>
        <w:t>The Friday Psali Batos</w:t>
      </w:r>
      <w:r w:rsidR="006C1B94">
        <w:t xml:space="preserve"> for Nativity</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 xml:space="preserve">Pease one earth </w:t>
            </w:r>
            <w:r w:rsidR="004F58D6">
              <w:t>and</w:t>
            </w:r>
          </w:p>
          <w:p w:rsidR="00437FBE" w:rsidRDefault="004F58D6" w:rsidP="00437FBE">
            <w:pPr>
              <w:pStyle w:val="EngHangEnd"/>
            </w:pPr>
            <w:r>
              <w:t>G</w:t>
            </w:r>
            <w:r w:rsidR="00437FBE">
              <w:t>oodwill</w:t>
            </w:r>
            <w:r w:rsidR="00FA61CD">
              <w:t xml:space="preserve"> towards me</w:t>
            </w:r>
            <w:r>
              <w:t>n</w:t>
            </w:r>
            <w:r w:rsidR="00437FBE">
              <w:t>."</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bookmarkStart w:id="1134" w:name="_Ref434475196"/>
      <w:r>
        <w:t>The Saturday Psali Batos</w:t>
      </w:r>
      <w:r w:rsidR="006C1B94">
        <w:t xml:space="preserve"> for Nativity</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A61CD" w:rsidP="00F230A2">
            <w:pPr>
              <w:pStyle w:val="EngHangEnd"/>
            </w:pPr>
            <w:r>
              <w:t>And goodwill towards me</w:t>
            </w:r>
            <w:r w:rsidR="00F230A2">
              <w:t>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135"/>
            <w:r>
              <w:t>For I cannot speak.</w:t>
            </w:r>
            <w:commentRangeEnd w:id="1135"/>
            <w:r>
              <w:rPr>
                <w:rStyle w:val="CommentReference"/>
              </w:rPr>
              <w:commentReference w:id="113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bookmarkStart w:id="1136" w:name="_Ref434561401"/>
      <w:r>
        <w:t>December 27 (28) / Tobi 1: St. Stephen Day</w:t>
      </w:r>
      <w:bookmarkEnd w:id="1136"/>
    </w:p>
    <w:p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409E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409EF">
        <w:rPr>
          <w:noProof/>
        </w:rPr>
        <w:t>512</w:t>
      </w:r>
      <w:r w:rsidR="002409EF">
        <w:fldChar w:fldCharType="end"/>
      </w:r>
      <w:r w:rsidR="002409EF">
        <w:t>.</w:t>
      </w:r>
    </w:p>
    <w:p w:rsidR="00073003" w:rsidRDefault="00073003" w:rsidP="00073003">
      <w:pPr>
        <w:pStyle w:val="Heading3"/>
      </w:pPr>
      <w:r>
        <w:t>December 29 (30) / Tobi 3: The One Hundred and Forty Four Thousand</w:t>
      </w:r>
    </w:p>
    <w:p w:rsidR="00073003" w:rsidRDefault="00073003" w:rsidP="00073003">
      <w:pPr>
        <w:pStyle w:val="Heading4"/>
      </w:pPr>
      <w:bookmarkStart w:id="1137" w:name="_Ref434488616"/>
      <w:r>
        <w:t>The Doxology</w:t>
      </w:r>
      <w:r w:rsidR="00B46E6E">
        <w:t xml:space="preserve"> for the One Hundred and Forty Four Thousand</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8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8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bookmarkStart w:id="1138" w:name="_Ref434564016"/>
      <w:r>
        <w:t>December 30 (31) / Tobi 4: St. John the Evangelist</w:t>
      </w:r>
      <w:bookmarkEnd w:id="1138"/>
    </w:p>
    <w:p w:rsidR="00FF5FF3" w:rsidRDefault="00FF5FF3" w:rsidP="00FF5FF3">
      <w:pPr>
        <w:pStyle w:val="Heading4"/>
      </w:pPr>
      <w:bookmarkStart w:id="1139" w:name="_Ref434488768"/>
      <w:r>
        <w:t>The Doxology</w:t>
      </w:r>
      <w:r w:rsidR="00B46E6E">
        <w:t xml:space="preserve"> for</w:t>
      </w:r>
      <w:r w:rsidR="00BC160E">
        <w:t xml:space="preserve"> St. John the Evangelist</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140"/>
            <w:r>
              <w:t>Zebulun</w:t>
            </w:r>
            <w:commentRangeEnd w:id="1140"/>
            <w:r>
              <w:rPr>
                <w:rStyle w:val="FootnoteReference"/>
              </w:rPr>
              <w:footnoteReference w:id="484"/>
            </w:r>
            <w:r>
              <w:rPr>
                <w:rStyle w:val="CommentReference"/>
                <w:rFonts w:ascii="Times New Roman" w:eastAsiaTheme="minorHAnsi" w:hAnsi="Times New Roman" w:cstheme="minorBidi"/>
                <w:color w:val="auto"/>
              </w:rPr>
              <w:commentReference w:id="114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141" w:name="_Toc410196204"/>
      <w:bookmarkStart w:id="1142" w:name="_Toc410196446"/>
      <w:bookmarkStart w:id="1143" w:name="_Toc410196948"/>
      <w:bookmarkStart w:id="1144" w:name="_Toc434478997"/>
      <w:bookmarkEnd w:id="1096"/>
      <w:bookmarkEnd w:id="1097"/>
      <w:bookmarkEnd w:id="1098"/>
      <w:r>
        <w:lastRenderedPageBreak/>
        <w:t>January</w:t>
      </w:r>
      <w:bookmarkEnd w:id="1141"/>
      <w:bookmarkEnd w:id="1142"/>
      <w:bookmarkEnd w:id="1143"/>
      <w:r w:rsidR="00FF5FF3">
        <w:t xml:space="preserve"> or </w:t>
      </w:r>
      <w:r w:rsidR="00FF5FF3">
        <w:rPr>
          <w:rFonts w:ascii="FreeSerifAvvaShenouda" w:hAnsi="FreeSerifAvvaShenouda" w:cs="FreeSerifAvvaShenouda"/>
        </w:rPr>
        <w:t>Ⲧⲱⲃⲓ</w:t>
      </w:r>
      <w:bookmarkEnd w:id="1144"/>
    </w:p>
    <w:p w:rsidR="00495F1A" w:rsidRDefault="00073003" w:rsidP="00495F1A">
      <w:pPr>
        <w:pStyle w:val="Heading3"/>
      </w:pPr>
      <w:bookmarkStart w:id="1145" w:name="_Toc410196205"/>
      <w:bookmarkStart w:id="1146" w:name="_Toc410196447"/>
      <w:bookmarkStart w:id="1147" w:name="_Toc410196949"/>
      <w:r>
        <w:rPr>
          <w:lang w:val="en-US"/>
        </w:rPr>
        <w:t>January 1 (2) / Tobi 6</w:t>
      </w:r>
      <w:r w:rsidR="00FF5FF3">
        <w:rPr>
          <w:lang w:val="en-US"/>
        </w:rPr>
        <w:t xml:space="preserve">: The Feast of the </w:t>
      </w:r>
      <w:r w:rsidR="00495F1A">
        <w:t>Circumcision</w:t>
      </w:r>
      <w:bookmarkEnd w:id="1145"/>
      <w:bookmarkEnd w:id="1146"/>
      <w:bookmarkEnd w:id="1147"/>
    </w:p>
    <w:p w:rsidR="00FF5FF3" w:rsidRDefault="00FF5FF3" w:rsidP="00FF5FF3">
      <w:pPr>
        <w:pStyle w:val="Heading4"/>
      </w:pPr>
      <w:bookmarkStart w:id="1148" w:name="_Ref434477590"/>
      <w:r>
        <w:t>The Doxology</w:t>
      </w:r>
      <w:r w:rsidR="00E21EA3">
        <w:t xml:space="preserve"> for the Circumcision</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149"/>
            <w:r>
              <w:t xml:space="preserve">Christian </w:t>
            </w:r>
            <w:commentRangeEnd w:id="1149"/>
            <w:r>
              <w:rPr>
                <w:rStyle w:val="CommentReference"/>
                <w:rFonts w:ascii="Times New Roman" w:eastAsiaTheme="minorHAnsi" w:hAnsi="Times New Roman" w:cstheme="minorBidi"/>
                <w:color w:val="auto"/>
              </w:rPr>
              <w:commentReference w:id="1149"/>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bookmarkStart w:id="1150" w:name="_Ref434475229"/>
      <w:r>
        <w:t>The Psali Adam</w:t>
      </w:r>
      <w:r w:rsidR="006C1B94">
        <w:t xml:space="preserve"> for the Circumcision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151"/>
            <w:r>
              <w:t xml:space="preserve">Victorious </w:t>
            </w:r>
            <w:commentRangeEnd w:id="1151"/>
            <w:r>
              <w:rPr>
                <w:rStyle w:val="CommentReference"/>
              </w:rPr>
              <w:commentReference w:id="1151"/>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bookmarkStart w:id="1152" w:name="_Ref434475252"/>
      <w:r>
        <w:t>The Psali Batos</w:t>
      </w:r>
      <w:r w:rsidR="006C1B94">
        <w:t xml:space="preserve"> for the Circumcision</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153"/>
            <w:r>
              <w:t>divinity</w:t>
            </w:r>
            <w:commentRangeEnd w:id="1153"/>
            <w:r>
              <w:rPr>
                <w:rStyle w:val="CommentReference"/>
              </w:rPr>
              <w:commentReference w:id="1153"/>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154" w:name="_Toc410196206"/>
      <w:bookmarkStart w:id="1155" w:name="_Toc410196448"/>
      <w:bookmarkStart w:id="1156" w:name="_Toc410196950"/>
      <w:r>
        <w:lastRenderedPageBreak/>
        <w:t xml:space="preserve">January 6 (7) / Tobi 11: The Feast of </w:t>
      </w:r>
      <w:r w:rsidR="00495F1A">
        <w:t>Theophany</w:t>
      </w:r>
      <w:bookmarkEnd w:id="1154"/>
      <w:bookmarkEnd w:id="1155"/>
      <w:bookmarkEnd w:id="1156"/>
    </w:p>
    <w:p w:rsidR="00FF5FF3" w:rsidRDefault="00430630" w:rsidP="00FF5FF3">
      <w:pPr>
        <w:pStyle w:val="Heading4"/>
      </w:pPr>
      <w:bookmarkStart w:id="1157" w:name="_Ref434477630"/>
      <w:r>
        <w:t>An</w:t>
      </w:r>
      <w:r w:rsidR="00FF5FF3">
        <w:t xml:space="preserve"> </w:t>
      </w:r>
      <w:r>
        <w:t xml:space="preserve">Abridged </w:t>
      </w:r>
      <w:r w:rsidR="00FF5FF3">
        <w:t>Doxology</w:t>
      </w:r>
      <w:r w:rsidR="00E21EA3">
        <w:t xml:space="preserve"> for Theophany</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58" w:name="_Ref434477641"/>
      <w:r>
        <w:lastRenderedPageBreak/>
        <w:t>The First Doxology for Theophany</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bookmarkStart w:id="1159" w:name="_Ref434477660"/>
      <w:r>
        <w:t>The Second Doxology for Theophany</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FA61CD" w:rsidP="00124408">
            <w:pPr>
              <w:pStyle w:val="EngHang"/>
            </w:pPr>
            <w:r>
              <w:t>And goodwill towards me</w:t>
            </w:r>
            <w:r w:rsidR="00124408">
              <w:t>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bookmarkStart w:id="1160" w:name="_Ref434475280"/>
      <w:r>
        <w:t>The Sunday Psali Adam</w:t>
      </w:r>
      <w:r w:rsidR="006C1B94">
        <w:t xml:space="preserve"> for Theophany</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161"/>
            <w:r>
              <w:t xml:space="preserve">confirm </w:t>
            </w:r>
            <w:commentRangeEnd w:id="1161"/>
            <w:r>
              <w:rPr>
                <w:rStyle w:val="CommentReference"/>
              </w:rPr>
              <w:commentReference w:id="1161"/>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162"/>
            <w:r>
              <w:t>ⲛ̀ϫⲉ</w:t>
            </w:r>
            <w:commentRangeEnd w:id="1162"/>
            <w:r>
              <w:rPr>
                <w:rStyle w:val="CommentReference"/>
                <w:rFonts w:ascii="Times New Roman" w:hAnsi="Times New Roman"/>
              </w:rPr>
              <w:commentReference w:id="1162"/>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163"/>
            <w:r>
              <w:t>moved</w:t>
            </w:r>
            <w:commentRangeEnd w:id="1163"/>
            <w:r>
              <w:rPr>
                <w:rStyle w:val="CommentReference"/>
              </w:rPr>
              <w:commentReference w:id="1163"/>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164"/>
            <w:r>
              <w:t>thrice holy,</w:t>
            </w:r>
            <w:commentRangeEnd w:id="1164"/>
            <w:r>
              <w:rPr>
                <w:rStyle w:val="CommentReference"/>
              </w:rPr>
              <w:commentReference w:id="1164"/>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bookmarkStart w:id="1165" w:name="_Ref434475309"/>
      <w:r>
        <w:t>The Monday Psali Adam</w:t>
      </w:r>
      <w:r w:rsidR="006C1B94">
        <w:t xml:space="preserve"> for Theophany</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166"/>
            <w:r>
              <w:t xml:space="preserve">Ⲓⲱⲁⲛⲛⲟⲩ </w:t>
            </w:r>
            <w:commentRangeEnd w:id="1166"/>
            <w:r>
              <w:rPr>
                <w:rStyle w:val="CommentReference"/>
                <w:rFonts w:ascii="Times New Roman" w:hAnsi="Times New Roman"/>
              </w:rPr>
              <w:commentReference w:id="1166"/>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167"/>
            <w:r>
              <w:rPr>
                <w:rFonts w:eastAsia="Arial Unicode MS" w:cs="FreeSerifAvvaShenouda"/>
              </w:rPr>
              <w:t>ⲛⲓϯϩⲟ</w:t>
            </w:r>
            <w:commentRangeEnd w:id="1167"/>
            <w:r>
              <w:rPr>
                <w:rStyle w:val="CommentReference"/>
                <w:rFonts w:ascii="Times New Roman" w:hAnsi="Times New Roman"/>
              </w:rPr>
              <w:commentReference w:id="1167"/>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bookmarkStart w:id="1168" w:name="_Ref434475331"/>
      <w:r>
        <w:t>The Tuesday Psali Adam</w:t>
      </w:r>
      <w:r w:rsidR="006C1B94">
        <w:t xml:space="preserve"> for Theophany</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169"/>
            <w:r>
              <w:t>ⲫⲏ</w:t>
            </w:r>
            <w:commentRangeEnd w:id="1169"/>
            <w:r>
              <w:rPr>
                <w:rStyle w:val="CommentReference"/>
                <w:rFonts w:ascii="Times New Roman" w:hAnsi="Times New Roman"/>
              </w:rPr>
              <w:commentReference w:id="116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170"/>
            <w:r>
              <w:t>ϯⲥⲩⲛⲧⲉⲗⲓⲁ</w:t>
            </w:r>
            <w:commentRangeEnd w:id="1170"/>
            <w:r>
              <w:rPr>
                <w:rStyle w:val="CommentReference"/>
                <w:rFonts w:ascii="Times New Roman" w:hAnsi="Times New Roman"/>
              </w:rPr>
              <w:commentReference w:id="117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bookmarkStart w:id="1171" w:name="_Ref434475362"/>
      <w:r>
        <w:t>The Wednesday Psali Batos</w:t>
      </w:r>
      <w:r w:rsidR="006C1B94">
        <w:t xml:space="preserve"> for Theophany</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bookmarkStart w:id="1172" w:name="_Ref434475388"/>
      <w:r>
        <w:t>The Thursday Psali Batos</w:t>
      </w:r>
      <w:r w:rsidR="006C1B94">
        <w:t xml:space="preserve"> for Theophany</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bookmarkStart w:id="1173" w:name="_Ref434475411"/>
      <w:r>
        <w:t>The Friday Psali Batos</w:t>
      </w:r>
      <w:r w:rsidR="006C1B94">
        <w:t xml:space="preserve"> for Theophany</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w:t>
            </w:r>
            <w:r w:rsidR="00FE0AE4">
              <w:t xml:space="preserve"> </w:t>
            </w:r>
            <w:r>
              <w:t>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bookmarkStart w:id="1174" w:name="_Ref434475434"/>
      <w:r>
        <w:t>The Saturday Psali Batos</w:t>
      </w:r>
      <w:r w:rsidR="006C1B94">
        <w:t xml:space="preserve"> for Theophany</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175"/>
            <w:r>
              <w:t>liberty</w:t>
            </w:r>
            <w:commentRangeEnd w:id="1175"/>
            <w:r>
              <w:rPr>
                <w:rStyle w:val="CommentReference"/>
              </w:rPr>
              <w:commentReference w:id="1175"/>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176"/>
            <w:r>
              <w:t xml:space="preserve">confirm </w:t>
            </w:r>
            <w:commentRangeEnd w:id="1176"/>
            <w:r>
              <w:rPr>
                <w:rStyle w:val="CommentReference"/>
              </w:rPr>
              <w:commentReference w:id="1176"/>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w:t>
      </w:r>
      <w:r w:rsidR="001225FA">
        <w:t xml:space="preserve">: </w:t>
      </w:r>
      <w:r>
        <w:t>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w:t>
      </w:r>
      <w:r w:rsidR="001225FA">
        <w:t xml:space="preserve">: </w:t>
      </w:r>
      <w:r>
        <w:t>Also the Commemoration of Archangel Michael</w:t>
      </w:r>
    </w:p>
    <w:p w:rsidR="00191A26" w:rsidRPr="00B637D8" w:rsidRDefault="00191A26" w:rsidP="00191A26">
      <w:pPr>
        <w:pStyle w:val="Rubric"/>
      </w:pPr>
      <w:bookmarkStart w:id="1177" w:name="_Toc410196207"/>
      <w:bookmarkStart w:id="1178" w:name="_Toc410196449"/>
      <w:bookmarkStart w:id="1179" w:name="_Toc410196951"/>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6B44CE" w:rsidRDefault="006B44CE" w:rsidP="006B44CE">
      <w:pPr>
        <w:pStyle w:val="Heading3"/>
      </w:pPr>
      <w:bookmarkStart w:id="1180" w:name="_Ref434562461"/>
      <w:r>
        <w:lastRenderedPageBreak/>
        <w:t>January 7 (8) / Tobi 12</w:t>
      </w:r>
      <w:r w:rsidR="001225FA">
        <w:t xml:space="preserve">: </w:t>
      </w:r>
      <w:commentRangeStart w:id="1181"/>
      <w:r>
        <w:t>Also St. Theodore Anatoly</w:t>
      </w:r>
      <w:commentRangeEnd w:id="1181"/>
      <w:r>
        <w:rPr>
          <w:rStyle w:val="CommentReference"/>
          <w:rFonts w:eastAsiaTheme="minorHAnsi" w:cstheme="minorBidi"/>
          <w:b w:val="0"/>
          <w:bCs w:val="0"/>
        </w:rPr>
        <w:commentReference w:id="1181"/>
      </w:r>
      <w:bookmarkEnd w:id="1180"/>
    </w:p>
    <w:p w:rsidR="006B44CE" w:rsidRDefault="006B44CE" w:rsidP="006B44CE">
      <w:pPr>
        <w:pStyle w:val="Heading4"/>
      </w:pPr>
      <w:bookmarkStart w:id="1182" w:name="_Ref434477694"/>
      <w:bookmarkStart w:id="1183" w:name="_Ref434489376"/>
      <w:r>
        <w:t>The Doxology</w:t>
      </w:r>
      <w:bookmarkEnd w:id="1182"/>
      <w:r w:rsidR="00B46E6E">
        <w:t xml:space="preserve"> for St. Theodore Anatoly</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177"/>
      <w:bookmarkEnd w:id="1178"/>
      <w:bookmarkEnd w:id="1179"/>
    </w:p>
    <w:p w:rsidR="00A37BB6" w:rsidRDefault="00A37BB6" w:rsidP="00A37BB6">
      <w:pPr>
        <w:pStyle w:val="Heading4"/>
      </w:pPr>
      <w:bookmarkStart w:id="1184" w:name="_Ref434477774"/>
      <w:r>
        <w:t>The Doxology</w:t>
      </w:r>
      <w:r w:rsidR="00E21EA3">
        <w:t xml:space="preserve"> for the Wedding of Cana</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bookmarkStart w:id="1185" w:name="_Ref434475472"/>
      <w:r>
        <w:t>The Psali Adam</w:t>
      </w:r>
      <w:r w:rsidR="006C1B94">
        <w:t xml:space="preserve"> for the Wedding of Cana</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bookmarkStart w:id="1186" w:name="_Ref434475500"/>
      <w:r>
        <w:lastRenderedPageBreak/>
        <w:t>The Psali Batos</w:t>
      </w:r>
      <w:r w:rsidR="006C1B94">
        <w:t xml:space="preserve"> for the Wedding of Cana</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bookmarkStart w:id="1187" w:name="_Ref434560112"/>
      <w:r>
        <w:lastRenderedPageBreak/>
        <w:t>January 8 (9) / Tobi 13: Also the Martyrdom of St. Demiana</w:t>
      </w:r>
      <w:bookmarkEnd w:id="1187"/>
    </w:p>
    <w:p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409E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409EF">
        <w:rPr>
          <w:noProof/>
        </w:rPr>
        <w:t>514</w:t>
      </w:r>
      <w:r w:rsidR="002409EF">
        <w:fldChar w:fldCharType="end"/>
      </w:r>
      <w:r>
        <w:t>.</w:t>
      </w:r>
    </w:p>
    <w:p w:rsidR="00B53E05" w:rsidRDefault="00B53E05" w:rsidP="00B53E05">
      <w:pPr>
        <w:pStyle w:val="Heading4"/>
      </w:pPr>
      <w:bookmarkStart w:id="1188" w:name="_Ref434490124"/>
      <w:r>
        <w:t>Another Doxology of St. Demiana</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bookmarkStart w:id="1189" w:name="_Ref434563224"/>
      <w:r>
        <w:t>January 9 (10) / Tobi 14: St. Maximus</w:t>
      </w:r>
      <w:bookmarkEnd w:id="1189"/>
    </w:p>
    <w:p w:rsidR="00662600" w:rsidRDefault="00810F04" w:rsidP="00810F04">
      <w:pPr>
        <w:pStyle w:val="Heading4"/>
      </w:pPr>
      <w:bookmarkStart w:id="1190" w:name="_Ref434490957"/>
      <w:r>
        <w:t>The Doxology for</w:t>
      </w:r>
      <w:r w:rsidR="00662600">
        <w:t xml:space="preserve"> Sts. Maximus and Dometius</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409E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409EF">
        <w:rPr>
          <w:noProof/>
        </w:rPr>
        <w:t>699</w:t>
      </w:r>
      <w:r w:rsidR="002409EF">
        <w:fldChar w:fldCharType="end"/>
      </w:r>
      <w:r>
        <w:t>.</w:t>
      </w:r>
    </w:p>
    <w:p w:rsidR="00160DE3" w:rsidRDefault="00160DE3" w:rsidP="00160DE3">
      <w:pPr>
        <w:pStyle w:val="Heading3"/>
      </w:pPr>
      <w:bookmarkStart w:id="1194" w:name="_Toc410196208"/>
      <w:bookmarkStart w:id="1195" w:name="_Toc410196450"/>
      <w:bookmarkStart w:id="1196" w:name="_Toc410196952"/>
      <w:r>
        <w:t>January 15 (16) / Tobi 20: Departure of St. Prochorus the 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FF5FF3" w:rsidP="00495F1A">
      <w:pPr>
        <w:pStyle w:val="Heading3"/>
      </w:pPr>
      <w:r>
        <w:t xml:space="preserve">January 16 (17) / Tobi 21: </w:t>
      </w:r>
      <w:r w:rsidR="00495F1A">
        <w:t>The Dormition of the Virgin</w:t>
      </w:r>
      <w:bookmarkEnd w:id="1194"/>
      <w:bookmarkEnd w:id="1195"/>
      <w:bookmarkEnd w:id="1196"/>
    </w:p>
    <w:p w:rsidR="00336FAA" w:rsidRDefault="00336FAA" w:rsidP="00336FAA">
      <w:pPr>
        <w:pStyle w:val="Rubric"/>
      </w:pPr>
      <w:r>
        <w:t>See the Doxologies, Psali, and Theotokia for the Virgin.</w:t>
      </w:r>
    </w:p>
    <w:p w:rsidR="00FF5FF3" w:rsidRDefault="00FF5FF3" w:rsidP="00FF5FF3">
      <w:pPr>
        <w:pStyle w:val="Heading3"/>
      </w:pPr>
      <w:bookmarkStart w:id="1197" w:name="_Ref434560171"/>
      <w:r>
        <w:lastRenderedPageBreak/>
        <w:t>January 17 (18) / Tobi 22: St. Anthony the Great</w:t>
      </w:r>
      <w:bookmarkEnd w:id="1197"/>
    </w:p>
    <w:p w:rsidR="00FF5FF3" w:rsidRDefault="00FF5FF3" w:rsidP="00FF5FF3">
      <w:pPr>
        <w:pStyle w:val="Heading4"/>
      </w:pPr>
      <w:bookmarkStart w:id="1198" w:name="_Ref434490340"/>
      <w:r>
        <w:t>The Doxology</w:t>
      </w:r>
      <w:r w:rsidR="00B46E6E">
        <w:t xml:space="preserve"> for St. Anthony the Great</w:t>
      </w:r>
      <w:bookmarkEnd w:id="1198"/>
    </w:p>
    <w:p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96AC8" w:rsidRDefault="00596AC8" w:rsidP="00596AC8">
      <w:pPr>
        <w:pStyle w:val="Heading3"/>
      </w:pPr>
      <w:r>
        <w:t>January 22 (23) / Tobi 27: Archangel Suriel</w:t>
      </w:r>
    </w:p>
    <w:p w:rsidR="00596AC8" w:rsidRDefault="00596AC8" w:rsidP="00596AC8">
      <w:pPr>
        <w:pStyle w:val="Heading4"/>
      </w:pPr>
      <w:bookmarkStart w:id="1199" w:name="_Ref434488250"/>
      <w:r>
        <w:t>The Doxology</w:t>
      </w:r>
      <w:r w:rsidR="00B46E6E">
        <w:t xml:space="preserve"> for Archangel Suriel</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191A26" w:rsidRDefault="00191A26" w:rsidP="00191A26">
      <w:pPr>
        <w:pStyle w:val="Rubric"/>
      </w:pPr>
      <w:bookmarkStart w:id="1200" w:name="_Ref434560218"/>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B52D77" w:rsidRDefault="00B52D77" w:rsidP="00B52D77">
      <w:pPr>
        <w:pStyle w:val="Heading3"/>
      </w:pPr>
      <w:r>
        <w:t>January 24 (25) / Tobi 29: Commemoration of the Annunciation, Nativ</w:t>
      </w:r>
      <w:r>
        <w:t>i</w:t>
      </w:r>
      <w:r>
        <w:t>ty, and Resurrection on the 29</w:t>
      </w:r>
      <w:r w:rsidRPr="00C0205C">
        <w:rPr>
          <w:vertAlign w:val="superscript"/>
        </w:rPr>
        <w:t>th</w:t>
      </w:r>
      <w:r>
        <w:t xml:space="preserve"> of Every Month</w:t>
      </w:r>
    </w:p>
    <w:p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C30529" w:rsidRDefault="00C30529" w:rsidP="00C30529">
      <w:pPr>
        <w:pStyle w:val="Heading3"/>
      </w:pPr>
      <w:r>
        <w:t>January 27 (28) / Meshir 2: St. Paul the Anchorite</w:t>
      </w:r>
      <w:bookmarkEnd w:id="1200"/>
    </w:p>
    <w:p w:rsidR="00C30529" w:rsidRDefault="00C30529" w:rsidP="00C30529">
      <w:pPr>
        <w:pStyle w:val="Heading4"/>
      </w:pPr>
      <w:bookmarkStart w:id="1201" w:name="_Ref434490368"/>
      <w:r>
        <w:t>The Doxology</w:t>
      </w:r>
      <w:r w:rsidR="00B46E6E">
        <w:t xml:space="preserve"> for St. Paul the Anchorite</w:t>
      </w:r>
      <w:bookmarkEnd w:id="1201"/>
    </w:p>
    <w:p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409E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409EF">
        <w:rPr>
          <w:noProof/>
        </w:rPr>
        <w:t>521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lastRenderedPageBreak/>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9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9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91A26" w:rsidRDefault="00191A26" w:rsidP="00191A26">
      <w:pPr>
        <w:pStyle w:val="Rubric"/>
      </w:pPr>
      <w:bookmarkStart w:id="1202" w:name="_Toc410196209"/>
      <w:bookmarkStart w:id="1203" w:name="_Toc410196451"/>
      <w:bookmarkStart w:id="1204" w:name="_Toc410196953"/>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E30E2D" w:rsidRDefault="00E30E2D" w:rsidP="00E30E2D">
      <w:pPr>
        <w:pStyle w:val="Heading3"/>
      </w:pPr>
      <w:r>
        <w:t>January 21 (31) / Meshir 5: St. Apollo the Friend of St. Apip</w:t>
      </w:r>
    </w:p>
    <w:p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409E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409EF">
        <w:rPr>
          <w:noProof/>
        </w:rPr>
        <w:t>562</w:t>
      </w:r>
      <w:r w:rsidR="002409EF">
        <w:fldChar w:fldCharType="end"/>
      </w:r>
      <w:r>
        <w:t>.</w:t>
      </w:r>
    </w:p>
    <w:p w:rsidR="00495F1A" w:rsidRDefault="00495F1A" w:rsidP="00495F1A">
      <w:pPr>
        <w:pStyle w:val="Heading2"/>
      </w:pPr>
      <w:bookmarkStart w:id="1205" w:name="_Toc434478998"/>
      <w:r>
        <w:lastRenderedPageBreak/>
        <w:t>February</w:t>
      </w:r>
      <w:bookmarkEnd w:id="1202"/>
      <w:bookmarkEnd w:id="1203"/>
      <w:bookmarkEnd w:id="1204"/>
      <w:r w:rsidR="00C30529">
        <w:t xml:space="preserve"> or </w:t>
      </w:r>
      <w:r w:rsidR="00C30529">
        <w:rPr>
          <w:rFonts w:ascii="FreeSerifAvvaShenouda" w:hAnsi="FreeSerifAvvaShenouda" w:cs="FreeSerifAvvaShenouda"/>
        </w:rPr>
        <w:t>Ⲙϣⲓⲣ</w:t>
      </w:r>
      <w:bookmarkEnd w:id="1205"/>
    </w:p>
    <w:p w:rsidR="00495F1A" w:rsidRDefault="00C30529" w:rsidP="00495F1A">
      <w:pPr>
        <w:pStyle w:val="Heading3"/>
      </w:pPr>
      <w:bookmarkStart w:id="1206" w:name="_Toc410196210"/>
      <w:bookmarkStart w:id="1207" w:name="_Toc410196452"/>
      <w:bookmarkStart w:id="1208" w:name="_Toc410196954"/>
      <w:r>
        <w:t xml:space="preserve">February 2 (3): Meshir 8: </w:t>
      </w:r>
      <w:r w:rsidR="00495F1A">
        <w:t>The Entrance into the Temple</w:t>
      </w:r>
      <w:bookmarkEnd w:id="1206"/>
      <w:bookmarkEnd w:id="1207"/>
      <w:bookmarkEnd w:id="1208"/>
    </w:p>
    <w:p w:rsidR="00C30529" w:rsidRDefault="00C30529" w:rsidP="00124ADD">
      <w:pPr>
        <w:pStyle w:val="Heading4"/>
      </w:pPr>
      <w:bookmarkStart w:id="1209" w:name="_Ref434477815"/>
      <w:r>
        <w:t>The Doxology</w:t>
      </w:r>
      <w:r w:rsidR="00E21EA3">
        <w:t xml:space="preserve"> for the Entrance into the Temple</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FE0AE4">
              <w:t xml:space="preserve"> </w:t>
            </w:r>
            <w:r>
              <w:t>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409E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409EF">
        <w:rPr>
          <w:noProof/>
        </w:rPr>
        <w:t>643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409EF">
        <w:t>The Psali Batos for the Circumc</w:t>
      </w:r>
      <w:r w:rsidR="002409EF">
        <w:t>i</w:t>
      </w:r>
      <w:r w:rsidR="002409EF">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409EF">
        <w:rPr>
          <w:noProof/>
        </w:rPr>
        <w:t>647</w:t>
      </w:r>
      <w:r w:rsidR="002409EF">
        <w:fldChar w:fldCharType="end"/>
      </w:r>
      <w:r w:rsidR="002409EF">
        <w:t>.</w:t>
      </w:r>
    </w:p>
    <w:p w:rsidR="007F571C" w:rsidRDefault="007F571C" w:rsidP="007F571C">
      <w:pPr>
        <w:pStyle w:val="Heading3"/>
      </w:pPr>
      <w:r>
        <w:t>February 4 (5) / Meshir 10: Martyrdom of St. James the Son of Alphaeus</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DD5136" w:rsidRDefault="00DD5136" w:rsidP="00DD5136">
      <w:pPr>
        <w:pStyle w:val="Heading3"/>
      </w:pPr>
      <w:r>
        <w:t>February 6 (7) / Meshir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0274A5" w:rsidRDefault="000274A5" w:rsidP="000274A5">
      <w:pPr>
        <w:pStyle w:val="Heading3"/>
      </w:pPr>
      <w:r>
        <w:t xml:space="preserve">February 8 (9) / Meshir 14: The Departure of St. Severus </w:t>
      </w:r>
    </w:p>
    <w:p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409E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409EF">
        <w:rPr>
          <w:noProof/>
        </w:rPr>
        <w:t>556</w:t>
      </w:r>
      <w:r w:rsidR="002409EF">
        <w:fldChar w:fldCharType="end"/>
      </w:r>
      <w:r>
        <w:t>.</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B52D77" w:rsidRDefault="00B52D77" w:rsidP="00B52D77">
      <w:pPr>
        <w:pStyle w:val="Heading3"/>
      </w:pPr>
      <w:r>
        <w:t>February 23 (24) / Meshir 29: Commemoration of the Annunciation, Nativ</w:t>
      </w:r>
      <w:r>
        <w:t>i</w:t>
      </w:r>
      <w:r>
        <w:t>ty, and Resurrection on the 29</w:t>
      </w:r>
      <w:r w:rsidRPr="00C0205C">
        <w:rPr>
          <w:vertAlign w:val="superscript"/>
        </w:rPr>
        <w:t>th</w:t>
      </w:r>
      <w:r>
        <w:t xml:space="preserve"> of Every Month</w:t>
      </w:r>
    </w:p>
    <w:p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5242D1" w:rsidRDefault="005242D1" w:rsidP="005242D1">
      <w:pPr>
        <w:pStyle w:val="Heading3"/>
      </w:pPr>
      <w:r>
        <w:lastRenderedPageBreak/>
        <w:t>February 24 (25) / Meshir 30: Appearance of the Head of St. John the Baptist</w:t>
      </w:r>
    </w:p>
    <w:p w:rsidR="00191A26" w:rsidRDefault="00191A26" w:rsidP="00191A26">
      <w:pPr>
        <w:pStyle w:val="Rubric"/>
      </w:pPr>
      <w:bookmarkStart w:id="1210" w:name="_Toc410196211"/>
      <w:bookmarkStart w:id="1211" w:name="_Toc410196453"/>
      <w:bookmarkStart w:id="1212" w:name="_Toc410196955"/>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1779C0" w:rsidRDefault="001779C0" w:rsidP="001779C0">
      <w:pPr>
        <w:pStyle w:val="Heading3"/>
      </w:pPr>
      <w:r>
        <w:t>February 24 (25) / Meshir 30: Also St. Cyril VI</w:t>
      </w:r>
    </w:p>
    <w:p w:rsidR="001779C0" w:rsidRDefault="001779C0" w:rsidP="001779C0">
      <w:pPr>
        <w:pStyle w:val="Heading4"/>
      </w:pPr>
      <w:bookmarkStart w:id="1213" w:name="_Ref434492506"/>
      <w:r>
        <w:t>The Doxology</w:t>
      </w:r>
      <w:r w:rsidR="00B82753">
        <w:t xml:space="preserve"> for St. Cyril VI</w:t>
      </w:r>
      <w:r>
        <w:rPr>
          <w:rStyle w:val="FootnoteReference"/>
        </w:rPr>
        <w:footnoteReference w:id="492"/>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214" w:name="_Toc434478999"/>
      <w:r>
        <w:lastRenderedPageBreak/>
        <w:t>March</w:t>
      </w:r>
      <w:bookmarkEnd w:id="1210"/>
      <w:bookmarkEnd w:id="1211"/>
      <w:bookmarkEnd w:id="1212"/>
      <w:r w:rsidR="00C30529">
        <w:t xml:space="preserve"> or </w:t>
      </w:r>
      <w:r w:rsidR="00C30529">
        <w:rPr>
          <w:rFonts w:ascii="FreeSerifAvvaShenouda" w:hAnsi="FreeSerifAvvaShenouda" w:cs="FreeSerifAvvaShenouda"/>
        </w:rPr>
        <w:t>Ⲡⲁⲣⲙϩⲟⲧⲡ</w:t>
      </w:r>
      <w:bookmarkEnd w:id="1214"/>
    </w:p>
    <w:p w:rsidR="006A140A" w:rsidRDefault="006A140A" w:rsidP="007F571C">
      <w:pPr>
        <w:pStyle w:val="Heading3"/>
      </w:pPr>
      <w:bookmarkStart w:id="1215" w:name="_Toc410196212"/>
      <w:bookmarkStart w:id="1216" w:name="_Toc410196454"/>
      <w:bookmarkStart w:id="1217" w:name="_Toc410196956"/>
      <w:r>
        <w:t>March 2: Departure of St. Chad of Mercia</w:t>
      </w:r>
      <w:r w:rsidR="00377E51">
        <w:rPr>
          <w:rStyle w:val="FootnoteReference"/>
        </w:rPr>
        <w:footnoteReference w:id="493"/>
      </w:r>
    </w:p>
    <w:p w:rsidR="006A140A" w:rsidRDefault="006A140A" w:rsidP="006A140A">
      <w:pPr>
        <w:pStyle w:val="Heading4"/>
      </w:pPr>
      <w:bookmarkStart w:id="1218" w:name="_Ref434492702"/>
      <w:r>
        <w:t>The Doxology</w:t>
      </w:r>
      <w:r w:rsidR="00B82753">
        <w:t xml:space="preserve"> for St. Chad of Mercia</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C30529" w:rsidP="00495F1A">
      <w:pPr>
        <w:pStyle w:val="Heading3"/>
      </w:pPr>
      <w:r>
        <w:t xml:space="preserve">March 6 / Phamenoth 10: </w:t>
      </w:r>
      <w:r w:rsidR="00495F1A">
        <w:t>The Finding of the Holy Cross</w:t>
      </w:r>
      <w:bookmarkEnd w:id="1215"/>
      <w:bookmarkEnd w:id="1216"/>
      <w:bookmarkEnd w:id="1217"/>
    </w:p>
    <w:p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409E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409EF">
        <w:rPr>
          <w:noProof/>
        </w:rPr>
        <w:t>542</w:t>
      </w:r>
      <w:r w:rsidR="002409EF">
        <w:fldChar w:fldCharType="end"/>
      </w:r>
      <w:r>
        <w:t>.</w:t>
      </w:r>
    </w:p>
    <w:p w:rsidR="00DD5136" w:rsidRDefault="00DD5136" w:rsidP="00DD5136">
      <w:pPr>
        <w:pStyle w:val="Heading3"/>
      </w:pPr>
      <w:r>
        <w:lastRenderedPageBreak/>
        <w:t>March 8 / Phamenoth</w:t>
      </w:r>
      <w:r w:rsidR="005329C1">
        <w:t xml:space="preserve"> 12</w:t>
      </w:r>
      <w:r>
        <w:t>: Commemoration of Archangel Michael</w:t>
      </w:r>
    </w:p>
    <w:p w:rsidR="00DD5136" w:rsidRDefault="00191A26" w:rsidP="00C30529">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w:t>
      </w:r>
      <w:r w:rsidR="002409EF">
        <w:t xml:space="preserve"> </w:t>
      </w:r>
      <w:r w:rsidR="002409EF">
        <w:fldChar w:fldCharType="begin"/>
      </w:r>
      <w:r w:rsidR="002409EF">
        <w:instrText xml:space="preserve"> REF _Ref434563557 \h </w:instrText>
      </w:r>
      <w:r w:rsidR="002409EF">
        <w:fldChar w:fldCharType="separate"/>
      </w:r>
      <w:r w:rsidR="002409E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409EF">
        <w:rPr>
          <w:noProof/>
        </w:rPr>
        <w:t>711</w:t>
      </w:r>
      <w:r w:rsidR="002409EF">
        <w:fldChar w:fldCharType="end"/>
      </w:r>
      <w:r>
        <w:t>, and</w:t>
      </w:r>
      <w:r w:rsidR="002409EF">
        <w:t xml:space="preserve"> </w:t>
      </w:r>
      <w:r w:rsidR="002409EF">
        <w:fldChar w:fldCharType="begin"/>
      </w:r>
      <w:r w:rsidR="002409EF">
        <w:instrText xml:space="preserve"> REF _Ref434563583 \h </w:instrText>
      </w:r>
      <w:r w:rsidR="002409EF">
        <w:fldChar w:fldCharType="separate"/>
      </w:r>
      <w:r w:rsidR="002409EF">
        <w:t>May 1 / Pashons 6: St. Macarius of Alexandria, the Presbyter</w:t>
      </w:r>
      <w:r w:rsidR="002409EF">
        <w:fldChar w:fldCharType="end"/>
      </w:r>
      <w:r w:rsidR="002409EF">
        <w:t xml:space="preserve">, page </w:t>
      </w:r>
      <w:r w:rsidR="002409EF">
        <w:fldChar w:fldCharType="begin"/>
      </w:r>
      <w:r w:rsidR="002409EF">
        <w:instrText xml:space="preserve"> PAGEREF _Ref434563583 \h </w:instrText>
      </w:r>
      <w:r w:rsidR="002409EF">
        <w:fldChar w:fldCharType="separate"/>
      </w:r>
      <w:r w:rsidR="002409EF">
        <w:rPr>
          <w:noProof/>
        </w:rPr>
        <w:t>731</w:t>
      </w:r>
      <w:r w:rsidR="002409EF">
        <w:fldChar w:fldCharType="end"/>
      </w:r>
      <w:r>
        <w:t>.</w:t>
      </w:r>
    </w:p>
    <w:p w:rsidR="007F571C" w:rsidRDefault="007F571C" w:rsidP="007F571C">
      <w:pPr>
        <w:pStyle w:val="Heading3"/>
      </w:pPr>
      <w:r>
        <w:t>March 15 / Phamenoth 19: Martyrdom of St. Aristobulus the Apostle</w:t>
      </w:r>
    </w:p>
    <w:p w:rsidR="00191A26" w:rsidRDefault="00191A26" w:rsidP="00191A26">
      <w:pPr>
        <w:pStyle w:val="Rubric"/>
      </w:pPr>
      <w:bookmarkStart w:id="1219" w:name="_Toc410196213"/>
      <w:bookmarkStart w:id="1220" w:name="_Toc410196455"/>
      <w:bookmarkStart w:id="1221" w:name="_Toc410196957"/>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329C1" w:rsidRDefault="005329C1" w:rsidP="005329C1">
      <w:pPr>
        <w:pStyle w:val="Heading3"/>
      </w:pPr>
      <w:r>
        <w:t>March 17 / Phamenoth 21: Commemoration of the Theotokos</w:t>
      </w:r>
    </w:p>
    <w:p w:rsidR="005329C1" w:rsidRDefault="005329C1" w:rsidP="005329C1">
      <w:pPr>
        <w:pStyle w:val="Rubric"/>
      </w:pPr>
      <w:r>
        <w:t>See the Doxologies, Psali, and Theotokia for the Virgin</w:t>
      </w:r>
      <w:r w:rsidR="00191A26">
        <w:t xml:space="preserve"> ##</w:t>
      </w:r>
      <w:r>
        <w:t>.</w:t>
      </w:r>
    </w:p>
    <w:p w:rsidR="00C30529" w:rsidRDefault="00C30529" w:rsidP="00C30529">
      <w:pPr>
        <w:pStyle w:val="Heading3"/>
      </w:pPr>
      <w:bookmarkStart w:id="1222" w:name="_Ref434563557"/>
      <w:r>
        <w:t>March 23 / Phamenoth 27: St. Macarius the Great</w:t>
      </w:r>
      <w:bookmarkEnd w:id="1222"/>
    </w:p>
    <w:p w:rsidR="003E7329" w:rsidRDefault="003E7329" w:rsidP="003E7329">
      <w:pPr>
        <w:pStyle w:val="Heading4"/>
      </w:pPr>
      <w:bookmarkStart w:id="1223" w:name="_Ref434490507"/>
      <w:r>
        <w:t>The Doxology of St. Macarius the Great</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94"/>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5"/>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bookmarkStart w:id="1230" w:name="_Ref434490525"/>
      <w:r>
        <w:t>Another Doxology of St. Macarius the Great</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bookmarkStart w:id="1231" w:name="_Ref434490542"/>
      <w:r>
        <w:t>Another</w:t>
      </w:r>
      <w:r w:rsidR="00C30529">
        <w:t xml:space="preserve"> Doxology</w:t>
      </w:r>
      <w:r>
        <w:t xml:space="preserve"> of St. Macarius the Great</w:t>
      </w:r>
      <w:r>
        <w:rPr>
          <w:rStyle w:val="FootnoteReference"/>
        </w:rPr>
        <w:footnoteReference w:id="496"/>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219"/>
      <w:bookmarkEnd w:id="1220"/>
      <w:bookmarkEnd w:id="1221"/>
    </w:p>
    <w:p w:rsidR="00C30529" w:rsidRDefault="00C30529" w:rsidP="00C30529">
      <w:pPr>
        <w:pStyle w:val="Heading4"/>
      </w:pPr>
      <w:bookmarkStart w:id="1232" w:name="_Ref434477856"/>
      <w:r>
        <w:t>The Doxology</w:t>
      </w:r>
      <w:r w:rsidR="00E21EA3">
        <w:t xml:space="preserve"> for the Annunciation</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233" w:name="_Ref434475566"/>
      <w:bookmarkStart w:id="1234" w:name="_Toc410196214"/>
      <w:bookmarkStart w:id="1235" w:name="_Toc410196456"/>
      <w:bookmarkStart w:id="1236" w:name="_Toc410196958"/>
      <w:r>
        <w:t>The Psali Adam</w:t>
      </w:r>
      <w:r w:rsidR="006C1B94">
        <w:t xml:space="preserve"> for Annunciation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237"/>
            <w:r>
              <w:t>Head</w:t>
            </w:r>
            <w:commentRangeEnd w:id="1237"/>
            <w:r>
              <w:rPr>
                <w:rStyle w:val="CommentReference"/>
              </w:rPr>
              <w:commentReference w:id="123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bookmarkStart w:id="1238" w:name="_Ref434475591"/>
      <w:r>
        <w:t>The Psali Batos</w:t>
      </w:r>
      <w:r w:rsidR="006C1B94">
        <w:t xml:space="preserve"> for Annunciation</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239"/>
            <w:r>
              <w:t>ruler</w:t>
            </w:r>
            <w:commentRangeEnd w:id="1239"/>
            <w:r>
              <w:rPr>
                <w:rStyle w:val="CommentReference"/>
              </w:rPr>
              <w:commentReference w:id="1239"/>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240"/>
            <w:r>
              <w:t xml:space="preserve">peoples </w:t>
            </w:r>
            <w:commentRangeEnd w:id="1240"/>
            <w:r>
              <w:rPr>
                <w:rStyle w:val="CommentReference"/>
              </w:rPr>
              <w:commentReference w:id="1240"/>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241"/>
            <w:r>
              <w:t>burned</w:t>
            </w:r>
            <w:commentRangeEnd w:id="1241"/>
            <w:r>
              <w:rPr>
                <w:rStyle w:val="CommentReference"/>
              </w:rPr>
              <w:commentReference w:id="1241"/>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242"/>
            <w:r>
              <w:t>Servant</w:t>
            </w:r>
            <w:commentRangeEnd w:id="1242"/>
            <w:r>
              <w:rPr>
                <w:rStyle w:val="CommentReference"/>
              </w:rPr>
              <w:commentReference w:id="1242"/>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243"/>
            <w:r>
              <w:t xml:space="preserve">Ⲫⲱⲕ </w:t>
            </w:r>
            <w:commentRangeEnd w:id="1243"/>
            <w:r>
              <w:rPr>
                <w:rStyle w:val="CommentReference"/>
                <w:rFonts w:ascii="Times New Roman" w:hAnsi="Times New Roman"/>
              </w:rPr>
              <w:commentReference w:id="1243"/>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244" w:name="_Ref434562998"/>
      <w:r>
        <w:t xml:space="preserve">March 26 / Phamenoth 30: </w:t>
      </w:r>
      <w:r w:rsidR="00D31016">
        <w:t>Arch</w:t>
      </w:r>
      <w:r>
        <w:t>angel Gabriel</w:t>
      </w:r>
      <w:bookmarkEnd w:id="1244"/>
    </w:p>
    <w:p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409EF">
        <w:t xml:space="preserve">The Doxology of Archangel Gabriel for December or </w:t>
      </w:r>
      <w:r w:rsidR="002409E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409EF">
        <w:rPr>
          <w:noProof/>
        </w:rPr>
        <w:t>591</w:t>
      </w:r>
      <w:r w:rsidR="002409EF">
        <w:fldChar w:fldCharType="end"/>
      </w:r>
      <w:r>
        <w:t xml:space="preserve">, </w:t>
      </w:r>
      <w:r w:rsidR="002409EF">
        <w:fldChar w:fldCharType="begin"/>
      </w:r>
      <w:r w:rsidR="002409EF">
        <w:instrText xml:space="preserve"> REF _Ref434487984 \h </w:instrText>
      </w:r>
      <w:r w:rsidR="002409EF">
        <w:fldChar w:fldCharType="separate"/>
      </w:r>
      <w:r w:rsidR="002409E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409EF">
        <w:rPr>
          <w:noProof/>
        </w:rPr>
        <w:t>567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409E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409EF">
        <w:rPr>
          <w:noProof/>
        </w:rPr>
        <w:t>760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191A26" w:rsidRDefault="00191A26" w:rsidP="00191A26">
      <w:pPr>
        <w:pStyle w:val="Rubric"/>
      </w:pPr>
      <w:bookmarkStart w:id="1245" w:name="_Toc434479000"/>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495F1A" w:rsidP="00495F1A">
      <w:pPr>
        <w:pStyle w:val="Heading2"/>
        <w:rPr>
          <w:rFonts w:ascii="FreeSerifAvvaShenouda" w:hAnsi="FreeSerifAvvaShenouda" w:cs="FreeSerifAvvaShenouda"/>
        </w:rPr>
      </w:pPr>
      <w:r>
        <w:lastRenderedPageBreak/>
        <w:t>April</w:t>
      </w:r>
      <w:bookmarkEnd w:id="1234"/>
      <w:bookmarkEnd w:id="1235"/>
      <w:bookmarkEnd w:id="123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245"/>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bookmarkStart w:id="1246" w:name="_Ref434491512"/>
      <w:r>
        <w:t>The Doxology</w:t>
      </w:r>
      <w:r w:rsidR="00810F04">
        <w:t xml:space="preserve"> for St. Mary of Egypt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072324" w:rsidRDefault="00072324" w:rsidP="00072324">
      <w:pPr>
        <w:pStyle w:val="Heading3"/>
      </w:pPr>
      <w:r>
        <w:t>April 10 / Pharamuthi 15: Consecrating of the Church of St. Agabus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072324" w:rsidRDefault="00072324" w:rsidP="00072324">
      <w:pPr>
        <w:pStyle w:val="Heading3"/>
      </w:pPr>
      <w:r>
        <w:t xml:space="preserve">April 12 / Pharamuthi 17: Martyrdom of St. </w:t>
      </w:r>
      <w:commentRangeStart w:id="1247"/>
      <w:r>
        <w:t xml:space="preserve">James </w:t>
      </w:r>
      <w:commentRangeEnd w:id="1247"/>
      <w:r>
        <w:rPr>
          <w:rStyle w:val="CommentReference"/>
          <w:rFonts w:eastAsiaTheme="minorHAnsi" w:cstheme="minorBidi"/>
          <w:b w:val="0"/>
          <w:bCs w:val="0"/>
        </w:rPr>
        <w:commentReference w:id="1247"/>
      </w:r>
      <w:r>
        <w:t xml:space="preserve">the brother of </w:t>
      </w:r>
      <w:r w:rsidR="002E495E">
        <w:t>the Lord the bishop of Jerusalem</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bookmarkStart w:id="1248" w:name="_Ref434560035"/>
      <w:r>
        <w:t>April 18 / Pharamuthi 23: Martyrdom of St. George the Prince of the Martyrs</w:t>
      </w:r>
      <w:bookmarkEnd w:id="1248"/>
    </w:p>
    <w:p w:rsidR="00AF6D10" w:rsidRDefault="00AF6D10" w:rsidP="00AF6D10">
      <w:pPr>
        <w:pStyle w:val="Heading4"/>
      </w:pPr>
      <w:bookmarkStart w:id="1249" w:name="_Ref434489211"/>
      <w:r>
        <w:t>Another Doxology of St. George</w:t>
      </w:r>
      <w:bookmarkEnd w:id="1249"/>
    </w:p>
    <w:p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409E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409EF">
        <w:rPr>
          <w:noProof/>
        </w:rPr>
        <w:t>513</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B52D77">
            <w:pPr>
              <w:pStyle w:val="EngHangEnd"/>
            </w:pPr>
            <w:r>
              <w:t>That He may forgive us our sins.</w:t>
            </w:r>
            <w:r w:rsidR="00B52D77">
              <w:t xml:space="preserve"> </w:t>
            </w: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B52D77" w:rsidRDefault="00B52D77" w:rsidP="00B52D77">
      <w:pPr>
        <w:pStyle w:val="Heading3"/>
      </w:pPr>
      <w:r>
        <w:t>April 24 / Pharamuthi 29: Commemoration of the Annunciation, Nativ</w:t>
      </w:r>
      <w:r>
        <w:t>i</w:t>
      </w:r>
      <w:r>
        <w:t>ty, and Resurrection on the 29</w:t>
      </w:r>
      <w:r w:rsidRPr="00C0205C">
        <w:rPr>
          <w:vertAlign w:val="superscript"/>
        </w:rPr>
        <w:t>th</w:t>
      </w:r>
      <w:r>
        <w:t xml:space="preserve"> of Every Month</w:t>
      </w:r>
    </w:p>
    <w:p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072324" w:rsidRDefault="00072324" w:rsidP="00072324">
      <w:pPr>
        <w:pStyle w:val="Heading3"/>
      </w:pPr>
      <w:r>
        <w:t xml:space="preserve">April 24 / Pharamuthi 29: </w:t>
      </w:r>
      <w:r w:rsidR="00B52D77">
        <w:t xml:space="preserve">Also the </w:t>
      </w:r>
      <w:r>
        <w:t>Departure of St. Erastus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072324" w:rsidRDefault="00072324" w:rsidP="00072324">
      <w:pPr>
        <w:pStyle w:val="Heading3"/>
      </w:pPr>
      <w:bookmarkStart w:id="1250" w:name="_Ref434562195"/>
      <w:r>
        <w:t>April 25 / Pharamuthi 30: Martyrdom of St. Mark the Evangelist</w:t>
      </w:r>
      <w:bookmarkEnd w:id="1250"/>
    </w:p>
    <w:p w:rsidR="00072324" w:rsidRDefault="00B46E6E" w:rsidP="00072324">
      <w:pPr>
        <w:pStyle w:val="Heading4"/>
      </w:pPr>
      <w:bookmarkStart w:id="1251" w:name="_Ref434488936"/>
      <w:r>
        <w:t>Another</w:t>
      </w:r>
      <w:r w:rsidR="00072324">
        <w:t xml:space="preserve"> Doxology</w:t>
      </w:r>
      <w:r>
        <w:t xml:space="preserve"> of St. Mark</w:t>
      </w:r>
      <w:bookmarkEnd w:id="1251"/>
    </w:p>
    <w:p w:rsidR="00B46E6E" w:rsidRPr="00B46E6E" w:rsidRDefault="002409EF" w:rsidP="002409EF">
      <w:pPr>
        <w:pStyle w:val="Rubric"/>
      </w:pPr>
      <w:r>
        <w:t xml:space="preserve">See also </w:t>
      </w:r>
      <w:r>
        <w:fldChar w:fldCharType="begin"/>
      </w:r>
      <w:r>
        <w:instrText xml:space="preserve"> REF _Ref434488814 \h </w:instrText>
      </w:r>
      <w:r>
        <w:fldChar w:fldCharType="separate"/>
      </w:r>
      <w:r>
        <w:t>The Doxology of St. Mark</w:t>
      </w:r>
      <w:r>
        <w:fldChar w:fldCharType="end"/>
      </w:r>
      <w:r>
        <w:t xml:space="preserve">, page </w:t>
      </w:r>
      <w:r>
        <w:fldChar w:fldCharType="begin"/>
      </w:r>
      <w:r>
        <w:instrText xml:space="preserve"> PAGEREF _Ref434488814 \h </w:instrText>
      </w:r>
      <w:r>
        <w:fldChar w:fldCharType="separate"/>
      </w:r>
      <w:r>
        <w:rPr>
          <w:noProof/>
        </w:rPr>
        <w:t>510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91A26" w:rsidRDefault="00191A26" w:rsidP="00191A26">
      <w:pPr>
        <w:pStyle w:val="Rubric"/>
      </w:pPr>
      <w:bookmarkStart w:id="1252" w:name="_Toc410196215"/>
      <w:bookmarkStart w:id="1253" w:name="_Toc410196457"/>
      <w:bookmarkStart w:id="1254" w:name="_Toc410196959"/>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255" w:name="_Toc434479001"/>
      <w:r>
        <w:lastRenderedPageBreak/>
        <w:t>May</w:t>
      </w:r>
      <w:r w:rsidR="00495F1A">
        <w:t xml:space="preserve"> or </w:t>
      </w:r>
      <w:bookmarkEnd w:id="1252"/>
      <w:bookmarkEnd w:id="1253"/>
      <w:bookmarkEnd w:id="1254"/>
      <w:r w:rsidRPr="00FB5E62">
        <w:rPr>
          <w:rFonts w:ascii="FreeSerifAvvaShenouda" w:eastAsia="Arial Unicode MS" w:hAnsi="FreeSerifAvvaShenouda" w:cs="FreeSerifAvvaShenouda"/>
          <w:lang w:val="en-US"/>
        </w:rPr>
        <w:t>Ⲡⲁϣⲁⲛⲥ</w:t>
      </w:r>
      <w:bookmarkEnd w:id="1255"/>
    </w:p>
    <w:p w:rsidR="00137929" w:rsidRDefault="00137929" w:rsidP="00137929">
      <w:pPr>
        <w:pStyle w:val="Heading3"/>
      </w:pPr>
      <w:bookmarkStart w:id="1256" w:name="_Ref434563583"/>
      <w:bookmarkStart w:id="1257" w:name="_Toc410196216"/>
      <w:bookmarkStart w:id="1258" w:name="_Toc410196458"/>
      <w:bookmarkStart w:id="1259" w:name="_Toc410196960"/>
      <w:r>
        <w:t>May 1 / Pashons 6: St. Macarius of Alexandria, the Presbyter</w:t>
      </w:r>
      <w:bookmarkEnd w:id="1256"/>
    </w:p>
    <w:p w:rsidR="00137929" w:rsidRDefault="00137929" w:rsidP="00137929">
      <w:pPr>
        <w:pStyle w:val="Heading4"/>
      </w:pPr>
      <w:bookmarkStart w:id="1260" w:name="_Ref434490596"/>
      <w:r>
        <w:t>The Doxology</w:t>
      </w:r>
      <w:r w:rsidR="00B46E6E">
        <w:t xml:space="preserve"> for St. Macarius of Alexandria, the Presbyter</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bookmarkStart w:id="1261" w:name="_Ref434560539"/>
      <w:r>
        <w:t>May 2 / Pashons 7: St. Athanasius the Apostolic</w:t>
      </w:r>
      <w:bookmarkEnd w:id="1261"/>
    </w:p>
    <w:p w:rsidR="00EE657B" w:rsidRDefault="00EE657B" w:rsidP="00EE657B">
      <w:pPr>
        <w:pStyle w:val="Heading4"/>
      </w:pPr>
      <w:bookmarkStart w:id="1262" w:name="_Ref434492183"/>
      <w:r>
        <w:t>The Doxology</w:t>
      </w:r>
      <w:r w:rsidR="00B82753">
        <w:t xml:space="preserve"> for St. Athanasius the Apostolic</w:t>
      </w:r>
      <w:bookmarkEnd w:id="1262"/>
    </w:p>
    <w:p w:rsidR="002409EF" w:rsidRPr="002409EF" w:rsidRDefault="002409EF" w:rsidP="002409EF">
      <w:pPr>
        <w:pStyle w:val="Rubric"/>
      </w:pPr>
      <w:r>
        <w:t xml:space="preserve">See also </w:t>
      </w:r>
      <w:r>
        <w:fldChar w:fldCharType="begin"/>
      </w:r>
      <w:r>
        <w:instrText xml:space="preserve"> REF _Ref434492161 \h </w:instrText>
      </w:r>
      <w:r>
        <w:fldChar w:fldCharType="separate"/>
      </w:r>
      <w:r>
        <w:t>The Doxology of St. Athanasius the Apostolic</w:t>
      </w:r>
      <w:r>
        <w:fldChar w:fldCharType="end"/>
      </w:r>
      <w:r>
        <w:t xml:space="preserve">, page </w:t>
      </w:r>
      <w:r>
        <w:fldChar w:fldCharType="begin"/>
      </w:r>
      <w:r>
        <w:instrText xml:space="preserve"> PAGEREF _Ref434492161 \h </w:instrText>
      </w:r>
      <w:r>
        <w:fldChar w:fldCharType="separate"/>
      </w:r>
      <w:r>
        <w:rPr>
          <w:noProof/>
        </w:rPr>
        <w:t>523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B82753" w:rsidP="0047441D">
      <w:pPr>
        <w:pStyle w:val="Heading4"/>
      </w:pPr>
      <w:bookmarkStart w:id="1263" w:name="_Ref434492196"/>
      <w:r>
        <w:t>Another</w:t>
      </w:r>
      <w:r w:rsidR="0047441D">
        <w:t xml:space="preserve"> Doxology</w:t>
      </w:r>
      <w:r>
        <w:t xml:space="preserve"> for St. Athanasius the Apostolic</w:t>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7"/>
            </w:r>
            <w:r>
              <w:t>;</w:t>
            </w:r>
          </w:p>
          <w:p w:rsidR="0047441D" w:rsidRDefault="0047441D" w:rsidP="0047441D">
            <w:pPr>
              <w:pStyle w:val="EngHang"/>
            </w:pPr>
            <w:r>
              <w:t>He sent them “the Father of Peace</w:t>
            </w:r>
            <w:r>
              <w:rPr>
                <w:rStyle w:val="FootnoteReference"/>
              </w:rPr>
              <w:footnoteReference w:id="498"/>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DD5136" w:rsidRDefault="00DD5136" w:rsidP="00DD5136">
      <w:pPr>
        <w:pStyle w:val="Heading3"/>
      </w:pPr>
      <w:r>
        <w:t>May 7 / Pashons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B53E05" w:rsidRDefault="00B53E05" w:rsidP="00B53E05">
      <w:pPr>
        <w:pStyle w:val="Heading3"/>
      </w:pPr>
      <w:r>
        <w:t>May 7 / Pashons 12: Also the Consecration of the Church of St. Demiana</w:t>
      </w:r>
    </w:p>
    <w:p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409E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409EF">
        <w:rPr>
          <w:noProof/>
        </w:rPr>
        <w:t>697</w:t>
      </w:r>
      <w:r w:rsidR="002409EF">
        <w:fldChar w:fldCharType="end"/>
      </w:r>
      <w:r>
        <w:t>.</w:t>
      </w:r>
    </w:p>
    <w:p w:rsidR="00220DFD" w:rsidRDefault="00220DFD" w:rsidP="00220DFD">
      <w:pPr>
        <w:pStyle w:val="Heading3"/>
      </w:pPr>
      <w:r>
        <w:t>May 8 / Pashons 13 St. Junia of the Seventy Two Disciples</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220DFD" w:rsidRDefault="00220DFD" w:rsidP="00220DFD">
      <w:pPr>
        <w:pStyle w:val="Heading3"/>
      </w:pPr>
      <w:r>
        <w:lastRenderedPageBreak/>
        <w:t xml:space="preserve">May 8 / Pashons 13 Also St. </w:t>
      </w:r>
      <w:commentRangeStart w:id="1264"/>
      <w:r>
        <w:t>Arsenius</w:t>
      </w:r>
      <w:commentRangeEnd w:id="1264"/>
      <w:r>
        <w:rPr>
          <w:rStyle w:val="CommentReference"/>
          <w:rFonts w:eastAsiaTheme="minorHAnsi" w:cstheme="minorBidi"/>
          <w:b w:val="0"/>
          <w:bCs w:val="0"/>
        </w:rPr>
        <w:commentReference w:id="1264"/>
      </w:r>
    </w:p>
    <w:p w:rsidR="00220DFD" w:rsidRDefault="00220DFD" w:rsidP="00220DFD">
      <w:pPr>
        <w:pStyle w:val="Heading4"/>
      </w:pPr>
      <w:bookmarkStart w:id="1265" w:name="_Ref434490892"/>
      <w:r>
        <w:t>The Doxology</w:t>
      </w:r>
      <w:r w:rsidR="00810F04">
        <w:t xml:space="preserve"> for St. Arsenius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bookmarkStart w:id="1266" w:name="_Ref434491150"/>
      <w:r>
        <w:t>The Doxology</w:t>
      </w:r>
      <w:r w:rsidR="00810F04">
        <w:t xml:space="preserve"> for St. Pachomius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409E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409EF">
        <w:rPr>
          <w:noProof/>
        </w:rPr>
        <w:t>640</w:t>
      </w:r>
      <w:r w:rsidR="002409EF">
        <w:fldChar w:fldCharType="end"/>
      </w:r>
      <w:r>
        <w:t>.</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 xml:space="preserve">May 17 / Pashons 22: Departure of St. Andronicus the </w:t>
      </w:r>
      <w:r w:rsidR="00191A26">
        <w:t>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495F1A" w:rsidRDefault="00C30529" w:rsidP="00495F1A">
      <w:pPr>
        <w:pStyle w:val="Heading3"/>
      </w:pPr>
      <w:r>
        <w:t xml:space="preserve">May 19 / Pashons 24: </w:t>
      </w:r>
      <w:r w:rsidR="00495F1A">
        <w:t>The Entrance into Egypt</w:t>
      </w:r>
      <w:bookmarkEnd w:id="1257"/>
      <w:bookmarkEnd w:id="1258"/>
      <w:bookmarkEnd w:id="1259"/>
    </w:p>
    <w:p w:rsidR="00C30529" w:rsidRDefault="00C30529" w:rsidP="00C30529">
      <w:pPr>
        <w:pStyle w:val="Heading4"/>
      </w:pPr>
      <w:bookmarkStart w:id="1267" w:name="_Ref434477906"/>
      <w:r>
        <w:t>The Doxology</w:t>
      </w:r>
      <w:r w:rsidR="00E21EA3">
        <w:t xml:space="preserve"> for the Entrance into Egypt</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bookmarkStart w:id="1268" w:name="_Ref434476089"/>
      <w:r>
        <w:t>The Psali Adam</w:t>
      </w:r>
      <w:r w:rsidR="006C1B94">
        <w:t xml:space="preserve"> for the Entrance into Egypt</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bookmarkStart w:id="1269" w:name="_Ref434476112"/>
      <w:r>
        <w:t>The Psali Batos</w:t>
      </w:r>
      <w:r w:rsidR="006C1B94">
        <w:t xml:space="preserve"> for the Entrance into Egypt</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270"/>
            <w:r>
              <w:t>approached</w:t>
            </w:r>
            <w:commentRangeEnd w:id="1270"/>
            <w:r>
              <w:rPr>
                <w:rStyle w:val="CommentReference"/>
              </w:rPr>
              <w:commentReference w:id="1270"/>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271"/>
            <w:r>
              <w:t xml:space="preserve">Ⲫⲱⲕ </w:t>
            </w:r>
            <w:commentRangeEnd w:id="1271"/>
            <w:r>
              <w:rPr>
                <w:rStyle w:val="CommentReference"/>
                <w:rFonts w:ascii="Times New Roman" w:hAnsi="Times New Roman"/>
              </w:rPr>
              <w:commentReference w:id="1271"/>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bookmarkStart w:id="1272" w:name="_Ref434491429"/>
      <w:r>
        <w:t>The Doxology</w:t>
      </w:r>
      <w:r w:rsidR="00810F04">
        <w:t xml:space="preserve"> for St. Pashnouni</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7A6E4F" w:rsidRDefault="007A6E4F" w:rsidP="00160DE3">
      <w:pPr>
        <w:pStyle w:val="Heading3"/>
      </w:pPr>
      <w:r>
        <w:t>May 22 / Pashons 27: St. Thomas the Anchorite</w:t>
      </w:r>
    </w:p>
    <w:p w:rsidR="007A6E4F" w:rsidRDefault="007A6E4F" w:rsidP="007A6E4F">
      <w:pPr>
        <w:pStyle w:val="Heading4"/>
      </w:pPr>
      <w:bookmarkStart w:id="1273" w:name="_Ref434490403"/>
      <w:r>
        <w:t>The Doxology</w:t>
      </w:r>
      <w:r w:rsidR="00B46E6E">
        <w:t xml:space="preserve"> for St. Thomas the Anchorite</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274"/>
            <w:r>
              <w:t>Like amber</w:t>
            </w:r>
          </w:p>
          <w:p w:rsidR="007A6E4F" w:rsidRDefault="007A6E4F" w:rsidP="007A6E4F">
            <w:pPr>
              <w:pStyle w:val="EngHangEnd"/>
            </w:pPr>
            <w:r>
              <w:t>Spreading in paradise.</w:t>
            </w:r>
            <w:commentRangeEnd w:id="1274"/>
            <w:r>
              <w:rPr>
                <w:rStyle w:val="CommentReference"/>
                <w:rFonts w:ascii="Times New Roman" w:eastAsiaTheme="minorHAnsi" w:hAnsi="Times New Roman" w:cstheme="minorBidi"/>
                <w:color w:val="auto"/>
              </w:rPr>
              <w:commentReference w:id="1274"/>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B52D77" w:rsidRDefault="00B52D77" w:rsidP="00B52D77">
      <w:pPr>
        <w:pStyle w:val="Heading3"/>
      </w:pPr>
      <w:r>
        <w:t>May 24 (25) / Pashons 29: Commemoration of the Annunciation, Nativ</w:t>
      </w:r>
      <w:r>
        <w:t>i</w:t>
      </w:r>
      <w:r>
        <w:t>ty, and Resurrection on the 29</w:t>
      </w:r>
      <w:r w:rsidRPr="00C0205C">
        <w:rPr>
          <w:vertAlign w:val="superscript"/>
        </w:rPr>
        <w:t>th</w:t>
      </w:r>
      <w:r>
        <w:t xml:space="preserve"> of Every Month</w:t>
      </w:r>
    </w:p>
    <w:p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160DE3" w:rsidRDefault="00160DE3" w:rsidP="00160DE3">
      <w:pPr>
        <w:pStyle w:val="Heading3"/>
      </w:pPr>
      <w:r>
        <w:t>May 25 / Pashons 30: Departure of St. Fournous the Disciple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F26510" w:rsidRDefault="00F26510" w:rsidP="00F26510">
      <w:pPr>
        <w:pStyle w:val="Heading3"/>
      </w:pPr>
      <w:r>
        <w:t>May 27 / Paoni 2: St. Commemoration of the Appearance of the Bodies of St. John the Baptist and Elisha the Prophet</w:t>
      </w:r>
    </w:p>
    <w:p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601ED3" w:rsidRDefault="00601ED3" w:rsidP="00601ED3">
      <w:pPr>
        <w:pStyle w:val="Heading3"/>
      </w:pPr>
      <w:r>
        <w:lastRenderedPageBreak/>
        <w:t>May 28 / Paoni 3: Consecration of St. George’s Church</w:t>
      </w:r>
    </w:p>
    <w:p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409E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409EF">
        <w:rPr>
          <w:noProof/>
        </w:rPr>
        <w:t>727</w:t>
      </w:r>
      <w:r w:rsidR="002409EF">
        <w:fldChar w:fldCharType="end"/>
      </w:r>
      <w:r>
        <w:t>.</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bookmarkStart w:id="1275" w:name="_Ref434492469"/>
      <w:r>
        <w:t>The Doxology</w:t>
      </w:r>
      <w:r w:rsidR="00B82753">
        <w:t xml:space="preserve"> for St. Abraam of Fayyoum</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9"/>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409E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409EF">
        <w:rPr>
          <w:noProof/>
        </w:rPr>
        <w:t>592</w:t>
      </w:r>
      <w:r w:rsidR="002409EF">
        <w:fldChar w:fldCharType="end"/>
      </w:r>
      <w:r w:rsidR="002409EF">
        <w:t>.</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279" w:name="_Toc410196217"/>
      <w:bookmarkStart w:id="1280" w:name="_Toc410196459"/>
      <w:bookmarkStart w:id="1281" w:name="_Toc410196961"/>
      <w:bookmarkStart w:id="1282" w:name="_Toc434479002"/>
      <w:r>
        <w:lastRenderedPageBreak/>
        <w:t>June</w:t>
      </w:r>
      <w:bookmarkEnd w:id="1279"/>
      <w:bookmarkEnd w:id="1280"/>
      <w:bookmarkEnd w:id="1281"/>
      <w:r w:rsidR="00C30529">
        <w:t xml:space="preserve"> or </w:t>
      </w:r>
      <w:r w:rsidR="00C30529">
        <w:rPr>
          <w:rFonts w:ascii="FreeSerifAvvaShenouda" w:hAnsi="FreeSerifAvvaShenouda" w:cs="FreeSerifAvvaShenouda"/>
        </w:rPr>
        <w:t>Ⲡⲁⲱⲛⲉ</w:t>
      </w:r>
      <w:bookmarkEnd w:id="1282"/>
    </w:p>
    <w:p w:rsidR="00980D99" w:rsidRDefault="00980D99" w:rsidP="00980D99">
      <w:pPr>
        <w:pStyle w:val="Heading3"/>
      </w:pPr>
      <w:r>
        <w:t>The Apostles' Fast</w:t>
      </w:r>
    </w:p>
    <w:p w:rsidR="00654C55" w:rsidRDefault="00654C55" w:rsidP="00654C55">
      <w:pPr>
        <w:pStyle w:val="Heading4"/>
      </w:pPr>
      <w:bookmarkStart w:id="1283" w:name="_Ref434476183"/>
      <w:r>
        <w:t>The Psali Adam</w:t>
      </w:r>
      <w:r w:rsidR="006C1B94">
        <w:t xml:space="preserve"> for the Apostles’ Fast</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bookmarkStart w:id="1284" w:name="_Ref434476204"/>
      <w:r>
        <w:t>The Psali Batos</w:t>
      </w:r>
      <w:r w:rsidR="006C1B94">
        <w:t xml:space="preserve"> for the Apostles’ Fast</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285"/>
            <w:r>
              <w:t xml:space="preserve">the </w:t>
            </w:r>
            <w:commentRangeEnd w:id="1285"/>
            <w:r>
              <w:rPr>
                <w:rStyle w:val="CommentReference"/>
              </w:rPr>
              <w:commentReference w:id="1285"/>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bookmarkStart w:id="1286" w:name="_Ref434488149"/>
      <w:r>
        <w:t>The Doxology</w:t>
      </w:r>
      <w:r w:rsidR="00B46E6E">
        <w:t xml:space="preserve"> for Archangel Gabriel, the Evangelist of Daniel</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50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50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50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bookmarkStart w:id="1287" w:name="_Ref434564551"/>
      <w:r>
        <w:t>June 8 / Paoni 14: Sts. Apakir and John</w:t>
      </w:r>
      <w:bookmarkEnd w:id="1287"/>
    </w:p>
    <w:p w:rsidR="006A0D7C" w:rsidRPr="00980D99" w:rsidRDefault="006A0D7C" w:rsidP="006A0D7C">
      <w:pPr>
        <w:pStyle w:val="Heading4"/>
      </w:pPr>
      <w:bookmarkStart w:id="1288" w:name="_Ref434489722"/>
      <w:r>
        <w:t>The Doxology</w:t>
      </w:r>
      <w:r w:rsidR="00B46E6E">
        <w:t xml:space="preserve"> for Sts. Apakir and John</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409E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409EF">
        <w:rPr>
          <w:noProof/>
          <w:lang w:val="en-US"/>
        </w:rPr>
        <w:t>729</w:t>
      </w:r>
      <w:r w:rsidR="002409EF">
        <w:rPr>
          <w:lang w:val="en-US"/>
        </w:rPr>
        <w:fldChar w:fldCharType="end"/>
      </w:r>
      <w:r w:rsidR="002409EF">
        <w:rPr>
          <w:lang w:val="en-US"/>
        </w:rPr>
        <w:t>.</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bookmarkStart w:id="1289" w:name="_Ref434489925"/>
      <w:r>
        <w:t>The Doxology</w:t>
      </w:r>
      <w:r w:rsidR="00B46E6E">
        <w:t xml:space="preserve"> for St. George of Zahim</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503"/>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409E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409EF">
        <w:rPr>
          <w:noProof/>
        </w:rPr>
        <w:t>570</w:t>
      </w:r>
      <w:r w:rsidR="002409EF">
        <w:fldChar w:fldCharType="end"/>
      </w:r>
      <w:r>
        <w:t>.</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bookmarkStart w:id="1290" w:name="_Ref434491006"/>
      <w:r>
        <w:rPr>
          <w:lang w:val="en-US"/>
        </w:rPr>
        <w:t>The Doxology</w:t>
      </w:r>
      <w:r w:rsidR="00810F04">
        <w:rPr>
          <w:lang w:val="en-US"/>
        </w:rPr>
        <w:t xml:space="preserve"> for the Strong St. Moses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504"/>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5"/>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6"/>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w:t>
      </w:r>
      <w:r w:rsidR="00191A26">
        <w:rPr>
          <w:lang w:val="en-US"/>
        </w:rPr>
        <w:t>. Jude the Disciple and Epistle-</w:t>
      </w:r>
      <w:r>
        <w:rPr>
          <w:lang w:val="en-US"/>
        </w:rPr>
        <w:t>Writer</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pPr>
      <w:r>
        <w:t xml:space="preserve">June 20 / Paoni 26: </w:t>
      </w:r>
      <w:r w:rsidR="00237D47">
        <w:t xml:space="preserve">Consecration of the Church of </w:t>
      </w:r>
      <w:r>
        <w:t>Archangel Gabriel</w:t>
      </w:r>
    </w:p>
    <w:p w:rsidR="00980D99" w:rsidRPr="00980D99" w:rsidRDefault="00237D47" w:rsidP="00D31016">
      <w:pPr>
        <w:pStyle w:val="Rubric"/>
      </w:pPr>
      <w:r>
        <w:t xml:space="preserve">See </w:t>
      </w:r>
      <w:r>
        <w:fldChar w:fldCharType="begin"/>
      </w:r>
      <w:r>
        <w:instrText xml:space="preserve"> REF _Ref434562998 \h </w:instrText>
      </w:r>
      <w:r>
        <w:fldChar w:fldCharType="separate"/>
      </w:r>
      <w:r>
        <w:t>March 26 / Phamenoth 30: Archangel Gabriel</w:t>
      </w:r>
      <w:r>
        <w:fldChar w:fldCharType="end"/>
      </w:r>
      <w:r>
        <w:t xml:space="preserve">, page </w:t>
      </w:r>
      <w:r>
        <w:fldChar w:fldCharType="begin"/>
      </w:r>
      <w:r>
        <w:instrText xml:space="preserve"> PAGEREF _Ref434562998 \h </w:instrText>
      </w:r>
      <w:r>
        <w:fldChar w:fldCharType="separate"/>
      </w:r>
      <w:r>
        <w:rPr>
          <w:noProof/>
        </w:rPr>
        <w:t>724</w:t>
      </w:r>
      <w:r>
        <w:fldChar w:fldCharType="end"/>
      </w:r>
      <w:r>
        <w:t>.</w:t>
      </w:r>
    </w:p>
    <w:p w:rsidR="00072324" w:rsidRDefault="00072324" w:rsidP="00072324">
      <w:pPr>
        <w:pStyle w:val="Heading3"/>
        <w:rPr>
          <w:lang w:val="en-US"/>
        </w:rPr>
      </w:pPr>
      <w:r>
        <w:rPr>
          <w:lang w:val="en-US"/>
        </w:rPr>
        <w:t>June 21 / Paoni 27: Martyrdom of St. Ananias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B52D77" w:rsidRDefault="00B52D77" w:rsidP="00B52D77">
      <w:pPr>
        <w:pStyle w:val="Heading3"/>
      </w:pPr>
      <w:r>
        <w:t>June 23 / Paoni 29: Commemoration of the Annunciation, Nativ</w:t>
      </w:r>
      <w:r>
        <w:t>i</w:t>
      </w:r>
      <w:r>
        <w:t>ty, and Resurrection on the 29</w:t>
      </w:r>
      <w:r w:rsidRPr="00C0205C">
        <w:rPr>
          <w:vertAlign w:val="superscript"/>
        </w:rPr>
        <w:t>th</w:t>
      </w:r>
      <w:r>
        <w:t xml:space="preserve"> of Every Month</w:t>
      </w:r>
    </w:p>
    <w:p w:rsidR="00B52D77" w:rsidRP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980D99" w:rsidRDefault="00980D99" w:rsidP="00980D99">
      <w:pPr>
        <w:pStyle w:val="Heading3"/>
        <w:rPr>
          <w:lang w:val="en-US"/>
        </w:rPr>
      </w:pPr>
      <w:r>
        <w:rPr>
          <w:lang w:val="en-US"/>
        </w:rPr>
        <w:t>June 24 / Paoni 30: The Nativity of St. John the Baptist</w:t>
      </w:r>
    </w:p>
    <w:p w:rsidR="00191A26" w:rsidRDefault="00191A26" w:rsidP="00191A26">
      <w:pPr>
        <w:pStyle w:val="Rubric"/>
      </w:pPr>
      <w:r>
        <w:t xml:space="preserve">See </w:t>
      </w:r>
      <w:r>
        <w:fldChar w:fldCharType="begin"/>
      </w:r>
      <w:r>
        <w:instrText xml:space="preserve"> REF _Ref434488524 \h </w:instrText>
      </w:r>
      <w:r>
        <w:fldChar w:fldCharType="separate"/>
      </w:r>
      <w:r>
        <w:t>The Doxology of St. John the Baptist</w:t>
      </w:r>
      <w:r>
        <w:fldChar w:fldCharType="end"/>
      </w:r>
      <w:r>
        <w:t xml:space="preserve"> on pages </w:t>
      </w:r>
      <w:r>
        <w:fldChar w:fldCharType="begin"/>
      </w:r>
      <w:r>
        <w:instrText xml:space="preserve"> PAGEREF _Ref434488524 \h </w:instrText>
      </w:r>
      <w:r>
        <w:fldChar w:fldCharType="separate"/>
      </w:r>
      <w:r>
        <w:rPr>
          <w:noProof/>
        </w:rPr>
        <w:t>506</w:t>
      </w:r>
      <w:r>
        <w:fldChar w:fldCharType="end"/>
      </w:r>
      <w:r>
        <w:t xml:space="preserve"> and </w:t>
      </w:r>
      <w:r>
        <w:fldChar w:fldCharType="begin"/>
      </w:r>
      <w:r>
        <w:instrText xml:space="preserve"> PAGEREF _Ref434488546 \h </w:instrText>
      </w:r>
      <w:r>
        <w:fldChar w:fldCharType="separate"/>
      </w:r>
      <w:r>
        <w:rPr>
          <w:noProof/>
        </w:rPr>
        <w:t>507</w:t>
      </w:r>
      <w:r>
        <w:fldChar w:fldCharType="end"/>
      </w:r>
      <w:r>
        <w:t>.</w:t>
      </w:r>
    </w:p>
    <w:p w:rsidR="005B716A" w:rsidRDefault="005B716A" w:rsidP="005B716A">
      <w:pPr>
        <w:pStyle w:val="Heading3"/>
      </w:pPr>
      <w:r>
        <w:t>June 26 / Epip 2: Departure of St. Thaddaeus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37D4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37D47">
        <w:rPr>
          <w:noProof/>
        </w:rPr>
        <w:t>761</w:t>
      </w:r>
      <w:r w:rsidR="00237D47">
        <w:fldChar w:fldCharType="end"/>
      </w:r>
      <w:r>
        <w:t>.</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bookmarkStart w:id="1301" w:name="_Ref434477973"/>
      <w:r>
        <w:t>The Doxology of Sts. Peter and Paul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302"/>
            <w:r>
              <w:t>Are the working husbandmen</w:t>
            </w:r>
            <w:commentRangeEnd w:id="1302"/>
            <w:r>
              <w:rPr>
                <w:rStyle w:val="CommentReference"/>
                <w:rFonts w:ascii="Times New Roman" w:eastAsiaTheme="minorHAnsi" w:hAnsi="Times New Roman" w:cstheme="minorBidi"/>
                <w:color w:val="auto"/>
              </w:rPr>
              <w:commentReference w:id="1302"/>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303"/>
            <w:r>
              <w:t xml:space="preserve">With </w:t>
            </w:r>
            <w:commentRangeEnd w:id="1303"/>
            <w:r>
              <w:rPr>
                <w:rStyle w:val="CommentReference"/>
                <w:rFonts w:ascii="Times New Roman" w:eastAsiaTheme="minorHAnsi" w:hAnsi="Times New Roman" w:cstheme="minorBidi"/>
                <w:color w:val="auto"/>
              </w:rPr>
              <w:commentReference w:id="1303"/>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304"/>
            <w:commentRangeStart w:id="1305"/>
            <w:r>
              <w:t xml:space="preserve">sound </w:t>
            </w:r>
            <w:commentRangeEnd w:id="1304"/>
            <w:r>
              <w:rPr>
                <w:rStyle w:val="CommentReference"/>
                <w:rFonts w:ascii="Times New Roman" w:eastAsiaTheme="minorHAnsi" w:hAnsi="Times New Roman" w:cstheme="minorBidi"/>
                <w:color w:val="auto"/>
              </w:rPr>
              <w:commentReference w:id="1304"/>
            </w:r>
            <w:commentRangeEnd w:id="1305"/>
            <w:r>
              <w:rPr>
                <w:rStyle w:val="CommentReference"/>
                <w:rFonts w:ascii="Times New Roman" w:eastAsiaTheme="minorHAnsi" w:hAnsi="Times New Roman" w:cstheme="minorBidi"/>
                <w:color w:val="auto"/>
              </w:rPr>
              <w:commentReference w:id="1305"/>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bookmarkStart w:id="1306" w:name="_Ref434488724"/>
      <w:r>
        <w:t>The Doxology of St. Paul</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307"/>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308"/>
            <w:r>
              <w:t xml:space="preserve">To </w:t>
            </w:r>
            <w:commentRangeEnd w:id="1308"/>
            <w:r>
              <w:rPr>
                <w:rStyle w:val="CommentReference"/>
                <w:rFonts w:ascii="Times New Roman" w:eastAsiaTheme="minorHAnsi" w:hAnsi="Times New Roman" w:cstheme="minorBidi"/>
                <w:color w:val="auto"/>
              </w:rPr>
              <w:commentReference w:id="1308"/>
            </w:r>
            <w:r>
              <w:t xml:space="preserve">all the </w:t>
            </w:r>
            <w:commentRangeStart w:id="1309"/>
            <w:r>
              <w:t>Gentiles</w:t>
            </w:r>
            <w:commentRangeEnd w:id="1309"/>
            <w:r>
              <w:rPr>
                <w:rStyle w:val="CommentReference"/>
                <w:rFonts w:ascii="Times New Roman" w:eastAsiaTheme="minorHAnsi" w:hAnsi="Times New Roman" w:cstheme="minorBidi"/>
                <w:color w:val="auto"/>
              </w:rPr>
              <w:commentReference w:id="1309"/>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310"/>
            <w:r>
              <w:t>To be completely filled</w:t>
            </w:r>
          </w:p>
          <w:p w:rsidR="00306181" w:rsidRDefault="00306181" w:rsidP="00306181">
            <w:pPr>
              <w:pStyle w:val="EngHangEnd"/>
            </w:pPr>
            <w:r>
              <w:t>With God in love.</w:t>
            </w:r>
            <w:commentRangeEnd w:id="1310"/>
            <w:r>
              <w:rPr>
                <w:rStyle w:val="CommentReference"/>
                <w:rFonts w:ascii="Times New Roman" w:eastAsiaTheme="minorHAnsi" w:hAnsi="Times New Roman" w:cstheme="minorBidi"/>
                <w:color w:val="auto"/>
              </w:rPr>
              <w:commentReference w:id="1310"/>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bookmarkStart w:id="1311" w:name="_Ref434476236"/>
      <w:r>
        <w:t>The Psali Adam</w:t>
      </w:r>
      <w:r w:rsidR="006C1B94">
        <w:t xml:space="preserve"> for the Apostles’ Feast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bookmarkStart w:id="1312" w:name="_Ref434476261"/>
      <w:r>
        <w:t>The Psali Batos</w:t>
      </w:r>
      <w:r w:rsidR="006C1B94">
        <w:t xml:space="preserve"> for the Apostles’ Feast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5B716A" w:rsidRPr="005B716A" w:rsidRDefault="005B716A" w:rsidP="005B716A">
      <w:pPr>
        <w:pStyle w:val="Rubric"/>
      </w:pPr>
    </w:p>
    <w:p w:rsidR="00646A59" w:rsidRPr="00382A9C" w:rsidRDefault="00646A59" w:rsidP="00646A59"/>
    <w:p w:rsidR="00495F1A" w:rsidRDefault="00495F1A" w:rsidP="00495F1A">
      <w:pPr>
        <w:pStyle w:val="Heading2"/>
      </w:pPr>
      <w:bookmarkStart w:id="1313" w:name="_Toc410196218"/>
      <w:bookmarkStart w:id="1314" w:name="_Toc410196460"/>
      <w:bookmarkStart w:id="1315" w:name="_Toc410196962"/>
      <w:bookmarkStart w:id="1316" w:name="_Toc434479003"/>
      <w:r>
        <w:lastRenderedPageBreak/>
        <w:t>July</w:t>
      </w:r>
      <w:bookmarkEnd w:id="1313"/>
      <w:bookmarkEnd w:id="1314"/>
      <w:bookmarkEnd w:id="1315"/>
      <w:r w:rsidR="00980D99">
        <w:t xml:space="preserve"> or </w:t>
      </w:r>
      <w:r w:rsidR="00980D99">
        <w:rPr>
          <w:rFonts w:ascii="FreeSerifAvvaShenouda" w:hAnsi="FreeSerifAvvaShenouda" w:cs="FreeSerifAvvaShenouda"/>
        </w:rPr>
        <w:t>Ⲉⲡⲏⲡ</w:t>
      </w:r>
      <w:bookmarkEnd w:id="1316"/>
    </w:p>
    <w:p w:rsidR="00980D99" w:rsidRDefault="00E77C68" w:rsidP="00495F1A">
      <w:pPr>
        <w:pStyle w:val="Heading3"/>
        <w:rPr>
          <w:rFonts w:ascii="Times New Roman" w:hAnsi="Times New Roman" w:cs="Times New Roman"/>
        </w:rPr>
      </w:pPr>
      <w:bookmarkStart w:id="1317" w:name="_Ref434562742"/>
      <w:bookmarkStart w:id="1318" w:name="_Toc410196221"/>
      <w:bookmarkStart w:id="1319" w:name="_Toc410196463"/>
      <w:bookmarkStart w:id="1320" w:name="_Toc410196965"/>
      <w:r>
        <w:rPr>
          <w:rFonts w:ascii="Times New Roman" w:hAnsi="Times New Roman" w:cs="Times New Roman"/>
        </w:rPr>
        <w:t>July 1 / Epip 7: St. Shenoute</w:t>
      </w:r>
      <w:bookmarkEnd w:id="1317"/>
    </w:p>
    <w:p w:rsidR="00980D99" w:rsidRDefault="00980D99" w:rsidP="00980D99">
      <w:pPr>
        <w:pStyle w:val="Heading4"/>
        <w:rPr>
          <w:lang w:val="en-US"/>
        </w:rPr>
      </w:pPr>
      <w:bookmarkStart w:id="1321" w:name="_Ref434491186"/>
      <w:r>
        <w:rPr>
          <w:lang w:val="en-US"/>
        </w:rPr>
        <w:t>The Doxology</w:t>
      </w:r>
      <w:r w:rsidR="00810F04">
        <w:rPr>
          <w:lang w:val="en-US"/>
        </w:rPr>
        <w:t xml:space="preserve"> for St. Shenoute</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7"/>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8"/>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9"/>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bookmarkStart w:id="1325" w:name="_Ref434491207"/>
      <w:r>
        <w:rPr>
          <w:lang w:val="en-US"/>
        </w:rPr>
        <w:lastRenderedPageBreak/>
        <w:t>A Doxology for St. Besa</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bookmarkStart w:id="1326" w:name="_Ref434560325"/>
      <w:r>
        <w:rPr>
          <w:lang w:val="en-US"/>
        </w:rPr>
        <w:t>July 2 / Epip 8: St. Pishoy</w:t>
      </w:r>
      <w:bookmarkEnd w:id="1326"/>
    </w:p>
    <w:p w:rsidR="00980D99" w:rsidRDefault="00980D99" w:rsidP="00980D99">
      <w:pPr>
        <w:pStyle w:val="Heading4"/>
        <w:rPr>
          <w:lang w:val="en-US"/>
        </w:rPr>
      </w:pPr>
      <w:bookmarkStart w:id="1327" w:name="_Ref434490783"/>
      <w:r>
        <w:rPr>
          <w:lang w:val="en-US"/>
        </w:rPr>
        <w:t>The Doxology</w:t>
      </w:r>
      <w:r w:rsidR="00810F04">
        <w:rPr>
          <w:lang w:val="en-US"/>
        </w:rPr>
        <w:t xml:space="preserve"> for St. Pishoy</w:t>
      </w:r>
      <w:bookmarkEnd w:id="1327"/>
    </w:p>
    <w:p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Pr>
          <w:noProof/>
          <w:lang w:val="en-US"/>
        </w:rPr>
        <w:t>522</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10"/>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11"/>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318"/>
      <w:bookmarkEnd w:id="1319"/>
      <w:bookmarkEnd w:id="1320"/>
    </w:p>
    <w:p w:rsidR="005B716A" w:rsidRDefault="005B716A" w:rsidP="005B716A">
      <w:pPr>
        <w:pStyle w:val="Heading3"/>
        <w:rPr>
          <w:lang w:val="en-US"/>
        </w:rPr>
      </w:pPr>
      <w:r>
        <w:rPr>
          <w:lang w:val="en-US"/>
        </w:rPr>
        <w:t>July 3 / Epip 9: Martyrdom of</w:t>
      </w:r>
      <w:r w:rsidR="00FE0AE4">
        <w:rPr>
          <w:lang w:val="en-US"/>
        </w:rPr>
        <w:t xml:space="preserve"> </w:t>
      </w:r>
      <w:r>
        <w:rPr>
          <w:lang w:val="en-US"/>
        </w:rPr>
        <w:t>St. Simon Cleophas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DD5136" w:rsidRDefault="00DD5136" w:rsidP="00DD5136">
      <w:pPr>
        <w:pStyle w:val="Heading3"/>
      </w:pPr>
      <w:r>
        <w:t>July 6 / Epip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5B716A" w:rsidRDefault="005B716A" w:rsidP="005B716A">
      <w:pPr>
        <w:pStyle w:val="Heading3"/>
      </w:pPr>
      <w:r>
        <w:t>July 12 / Epip 18: Martyrdom of St. James the Apostle, the Bishop of Jerusalem</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C1989" w:rsidRDefault="009C1989" w:rsidP="009C1989">
      <w:pPr>
        <w:pStyle w:val="Heading3"/>
      </w:pPr>
      <w:bookmarkStart w:id="1337" w:name="_Ref434562330"/>
      <w:r>
        <w:lastRenderedPageBreak/>
        <w:t>July 14 / Epip 20: Martyrdom of St. Theodore of Shotep, the General</w:t>
      </w:r>
      <w:bookmarkEnd w:id="1337"/>
    </w:p>
    <w:p w:rsidR="009C1989" w:rsidRDefault="009C1989" w:rsidP="009C1989">
      <w:pPr>
        <w:pStyle w:val="Heading4"/>
      </w:pPr>
      <w:bookmarkStart w:id="1338" w:name="_Ref434489277"/>
      <w:r>
        <w:t>The Doxology of St. Theodore of Shotep, the General</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bookmarkStart w:id="1339" w:name="_Ref434489296"/>
      <w:r>
        <w:t>Another Doxology of St. Theodore of Shotep, the General</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340"/>
            <w:r>
              <w:t>struggler</w:t>
            </w:r>
            <w:commentRangeEnd w:id="1340"/>
            <w:r>
              <w:rPr>
                <w:rStyle w:val="CommentReference"/>
                <w:rFonts w:ascii="Times New Roman" w:eastAsiaTheme="minorHAnsi" w:hAnsi="Times New Roman" w:cstheme="minorBidi"/>
                <w:color w:val="auto"/>
              </w:rPr>
              <w:commentReference w:id="1340"/>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bookmarkStart w:id="1341" w:name="_Ref434562663"/>
      <w:r>
        <w:t>July 17 / Epip 23: The Martyrdom of St. Marina</w:t>
      </w:r>
      <w:bookmarkEnd w:id="1341"/>
    </w:p>
    <w:p w:rsidR="0078548F" w:rsidRDefault="0078548F" w:rsidP="0078548F">
      <w:pPr>
        <w:pStyle w:val="Heading4"/>
      </w:pPr>
      <w:bookmarkStart w:id="1342" w:name="_Ref434490204"/>
      <w:r>
        <w:t>The Doxology</w:t>
      </w:r>
      <w:r w:rsidR="00B46E6E">
        <w:t xml:space="preserve"> for St. Marina</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bookmarkStart w:id="1343" w:name="_Ref434489534"/>
      <w:r>
        <w:t>The Doxology</w:t>
      </w:r>
      <w:r w:rsidR="00B46E6E">
        <w:t xml:space="preserve"> for Abba Noub</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344"/>
            <w:r>
              <w:t>Abba Noub</w:t>
            </w:r>
            <w:commentRangeEnd w:id="1344"/>
            <w:r>
              <w:rPr>
                <w:rStyle w:val="CommentReference"/>
                <w:rFonts w:ascii="Times New Roman" w:eastAsiaTheme="minorHAnsi" w:hAnsi="Times New Roman" w:cstheme="minorBidi"/>
                <w:color w:val="auto"/>
              </w:rPr>
              <w:commentReference w:id="1344"/>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345"/>
            <w:r>
              <w:t xml:space="preserve">upright </w:t>
            </w:r>
            <w:commentRangeEnd w:id="1345"/>
            <w:r>
              <w:rPr>
                <w:rStyle w:val="CommentReference"/>
                <w:rFonts w:ascii="Times New Roman" w:eastAsiaTheme="minorHAnsi" w:hAnsi="Times New Roman" w:cstheme="minorBidi"/>
                <w:color w:val="auto"/>
              </w:rPr>
              <w:commentReference w:id="1345"/>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bookmarkStart w:id="1346" w:name="_Ref434488476"/>
      <w:r>
        <w:t>The Doxology</w:t>
      </w:r>
      <w:r w:rsidR="00B46E6E">
        <w:t xml:space="preserve"> for St. Joseph the Carpenter</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1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347" w:name="_Toc410196222"/>
      <w:bookmarkStart w:id="1348" w:name="_Toc410196464"/>
      <w:bookmarkStart w:id="1349" w:name="_Toc410196966"/>
      <w:r>
        <w:lastRenderedPageBreak/>
        <w:t>July 20 / Epip 26: Also St. Frumentius (Abune Selama), the First Bishop of Ethiopia</w:t>
      </w:r>
    </w:p>
    <w:p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37D4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37D47">
        <w:rPr>
          <w:noProof/>
        </w:rPr>
        <w:t>733</w:t>
      </w:r>
      <w:r w:rsidR="00237D47">
        <w:fldChar w:fldCharType="end"/>
      </w:r>
      <w:r>
        <w:t>.</w:t>
      </w:r>
    </w:p>
    <w:p w:rsidR="00C325FC" w:rsidRDefault="00C325FC" w:rsidP="005B716A">
      <w:pPr>
        <w:pStyle w:val="Heading3"/>
      </w:pPr>
      <w:r>
        <w:t>July 22 / Epip 28: Departure of St. Mary Magdalene</w:t>
      </w:r>
    </w:p>
    <w:p w:rsidR="00C325FC" w:rsidRDefault="00C325FC" w:rsidP="00C325FC">
      <w:pPr>
        <w:pStyle w:val="Heading4"/>
      </w:pPr>
      <w:bookmarkStart w:id="1350" w:name="_Ref434489077"/>
      <w:r>
        <w:t>The Doxology</w:t>
      </w:r>
      <w:r w:rsidR="00B46E6E">
        <w:t xml:space="preserve"> for St. Mary Magdalene</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351"/>
            <w:r>
              <w:t xml:space="preserve">ϯⲁⲅⲓⲁ </w:t>
            </w:r>
            <w:commentRangeEnd w:id="1351"/>
            <w:r>
              <w:rPr>
                <w:rStyle w:val="CommentReference"/>
                <w:rFonts w:ascii="Times New Roman" w:hAnsi="Times New Roman" w:cstheme="minorBidi"/>
                <w:noProof w:val="0"/>
              </w:rPr>
              <w:commentReference w:id="135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B52D77" w:rsidRDefault="007D439A" w:rsidP="00B52D77">
      <w:pPr>
        <w:pStyle w:val="Heading3"/>
      </w:pPr>
      <w:r>
        <w:t>July 23</w:t>
      </w:r>
      <w:r w:rsidR="00B52D77">
        <w:t xml:space="preserve"> / </w:t>
      </w:r>
      <w:r>
        <w:t>Epip</w:t>
      </w:r>
      <w:r w:rsidR="00B52D77">
        <w:t xml:space="preserve"> 29: Commemoration of the Annunciation, Nativ</w:t>
      </w:r>
      <w:r w:rsidR="00B52D77">
        <w:t>i</w:t>
      </w:r>
      <w:r w:rsidR="00B52D77">
        <w:t>ty, and Resurrection on the 29</w:t>
      </w:r>
      <w:r w:rsidR="00B52D77" w:rsidRPr="00C0205C">
        <w:rPr>
          <w:vertAlign w:val="superscript"/>
        </w:rPr>
        <w:t>th</w:t>
      </w:r>
      <w:r w:rsidR="00B52D77">
        <w:t xml:space="preserve"> of Every Month</w:t>
      </w:r>
    </w:p>
    <w:p w:rsidR="00B52D77" w:rsidRDefault="00B52D77" w:rsidP="00B52D77">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5B716A" w:rsidRDefault="005B716A" w:rsidP="005B716A">
      <w:pPr>
        <w:pStyle w:val="Heading3"/>
      </w:pPr>
      <w:r>
        <w:t xml:space="preserve">July 23 / Epip 29: </w:t>
      </w:r>
      <w:r w:rsidR="00B52D77">
        <w:t xml:space="preserve">Also the </w:t>
      </w:r>
      <w:r>
        <w:t>Translocation of the Relics of St. Andrew,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960235" w:rsidRDefault="00960235" w:rsidP="00960235">
      <w:pPr>
        <w:pStyle w:val="Heading3"/>
      </w:pPr>
      <w:r>
        <w:t>July 28 / Mesori 4: Consecration of the Church of St. Anthony</w:t>
      </w:r>
    </w:p>
    <w:p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37D4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37D47">
        <w:rPr>
          <w:noProof/>
        </w:rPr>
        <w:t>701</w:t>
      </w:r>
      <w:r w:rsidR="00237D47">
        <w:fldChar w:fldCharType="end"/>
      </w:r>
      <w:r>
        <w:t>.</w:t>
      </w:r>
    </w:p>
    <w:p w:rsidR="00495F1A" w:rsidRPr="00980D99" w:rsidRDefault="00495F1A" w:rsidP="00495F1A">
      <w:pPr>
        <w:pStyle w:val="Heading2"/>
        <w:rPr>
          <w:lang w:val="en-US"/>
        </w:rPr>
      </w:pPr>
      <w:bookmarkStart w:id="1352" w:name="_Toc434479004"/>
      <w:r>
        <w:lastRenderedPageBreak/>
        <w:t>August</w:t>
      </w:r>
      <w:bookmarkEnd w:id="1347"/>
      <w:bookmarkEnd w:id="1348"/>
      <w:bookmarkEnd w:id="134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352"/>
    </w:p>
    <w:p w:rsidR="00306181" w:rsidRDefault="00306181" w:rsidP="00306181">
      <w:pPr>
        <w:pStyle w:val="Heading3"/>
      </w:pPr>
      <w:bookmarkStart w:id="1353" w:name="_Toc410196223"/>
      <w:bookmarkStart w:id="1354" w:name="_Toc410196465"/>
      <w:bookmarkStart w:id="1355" w:name="_Toc410196967"/>
      <w:r>
        <w:t>August 1 / Mesori 8: The Confession of St. Peter</w:t>
      </w:r>
    </w:p>
    <w:p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37D4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37D47">
        <w:rPr>
          <w:noProof/>
        </w:rPr>
        <w:t>767</w:t>
      </w:r>
      <w:r w:rsidR="00237D47">
        <w:fldChar w:fldCharType="end"/>
      </w:r>
      <w:r>
        <w:t>.</w:t>
      </w:r>
    </w:p>
    <w:p w:rsidR="00DD5136" w:rsidRDefault="00DD5136" w:rsidP="00DD5136">
      <w:pPr>
        <w:pStyle w:val="Heading3"/>
      </w:pPr>
      <w:r>
        <w:t>August 5 / Mesori 12: Commemoration of Archangel Michael</w:t>
      </w:r>
    </w:p>
    <w:p w:rsidR="00191A26" w:rsidRPr="00B637D8" w:rsidRDefault="00191A26" w:rsidP="00191A26">
      <w:pPr>
        <w:pStyle w:val="Rubric"/>
      </w:pPr>
      <w:r>
        <w:t xml:space="preserve">See </w:t>
      </w:r>
      <w:r>
        <w:fldChar w:fldCharType="begin"/>
      </w:r>
      <w:r>
        <w:instrText xml:space="preserve"> REF _Ref434561114 \h </w:instrText>
      </w:r>
      <w:r>
        <w:fldChar w:fldCharType="separate"/>
      </w:r>
      <w:r>
        <w:t>November 8 (9) / Athor 12: Archangel Michael</w:t>
      </w:r>
      <w:r>
        <w:fldChar w:fldCharType="end"/>
      </w:r>
      <w:r>
        <w:t xml:space="preserve">, page </w:t>
      </w:r>
      <w:r>
        <w:fldChar w:fldCharType="begin"/>
      </w:r>
      <w:r>
        <w:instrText xml:space="preserve"> PAGEREF _Ref434561114 \h </w:instrText>
      </w:r>
      <w:r>
        <w:fldChar w:fldCharType="separate"/>
      </w:r>
      <w:r>
        <w:rPr>
          <w:noProof/>
        </w:rPr>
        <w:t>567</w:t>
      </w:r>
      <w:r>
        <w:fldChar w:fldCharType="end"/>
      </w:r>
      <w:r>
        <w:t>.</w:t>
      </w:r>
    </w:p>
    <w:p w:rsidR="00495F1A" w:rsidRDefault="00980D99" w:rsidP="00495F1A">
      <w:pPr>
        <w:pStyle w:val="Heading3"/>
      </w:pPr>
      <w:r>
        <w:t xml:space="preserve">August 6 / Mesori 13: </w:t>
      </w:r>
      <w:r w:rsidR="00495F1A">
        <w:t>The Transfiguration</w:t>
      </w:r>
      <w:bookmarkEnd w:id="1353"/>
      <w:bookmarkEnd w:id="1354"/>
      <w:bookmarkEnd w:id="1355"/>
    </w:p>
    <w:p w:rsidR="00980D99" w:rsidRDefault="00980D99" w:rsidP="00980D99">
      <w:pPr>
        <w:pStyle w:val="Heading4"/>
      </w:pPr>
      <w:bookmarkStart w:id="1356" w:name="_Ref434478012"/>
      <w:r>
        <w:t>The Doxology</w:t>
      </w:r>
      <w:r w:rsidR="00E21EA3">
        <w:t xml:space="preserve"> of the Transfiguration</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bookmarkStart w:id="1357" w:name="_Ref434476299"/>
      <w:r>
        <w:t>The Psali Adam</w:t>
      </w:r>
      <w:r w:rsidR="006C1B94">
        <w:t xml:space="preserve"> for the Transfiguration</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bookmarkStart w:id="1358" w:name="_Ref434476316"/>
      <w:r>
        <w:t>The Psali Batos</w:t>
      </w:r>
      <w:r w:rsidR="006C1B94">
        <w:t xml:space="preserve"> for the Transfiguration</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359" w:name="_Toc410196224"/>
      <w:bookmarkStart w:id="1360" w:name="_Toc410196466"/>
      <w:bookmarkStart w:id="1361" w:name="_Toc410196968"/>
      <w:r>
        <w:t xml:space="preserve">August 9 / Mesori 16: </w:t>
      </w:r>
      <w:r w:rsidR="00495F1A">
        <w:t>The Assumption of the Virgin</w:t>
      </w:r>
      <w:bookmarkEnd w:id="1359"/>
      <w:bookmarkEnd w:id="1360"/>
      <w:bookmarkEnd w:id="1361"/>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37D4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37D47">
        <w:rPr>
          <w:noProof/>
        </w:rPr>
        <w:t>711</w:t>
      </w:r>
      <w:r w:rsidR="00237D47">
        <w:fldChar w:fldCharType="end"/>
      </w:r>
      <w:r w:rsidR="00237D47">
        <w:t>.</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bookmarkStart w:id="1362" w:name="_Ref434563030"/>
      <w:r>
        <w:lastRenderedPageBreak/>
        <w:t>August 17 / Mesori 24: Departure of St. Takle Haymanot</w:t>
      </w:r>
      <w:bookmarkEnd w:id="1362"/>
    </w:p>
    <w:p w:rsidR="009F60F1" w:rsidRDefault="009F60F1" w:rsidP="009F60F1">
      <w:pPr>
        <w:pStyle w:val="Heading4"/>
      </w:pPr>
      <w:bookmarkStart w:id="1363" w:name="_Ref434492302"/>
      <w:r>
        <w:t>The Doxology</w:t>
      </w:r>
      <w:r w:rsidR="00B82753">
        <w:t xml:space="preserve"> for St. Takle Haymanot</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bookmarkStart w:id="1364" w:name="_Ref434492413"/>
      <w:r>
        <w:t>The Doxology</w:t>
      </w:r>
      <w:r w:rsidR="00B82753">
        <w:t xml:space="preserve"> for the Patriarchs: Abraham, Isaac, and Jacob</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D439A" w:rsidRDefault="007D439A" w:rsidP="007D439A">
      <w:pPr>
        <w:pStyle w:val="Heading3"/>
      </w:pPr>
      <w:r>
        <w:t>August</w:t>
      </w:r>
      <w:bookmarkStart w:id="1365" w:name="_GoBack"/>
      <w:bookmarkEnd w:id="1365"/>
      <w:r>
        <w:t xml:space="preserve"> 22</w:t>
      </w:r>
      <w:r>
        <w:t xml:space="preserve"> / </w:t>
      </w:r>
      <w:r>
        <w:t>Mesori</w:t>
      </w:r>
      <w:r>
        <w:t xml:space="preserve"> 29: Commemoration of the Annunciation, Nativ</w:t>
      </w:r>
      <w:r>
        <w:t>i</w:t>
      </w:r>
      <w:r>
        <w:t>ty, and Resurrection on the 29</w:t>
      </w:r>
      <w:r w:rsidRPr="00C0205C">
        <w:rPr>
          <w:vertAlign w:val="superscript"/>
        </w:rPr>
        <w:t>th</w:t>
      </w:r>
      <w:r>
        <w:t xml:space="preserve"> of Every Month</w:t>
      </w:r>
    </w:p>
    <w:p w:rsidR="007D439A" w:rsidRPr="00B52D77" w:rsidRDefault="007D439A" w:rsidP="007D439A">
      <w:pPr>
        <w:pStyle w:val="Rubric"/>
      </w:pPr>
      <w:r>
        <w:t xml:space="preserve">See </w:t>
      </w:r>
      <w:r>
        <w:fldChar w:fldCharType="begin"/>
      </w:r>
      <w:r>
        <w:instrText xml:space="preserve"> REF _Ref435003974 \h </w:instrText>
      </w:r>
      <w:r>
        <w:fldChar w:fldCharType="separate"/>
      </w:r>
      <w:r>
        <w:t>September 26 (27) / Tho-out 29: Commemoration of the Annunciation, Nativity, and Resurrection on the 29</w:t>
      </w:r>
      <w:r w:rsidRPr="00C0205C">
        <w:rPr>
          <w:vertAlign w:val="superscript"/>
        </w:rPr>
        <w:t>th</w:t>
      </w:r>
      <w:r>
        <w:t xml:space="preserve"> of Every Month</w:t>
      </w:r>
      <w:r>
        <w:fldChar w:fldCharType="end"/>
      </w:r>
      <w:r>
        <w:t xml:space="preserve">, page </w:t>
      </w:r>
      <w:r>
        <w:fldChar w:fldCharType="begin"/>
      </w:r>
      <w:r>
        <w:instrText xml:space="preserve"> PAGEREF _Ref435003974 \h </w:instrText>
      </w:r>
      <w:r>
        <w:fldChar w:fldCharType="separate"/>
      </w:r>
      <w:r>
        <w:rPr>
          <w:noProof/>
        </w:rPr>
        <w:t>561</w:t>
      </w:r>
      <w:r>
        <w:fldChar w:fldCharType="end"/>
      </w:r>
      <w:r>
        <w:t>.</w:t>
      </w:r>
    </w:p>
    <w:p w:rsidR="0070722E" w:rsidRDefault="0070722E" w:rsidP="0070722E">
      <w:pPr>
        <w:pStyle w:val="Heading3"/>
      </w:pPr>
      <w:r>
        <w:t xml:space="preserve">August 22 / Mesori 29: </w:t>
      </w:r>
      <w:r w:rsidR="007D439A">
        <w:t xml:space="preserve">Also the </w:t>
      </w:r>
      <w:r>
        <w:t>Translocation of the Relics of St. John the Short to Scetis</w:t>
      </w:r>
    </w:p>
    <w:p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37D4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37D47">
        <w:rPr>
          <w:noProof/>
        </w:rPr>
        <w:t>560</w:t>
      </w:r>
      <w:r w:rsidR="00237D47">
        <w:fldChar w:fldCharType="end"/>
      </w:r>
      <w:r>
        <w:t>.</w:t>
      </w:r>
    </w:p>
    <w:p w:rsidR="00D46726" w:rsidRDefault="00D46726" w:rsidP="00D46726">
      <w:pPr>
        <w:pStyle w:val="Heading3"/>
      </w:pPr>
      <w:r>
        <w:t>August 25 / Little Month 2: Departure of St. Titus the Apostle</w:t>
      </w:r>
    </w:p>
    <w:p w:rsidR="00191A26" w:rsidRDefault="00191A26" w:rsidP="00191A26">
      <w:pPr>
        <w:pStyle w:val="Rubric"/>
      </w:pPr>
      <w:r>
        <w:t xml:space="preserve">See </w:t>
      </w:r>
      <w:r>
        <w:fldChar w:fldCharType="begin"/>
      </w:r>
      <w:r>
        <w:instrText xml:space="preserve"> REF _Ref434488644 \h </w:instrText>
      </w:r>
      <w:r>
        <w:fldChar w:fldCharType="separate"/>
      </w:r>
      <w:r>
        <w:t>A Doxology for the Apostles</w:t>
      </w:r>
      <w:r>
        <w:fldChar w:fldCharType="end"/>
      </w:r>
      <w:r>
        <w:t xml:space="preserve">, on pages </w:t>
      </w:r>
      <w:r>
        <w:fldChar w:fldCharType="begin"/>
      </w:r>
      <w:r>
        <w:instrText xml:space="preserve"> PAGEREF _Ref434488644 \h </w:instrText>
      </w:r>
      <w:r>
        <w:fldChar w:fldCharType="separate"/>
      </w:r>
      <w:r>
        <w:rPr>
          <w:noProof/>
        </w:rPr>
        <w:t>508</w:t>
      </w:r>
      <w:r>
        <w:fldChar w:fldCharType="end"/>
      </w:r>
      <w:r>
        <w:t xml:space="preserve">, </w:t>
      </w:r>
      <w:r>
        <w:fldChar w:fldCharType="begin"/>
      </w:r>
      <w:r>
        <w:instrText xml:space="preserve"> PAGEREF _Ref434488657 \h </w:instrText>
      </w:r>
      <w:r>
        <w:fldChar w:fldCharType="separate"/>
      </w:r>
      <w:r>
        <w:rPr>
          <w:noProof/>
        </w:rPr>
        <w:t>509</w:t>
      </w:r>
      <w:r>
        <w:fldChar w:fldCharType="end"/>
      </w:r>
      <w:r>
        <w:t xml:space="preserve">, or </w:t>
      </w:r>
      <w:r>
        <w:fldChar w:fldCharType="begin"/>
      </w:r>
      <w:r>
        <w:instrText xml:space="preserve"> PAGEREF _Ref434488992 \h </w:instrText>
      </w:r>
      <w:r>
        <w:fldChar w:fldCharType="separate"/>
      </w:r>
      <w:r>
        <w:rPr>
          <w:noProof/>
        </w:rPr>
        <w:t>511</w:t>
      </w:r>
      <w:r>
        <w:fldChar w:fldCharType="end"/>
      </w:r>
      <w:r>
        <w:t>.</w:t>
      </w:r>
    </w:p>
    <w:p w:rsidR="00C30039" w:rsidRDefault="00C30039" w:rsidP="00C30039">
      <w:pPr>
        <w:pStyle w:val="Heading3"/>
      </w:pPr>
      <w:r>
        <w:lastRenderedPageBreak/>
        <w:t>August 26 / Little Month 3: Archangel Raphael</w:t>
      </w:r>
    </w:p>
    <w:p w:rsidR="00C30039" w:rsidRDefault="00C30039" w:rsidP="00C30039">
      <w:pPr>
        <w:pStyle w:val="Heading4"/>
      </w:pPr>
      <w:bookmarkStart w:id="1366" w:name="_Ref434488208"/>
      <w:r>
        <w:t>The Doxology</w:t>
      </w:r>
      <w:r w:rsidR="00B46E6E">
        <w:t xml:space="preserve"> for Archangel Raphael</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bookmarkStart w:id="1367" w:name="_Ref434491294"/>
      <w:r>
        <w:t>The Doxology</w:t>
      </w:r>
      <w:r w:rsidR="00810F04">
        <w:t xml:space="preserve"> for St. Parsouma</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13"/>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371"/>
            <w:r>
              <w:t xml:space="preserve">ⲙ̀Ⲡⲭ̄ⲥ̄ </w:t>
            </w:r>
            <w:commentRangeEnd w:id="1371"/>
            <w:r>
              <w:rPr>
                <w:rStyle w:val="CommentReference"/>
                <w:rFonts w:ascii="Times New Roman" w:hAnsi="Times New Roman" w:cstheme="minorBidi"/>
                <w:noProof w:val="0"/>
              </w:rPr>
              <w:commentReference w:id="1371"/>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lastRenderedPageBreak/>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372"/>
            <w:r>
              <w:t xml:space="preserve">ⲡⲉⲛⲥⲱⲧⲏⲣ </w:t>
            </w:r>
            <w:commentRangeEnd w:id="1372"/>
            <w:r>
              <w:rPr>
                <w:rStyle w:val="CommentReference"/>
                <w:rFonts w:ascii="Times New Roman" w:hAnsi="Times New Roman" w:cstheme="minorBidi"/>
                <w:noProof w:val="0"/>
              </w:rPr>
              <w:commentReference w:id="1372"/>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373" w:name="_Toc410196226"/>
      <w:bookmarkStart w:id="1374" w:name="_Toc410196468"/>
      <w:bookmarkStart w:id="1375" w:name="_Toc410196970"/>
      <w:bookmarkStart w:id="1376" w:name="_Toc434479005"/>
      <w:r>
        <w:lastRenderedPageBreak/>
        <w:t>The Pascal Cycle</w:t>
      </w:r>
      <w:bookmarkEnd w:id="1373"/>
      <w:bookmarkEnd w:id="1374"/>
      <w:bookmarkEnd w:id="1375"/>
      <w:bookmarkEnd w:id="1376"/>
    </w:p>
    <w:p w:rsidR="00495F1A" w:rsidRDefault="00495F1A" w:rsidP="00495F1A">
      <w:pPr>
        <w:pStyle w:val="Heading3"/>
      </w:pPr>
      <w:bookmarkStart w:id="1377" w:name="_Toc410196227"/>
      <w:bookmarkStart w:id="1378" w:name="_Toc410196469"/>
      <w:bookmarkStart w:id="1379" w:name="_Toc410196971"/>
      <w:r>
        <w:t>Jonah’s Fast</w:t>
      </w:r>
      <w:bookmarkEnd w:id="1377"/>
      <w:bookmarkEnd w:id="1378"/>
      <w:bookmarkEnd w:id="1379"/>
    </w:p>
    <w:p w:rsidR="001E5E16" w:rsidRPr="001E5E16" w:rsidRDefault="001E5E16" w:rsidP="001E5E16">
      <w:pPr>
        <w:pStyle w:val="Heading4"/>
      </w:pPr>
      <w:bookmarkStart w:id="1380" w:name="_Ref434478053"/>
      <w:r>
        <w:t>The Doxology</w:t>
      </w:r>
      <w:r w:rsidR="00E21EA3">
        <w:t xml:space="preserve"> of Jonah’s Fast</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381" w:name="_Toc410196228"/>
      <w:bookmarkStart w:id="1382" w:name="_Toc410196470"/>
      <w:bookmarkStart w:id="1383" w:name="_Toc410196972"/>
      <w:r>
        <w:t>Jonah’s Feast</w:t>
      </w:r>
      <w:bookmarkEnd w:id="1381"/>
      <w:bookmarkEnd w:id="1382"/>
      <w:bookmarkEnd w:id="1383"/>
    </w:p>
    <w:p w:rsidR="00495F1A" w:rsidRDefault="00495F1A" w:rsidP="00495F1A">
      <w:pPr>
        <w:pStyle w:val="Heading3"/>
      </w:pPr>
      <w:bookmarkStart w:id="1384" w:name="_Toc410196229"/>
      <w:bookmarkStart w:id="1385" w:name="_Toc410196471"/>
      <w:bookmarkStart w:id="1386" w:name="_Toc410196973"/>
      <w:r>
        <w:t>Great Lent</w:t>
      </w:r>
      <w:bookmarkEnd w:id="1384"/>
      <w:bookmarkEnd w:id="1385"/>
      <w:bookmarkEnd w:id="1386"/>
    </w:p>
    <w:p w:rsidR="00EC2AEB" w:rsidRPr="001E5E16" w:rsidRDefault="00EC2AEB" w:rsidP="00EC2AEB">
      <w:pPr>
        <w:pStyle w:val="Heading4"/>
      </w:pPr>
      <w:bookmarkStart w:id="1387" w:name="_Ref434478080"/>
      <w:r>
        <w:t>The Doxology</w:t>
      </w:r>
      <w:r w:rsidR="00420CFA">
        <w:t xml:space="preserve"> for Saturday and Sunday</w:t>
      </w:r>
      <w:r w:rsidR="00E21EA3">
        <w:t xml:space="preserve"> in Great Lent</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bookmarkStart w:id="1388" w:name="_Ref434478104"/>
      <w:r>
        <w:t>The Doxology</w:t>
      </w:r>
      <w:r w:rsidR="00E21EA3">
        <w:t xml:space="preserve"> for Weekdays in Great Lent</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389"/>
            <w:r>
              <w:t>ⲛⲓⲉ̀ⲛⲉϩ</w:t>
            </w:r>
            <w:commentRangeEnd w:id="1389"/>
            <w:r>
              <w:rPr>
                <w:rStyle w:val="CommentReference"/>
                <w:rFonts w:ascii="Times New Roman" w:hAnsi="Times New Roman" w:cstheme="minorBidi"/>
                <w:noProof w:val="0"/>
              </w:rPr>
              <w:commentReference w:id="1389"/>
            </w:r>
            <w:r>
              <w:t>.</w:t>
            </w:r>
          </w:p>
        </w:tc>
      </w:tr>
    </w:tbl>
    <w:p w:rsidR="00420CFA" w:rsidRPr="001E5E16" w:rsidRDefault="00420CFA" w:rsidP="00420CFA">
      <w:pPr>
        <w:pStyle w:val="Heading4"/>
      </w:pPr>
      <w:bookmarkStart w:id="1390" w:name="_Ref434478128"/>
      <w:r>
        <w:t>A Second Doxology for Weekdays</w:t>
      </w:r>
      <w:r w:rsidR="00E21EA3">
        <w:t xml:space="preserve"> in Great Lent</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391"/>
            <w:r>
              <w:t xml:space="preserve">He </w:t>
            </w:r>
            <w:r w:rsidR="00253DD3">
              <w:t>humiliated</w:t>
            </w:r>
          </w:p>
          <w:p w:rsidR="00420CFA" w:rsidRDefault="00420CFA" w:rsidP="00420CFA">
            <w:pPr>
              <w:pStyle w:val="EngHangEnd"/>
            </w:pPr>
            <w:r>
              <w:t>The Tempter</w:t>
            </w:r>
            <w:commentRangeEnd w:id="1391"/>
            <w:r>
              <w:rPr>
                <w:rStyle w:val="CommentReference"/>
              </w:rPr>
              <w:commentReference w:id="139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392"/>
            <w:r>
              <w:t>“Fast in watchfulness</w:t>
            </w:r>
          </w:p>
          <w:p w:rsidR="00420CFA" w:rsidRDefault="00420CFA" w:rsidP="00420CFA">
            <w:pPr>
              <w:pStyle w:val="EngHangEnd"/>
            </w:pPr>
            <w:r>
              <w:t>By day and by night.”</w:t>
            </w:r>
            <w:commentRangeEnd w:id="1392"/>
            <w:r>
              <w:rPr>
                <w:rStyle w:val="CommentReference"/>
              </w:rPr>
              <w:commentReference w:id="139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bookmarkStart w:id="1393" w:name="_Ref434478147"/>
      <w:r>
        <w:t>A Third</w:t>
      </w:r>
      <w:r w:rsidR="00420CFA">
        <w:t xml:space="preserve"> Doxology</w:t>
      </w:r>
      <w:r>
        <w:t xml:space="preserve"> for Weekdays</w:t>
      </w:r>
      <w:r w:rsidR="00E21EA3">
        <w:t xml:space="preserve"> in Great Lent</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bookmarkStart w:id="1394" w:name="_Ref434478172"/>
      <w:r>
        <w:t xml:space="preserve">The </w:t>
      </w:r>
      <w:r w:rsidR="007A72D2">
        <w:t xml:space="preserve">Fourth </w:t>
      </w:r>
      <w:r>
        <w:t>Doxology</w:t>
      </w:r>
      <w:r w:rsidR="007A72D2">
        <w:t xml:space="preserve"> </w:t>
      </w:r>
      <w:r w:rsidR="00E21EA3">
        <w:t>for Great Lent</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395"/>
            <w:r>
              <w:t xml:space="preserve">Ϯⲛⲏⲥⲧⲓⲁ̀ </w:t>
            </w:r>
            <w:commentRangeEnd w:id="1395"/>
            <w:r>
              <w:rPr>
                <w:rStyle w:val="CommentReference"/>
                <w:rFonts w:ascii="Times New Roman" w:hAnsi="Times New Roman" w:cstheme="minorBidi"/>
                <w:noProof w:val="0"/>
              </w:rPr>
              <w:commentReference w:id="1395"/>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396"/>
            <w:r>
              <w:t>pretense</w:t>
            </w:r>
            <w:commentRangeEnd w:id="1396"/>
            <w:r>
              <w:rPr>
                <w:rStyle w:val="CommentReference"/>
              </w:rPr>
              <w:commentReference w:id="1396"/>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397"/>
            <w:r>
              <w:t>strugglers</w:t>
            </w:r>
            <w:commentRangeEnd w:id="1397"/>
            <w:r>
              <w:rPr>
                <w:rStyle w:val="CommentReference"/>
              </w:rPr>
              <w:commentReference w:id="1397"/>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398"/>
            <w:r>
              <w:t>martyrdom</w:t>
            </w:r>
            <w:commentRangeEnd w:id="1398"/>
            <w:r>
              <w:rPr>
                <w:rStyle w:val="CommentReference"/>
              </w:rPr>
              <w:commentReference w:id="139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399"/>
            <w:r>
              <w:t xml:space="preserve">carries </w:t>
            </w:r>
            <w:commentRangeEnd w:id="1399"/>
            <w:r>
              <w:rPr>
                <w:rStyle w:val="CommentReference"/>
              </w:rPr>
              <w:commentReference w:id="1399"/>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400"/>
            <w:r>
              <w:t>assembly</w:t>
            </w:r>
            <w:commentRangeEnd w:id="1400"/>
            <w:r>
              <w:rPr>
                <w:rStyle w:val="CommentReference"/>
              </w:rPr>
              <w:commentReference w:id="1400"/>
            </w:r>
            <w:r>
              <w:t>,</w:t>
            </w:r>
          </w:p>
          <w:p w:rsidR="006A78B4" w:rsidRDefault="006A78B4" w:rsidP="006A78B4">
            <w:pPr>
              <w:pStyle w:val="EngHangEnd"/>
            </w:pPr>
            <w:r>
              <w:t xml:space="preserve">From now until the </w:t>
            </w:r>
            <w:commentRangeStart w:id="1401"/>
            <w:r>
              <w:t>ages of ages</w:t>
            </w:r>
            <w:commentRangeEnd w:id="1401"/>
            <w:r>
              <w:rPr>
                <w:rStyle w:val="CommentReference"/>
              </w:rPr>
              <w:commentReference w:id="140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bookmarkStart w:id="1402" w:name="_Ref434476347"/>
      <w:r>
        <w:t>The Psali Adam</w:t>
      </w:r>
      <w:r w:rsidR="006C1B94">
        <w:t xml:space="preserve"> for Great Lent</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bookmarkStart w:id="1403" w:name="_Ref434476369"/>
      <w:r>
        <w:t>The Psali Batos</w:t>
      </w:r>
      <w:r w:rsidR="006C1B94">
        <w:t xml:space="preserve"> for Great Lent</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404" w:name="_Toc410196230"/>
      <w:bookmarkStart w:id="1405" w:name="_Toc410196472"/>
      <w:bookmarkStart w:id="1406" w:name="_Toc410196974"/>
      <w:r>
        <w:t>Lazarus Saturday</w:t>
      </w:r>
      <w:bookmarkEnd w:id="1404"/>
      <w:bookmarkEnd w:id="1405"/>
      <w:bookmarkEnd w:id="1406"/>
    </w:p>
    <w:p w:rsidR="00EC2AEB" w:rsidRPr="001E5E16" w:rsidRDefault="00EC2AEB" w:rsidP="00EC2AEB">
      <w:pPr>
        <w:pStyle w:val="Heading4"/>
      </w:pPr>
      <w:bookmarkStart w:id="1407" w:name="_Ref434478195"/>
      <w:r>
        <w:t>The Doxology</w:t>
      </w:r>
      <w:r w:rsidR="00E21EA3">
        <w:t xml:space="preserve"> for Lazarus Saturday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bookmarkStart w:id="1408" w:name="_Ref434476394"/>
      <w:r>
        <w:t>The Psali Batos</w:t>
      </w:r>
      <w:r w:rsidR="006C1B94">
        <w:t xml:space="preserve"> for Lazarus Saturday</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409"/>
            <w:r>
              <w:t>With glory befitting You</w:t>
            </w:r>
            <w:commentRangeEnd w:id="1409"/>
            <w:r>
              <w:rPr>
                <w:rStyle w:val="CommentReference"/>
              </w:rPr>
              <w:commentReference w:id="1409"/>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410" w:name="_Toc410196231"/>
      <w:bookmarkStart w:id="1411" w:name="_Toc410196473"/>
      <w:bookmarkStart w:id="1412" w:name="_Toc410196975"/>
      <w:r>
        <w:t>Palm Sunday</w:t>
      </w:r>
      <w:bookmarkEnd w:id="1410"/>
      <w:bookmarkEnd w:id="1411"/>
      <w:bookmarkEnd w:id="1412"/>
    </w:p>
    <w:p w:rsidR="00EC2AEB" w:rsidRPr="001E5E16" w:rsidRDefault="00EC2AEB" w:rsidP="00EC2AEB">
      <w:pPr>
        <w:pStyle w:val="Heading4"/>
      </w:pPr>
      <w:bookmarkStart w:id="1413" w:name="_Ref434478217"/>
      <w:r>
        <w:t xml:space="preserve">The </w:t>
      </w:r>
      <w:r w:rsidR="00FA139D">
        <w:t xml:space="preserve">First </w:t>
      </w:r>
      <w:r>
        <w:t>Doxology</w:t>
      </w:r>
      <w:r w:rsidR="00E21EA3">
        <w:t xml:space="preserve"> for Palm Sunday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414"/>
            <w:r>
              <w:t>To the ages.</w:t>
            </w:r>
            <w:commentRangeEnd w:id="1414"/>
            <w:r>
              <w:rPr>
                <w:rStyle w:val="CommentReference"/>
              </w:rPr>
              <w:commentReference w:id="1414"/>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bookmarkStart w:id="1415" w:name="_Ref434478234"/>
      <w:r>
        <w:t>The Second Doxology</w:t>
      </w:r>
      <w:r w:rsidR="00E21EA3">
        <w:t xml:space="preserve"> for Palm Sunday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1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bookmarkStart w:id="1416" w:name="_Ref434478255"/>
      <w:r>
        <w:t>The Third Doxology</w:t>
      </w:r>
      <w:r w:rsidR="00E21EA3">
        <w:t xml:space="preserve"> for Palm Sunday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417"/>
            <w:r>
              <w:t xml:space="preserve">is </w:t>
            </w:r>
            <w:commentRangeEnd w:id="1417"/>
            <w:r>
              <w:rPr>
                <w:rStyle w:val="CommentReference"/>
              </w:rPr>
              <w:commentReference w:id="141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bookmarkStart w:id="1418" w:name="_Ref434476417"/>
      <w:r>
        <w:t>The Psali Adam</w:t>
      </w:r>
      <w:r w:rsidR="006C1B94">
        <w:t xml:space="preserve"> for Palm Sunday</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419"/>
            <w:r>
              <w:t xml:space="preserve">Offer </w:t>
            </w:r>
            <w:commentRangeEnd w:id="1419"/>
            <w:r>
              <w:rPr>
                <w:rStyle w:val="CommentReference"/>
              </w:rPr>
              <w:commentReference w:id="141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420"/>
            <w:r>
              <w:t>Kranion</w:t>
            </w:r>
            <w:commentRangeEnd w:id="1420"/>
            <w:r>
              <w:rPr>
                <w:rStyle w:val="CommentReference"/>
              </w:rPr>
              <w:commentReference w:id="142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421" w:name="_Toc410196232"/>
      <w:bookmarkStart w:id="1422" w:name="_Toc410196474"/>
      <w:bookmarkStart w:id="1423" w:name="_Toc410196976"/>
      <w:r>
        <w:t>Resurrection</w:t>
      </w:r>
      <w:bookmarkEnd w:id="1421"/>
      <w:bookmarkEnd w:id="1422"/>
      <w:bookmarkEnd w:id="1423"/>
    </w:p>
    <w:p w:rsidR="00EC2AEB" w:rsidRPr="001E5E16" w:rsidRDefault="00EC2AEB" w:rsidP="00EC2AEB">
      <w:pPr>
        <w:pStyle w:val="Heading4"/>
      </w:pPr>
      <w:bookmarkStart w:id="1424" w:name="_Ref434478294"/>
      <w:r>
        <w:t>The Doxology</w:t>
      </w:r>
      <w:r w:rsidR="00E21EA3">
        <w:t xml:space="preserve"> for the Resurrection</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425"/>
            <w:r>
              <w:t>Name</w:t>
            </w:r>
            <w:commentRangeEnd w:id="1425"/>
            <w:r>
              <w:rPr>
                <w:rStyle w:val="CommentReference"/>
              </w:rPr>
              <w:commentReference w:id="142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bookmarkStart w:id="1426" w:name="_Ref434478317"/>
      <w:r>
        <w:t>A</w:t>
      </w:r>
      <w:r w:rsidR="00E21EA3">
        <w:t>nother</w:t>
      </w:r>
      <w:r>
        <w:t xml:space="preserve"> Doxology</w:t>
      </w:r>
      <w:r w:rsidR="00E21EA3">
        <w:t xml:space="preserve"> for the Resurrection</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bookmarkStart w:id="1427" w:name="_Ref434478347"/>
      <w:r>
        <w:t>A Doxology for Archangel Michael</w:t>
      </w:r>
      <w:r w:rsidR="00E21EA3">
        <w:t xml:space="preserve"> for the Resurrection</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bookmarkStart w:id="1428" w:name="_Ref434476440"/>
      <w:r>
        <w:t>The Psali Adam</w:t>
      </w:r>
      <w:r w:rsidR="006C1B94">
        <w:t xml:space="preserve"> for the Resurrection</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bookmarkStart w:id="1429" w:name="_Ref434476459"/>
      <w:r>
        <w:t>The Psali Batos</w:t>
      </w:r>
      <w:r w:rsidR="006C1B94">
        <w:t xml:space="preserve"> for the Resurrection</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430" w:name="_Toc410196233"/>
      <w:bookmarkStart w:id="1431" w:name="_Toc410196475"/>
      <w:bookmarkStart w:id="1432" w:name="_Toc410196977"/>
      <w:r>
        <w:t>Thomas Sunday</w:t>
      </w:r>
      <w:bookmarkEnd w:id="1430"/>
      <w:bookmarkEnd w:id="1431"/>
      <w:bookmarkEnd w:id="1432"/>
    </w:p>
    <w:p w:rsidR="00EC2AEB" w:rsidRDefault="00EC2AEB" w:rsidP="00EC2AEB">
      <w:pPr>
        <w:pStyle w:val="Heading4"/>
      </w:pPr>
      <w:bookmarkStart w:id="1433" w:name="_Ref434478375"/>
      <w:r>
        <w:t>The Doxology</w:t>
      </w:r>
      <w:r w:rsidR="00E21EA3">
        <w:t xml:space="preserve"> for Thomas Sunday</w:t>
      </w:r>
      <w:bookmarkEnd w:id="1433"/>
    </w:p>
    <w:p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37D4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37D47">
        <w:rPr>
          <w:noProof/>
        </w:rPr>
        <w:t>844</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2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2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2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434"/>
            <w:r>
              <w:t xml:space="preserve">Jesus </w:t>
            </w:r>
            <w:commentRangeEnd w:id="1434"/>
            <w:r>
              <w:rPr>
                <w:rStyle w:val="CommentReference"/>
                <w:rFonts w:ascii="Times New Roman" w:hAnsi="Times New Roman"/>
              </w:rPr>
              <w:commentReference w:id="1434"/>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435" w:name="_Toc410196235"/>
      <w:bookmarkStart w:id="1436" w:name="_Toc410196477"/>
      <w:bookmarkStart w:id="1437" w:name="_Toc410196979"/>
      <w:r>
        <w:t>Ascension</w:t>
      </w:r>
      <w:bookmarkEnd w:id="1435"/>
      <w:bookmarkEnd w:id="1436"/>
      <w:bookmarkEnd w:id="1437"/>
    </w:p>
    <w:p w:rsidR="00EC2AEB" w:rsidRPr="001E5E16" w:rsidRDefault="00EC2AEB" w:rsidP="00EC2AEB">
      <w:pPr>
        <w:pStyle w:val="Heading4"/>
      </w:pPr>
      <w:bookmarkStart w:id="1438" w:name="_Ref434478556"/>
      <w:r>
        <w:t>The Doxology</w:t>
      </w:r>
      <w:r w:rsidR="00CC1CA8">
        <w:t xml:space="preserve"> for the Ascension</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439"/>
            <w:r>
              <w:t>Name</w:t>
            </w:r>
            <w:commentRangeEnd w:id="1439"/>
            <w:r>
              <w:rPr>
                <w:rStyle w:val="CommentReference"/>
              </w:rPr>
              <w:commentReference w:id="143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440"/>
            <w:r>
              <w:t>to Him</w:t>
            </w:r>
            <w:commentRangeEnd w:id="1440"/>
            <w:r>
              <w:rPr>
                <w:rStyle w:val="CommentReference"/>
              </w:rPr>
              <w:commentReference w:id="144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441"/>
            <w:r>
              <w:t>might</w:t>
            </w:r>
            <w:commentRangeEnd w:id="1441"/>
            <w:r>
              <w:rPr>
                <w:rStyle w:val="CommentReference"/>
              </w:rPr>
              <w:commentReference w:id="144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442"/>
            <w:r>
              <w:t xml:space="preserve">Jesus </w:t>
            </w:r>
            <w:commentRangeEnd w:id="1442"/>
            <w:r>
              <w:rPr>
                <w:rStyle w:val="CommentReference"/>
                <w:rFonts w:ascii="Times New Roman" w:hAnsi="Times New Roman"/>
              </w:rPr>
              <w:commentReference w:id="1442"/>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bookmarkStart w:id="1443" w:name="_Ref434476482"/>
      <w:r>
        <w:lastRenderedPageBreak/>
        <w:t>The Psali Adam</w:t>
      </w:r>
      <w:r w:rsidR="006C1B94">
        <w:t xml:space="preserve"> for the Ascension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bookmarkStart w:id="1444" w:name="_Ref434476541"/>
      <w:r>
        <w:lastRenderedPageBreak/>
        <w:t>The Psali Batos</w:t>
      </w:r>
      <w:r w:rsidR="006C1B94">
        <w:t xml:space="preserve"> for the Ascension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445"/>
            <w:r>
              <w:t>miracles</w:t>
            </w:r>
            <w:commentRangeEnd w:id="1445"/>
            <w:r>
              <w:rPr>
                <w:rStyle w:val="CommentReference"/>
              </w:rPr>
              <w:commentReference w:id="144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w:t>
            </w:r>
            <w:r w:rsidR="00FE0AE4">
              <w:t xml:space="preserve"> </w:t>
            </w:r>
            <w:r>
              <w:t>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446" w:name="_Toc410196236"/>
      <w:bookmarkStart w:id="1447" w:name="_Toc410196478"/>
      <w:bookmarkStart w:id="1448" w:name="_Toc410196980"/>
      <w:r>
        <w:t>Pentecost</w:t>
      </w:r>
      <w:bookmarkEnd w:id="1446"/>
      <w:bookmarkEnd w:id="1447"/>
      <w:bookmarkEnd w:id="1448"/>
    </w:p>
    <w:p w:rsidR="00EC2AEB" w:rsidRPr="001E5E16" w:rsidRDefault="00EC2AEB" w:rsidP="00EC2AEB">
      <w:pPr>
        <w:pStyle w:val="Heading4"/>
      </w:pPr>
      <w:bookmarkStart w:id="1449" w:name="_Ref434478581"/>
      <w:r>
        <w:t>The Doxology</w:t>
      </w:r>
      <w:r w:rsidR="00CC1CA8">
        <w:t xml:space="preserve"> for Pentecost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450"/>
            <w:r>
              <w:t>Name</w:t>
            </w:r>
            <w:commentRangeEnd w:id="1450"/>
            <w:r>
              <w:rPr>
                <w:rStyle w:val="CommentReference"/>
              </w:rPr>
              <w:commentReference w:id="145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451"/>
            <w:r>
              <w:t>to Him</w:t>
            </w:r>
            <w:commentRangeEnd w:id="1451"/>
            <w:r>
              <w:rPr>
                <w:rStyle w:val="CommentReference"/>
              </w:rPr>
              <w:commentReference w:id="145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452"/>
            <w:r>
              <w:t>might</w:t>
            </w:r>
            <w:commentRangeEnd w:id="1452"/>
            <w:r>
              <w:rPr>
                <w:rStyle w:val="CommentReference"/>
              </w:rPr>
              <w:commentReference w:id="145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bookmarkStart w:id="1453" w:name="_Ref434476566"/>
      <w:r>
        <w:lastRenderedPageBreak/>
        <w:t>The Psali Adam</w:t>
      </w:r>
      <w:r w:rsidR="006C1B94">
        <w:t xml:space="preserve"> for Pentecost</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Default="00495F1A" w:rsidP="00495F1A">
      <w:pPr>
        <w:pStyle w:val="Heading2"/>
      </w:pPr>
      <w:bookmarkStart w:id="1454" w:name="_Toc410196981"/>
      <w:bookmarkStart w:id="1455" w:name="_Toc434479006"/>
      <w:r>
        <w:lastRenderedPageBreak/>
        <w:t>Hymns for Koiak</w:t>
      </w:r>
      <w:bookmarkEnd w:id="819"/>
      <w:bookmarkEnd w:id="820"/>
      <w:bookmarkEnd w:id="821"/>
      <w:bookmarkEnd w:id="1454"/>
      <w:bookmarkEnd w:id="1455"/>
    </w:p>
    <w:p w:rsidR="00B411C9" w:rsidRDefault="00B411C9" w:rsidP="00B411C9">
      <w:pPr>
        <w:pStyle w:val="Heading2"/>
      </w:pPr>
      <w:bookmarkStart w:id="1456" w:name="_Toc434479007"/>
      <w:r>
        <w:lastRenderedPageBreak/>
        <w:t>Index of Psalis</w:t>
      </w:r>
      <w:bookmarkEnd w:id="1456"/>
    </w:p>
    <w:p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CC1CA8">
        <w:t>The Psali Adam for the Ecclesiastical New Year</w:t>
      </w:r>
      <w:r>
        <w:fldChar w:fldCharType="end"/>
      </w:r>
      <w:r>
        <w:tab/>
      </w:r>
      <w:r>
        <w:fldChar w:fldCharType="begin"/>
      </w:r>
      <w:r>
        <w:instrText xml:space="preserve"> PAGEREF _Ref434473482 \h </w:instrText>
      </w:r>
      <w:r>
        <w:fldChar w:fldCharType="separate"/>
      </w:r>
      <w:r w:rsidR="00CC1CA8">
        <w:rPr>
          <w:noProof/>
        </w:rPr>
        <w:t>528</w:t>
      </w:r>
      <w:r>
        <w:fldChar w:fldCharType="end"/>
      </w:r>
    </w:p>
    <w:p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CC1CA8">
        <w:t>The Psali Batos for the Ecclesiastical New Year</w:t>
      </w:r>
      <w:r>
        <w:fldChar w:fldCharType="end"/>
      </w:r>
      <w:r>
        <w:tab/>
      </w:r>
      <w:r>
        <w:fldChar w:fldCharType="begin"/>
      </w:r>
      <w:r>
        <w:instrText xml:space="preserve"> PAGEREF _Ref434473530 \h </w:instrText>
      </w:r>
      <w:r>
        <w:fldChar w:fldCharType="separate"/>
      </w:r>
      <w:r w:rsidR="00CC1CA8">
        <w:rPr>
          <w:noProof/>
        </w:rPr>
        <w:t>534</w:t>
      </w:r>
      <w:r>
        <w:fldChar w:fldCharType="end"/>
      </w:r>
    </w:p>
    <w:p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CC1CA8">
        <w:t>The Psali Adam for the Feast of the Cross</w:t>
      </w:r>
      <w:r>
        <w:fldChar w:fldCharType="end"/>
      </w:r>
      <w:r>
        <w:tab/>
      </w:r>
      <w:r>
        <w:fldChar w:fldCharType="begin"/>
      </w:r>
      <w:r>
        <w:instrText xml:space="preserve"> PAGEREF _Ref434474964 \h </w:instrText>
      </w:r>
      <w:r>
        <w:fldChar w:fldCharType="separate"/>
      </w:r>
      <w:r w:rsidR="00CC1CA8">
        <w:rPr>
          <w:noProof/>
        </w:rPr>
        <w:t>545</w:t>
      </w:r>
      <w:r>
        <w:fldChar w:fldCharType="end"/>
      </w:r>
    </w:p>
    <w:p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CC1CA8">
        <w:t>The Psali Batos for the Feast of the Cross</w:t>
      </w:r>
      <w:r>
        <w:fldChar w:fldCharType="end"/>
      </w:r>
      <w:r>
        <w:tab/>
      </w:r>
      <w:r>
        <w:fldChar w:fldCharType="begin"/>
      </w:r>
      <w:r>
        <w:instrText xml:space="preserve"> PAGEREF _Ref434474992 \h </w:instrText>
      </w:r>
      <w:r>
        <w:fldChar w:fldCharType="separate"/>
      </w:r>
      <w:r w:rsidR="00CC1CA8">
        <w:rPr>
          <w:noProof/>
        </w:rPr>
        <w:t>549</w:t>
      </w:r>
      <w:r>
        <w:fldChar w:fldCharType="end"/>
      </w:r>
    </w:p>
    <w:p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t>The Psali Adam for the 29</w:t>
      </w:r>
      <w:r w:rsidRPr="00C0205C">
        <w:rPr>
          <w:vertAlign w:val="superscript"/>
        </w:rPr>
        <w:t>th</w:t>
      </w:r>
      <w:r>
        <w:t xml:space="preserve"> of Every Month</w:t>
      </w:r>
      <w:r>
        <w:fldChar w:fldCharType="end"/>
      </w:r>
      <w:r>
        <w:tab/>
      </w:r>
      <w:r>
        <w:fldChar w:fldCharType="begin"/>
      </w:r>
      <w:r>
        <w:instrText xml:space="preserve"> PAGEREF _Ref435003845 \h </w:instrText>
      </w:r>
      <w:r>
        <w:fldChar w:fldCharType="separate"/>
      </w:r>
      <w:r>
        <w:rPr>
          <w:noProof/>
        </w:rPr>
        <w:t>561</w:t>
      </w:r>
      <w:r>
        <w:fldChar w:fldCharType="end"/>
      </w:r>
    </w:p>
    <w:p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t>The Psali Batos for the 29</w:t>
      </w:r>
      <w:r w:rsidRPr="00C0205C">
        <w:rPr>
          <w:vertAlign w:val="superscript"/>
        </w:rPr>
        <w:t>th</w:t>
      </w:r>
      <w:r>
        <w:t xml:space="preserve"> of Every Month</w:t>
      </w:r>
      <w:r>
        <w:fldChar w:fldCharType="end"/>
      </w:r>
      <w:r>
        <w:tab/>
      </w:r>
      <w:r>
        <w:fldChar w:fldCharType="begin"/>
      </w:r>
      <w:r>
        <w:instrText xml:space="preserve"> PAGEREF _Ref435003860 \h </w:instrText>
      </w:r>
      <w:r>
        <w:fldChar w:fldCharType="separate"/>
      </w:r>
      <w:r>
        <w:rPr>
          <w:noProof/>
        </w:rPr>
        <w:t>567</w:t>
      </w:r>
      <w:r>
        <w:fldChar w:fldCharType="end"/>
      </w:r>
    </w:p>
    <w:p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CC1CA8">
        <w:t>The Sunday Psali Adam for Nativity</w:t>
      </w:r>
      <w:r>
        <w:fldChar w:fldCharType="end"/>
      </w:r>
      <w:r>
        <w:tab/>
      </w:r>
      <w:r>
        <w:fldChar w:fldCharType="begin"/>
      </w:r>
      <w:r>
        <w:instrText xml:space="preserve"> PAGEREF _Ref434475057 \h </w:instrText>
      </w:r>
      <w:r>
        <w:fldChar w:fldCharType="separate"/>
      </w:r>
      <w:r w:rsidR="00CC1CA8">
        <w:rPr>
          <w:noProof/>
        </w:rPr>
        <w:t>607</w:t>
      </w:r>
      <w:r>
        <w:fldChar w:fldCharType="end"/>
      </w:r>
    </w:p>
    <w:p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CC1CA8">
        <w:t>The Monday Psali Adam for Nativity</w:t>
      </w:r>
      <w:r>
        <w:fldChar w:fldCharType="end"/>
      </w:r>
      <w:r>
        <w:tab/>
      </w:r>
      <w:r>
        <w:fldChar w:fldCharType="begin"/>
      </w:r>
      <w:r>
        <w:instrText xml:space="preserve"> PAGEREF _Ref434475083 \h </w:instrText>
      </w:r>
      <w:r>
        <w:fldChar w:fldCharType="separate"/>
      </w:r>
      <w:r w:rsidR="00CC1CA8">
        <w:rPr>
          <w:noProof/>
        </w:rPr>
        <w:t>611</w:t>
      </w:r>
      <w:r>
        <w:fldChar w:fldCharType="end"/>
      </w:r>
    </w:p>
    <w:p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CC1CA8">
        <w:t>The Tuesday Psali Adam for Nativity</w:t>
      </w:r>
      <w:r>
        <w:fldChar w:fldCharType="end"/>
      </w:r>
      <w:r>
        <w:tab/>
      </w:r>
      <w:r>
        <w:fldChar w:fldCharType="begin"/>
      </w:r>
      <w:r>
        <w:instrText xml:space="preserve"> PAGEREF _Ref434475102 \h </w:instrText>
      </w:r>
      <w:r>
        <w:fldChar w:fldCharType="separate"/>
      </w:r>
      <w:r w:rsidR="00CC1CA8">
        <w:rPr>
          <w:noProof/>
        </w:rPr>
        <w:t>616</w:t>
      </w:r>
      <w:r>
        <w:fldChar w:fldCharType="end"/>
      </w:r>
    </w:p>
    <w:p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CC1CA8">
        <w:t>The Wednesday Psali Batos for Nativity</w:t>
      </w:r>
      <w:r>
        <w:fldChar w:fldCharType="end"/>
      </w:r>
      <w:r>
        <w:tab/>
      </w:r>
      <w:r>
        <w:fldChar w:fldCharType="begin"/>
      </w:r>
      <w:r>
        <w:instrText xml:space="preserve"> PAGEREF _Ref434475128 \h </w:instrText>
      </w:r>
      <w:r>
        <w:fldChar w:fldCharType="separate"/>
      </w:r>
      <w:r w:rsidR="00CC1CA8">
        <w:rPr>
          <w:noProof/>
        </w:rPr>
        <w:t>622</w:t>
      </w:r>
      <w:r>
        <w:fldChar w:fldCharType="end"/>
      </w:r>
    </w:p>
    <w:p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CC1CA8">
        <w:t>The Thursday Psali Batos for Nativity</w:t>
      </w:r>
      <w:r>
        <w:fldChar w:fldCharType="end"/>
      </w:r>
      <w:r>
        <w:tab/>
      </w:r>
      <w:r>
        <w:fldChar w:fldCharType="begin"/>
      </w:r>
      <w:r>
        <w:instrText xml:space="preserve"> PAGEREF _Ref434475150 \h </w:instrText>
      </w:r>
      <w:r>
        <w:fldChar w:fldCharType="separate"/>
      </w:r>
      <w:r w:rsidR="00CC1CA8">
        <w:rPr>
          <w:noProof/>
        </w:rPr>
        <w:t>626</w:t>
      </w:r>
      <w:r>
        <w:fldChar w:fldCharType="end"/>
      </w:r>
    </w:p>
    <w:p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CC1CA8">
        <w:t>The Friday Psali Batos for Nativity</w:t>
      </w:r>
      <w:r>
        <w:fldChar w:fldCharType="end"/>
      </w:r>
      <w:r>
        <w:tab/>
      </w:r>
      <w:r>
        <w:fldChar w:fldCharType="begin"/>
      </w:r>
      <w:r>
        <w:instrText xml:space="preserve"> PAGEREF _Ref434475177 \h </w:instrText>
      </w:r>
      <w:r>
        <w:fldChar w:fldCharType="separate"/>
      </w:r>
      <w:r w:rsidR="00CC1CA8">
        <w:rPr>
          <w:noProof/>
        </w:rPr>
        <w:t>630</w:t>
      </w:r>
      <w:r>
        <w:fldChar w:fldCharType="end"/>
      </w:r>
    </w:p>
    <w:p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CC1CA8">
        <w:t>The Saturday Psali Batos for Nativity</w:t>
      </w:r>
      <w:r>
        <w:fldChar w:fldCharType="end"/>
      </w:r>
      <w:r>
        <w:tab/>
      </w:r>
      <w:r>
        <w:fldChar w:fldCharType="begin"/>
      </w:r>
      <w:r>
        <w:instrText xml:space="preserve"> PAGEREF _Ref434475196 \h </w:instrText>
      </w:r>
      <w:r>
        <w:fldChar w:fldCharType="separate"/>
      </w:r>
      <w:r w:rsidR="00CC1CA8">
        <w:rPr>
          <w:noProof/>
        </w:rPr>
        <w:t>635</w:t>
      </w:r>
      <w:r>
        <w:fldChar w:fldCharType="end"/>
      </w:r>
    </w:p>
    <w:p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CC1CA8">
        <w:t>The Psali Adam for the Circumcision</w:t>
      </w:r>
      <w:r>
        <w:fldChar w:fldCharType="end"/>
      </w:r>
      <w:r>
        <w:tab/>
      </w:r>
      <w:r>
        <w:fldChar w:fldCharType="begin"/>
      </w:r>
      <w:r>
        <w:instrText xml:space="preserve"> PAGEREF _Ref434475229 \h </w:instrText>
      </w:r>
      <w:r>
        <w:fldChar w:fldCharType="separate"/>
      </w:r>
      <w:r w:rsidR="00CC1CA8">
        <w:rPr>
          <w:noProof/>
        </w:rPr>
        <w:t>644</w:t>
      </w:r>
      <w:r>
        <w:fldChar w:fldCharType="end"/>
      </w:r>
    </w:p>
    <w:p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CC1CA8">
        <w:t>The Psali Batos for the Circumcision</w:t>
      </w:r>
      <w:r>
        <w:fldChar w:fldCharType="end"/>
      </w:r>
      <w:r>
        <w:tab/>
      </w:r>
      <w:r>
        <w:fldChar w:fldCharType="begin"/>
      </w:r>
      <w:r>
        <w:instrText xml:space="preserve"> PAGEREF _Ref434475252 \h </w:instrText>
      </w:r>
      <w:r>
        <w:fldChar w:fldCharType="separate"/>
      </w:r>
      <w:r w:rsidR="00CC1CA8">
        <w:rPr>
          <w:noProof/>
        </w:rPr>
        <w:t>648</w:t>
      </w:r>
      <w:r>
        <w:fldChar w:fldCharType="end"/>
      </w:r>
    </w:p>
    <w:p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CC1CA8">
        <w:t>The Sunday Psali Adam for Theophany</w:t>
      </w:r>
      <w:r>
        <w:fldChar w:fldCharType="end"/>
      </w:r>
      <w:r>
        <w:tab/>
      </w:r>
      <w:r>
        <w:fldChar w:fldCharType="begin"/>
      </w:r>
      <w:r>
        <w:instrText xml:space="preserve"> PAGEREF _Ref434475280 \h </w:instrText>
      </w:r>
      <w:r>
        <w:fldChar w:fldCharType="separate"/>
      </w:r>
      <w:r w:rsidR="00CC1CA8">
        <w:rPr>
          <w:noProof/>
        </w:rPr>
        <w:t>659</w:t>
      </w:r>
      <w:r>
        <w:fldChar w:fldCharType="end"/>
      </w:r>
    </w:p>
    <w:p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CC1CA8">
        <w:t>The Monday Psali Adam for Theophany</w:t>
      </w:r>
      <w:r>
        <w:fldChar w:fldCharType="end"/>
      </w:r>
      <w:r>
        <w:tab/>
      </w:r>
      <w:r>
        <w:fldChar w:fldCharType="begin"/>
      </w:r>
      <w:r>
        <w:instrText xml:space="preserve"> PAGEREF _Ref434475309 \h </w:instrText>
      </w:r>
      <w:r>
        <w:fldChar w:fldCharType="separate"/>
      </w:r>
      <w:r w:rsidR="00CC1CA8">
        <w:rPr>
          <w:noProof/>
        </w:rPr>
        <w:t>663</w:t>
      </w:r>
      <w:r>
        <w:fldChar w:fldCharType="end"/>
      </w:r>
    </w:p>
    <w:p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CC1CA8">
        <w:t>The Tuesday Psali Adam for Theophany</w:t>
      </w:r>
      <w:r>
        <w:fldChar w:fldCharType="end"/>
      </w:r>
      <w:r>
        <w:tab/>
      </w:r>
      <w:r>
        <w:fldChar w:fldCharType="begin"/>
      </w:r>
      <w:r>
        <w:instrText xml:space="preserve"> PAGEREF _Ref434475331 \h </w:instrText>
      </w:r>
      <w:r>
        <w:fldChar w:fldCharType="separate"/>
      </w:r>
      <w:r w:rsidR="00CC1CA8">
        <w:rPr>
          <w:noProof/>
        </w:rPr>
        <w:t>667</w:t>
      </w:r>
      <w:r>
        <w:fldChar w:fldCharType="end"/>
      </w:r>
    </w:p>
    <w:p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CC1CA8">
        <w:t>The Wednesday Psali Batos for Theophany</w:t>
      </w:r>
      <w:r>
        <w:fldChar w:fldCharType="end"/>
      </w:r>
      <w:r>
        <w:tab/>
      </w:r>
      <w:r>
        <w:fldChar w:fldCharType="begin"/>
      </w:r>
      <w:r>
        <w:instrText xml:space="preserve"> PAGEREF _Ref434475362 \h </w:instrText>
      </w:r>
      <w:r>
        <w:fldChar w:fldCharType="separate"/>
      </w:r>
      <w:r w:rsidR="00CC1CA8">
        <w:rPr>
          <w:noProof/>
        </w:rPr>
        <w:t>671</w:t>
      </w:r>
      <w:r>
        <w:fldChar w:fldCharType="end"/>
      </w:r>
    </w:p>
    <w:p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CC1CA8">
        <w:t>The Thursday Psali Batos for Theophany</w:t>
      </w:r>
      <w:r>
        <w:fldChar w:fldCharType="end"/>
      </w:r>
      <w:r>
        <w:tab/>
      </w:r>
      <w:r>
        <w:fldChar w:fldCharType="begin"/>
      </w:r>
      <w:r>
        <w:instrText xml:space="preserve"> PAGEREF _Ref434475388 \h </w:instrText>
      </w:r>
      <w:r>
        <w:fldChar w:fldCharType="separate"/>
      </w:r>
      <w:r w:rsidR="00CC1CA8">
        <w:rPr>
          <w:noProof/>
        </w:rPr>
        <w:t>675</w:t>
      </w:r>
      <w:r>
        <w:fldChar w:fldCharType="end"/>
      </w:r>
    </w:p>
    <w:p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CC1CA8">
        <w:t>The Friday Psali Batos for Theophany</w:t>
      </w:r>
      <w:r>
        <w:fldChar w:fldCharType="end"/>
      </w:r>
      <w:r>
        <w:tab/>
      </w:r>
      <w:r>
        <w:fldChar w:fldCharType="begin"/>
      </w:r>
      <w:r>
        <w:instrText xml:space="preserve"> PAGEREF _Ref434475411 \h </w:instrText>
      </w:r>
      <w:r>
        <w:fldChar w:fldCharType="separate"/>
      </w:r>
      <w:r w:rsidR="00CC1CA8">
        <w:rPr>
          <w:noProof/>
        </w:rPr>
        <w:t>679</w:t>
      </w:r>
      <w:r>
        <w:fldChar w:fldCharType="end"/>
      </w:r>
    </w:p>
    <w:p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CC1CA8">
        <w:t>The Saturday Psali Batos for Theophany</w:t>
      </w:r>
      <w:r>
        <w:fldChar w:fldCharType="end"/>
      </w:r>
      <w:r>
        <w:tab/>
      </w:r>
      <w:r>
        <w:fldChar w:fldCharType="begin"/>
      </w:r>
      <w:r>
        <w:instrText xml:space="preserve"> PAGEREF _Ref434475434 \h </w:instrText>
      </w:r>
      <w:r>
        <w:fldChar w:fldCharType="separate"/>
      </w:r>
      <w:r w:rsidR="00CC1CA8">
        <w:rPr>
          <w:noProof/>
        </w:rPr>
        <w:t>683</w:t>
      </w:r>
      <w:r>
        <w:fldChar w:fldCharType="end"/>
      </w:r>
    </w:p>
    <w:p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CC1CA8">
        <w:t>The Psali Adam for the Wedding of Cana</w:t>
      </w:r>
      <w:r>
        <w:fldChar w:fldCharType="end"/>
      </w:r>
      <w:r>
        <w:tab/>
      </w:r>
      <w:r>
        <w:fldChar w:fldCharType="begin"/>
      </w:r>
      <w:r>
        <w:instrText xml:space="preserve"> PAGEREF _Ref434475472 \h </w:instrText>
      </w:r>
      <w:r>
        <w:fldChar w:fldCharType="separate"/>
      </w:r>
      <w:r w:rsidR="00CC1CA8">
        <w:rPr>
          <w:noProof/>
        </w:rPr>
        <w:t>690</w:t>
      </w:r>
      <w:r>
        <w:fldChar w:fldCharType="end"/>
      </w:r>
    </w:p>
    <w:p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CC1CA8">
        <w:t>The Psali Batos for the Wedding of Cana</w:t>
      </w:r>
      <w:r>
        <w:fldChar w:fldCharType="end"/>
      </w:r>
      <w:r>
        <w:tab/>
      </w:r>
      <w:r>
        <w:fldChar w:fldCharType="begin"/>
      </w:r>
      <w:r>
        <w:instrText xml:space="preserve"> PAGEREF _Ref434475500 \h </w:instrText>
      </w:r>
      <w:r>
        <w:fldChar w:fldCharType="separate"/>
      </w:r>
      <w:r w:rsidR="00CC1CA8">
        <w:rPr>
          <w:noProof/>
        </w:rPr>
        <w:t>694</w:t>
      </w:r>
      <w:r>
        <w:fldChar w:fldCharType="end"/>
      </w:r>
    </w:p>
    <w:p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CC1CA8">
        <w:t>The Psali Adam for Annunciation</w:t>
      </w:r>
      <w:r>
        <w:fldChar w:fldCharType="end"/>
      </w:r>
      <w:r>
        <w:tab/>
      </w:r>
      <w:r>
        <w:fldChar w:fldCharType="begin"/>
      </w:r>
      <w:r>
        <w:instrText xml:space="preserve"> PAGEREF _Ref434475566 \h </w:instrText>
      </w:r>
      <w:r>
        <w:fldChar w:fldCharType="separate"/>
      </w:r>
      <w:r w:rsidR="00CC1CA8">
        <w:rPr>
          <w:noProof/>
        </w:rPr>
        <w:t>717</w:t>
      </w:r>
      <w:r>
        <w:fldChar w:fldCharType="end"/>
      </w:r>
    </w:p>
    <w:p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CC1CA8">
        <w:t>The Psali Batos for Annunciation</w:t>
      </w:r>
      <w:r>
        <w:fldChar w:fldCharType="end"/>
      </w:r>
      <w:r>
        <w:tab/>
      </w:r>
      <w:r>
        <w:fldChar w:fldCharType="begin"/>
      </w:r>
      <w:r>
        <w:instrText xml:space="preserve"> PAGEREF _Ref434475591 \h </w:instrText>
      </w:r>
      <w:r>
        <w:fldChar w:fldCharType="separate"/>
      </w:r>
      <w:r w:rsidR="00CC1CA8">
        <w:rPr>
          <w:noProof/>
        </w:rPr>
        <w:t>721</w:t>
      </w:r>
      <w:r>
        <w:fldChar w:fldCharType="end"/>
      </w:r>
    </w:p>
    <w:p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CC1CA8">
        <w:t>The Psali Adam for the Entrance into Egypt</w:t>
      </w:r>
      <w:r>
        <w:fldChar w:fldCharType="end"/>
      </w:r>
      <w:r>
        <w:tab/>
      </w:r>
      <w:r>
        <w:fldChar w:fldCharType="begin"/>
      </w:r>
      <w:r>
        <w:instrText xml:space="preserve"> PAGEREF _Ref434476089 \h </w:instrText>
      </w:r>
      <w:r>
        <w:fldChar w:fldCharType="separate"/>
      </w:r>
      <w:r w:rsidR="00CC1CA8">
        <w:rPr>
          <w:noProof/>
        </w:rPr>
        <w:t>739</w:t>
      </w:r>
      <w:r>
        <w:fldChar w:fldCharType="end"/>
      </w:r>
    </w:p>
    <w:p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CC1CA8">
        <w:t>The Psali Batos for the Entrance into Egypt</w:t>
      </w:r>
      <w:r>
        <w:fldChar w:fldCharType="end"/>
      </w:r>
      <w:r>
        <w:tab/>
      </w:r>
      <w:r>
        <w:fldChar w:fldCharType="begin"/>
      </w:r>
      <w:r>
        <w:instrText xml:space="preserve"> PAGEREF _Ref434476112 \h </w:instrText>
      </w:r>
      <w:r>
        <w:fldChar w:fldCharType="separate"/>
      </w:r>
      <w:r w:rsidR="00CC1CA8">
        <w:rPr>
          <w:noProof/>
        </w:rPr>
        <w:t>743</w:t>
      </w:r>
      <w:r>
        <w:fldChar w:fldCharType="end"/>
      </w:r>
    </w:p>
    <w:p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CC1CA8">
        <w:t>The Psali Adam for the Apostles’ Fast</w:t>
      </w:r>
      <w:r>
        <w:fldChar w:fldCharType="end"/>
      </w:r>
      <w:r>
        <w:tab/>
      </w:r>
      <w:r>
        <w:fldChar w:fldCharType="begin"/>
      </w:r>
      <w:r>
        <w:instrText xml:space="preserve"> PAGEREF _Ref434476183 \h </w:instrText>
      </w:r>
      <w:r>
        <w:fldChar w:fldCharType="separate"/>
      </w:r>
      <w:r w:rsidR="00CC1CA8">
        <w:rPr>
          <w:noProof/>
        </w:rPr>
        <w:t>753</w:t>
      </w:r>
      <w:r>
        <w:fldChar w:fldCharType="end"/>
      </w:r>
    </w:p>
    <w:p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CC1CA8">
        <w:t>The Psali Batos for the Apostles’ Fast</w:t>
      </w:r>
      <w:r>
        <w:fldChar w:fldCharType="end"/>
      </w:r>
      <w:r>
        <w:tab/>
      </w:r>
      <w:r>
        <w:fldChar w:fldCharType="begin"/>
      </w:r>
      <w:r>
        <w:instrText xml:space="preserve"> PAGEREF _Ref434476204 \h </w:instrText>
      </w:r>
      <w:r>
        <w:fldChar w:fldCharType="separate"/>
      </w:r>
      <w:r w:rsidR="00CC1CA8">
        <w:rPr>
          <w:noProof/>
        </w:rPr>
        <w:t>757</w:t>
      </w:r>
      <w:r>
        <w:fldChar w:fldCharType="end"/>
      </w:r>
    </w:p>
    <w:p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CC1CA8">
        <w:t>The Psali Adam for the Apostles’ Feast</w:t>
      </w:r>
      <w:r>
        <w:fldChar w:fldCharType="end"/>
      </w:r>
      <w:r>
        <w:tab/>
      </w:r>
      <w:r>
        <w:fldChar w:fldCharType="begin"/>
      </w:r>
      <w:r>
        <w:instrText xml:space="preserve"> PAGEREF _Ref434476236 \h </w:instrText>
      </w:r>
      <w:r>
        <w:fldChar w:fldCharType="separate"/>
      </w:r>
      <w:r w:rsidR="00CC1CA8">
        <w:rPr>
          <w:noProof/>
        </w:rPr>
        <w:t>771</w:t>
      </w:r>
      <w:r>
        <w:fldChar w:fldCharType="end"/>
      </w:r>
    </w:p>
    <w:p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CC1CA8">
        <w:t>The Psali Batos for the Apostles’ Feast</w:t>
      </w:r>
      <w:r>
        <w:fldChar w:fldCharType="end"/>
      </w:r>
      <w:r>
        <w:tab/>
      </w:r>
      <w:r>
        <w:fldChar w:fldCharType="begin"/>
      </w:r>
      <w:r>
        <w:instrText xml:space="preserve"> PAGEREF _Ref434476261 \h </w:instrText>
      </w:r>
      <w:r>
        <w:fldChar w:fldCharType="separate"/>
      </w:r>
      <w:r w:rsidR="00CC1CA8">
        <w:rPr>
          <w:noProof/>
        </w:rPr>
        <w:t>775</w:t>
      </w:r>
      <w:r>
        <w:fldChar w:fldCharType="end"/>
      </w:r>
    </w:p>
    <w:p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CC1CA8">
        <w:t>The Psali Adam for the Transfiguration</w:t>
      </w:r>
      <w:r>
        <w:fldChar w:fldCharType="end"/>
      </w:r>
      <w:r>
        <w:tab/>
      </w:r>
      <w:r>
        <w:fldChar w:fldCharType="begin"/>
      </w:r>
      <w:r>
        <w:instrText xml:space="preserve"> PAGEREF _Ref434476299 \h </w:instrText>
      </w:r>
      <w:r>
        <w:fldChar w:fldCharType="separate"/>
      </w:r>
      <w:r w:rsidR="00CC1CA8">
        <w:rPr>
          <w:noProof/>
        </w:rPr>
        <w:t>793</w:t>
      </w:r>
      <w:r>
        <w:fldChar w:fldCharType="end"/>
      </w:r>
    </w:p>
    <w:p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CC1CA8">
        <w:t>The Psali Batos for the Transfiguration</w:t>
      </w:r>
      <w:r>
        <w:fldChar w:fldCharType="end"/>
      </w:r>
      <w:r>
        <w:tab/>
      </w:r>
      <w:r>
        <w:fldChar w:fldCharType="begin"/>
      </w:r>
      <w:r>
        <w:instrText xml:space="preserve"> PAGEREF _Ref434476316 \h </w:instrText>
      </w:r>
      <w:r>
        <w:fldChar w:fldCharType="separate"/>
      </w:r>
      <w:r w:rsidR="00CC1CA8">
        <w:rPr>
          <w:noProof/>
        </w:rPr>
        <w:t>797</w:t>
      </w:r>
      <w:r>
        <w:fldChar w:fldCharType="end"/>
      </w:r>
    </w:p>
    <w:p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CC1CA8">
        <w:t>The Psali Adam for Great Lent</w:t>
      </w:r>
      <w:r>
        <w:fldChar w:fldCharType="end"/>
      </w:r>
      <w:r>
        <w:tab/>
      </w:r>
      <w:r>
        <w:fldChar w:fldCharType="begin"/>
      </w:r>
      <w:r>
        <w:instrText xml:space="preserve"> PAGEREF _Ref434476347 \h </w:instrText>
      </w:r>
      <w:r>
        <w:fldChar w:fldCharType="separate"/>
      </w:r>
      <w:r w:rsidR="00CC1CA8">
        <w:rPr>
          <w:noProof/>
        </w:rPr>
        <w:t>823</w:t>
      </w:r>
      <w:r>
        <w:fldChar w:fldCharType="end"/>
      </w:r>
    </w:p>
    <w:p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CC1CA8">
        <w:t>The Psali Batos for Great Lent</w:t>
      </w:r>
      <w:r>
        <w:fldChar w:fldCharType="end"/>
      </w:r>
      <w:r>
        <w:tab/>
      </w:r>
      <w:r>
        <w:fldChar w:fldCharType="begin"/>
      </w:r>
      <w:r>
        <w:instrText xml:space="preserve"> PAGEREF _Ref434476369 \h </w:instrText>
      </w:r>
      <w:r>
        <w:fldChar w:fldCharType="separate"/>
      </w:r>
      <w:r w:rsidR="00CC1CA8">
        <w:rPr>
          <w:noProof/>
        </w:rPr>
        <w:t>827</w:t>
      </w:r>
      <w:r>
        <w:fldChar w:fldCharType="end"/>
      </w:r>
    </w:p>
    <w:p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CC1CA8">
        <w:t>The Psali Batos for Lazarus Saturday</w:t>
      </w:r>
      <w:r>
        <w:fldChar w:fldCharType="end"/>
      </w:r>
      <w:r>
        <w:tab/>
      </w:r>
      <w:r>
        <w:fldChar w:fldCharType="begin"/>
      </w:r>
      <w:r>
        <w:instrText xml:space="preserve"> PAGEREF _Ref434476394 \h </w:instrText>
      </w:r>
      <w:r>
        <w:fldChar w:fldCharType="separate"/>
      </w:r>
      <w:r w:rsidR="00CC1CA8">
        <w:rPr>
          <w:noProof/>
        </w:rPr>
        <w:t>832</w:t>
      </w:r>
      <w:r>
        <w:fldChar w:fldCharType="end"/>
      </w:r>
    </w:p>
    <w:p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CC1CA8">
        <w:t>The Psali Adam for Palm Sunday</w:t>
      </w:r>
      <w:r>
        <w:fldChar w:fldCharType="end"/>
      </w:r>
      <w:r>
        <w:tab/>
      </w:r>
      <w:r>
        <w:fldChar w:fldCharType="begin"/>
      </w:r>
      <w:r>
        <w:instrText xml:space="preserve"> PAGEREF _Ref434476417 \h </w:instrText>
      </w:r>
      <w:r>
        <w:fldChar w:fldCharType="separate"/>
      </w:r>
      <w:r w:rsidR="00CC1CA8">
        <w:rPr>
          <w:noProof/>
        </w:rPr>
        <w:t>841</w:t>
      </w:r>
      <w:r>
        <w:fldChar w:fldCharType="end"/>
      </w:r>
    </w:p>
    <w:p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CC1CA8">
        <w:t>The Psali Adam for the Resurrection</w:t>
      </w:r>
      <w:r>
        <w:fldChar w:fldCharType="end"/>
      </w:r>
      <w:r>
        <w:tab/>
      </w:r>
      <w:r>
        <w:fldChar w:fldCharType="begin"/>
      </w:r>
      <w:r>
        <w:instrText xml:space="preserve"> PAGEREF _Ref434476440 \h </w:instrText>
      </w:r>
      <w:r>
        <w:fldChar w:fldCharType="separate"/>
      </w:r>
      <w:r w:rsidR="00CC1CA8">
        <w:rPr>
          <w:noProof/>
        </w:rPr>
        <w:t>849</w:t>
      </w:r>
      <w:r>
        <w:fldChar w:fldCharType="end"/>
      </w:r>
    </w:p>
    <w:p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CC1CA8">
        <w:t>The Psali Batos for the Resurrection</w:t>
      </w:r>
      <w:r>
        <w:fldChar w:fldCharType="end"/>
      </w:r>
      <w:r>
        <w:tab/>
      </w:r>
      <w:r>
        <w:fldChar w:fldCharType="begin"/>
      </w:r>
      <w:r>
        <w:instrText xml:space="preserve"> PAGEREF _Ref434476459 \h </w:instrText>
      </w:r>
      <w:r>
        <w:fldChar w:fldCharType="separate"/>
      </w:r>
      <w:r w:rsidR="00CC1CA8">
        <w:rPr>
          <w:noProof/>
        </w:rPr>
        <w:t>853</w:t>
      </w:r>
      <w:r>
        <w:fldChar w:fldCharType="end"/>
      </w:r>
    </w:p>
    <w:p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CC1CA8">
        <w:t>The Psali Adam for the Ascension</w:t>
      </w:r>
      <w:r>
        <w:fldChar w:fldCharType="end"/>
      </w:r>
      <w:r>
        <w:tab/>
      </w:r>
      <w:r>
        <w:fldChar w:fldCharType="begin"/>
      </w:r>
      <w:r>
        <w:instrText xml:space="preserve"> PAGEREF _Ref434476482 \h </w:instrText>
      </w:r>
      <w:r>
        <w:fldChar w:fldCharType="separate"/>
      </w:r>
      <w:r w:rsidR="00CC1CA8">
        <w:rPr>
          <w:noProof/>
        </w:rPr>
        <w:t>861</w:t>
      </w:r>
      <w:r>
        <w:fldChar w:fldCharType="end"/>
      </w:r>
    </w:p>
    <w:p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CC1CA8">
        <w:t>The Psali Batos for the Ascension</w:t>
      </w:r>
      <w:r>
        <w:fldChar w:fldCharType="end"/>
      </w:r>
      <w:r>
        <w:tab/>
      </w:r>
      <w:r>
        <w:fldChar w:fldCharType="begin"/>
      </w:r>
      <w:r>
        <w:instrText xml:space="preserve"> PAGEREF _Ref434476541 \h </w:instrText>
      </w:r>
      <w:r>
        <w:fldChar w:fldCharType="separate"/>
      </w:r>
      <w:r w:rsidR="00CC1CA8">
        <w:rPr>
          <w:noProof/>
        </w:rPr>
        <w:t>865</w:t>
      </w:r>
      <w:r>
        <w:fldChar w:fldCharType="end"/>
      </w:r>
    </w:p>
    <w:p w:rsidR="006C1B94" w:rsidRPr="00B411C9" w:rsidRDefault="006C1B94" w:rsidP="00E21EA3">
      <w:pPr>
        <w:tabs>
          <w:tab w:val="left" w:leader="dot" w:pos="8280"/>
        </w:tabs>
        <w:spacing w:after="0" w:line="240" w:lineRule="auto"/>
      </w:pPr>
      <w:r>
        <w:lastRenderedPageBreak/>
        <w:fldChar w:fldCharType="begin"/>
      </w:r>
      <w:r>
        <w:instrText xml:space="preserve"> REF _Ref434476566 \h </w:instrText>
      </w:r>
      <w:r>
        <w:fldChar w:fldCharType="separate"/>
      </w:r>
      <w:r w:rsidR="00CC1CA8">
        <w:t>The Psali Adam for Pentecost</w:t>
      </w:r>
      <w:r>
        <w:fldChar w:fldCharType="end"/>
      </w:r>
      <w:r>
        <w:tab/>
      </w:r>
      <w:r>
        <w:fldChar w:fldCharType="begin"/>
      </w:r>
      <w:r>
        <w:instrText xml:space="preserve"> PAGEREF _Ref434476566 \h </w:instrText>
      </w:r>
      <w:r>
        <w:fldChar w:fldCharType="separate"/>
      </w:r>
      <w:r w:rsidR="00CC1CA8">
        <w:rPr>
          <w:noProof/>
        </w:rPr>
        <w:t>872</w:t>
      </w:r>
      <w:r>
        <w:fldChar w:fldCharType="end"/>
      </w:r>
    </w:p>
    <w:p w:rsidR="00B411C9" w:rsidRDefault="00B411C9" w:rsidP="00B411C9">
      <w:pPr>
        <w:pStyle w:val="Heading2"/>
      </w:pPr>
      <w:bookmarkStart w:id="1457" w:name="_Toc434479008"/>
      <w:r>
        <w:lastRenderedPageBreak/>
        <w:t>Index of Doxologies</w:t>
      </w:r>
      <w:bookmarkEnd w:id="1457"/>
    </w:p>
    <w:p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CC1CA8">
        <w:t>The Introduction to the Doxologies</w:t>
      </w:r>
      <w:r>
        <w:fldChar w:fldCharType="end"/>
      </w:r>
      <w:r>
        <w:tab/>
      </w:r>
      <w:r>
        <w:fldChar w:fldCharType="begin"/>
      </w:r>
      <w:r>
        <w:instrText xml:space="preserve"> PAGEREF _Ref434477171 \h </w:instrText>
      </w:r>
      <w:r>
        <w:fldChar w:fldCharType="separate"/>
      </w:r>
      <w:r w:rsidR="00CC1CA8">
        <w:rPr>
          <w:noProof/>
        </w:rPr>
        <w:t>29</w:t>
      </w:r>
      <w:r>
        <w:fldChar w:fldCharType="end"/>
      </w:r>
    </w:p>
    <w:p w:rsidR="00E21EA3" w:rsidRDefault="00E21EA3" w:rsidP="00E21EA3">
      <w:pPr>
        <w:pStyle w:val="Heading3"/>
      </w:pPr>
      <w:r>
        <w:t>Seasonal Doxologies</w:t>
      </w:r>
    </w:p>
    <w:p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CC1CA8">
        <w:t>The Doxology for Ecclesiastical New Year</w:t>
      </w:r>
      <w:r>
        <w:fldChar w:fldCharType="end"/>
      </w:r>
      <w:r>
        <w:tab/>
      </w:r>
      <w:r>
        <w:fldChar w:fldCharType="begin"/>
      </w:r>
      <w:r>
        <w:instrText xml:space="preserve"> PAGEREF _Ref434477358 \h </w:instrText>
      </w:r>
      <w:r>
        <w:fldChar w:fldCharType="separate"/>
      </w:r>
      <w:r w:rsidR="00CC1CA8">
        <w:rPr>
          <w:noProof/>
        </w:rPr>
        <w:t>527</w:t>
      </w:r>
      <w:r>
        <w:fldChar w:fldCharType="end"/>
      </w:r>
    </w:p>
    <w:p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CC1CA8">
        <w:t>The Doxology for the Feast of the Cross</w:t>
      </w:r>
      <w:r>
        <w:fldChar w:fldCharType="end"/>
      </w:r>
      <w:r>
        <w:tab/>
      </w:r>
      <w:r>
        <w:fldChar w:fldCharType="begin"/>
      </w:r>
      <w:r>
        <w:instrText xml:space="preserve"> PAGEREF _Ref434477443 \h </w:instrText>
      </w:r>
      <w:r>
        <w:fldChar w:fldCharType="separate"/>
      </w:r>
      <w:r w:rsidR="00CC1CA8">
        <w:rPr>
          <w:noProof/>
        </w:rPr>
        <w:t>542</w:t>
      </w:r>
      <w:r>
        <w:fldChar w:fldCharType="end"/>
      </w:r>
    </w:p>
    <w:p w:rsidR="00CC1CA8" w:rsidRDefault="00CC1CA8" w:rsidP="00CC1CA8">
      <w:pPr>
        <w:tabs>
          <w:tab w:val="left" w:leader="dot" w:pos="8280"/>
        </w:tabs>
        <w:spacing w:after="0" w:line="240" w:lineRule="auto"/>
      </w:pPr>
      <w:r>
        <w:fldChar w:fldCharType="begin"/>
      </w:r>
      <w:r>
        <w:instrText xml:space="preserve"> REF _Ref434478837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_Ref434478837 \h </w:instrText>
      </w:r>
      <w:r>
        <w:fldChar w:fldCharType="separate"/>
      </w:r>
      <w:r>
        <w:rPr>
          <w:noProof/>
        </w:rPr>
        <w:t>578</w:t>
      </w:r>
      <w:r>
        <w:fldChar w:fldCharType="end"/>
      </w:r>
    </w:p>
    <w:p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t xml:space="preserve">The Second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Pr>
          <w:noProof/>
        </w:rPr>
        <w:t>580</w:t>
      </w:r>
      <w:r>
        <w:fldChar w:fldCharType="end"/>
      </w:r>
    </w:p>
    <w:p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t xml:space="preserve">The Third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Pr>
          <w:noProof/>
        </w:rPr>
        <w:t>581</w:t>
      </w:r>
      <w:r>
        <w:fldChar w:fldCharType="end"/>
      </w:r>
    </w:p>
    <w:p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t xml:space="preserve">The Fourth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Pr>
          <w:noProof/>
        </w:rPr>
        <w:t>583</w:t>
      </w:r>
      <w:r>
        <w:fldChar w:fldCharType="end"/>
      </w:r>
    </w:p>
    <w:p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t xml:space="preserve">The Fifth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Pr>
          <w:noProof/>
        </w:rPr>
        <w:t>584</w:t>
      </w:r>
      <w:r>
        <w:fldChar w:fldCharType="end"/>
      </w:r>
    </w:p>
    <w:p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t xml:space="preserve">The Sixth Doxology of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Pr>
          <w:noProof/>
        </w:rPr>
        <w:t>586</w:t>
      </w:r>
      <w:r>
        <w:fldChar w:fldCharType="end"/>
      </w:r>
    </w:p>
    <w:p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t xml:space="preserve">The Doxology of Archangel Gabriel for December or </w:t>
      </w:r>
      <w:r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Pr>
          <w:noProof/>
        </w:rPr>
        <w:t>592</w:t>
      </w:r>
      <w:r>
        <w:fldChar w:fldCharType="end"/>
      </w:r>
    </w:p>
    <w:p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CC1CA8">
        <w:t>The Doxology for the Preparation Day of Nativity</w:t>
      </w:r>
      <w:r>
        <w:fldChar w:fldCharType="end"/>
      </w:r>
      <w:r>
        <w:tab/>
      </w:r>
      <w:r>
        <w:fldChar w:fldCharType="begin"/>
      </w:r>
      <w:r>
        <w:instrText xml:space="preserve"> PAGEREF _Ref434477504 \h </w:instrText>
      </w:r>
      <w:r>
        <w:fldChar w:fldCharType="separate"/>
      </w:r>
      <w:r w:rsidR="00CC1CA8">
        <w:rPr>
          <w:noProof/>
        </w:rPr>
        <w:t>601</w:t>
      </w:r>
      <w:r>
        <w:fldChar w:fldCharType="end"/>
      </w:r>
    </w:p>
    <w:p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CC1CA8">
        <w:t>The First Doxology for Nativity</w:t>
      </w:r>
      <w:r>
        <w:fldChar w:fldCharType="end"/>
      </w:r>
      <w:r>
        <w:tab/>
      </w:r>
      <w:r>
        <w:fldChar w:fldCharType="begin"/>
      </w:r>
      <w:r>
        <w:instrText xml:space="preserve"> PAGEREF _Ref434477532 \h </w:instrText>
      </w:r>
      <w:r>
        <w:fldChar w:fldCharType="separate"/>
      </w:r>
      <w:r w:rsidR="00CC1CA8">
        <w:rPr>
          <w:noProof/>
        </w:rPr>
        <w:t>602</w:t>
      </w:r>
      <w:r>
        <w:fldChar w:fldCharType="end"/>
      </w:r>
    </w:p>
    <w:p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CC1CA8">
        <w:t>The Second Doxology for Nativity</w:t>
      </w:r>
      <w:r>
        <w:fldChar w:fldCharType="end"/>
      </w:r>
      <w:r>
        <w:tab/>
      </w:r>
      <w:r>
        <w:fldChar w:fldCharType="begin"/>
      </w:r>
      <w:r>
        <w:instrText xml:space="preserve"> PAGEREF _Ref434477542 \h </w:instrText>
      </w:r>
      <w:r>
        <w:fldChar w:fldCharType="separate"/>
      </w:r>
      <w:r w:rsidR="00CC1CA8">
        <w:rPr>
          <w:noProof/>
        </w:rPr>
        <w:t>604</w:t>
      </w:r>
      <w:r>
        <w:fldChar w:fldCharType="end"/>
      </w:r>
    </w:p>
    <w:p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CC1CA8">
        <w:t>The Third Doxology for Nativity</w:t>
      </w:r>
      <w:r>
        <w:fldChar w:fldCharType="end"/>
      </w:r>
      <w:r>
        <w:tab/>
      </w:r>
      <w:r>
        <w:fldChar w:fldCharType="begin"/>
      </w:r>
      <w:r>
        <w:instrText xml:space="preserve"> PAGEREF _Ref434477554 \h </w:instrText>
      </w:r>
      <w:r>
        <w:fldChar w:fldCharType="separate"/>
      </w:r>
      <w:r w:rsidR="00CC1CA8">
        <w:rPr>
          <w:noProof/>
        </w:rPr>
        <w:t>605</w:t>
      </w:r>
      <w:r>
        <w:fldChar w:fldCharType="end"/>
      </w:r>
    </w:p>
    <w:p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CC1CA8">
        <w:t>The Doxology for the Circumcision</w:t>
      </w:r>
      <w:r>
        <w:fldChar w:fldCharType="end"/>
      </w:r>
      <w:r>
        <w:tab/>
      </w:r>
      <w:r>
        <w:fldChar w:fldCharType="begin"/>
      </w:r>
      <w:r>
        <w:instrText xml:space="preserve"> PAGEREF _Ref434477590 \h </w:instrText>
      </w:r>
      <w:r>
        <w:fldChar w:fldCharType="separate"/>
      </w:r>
      <w:r w:rsidR="00CC1CA8">
        <w:rPr>
          <w:noProof/>
        </w:rPr>
        <w:t>643</w:t>
      </w:r>
      <w:r>
        <w:fldChar w:fldCharType="end"/>
      </w:r>
    </w:p>
    <w:p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CC1CA8">
        <w:t>An Abridged Doxology for Theophany</w:t>
      </w:r>
      <w:r>
        <w:fldChar w:fldCharType="end"/>
      </w:r>
      <w:r>
        <w:tab/>
      </w:r>
      <w:r>
        <w:fldChar w:fldCharType="begin"/>
      </w:r>
      <w:r>
        <w:instrText xml:space="preserve"> PAGEREF _Ref434477630 \h </w:instrText>
      </w:r>
      <w:r>
        <w:fldChar w:fldCharType="separate"/>
      </w:r>
      <w:r w:rsidR="00CC1CA8">
        <w:rPr>
          <w:noProof/>
        </w:rPr>
        <w:t>653</w:t>
      </w:r>
      <w:r>
        <w:fldChar w:fldCharType="end"/>
      </w:r>
    </w:p>
    <w:p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CC1CA8">
        <w:t>The First Doxology for Theophany</w:t>
      </w:r>
      <w:r>
        <w:fldChar w:fldCharType="end"/>
      </w:r>
      <w:r>
        <w:tab/>
      </w:r>
      <w:r>
        <w:fldChar w:fldCharType="begin"/>
      </w:r>
      <w:r>
        <w:instrText xml:space="preserve"> PAGEREF _Ref434477641 \h </w:instrText>
      </w:r>
      <w:r>
        <w:fldChar w:fldCharType="separate"/>
      </w:r>
      <w:r w:rsidR="00CC1CA8">
        <w:rPr>
          <w:noProof/>
        </w:rPr>
        <w:t>655</w:t>
      </w:r>
      <w:r>
        <w:fldChar w:fldCharType="end"/>
      </w:r>
    </w:p>
    <w:p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CC1CA8">
        <w:t>The Second Doxology for Theophany</w:t>
      </w:r>
      <w:r>
        <w:fldChar w:fldCharType="end"/>
      </w:r>
      <w:r>
        <w:tab/>
      </w:r>
      <w:r>
        <w:fldChar w:fldCharType="begin"/>
      </w:r>
      <w:r>
        <w:instrText xml:space="preserve"> PAGEREF _Ref434477660 \h </w:instrText>
      </w:r>
      <w:r>
        <w:fldChar w:fldCharType="separate"/>
      </w:r>
      <w:r w:rsidR="00CC1CA8">
        <w:rPr>
          <w:noProof/>
        </w:rPr>
        <w:t>657</w:t>
      </w:r>
      <w:r>
        <w:fldChar w:fldCharType="end"/>
      </w:r>
    </w:p>
    <w:p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CC1CA8">
        <w:t>The Doxology for the Wedding of Cana</w:t>
      </w:r>
      <w:r>
        <w:fldChar w:fldCharType="end"/>
      </w:r>
      <w:r>
        <w:tab/>
      </w:r>
      <w:r>
        <w:fldChar w:fldCharType="begin"/>
      </w:r>
      <w:r>
        <w:instrText xml:space="preserve"> PAGEREF _Ref434477774 \h </w:instrText>
      </w:r>
      <w:r>
        <w:fldChar w:fldCharType="separate"/>
      </w:r>
      <w:r w:rsidR="00CC1CA8">
        <w:rPr>
          <w:noProof/>
        </w:rPr>
        <w:t>689</w:t>
      </w:r>
      <w:r>
        <w:fldChar w:fldCharType="end"/>
      </w:r>
    </w:p>
    <w:p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CC1CA8">
        <w:t>The Doxology for the Entrance into the Temple</w:t>
      </w:r>
      <w:r>
        <w:fldChar w:fldCharType="end"/>
      </w:r>
      <w:r>
        <w:tab/>
      </w:r>
      <w:r>
        <w:fldChar w:fldCharType="begin"/>
      </w:r>
      <w:r>
        <w:instrText xml:space="preserve"> PAGEREF _Ref434477815 \h </w:instrText>
      </w:r>
      <w:r>
        <w:fldChar w:fldCharType="separate"/>
      </w:r>
      <w:r w:rsidR="00CC1CA8">
        <w:rPr>
          <w:noProof/>
        </w:rPr>
        <w:t>706</w:t>
      </w:r>
      <w:r>
        <w:fldChar w:fldCharType="end"/>
      </w:r>
    </w:p>
    <w:p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CC1CA8">
        <w:t>The Doxology for the Annunciation</w:t>
      </w:r>
      <w:r>
        <w:fldChar w:fldCharType="end"/>
      </w:r>
      <w:r>
        <w:tab/>
      </w:r>
      <w:r>
        <w:fldChar w:fldCharType="begin"/>
      </w:r>
      <w:r>
        <w:instrText xml:space="preserve"> PAGEREF _Ref434477856 \h </w:instrText>
      </w:r>
      <w:r>
        <w:fldChar w:fldCharType="separate"/>
      </w:r>
      <w:r w:rsidR="00CC1CA8">
        <w:rPr>
          <w:noProof/>
        </w:rPr>
        <w:t>716</w:t>
      </w:r>
      <w:r>
        <w:fldChar w:fldCharType="end"/>
      </w:r>
    </w:p>
    <w:p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CC1CA8">
        <w:t>The Doxology for the Entrance into Egypt</w:t>
      </w:r>
      <w:r>
        <w:fldChar w:fldCharType="end"/>
      </w:r>
      <w:r>
        <w:tab/>
      </w:r>
      <w:r>
        <w:fldChar w:fldCharType="begin"/>
      </w:r>
      <w:r>
        <w:instrText xml:space="preserve"> PAGEREF _Ref434477906 \h </w:instrText>
      </w:r>
      <w:r>
        <w:fldChar w:fldCharType="separate"/>
      </w:r>
      <w:r w:rsidR="00CC1CA8">
        <w:rPr>
          <w:noProof/>
        </w:rPr>
        <w:t>738</w:t>
      </w:r>
      <w:r>
        <w:fldChar w:fldCharType="end"/>
      </w:r>
    </w:p>
    <w:p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CC1CA8">
        <w:t>The Doxology of Sts. Peter and Paul</w:t>
      </w:r>
      <w:r>
        <w:fldChar w:fldCharType="end"/>
      </w:r>
      <w:r>
        <w:tab/>
      </w:r>
      <w:r>
        <w:fldChar w:fldCharType="begin"/>
      </w:r>
      <w:r>
        <w:instrText xml:space="preserve"> PAGEREF _Ref434477973 \h </w:instrText>
      </w:r>
      <w:r>
        <w:fldChar w:fldCharType="separate"/>
      </w:r>
      <w:r w:rsidR="00CC1CA8">
        <w:rPr>
          <w:noProof/>
        </w:rPr>
        <w:t>768</w:t>
      </w:r>
      <w:r>
        <w:fldChar w:fldCharType="end"/>
      </w:r>
    </w:p>
    <w:p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CC1CA8">
        <w:t>The Doxology of the Transfiguration</w:t>
      </w:r>
      <w:r>
        <w:fldChar w:fldCharType="end"/>
      </w:r>
      <w:r>
        <w:tab/>
      </w:r>
      <w:r>
        <w:fldChar w:fldCharType="begin"/>
      </w:r>
      <w:r>
        <w:instrText xml:space="preserve"> PAGEREF _Ref434478012 \h </w:instrText>
      </w:r>
      <w:r>
        <w:fldChar w:fldCharType="separate"/>
      </w:r>
      <w:r w:rsidR="00CC1CA8">
        <w:rPr>
          <w:noProof/>
        </w:rPr>
        <w:t>792</w:t>
      </w:r>
      <w:r>
        <w:fldChar w:fldCharType="end"/>
      </w:r>
    </w:p>
    <w:p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CC1CA8">
        <w:t>The Doxology of Jonah’s Fast</w:t>
      </w:r>
      <w:r>
        <w:fldChar w:fldCharType="end"/>
      </w:r>
      <w:r>
        <w:tab/>
      </w:r>
      <w:r>
        <w:fldChar w:fldCharType="begin"/>
      </w:r>
      <w:r>
        <w:instrText xml:space="preserve"> PAGEREF _Ref434478053 \h </w:instrText>
      </w:r>
      <w:r>
        <w:fldChar w:fldCharType="separate"/>
      </w:r>
      <w:r w:rsidR="00CC1CA8">
        <w:rPr>
          <w:noProof/>
        </w:rPr>
        <w:t>808</w:t>
      </w:r>
      <w:r>
        <w:fldChar w:fldCharType="end"/>
      </w:r>
    </w:p>
    <w:p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CC1CA8">
        <w:t>The Doxology for Saturday and Sunday in Great Lent</w:t>
      </w:r>
      <w:r>
        <w:fldChar w:fldCharType="end"/>
      </w:r>
      <w:r>
        <w:tab/>
      </w:r>
      <w:r>
        <w:fldChar w:fldCharType="begin"/>
      </w:r>
      <w:r>
        <w:instrText xml:space="preserve"> PAGEREF _Ref434478080 \h </w:instrText>
      </w:r>
      <w:r>
        <w:fldChar w:fldCharType="separate"/>
      </w:r>
      <w:r w:rsidR="00CC1CA8">
        <w:rPr>
          <w:noProof/>
        </w:rPr>
        <w:t>809</w:t>
      </w:r>
      <w:r>
        <w:fldChar w:fldCharType="end"/>
      </w:r>
    </w:p>
    <w:p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CC1CA8">
        <w:t>The Doxology for Weekdays in Great Lent</w:t>
      </w:r>
      <w:r>
        <w:fldChar w:fldCharType="end"/>
      </w:r>
      <w:r>
        <w:tab/>
      </w:r>
      <w:r>
        <w:fldChar w:fldCharType="begin"/>
      </w:r>
      <w:r>
        <w:instrText xml:space="preserve"> PAGEREF _Ref434478104 \h </w:instrText>
      </w:r>
      <w:r>
        <w:fldChar w:fldCharType="separate"/>
      </w:r>
      <w:r w:rsidR="00CC1CA8">
        <w:rPr>
          <w:noProof/>
        </w:rPr>
        <w:t>812</w:t>
      </w:r>
      <w:r>
        <w:fldChar w:fldCharType="end"/>
      </w:r>
    </w:p>
    <w:p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CC1CA8">
        <w:t>A Second Doxology for Weekdays in Great Lent</w:t>
      </w:r>
      <w:r>
        <w:fldChar w:fldCharType="end"/>
      </w:r>
      <w:r>
        <w:tab/>
      </w:r>
      <w:r>
        <w:fldChar w:fldCharType="begin"/>
      </w:r>
      <w:r>
        <w:instrText xml:space="preserve"> PAGEREF _Ref434478128 \h </w:instrText>
      </w:r>
      <w:r>
        <w:fldChar w:fldCharType="separate"/>
      </w:r>
      <w:r w:rsidR="00CC1CA8">
        <w:rPr>
          <w:noProof/>
        </w:rPr>
        <w:t>813</w:t>
      </w:r>
      <w:r>
        <w:fldChar w:fldCharType="end"/>
      </w:r>
    </w:p>
    <w:p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CC1CA8">
        <w:t>A Third Doxology for Weekdays in Great Lent</w:t>
      </w:r>
      <w:r>
        <w:fldChar w:fldCharType="end"/>
      </w:r>
      <w:r>
        <w:tab/>
      </w:r>
      <w:r>
        <w:fldChar w:fldCharType="begin"/>
      </w:r>
      <w:r>
        <w:instrText xml:space="preserve"> PAGEREF _Ref434478147 \h </w:instrText>
      </w:r>
      <w:r>
        <w:fldChar w:fldCharType="separate"/>
      </w:r>
      <w:r w:rsidR="00CC1CA8">
        <w:rPr>
          <w:noProof/>
        </w:rPr>
        <w:t>816</w:t>
      </w:r>
      <w:r>
        <w:fldChar w:fldCharType="end"/>
      </w:r>
    </w:p>
    <w:p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CC1CA8">
        <w:t>The Fourth Doxology for Great Lent</w:t>
      </w:r>
      <w:r>
        <w:fldChar w:fldCharType="end"/>
      </w:r>
      <w:r>
        <w:tab/>
      </w:r>
      <w:r>
        <w:fldChar w:fldCharType="begin"/>
      </w:r>
      <w:r>
        <w:instrText xml:space="preserve"> PAGEREF _Ref434478172 \h </w:instrText>
      </w:r>
      <w:r>
        <w:fldChar w:fldCharType="separate"/>
      </w:r>
      <w:r w:rsidR="00CC1CA8">
        <w:rPr>
          <w:noProof/>
        </w:rPr>
        <w:t>817</w:t>
      </w:r>
      <w:r>
        <w:fldChar w:fldCharType="end"/>
      </w:r>
    </w:p>
    <w:p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CC1CA8">
        <w:t>The Doxology for Lazarus Saturday</w:t>
      </w:r>
      <w:r>
        <w:fldChar w:fldCharType="end"/>
      </w:r>
      <w:r>
        <w:tab/>
      </w:r>
      <w:r>
        <w:fldChar w:fldCharType="begin"/>
      </w:r>
      <w:r>
        <w:instrText xml:space="preserve"> PAGEREF _Ref434478195 \h </w:instrText>
      </w:r>
      <w:r>
        <w:fldChar w:fldCharType="separate"/>
      </w:r>
      <w:r w:rsidR="00CC1CA8">
        <w:rPr>
          <w:noProof/>
        </w:rPr>
        <w:t>831</w:t>
      </w:r>
      <w:r>
        <w:fldChar w:fldCharType="end"/>
      </w:r>
    </w:p>
    <w:p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CC1CA8">
        <w:t>The First Doxology for Palm Sunday</w:t>
      </w:r>
      <w:r>
        <w:fldChar w:fldCharType="end"/>
      </w:r>
      <w:r>
        <w:tab/>
      </w:r>
      <w:r>
        <w:fldChar w:fldCharType="begin"/>
      </w:r>
      <w:r>
        <w:instrText xml:space="preserve"> PAGEREF _Ref434478217 \h </w:instrText>
      </w:r>
      <w:r>
        <w:fldChar w:fldCharType="separate"/>
      </w:r>
      <w:r w:rsidR="00CC1CA8">
        <w:rPr>
          <w:noProof/>
        </w:rPr>
        <w:t>836</w:t>
      </w:r>
      <w:r>
        <w:fldChar w:fldCharType="end"/>
      </w:r>
    </w:p>
    <w:p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CC1CA8">
        <w:t>The Second Doxology for Palm Sunday</w:t>
      </w:r>
      <w:r>
        <w:fldChar w:fldCharType="end"/>
      </w:r>
      <w:r>
        <w:tab/>
      </w:r>
      <w:r>
        <w:fldChar w:fldCharType="begin"/>
      </w:r>
      <w:r>
        <w:instrText xml:space="preserve"> PAGEREF _Ref434478234 \h </w:instrText>
      </w:r>
      <w:r>
        <w:fldChar w:fldCharType="separate"/>
      </w:r>
      <w:r w:rsidR="00CC1CA8">
        <w:rPr>
          <w:noProof/>
        </w:rPr>
        <w:t>838</w:t>
      </w:r>
      <w:r>
        <w:fldChar w:fldCharType="end"/>
      </w:r>
    </w:p>
    <w:p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CC1CA8">
        <w:t>The Third Doxology for Palm Sunday</w:t>
      </w:r>
      <w:r>
        <w:fldChar w:fldCharType="end"/>
      </w:r>
      <w:r>
        <w:tab/>
      </w:r>
      <w:r>
        <w:fldChar w:fldCharType="begin"/>
      </w:r>
      <w:r>
        <w:instrText xml:space="preserve"> PAGEREF _Ref434478255 \h </w:instrText>
      </w:r>
      <w:r>
        <w:fldChar w:fldCharType="separate"/>
      </w:r>
      <w:r w:rsidR="00CC1CA8">
        <w:rPr>
          <w:noProof/>
        </w:rPr>
        <w:t>839</w:t>
      </w:r>
      <w:r>
        <w:fldChar w:fldCharType="end"/>
      </w:r>
    </w:p>
    <w:p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CC1CA8">
        <w:t>The Doxology for the Resurrection</w:t>
      </w:r>
      <w:r>
        <w:fldChar w:fldCharType="end"/>
      </w:r>
      <w:r>
        <w:tab/>
      </w:r>
      <w:r>
        <w:fldChar w:fldCharType="begin"/>
      </w:r>
      <w:r>
        <w:instrText xml:space="preserve"> PAGEREF _Ref434478294 \h </w:instrText>
      </w:r>
      <w:r>
        <w:fldChar w:fldCharType="separate"/>
      </w:r>
      <w:r w:rsidR="00CC1CA8">
        <w:rPr>
          <w:noProof/>
        </w:rPr>
        <w:t>845</w:t>
      </w:r>
      <w:r>
        <w:fldChar w:fldCharType="end"/>
      </w:r>
    </w:p>
    <w:p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CC1CA8">
        <w:t>Another Doxology for the Resurrection</w:t>
      </w:r>
      <w:r>
        <w:fldChar w:fldCharType="end"/>
      </w:r>
      <w:r>
        <w:tab/>
      </w:r>
      <w:r>
        <w:fldChar w:fldCharType="begin"/>
      </w:r>
      <w:r>
        <w:instrText xml:space="preserve"> PAGEREF _Ref434478317 \h </w:instrText>
      </w:r>
      <w:r>
        <w:fldChar w:fldCharType="separate"/>
      </w:r>
      <w:r w:rsidR="00CC1CA8">
        <w:rPr>
          <w:noProof/>
        </w:rPr>
        <w:t>846</w:t>
      </w:r>
      <w:r>
        <w:fldChar w:fldCharType="end"/>
      </w:r>
    </w:p>
    <w:p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CC1CA8">
        <w:t>A Doxology for Archangel Michael for the Resurrection</w:t>
      </w:r>
      <w:r>
        <w:fldChar w:fldCharType="end"/>
      </w:r>
      <w:r>
        <w:tab/>
      </w:r>
      <w:r>
        <w:fldChar w:fldCharType="begin"/>
      </w:r>
      <w:r>
        <w:instrText xml:space="preserve"> PAGEREF _Ref434478347 \h </w:instrText>
      </w:r>
      <w:r>
        <w:fldChar w:fldCharType="separate"/>
      </w:r>
      <w:r w:rsidR="00CC1CA8">
        <w:rPr>
          <w:noProof/>
        </w:rPr>
        <w:t>847</w:t>
      </w:r>
      <w:r>
        <w:fldChar w:fldCharType="end"/>
      </w:r>
    </w:p>
    <w:p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CC1CA8">
        <w:t>The Doxology for Thomas Sunday</w:t>
      </w:r>
      <w:r>
        <w:fldChar w:fldCharType="end"/>
      </w:r>
      <w:r>
        <w:tab/>
      </w:r>
      <w:r>
        <w:fldChar w:fldCharType="begin"/>
      </w:r>
      <w:r>
        <w:instrText xml:space="preserve"> PAGEREF _Ref434478375 \h </w:instrText>
      </w:r>
      <w:r>
        <w:fldChar w:fldCharType="separate"/>
      </w:r>
      <w:r w:rsidR="00CC1CA8">
        <w:rPr>
          <w:noProof/>
        </w:rPr>
        <w:t>857</w:t>
      </w:r>
      <w:r>
        <w:fldChar w:fldCharType="end"/>
      </w:r>
      <w:r>
        <w:tab/>
      </w:r>
    </w:p>
    <w:p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t>The Doxology for the Ascension</w:t>
      </w:r>
      <w:r>
        <w:fldChar w:fldCharType="end"/>
      </w:r>
      <w:r>
        <w:tab/>
      </w:r>
      <w:r>
        <w:fldChar w:fldCharType="begin"/>
      </w:r>
      <w:r>
        <w:instrText xml:space="preserve"> PAGEREF _Ref434478556 \h </w:instrText>
      </w:r>
      <w:r>
        <w:fldChar w:fldCharType="separate"/>
      </w:r>
      <w:r>
        <w:rPr>
          <w:noProof/>
        </w:rPr>
        <w:t>858</w:t>
      </w:r>
      <w:r>
        <w:fldChar w:fldCharType="end"/>
      </w:r>
    </w:p>
    <w:p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t>The Doxology for Pentecost</w:t>
      </w:r>
      <w:r>
        <w:fldChar w:fldCharType="end"/>
      </w:r>
      <w:r>
        <w:tab/>
      </w:r>
      <w:r>
        <w:fldChar w:fldCharType="begin"/>
      </w:r>
      <w:r>
        <w:instrText xml:space="preserve"> PAGEREF _Ref434478581 \h </w:instrText>
      </w:r>
      <w:r>
        <w:fldChar w:fldCharType="separate"/>
      </w:r>
      <w:r>
        <w:rPr>
          <w:noProof/>
        </w:rPr>
        <w:t>869</w:t>
      </w:r>
      <w:r>
        <w:fldChar w:fldCharType="end"/>
      </w:r>
    </w:p>
    <w:p w:rsidR="00E21EA3" w:rsidRDefault="00E21EA3" w:rsidP="00E21EA3">
      <w:pPr>
        <w:pStyle w:val="Heading3"/>
      </w:pPr>
      <w:r>
        <w:t>Saints’ Doxologies</w:t>
      </w:r>
    </w:p>
    <w:p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t>The Evening Doxology of the Virgin</w:t>
      </w:r>
      <w:r>
        <w:fldChar w:fldCharType="end"/>
      </w:r>
      <w:r>
        <w:tab/>
      </w:r>
      <w:r>
        <w:fldChar w:fldCharType="begin"/>
      </w:r>
      <w:r>
        <w:instrText xml:space="preserve"> PAGEREF _Ref434487836 \h </w:instrText>
      </w:r>
      <w:r>
        <w:fldChar w:fldCharType="separate"/>
      </w:r>
      <w:r>
        <w:t>29</w:t>
      </w:r>
      <w:r>
        <w:fldChar w:fldCharType="end"/>
      </w:r>
    </w:p>
    <w:p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Pr="00B46E6E">
        <w:t>The Doxology of the Virgin for Midnight Praise</w:t>
      </w:r>
      <w:r>
        <w:fldChar w:fldCharType="end"/>
      </w:r>
      <w:r>
        <w:tab/>
      </w:r>
      <w:r>
        <w:fldChar w:fldCharType="begin"/>
      </w:r>
      <w:r>
        <w:instrText xml:space="preserve"> PAGEREF _Ref434487891 \h </w:instrText>
      </w:r>
      <w:r>
        <w:fldChar w:fldCharType="separate"/>
      </w:r>
      <w:r>
        <w:t>117</w:t>
      </w:r>
      <w:r>
        <w:fldChar w:fldCharType="end"/>
      </w:r>
    </w:p>
    <w:p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t>The Morning Doxology of the Virgin</w:t>
      </w:r>
      <w:r>
        <w:fldChar w:fldCharType="end"/>
      </w:r>
      <w:r>
        <w:tab/>
      </w:r>
      <w:r>
        <w:fldChar w:fldCharType="begin"/>
      </w:r>
      <w:r>
        <w:instrText xml:space="preserve"> PAGEREF _Ref434487846 \h </w:instrText>
      </w:r>
      <w:r>
        <w:fldChar w:fldCharType="separate"/>
      </w:r>
      <w:r>
        <w:t>30</w:t>
      </w:r>
      <w:r>
        <w:fldChar w:fldCharType="end"/>
      </w:r>
    </w:p>
    <w:p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t>The Doxology for Archangel Michael</w:t>
      </w:r>
      <w:r>
        <w:fldChar w:fldCharType="end"/>
      </w:r>
      <w:r>
        <w:tab/>
      </w:r>
      <w:r>
        <w:fldChar w:fldCharType="begin"/>
      </w:r>
      <w:r>
        <w:instrText xml:space="preserve"> PAGEREF _Ref434487967 \h </w:instrText>
      </w:r>
      <w:r>
        <w:fldChar w:fldCharType="separate"/>
      </w:r>
      <w:r>
        <w:t>567</w:t>
      </w:r>
      <w:r>
        <w:fldChar w:fldCharType="end"/>
      </w:r>
    </w:p>
    <w:p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t xml:space="preserve">The Doxology of Archangel Gabriel for December or </w:t>
      </w:r>
      <w:r w:rsidRPr="00B46E6E">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t>592</w:t>
      </w:r>
      <w:r>
        <w:fldChar w:fldCharType="end"/>
      </w:r>
    </w:p>
    <w:p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t>The Doxology for Archangel Gabriel, the Evangelist of Daniel</w:t>
      </w:r>
      <w:r>
        <w:fldChar w:fldCharType="end"/>
      </w:r>
      <w:r>
        <w:tab/>
      </w:r>
      <w:r>
        <w:fldChar w:fldCharType="begin"/>
      </w:r>
      <w:r>
        <w:instrText xml:space="preserve"> PAGEREF _Ref434488149 \h </w:instrText>
      </w:r>
      <w:r>
        <w:fldChar w:fldCharType="separate"/>
      </w:r>
      <w:r>
        <w:t>761</w:t>
      </w:r>
      <w:r>
        <w:fldChar w:fldCharType="end"/>
      </w:r>
    </w:p>
    <w:p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t>The Doxology for Michael and Gabriel</w:t>
      </w:r>
      <w:r>
        <w:fldChar w:fldCharType="end"/>
      </w:r>
      <w:r>
        <w:tab/>
      </w:r>
      <w:r>
        <w:fldChar w:fldCharType="begin"/>
      </w:r>
      <w:r>
        <w:instrText xml:space="preserve"> PAGEREF _Ref434487984 \h </w:instrText>
      </w:r>
      <w:r>
        <w:fldChar w:fldCharType="separate"/>
      </w:r>
      <w:r>
        <w:t>568</w:t>
      </w:r>
      <w:r>
        <w:fldChar w:fldCharType="end"/>
      </w:r>
    </w:p>
    <w:p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t>The Doxology for Archangel Raphael</w:t>
      </w:r>
      <w:r>
        <w:fldChar w:fldCharType="end"/>
      </w:r>
      <w:r>
        <w:tab/>
      </w:r>
      <w:r>
        <w:fldChar w:fldCharType="begin"/>
      </w:r>
      <w:r>
        <w:instrText xml:space="preserve"> PAGEREF _Ref434488208 \h </w:instrText>
      </w:r>
      <w:r>
        <w:fldChar w:fldCharType="separate"/>
      </w:r>
      <w:r>
        <w:t>804</w:t>
      </w:r>
      <w:r>
        <w:fldChar w:fldCharType="end"/>
      </w:r>
    </w:p>
    <w:p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t>The Doxology for Archangel Suriel</w:t>
      </w:r>
      <w:r>
        <w:fldChar w:fldCharType="end"/>
      </w:r>
      <w:r>
        <w:tab/>
      </w:r>
      <w:r>
        <w:fldChar w:fldCharType="begin"/>
      </w:r>
      <w:r>
        <w:instrText xml:space="preserve"> PAGEREF _Ref434488250 \h </w:instrText>
      </w:r>
      <w:r>
        <w:fldChar w:fldCharType="separate"/>
      </w:r>
      <w:r>
        <w:t>703</w:t>
      </w:r>
      <w:r>
        <w:fldChar w:fldCharType="end"/>
      </w:r>
    </w:p>
    <w:p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t>The Doxology for the Four Incorporeal Beasts</w:t>
      </w:r>
      <w:r>
        <w:fldChar w:fldCharType="end"/>
      </w:r>
      <w:r>
        <w:tab/>
      </w:r>
      <w:r>
        <w:fldChar w:fldCharType="begin"/>
      </w:r>
      <w:r>
        <w:instrText xml:space="preserve"> PAGEREF _Ref434488301 \h </w:instrText>
      </w:r>
      <w:r>
        <w:fldChar w:fldCharType="separate"/>
      </w:r>
      <w:r>
        <w:t>566</w:t>
      </w:r>
      <w:r>
        <w:fldChar w:fldCharType="end"/>
      </w:r>
    </w:p>
    <w:p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t>The Doxology for the Twenty Four Presbyters</w:t>
      </w:r>
      <w:r>
        <w:fldChar w:fldCharType="end"/>
      </w:r>
      <w:r>
        <w:tab/>
      </w:r>
      <w:r>
        <w:fldChar w:fldCharType="begin"/>
      </w:r>
      <w:r>
        <w:instrText xml:space="preserve"> PAGEREF _Ref434488339 \h </w:instrText>
      </w:r>
      <w:r>
        <w:fldChar w:fldCharType="separate"/>
      </w:r>
      <w:r>
        <w:t>573</w:t>
      </w:r>
      <w:r>
        <w:fldChar w:fldCharType="end"/>
      </w:r>
    </w:p>
    <w:p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t>The Doxology of the Heavenly</w:t>
      </w:r>
      <w:r>
        <w:fldChar w:fldCharType="end"/>
      </w:r>
      <w:r>
        <w:tab/>
      </w:r>
      <w:r>
        <w:fldChar w:fldCharType="begin"/>
      </w:r>
      <w:r>
        <w:instrText xml:space="preserve"> PAGEREF _Ref434488390 \h </w:instrText>
      </w:r>
      <w:r>
        <w:fldChar w:fldCharType="separate"/>
      </w:r>
      <w:r>
        <w:t>505</w:t>
      </w:r>
      <w:r>
        <w:fldChar w:fldCharType="end"/>
      </w:r>
    </w:p>
    <w:p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t>The Doxology of St. John the Baptist</w:t>
      </w:r>
      <w:r>
        <w:fldChar w:fldCharType="end"/>
      </w:r>
      <w:r>
        <w:tab/>
      </w:r>
      <w:r>
        <w:fldChar w:fldCharType="begin"/>
      </w:r>
      <w:r>
        <w:instrText xml:space="preserve"> PAGEREF _Ref434488524 \h </w:instrText>
      </w:r>
      <w:r>
        <w:fldChar w:fldCharType="separate"/>
      </w:r>
      <w:r>
        <w:t>506</w:t>
      </w:r>
      <w:r>
        <w:fldChar w:fldCharType="end"/>
      </w:r>
    </w:p>
    <w:p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t>Another Doxology of St. John the Baptist</w:t>
      </w:r>
      <w:r>
        <w:fldChar w:fldCharType="end"/>
      </w:r>
      <w:r>
        <w:tab/>
      </w:r>
      <w:r>
        <w:fldChar w:fldCharType="begin"/>
      </w:r>
      <w:r>
        <w:instrText xml:space="preserve"> PAGEREF _Ref434488546 \h </w:instrText>
      </w:r>
      <w:r>
        <w:fldChar w:fldCharType="separate"/>
      </w:r>
      <w:r>
        <w:t>507</w:t>
      </w:r>
      <w:r>
        <w:fldChar w:fldCharType="end"/>
      </w:r>
    </w:p>
    <w:p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t>The Doxology for the One Hundred and Forty Four Thousand</w:t>
      </w:r>
      <w:r>
        <w:fldChar w:fldCharType="end"/>
      </w:r>
      <w:r>
        <w:tab/>
      </w:r>
      <w:r>
        <w:fldChar w:fldCharType="begin"/>
      </w:r>
      <w:r>
        <w:instrText xml:space="preserve"> PAGEREF _Ref434488616 \h </w:instrText>
      </w:r>
      <w:r>
        <w:fldChar w:fldCharType="separate"/>
      </w:r>
      <w:r>
        <w:t>640</w:t>
      </w:r>
      <w:r>
        <w:fldChar w:fldCharType="end"/>
      </w:r>
    </w:p>
    <w:p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t>A Doxology for the Apostles</w:t>
      </w:r>
      <w:r>
        <w:fldChar w:fldCharType="end"/>
      </w:r>
      <w:r>
        <w:tab/>
      </w:r>
      <w:r>
        <w:fldChar w:fldCharType="begin"/>
      </w:r>
      <w:r>
        <w:instrText xml:space="preserve"> PAGEREF _Ref434488644 \h </w:instrText>
      </w:r>
      <w:r>
        <w:fldChar w:fldCharType="separate"/>
      </w:r>
      <w:r>
        <w:t>508</w:t>
      </w:r>
      <w:r>
        <w:fldChar w:fldCharType="end"/>
      </w:r>
    </w:p>
    <w:p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t>Another Doxology for the Apostles</w:t>
      </w:r>
      <w:r>
        <w:fldChar w:fldCharType="end"/>
      </w:r>
      <w:r>
        <w:tab/>
      </w:r>
      <w:r>
        <w:fldChar w:fldCharType="begin"/>
      </w:r>
      <w:r>
        <w:instrText xml:space="preserve"> PAGEREF _Ref434488657 \h </w:instrText>
      </w:r>
      <w:r>
        <w:fldChar w:fldCharType="separate"/>
      </w:r>
      <w:r>
        <w:t>509</w:t>
      </w:r>
      <w:r>
        <w:fldChar w:fldCharType="end"/>
      </w:r>
    </w:p>
    <w:p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t>The Doxology of Sts. Peter and Paul</w:t>
      </w:r>
      <w:r>
        <w:fldChar w:fldCharType="end"/>
      </w:r>
      <w:r>
        <w:tab/>
      </w:r>
      <w:r>
        <w:fldChar w:fldCharType="begin"/>
      </w:r>
      <w:r>
        <w:instrText xml:space="preserve"> PAGEREF _Ref434477973 \h </w:instrText>
      </w:r>
      <w:r>
        <w:fldChar w:fldCharType="separate"/>
      </w:r>
      <w:r>
        <w:t>768</w:t>
      </w:r>
      <w:r>
        <w:fldChar w:fldCharType="end"/>
      </w:r>
    </w:p>
    <w:p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t>The Doxology of St. Paul</w:t>
      </w:r>
      <w:r>
        <w:fldChar w:fldCharType="end"/>
      </w:r>
      <w:r>
        <w:tab/>
      </w:r>
      <w:r>
        <w:fldChar w:fldCharType="begin"/>
      </w:r>
      <w:r>
        <w:instrText xml:space="preserve"> PAGEREF _Ref434488724 \h </w:instrText>
      </w:r>
      <w:r>
        <w:fldChar w:fldCharType="separate"/>
      </w:r>
      <w:r>
        <w:t>769</w:t>
      </w:r>
      <w:r>
        <w:fldChar w:fldCharType="end"/>
      </w:r>
    </w:p>
    <w:p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t>The Doxology for St. John the Evangelist</w:t>
      </w:r>
      <w:r>
        <w:fldChar w:fldCharType="end"/>
      </w:r>
      <w:r>
        <w:tab/>
      </w:r>
      <w:r>
        <w:fldChar w:fldCharType="begin"/>
      </w:r>
      <w:r>
        <w:instrText xml:space="preserve"> PAGEREF _Ref434488768 \h </w:instrText>
      </w:r>
      <w:r>
        <w:fldChar w:fldCharType="separate"/>
      </w:r>
      <w:r>
        <w:t>641</w:t>
      </w:r>
      <w:r>
        <w:fldChar w:fldCharType="end"/>
      </w:r>
    </w:p>
    <w:p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t>The Doxology of St. Mark</w:t>
      </w:r>
      <w:r>
        <w:fldChar w:fldCharType="end"/>
      </w:r>
      <w:r>
        <w:tab/>
      </w:r>
      <w:r>
        <w:fldChar w:fldCharType="begin"/>
      </w:r>
      <w:r>
        <w:instrText xml:space="preserve"> PAGEREF _Ref434488814 \h </w:instrText>
      </w:r>
      <w:r>
        <w:fldChar w:fldCharType="separate"/>
      </w:r>
      <w:r>
        <w:t>510</w:t>
      </w:r>
      <w:r>
        <w:fldChar w:fldCharType="end"/>
      </w:r>
    </w:p>
    <w:p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t>Another Doxology of St. Mark</w:t>
      </w:r>
      <w:r>
        <w:fldChar w:fldCharType="end"/>
      </w:r>
      <w:r>
        <w:tab/>
      </w:r>
      <w:r>
        <w:fldChar w:fldCharType="begin"/>
      </w:r>
      <w:r>
        <w:instrText xml:space="preserve"> PAGEREF _Ref434488936 \h </w:instrText>
      </w:r>
      <w:r>
        <w:fldChar w:fldCharType="separate"/>
      </w:r>
      <w:r>
        <w:t>730</w:t>
      </w:r>
      <w:r>
        <w:fldChar w:fldCharType="end"/>
      </w:r>
    </w:p>
    <w:p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t>The Doxology of Any Apostle</w:t>
      </w:r>
      <w:r>
        <w:fldChar w:fldCharType="end"/>
      </w:r>
      <w:r>
        <w:tab/>
      </w:r>
      <w:r>
        <w:fldChar w:fldCharType="begin"/>
      </w:r>
      <w:r>
        <w:instrText xml:space="preserve"> PAGEREF _Ref434488992 \h </w:instrText>
      </w:r>
      <w:r>
        <w:fldChar w:fldCharType="separate"/>
      </w:r>
      <w:r>
        <w:t>511</w:t>
      </w:r>
      <w:r>
        <w:fldChar w:fldCharType="end"/>
      </w:r>
    </w:p>
    <w:p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t>The Doxology of St. Stephen</w:t>
      </w:r>
      <w:r>
        <w:fldChar w:fldCharType="end"/>
      </w:r>
      <w:r>
        <w:tab/>
      </w:r>
      <w:r>
        <w:fldChar w:fldCharType="begin"/>
      </w:r>
      <w:r>
        <w:instrText xml:space="preserve"> PAGEREF _Ref434489014 \h </w:instrText>
      </w:r>
      <w:r>
        <w:fldChar w:fldCharType="separate"/>
      </w:r>
      <w:r>
        <w:t>512</w:t>
      </w:r>
      <w:r>
        <w:fldChar w:fldCharType="end"/>
      </w:r>
    </w:p>
    <w:p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t>The Doxology for St. Joseph the Carpenter</w:t>
      </w:r>
      <w:r>
        <w:fldChar w:fldCharType="end"/>
      </w:r>
      <w:r>
        <w:tab/>
      </w:r>
      <w:r>
        <w:fldChar w:fldCharType="begin"/>
      </w:r>
      <w:r>
        <w:instrText xml:space="preserve"> PAGEREF _Ref434488476 \h </w:instrText>
      </w:r>
      <w:r>
        <w:fldChar w:fldCharType="separate"/>
      </w:r>
      <w:r>
        <w:t>788</w:t>
      </w:r>
      <w:r>
        <w:fldChar w:fldCharType="end"/>
      </w:r>
    </w:p>
    <w:p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t>The Doxology for St. Mary Magdalene</w:t>
      </w:r>
      <w:r>
        <w:fldChar w:fldCharType="end"/>
      </w:r>
      <w:r>
        <w:tab/>
      </w:r>
      <w:r>
        <w:fldChar w:fldCharType="begin"/>
      </w:r>
      <w:r>
        <w:instrText xml:space="preserve"> PAGEREF _Ref434489077 \h </w:instrText>
      </w:r>
      <w:r>
        <w:fldChar w:fldCharType="separate"/>
      </w:r>
      <w:r>
        <w:t>790</w:t>
      </w:r>
      <w:r>
        <w:fldChar w:fldCharType="end"/>
      </w:r>
    </w:p>
    <w:p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t>The Doxology for Lazarus Saturday</w:t>
      </w:r>
      <w:r>
        <w:fldChar w:fldCharType="end"/>
      </w:r>
      <w:r>
        <w:tab/>
      </w:r>
      <w:r>
        <w:fldChar w:fldCharType="begin"/>
      </w:r>
      <w:r>
        <w:instrText xml:space="preserve"> PAGEREF _Ref434478195 \h </w:instrText>
      </w:r>
      <w:r>
        <w:fldChar w:fldCharType="separate"/>
      </w:r>
      <w:r>
        <w:t>831</w:t>
      </w:r>
      <w:r>
        <w:fldChar w:fldCharType="end"/>
      </w:r>
    </w:p>
    <w:p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t>The Doxology of St. George</w:t>
      </w:r>
      <w:r>
        <w:fldChar w:fldCharType="end"/>
      </w:r>
      <w:r>
        <w:tab/>
      </w:r>
      <w:r>
        <w:fldChar w:fldCharType="begin"/>
      </w:r>
      <w:r>
        <w:instrText xml:space="preserve"> PAGEREF _Ref434489170 \h </w:instrText>
      </w:r>
      <w:r>
        <w:fldChar w:fldCharType="separate"/>
      </w:r>
      <w:r>
        <w:t>513</w:t>
      </w:r>
      <w:r>
        <w:fldChar w:fldCharType="end"/>
      </w:r>
    </w:p>
    <w:p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t>Another Doxology of St. George</w:t>
      </w:r>
      <w:r>
        <w:fldChar w:fldCharType="end"/>
      </w:r>
      <w:r>
        <w:tab/>
      </w:r>
      <w:r>
        <w:fldChar w:fldCharType="begin"/>
      </w:r>
      <w:r>
        <w:instrText xml:space="preserve"> PAGEREF _Ref434489211 \h </w:instrText>
      </w:r>
      <w:r>
        <w:fldChar w:fldCharType="separate"/>
      </w:r>
      <w:r>
        <w:t>728</w:t>
      </w:r>
      <w:r>
        <w:fldChar w:fldCharType="end"/>
      </w:r>
    </w:p>
    <w:p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t>The Doxology of St. Theodore of Shotep, the General</w:t>
      </w:r>
      <w:r>
        <w:fldChar w:fldCharType="end"/>
      </w:r>
      <w:r>
        <w:tab/>
      </w:r>
      <w:r>
        <w:fldChar w:fldCharType="begin"/>
      </w:r>
      <w:r>
        <w:instrText xml:space="preserve"> PAGEREF _Ref434489277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t>Another Doxology of St. Theodore of Shotep, the General</w:t>
      </w:r>
      <w:r>
        <w:fldChar w:fldCharType="end"/>
      </w:r>
      <w:r>
        <w:tab/>
      </w:r>
      <w:r>
        <w:fldChar w:fldCharType="begin"/>
      </w:r>
      <w:r>
        <w:instrText xml:space="preserve"> PAGEREF _Ref434489296 \h </w:instrText>
      </w:r>
      <w:r>
        <w:fldChar w:fldCharType="separate"/>
      </w:r>
      <w:r>
        <w:t>784</w:t>
      </w:r>
      <w:r>
        <w:fldChar w:fldCharType="end"/>
      </w:r>
    </w:p>
    <w:p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t>The Doxology for St. Theodore Anatoly</w:t>
      </w:r>
      <w:r>
        <w:fldChar w:fldCharType="end"/>
      </w:r>
      <w:r>
        <w:tab/>
      </w:r>
      <w:r>
        <w:fldChar w:fldCharType="begin"/>
      </w:r>
      <w:r>
        <w:instrText xml:space="preserve"> PAGEREF _Ref434489376 \h </w:instrText>
      </w:r>
      <w:r>
        <w:fldChar w:fldCharType="separate"/>
      </w:r>
      <w:r>
        <w:t>688</w:t>
      </w:r>
      <w:r>
        <w:fldChar w:fldCharType="end"/>
      </w:r>
      <w:r>
        <w:tab/>
      </w:r>
    </w:p>
    <w:p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t>The Doxology for St. Philopater Mercurius</w:t>
      </w:r>
      <w:r>
        <w:fldChar w:fldCharType="end"/>
      </w:r>
      <w:r>
        <w:tab/>
      </w:r>
      <w:r>
        <w:fldChar w:fldCharType="begin"/>
      </w:r>
      <w:r>
        <w:instrText xml:space="preserve"> PAGEREF _Ref434489457 \h </w:instrText>
      </w:r>
      <w:r>
        <w:fldChar w:fldCharType="separate"/>
      </w:r>
      <w:r>
        <w:t>574</w:t>
      </w:r>
      <w:r>
        <w:fldChar w:fldCharType="end"/>
      </w:r>
    </w:p>
    <w:p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t>The Doxology for St. Mena</w:t>
      </w:r>
      <w:r>
        <w:fldChar w:fldCharType="end"/>
      </w:r>
      <w:r>
        <w:tab/>
      </w:r>
      <w:r>
        <w:fldChar w:fldCharType="begin"/>
      </w:r>
      <w:r>
        <w:instrText xml:space="preserve"> PAGEREF _Ref434489493 \h </w:instrText>
      </w:r>
      <w:r>
        <w:fldChar w:fldCharType="separate"/>
      </w:r>
      <w:r>
        <w:t>569</w:t>
      </w:r>
      <w:r>
        <w:fldChar w:fldCharType="end"/>
      </w:r>
    </w:p>
    <w:p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t>The Doxology for Abba Noub</w:t>
      </w:r>
      <w:r>
        <w:fldChar w:fldCharType="end"/>
      </w:r>
      <w:r>
        <w:tab/>
      </w:r>
      <w:r>
        <w:fldChar w:fldCharType="begin"/>
      </w:r>
      <w:r>
        <w:instrText xml:space="preserve"> PAGEREF _Ref434489534 \h </w:instrText>
      </w:r>
      <w:r>
        <w:fldChar w:fldCharType="separate"/>
      </w:r>
      <w:r>
        <w:t>787</w:t>
      </w:r>
      <w:r>
        <w:fldChar w:fldCharType="end"/>
      </w:r>
    </w:p>
    <w:p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t>The Doxology for St. Victor</w:t>
      </w:r>
      <w:r>
        <w:fldChar w:fldCharType="end"/>
      </w:r>
      <w:r>
        <w:tab/>
      </w:r>
      <w:r>
        <w:fldChar w:fldCharType="begin"/>
      </w:r>
      <w:r>
        <w:instrText xml:space="preserve"> PAGEREF _Ref434489590 \h </w:instrText>
      </w:r>
      <w:r>
        <w:fldChar w:fldCharType="separate"/>
      </w:r>
      <w:r>
        <w:t>593</w:t>
      </w:r>
      <w:r>
        <w:fldChar w:fldCharType="end"/>
      </w:r>
    </w:p>
    <w:p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t>The Doxology for Sts. Sergius and Bacchus</w:t>
      </w:r>
      <w:r>
        <w:fldChar w:fldCharType="end"/>
      </w:r>
      <w:r>
        <w:tab/>
      </w:r>
      <w:r>
        <w:fldChar w:fldCharType="begin"/>
      </w:r>
      <w:r>
        <w:instrText xml:space="preserve"> PAGEREF _Ref434489638 \h </w:instrText>
      </w:r>
      <w:r>
        <w:fldChar w:fldCharType="separate"/>
      </w:r>
      <w:r>
        <w:t>558</w:t>
      </w:r>
      <w:r>
        <w:fldChar w:fldCharType="end"/>
      </w:r>
    </w:p>
    <w:p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t>The Doxology for Sts. Cosmas, Damian, their Brothers and their Mother</w:t>
      </w:r>
      <w:r>
        <w:fldChar w:fldCharType="end"/>
      </w:r>
      <w:r>
        <w:tab/>
      </w:r>
      <w:r>
        <w:fldChar w:fldCharType="begin"/>
      </w:r>
      <w:r>
        <w:instrText xml:space="preserve"> PAGEREF _Ref434489688 \h </w:instrText>
      </w:r>
      <w:r>
        <w:fldChar w:fldCharType="separate"/>
      </w:r>
      <w:r>
        <w:t>571</w:t>
      </w:r>
      <w:r>
        <w:fldChar w:fldCharType="end"/>
      </w:r>
    </w:p>
    <w:p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t>The Doxology for Sts. Apakir and John</w:t>
      </w:r>
      <w:r>
        <w:fldChar w:fldCharType="end"/>
      </w:r>
      <w:r>
        <w:tab/>
      </w:r>
      <w:r>
        <w:fldChar w:fldCharType="begin"/>
      </w:r>
      <w:r>
        <w:instrText xml:space="preserve"> PAGEREF _Ref434489722 \h </w:instrText>
      </w:r>
      <w:r>
        <w:fldChar w:fldCharType="separate"/>
      </w:r>
      <w:r>
        <w:t>762</w:t>
      </w:r>
      <w:r>
        <w:fldChar w:fldCharType="end"/>
      </w:r>
    </w:p>
    <w:p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t>The Doxology for St. Serapamon</w:t>
      </w:r>
      <w:r>
        <w:fldChar w:fldCharType="end"/>
      </w:r>
      <w:r>
        <w:tab/>
      </w:r>
      <w:r>
        <w:fldChar w:fldCharType="begin"/>
      </w:r>
      <w:r>
        <w:instrText xml:space="preserve"> PAGEREF _Ref434489794 \h </w:instrText>
      </w:r>
      <w:r>
        <w:fldChar w:fldCharType="separate"/>
      </w:r>
      <w:r>
        <w:t>575</w:t>
      </w:r>
      <w:r>
        <w:fldChar w:fldCharType="end"/>
      </w:r>
    </w:p>
    <w:p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t>The Doxology for St. Maurice and the Theban Legion</w:t>
      </w:r>
      <w:r>
        <w:fldChar w:fldCharType="end"/>
      </w:r>
      <w:r>
        <w:tab/>
      </w:r>
      <w:r>
        <w:fldChar w:fldCharType="begin"/>
      </w:r>
      <w:r>
        <w:instrText xml:space="preserve"> PAGEREF _Ref434489859 \h </w:instrText>
      </w:r>
      <w:r>
        <w:fldChar w:fldCharType="separate"/>
      </w:r>
      <w:r>
        <w:t>554</w:t>
      </w:r>
      <w:r>
        <w:fldChar w:fldCharType="end"/>
      </w:r>
    </w:p>
    <w:p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t>Another Doxology of St. Maurice</w:t>
      </w:r>
      <w:r>
        <w:fldChar w:fldCharType="end"/>
      </w:r>
      <w:r>
        <w:tab/>
      </w:r>
      <w:r>
        <w:fldChar w:fldCharType="begin"/>
      </w:r>
      <w:r>
        <w:instrText xml:space="preserve"> PAGEREF _Ref434489873 \h </w:instrText>
      </w:r>
      <w:r>
        <w:fldChar w:fldCharType="separate"/>
      </w:r>
      <w:r>
        <w:t>555</w:t>
      </w:r>
      <w:r>
        <w:fldChar w:fldCharType="end"/>
      </w:r>
    </w:p>
    <w:p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t>The Doxology for St. George of Zahim</w:t>
      </w:r>
      <w:r>
        <w:fldChar w:fldCharType="end"/>
      </w:r>
      <w:r>
        <w:tab/>
      </w:r>
      <w:r>
        <w:fldChar w:fldCharType="begin"/>
      </w:r>
      <w:r>
        <w:instrText xml:space="preserve"> PAGEREF _Ref434489925 \h </w:instrText>
      </w:r>
      <w:r>
        <w:fldChar w:fldCharType="separate"/>
      </w:r>
      <w:r>
        <w:t>763</w:t>
      </w:r>
      <w:r>
        <w:fldChar w:fldCharType="end"/>
      </w:r>
    </w:p>
    <w:p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t>The Doxology of St. Demiana</w:t>
      </w:r>
      <w:r>
        <w:fldChar w:fldCharType="end"/>
      </w:r>
      <w:r>
        <w:tab/>
      </w:r>
      <w:r>
        <w:fldChar w:fldCharType="begin"/>
      </w:r>
      <w:r>
        <w:instrText xml:space="preserve"> PAGEREF _Ref434490082 \h </w:instrText>
      </w:r>
      <w:r>
        <w:fldChar w:fldCharType="separate"/>
      </w:r>
      <w:r>
        <w:rPr>
          <w:noProof/>
        </w:rPr>
        <w:t>514</w:t>
      </w:r>
      <w:r>
        <w:fldChar w:fldCharType="end"/>
      </w:r>
    </w:p>
    <w:p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t>Another Doxology of St. Demiana</w:t>
      </w:r>
      <w:r>
        <w:fldChar w:fldCharType="end"/>
      </w:r>
      <w:r>
        <w:tab/>
      </w:r>
      <w:r>
        <w:fldChar w:fldCharType="begin"/>
      </w:r>
      <w:r>
        <w:instrText xml:space="preserve"> PAGEREF _Ref434490124 \h </w:instrText>
      </w:r>
      <w:r>
        <w:fldChar w:fldCharType="separate"/>
      </w:r>
      <w:r>
        <w:rPr>
          <w:noProof/>
        </w:rPr>
        <w:t>698</w:t>
      </w:r>
      <w:r>
        <w:fldChar w:fldCharType="end"/>
      </w:r>
    </w:p>
    <w:p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t>The Doxology for Sts. Barbara and Juliana</w:t>
      </w:r>
      <w:r>
        <w:fldChar w:fldCharType="end"/>
      </w:r>
      <w:r>
        <w:tab/>
      </w:r>
      <w:r>
        <w:fldChar w:fldCharType="begin"/>
      </w:r>
      <w:r>
        <w:instrText xml:space="preserve"> PAGEREF _Ref434490169 \h </w:instrText>
      </w:r>
      <w:r>
        <w:fldChar w:fldCharType="separate"/>
      </w:r>
      <w:r>
        <w:rPr>
          <w:noProof/>
        </w:rPr>
        <w:t>596</w:t>
      </w:r>
      <w:r>
        <w:fldChar w:fldCharType="end"/>
      </w:r>
    </w:p>
    <w:p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t>The Doxology for St. Marina</w:t>
      </w:r>
      <w:r>
        <w:fldChar w:fldCharType="end"/>
      </w:r>
      <w:r>
        <w:tab/>
      </w:r>
      <w:r>
        <w:fldChar w:fldCharType="begin"/>
      </w:r>
      <w:r>
        <w:instrText xml:space="preserve"> PAGEREF _Ref434490204 \h </w:instrText>
      </w:r>
      <w:r>
        <w:fldChar w:fldCharType="separate"/>
      </w:r>
      <w:r>
        <w:rPr>
          <w:noProof/>
        </w:rPr>
        <w:t>786</w:t>
      </w:r>
      <w:r>
        <w:fldChar w:fldCharType="end"/>
      </w:r>
    </w:p>
    <w:p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t>The Doxology for St. Rebecca and her Children</w:t>
      </w:r>
      <w:r>
        <w:fldChar w:fldCharType="end"/>
      </w:r>
      <w:r>
        <w:tab/>
      </w:r>
      <w:r>
        <w:fldChar w:fldCharType="begin"/>
      </w:r>
      <w:r>
        <w:instrText xml:space="preserve"> PAGEREF _Ref434490258 \h </w:instrText>
      </w:r>
      <w:r>
        <w:fldChar w:fldCharType="separate"/>
      </w:r>
      <w:r>
        <w:rPr>
          <w:noProof/>
        </w:rPr>
        <w:t>541</w:t>
      </w:r>
      <w:r>
        <w:fldChar w:fldCharType="end"/>
      </w:r>
    </w:p>
    <w:p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t>The Doxology of the Martyrs</w:t>
      </w:r>
      <w:r>
        <w:fldChar w:fldCharType="end"/>
      </w:r>
      <w:r>
        <w:tab/>
      </w:r>
      <w:r>
        <w:fldChar w:fldCharType="begin"/>
      </w:r>
      <w:r>
        <w:instrText xml:space="preserve"> PAGEREF _Ref434489950 \h </w:instrText>
      </w:r>
      <w:r>
        <w:fldChar w:fldCharType="separate"/>
      </w:r>
      <w:r>
        <w:t>515</w:t>
      </w:r>
      <w:r>
        <w:fldChar w:fldCharType="end"/>
      </w:r>
    </w:p>
    <w:p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t>The Doxology for St. Anthony the Great</w:t>
      </w:r>
      <w:r>
        <w:fldChar w:fldCharType="end"/>
      </w:r>
      <w:r>
        <w:tab/>
      </w:r>
      <w:r>
        <w:fldChar w:fldCharType="begin"/>
      </w:r>
      <w:r>
        <w:instrText xml:space="preserve"> PAGEREF _Ref434490340 \h </w:instrText>
      </w:r>
      <w:r>
        <w:fldChar w:fldCharType="separate"/>
      </w:r>
      <w:r>
        <w:rPr>
          <w:noProof/>
        </w:rPr>
        <w:t>702</w:t>
      </w:r>
      <w:r>
        <w:fldChar w:fldCharType="end"/>
      </w:r>
    </w:p>
    <w:p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t>The Doxology for St. Paul the Anchorite</w:t>
      </w:r>
      <w:r>
        <w:fldChar w:fldCharType="end"/>
      </w:r>
      <w:r>
        <w:tab/>
      </w:r>
      <w:r>
        <w:fldChar w:fldCharType="begin"/>
      </w:r>
      <w:r>
        <w:instrText xml:space="preserve"> PAGEREF _Ref434490368 \h </w:instrText>
      </w:r>
      <w:r>
        <w:fldChar w:fldCharType="separate"/>
      </w:r>
      <w:r>
        <w:rPr>
          <w:noProof/>
        </w:rPr>
        <w:t>704</w:t>
      </w:r>
      <w:r>
        <w:fldChar w:fldCharType="end"/>
      </w:r>
    </w:p>
    <w:p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t>The Doxology of St. Anthony and St. Paul</w:t>
      </w:r>
      <w:r>
        <w:fldChar w:fldCharType="end"/>
      </w:r>
      <w:r>
        <w:tab/>
      </w:r>
      <w:r>
        <w:fldChar w:fldCharType="begin"/>
      </w:r>
      <w:r>
        <w:instrText xml:space="preserve"> PAGEREF _Ref434490311 \h </w:instrText>
      </w:r>
      <w:r>
        <w:fldChar w:fldCharType="separate"/>
      </w:r>
      <w:r>
        <w:rPr>
          <w:noProof/>
        </w:rPr>
        <w:t>521</w:t>
      </w:r>
      <w:r>
        <w:fldChar w:fldCharType="end"/>
      </w:r>
    </w:p>
    <w:p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Pr>
          <w:lang w:val="en-US"/>
        </w:rPr>
        <w:t>The Doxology for St. Pishoy</w:t>
      </w:r>
      <w:r>
        <w:fldChar w:fldCharType="end"/>
      </w:r>
      <w:r>
        <w:tab/>
      </w:r>
      <w:r>
        <w:fldChar w:fldCharType="begin"/>
      </w:r>
      <w:r>
        <w:instrText xml:space="preserve"> PAGEREF _Ref434490783 \h </w:instrText>
      </w:r>
      <w:r>
        <w:fldChar w:fldCharType="separate"/>
      </w:r>
      <w:r>
        <w:rPr>
          <w:noProof/>
        </w:rPr>
        <w:t>782</w:t>
      </w:r>
      <w:r>
        <w:fldChar w:fldCharType="end"/>
      </w:r>
    </w:p>
    <w:p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t>The Doxology of St. Pishoy and St. Paul of Tammah</w:t>
      </w:r>
      <w:r>
        <w:fldChar w:fldCharType="end"/>
      </w:r>
      <w:r>
        <w:tab/>
      </w:r>
      <w:r>
        <w:fldChar w:fldCharType="begin"/>
      </w:r>
      <w:r>
        <w:instrText xml:space="preserve"> PAGEREF _Ref434490826 \h </w:instrText>
      </w:r>
      <w:r>
        <w:fldChar w:fldCharType="separate"/>
      </w:r>
      <w:r>
        <w:rPr>
          <w:noProof/>
        </w:rPr>
        <w:t>522</w:t>
      </w:r>
      <w:r>
        <w:fldChar w:fldCharType="end"/>
      </w:r>
    </w:p>
    <w:p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t>The Doxology of St. Macarius the Great</w:t>
      </w:r>
      <w:r>
        <w:fldChar w:fldCharType="end"/>
      </w:r>
      <w:r>
        <w:tab/>
      </w:r>
      <w:r>
        <w:fldChar w:fldCharType="begin"/>
      </w:r>
      <w:r>
        <w:instrText xml:space="preserve"> PAGEREF _Ref434490507 \h </w:instrText>
      </w:r>
      <w:r>
        <w:fldChar w:fldCharType="separate"/>
      </w:r>
      <w:r>
        <w:rPr>
          <w:noProof/>
        </w:rPr>
        <w:t>712</w:t>
      </w:r>
      <w:r>
        <w:fldChar w:fldCharType="end"/>
      </w:r>
    </w:p>
    <w:p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t>Another Doxology of St. Macarius the Great</w:t>
      </w:r>
      <w:r>
        <w:fldChar w:fldCharType="end"/>
      </w:r>
      <w:r>
        <w:tab/>
      </w:r>
      <w:r>
        <w:fldChar w:fldCharType="begin"/>
      </w:r>
      <w:r>
        <w:instrText xml:space="preserve"> PAGEREF _Ref434490525 \h </w:instrText>
      </w:r>
      <w:r>
        <w:fldChar w:fldCharType="separate"/>
      </w:r>
      <w:r>
        <w:rPr>
          <w:noProof/>
        </w:rPr>
        <w:t>713</w:t>
      </w:r>
      <w:r>
        <w:fldChar w:fldCharType="end"/>
      </w:r>
    </w:p>
    <w:p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t>Another Doxology of St. Macarius the Great</w:t>
      </w:r>
      <w:r>
        <w:fldChar w:fldCharType="end"/>
      </w:r>
      <w:r>
        <w:tab/>
      </w:r>
      <w:r>
        <w:fldChar w:fldCharType="begin"/>
      </w:r>
      <w:r>
        <w:instrText xml:space="preserve"> PAGEREF _Ref434490542 \h </w:instrText>
      </w:r>
      <w:r>
        <w:fldChar w:fldCharType="separate"/>
      </w:r>
      <w:r>
        <w:rPr>
          <w:noProof/>
        </w:rPr>
        <w:t>714</w:t>
      </w:r>
      <w:r>
        <w:fldChar w:fldCharType="end"/>
      </w:r>
    </w:p>
    <w:p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t>The Doxology for St. Macarius of Alexandria, the Presbyter</w:t>
      </w:r>
      <w:r>
        <w:fldChar w:fldCharType="end"/>
      </w:r>
      <w:r>
        <w:tab/>
      </w:r>
      <w:r>
        <w:fldChar w:fldCharType="begin"/>
      </w:r>
      <w:r>
        <w:instrText xml:space="preserve"> PAGEREF _Ref434490596 \h </w:instrText>
      </w:r>
      <w:r>
        <w:fldChar w:fldCharType="separate"/>
      </w:r>
      <w:r>
        <w:rPr>
          <w:noProof/>
        </w:rPr>
        <w:t>732</w:t>
      </w:r>
      <w:r>
        <w:fldChar w:fldCharType="end"/>
      </w:r>
    </w:p>
    <w:p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t>The Doxology for St. Macarius the Bishop of Edkow</w:t>
      </w:r>
      <w:r>
        <w:fldChar w:fldCharType="end"/>
      </w:r>
      <w:r>
        <w:tab/>
      </w:r>
      <w:r>
        <w:fldChar w:fldCharType="begin"/>
      </w:r>
      <w:r>
        <w:instrText xml:space="preserve"> PAGEREF _Ref434490474 \h </w:instrText>
      </w:r>
      <w:r>
        <w:fldChar w:fldCharType="separate"/>
      </w:r>
      <w:r>
        <w:rPr>
          <w:noProof/>
        </w:rPr>
        <w:t>563</w:t>
      </w:r>
      <w:r>
        <w:fldChar w:fldCharType="end"/>
      </w:r>
    </w:p>
    <w:p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t>The Doxology for St. John the Short</w:t>
      </w:r>
      <w:r>
        <w:fldChar w:fldCharType="end"/>
      </w:r>
      <w:r>
        <w:tab/>
      </w:r>
      <w:r>
        <w:fldChar w:fldCharType="begin"/>
      </w:r>
      <w:r>
        <w:instrText xml:space="preserve"> PAGEREF _Ref434490715 \h </w:instrText>
      </w:r>
      <w:r>
        <w:fldChar w:fldCharType="separate"/>
      </w:r>
      <w:r>
        <w:rPr>
          <w:noProof/>
        </w:rPr>
        <w:t>560</w:t>
      </w:r>
      <w:r>
        <w:fldChar w:fldCharType="end"/>
      </w:r>
    </w:p>
    <w:p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t>The Doxology for St. Thomas the Anchorite</w:t>
      </w:r>
      <w:r>
        <w:fldChar w:fldCharType="end"/>
      </w:r>
      <w:r>
        <w:tab/>
      </w:r>
      <w:r>
        <w:fldChar w:fldCharType="begin"/>
      </w:r>
      <w:r>
        <w:instrText xml:space="preserve"> PAGEREF _Ref434490403 \h </w:instrText>
      </w:r>
      <w:r>
        <w:fldChar w:fldCharType="separate"/>
      </w:r>
      <w:r>
        <w:rPr>
          <w:noProof/>
        </w:rPr>
        <w:t>749</w:t>
      </w:r>
      <w:r>
        <w:fldChar w:fldCharType="end"/>
      </w:r>
    </w:p>
    <w:p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t>The Doxology for St. Arsenius</w:t>
      </w:r>
      <w:r>
        <w:fldChar w:fldCharType="end"/>
      </w:r>
      <w:r>
        <w:tab/>
      </w:r>
      <w:r>
        <w:fldChar w:fldCharType="begin"/>
      </w:r>
      <w:r>
        <w:instrText xml:space="preserve"> PAGEREF _Ref434490892 \h </w:instrText>
      </w:r>
      <w:r>
        <w:fldChar w:fldCharType="separate"/>
      </w:r>
      <w:r>
        <w:rPr>
          <w:noProof/>
        </w:rPr>
        <w:t>736</w:t>
      </w:r>
      <w:r>
        <w:fldChar w:fldCharType="end"/>
      </w:r>
    </w:p>
    <w:p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t>The Doxology for Sts. Maximus and Dometius</w:t>
      </w:r>
      <w:r>
        <w:fldChar w:fldCharType="end"/>
      </w:r>
      <w:r>
        <w:tab/>
      </w:r>
      <w:r>
        <w:fldChar w:fldCharType="begin"/>
      </w:r>
      <w:r>
        <w:instrText xml:space="preserve"> PAGEREF _Ref434490957 \h </w:instrText>
      </w:r>
      <w:r>
        <w:fldChar w:fldCharType="separate"/>
      </w:r>
      <w:r>
        <w:t>700</w:t>
      </w:r>
      <w:r>
        <w:fldChar w:fldCharType="end"/>
      </w:r>
    </w:p>
    <w:p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Pr="00810F04">
        <w:t>The Doxology for the Strong St. Moses</w:t>
      </w:r>
      <w:r>
        <w:fldChar w:fldCharType="end"/>
      </w:r>
      <w:r>
        <w:tab/>
      </w:r>
      <w:r>
        <w:fldChar w:fldCharType="begin"/>
      </w:r>
      <w:r>
        <w:instrText xml:space="preserve"> PAGEREF _Ref434491006 \h </w:instrText>
      </w:r>
      <w:r>
        <w:fldChar w:fldCharType="separate"/>
      </w:r>
      <w:r>
        <w:t>764</w:t>
      </w:r>
      <w:r>
        <w:fldChar w:fldCharType="end"/>
      </w:r>
    </w:p>
    <w:p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t>The Doxology for St. John Kami</w:t>
      </w:r>
      <w:r>
        <w:fldChar w:fldCharType="end"/>
      </w:r>
      <w:r>
        <w:tab/>
      </w:r>
      <w:r>
        <w:fldChar w:fldCharType="begin"/>
      </w:r>
      <w:r>
        <w:instrText xml:space="preserve"> PAGEREF _Ref434491108 \h </w:instrText>
      </w:r>
      <w:r>
        <w:fldChar w:fldCharType="separate"/>
      </w:r>
      <w:r>
        <w:rPr>
          <w:noProof/>
        </w:rPr>
        <w:t>599</w:t>
      </w:r>
      <w:r>
        <w:fldChar w:fldCharType="end"/>
      </w:r>
    </w:p>
    <w:p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t>The Doxology for St. Pachomius</w:t>
      </w:r>
      <w:r>
        <w:fldChar w:fldCharType="end"/>
      </w:r>
      <w:r>
        <w:tab/>
      </w:r>
      <w:r>
        <w:fldChar w:fldCharType="begin"/>
      </w:r>
      <w:r>
        <w:instrText xml:space="preserve"> PAGEREF _Ref434491150 \h </w:instrText>
      </w:r>
      <w:r>
        <w:fldChar w:fldCharType="separate"/>
      </w:r>
      <w:r>
        <w:rPr>
          <w:noProof/>
        </w:rPr>
        <w:t>737</w:t>
      </w:r>
      <w:r>
        <w:fldChar w:fldCharType="end"/>
      </w:r>
    </w:p>
    <w:p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Pr>
          <w:lang w:val="en-US"/>
        </w:rPr>
        <w:t>The Doxology for St. Shenoute</w:t>
      </w:r>
      <w:r>
        <w:fldChar w:fldCharType="end"/>
      </w:r>
      <w:r>
        <w:tab/>
      </w:r>
      <w:r>
        <w:fldChar w:fldCharType="begin"/>
      </w:r>
      <w:r>
        <w:instrText xml:space="preserve"> PAGEREF _Ref434491186 \h </w:instrText>
      </w:r>
      <w:r>
        <w:fldChar w:fldCharType="separate"/>
      </w:r>
      <w:r>
        <w:rPr>
          <w:noProof/>
        </w:rPr>
        <w:t>779</w:t>
      </w:r>
      <w:r>
        <w:fldChar w:fldCharType="end"/>
      </w:r>
    </w:p>
    <w:p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Pr>
          <w:lang w:val="en-US"/>
        </w:rPr>
        <w:t>A Doxology for St. Besa</w:t>
      </w:r>
      <w:r>
        <w:fldChar w:fldCharType="end"/>
      </w:r>
      <w:r>
        <w:tab/>
      </w:r>
      <w:r>
        <w:fldChar w:fldCharType="begin"/>
      </w:r>
      <w:r>
        <w:instrText xml:space="preserve"> PAGEREF _Ref434491207 \h </w:instrText>
      </w:r>
      <w:r>
        <w:fldChar w:fldCharType="separate"/>
      </w:r>
      <w:r>
        <w:rPr>
          <w:noProof/>
        </w:rPr>
        <w:t>781</w:t>
      </w:r>
      <w:r>
        <w:fldChar w:fldCharType="end"/>
      </w:r>
    </w:p>
    <w:p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t>The Doxology for Sts. Apollo and Apip</w:t>
      </w:r>
      <w:r>
        <w:fldChar w:fldCharType="end"/>
      </w:r>
      <w:r>
        <w:tab/>
      </w:r>
      <w:r>
        <w:fldChar w:fldCharType="begin"/>
      </w:r>
      <w:r>
        <w:instrText xml:space="preserve"> PAGEREF _Ref434492837 \h </w:instrText>
      </w:r>
      <w:r>
        <w:fldChar w:fldCharType="separate"/>
      </w:r>
      <w:r>
        <w:rPr>
          <w:noProof/>
        </w:rPr>
        <w:t>562</w:t>
      </w:r>
      <w:r>
        <w:fldChar w:fldCharType="end"/>
      </w:r>
    </w:p>
    <w:p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t>The Doxology for St. Samuel the Confessor</w:t>
      </w:r>
      <w:r>
        <w:fldChar w:fldCharType="end"/>
      </w:r>
      <w:r>
        <w:tab/>
      </w:r>
      <w:r>
        <w:fldChar w:fldCharType="begin"/>
      </w:r>
      <w:r>
        <w:instrText xml:space="preserve"> PAGEREF _Ref434491260 \h </w:instrText>
      </w:r>
      <w:r>
        <w:fldChar w:fldCharType="separate"/>
      </w:r>
      <w:r>
        <w:rPr>
          <w:noProof/>
        </w:rPr>
        <w:t>597</w:t>
      </w:r>
      <w:r>
        <w:fldChar w:fldCharType="end"/>
      </w:r>
    </w:p>
    <w:p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t>The Doxology for St. Parsouma</w:t>
      </w:r>
      <w:r>
        <w:fldChar w:fldCharType="end"/>
      </w:r>
      <w:r>
        <w:tab/>
      </w:r>
      <w:r>
        <w:fldChar w:fldCharType="begin"/>
      </w:r>
      <w:r>
        <w:instrText xml:space="preserve"> PAGEREF _Ref434491294 \h </w:instrText>
      </w:r>
      <w:r>
        <w:fldChar w:fldCharType="separate"/>
      </w:r>
      <w:r>
        <w:rPr>
          <w:noProof/>
        </w:rPr>
        <w:t>806</w:t>
      </w:r>
      <w:r>
        <w:fldChar w:fldCharType="end"/>
      </w:r>
    </w:p>
    <w:p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t>The Doxology for St. Teji (Reweiss)</w:t>
      </w:r>
      <w:r>
        <w:fldChar w:fldCharType="end"/>
      </w:r>
      <w:r>
        <w:tab/>
      </w:r>
      <w:r>
        <w:fldChar w:fldCharType="begin"/>
      </w:r>
      <w:r>
        <w:instrText xml:space="preserve"> PAGEREF _Ref434491337 \h </w:instrText>
      </w:r>
      <w:r>
        <w:fldChar w:fldCharType="separate"/>
      </w:r>
      <w:r>
        <w:rPr>
          <w:noProof/>
        </w:rPr>
        <w:t>561</w:t>
      </w:r>
      <w:r>
        <w:fldChar w:fldCharType="end"/>
      </w:r>
    </w:p>
    <w:p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t>The Doxology for St. Pashnouni</w:t>
      </w:r>
      <w:r>
        <w:fldChar w:fldCharType="end"/>
      </w:r>
      <w:r>
        <w:tab/>
      </w:r>
      <w:r>
        <w:fldChar w:fldCharType="begin"/>
      </w:r>
      <w:r>
        <w:instrText xml:space="preserve"> PAGEREF _Ref434491429 \h </w:instrText>
      </w:r>
      <w:r>
        <w:fldChar w:fldCharType="separate"/>
      </w:r>
      <w:r>
        <w:rPr>
          <w:noProof/>
        </w:rPr>
        <w:t>747</w:t>
      </w:r>
      <w:r>
        <w:fldChar w:fldCharType="end"/>
      </w:r>
    </w:p>
    <w:p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t>The Doxology for St. Verena</w:t>
      </w:r>
      <w:r>
        <w:fldChar w:fldCharType="end"/>
      </w:r>
      <w:r>
        <w:tab/>
      </w:r>
      <w:r>
        <w:fldChar w:fldCharType="begin"/>
      </w:r>
      <w:r>
        <w:instrText xml:space="preserve"> PAGEREF _Ref434490285 \h </w:instrText>
      </w:r>
      <w:r>
        <w:fldChar w:fldCharType="separate"/>
      </w:r>
      <w:r>
        <w:rPr>
          <w:noProof/>
        </w:rPr>
        <w:t>539</w:t>
      </w:r>
      <w:r>
        <w:fldChar w:fldCharType="end"/>
      </w:r>
    </w:p>
    <w:p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t>The Doxology for St. Mary of Egypt</w:t>
      </w:r>
      <w:r>
        <w:fldChar w:fldCharType="end"/>
      </w:r>
      <w:r>
        <w:tab/>
      </w:r>
      <w:r>
        <w:fldChar w:fldCharType="begin"/>
      </w:r>
      <w:r>
        <w:instrText xml:space="preserve"> PAGEREF _Ref434491512 \h </w:instrText>
      </w:r>
      <w:r>
        <w:fldChar w:fldCharType="separate"/>
      </w:r>
      <w:r>
        <w:rPr>
          <w:noProof/>
        </w:rPr>
        <w:t>727</w:t>
      </w:r>
      <w:r>
        <w:fldChar w:fldCharType="end"/>
      </w:r>
    </w:p>
    <w:p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t>The Doxology of St. Athanasius the Apostolic</w:t>
      </w:r>
      <w:r>
        <w:fldChar w:fldCharType="end"/>
      </w:r>
      <w:r>
        <w:tab/>
      </w:r>
      <w:r>
        <w:fldChar w:fldCharType="begin"/>
      </w:r>
      <w:r>
        <w:instrText xml:space="preserve"> PAGEREF _Ref434492161 \h </w:instrText>
      </w:r>
      <w:r>
        <w:fldChar w:fldCharType="separate"/>
      </w:r>
      <w:r>
        <w:rPr>
          <w:noProof/>
        </w:rPr>
        <w:t>523</w:t>
      </w:r>
      <w:r>
        <w:fldChar w:fldCharType="end"/>
      </w:r>
    </w:p>
    <w:p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t>The Doxology for St. Athanasius the Apostolic</w:t>
      </w:r>
      <w:r>
        <w:fldChar w:fldCharType="end"/>
      </w:r>
      <w:r>
        <w:tab/>
      </w:r>
      <w:r>
        <w:fldChar w:fldCharType="begin"/>
      </w:r>
      <w:r>
        <w:instrText xml:space="preserve"> PAGEREF _Ref434492183 \h </w:instrText>
      </w:r>
      <w:r>
        <w:fldChar w:fldCharType="separate"/>
      </w:r>
      <w:r>
        <w:rPr>
          <w:noProof/>
        </w:rPr>
        <w:t>733</w:t>
      </w:r>
      <w:r>
        <w:fldChar w:fldCharType="end"/>
      </w:r>
    </w:p>
    <w:p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t>Another Doxology for St. Athanasius the Apostolic</w:t>
      </w:r>
      <w:r>
        <w:fldChar w:fldCharType="end"/>
      </w:r>
      <w:r>
        <w:tab/>
      </w:r>
      <w:r>
        <w:fldChar w:fldCharType="begin"/>
      </w:r>
      <w:r>
        <w:instrText xml:space="preserve"> PAGEREF _Ref434492196 \h </w:instrText>
      </w:r>
      <w:r>
        <w:fldChar w:fldCharType="separate"/>
      </w:r>
      <w:r>
        <w:rPr>
          <w:noProof/>
        </w:rPr>
        <w:t>734</w:t>
      </w:r>
      <w:r>
        <w:fldChar w:fldCharType="end"/>
      </w:r>
    </w:p>
    <w:p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t>The Doxology for St. Severus</w:t>
      </w:r>
      <w:r>
        <w:fldChar w:fldCharType="end"/>
      </w:r>
      <w:r>
        <w:tab/>
      </w:r>
      <w:r>
        <w:fldChar w:fldCharType="begin"/>
      </w:r>
      <w:r>
        <w:instrText xml:space="preserve"> PAGEREF _Ref434492249 \h </w:instrText>
      </w:r>
      <w:r>
        <w:fldChar w:fldCharType="separate"/>
      </w:r>
      <w:r>
        <w:rPr>
          <w:noProof/>
        </w:rPr>
        <w:t>556</w:t>
      </w:r>
      <w:r>
        <w:fldChar w:fldCharType="end"/>
      </w:r>
    </w:p>
    <w:p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t>The Doxology for St. Takle Haymanot</w:t>
      </w:r>
      <w:r>
        <w:fldChar w:fldCharType="end"/>
      </w:r>
      <w:r>
        <w:tab/>
      </w:r>
      <w:r>
        <w:fldChar w:fldCharType="begin"/>
      </w:r>
      <w:r>
        <w:instrText xml:space="preserve"> PAGEREF _Ref434492302 \h </w:instrText>
      </w:r>
      <w:r>
        <w:fldChar w:fldCharType="separate"/>
      </w:r>
      <w:r>
        <w:rPr>
          <w:noProof/>
        </w:rPr>
        <w:t>802</w:t>
      </w:r>
      <w:r>
        <w:fldChar w:fldCharType="end"/>
      </w:r>
    </w:p>
    <w:p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t>The Doxology of St. Simon the Tanner</w:t>
      </w:r>
      <w:r>
        <w:fldChar w:fldCharType="end"/>
      </w:r>
      <w:r>
        <w:tab/>
      </w:r>
      <w:r>
        <w:fldChar w:fldCharType="begin"/>
      </w:r>
      <w:r>
        <w:instrText xml:space="preserve"> PAGEREF _Ref434492343 \h </w:instrText>
      </w:r>
      <w:r>
        <w:fldChar w:fldCharType="separate"/>
      </w:r>
      <w:r>
        <w:rPr>
          <w:noProof/>
        </w:rPr>
        <w:t>595</w:t>
      </w:r>
      <w:r>
        <w:fldChar w:fldCharType="end"/>
      </w:r>
    </w:p>
    <w:p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t>The Doxology for St. Cyril VI</w:t>
      </w:r>
      <w:r>
        <w:fldChar w:fldCharType="end"/>
      </w:r>
      <w:r>
        <w:tab/>
      </w:r>
      <w:r>
        <w:fldChar w:fldCharType="begin"/>
      </w:r>
      <w:r>
        <w:instrText xml:space="preserve"> PAGEREF _Ref434492506 \h </w:instrText>
      </w:r>
      <w:r>
        <w:fldChar w:fldCharType="separate"/>
      </w:r>
      <w:r>
        <w:rPr>
          <w:noProof/>
        </w:rPr>
        <w:t>708</w:t>
      </w:r>
      <w:r>
        <w:fldChar w:fldCharType="end"/>
      </w:r>
    </w:p>
    <w:p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t>The Doxology for St. Abraam of Fayyoum</w:t>
      </w:r>
      <w:r>
        <w:fldChar w:fldCharType="end"/>
      </w:r>
      <w:r>
        <w:tab/>
      </w:r>
      <w:r>
        <w:fldChar w:fldCharType="begin"/>
      </w:r>
      <w:r>
        <w:instrText xml:space="preserve"> PAGEREF _Ref434492469 \h </w:instrText>
      </w:r>
      <w:r>
        <w:fldChar w:fldCharType="separate"/>
      </w:r>
      <w:r>
        <w:rPr>
          <w:noProof/>
        </w:rPr>
        <w:t>751</w:t>
      </w:r>
      <w:r>
        <w:fldChar w:fldCharType="end"/>
      </w:r>
    </w:p>
    <w:p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t>The Doxology for St. Chad of Mercia</w:t>
      </w:r>
      <w:r>
        <w:fldChar w:fldCharType="end"/>
      </w:r>
      <w:r>
        <w:tab/>
      </w:r>
      <w:r>
        <w:fldChar w:fldCharType="begin"/>
      </w:r>
      <w:r>
        <w:instrText xml:space="preserve"> PAGEREF _Ref434492702 \h </w:instrText>
      </w:r>
      <w:r>
        <w:fldChar w:fldCharType="separate"/>
      </w:r>
      <w:r>
        <w:rPr>
          <w:noProof/>
        </w:rPr>
        <w:t>710</w:t>
      </w:r>
      <w:r>
        <w:fldChar w:fldCharType="end"/>
      </w:r>
    </w:p>
    <w:p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t>The Doxology for the Patriarchs: Abraham, Isaac, and Jacob</w:t>
      </w:r>
      <w:r>
        <w:fldChar w:fldCharType="end"/>
      </w:r>
      <w:r>
        <w:tab/>
      </w:r>
      <w:r>
        <w:fldChar w:fldCharType="begin"/>
      </w:r>
      <w:r>
        <w:instrText xml:space="preserve"> PAGEREF _Ref434492413 \h </w:instrText>
      </w:r>
      <w:r>
        <w:fldChar w:fldCharType="separate"/>
      </w:r>
      <w:r>
        <w:rPr>
          <w:noProof/>
        </w:rPr>
        <w:t>803</w:t>
      </w:r>
      <w:r>
        <w:fldChar w:fldCharType="end"/>
      </w:r>
    </w:p>
    <w:p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t>The Doxology of the Cross Bearers</w:t>
      </w:r>
      <w:r>
        <w:fldChar w:fldCharType="end"/>
      </w:r>
      <w:r>
        <w:tab/>
      </w:r>
      <w:r>
        <w:fldChar w:fldCharType="begin"/>
      </w:r>
      <w:r>
        <w:instrText xml:space="preserve"> PAGEREF _Ref434492536 \h </w:instrText>
      </w:r>
      <w:r>
        <w:fldChar w:fldCharType="separate"/>
      </w:r>
      <w:r>
        <w:rPr>
          <w:noProof/>
        </w:rPr>
        <w:t>524</w:t>
      </w:r>
      <w:r>
        <w:fldChar w:fldCharType="end"/>
      </w:r>
    </w:p>
    <w:p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t>The Doxology for a Hierarch Who is Present</w:t>
      </w:r>
      <w:r>
        <w:fldChar w:fldCharType="end"/>
      </w:r>
      <w:r>
        <w:tab/>
      </w:r>
      <w:r>
        <w:fldChar w:fldCharType="begin"/>
      </w:r>
      <w:r>
        <w:instrText xml:space="preserve"> PAGEREF _Ref434492645 \h </w:instrText>
      </w:r>
      <w:r>
        <w:fldChar w:fldCharType="separate"/>
      </w:r>
      <w:r>
        <w:rPr>
          <w:noProof/>
        </w:rPr>
        <w:t>525</w:t>
      </w:r>
      <w:r>
        <w:fldChar w:fldCharType="end"/>
      </w:r>
    </w:p>
    <w:p w:rsidR="00B82753" w:rsidRDefault="00B82753" w:rsidP="00810F04">
      <w:pPr>
        <w:tabs>
          <w:tab w:val="left" w:leader="dot" w:pos="8280"/>
        </w:tabs>
        <w:spacing w:after="0" w:line="240" w:lineRule="auto"/>
      </w:pPr>
    </w:p>
    <w:p w:rsidR="00810F04" w:rsidRPr="00B46E6E" w:rsidRDefault="00810F04" w:rsidP="00810F04">
      <w:pPr>
        <w:tabs>
          <w:tab w:val="left" w:leader="dot" w:pos="8280"/>
        </w:tabs>
        <w:spacing w:after="0" w:line="240" w:lineRule="auto"/>
      </w:pPr>
    </w:p>
    <w:sectPr w:rsidR="00810F04" w:rsidRPr="00B46E6E"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Windows User" w:date="2015-10-30T08:56:00Z" w:initials="WU">
    <w:p w:rsidR="00B52D77" w:rsidRDefault="00B52D77">
      <w:pPr>
        <w:pStyle w:val="CommentText"/>
      </w:pPr>
      <w:r>
        <w:rPr>
          <w:rStyle w:val="CommentReference"/>
        </w:rPr>
        <w:annotationRef/>
      </w:r>
      <w:r>
        <w:t>Add notes where to insert Doxology of Prime… And Vespers Prase?</w:t>
      </w:r>
    </w:p>
  </w:comment>
  <w:comment w:id="54" w:author="Windows User" w:date="2015-10-30T08:56:00Z" w:initials="WU">
    <w:p w:rsidR="00B52D77" w:rsidRDefault="00B52D77" w:rsidP="0043158C">
      <w:pPr>
        <w:pStyle w:val="CommentText"/>
      </w:pPr>
      <w:r>
        <w:rPr>
          <w:rStyle w:val="CommentReference"/>
        </w:rPr>
        <w:annotationRef/>
      </w:r>
      <w:r>
        <w:t>May He or that He may</w:t>
      </w:r>
    </w:p>
  </w:comment>
  <w:comment w:id="56" w:author="Windows User" w:date="2015-10-30T08:56:00Z" w:initials="BS">
    <w:p w:rsidR="00B52D77" w:rsidRDefault="00B52D77">
      <w:pPr>
        <w:pStyle w:val="CommentText"/>
      </w:pPr>
      <w:r>
        <w:rPr>
          <w:rStyle w:val="CommentReference"/>
        </w:rPr>
        <w:annotationRef/>
      </w:r>
      <w:r>
        <w:t>protopresbyters?</w:t>
      </w:r>
    </w:p>
  </w:comment>
  <w:comment w:id="57" w:author="Windows User" w:date="2015-10-30T08:56:00Z" w:initials="BS">
    <w:p w:rsidR="00B52D77" w:rsidRDefault="00B52D77">
      <w:pPr>
        <w:pStyle w:val="CommentText"/>
      </w:pPr>
      <w:r>
        <w:rPr>
          <w:rStyle w:val="CommentReference"/>
        </w:rPr>
        <w:annotationRef/>
      </w:r>
      <w:r>
        <w:t>those who?</w:t>
      </w:r>
    </w:p>
  </w:comment>
  <w:comment w:id="58" w:author="Windows User" w:date="2015-10-30T08:56:00Z" w:initials="BS">
    <w:p w:rsidR="00B52D77" w:rsidRDefault="00B52D77">
      <w:pPr>
        <w:pStyle w:val="CommentText"/>
      </w:pPr>
      <w:r>
        <w:rPr>
          <w:rStyle w:val="CommentReference"/>
        </w:rPr>
        <w:annotationRef/>
      </w:r>
      <w:r>
        <w:t>Yourself?</w:t>
      </w:r>
    </w:p>
  </w:comment>
  <w:comment w:id="61" w:author="Windows User" w:date="2015-10-30T08:56:00Z" w:initials="WU">
    <w:p w:rsidR="00B52D77" w:rsidRDefault="00B52D77">
      <w:pPr>
        <w:pStyle w:val="CommentText"/>
      </w:pPr>
      <w:r>
        <w:rPr>
          <w:rStyle w:val="CommentReference"/>
        </w:rPr>
        <w:annotationRef/>
      </w:r>
      <w:r>
        <w:t>Very? Right?</w:t>
      </w:r>
    </w:p>
  </w:comment>
  <w:comment w:id="64" w:author="Windows User" w:date="2015-10-30T08:56:00Z" w:initials="WU">
    <w:p w:rsidR="00B52D77" w:rsidRDefault="00B52D77">
      <w:pPr>
        <w:pStyle w:val="CommentText"/>
      </w:pPr>
      <w:r>
        <w:rPr>
          <w:rStyle w:val="CommentReference"/>
        </w:rPr>
        <w:annotationRef/>
      </w:r>
      <w:r>
        <w:t>Funny just to have declared here with nothing else.</w:t>
      </w:r>
    </w:p>
  </w:comment>
  <w:comment w:id="65" w:author="Windows User" w:date="2015-10-30T08:56:00Z" w:initials="WU">
    <w:p w:rsidR="00B52D77" w:rsidRDefault="00B52D77">
      <w:pPr>
        <w:pStyle w:val="CommentText"/>
      </w:pPr>
      <w:r>
        <w:rPr>
          <w:rStyle w:val="CommentReference"/>
        </w:rPr>
        <w:annotationRef/>
      </w:r>
      <w:r>
        <w:t>Good News or Glad Tidings?</w:t>
      </w:r>
    </w:p>
  </w:comment>
  <w:comment w:id="66" w:author="Windows User" w:date="2015-10-30T08:56:00Z" w:initials="WU">
    <w:p w:rsidR="00B52D77" w:rsidRDefault="00B52D77">
      <w:pPr>
        <w:pStyle w:val="CommentText"/>
      </w:pPr>
      <w:r>
        <w:rPr>
          <w:rStyle w:val="CommentReference"/>
        </w:rPr>
        <w:annotationRef/>
      </w:r>
      <w:r>
        <w:t>Which is it? Advocate or watch over us?</w:t>
      </w:r>
    </w:p>
  </w:comment>
  <w:comment w:id="67" w:author="Windows User" w:date="2015-10-30T08:56:00Z" w:initials="WU">
    <w:p w:rsidR="00B52D77" w:rsidRDefault="00B52D77">
      <w:pPr>
        <w:pStyle w:val="CommentText"/>
      </w:pPr>
      <w:r>
        <w:rPr>
          <w:rStyle w:val="CommentReference"/>
        </w:rPr>
        <w:annotationRef/>
      </w:r>
      <w:r>
        <w:t>Coptic doesn’t seem to have “Mary”</w:t>
      </w:r>
    </w:p>
  </w:comment>
  <w:comment w:id="68" w:author="Windows User" w:date="2015-10-30T08:56:00Z" w:initials="WU">
    <w:p w:rsidR="00B52D77" w:rsidRDefault="00B52D77">
      <w:pPr>
        <w:pStyle w:val="CommentText"/>
      </w:pPr>
      <w:r>
        <w:rPr>
          <w:rStyle w:val="CommentReference"/>
        </w:rPr>
        <w:annotationRef/>
      </w:r>
      <w:r>
        <w:t>Add footnote of what this is</w:t>
      </w:r>
    </w:p>
  </w:comment>
  <w:comment w:id="80" w:author="Windows User" w:date="2015-10-30T12:35:00Z" w:initials="WU">
    <w:p w:rsidR="00B52D77" w:rsidRDefault="00B52D77">
      <w:pPr>
        <w:pStyle w:val="CommentText"/>
      </w:pPr>
      <w:r>
        <w:rPr>
          <w:rStyle w:val="CommentReference"/>
        </w:rPr>
        <w:annotationRef/>
      </w:r>
      <w:r>
        <w:t>Compare to various translations</w:t>
      </w:r>
    </w:p>
  </w:comment>
  <w:comment w:id="81" w:author="Windows User" w:date="2015-10-30T12:37:00Z" w:initials="WU">
    <w:p w:rsidR="00B52D77" w:rsidRDefault="00B52D77">
      <w:pPr>
        <w:pStyle w:val="CommentText"/>
      </w:pPr>
      <w:r>
        <w:rPr>
          <w:rStyle w:val="CommentReference"/>
        </w:rPr>
        <w:annotationRef/>
      </w:r>
      <w:r>
        <w:t>Is this supposed to be doubled?</w:t>
      </w:r>
    </w:p>
  </w:comment>
  <w:comment w:id="82" w:author="Windows User" w:date="2015-10-30T08:56:00Z" w:initials="WU">
    <w:p w:rsidR="00B52D77" w:rsidRDefault="00B52D77">
      <w:pPr>
        <w:pStyle w:val="CommentText"/>
      </w:pPr>
      <w:r>
        <w:rPr>
          <w:rStyle w:val="CommentReference"/>
        </w:rPr>
        <w:annotationRef/>
      </w:r>
      <w:r>
        <w:t>Does this go before Creed?</w:t>
      </w:r>
    </w:p>
  </w:comment>
  <w:comment w:id="84" w:author="Windows User" w:date="2015-11-06T13:03:00Z" w:initials="WU">
    <w:p w:rsidR="00B52D77" w:rsidRDefault="00B52D77">
      <w:pPr>
        <w:pStyle w:val="CommentText"/>
      </w:pPr>
      <w:r>
        <w:rPr>
          <w:rStyle w:val="CommentReference"/>
        </w:rPr>
        <w:annotationRef/>
      </w:r>
      <w:r>
        <w:t>Coptic reader has Ps 3 here!</w:t>
      </w:r>
    </w:p>
  </w:comment>
  <w:comment w:id="97" w:author="Windows User" w:date="2015-11-02T08:54:00Z" w:initials="WU">
    <w:p w:rsidR="00B52D77" w:rsidRDefault="00B52D77">
      <w:pPr>
        <w:pStyle w:val="CommentText"/>
      </w:pPr>
      <w:r>
        <w:rPr>
          <w:rStyle w:val="CommentReference"/>
        </w:rPr>
        <w:annotationRef/>
      </w:r>
      <w:r>
        <w:t>Is there a phrase missing here?</w:t>
      </w:r>
    </w:p>
  </w:comment>
  <w:comment w:id="102" w:author="Windows User" w:date="2015-10-30T08:56:00Z" w:initials="WU">
    <w:p w:rsidR="00B52D77" w:rsidRDefault="00B52D77">
      <w:pPr>
        <w:pStyle w:val="CommentText"/>
      </w:pPr>
      <w:r>
        <w:rPr>
          <w:rStyle w:val="CommentReference"/>
        </w:rPr>
        <w:annotationRef/>
      </w:r>
      <w:r>
        <w:t>Should Glory be be here?</w:t>
      </w:r>
    </w:p>
  </w:comment>
  <w:comment w:id="106" w:author="Windows User" w:date="2015-11-02T12:45:00Z" w:initials="WU">
    <w:p w:rsidR="00B52D77" w:rsidRDefault="00B52D77">
      <w:pPr>
        <w:pStyle w:val="CommentText"/>
      </w:pPr>
      <w:r>
        <w:rPr>
          <w:rStyle w:val="CommentReference"/>
        </w:rPr>
        <w:annotationRef/>
      </w:r>
      <w:r>
        <w:t>Any argument for "Rise up" rather than arise?"</w:t>
      </w:r>
    </w:p>
  </w:comment>
  <w:comment w:id="107" w:author="Windows User" w:date="2015-10-30T08:56:00Z" w:initials="WU">
    <w:p w:rsidR="00B52D77" w:rsidRDefault="00B52D77">
      <w:pPr>
        <w:pStyle w:val="CommentText"/>
      </w:pPr>
      <w:r>
        <w:rPr>
          <w:rStyle w:val="CommentReference"/>
        </w:rPr>
        <w:annotationRef/>
      </w:r>
      <w:r>
        <w:t>flesh or body?</w:t>
      </w:r>
    </w:p>
  </w:comment>
  <w:comment w:id="108" w:author="Windows User" w:date="2015-10-30T08:56:00Z" w:initials="WU">
    <w:p w:rsidR="00B52D77" w:rsidRDefault="00B52D77">
      <w:pPr>
        <w:pStyle w:val="CommentText"/>
      </w:pPr>
      <w:r>
        <w:rPr>
          <w:rStyle w:val="CommentReference"/>
        </w:rPr>
        <w:annotationRef/>
      </w:r>
      <w:r>
        <w:t>Send up, or ascribe?</w:t>
      </w:r>
    </w:p>
  </w:comment>
  <w:comment w:id="109" w:author="Windows User" w:date="2015-10-30T08:56:00Z" w:initials="WU">
    <w:p w:rsidR="00B52D77" w:rsidRDefault="00B52D77">
      <w:pPr>
        <w:pStyle w:val="CommentText"/>
      </w:pPr>
      <w:r>
        <w:rPr>
          <w:rStyle w:val="CommentReference"/>
        </w:rPr>
        <w:annotationRef/>
      </w:r>
      <w:r>
        <w:t>doxology or glorification?</w:t>
      </w:r>
    </w:p>
  </w:comment>
  <w:comment w:id="110" w:author="Windows User" w:date="2015-10-30T08:56:00Z" w:initials="WU">
    <w:p w:rsidR="00B52D77" w:rsidRDefault="00B52D77">
      <w:pPr>
        <w:pStyle w:val="CommentText"/>
      </w:pPr>
      <w:r>
        <w:rPr>
          <w:rStyle w:val="CommentReference"/>
        </w:rPr>
        <w:annotationRef/>
      </w:r>
      <w:r>
        <w:t>"Glory to you" or "Glory be to you"?</w:t>
      </w:r>
    </w:p>
  </w:comment>
  <w:comment w:id="111" w:author="Windows User" w:date="2015-10-30T08:56:00Z" w:initials="WU">
    <w:p w:rsidR="00B52D77" w:rsidRDefault="00B52D77">
      <w:pPr>
        <w:pStyle w:val="CommentText"/>
      </w:pPr>
      <w:r>
        <w:rPr>
          <w:rStyle w:val="CommentReference"/>
        </w:rPr>
        <w:annotationRef/>
      </w:r>
      <w:r>
        <w:t>You?</w:t>
      </w:r>
    </w:p>
  </w:comment>
  <w:comment w:id="112" w:author="Windows User" w:date="2015-10-30T08:56:00Z" w:initials="WU">
    <w:p w:rsidR="00B52D77" w:rsidRDefault="00B52D77">
      <w:pPr>
        <w:pStyle w:val="CommentText"/>
      </w:pPr>
      <w:r>
        <w:rPr>
          <w:rStyle w:val="CommentReference"/>
        </w:rPr>
        <w:annotationRef/>
      </w:r>
      <w:r>
        <w:t>To the Sanctuary or O you saints???</w:t>
      </w:r>
    </w:p>
  </w:comment>
  <w:comment w:id="113" w:author="Windows User" w:date="2015-10-30T08:56:00Z" w:initials="WU">
    <w:p w:rsidR="00B52D77" w:rsidRDefault="00B52D77">
      <w:pPr>
        <w:pStyle w:val="CommentText"/>
      </w:pPr>
      <w:r>
        <w:rPr>
          <w:rStyle w:val="CommentReference"/>
        </w:rPr>
        <w:annotationRef/>
      </w:r>
      <w:r>
        <w:t>from sounds more natural than out of. Any compelling reason to keep?</w:t>
      </w:r>
    </w:p>
  </w:comment>
  <w:comment w:id="114" w:author="Windows User" w:date="2015-10-30T08:56:00Z" w:initials="WU">
    <w:p w:rsidR="00B52D77" w:rsidRDefault="00B52D77">
      <w:pPr>
        <w:pStyle w:val="CommentText"/>
      </w:pPr>
      <w:r>
        <w:rPr>
          <w:rStyle w:val="CommentReference"/>
        </w:rPr>
        <w:annotationRef/>
      </w:r>
      <w:r>
        <w:t>supplication or cry?</w:t>
      </w:r>
    </w:p>
  </w:comment>
  <w:comment w:id="115" w:author="Windows User" w:date="2015-10-30T08:56:00Z" w:initials="WU">
    <w:p w:rsidR="00B52D77" w:rsidRDefault="00B52D77">
      <w:pPr>
        <w:pStyle w:val="CommentText"/>
      </w:pPr>
      <w:r>
        <w:rPr>
          <w:rStyle w:val="CommentReference"/>
        </w:rPr>
        <w:annotationRef/>
      </w:r>
      <w:r>
        <w:t>petition or supplication? supplication sounds much better.</w:t>
      </w:r>
    </w:p>
  </w:comment>
  <w:comment w:id="116" w:author="Windows User" w:date="2015-10-30T08:56:00Z" w:initials="WU">
    <w:p w:rsidR="00B52D77" w:rsidRDefault="00B52D77">
      <w:pPr>
        <w:pStyle w:val="CommentText"/>
      </w:pPr>
      <w:r>
        <w:rPr>
          <w:rStyle w:val="CommentReference"/>
        </w:rPr>
        <w:annotationRef/>
      </w:r>
      <w:r>
        <w:t>revive or deliver?</w:t>
      </w:r>
    </w:p>
  </w:comment>
  <w:comment w:id="117" w:author="Windows User" w:date="2015-10-30T08:56:00Z" w:initials="WU">
    <w:p w:rsidR="00B52D77" w:rsidRDefault="00B52D77">
      <w:pPr>
        <w:pStyle w:val="CommentText"/>
      </w:pPr>
      <w:r>
        <w:rPr>
          <w:rStyle w:val="CommentReference"/>
        </w:rPr>
        <w:annotationRef/>
      </w:r>
      <w:r>
        <w:t>pour forth, utter, or overflow? I like the way overflow sounds more than pour forth. More natural.</w:t>
      </w:r>
    </w:p>
  </w:comment>
  <w:comment w:id="118" w:author="Windows User" w:date="2015-10-30T08:56:00Z" w:initials="WU">
    <w:p w:rsidR="00B52D77" w:rsidRDefault="00B52D77">
      <w:pPr>
        <w:pStyle w:val="CommentText"/>
      </w:pPr>
      <w:r>
        <w:rPr>
          <w:rStyle w:val="CommentReference"/>
        </w:rPr>
        <w:annotationRef/>
      </w:r>
      <w:r>
        <w:t>blessing or praise?</w:t>
      </w:r>
    </w:p>
  </w:comment>
  <w:comment w:id="119" w:author="Windows User" w:date="2015-10-30T08:56:00Z" w:initials="WU">
    <w:p w:rsidR="00B52D77" w:rsidRDefault="00B52D77">
      <w:pPr>
        <w:pStyle w:val="CommentText"/>
      </w:pPr>
      <w:r>
        <w:rPr>
          <w:rStyle w:val="CommentReference"/>
        </w:rPr>
        <w:annotationRef/>
      </w:r>
      <w:r>
        <w:t>respond with? respond to? speak of?</w:t>
      </w:r>
    </w:p>
  </w:comment>
  <w:comment w:id="120" w:author="Windows User" w:date="2015-10-30T08:56:00Z" w:initials="WU">
    <w:p w:rsidR="00B52D77" w:rsidRDefault="00B52D77">
      <w:pPr>
        <w:pStyle w:val="CommentText"/>
      </w:pPr>
      <w:r>
        <w:rPr>
          <w:rStyle w:val="CommentReference"/>
        </w:rPr>
        <w:annotationRef/>
      </w:r>
      <w:r>
        <w:t>rightous, true, or truth?</w:t>
      </w:r>
    </w:p>
  </w:comment>
  <w:comment w:id="121" w:author="Windows User" w:date="2015-10-30T08:56:00Z" w:initials="WU">
    <w:p w:rsidR="00B52D77" w:rsidRDefault="00B52D77">
      <w:pPr>
        <w:pStyle w:val="CommentText"/>
      </w:pPr>
      <w:r>
        <w:rPr>
          <w:rStyle w:val="CommentReference"/>
        </w:rPr>
        <w:annotationRef/>
      </w:r>
      <w:r>
        <w:t>meditation, or delight?</w:t>
      </w:r>
    </w:p>
  </w:comment>
  <w:comment w:id="122" w:author="Windows User" w:date="2015-10-30T08:56:00Z" w:initials="WU">
    <w:p w:rsidR="00B52D77" w:rsidRDefault="00B52D77">
      <w:pPr>
        <w:pStyle w:val="CommentText"/>
      </w:pPr>
      <w:r>
        <w:rPr>
          <w:rStyle w:val="CommentReference"/>
        </w:rPr>
        <w:annotationRef/>
      </w:r>
      <w:r>
        <w:t>forever or always?</w:t>
      </w:r>
    </w:p>
  </w:comment>
  <w:comment w:id="123" w:author="Windows User" w:date="2015-10-30T08:56:00Z" w:initials="WU">
    <w:p w:rsidR="00B52D77" w:rsidRDefault="00B52D77">
      <w:pPr>
        <w:pStyle w:val="CommentText"/>
      </w:pPr>
      <w:r>
        <w:rPr>
          <w:rStyle w:val="CommentReference"/>
        </w:rPr>
        <w:annotationRef/>
      </w:r>
      <w:r>
        <w:t>and forever?</w:t>
      </w:r>
    </w:p>
  </w:comment>
  <w:comment w:id="124" w:author="Windows User" w:date="2015-10-30T08:56:00Z" w:initials="WU">
    <w:p w:rsidR="00B52D77" w:rsidRDefault="00B52D77">
      <w:pPr>
        <w:pStyle w:val="CommentText"/>
      </w:pPr>
      <w:r>
        <w:rPr>
          <w:rStyle w:val="CommentReference"/>
        </w:rPr>
        <w:annotationRef/>
      </w:r>
      <w:r>
        <w:t>be?</w:t>
      </w:r>
    </w:p>
  </w:comment>
  <w:comment w:id="125" w:author="Windows User" w:date="2015-10-30T08:56:00Z" w:initials="WU">
    <w:p w:rsidR="00B52D77" w:rsidRDefault="00B52D77">
      <w:pPr>
        <w:pStyle w:val="CommentText"/>
      </w:pPr>
      <w:r>
        <w:rPr>
          <w:rStyle w:val="CommentReference"/>
        </w:rPr>
        <w:annotationRef/>
      </w:r>
      <w:r>
        <w:t>be?</w:t>
      </w:r>
    </w:p>
  </w:comment>
  <w:comment w:id="126" w:author="Windows User" w:date="2015-10-30T08:56:00Z" w:initials="WU">
    <w:p w:rsidR="00B52D77" w:rsidRDefault="00B52D77">
      <w:pPr>
        <w:pStyle w:val="CommentText"/>
      </w:pPr>
      <w:r>
        <w:rPr>
          <w:rStyle w:val="CommentReference"/>
        </w:rPr>
        <w:annotationRef/>
      </w:r>
      <w:r>
        <w:t>is the insertion of "one" after "begotten" needed in english?</w:t>
      </w:r>
    </w:p>
  </w:comment>
  <w:comment w:id="127" w:author="Windows User" w:date="2015-10-30T08:56:00Z" w:initials="WU">
    <w:p w:rsidR="00B52D77" w:rsidRDefault="00B52D77">
      <w:pPr>
        <w:pStyle w:val="CommentText"/>
      </w:pPr>
      <w:r>
        <w:rPr>
          <w:rStyle w:val="CommentReference"/>
        </w:rPr>
        <w:annotationRef/>
      </w:r>
      <w:r>
        <w:t>utter or declare?</w:t>
      </w:r>
    </w:p>
  </w:comment>
  <w:comment w:id="134" w:author="Windows User" w:date="2015-10-30T08:56:00Z" w:initials="BS">
    <w:p w:rsidR="00B52D77" w:rsidRDefault="00B52D77">
      <w:pPr>
        <w:pStyle w:val="CommentText"/>
      </w:pPr>
      <w:r>
        <w:rPr>
          <w:rStyle w:val="CommentReference"/>
        </w:rPr>
        <w:annotationRef/>
      </w:r>
      <w:r>
        <w:t>look at? look upon? regard?</w:t>
      </w:r>
    </w:p>
  </w:comment>
  <w:comment w:id="135" w:author="Windows User" w:date="2015-10-30T08:56:00Z" w:initials="BS">
    <w:p w:rsidR="00B52D77" w:rsidRDefault="00B52D77">
      <w:pPr>
        <w:pStyle w:val="CommentText"/>
      </w:pPr>
      <w:r>
        <w:rPr>
          <w:rStyle w:val="CommentReference"/>
        </w:rPr>
        <w:annotationRef/>
      </w:r>
      <w:r>
        <w:t>no one?</w:t>
      </w:r>
    </w:p>
  </w:comment>
  <w:comment w:id="136" w:author="Windows User" w:date="2015-10-30T08:56:00Z" w:initials="BS">
    <w:p w:rsidR="00B52D77" w:rsidRDefault="00B52D77">
      <w:pPr>
        <w:pStyle w:val="CommentText"/>
      </w:pPr>
      <w:r>
        <w:rPr>
          <w:rStyle w:val="CommentReference"/>
        </w:rPr>
        <w:annotationRef/>
      </w:r>
      <w:r>
        <w:t>in?</w:t>
      </w:r>
    </w:p>
    <w:p w:rsidR="00B52D77" w:rsidRDefault="00B52D77">
      <w:pPr>
        <w:pStyle w:val="CommentText"/>
      </w:pPr>
    </w:p>
  </w:comment>
  <w:comment w:id="137" w:author="Windows User" w:date="2015-10-30T08:56:00Z" w:initials="BS">
    <w:p w:rsidR="00B52D77" w:rsidRDefault="00B52D77">
      <w:pPr>
        <w:pStyle w:val="CommentText"/>
      </w:pPr>
      <w:r>
        <w:rPr>
          <w:rStyle w:val="CommentReference"/>
        </w:rPr>
        <w:annotationRef/>
      </w:r>
      <w:r>
        <w:t>before?</w:t>
      </w:r>
    </w:p>
  </w:comment>
  <w:comment w:id="138" w:author="Windows User" w:date="2015-10-30T08:56:00Z" w:initials="BS">
    <w:p w:rsidR="00B52D77" w:rsidRDefault="00B52D77">
      <w:pPr>
        <w:pStyle w:val="CommentText"/>
      </w:pPr>
      <w:r>
        <w:rPr>
          <w:rStyle w:val="CommentReference"/>
        </w:rPr>
        <w:annotationRef/>
      </w:r>
      <w:r>
        <w:t>joy entered into the whole world doesn't mean much...</w:t>
      </w:r>
    </w:p>
  </w:comment>
  <w:comment w:id="139" w:author="Windows User" w:date="2015-10-30T08:56:00Z" w:initials="BS">
    <w:p w:rsidR="00B52D77" w:rsidRDefault="00B52D77">
      <w:pPr>
        <w:pStyle w:val="CommentText"/>
      </w:pPr>
      <w:r>
        <w:rPr>
          <w:rStyle w:val="CommentReference"/>
        </w:rPr>
        <w:annotationRef/>
      </w:r>
      <w:r>
        <w:t>? any better way to express that's more accurate while meaning something?</w:t>
      </w:r>
    </w:p>
  </w:comment>
  <w:comment w:id="140" w:author="Windows User" w:date="2015-10-30T08:56:00Z" w:initials="BS">
    <w:p w:rsidR="00B52D77" w:rsidRDefault="00B52D77">
      <w:pPr>
        <w:pStyle w:val="CommentText"/>
      </w:pPr>
      <w:r>
        <w:rPr>
          <w:rStyle w:val="CommentReference"/>
        </w:rPr>
        <w:annotationRef/>
      </w:r>
      <w:r>
        <w:t>sealed as in ever virgin... or more like hidden?</w:t>
      </w:r>
    </w:p>
  </w:comment>
  <w:comment w:id="141" w:author="Windows User" w:date="2015-10-30T08:56:00Z" w:initials="BS">
    <w:p w:rsidR="00B52D77" w:rsidRDefault="00B52D77">
      <w:pPr>
        <w:pStyle w:val="CommentText"/>
      </w:pPr>
      <w:r>
        <w:rPr>
          <w:rStyle w:val="CommentReference"/>
        </w:rPr>
        <w:annotationRef/>
      </w:r>
      <w:r>
        <w:t>fragrant ointment? ointment? Incense and ointment with weeping and mourning?</w:t>
      </w:r>
    </w:p>
  </w:comment>
  <w:comment w:id="142" w:author="Windows User" w:date="2015-10-30T08:56:00Z" w:initials="BS">
    <w:p w:rsidR="00B52D77" w:rsidRDefault="00B52D77">
      <w:pPr>
        <w:pStyle w:val="CommentText"/>
      </w:pPr>
      <w:r>
        <w:rPr>
          <w:rStyle w:val="CommentReference"/>
        </w:rPr>
        <w:annotationRef/>
      </w:r>
      <w:r>
        <w:t>spices or ointment</w:t>
      </w:r>
    </w:p>
  </w:comment>
  <w:comment w:id="143" w:author="Windows User" w:date="2015-10-30T08:56:00Z" w:initials="BS">
    <w:p w:rsidR="00B52D77" w:rsidRDefault="00B52D77">
      <w:pPr>
        <w:pStyle w:val="CommentText"/>
      </w:pPr>
      <w:r>
        <w:rPr>
          <w:rStyle w:val="CommentReference"/>
        </w:rPr>
        <w:annotationRef/>
      </w:r>
      <w:r>
        <w:t>Is risen or has risen?</w:t>
      </w:r>
    </w:p>
  </w:comment>
  <w:comment w:id="144" w:author="Windows User" w:date="2015-10-30T08:56:00Z" w:initials="BS">
    <w:p w:rsidR="00B52D77" w:rsidRDefault="00B52D77">
      <w:pPr>
        <w:pStyle w:val="CommentText"/>
      </w:pPr>
      <w:r>
        <w:rPr>
          <w:rStyle w:val="CommentReference"/>
        </w:rPr>
        <w:annotationRef/>
      </w:r>
      <w:r>
        <w:t>need a consistent policy for what to capitalize!</w:t>
      </w:r>
    </w:p>
  </w:comment>
  <w:comment w:id="145" w:author="Windows User" w:date="2015-10-30T08:56:00Z" w:initials="BS">
    <w:p w:rsidR="00B52D77" w:rsidRDefault="00B52D77">
      <w:pPr>
        <w:pStyle w:val="CommentText"/>
      </w:pPr>
      <w:r>
        <w:rPr>
          <w:rStyle w:val="CommentReference"/>
        </w:rPr>
        <w:annotationRef/>
      </w:r>
      <w:r>
        <w:t>need to break other verses like this to have new lines in place of ':' so we can show where to break the tune without mangling the punctuation.</w:t>
      </w:r>
    </w:p>
  </w:comment>
  <w:comment w:id="146" w:author="Windows User" w:date="2015-10-30T08:56:00Z" w:initials="BS">
    <w:p w:rsidR="00B52D77" w:rsidRDefault="00B52D77">
      <w:pPr>
        <w:pStyle w:val="CommentText"/>
      </w:pPr>
      <w:r>
        <w:rPr>
          <w:rStyle w:val="CommentReference"/>
        </w:rPr>
        <w:annotationRef/>
      </w:r>
      <w:r>
        <w:t xml:space="preserve">decay? </w:t>
      </w:r>
    </w:p>
  </w:comment>
  <w:comment w:id="147" w:author="Windows User" w:date="2015-10-30T08:56:00Z" w:initials="WU">
    <w:p w:rsidR="00B52D77" w:rsidRDefault="00B52D77">
      <w:pPr>
        <w:pStyle w:val="CommentText"/>
      </w:pPr>
      <w:r>
        <w:rPr>
          <w:rStyle w:val="CommentReference"/>
        </w:rPr>
        <w:annotationRef/>
      </w:r>
      <w:r>
        <w:t>LXX has glorify him, not prepare Him an habitation</w:t>
      </w:r>
    </w:p>
  </w:comment>
  <w:comment w:id="148" w:author="Windows User" w:date="2015-10-30T08:56:00Z" w:initials="WU">
    <w:p w:rsidR="00B52D77" w:rsidRDefault="00B52D77">
      <w:pPr>
        <w:pStyle w:val="CommentText"/>
      </w:pPr>
      <w:r>
        <w:rPr>
          <w:rStyle w:val="CommentReference"/>
        </w:rPr>
        <w:annotationRef/>
      </w:r>
      <w:r>
        <w:t>or when he brings wars to naught. NETS has shatters</w:t>
      </w:r>
    </w:p>
  </w:comment>
  <w:comment w:id="149" w:author="Windows User" w:date="2015-10-30T08:56:00Z" w:initials="WU">
    <w:p w:rsidR="00B52D77" w:rsidRDefault="00B52D77">
      <w:pPr>
        <w:pStyle w:val="CommentText"/>
      </w:pPr>
      <w:r>
        <w:rPr>
          <w:rStyle w:val="CommentReference"/>
        </w:rPr>
        <w:annotationRef/>
      </w:r>
      <w:r>
        <w:t>literally choice mounted captains?</w:t>
      </w:r>
    </w:p>
  </w:comment>
  <w:comment w:id="150" w:author="Windows User" w:date="2015-10-30T08:56:00Z" w:initials="WU">
    <w:p w:rsidR="00B52D77" w:rsidRDefault="00B52D77">
      <w:pPr>
        <w:pStyle w:val="CommentText"/>
      </w:pPr>
      <w:r>
        <w:rPr>
          <w:rStyle w:val="CommentReference"/>
        </w:rPr>
        <w:annotationRef/>
      </w:r>
      <w:r>
        <w:t>Nets has third-ranked officers. Captain is the modern term for the 3rd rank of officer, sticking with captain</w:t>
      </w:r>
    </w:p>
  </w:comment>
  <w:comment w:id="151" w:author="Windows User" w:date="2015-10-30T08:56:00Z" w:initials="WU">
    <w:p w:rsidR="00B52D77" w:rsidRDefault="00B52D77">
      <w:pPr>
        <w:pStyle w:val="CommentText"/>
      </w:pPr>
      <w:r>
        <w:rPr>
          <w:rStyle w:val="CommentReference"/>
        </w:rPr>
        <w:annotationRef/>
      </w:r>
      <w:r>
        <w:t>Have to have a consistent tense... was to go with above, if want has been all above needs to change to that tense.</w:t>
      </w:r>
    </w:p>
  </w:comment>
  <w:comment w:id="152" w:author="Windows User" w:date="2015-10-30T08:56:00Z" w:initials="WU">
    <w:p w:rsidR="00B52D77" w:rsidRDefault="00B52D77">
      <w:pPr>
        <w:pStyle w:val="CommentText"/>
      </w:pPr>
      <w:r>
        <w:rPr>
          <w:rStyle w:val="CommentReference"/>
        </w:rPr>
        <w:annotationRef/>
      </w:r>
      <w:r>
        <w:t>crushed or destroyed?</w:t>
      </w:r>
    </w:p>
  </w:comment>
  <w:comment w:id="153" w:author="Windows User" w:date="2015-10-30T08:56:00Z" w:initials="WU">
    <w:p w:rsidR="00B52D77" w:rsidRDefault="00B52D77">
      <w:pPr>
        <w:pStyle w:val="CommentText"/>
      </w:pPr>
      <w:r>
        <w:rPr>
          <w:rStyle w:val="CommentReference"/>
        </w:rPr>
        <w:annotationRef/>
      </w:r>
      <w:r>
        <w:t>elsewhere ekhomkhem is translated as crushed... NETS has shattered. Brenton destroyed.</w:t>
      </w:r>
    </w:p>
  </w:comment>
  <w:comment w:id="154" w:author="Windows User" w:date="2015-10-30T08:56:00Z" w:initials="WU">
    <w:p w:rsidR="00B52D77" w:rsidRDefault="00B52D77">
      <w:pPr>
        <w:pStyle w:val="CommentText"/>
      </w:pPr>
      <w:r>
        <w:rPr>
          <w:rStyle w:val="CommentReference"/>
        </w:rPr>
        <w:annotationRef/>
      </w:r>
      <w:r>
        <w:t>your enemies or our enemies?</w:t>
      </w:r>
    </w:p>
  </w:comment>
  <w:comment w:id="155" w:author="Windows User" w:date="2015-10-30T08:56:00Z" w:initials="WU">
    <w:p w:rsidR="00B52D77" w:rsidRDefault="00B52D77">
      <w:pPr>
        <w:pStyle w:val="CommentText"/>
      </w:pPr>
      <w:r>
        <w:rPr>
          <w:rStyle w:val="CommentReference"/>
        </w:rPr>
        <w:annotationRef/>
      </w:r>
      <w:r>
        <w:t>sent or sent forth?</w:t>
      </w:r>
    </w:p>
  </w:comment>
  <w:comment w:id="156" w:author="Windows User" w:date="2015-10-30T08:56:00Z" w:initials="WU">
    <w:p w:rsidR="00B52D77" w:rsidRDefault="00B52D77">
      <w:pPr>
        <w:pStyle w:val="CommentText"/>
      </w:pPr>
      <w:r>
        <w:rPr>
          <w:rStyle w:val="CommentReference"/>
        </w:rPr>
        <w:annotationRef/>
      </w:r>
      <w:r>
        <w:t>or saints? ft note?</w:t>
      </w:r>
    </w:p>
  </w:comment>
  <w:comment w:id="157" w:author="Windows User" w:date="2015-10-30T08:56:00Z" w:initials="WU">
    <w:p w:rsidR="00B52D77" w:rsidRDefault="00B52D77">
      <w:pPr>
        <w:pStyle w:val="CommentText"/>
      </w:pPr>
      <w:r>
        <w:rPr>
          <w:rStyle w:val="CommentReference"/>
        </w:rPr>
        <w:annotationRef/>
      </w:r>
      <w:r>
        <w:t>glories? glorious deeds? or in glory?</w:t>
      </w:r>
    </w:p>
  </w:comment>
  <w:comment w:id="158" w:author="Windows User" w:date="2015-10-30T08:56:00Z" w:initials="WU">
    <w:p w:rsidR="00B52D77" w:rsidRDefault="00B52D77">
      <w:pPr>
        <w:pStyle w:val="CommentText"/>
      </w:pPr>
      <w:r>
        <w:rPr>
          <w:rStyle w:val="CommentReference"/>
        </w:rPr>
        <w:annotationRef/>
      </w:r>
      <w:r>
        <w:t>redeemed? or chose?</w:t>
      </w:r>
    </w:p>
  </w:comment>
  <w:comment w:id="159" w:author="Windows User" w:date="2015-10-30T08:56:00Z" w:initials="WU">
    <w:p w:rsidR="00B52D77" w:rsidRDefault="00B52D77">
      <w:pPr>
        <w:pStyle w:val="CommentText"/>
      </w:pPr>
      <w:r>
        <w:rPr>
          <w:rStyle w:val="CommentReference"/>
        </w:rPr>
        <w:annotationRef/>
      </w:r>
      <w:r>
        <w:t>abode? habitation? resting place?</w:t>
      </w:r>
    </w:p>
  </w:comment>
  <w:comment w:id="160" w:author="Windows User" w:date="2015-10-30T08:56:00Z" w:initials="WU">
    <w:p w:rsidR="00B52D77" w:rsidRDefault="00B52D77">
      <w:pPr>
        <w:pStyle w:val="CommentText"/>
      </w:pPr>
      <w:r>
        <w:rPr>
          <w:rStyle w:val="CommentReference"/>
        </w:rPr>
        <w:annotationRef/>
      </w:r>
      <w:r>
        <w:t>Nets has pangs.</w:t>
      </w:r>
    </w:p>
  </w:comment>
  <w:comment w:id="161" w:author="Windows User" w:date="2015-10-30T08:56:00Z" w:initials="WU">
    <w:p w:rsidR="00B52D77" w:rsidRDefault="00B52D77">
      <w:pPr>
        <w:pStyle w:val="CommentText"/>
      </w:pPr>
      <w:r>
        <w:rPr>
          <w:rStyle w:val="CommentReference"/>
        </w:rPr>
        <w:annotationRef/>
      </w:r>
      <w:r>
        <w:t>Nets has tense change here rather than start of next vs. Brenton too.</w:t>
      </w:r>
    </w:p>
  </w:comment>
  <w:comment w:id="162" w:author="Windows User" w:date="2015-10-30T08:56:00Z" w:initials="WU">
    <w:p w:rsidR="00B52D77" w:rsidRDefault="00B52D77">
      <w:pPr>
        <w:pStyle w:val="CommentText"/>
      </w:pPr>
      <w:r>
        <w:rPr>
          <w:rStyle w:val="CommentReference"/>
        </w:rPr>
        <w:annotationRef/>
      </w:r>
      <w:r>
        <w:t xml:space="preserve">reign? king? reign as king? tense? shall reign? </w:t>
      </w:r>
    </w:p>
  </w:comment>
  <w:comment w:id="163" w:author="Windows User" w:date="2015-10-30T08:56:00Z" w:initials="WU">
    <w:p w:rsidR="00B52D77" w:rsidRDefault="00B52D77">
      <w:pPr>
        <w:pStyle w:val="CommentText"/>
      </w:pPr>
      <w:r>
        <w:rPr>
          <w:rStyle w:val="CommentReference"/>
        </w:rPr>
        <w:annotationRef/>
      </w:r>
      <w:r>
        <w:t>What does the Coptic say? Is it something like this?</w:t>
      </w:r>
    </w:p>
  </w:comment>
  <w:comment w:id="164" w:author="Windows User" w:date="2015-10-30T08:56:00Z" w:initials="WU">
    <w:p w:rsidR="00B52D77" w:rsidRDefault="00B52D77">
      <w:pPr>
        <w:pStyle w:val="CommentText"/>
      </w:pPr>
      <w:r>
        <w:rPr>
          <w:rStyle w:val="CommentReference"/>
        </w:rPr>
        <w:annotationRef/>
      </w:r>
      <w:r>
        <w:t>For? or Since?</w:t>
      </w:r>
    </w:p>
  </w:comment>
  <w:comment w:id="165" w:author="Windows User" w:date="2015-10-30T08:56:00Z" w:initials="WU">
    <w:p w:rsidR="00B52D77" w:rsidRDefault="00B52D77">
      <w:pPr>
        <w:pStyle w:val="CommentText"/>
      </w:pPr>
      <w:r>
        <w:rPr>
          <w:rStyle w:val="CommentReference"/>
        </w:rPr>
        <w:annotationRef/>
      </w:r>
      <w:r>
        <w:t>Brenton and NETS have dances. Coptic has hanhos (guessing hos is praises or songs). I'm thinking not praises... but need you guys to clarify</w:t>
      </w:r>
    </w:p>
  </w:comment>
  <w:comment w:id="166" w:author="Windows User" w:date="2015-10-30T08:56:00Z" w:initials="WU">
    <w:p w:rsidR="00B52D77" w:rsidRDefault="00B52D77">
      <w:pPr>
        <w:pStyle w:val="CommentText"/>
      </w:pPr>
      <w:r>
        <w:rPr>
          <w:rStyle w:val="CommentReference"/>
        </w:rPr>
        <w:annotationRef/>
      </w:r>
      <w:r>
        <w:t>The NETS phrasing seems to me the only way to reconcile the other translations.</w:t>
      </w:r>
    </w:p>
  </w:comment>
  <w:comment w:id="167" w:author="Windows User" w:date="2015-10-30T08:56:00Z" w:initials="WU">
    <w:p w:rsidR="00B52D77" w:rsidRDefault="00B52D77">
      <w:pPr>
        <w:pStyle w:val="CommentText"/>
      </w:pPr>
      <w:r>
        <w:rPr>
          <w:rStyle w:val="CommentReference"/>
        </w:rPr>
        <w:annotationRef/>
      </w:r>
      <w:r>
        <w:t>The last verse is not in the Bible... So Miriam's words "Horse and rider.." should be in quotes. These should not, they are our (the church's) words in response.</w:t>
      </w:r>
    </w:p>
  </w:comment>
  <w:comment w:id="173" w:author="Windows User" w:date="2015-10-30T08:56:00Z" w:initials="WU">
    <w:p w:rsidR="00B52D77" w:rsidRDefault="00B52D77">
      <w:pPr>
        <w:pStyle w:val="CommentText"/>
      </w:pPr>
      <w:r>
        <w:rPr>
          <w:rStyle w:val="CommentReference"/>
        </w:rPr>
        <w:annotationRef/>
      </w:r>
      <w:r>
        <w:t>This way sure sounds better. I know "With the split" is more literal, but it doesn't make any sense in English. This does.</w:t>
      </w:r>
    </w:p>
  </w:comment>
  <w:comment w:id="174" w:author="Windows User" w:date="2015-10-30T08:56:00Z" w:initials="WU">
    <w:p w:rsidR="00B52D77" w:rsidRDefault="00B52D77">
      <w:pPr>
        <w:pStyle w:val="CommentText"/>
      </w:pPr>
      <w:r>
        <w:rPr>
          <w:rStyle w:val="CommentReference"/>
        </w:rPr>
        <w:annotationRef/>
      </w:r>
      <w:r>
        <w:t>path or walkway?</w:t>
      </w:r>
    </w:p>
  </w:comment>
  <w:comment w:id="175" w:author="Brett Slote" w:date="2015-10-30T08:56:00Z" w:initials="BS">
    <w:p w:rsidR="00B52D77" w:rsidRDefault="00B52D77">
      <w:pPr>
        <w:pStyle w:val="CommentText"/>
      </w:pPr>
      <w:r>
        <w:rPr>
          <w:rStyle w:val="CommentReference"/>
        </w:rPr>
        <w:annotationRef/>
      </w:r>
      <w:r>
        <w:t>needs : at least to indicate breaks in tune</w:t>
      </w:r>
    </w:p>
  </w:comment>
  <w:comment w:id="176" w:author="Windows User" w:date="2015-10-30T08:56:00Z" w:initials="WU">
    <w:p w:rsidR="00B52D77" w:rsidRDefault="00B52D77">
      <w:pPr>
        <w:pStyle w:val="CommentText"/>
      </w:pPr>
      <w:r>
        <w:rPr>
          <w:rStyle w:val="CommentReference"/>
        </w:rPr>
        <w:annotationRef/>
      </w:r>
      <w:r>
        <w:t>miraculous, or something closer to paradoxical but sounding good?</w:t>
      </w:r>
    </w:p>
  </w:comment>
  <w:comment w:id="177" w:author="Windows User" w:date="2015-10-30T08:56:00Z" w:initials="WU">
    <w:p w:rsidR="00B52D77" w:rsidRDefault="00B52D77">
      <w:pPr>
        <w:pStyle w:val="CommentText"/>
      </w:pPr>
      <w:r>
        <w:rPr>
          <w:rStyle w:val="CommentReference"/>
        </w:rPr>
        <w:annotationRef/>
      </w:r>
      <w:r>
        <w:t>passed and crossed mean teh same thing... but passed over carries connotation of connection to pass over...</w:t>
      </w:r>
    </w:p>
  </w:comment>
  <w:comment w:id="178" w:author="Windows User" w:date="2015-10-30T08:56:00Z" w:initials="WU">
    <w:p w:rsidR="00B52D77" w:rsidRDefault="00B52D77">
      <w:pPr>
        <w:pStyle w:val="CommentText"/>
      </w:pPr>
      <w:r>
        <w:rPr>
          <w:rStyle w:val="CommentReference"/>
        </w:rPr>
        <w:annotationRef/>
      </w:r>
      <w:r>
        <w:t>praising or singing?</w:t>
      </w:r>
    </w:p>
  </w:comment>
  <w:comment w:id="179" w:author="Windows User" w:date="2015-10-30T08:56:00Z" w:initials="WU">
    <w:p w:rsidR="00B52D77" w:rsidRDefault="00B52D77">
      <w:pPr>
        <w:pStyle w:val="CommentText"/>
      </w:pPr>
      <w:r>
        <w:rPr>
          <w:rStyle w:val="CommentReference"/>
        </w:rPr>
        <w:annotationRef/>
      </w:r>
      <w:r>
        <w:t>I think this should be sing to</w:t>
      </w:r>
    </w:p>
  </w:comment>
  <w:comment w:id="189" w:author="Windows User" w:date="2015-10-30T08:56:00Z" w:initials="BS">
    <w:p w:rsidR="00B52D77" w:rsidRDefault="00B52D77">
      <w:pPr>
        <w:pStyle w:val="CommentText"/>
      </w:pPr>
      <w:r>
        <w:rPr>
          <w:rStyle w:val="CommentReference"/>
        </w:rPr>
        <w:annotationRef/>
      </w:r>
      <w:r>
        <w:t>both Brenton and NETS have "understanding"</w:t>
      </w:r>
    </w:p>
  </w:comment>
  <w:comment w:id="190" w:author="Windows User" w:date="2015-10-30T08:56:00Z" w:initials="BS">
    <w:p w:rsidR="00B52D77" w:rsidRDefault="00B52D77">
      <w:pPr>
        <w:pStyle w:val="CommentText"/>
      </w:pPr>
      <w:r>
        <w:rPr>
          <w:rStyle w:val="CommentReference"/>
        </w:rPr>
        <w:annotationRef/>
      </w:r>
      <w:r>
        <w:t>NETS just has made</w:t>
      </w:r>
    </w:p>
  </w:comment>
  <w:comment w:id="191" w:author="Windows User" w:date="2015-10-30T08:56:00Z" w:initials="BS">
    <w:p w:rsidR="00B52D77" w:rsidRDefault="00B52D77">
      <w:pPr>
        <w:pStyle w:val="CommentText"/>
      </w:pPr>
      <w:r>
        <w:rPr>
          <w:rStyle w:val="CommentReference"/>
        </w:rPr>
        <w:annotationRef/>
      </w:r>
      <w:r>
        <w:t>does Coptic have "alone"?</w:t>
      </w:r>
    </w:p>
  </w:comment>
  <w:comment w:id="192" w:author="Windows User" w:date="2015-10-30T08:56:00Z" w:initials="BS">
    <w:p w:rsidR="00B52D77" w:rsidRDefault="00B52D77">
      <w:pPr>
        <w:pStyle w:val="CommentText"/>
      </w:pPr>
      <w:r>
        <w:rPr>
          <w:rStyle w:val="CommentReference"/>
        </w:rPr>
        <w:annotationRef/>
      </w:r>
      <w:r>
        <w:t>NETS "have authority". Maybe 'govern' would fit connotations better than rule?</w:t>
      </w:r>
    </w:p>
  </w:comment>
  <w:comment w:id="193" w:author="Windows User" w:date="2015-10-30T08:56:00Z" w:initials="BS">
    <w:p w:rsidR="00B52D77" w:rsidRDefault="00B52D77">
      <w:pPr>
        <w:pStyle w:val="CommentText"/>
      </w:pPr>
      <w:r>
        <w:rPr>
          <w:rStyle w:val="CommentReference"/>
        </w:rPr>
        <w:annotationRef/>
      </w:r>
      <w:r>
        <w:t>NETS has 'raised'. Makes more sense?</w:t>
      </w:r>
    </w:p>
  </w:comment>
  <w:comment w:id="194" w:author="Windows User" w:date="2015-10-30T08:56:00Z" w:initials="BS">
    <w:p w:rsidR="00B52D77" w:rsidRDefault="00B52D77">
      <w:pPr>
        <w:pStyle w:val="CommentText"/>
      </w:pPr>
      <w:r>
        <w:rPr>
          <w:rStyle w:val="CommentReference"/>
        </w:rPr>
        <w:annotationRef/>
      </w:r>
      <w:r>
        <w:t>into?</w:t>
      </w:r>
    </w:p>
  </w:comment>
  <w:comment w:id="200" w:author="Windows User" w:date="2015-10-30T08:56:00Z" w:initials="BS">
    <w:p w:rsidR="00B52D77" w:rsidRDefault="00B52D77">
      <w:pPr>
        <w:pStyle w:val="CommentText"/>
      </w:pPr>
      <w:r>
        <w:rPr>
          <w:rStyle w:val="CommentReference"/>
        </w:rPr>
        <w:annotationRef/>
      </w:r>
      <w:r>
        <w:t>clearly the missing vs above belongs</w:t>
      </w:r>
    </w:p>
  </w:comment>
  <w:comment w:id="207" w:author="Windows User" w:date="2015-10-30T08:56:00Z" w:initials="BS">
    <w:p w:rsidR="00B52D77" w:rsidRDefault="00B52D77">
      <w:pPr>
        <w:pStyle w:val="CommentText"/>
      </w:pPr>
      <w:r>
        <w:rPr>
          <w:rStyle w:val="CommentReference"/>
        </w:rPr>
        <w:annotationRef/>
      </w:r>
      <w:r>
        <w:t>NETS has blessed is your glorious holy name... but the Coptic seems to be Blessed is the Holy Name of Your glory... is that too literal though?</w:t>
      </w:r>
    </w:p>
  </w:comment>
  <w:comment w:id="208" w:author="Windows User" w:date="2015-10-30T08:56:00Z" w:initials="BS">
    <w:p w:rsidR="00B52D77" w:rsidRDefault="00B52D77">
      <w:pPr>
        <w:pStyle w:val="CommentText"/>
      </w:pPr>
      <w:r>
        <w:rPr>
          <w:rStyle w:val="CommentReference"/>
        </w:rPr>
        <w:annotationRef/>
      </w:r>
      <w:r>
        <w:t>heavens?</w:t>
      </w:r>
    </w:p>
  </w:comment>
  <w:comment w:id="209" w:author="Windows User" w:date="2015-10-30T08:56:00Z" w:initials="BS">
    <w:p w:rsidR="00B52D77" w:rsidRDefault="00B52D77">
      <w:pPr>
        <w:pStyle w:val="CommentText"/>
      </w:pPr>
      <w:r>
        <w:rPr>
          <w:rStyle w:val="CommentReference"/>
        </w:rPr>
        <w:annotationRef/>
      </w:r>
      <w:r>
        <w:t>NETS omits clouds</w:t>
      </w:r>
    </w:p>
  </w:comment>
  <w:comment w:id="210" w:author="Windows User" w:date="2015-10-30T08:56:00Z" w:initials="BS">
    <w:p w:rsidR="00B52D77" w:rsidRDefault="00B52D77">
      <w:pPr>
        <w:pStyle w:val="CommentText"/>
      </w:pPr>
      <w:r>
        <w:rPr>
          <w:rStyle w:val="CommentReference"/>
        </w:rPr>
        <w:annotationRef/>
      </w:r>
      <w:r>
        <w:t>NETS omits this vs</w:t>
      </w:r>
    </w:p>
  </w:comment>
  <w:comment w:id="211" w:author="Windows User" w:date="2015-10-30T08:56:00Z" w:initials="BS">
    <w:p w:rsidR="00B52D77" w:rsidRDefault="00B52D77">
      <w:pPr>
        <w:pStyle w:val="CommentText"/>
      </w:pPr>
      <w:r>
        <w:rPr>
          <w:rStyle w:val="CommentReference"/>
        </w:rPr>
        <w:annotationRef/>
      </w:r>
      <w:r>
        <w:t>NETS has falling snow which matches AI hoar frosts.</w:t>
      </w:r>
    </w:p>
  </w:comment>
  <w:comment w:id="212" w:author="Windows User" w:date="2015-10-30T08:56:00Z" w:initials="BS">
    <w:p w:rsidR="00B52D77" w:rsidRDefault="00B52D77">
      <w:pPr>
        <w:pStyle w:val="CommentText"/>
      </w:pPr>
      <w:r>
        <w:rPr>
          <w:rStyle w:val="CommentReference"/>
        </w:rPr>
        <w:annotationRef/>
      </w:r>
      <w:r>
        <w:t>reversed ice and hoarfrosts of this vs and last to match NETS. Coptic?</w:t>
      </w:r>
    </w:p>
  </w:comment>
  <w:comment w:id="213" w:author="Windows User" w:date="2015-10-30T08:56:00Z" w:initials="BS">
    <w:p w:rsidR="00B52D77" w:rsidRDefault="00B52D77">
      <w:pPr>
        <w:pStyle w:val="CommentText"/>
      </w:pPr>
      <w:r>
        <w:rPr>
          <w:rStyle w:val="CommentReference"/>
        </w:rPr>
        <w:annotationRef/>
      </w:r>
      <w:r>
        <w:t>NETS switches this vs with next</w:t>
      </w:r>
    </w:p>
  </w:comment>
  <w:comment w:id="214" w:author="Windows User" w:date="2015-11-04T08:55:00Z" w:initials="WU">
    <w:p w:rsidR="00B52D77" w:rsidRDefault="00B52D77">
      <w:pPr>
        <w:pStyle w:val="CommentText"/>
      </w:pPr>
      <w:r>
        <w:rPr>
          <w:rStyle w:val="CommentReference"/>
        </w:rPr>
        <w:annotationRef/>
      </w:r>
      <w:r>
        <w:t>Get rid of ye’s!</w:t>
      </w:r>
    </w:p>
  </w:comment>
  <w:comment w:id="215" w:author="Windows User" w:date="2015-10-30T08:56:00Z" w:initials="BS">
    <w:p w:rsidR="00B52D77" w:rsidRDefault="00B52D77">
      <w:pPr>
        <w:pStyle w:val="CommentText"/>
      </w:pPr>
      <w:r>
        <w:rPr>
          <w:rStyle w:val="CommentReference"/>
        </w:rPr>
        <w:annotationRef/>
      </w:r>
      <w:r>
        <w:t>NETS has sea-monsters</w:t>
      </w:r>
    </w:p>
  </w:comment>
  <w:comment w:id="216" w:author="Windows User" w:date="2015-10-30T08:56:00Z" w:initials="BS">
    <w:p w:rsidR="00B52D77" w:rsidRDefault="00B52D77">
      <w:pPr>
        <w:pStyle w:val="CommentText"/>
      </w:pPr>
      <w:r>
        <w:rPr>
          <w:rStyle w:val="CommentReference"/>
        </w:rPr>
        <w:annotationRef/>
      </w:r>
      <w:r>
        <w:t>NETS has four-footed and wild animals of the land</w:t>
      </w:r>
    </w:p>
  </w:comment>
  <w:comment w:id="217" w:author="Windows User" w:date="2015-10-30T08:56:00Z" w:initials="BS">
    <w:p w:rsidR="00B52D77" w:rsidRDefault="00B52D77">
      <w:pPr>
        <w:pStyle w:val="CommentText"/>
      </w:pPr>
      <w:r>
        <w:rPr>
          <w:rStyle w:val="CommentReference"/>
        </w:rPr>
        <w:annotationRef/>
      </w:r>
      <w:r>
        <w:t>NETS has all humans on earth</w:t>
      </w:r>
    </w:p>
  </w:comment>
  <w:comment w:id="218" w:author="Windows User" w:date="2015-10-30T08:56:00Z" w:initials="BS">
    <w:p w:rsidR="00B52D77" w:rsidRDefault="00B52D77">
      <w:pPr>
        <w:pStyle w:val="CommentText"/>
      </w:pPr>
      <w:r>
        <w:rPr>
          <w:rStyle w:val="CommentReference"/>
        </w:rPr>
        <w:annotationRef/>
      </w:r>
      <w:r>
        <w:t>NETS has "priests, slaves of the Lord", then omits next vs.</w:t>
      </w:r>
    </w:p>
  </w:comment>
  <w:comment w:id="219" w:author="Windows User" w:date="2015-10-30T08:56:00Z" w:initials="BS">
    <w:p w:rsidR="00B52D77" w:rsidRDefault="00B52D77">
      <w:pPr>
        <w:pStyle w:val="CommentText"/>
      </w:pPr>
      <w:r>
        <w:rPr>
          <w:rStyle w:val="CommentReference"/>
        </w:rPr>
        <w:annotationRef/>
      </w:r>
      <w:r>
        <w:t>NETS ends quite differently</w:t>
      </w:r>
    </w:p>
  </w:comment>
  <w:comment w:id="225" w:author="Brett Slote" w:date="2015-10-30T08:56:00Z" w:initials="BS">
    <w:p w:rsidR="00B52D77" w:rsidRDefault="00B52D77">
      <w:pPr>
        <w:pStyle w:val="CommentText"/>
      </w:pPr>
      <w:r>
        <w:rPr>
          <w:rStyle w:val="CommentReference"/>
        </w:rPr>
        <w:annotationRef/>
      </w:r>
      <w:r>
        <w:t>These should be broken into lines with the tune!</w:t>
      </w:r>
    </w:p>
  </w:comment>
  <w:comment w:id="226" w:author="Windows User" w:date="2015-10-30T08:56:00Z" w:initials="BS">
    <w:p w:rsidR="00B52D77" w:rsidRDefault="00B52D77">
      <w:pPr>
        <w:pStyle w:val="CommentText"/>
      </w:pPr>
      <w:r>
        <w:rPr>
          <w:rStyle w:val="CommentReference"/>
        </w:rPr>
        <w:annotationRef/>
      </w:r>
      <w:r>
        <w:t>giver, or maker?</w:t>
      </w:r>
    </w:p>
  </w:comment>
  <w:comment w:id="227" w:author="Windows User" w:date="2015-10-30T08:56:00Z" w:initials="BS">
    <w:p w:rsidR="00B52D77" w:rsidRDefault="00B52D77">
      <w:pPr>
        <w:pStyle w:val="CommentText"/>
      </w:pPr>
      <w:r>
        <w:rPr>
          <w:rStyle w:val="CommentReference"/>
        </w:rPr>
        <w:annotationRef/>
      </w:r>
      <w:r>
        <w:t>even NETS has Hananias</w:t>
      </w:r>
    </w:p>
  </w:comment>
  <w:comment w:id="228" w:author="Windows User" w:date="2015-10-30T08:56:00Z" w:initials="BS">
    <w:p w:rsidR="00B52D77" w:rsidRDefault="00B52D77">
      <w:pPr>
        <w:pStyle w:val="CommentText"/>
      </w:pPr>
      <w:r>
        <w:rPr>
          <w:rStyle w:val="CommentReference"/>
        </w:rPr>
        <w:annotationRef/>
      </w:r>
      <w:r>
        <w:t>does Coptic have evening first?</w:t>
      </w:r>
    </w:p>
  </w:comment>
  <w:comment w:id="229" w:author="Windows User" w:date="2015-10-30T08:56:00Z" w:initials="BS">
    <w:p w:rsidR="00B52D77" w:rsidRDefault="00B52D77">
      <w:pPr>
        <w:pStyle w:val="CommentText"/>
      </w:pPr>
      <w:r>
        <w:rPr>
          <w:rStyle w:val="CommentReference"/>
        </w:rPr>
        <w:annotationRef/>
      </w:r>
      <w:r>
        <w:t>Coptic doesn't have "Our God"</w:t>
      </w:r>
    </w:p>
  </w:comment>
  <w:comment w:id="230" w:author="Windows User" w:date="2015-10-30T08:56:00Z" w:initials="BS">
    <w:p w:rsidR="00B52D77" w:rsidRDefault="00B52D77">
      <w:pPr>
        <w:pStyle w:val="CommentText"/>
      </w:pPr>
      <w:r>
        <w:rPr>
          <w:rStyle w:val="CommentReference"/>
        </w:rPr>
        <w:annotationRef/>
      </w:r>
      <w:r>
        <w:t>celebrate or proclaim?</w:t>
      </w:r>
    </w:p>
  </w:comment>
  <w:comment w:id="231" w:author="Windows User" w:date="2015-10-30T08:56:00Z" w:initials="BS">
    <w:p w:rsidR="00B52D77" w:rsidRDefault="00B52D77">
      <w:pPr>
        <w:pStyle w:val="CommentText"/>
      </w:pPr>
      <w:r>
        <w:rPr>
          <w:rStyle w:val="CommentReference"/>
        </w:rPr>
        <w:annotationRef/>
      </w:r>
      <w:r>
        <w:t>persevere or be sober?</w:t>
      </w:r>
    </w:p>
  </w:comment>
  <w:comment w:id="232" w:author="Windows User" w:date="2015-10-30T08:56:00Z" w:initials="BS">
    <w:p w:rsidR="00B52D77" w:rsidRDefault="00B52D77">
      <w:pPr>
        <w:pStyle w:val="CommentText"/>
      </w:pPr>
      <w:r>
        <w:rPr>
          <w:rStyle w:val="CommentReference"/>
        </w:rPr>
        <w:annotationRef/>
      </w:r>
      <w:r>
        <w:t>Coptic has presbyters, not priests (oweeb)</w:t>
      </w:r>
    </w:p>
  </w:comment>
  <w:comment w:id="233" w:author="Windows User" w:date="2015-10-30T08:56:00Z" w:initials="BS">
    <w:p w:rsidR="00B52D77" w:rsidRDefault="00B52D77">
      <w:pPr>
        <w:pStyle w:val="CommentText"/>
      </w:pPr>
      <w:r>
        <w:rPr>
          <w:rStyle w:val="CommentReference"/>
        </w:rPr>
        <w:annotationRef/>
      </w:r>
      <w:r>
        <w:t>esmo is bless, not praise...</w:t>
      </w:r>
    </w:p>
  </w:comment>
  <w:comment w:id="234" w:author="Windows User" w:date="2015-10-30T08:56:00Z" w:initials="BS">
    <w:p w:rsidR="00B52D77" w:rsidRDefault="00B52D77">
      <w:pPr>
        <w:pStyle w:val="CommentText"/>
      </w:pPr>
      <w:r>
        <w:rPr>
          <w:rStyle w:val="CommentReference"/>
        </w:rPr>
        <w:annotationRef/>
      </w:r>
      <w:r>
        <w:t>Coptic doesn't look like day to day... "Until this day" doesn't make as much sense... is there something less literal but closer to the maning?</w:t>
      </w:r>
    </w:p>
  </w:comment>
  <w:comment w:id="235" w:author="Windows User" w:date="2015-10-30T08:56:00Z" w:initials="BS">
    <w:p w:rsidR="00B52D77" w:rsidRDefault="00B52D77">
      <w:pPr>
        <w:pStyle w:val="CommentText"/>
      </w:pPr>
      <w:r>
        <w:rPr>
          <w:rStyle w:val="CommentReference"/>
        </w:rPr>
        <w:annotationRef/>
      </w:r>
      <w:r>
        <w:t>Is LA right with breaths and spirits?</w:t>
      </w:r>
    </w:p>
  </w:comment>
  <w:comment w:id="236" w:author="Windows User" w:date="2015-10-30T08:56:00Z" w:initials="BS">
    <w:p w:rsidR="00B52D77" w:rsidRDefault="00B52D77">
      <w:pPr>
        <w:pStyle w:val="CommentText"/>
      </w:pPr>
      <w:r>
        <w:rPr>
          <w:rStyle w:val="CommentReference"/>
        </w:rPr>
        <w:annotationRef/>
      </w:r>
      <w:r>
        <w:t>doesn't look like waters... is it ssea?</w:t>
      </w:r>
    </w:p>
  </w:comment>
  <w:comment w:id="237" w:author="Windows User" w:date="2015-10-30T08:56:00Z" w:initials="BS">
    <w:p w:rsidR="00B52D77" w:rsidRDefault="00B52D77">
      <w:pPr>
        <w:pStyle w:val="CommentText"/>
      </w:pPr>
      <w:r>
        <w:rPr>
          <w:rStyle w:val="CommentReference"/>
        </w:rPr>
        <w:annotationRef/>
      </w:r>
      <w:r>
        <w:t>I still don't get of all the things we would see after seeing all the praise of nature would be "Bless the Lord you birds".</w:t>
      </w:r>
    </w:p>
  </w:comment>
  <w:comment w:id="238" w:author="Windows User" w:date="2015-10-30T08:56:00Z" w:initials="BS">
    <w:p w:rsidR="00B52D77" w:rsidRDefault="00B52D77">
      <w:pPr>
        <w:pStyle w:val="CommentText"/>
      </w:pPr>
      <w:r>
        <w:rPr>
          <w:rStyle w:val="CommentReference"/>
        </w:rPr>
        <w:annotationRef/>
      </w:r>
      <w:r>
        <w:t>disobedient? heretics?</w:t>
      </w:r>
    </w:p>
  </w:comment>
  <w:comment w:id="239" w:author="Windows User" w:date="2015-10-30T08:56:00Z" w:initials="BS">
    <w:p w:rsidR="00B52D77" w:rsidRDefault="00B52D77">
      <w:pPr>
        <w:pStyle w:val="CommentText"/>
      </w:pPr>
      <w:r>
        <w:rPr>
          <w:rStyle w:val="CommentReference"/>
        </w:rPr>
        <w:annotationRef/>
      </w:r>
      <w:r>
        <w:t>souls or spirits?</w:t>
      </w:r>
    </w:p>
  </w:comment>
  <w:comment w:id="240" w:author="Windows User" w:date="2015-10-30T08:56:00Z" w:initials="BS">
    <w:p w:rsidR="00B52D77" w:rsidRDefault="00B52D77">
      <w:pPr>
        <w:pStyle w:val="CommentText"/>
      </w:pPr>
      <w:r>
        <w:rPr>
          <w:rStyle w:val="CommentReference"/>
        </w:rPr>
        <w:annotationRef/>
      </w:r>
      <w:r>
        <w:t>humble or contrite?</w:t>
      </w:r>
    </w:p>
  </w:comment>
  <w:comment w:id="241" w:author="Windows User" w:date="2015-10-30T08:56:00Z" w:initials="BS">
    <w:p w:rsidR="00B52D77" w:rsidRDefault="00B52D77">
      <w:pPr>
        <w:pStyle w:val="CommentText"/>
      </w:pPr>
      <w:r>
        <w:rPr>
          <w:rStyle w:val="CommentReference"/>
        </w:rPr>
        <w:annotationRef/>
      </w:r>
      <w:r>
        <w:t>hearts?</w:t>
      </w:r>
    </w:p>
  </w:comment>
  <w:comment w:id="242" w:author="Windows User" w:date="2015-10-30T08:56:00Z" w:initials="BS">
    <w:p w:rsidR="00B52D77" w:rsidRDefault="00B52D77">
      <w:pPr>
        <w:pStyle w:val="CommentText"/>
      </w:pPr>
      <w:r>
        <w:rPr>
          <w:rStyle w:val="CommentReference"/>
        </w:rPr>
        <w:annotationRef/>
      </w:r>
      <w:r>
        <w:t>this or LA?</w:t>
      </w:r>
    </w:p>
  </w:comment>
  <w:comment w:id="243" w:author="Windows User" w:date="2015-10-30T08:56:00Z" w:initials="BS">
    <w:p w:rsidR="00B52D77" w:rsidRDefault="00B52D77">
      <w:pPr>
        <w:pStyle w:val="CommentText"/>
      </w:pPr>
      <w:r>
        <w:rPr>
          <w:rStyle w:val="CommentReference"/>
        </w:rPr>
        <w:annotationRef/>
      </w:r>
      <w:r>
        <w:t>righteous of, or who revere</w:t>
      </w:r>
    </w:p>
  </w:comment>
  <w:comment w:id="244" w:author="Windows User" w:date="2015-10-30T08:56:00Z" w:initials="BS">
    <w:p w:rsidR="00B52D77" w:rsidRDefault="00B52D77">
      <w:pPr>
        <w:pStyle w:val="CommentText"/>
      </w:pPr>
      <w:r>
        <w:rPr>
          <w:rStyle w:val="CommentReference"/>
        </w:rPr>
        <w:annotationRef/>
      </w:r>
      <w:r>
        <w:t>this, or accountable? or something else?</w:t>
      </w:r>
    </w:p>
  </w:comment>
  <w:comment w:id="245" w:author="Windows User" w:date="2015-10-30T08:56:00Z" w:initials="BS">
    <w:p w:rsidR="00B52D77" w:rsidRDefault="00B52D77">
      <w:pPr>
        <w:pStyle w:val="CommentText"/>
      </w:pPr>
      <w:r>
        <w:rPr>
          <w:rStyle w:val="CommentReference"/>
        </w:rPr>
        <w:annotationRef/>
      </w:r>
      <w:r>
        <w:t>that he may praise and say?</w:t>
      </w:r>
    </w:p>
  </w:comment>
  <w:comment w:id="257" w:author="Brett Slote" w:date="2015-10-30T08:56:00Z" w:initials="BS">
    <w:p w:rsidR="00B52D77" w:rsidRDefault="00B52D77">
      <w:pPr>
        <w:pStyle w:val="CommentText"/>
      </w:pPr>
      <w:r>
        <w:rPr>
          <w:rStyle w:val="CommentReference"/>
        </w:rPr>
        <w:annotationRef/>
      </w:r>
      <w:r>
        <w:t>Fred wants 'O' here, saying it matches the Coptic... but it isn't in the Coptic!</w:t>
      </w:r>
    </w:p>
  </w:comment>
  <w:comment w:id="258" w:author="Windows User" w:date="2015-10-30T08:56:00Z" w:initials="BS">
    <w:p w:rsidR="00B52D77" w:rsidRDefault="00B52D77" w:rsidP="00F977F1">
      <w:pPr>
        <w:pStyle w:val="CommentText"/>
      </w:pPr>
      <w:r>
        <w:rPr>
          <w:rStyle w:val="CommentReference"/>
        </w:rPr>
        <w:annotationRef/>
      </w:r>
      <w:r>
        <w:t>why do books not have a vs for the bishop???</w:t>
      </w:r>
    </w:p>
  </w:comment>
  <w:comment w:id="259" w:author="Windows User" w:date="2015-10-30T08:56:00Z" w:initials="BS">
    <w:p w:rsidR="00B52D77" w:rsidRDefault="00B52D77">
      <w:pPr>
        <w:pStyle w:val="CommentText"/>
      </w:pPr>
      <w:r>
        <w:rPr>
          <w:rStyle w:val="CommentReference"/>
        </w:rPr>
        <w:annotationRef/>
      </w:r>
      <w:r>
        <w:t>add</w:t>
      </w:r>
    </w:p>
  </w:comment>
  <w:comment w:id="262" w:author="Windows User" w:date="2015-10-30T08:56:00Z" w:initials="BS">
    <w:p w:rsidR="00B52D77" w:rsidRDefault="00B52D77" w:rsidP="00F977F1">
      <w:pPr>
        <w:pStyle w:val="CommentText"/>
      </w:pPr>
      <w:r>
        <w:rPr>
          <w:rStyle w:val="CommentReference"/>
        </w:rPr>
        <w:annotationRef/>
      </w:r>
      <w:r>
        <w:t>the first two sections each have 7 verses. Maybe each section had seven verses and then became inflated? Keeping 7 vs in each section</w:t>
      </w:r>
    </w:p>
  </w:comment>
  <w:comment w:id="263" w:author="Windows User" w:date="2015-10-30T08:56:00Z" w:initials="BS">
    <w:p w:rsidR="00B52D77" w:rsidRDefault="00B52D77" w:rsidP="00F977F1">
      <w:pPr>
        <w:pStyle w:val="CommentText"/>
      </w:pPr>
      <w:r>
        <w:rPr>
          <w:rStyle w:val="CommentReference"/>
        </w:rPr>
        <w:annotationRef/>
      </w:r>
      <w:r>
        <w:t>Communion or commemor</w:t>
      </w:r>
      <w:r>
        <w:t>a</w:t>
      </w:r>
      <w:r>
        <w:t>tion?</w:t>
      </w:r>
    </w:p>
  </w:comment>
  <w:comment w:id="264" w:author="Brett Slote" w:date="2015-10-30T08:56:00Z" w:initials="BS">
    <w:p w:rsidR="00B52D77" w:rsidRDefault="00B52D77" w:rsidP="00F977F1">
      <w:pPr>
        <w:pStyle w:val="CommentText"/>
      </w:pPr>
      <w:r>
        <w:rPr>
          <w:rStyle w:val="CommentReference"/>
        </w:rPr>
        <w:annotationRef/>
      </w:r>
      <w:r>
        <w:t>Fred wants 'O' here, saying it matches the Coptic... but it isn't in the Coptic!</w:t>
      </w:r>
    </w:p>
  </w:comment>
  <w:comment w:id="265" w:author="Windows User" w:date="2015-10-30T08:56:00Z" w:initials="BS">
    <w:p w:rsidR="00B52D77" w:rsidRDefault="00B52D7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70" w:author="Windows User" w:date="2015-11-02T12:45:00Z" w:initials="BS">
    <w:p w:rsidR="00B52D77" w:rsidRDefault="00B52D77">
      <w:pPr>
        <w:pStyle w:val="CommentText"/>
      </w:pPr>
      <w:r>
        <w:rPr>
          <w:rStyle w:val="CommentReference"/>
        </w:rPr>
        <w:annotationRef/>
      </w:r>
      <w:r>
        <w:t>Godhead or Divinity?</w:t>
      </w:r>
    </w:p>
  </w:comment>
  <w:comment w:id="271" w:author="Windows User" w:date="2015-10-30T08:56:00Z" w:initials="BS">
    <w:p w:rsidR="00B52D77" w:rsidRDefault="00B52D77">
      <w:pPr>
        <w:pStyle w:val="CommentText"/>
      </w:pPr>
      <w:r>
        <w:rPr>
          <w:rStyle w:val="CommentReference"/>
        </w:rPr>
        <w:annotationRef/>
      </w:r>
      <w:r>
        <w:t>I get why he picked to... for doesn't have the same connotation of filfillling the promise he made to us... but I still think for flows better.</w:t>
      </w:r>
    </w:p>
  </w:comment>
  <w:comment w:id="272" w:author="Windows User" w:date="2015-11-02T12:41:00Z" w:initials="BS">
    <w:p w:rsidR="00B52D77" w:rsidRDefault="00B52D77">
      <w:pPr>
        <w:pStyle w:val="CommentText"/>
      </w:pPr>
      <w:r>
        <w:rPr>
          <w:rStyle w:val="CommentReference"/>
        </w:rPr>
        <w:annotationRef/>
      </w:r>
      <w:r>
        <w:t>what does very mean here? The faithful Queen in truth? The truly faithful queen? The verily true queen?: What is this line supposed to say/mean?</w:t>
      </w:r>
    </w:p>
  </w:comment>
  <w:comment w:id="273" w:author="Windows User" w:date="2015-10-30T08:56:00Z" w:initials="BS">
    <w:p w:rsidR="00B52D77" w:rsidRDefault="00B52D77">
      <w:pPr>
        <w:pStyle w:val="CommentText"/>
      </w:pPr>
      <w:r>
        <w:rPr>
          <w:rStyle w:val="CommentReference"/>
        </w:rPr>
        <w:annotationRef/>
      </w:r>
      <w:r>
        <w:t>faithful or trusted? faithful sounds better as it is her action and not ours, as trusted.</w:t>
      </w:r>
    </w:p>
  </w:comment>
  <w:comment w:id="275" w:author="Windows User" w:date="2015-10-30T08:56:00Z" w:initials="BS">
    <w:p w:rsidR="00B52D77" w:rsidRDefault="00B52D77">
      <w:pPr>
        <w:pStyle w:val="CommentText"/>
      </w:pPr>
      <w:r>
        <w:rPr>
          <w:rStyle w:val="CommentReference"/>
        </w:rPr>
        <w:annotationRef/>
      </w:r>
      <w:r>
        <w:t>bless or praise? inconsistent rendering of esmo</w:t>
      </w:r>
    </w:p>
  </w:comment>
  <w:comment w:id="290" w:author="Windows User" w:date="2015-10-30T08:56:00Z" w:initials="BS">
    <w:p w:rsidR="00B52D77" w:rsidRDefault="00B52D77">
      <w:pPr>
        <w:pStyle w:val="CommentText"/>
      </w:pPr>
      <w:r>
        <w:rPr>
          <w:rStyle w:val="CommentReference"/>
        </w:rPr>
        <w:annotationRef/>
      </w:r>
      <w:r>
        <w:t>MT (KJV) and Ra lack. NETS has and so does Coptic.</w:t>
      </w:r>
    </w:p>
  </w:comment>
  <w:comment w:id="291" w:author="Windows User" w:date="2015-10-30T08:56:00Z" w:initials="BS">
    <w:p w:rsidR="00B52D77" w:rsidRDefault="00B52D77">
      <w:pPr>
        <w:pStyle w:val="CommentText"/>
      </w:pPr>
      <w:r>
        <w:rPr>
          <w:rStyle w:val="CommentReference"/>
        </w:rPr>
        <w:annotationRef/>
      </w:r>
      <w:r>
        <w:t>this structure rather than just a list is probably a KJVism...</w:t>
      </w:r>
    </w:p>
  </w:comment>
  <w:comment w:id="292" w:author="Windows User" w:date="2015-10-30T08:56:00Z" w:initials="BS">
    <w:p w:rsidR="00B52D77" w:rsidRDefault="00B52D77">
      <w:pPr>
        <w:pStyle w:val="CommentText"/>
      </w:pPr>
      <w:r>
        <w:rPr>
          <w:rStyle w:val="CommentReference"/>
        </w:rPr>
        <w:annotationRef/>
      </w:r>
      <w:r>
        <w:t>Coptic varies greatly from NETS</w:t>
      </w:r>
    </w:p>
  </w:comment>
  <w:comment w:id="298" w:author="Windows User" w:date="2015-10-30T08:56:00Z" w:initials="BS">
    <w:p w:rsidR="00B52D77" w:rsidRDefault="00B52D77">
      <w:pPr>
        <w:pStyle w:val="CommentText"/>
      </w:pPr>
      <w:r>
        <w:rPr>
          <w:rStyle w:val="CommentReference"/>
        </w:rPr>
        <w:annotationRef/>
      </w:r>
      <w:r>
        <w:t>NETS has dance... also drum &amp; harp...</w:t>
      </w:r>
    </w:p>
  </w:comment>
  <w:comment w:id="299" w:author="Windows User" w:date="2015-10-30T08:56:00Z" w:initials="BS">
    <w:p w:rsidR="00B52D77" w:rsidRDefault="00B52D77">
      <w:pPr>
        <w:pStyle w:val="CommentText"/>
      </w:pPr>
      <w:r>
        <w:rPr>
          <w:rStyle w:val="CommentReference"/>
        </w:rPr>
        <w:annotationRef/>
      </w:r>
      <w:r>
        <w:t>NETS and LA have boast in glory...</w:t>
      </w:r>
    </w:p>
  </w:comment>
  <w:comment w:id="300" w:author="Windows User" w:date="2015-10-30T08:56:00Z" w:initials="BS">
    <w:p w:rsidR="00B52D77" w:rsidRDefault="00B52D77">
      <w:pPr>
        <w:pStyle w:val="CommentText"/>
      </w:pPr>
      <w:r>
        <w:rPr>
          <w:rStyle w:val="CommentReference"/>
        </w:rPr>
        <w:annotationRef/>
      </w:r>
      <w:r>
        <w:t>NETS has rejoice. Coptis looks to me like glorify... Sing aloud? Rejoice?</w:t>
      </w:r>
    </w:p>
  </w:comment>
  <w:comment w:id="301" w:author="Windows User" w:date="2015-10-30T08:56:00Z" w:initials="BS">
    <w:p w:rsidR="00B52D77" w:rsidRDefault="00B52D77">
      <w:pPr>
        <w:pStyle w:val="CommentText"/>
      </w:pPr>
      <w:r>
        <w:rPr>
          <w:rStyle w:val="CommentReference"/>
        </w:rPr>
        <w:annotationRef/>
      </w:r>
      <w:r>
        <w:t>NETS has throats too. I'm leaving mouths. Throats is too literal. Not how we say it in English...</w:t>
      </w:r>
    </w:p>
  </w:comment>
  <w:comment w:id="302" w:author="Windows User" w:date="2015-10-30T08:56:00Z" w:initials="BS">
    <w:p w:rsidR="00B52D77" w:rsidRDefault="00B52D77">
      <w:pPr>
        <w:pStyle w:val="CommentText"/>
      </w:pPr>
      <w:r>
        <w:rPr>
          <w:rStyle w:val="CommentReference"/>
        </w:rPr>
        <w:annotationRef/>
      </w:r>
      <w:r>
        <w:t>NETS has rebukes. punishments?</w:t>
      </w:r>
    </w:p>
  </w:comment>
  <w:comment w:id="308" w:author="Windows User" w:date="2015-10-30T08:56:00Z" w:initials="BS">
    <w:p w:rsidR="00B52D77" w:rsidRDefault="00B52D77">
      <w:pPr>
        <w:pStyle w:val="CommentText"/>
      </w:pPr>
      <w:r>
        <w:rPr>
          <w:rStyle w:val="CommentReference"/>
        </w:rPr>
        <w:annotationRef/>
      </w:r>
      <w:r>
        <w:t>psaltry? or lyre?</w:t>
      </w:r>
    </w:p>
  </w:comment>
  <w:comment w:id="309" w:author="Windows User" w:date="2015-10-30T08:56:00Z" w:initials="BS">
    <w:p w:rsidR="00B52D77" w:rsidRDefault="00B52D77">
      <w:pPr>
        <w:pStyle w:val="CommentText"/>
      </w:pPr>
      <w:r>
        <w:rPr>
          <w:rStyle w:val="CommentReference"/>
        </w:rPr>
        <w:annotationRef/>
      </w:r>
      <w:r>
        <w:t>NETS has drum and dance.</w:t>
      </w:r>
    </w:p>
  </w:comment>
  <w:comment w:id="320" w:author="Windows User" w:date="2015-10-30T08:56:00Z" w:initials="BS">
    <w:p w:rsidR="00B52D77" w:rsidRDefault="00B52D77">
      <w:pPr>
        <w:pStyle w:val="CommentText"/>
      </w:pPr>
      <w:r>
        <w:rPr>
          <w:rStyle w:val="CommentReference"/>
        </w:rPr>
        <w:annotationRef/>
      </w:r>
      <w:r>
        <w:t>tense? praise or will praise?</w:t>
      </w:r>
    </w:p>
  </w:comment>
  <w:comment w:id="321" w:author="Windows User" w:date="2015-10-30T08:56:00Z" w:initials="BS">
    <w:p w:rsidR="00B52D77" w:rsidRDefault="00B52D77">
      <w:pPr>
        <w:pStyle w:val="CommentText"/>
      </w:pPr>
      <w:r>
        <w:rPr>
          <w:rStyle w:val="CommentReference"/>
        </w:rPr>
        <w:annotationRef/>
      </w:r>
      <w:r>
        <w:t>earth? land? creation?</w:t>
      </w:r>
    </w:p>
  </w:comment>
  <w:comment w:id="322" w:author="Windows User" w:date="2015-10-30T08:56:00Z" w:initials="BS">
    <w:p w:rsidR="00B52D77" w:rsidRDefault="00B52D77">
      <w:pPr>
        <w:pStyle w:val="CommentText"/>
      </w:pPr>
      <w:r>
        <w:rPr>
          <w:rStyle w:val="CommentReference"/>
        </w:rPr>
        <w:annotationRef/>
      </w:r>
      <w:r>
        <w:t>make haste is a little archaic. But hurry is way too colloquial. Quicken doesn't sound right.</w:t>
      </w:r>
    </w:p>
  </w:comment>
  <w:comment w:id="323" w:author="Windows User" w:date="2015-10-30T08:56:00Z" w:initials="BS">
    <w:p w:rsidR="00B52D77" w:rsidRDefault="00B52D77">
      <w:pPr>
        <w:pStyle w:val="CommentText"/>
      </w:pPr>
      <w:r>
        <w:rPr>
          <w:rStyle w:val="CommentReference"/>
        </w:rPr>
        <w:annotationRef/>
      </w:r>
      <w:r>
        <w:t>should either be diverse here or different elsewhere</w:t>
      </w:r>
    </w:p>
  </w:comment>
  <w:comment w:id="324" w:author="Windows User" w:date="2015-10-30T08:56:00Z" w:initials="BS">
    <w:p w:rsidR="00B52D77" w:rsidRDefault="00B52D77">
      <w:pPr>
        <w:pStyle w:val="CommentText"/>
      </w:pPr>
      <w:r>
        <w:rPr>
          <w:rStyle w:val="CommentReference"/>
        </w:rPr>
        <w:annotationRef/>
      </w:r>
      <w:r>
        <w:t>truth or righteousness? Or justice?</w:t>
      </w:r>
    </w:p>
  </w:comment>
  <w:comment w:id="325" w:author="Windows User" w:date="2015-10-30T08:56:00Z" w:initials="BS">
    <w:p w:rsidR="00B52D77" w:rsidRDefault="00B52D77">
      <w:pPr>
        <w:pStyle w:val="CommentText"/>
      </w:pPr>
      <w:r>
        <w:rPr>
          <w:rStyle w:val="CommentReference"/>
        </w:rPr>
        <w:annotationRef/>
      </w:r>
      <w:r>
        <w:t>patience or longsuffering?</w:t>
      </w:r>
    </w:p>
  </w:comment>
  <w:comment w:id="326" w:author="Windows User" w:date="2015-10-30T08:56:00Z" w:initials="BS">
    <w:p w:rsidR="00B52D77" w:rsidRDefault="00B52D77">
      <w:pPr>
        <w:pStyle w:val="CommentText"/>
      </w:pPr>
      <w:r>
        <w:rPr>
          <w:rStyle w:val="CommentReference"/>
        </w:rPr>
        <w:annotationRef/>
      </w:r>
      <w:r>
        <w:t>just "at the first watch"?</w:t>
      </w:r>
    </w:p>
  </w:comment>
  <w:comment w:id="327" w:author="Windows User" w:date="2015-10-30T08:56:00Z" w:initials="BS">
    <w:p w:rsidR="00B52D77" w:rsidRDefault="00B52D77">
      <w:pPr>
        <w:pStyle w:val="CommentText"/>
      </w:pPr>
      <w:r>
        <w:rPr>
          <w:rStyle w:val="CommentReference"/>
        </w:rPr>
        <w:annotationRef/>
      </w:r>
      <w:r>
        <w:t>sweet, or easy?</w:t>
      </w:r>
    </w:p>
  </w:comment>
  <w:comment w:id="328" w:author="Windows User" w:date="2015-10-30T08:56:00Z" w:initials="BS">
    <w:p w:rsidR="00B52D77" w:rsidRDefault="00B52D77">
      <w:pPr>
        <w:pStyle w:val="CommentText"/>
      </w:pPr>
      <w:r>
        <w:rPr>
          <w:rStyle w:val="CommentReference"/>
        </w:rPr>
        <w:annotationRef/>
      </w:r>
      <w:r>
        <w:t>less accurate than beloved, but sounds a lot better..</w:t>
      </w:r>
    </w:p>
  </w:comment>
  <w:comment w:id="329" w:author="Windows User" w:date="2015-10-30T08:56:00Z" w:initials="BS">
    <w:p w:rsidR="00B52D77" w:rsidRDefault="00B52D77">
      <w:pPr>
        <w:pStyle w:val="CommentText"/>
      </w:pPr>
      <w:r>
        <w:rPr>
          <w:rStyle w:val="CommentReference"/>
        </w:rPr>
        <w:annotationRef/>
      </w:r>
      <w:r>
        <w:t>sound better if omit of?</w:t>
      </w:r>
    </w:p>
  </w:comment>
  <w:comment w:id="330" w:author="Windows User" w:date="2015-10-30T08:56:00Z" w:initials="BS">
    <w:p w:rsidR="00B52D77" w:rsidRDefault="00B52D77">
      <w:pPr>
        <w:pStyle w:val="CommentText"/>
      </w:pPr>
      <w:r>
        <w:rPr>
          <w:rStyle w:val="CommentReference"/>
        </w:rPr>
        <w:annotationRef/>
      </w:r>
      <w:r>
        <w:t>truth, or righteousness?</w:t>
      </w:r>
    </w:p>
  </w:comment>
  <w:comment w:id="331" w:author="Windows User" w:date="2015-10-30T08:56:00Z" w:initials="BS">
    <w:p w:rsidR="00B52D77" w:rsidRDefault="00B52D77">
      <w:pPr>
        <w:pStyle w:val="CommentText"/>
      </w:pPr>
      <w:r>
        <w:rPr>
          <w:rStyle w:val="CommentReference"/>
        </w:rPr>
        <w:annotationRef/>
      </w:r>
      <w:r>
        <w:t>true, or perfecvt?</w:t>
      </w:r>
    </w:p>
  </w:comment>
  <w:comment w:id="332" w:author="Windows User" w:date="2015-10-30T08:56:00Z" w:initials="BS">
    <w:p w:rsidR="00B52D77" w:rsidRDefault="00B52D77">
      <w:pPr>
        <w:pStyle w:val="CommentText"/>
      </w:pPr>
      <w:r>
        <w:rPr>
          <w:rStyle w:val="CommentReference"/>
        </w:rPr>
        <w:annotationRef/>
      </w:r>
      <w:r>
        <w:t>and?</w:t>
      </w:r>
    </w:p>
  </w:comment>
  <w:comment w:id="333" w:author="Windows User" w:date="2015-10-30T08:56:00Z" w:initials="BS">
    <w:p w:rsidR="00B52D77" w:rsidRDefault="00B52D77">
      <w:pPr>
        <w:pStyle w:val="CommentText"/>
      </w:pPr>
      <w:r>
        <w:rPr>
          <w:rStyle w:val="CommentReference"/>
        </w:rPr>
        <w:annotationRef/>
      </w:r>
      <w:r>
        <w:t>gather is in first line in Coptic, but tune flows better here..</w:t>
      </w:r>
    </w:p>
  </w:comment>
  <w:comment w:id="334" w:author="Windows User" w:date="2015-10-30T08:56:00Z" w:initials="BS">
    <w:p w:rsidR="00B52D77" w:rsidRDefault="00B52D77">
      <w:pPr>
        <w:pStyle w:val="CommentText"/>
      </w:pPr>
      <w:r>
        <w:rPr>
          <w:rStyle w:val="CommentReference"/>
        </w:rPr>
        <w:annotationRef/>
      </w:r>
      <w:r>
        <w:t>will?</w:t>
      </w:r>
    </w:p>
  </w:comment>
  <w:comment w:id="335" w:author="Windows User" w:date="2015-10-30T08:56:00Z" w:initials="BS">
    <w:p w:rsidR="00B52D77" w:rsidRDefault="00B52D77">
      <w:pPr>
        <w:pStyle w:val="CommentText"/>
      </w:pPr>
      <w:r>
        <w:rPr>
          <w:rStyle w:val="CommentReference"/>
        </w:rPr>
        <w:annotationRef/>
      </w:r>
      <w:r>
        <w:t>save? keep? deliver?</w:t>
      </w:r>
    </w:p>
  </w:comment>
  <w:comment w:id="336" w:author="Windows User" w:date="2015-10-30T08:56:00Z" w:initials="BS">
    <w:p w:rsidR="00B52D77" w:rsidRDefault="00B52D77">
      <w:pPr>
        <w:pStyle w:val="CommentText"/>
      </w:pPr>
      <w:r>
        <w:rPr>
          <w:rStyle w:val="CommentReference"/>
        </w:rPr>
        <w:annotationRef/>
      </w:r>
      <w:r>
        <w:t>need a convention for making "ak ee". {}? bold?</w:t>
      </w:r>
    </w:p>
  </w:comment>
  <w:comment w:id="337" w:author="Windows User" w:date="2015-10-30T08:56:00Z" w:initials="BS">
    <w:p w:rsidR="00B52D77" w:rsidRDefault="00B52D77">
      <w:pPr>
        <w:pStyle w:val="CommentText"/>
      </w:pPr>
      <w:r>
        <w:rPr>
          <w:rStyle w:val="CommentReference"/>
        </w:rPr>
        <w:annotationRef/>
      </w:r>
      <w:r>
        <w:t>I like it better with "be" in... thoughts?</w:t>
      </w:r>
    </w:p>
  </w:comment>
  <w:comment w:id="347" w:author="Windows User" w:date="2015-11-02T12:45:00Z" w:initials="BS">
    <w:p w:rsidR="00B52D77" w:rsidRDefault="00B52D77">
      <w:pPr>
        <w:pStyle w:val="CommentText"/>
      </w:pPr>
      <w:r>
        <w:rPr>
          <w:rStyle w:val="CommentReference"/>
        </w:rPr>
        <w:annotationRef/>
      </w:r>
      <w:r>
        <w:t>this splitting of the verses doesn't follow the Coptic... does it really flow much better, or is it just that I'm more used to it?</w:t>
      </w:r>
    </w:p>
  </w:comment>
  <w:comment w:id="348" w:author="Windows User" w:date="2015-10-30T08:56:00Z" w:initials="BS">
    <w:p w:rsidR="00B52D77" w:rsidRDefault="00B52D77">
      <w:pPr>
        <w:pStyle w:val="CommentText"/>
      </w:pPr>
      <w:r>
        <w:rPr>
          <w:rStyle w:val="CommentReference"/>
        </w:rPr>
        <w:annotationRef/>
      </w:r>
      <w:r>
        <w:t>does coptic bear out? Feels much more right to me.</w:t>
      </w:r>
    </w:p>
  </w:comment>
  <w:comment w:id="349" w:author="Windows User" w:date="2015-10-30T08:56:00Z" w:initials="BS">
    <w:p w:rsidR="00B52D77" w:rsidRDefault="00B52D77">
      <w:pPr>
        <w:pStyle w:val="CommentText"/>
      </w:pPr>
      <w:r>
        <w:rPr>
          <w:rStyle w:val="CommentReference"/>
        </w:rPr>
        <w:annotationRef/>
      </w:r>
      <w:r>
        <w:t>tense?</w:t>
      </w:r>
    </w:p>
  </w:comment>
  <w:comment w:id="350" w:author="Windows User" w:date="2015-10-30T08:56:00Z" w:initials="BS">
    <w:p w:rsidR="00B52D77" w:rsidRDefault="00B52D77">
      <w:pPr>
        <w:pStyle w:val="CommentText"/>
      </w:pPr>
      <w:r>
        <w:rPr>
          <w:rStyle w:val="CommentReference"/>
        </w:rPr>
        <w:annotationRef/>
      </w:r>
      <w:r>
        <w:t>exalt or magnify?</w:t>
      </w:r>
    </w:p>
  </w:comment>
  <w:comment w:id="351" w:author="Windows User" w:date="2015-10-30T08:56:00Z" w:initials="BS">
    <w:p w:rsidR="00B52D77" w:rsidRDefault="00B52D77">
      <w:pPr>
        <w:pStyle w:val="CommentText"/>
      </w:pPr>
      <w:r>
        <w:rPr>
          <w:rStyle w:val="CommentReference"/>
        </w:rPr>
        <w:annotationRef/>
      </w:r>
      <w:r>
        <w:t>or iwn?</w:t>
      </w:r>
    </w:p>
  </w:comment>
  <w:comment w:id="355" w:author="Windows User" w:date="2015-10-30T08:56:00Z" w:initials="BS">
    <w:p w:rsidR="00B52D77" w:rsidRDefault="00B52D77">
      <w:pPr>
        <w:pStyle w:val="CommentText"/>
      </w:pPr>
      <w:r>
        <w:rPr>
          <w:rStyle w:val="CommentReference"/>
        </w:rPr>
        <w:annotationRef/>
      </w:r>
      <w:r>
        <w:t>does type capture "it foretold the sign" in more contemporary language than "a figure"</w:t>
      </w:r>
    </w:p>
  </w:comment>
  <w:comment w:id="356" w:author="Windows User" w:date="2015-10-30T08:56:00Z" w:initials="BS">
    <w:p w:rsidR="00B52D77" w:rsidRDefault="00B52D77">
      <w:pPr>
        <w:pStyle w:val="CommentText"/>
      </w:pPr>
      <w:r>
        <w:rPr>
          <w:rStyle w:val="CommentReference"/>
        </w:rPr>
        <w:annotationRef/>
      </w:r>
      <w:r>
        <w:t>correct that no mention of nature?</w:t>
      </w:r>
    </w:p>
  </w:comment>
  <w:comment w:id="357" w:author="Windows User" w:date="2015-10-30T08:56:00Z" w:initials="BS">
    <w:p w:rsidR="00B52D77" w:rsidRDefault="00B52D77">
      <w:pPr>
        <w:pStyle w:val="CommentText"/>
      </w:pPr>
      <w:r>
        <w:rPr>
          <w:rStyle w:val="CommentReference"/>
        </w:rPr>
        <w:annotationRef/>
      </w:r>
      <w:r>
        <w:t>holy or pure? divinity or godhead?</w:t>
      </w:r>
    </w:p>
  </w:comment>
  <w:comment w:id="358" w:author="Windows User" w:date="2015-10-30T08:56:00Z" w:initials="BS">
    <w:p w:rsidR="00B52D77" w:rsidRDefault="00B52D77">
      <w:pPr>
        <w:pStyle w:val="CommentText"/>
      </w:pPr>
      <w:r>
        <w:rPr>
          <w:rStyle w:val="CommentReference"/>
        </w:rPr>
        <w:annotationRef/>
      </w:r>
      <w:r>
        <w:t>born or begotten? begotten without seeed or without mixture of substance?</w:t>
      </w:r>
    </w:p>
  </w:comment>
  <w:comment w:id="359" w:author="Windows User" w:date="2015-10-30T08:56:00Z" w:initials="BS">
    <w:p w:rsidR="00B52D77" w:rsidRDefault="00B52D77">
      <w:pPr>
        <w:pStyle w:val="CommentText"/>
      </w:pPr>
      <w:r>
        <w:rPr>
          <w:rStyle w:val="CommentReference"/>
        </w:rPr>
        <w:annotationRef/>
      </w:r>
      <w:r>
        <w:t>coessential or consubstantial?</w:t>
      </w:r>
    </w:p>
  </w:comment>
  <w:comment w:id="360" w:author="Windows User" w:date="2015-10-30T08:56:00Z" w:initials="BS">
    <w:p w:rsidR="00B52D77" w:rsidRDefault="00B52D77">
      <w:pPr>
        <w:pStyle w:val="CommentText"/>
      </w:pPr>
      <w:r>
        <w:rPr>
          <w:rStyle w:val="CommentReference"/>
        </w:rPr>
        <w:annotationRef/>
      </w:r>
      <w:r>
        <w:t>made one or joined?</w:t>
      </w:r>
    </w:p>
  </w:comment>
  <w:comment w:id="361" w:author="Windows User" w:date="2015-10-30T08:56:00Z" w:initials="BS">
    <w:p w:rsidR="00B52D77" w:rsidRDefault="00B52D77">
      <w:pPr>
        <w:pStyle w:val="CommentText"/>
      </w:pPr>
      <w:r>
        <w:rPr>
          <w:rStyle w:val="CommentReference"/>
        </w:rPr>
        <w:annotationRef/>
      </w:r>
      <w:r>
        <w:t>does this rephrasing capture it ok?</w:t>
      </w:r>
    </w:p>
  </w:comment>
  <w:comment w:id="362" w:author="Windows User" w:date="2015-10-30T08:56:00Z" w:initials="BS">
    <w:p w:rsidR="00B52D77" w:rsidRDefault="00B52D77">
      <w:pPr>
        <w:pStyle w:val="CommentText"/>
      </w:pPr>
      <w:r>
        <w:rPr>
          <w:rStyle w:val="CommentReference"/>
        </w:rPr>
        <w:annotationRef/>
      </w:r>
      <w:r>
        <w:t>something clearer than putplue?</w:t>
      </w:r>
    </w:p>
  </w:comment>
  <w:comment w:id="363" w:author="Windows User" w:date="2015-10-30T08:56:00Z" w:initials="BS">
    <w:p w:rsidR="00B52D77" w:rsidRDefault="00B52D77">
      <w:pPr>
        <w:pStyle w:val="CommentText"/>
      </w:pPr>
      <w:r>
        <w:rPr>
          <w:rStyle w:val="CommentReference"/>
        </w:rPr>
        <w:annotationRef/>
      </w:r>
      <w:r>
        <w:t>woven or fine?</w:t>
      </w:r>
    </w:p>
  </w:comment>
  <w:comment w:id="364" w:author="Windows User" w:date="2015-10-30T08:56:00Z" w:initials="BS">
    <w:p w:rsidR="00B52D77" w:rsidRDefault="00B52D77">
      <w:pPr>
        <w:pStyle w:val="CommentText"/>
      </w:pPr>
      <w:r>
        <w:rPr>
          <w:rStyle w:val="CommentReference"/>
        </w:rPr>
        <w:annotationRef/>
      </w:r>
      <w:r>
        <w:t>palin</w:t>
      </w:r>
    </w:p>
  </w:comment>
  <w:comment w:id="365" w:author="Windows User" w:date="2015-10-30T08:56:00Z" w:initials="BS">
    <w:p w:rsidR="00B52D77" w:rsidRDefault="00B52D77">
      <w:pPr>
        <w:pStyle w:val="CommentText"/>
      </w:pPr>
      <w:r>
        <w:rPr>
          <w:rStyle w:val="CommentReference"/>
        </w:rPr>
        <w:annotationRef/>
      </w:r>
      <w:r>
        <w:t>exalt or magnify?</w:t>
      </w:r>
    </w:p>
  </w:comment>
  <w:comment w:id="366" w:author="Windows User" w:date="2015-10-30T08:56:00Z" w:initials="BS">
    <w:p w:rsidR="00B52D77" w:rsidRDefault="00B52D77">
      <w:pPr>
        <w:pStyle w:val="CommentText"/>
      </w:pPr>
      <w:r>
        <w:rPr>
          <w:rStyle w:val="CommentReference"/>
        </w:rPr>
        <w:annotationRef/>
      </w:r>
      <w:r>
        <w:t>or iwn?</w:t>
      </w:r>
    </w:p>
  </w:comment>
  <w:comment w:id="370" w:author="Windows User" w:date="2015-10-30T08:56:00Z" w:initials="BS">
    <w:p w:rsidR="00B52D77" w:rsidRDefault="00B52D7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71" w:author="Windows User" w:date="2015-10-30T08:56:00Z" w:initials="BS">
    <w:p w:rsidR="00B52D77" w:rsidRDefault="00B52D77">
      <w:pPr>
        <w:pStyle w:val="CommentText"/>
      </w:pPr>
      <w:r>
        <w:rPr>
          <w:rStyle w:val="CommentReference"/>
        </w:rPr>
        <w:annotationRef/>
      </w:r>
      <w:r>
        <w:t>forged or beaten?</w:t>
      </w:r>
    </w:p>
  </w:comment>
  <w:comment w:id="372" w:author="Windows User" w:date="2015-10-30T08:56:00Z" w:initials="BS">
    <w:p w:rsidR="00B52D77" w:rsidRDefault="00B52D77">
      <w:pPr>
        <w:pStyle w:val="CommentText"/>
      </w:pPr>
      <w:r>
        <w:rPr>
          <w:rStyle w:val="CommentReference"/>
        </w:rPr>
        <w:annotationRef/>
      </w:r>
      <w:r>
        <w:t>omit? always and move up mercy seat?</w:t>
      </w:r>
    </w:p>
  </w:comment>
  <w:comment w:id="373" w:author="Windows User" w:date="2015-10-30T08:56:00Z" w:initials="BS">
    <w:p w:rsidR="00B52D77" w:rsidRDefault="00B52D77">
      <w:pPr>
        <w:pStyle w:val="CommentText"/>
      </w:pPr>
      <w:r>
        <w:rPr>
          <w:rStyle w:val="CommentReference"/>
        </w:rPr>
        <w:annotationRef/>
      </w:r>
      <w:r>
        <w:t>tense? past makes a lot more sense</w:t>
      </w:r>
    </w:p>
  </w:comment>
  <w:comment w:id="374" w:author="Windows User" w:date="2015-10-30T08:56:00Z" w:initials="BS">
    <w:p w:rsidR="00B52D77" w:rsidRDefault="00B52D77">
      <w:pPr>
        <w:pStyle w:val="CommentText"/>
      </w:pPr>
      <w:r>
        <w:rPr>
          <w:rStyle w:val="CommentReference"/>
        </w:rPr>
        <w:annotationRef/>
      </w:r>
      <w:r>
        <w:t>why does Abouna omit sin?</w:t>
      </w:r>
    </w:p>
  </w:comment>
  <w:comment w:id="375" w:author="Windows User" w:date="2015-10-30T08:56:00Z" w:initials="BS">
    <w:p w:rsidR="00B52D77" w:rsidRDefault="00B52D77">
      <w:pPr>
        <w:pStyle w:val="CommentText"/>
      </w:pPr>
      <w:r>
        <w:rPr>
          <w:rStyle w:val="CommentReference"/>
        </w:rPr>
        <w:annotationRef/>
      </w:r>
      <w:r>
        <w:t>exalt or magnify?</w:t>
      </w:r>
    </w:p>
  </w:comment>
  <w:comment w:id="376" w:author="Windows User" w:date="2015-10-30T08:56:00Z" w:initials="BS">
    <w:p w:rsidR="00B52D77" w:rsidRDefault="00B52D77">
      <w:pPr>
        <w:pStyle w:val="CommentText"/>
      </w:pPr>
      <w:r>
        <w:rPr>
          <w:rStyle w:val="CommentReference"/>
        </w:rPr>
        <w:annotationRef/>
      </w:r>
      <w:r>
        <w:t>or iwn?</w:t>
      </w:r>
    </w:p>
  </w:comment>
  <w:comment w:id="380" w:author="Windows User" w:date="2015-10-30T08:56:00Z" w:initials="BS">
    <w:p w:rsidR="00B52D77" w:rsidRDefault="00B52D77">
      <w:pPr>
        <w:pStyle w:val="CommentText"/>
      </w:pPr>
      <w:r>
        <w:rPr>
          <w:rStyle w:val="CommentReference"/>
        </w:rPr>
        <w:annotationRef/>
      </w:r>
      <w:r>
        <w:t>That your name be called... sounds like an expression that should just be that you be called in english. Thoughts?</w:t>
      </w:r>
    </w:p>
  </w:comment>
  <w:comment w:id="381" w:author="Windows User" w:date="2015-10-30T08:56:00Z" w:initials="BS">
    <w:p w:rsidR="00B52D77" w:rsidRDefault="00B52D77">
      <w:pPr>
        <w:pStyle w:val="CommentText"/>
      </w:pPr>
      <w:r>
        <w:rPr>
          <w:rStyle w:val="CommentReference"/>
        </w:rPr>
        <w:annotationRef/>
      </w:r>
      <w:r>
        <w:t>for isn't accurate... but sounds better</w:t>
      </w:r>
    </w:p>
  </w:comment>
  <w:comment w:id="382" w:author="Windows User" w:date="2015-10-30T08:56:00Z" w:initials="BS">
    <w:p w:rsidR="00B52D77" w:rsidRDefault="00B52D77">
      <w:pPr>
        <w:pStyle w:val="CommentText"/>
      </w:pPr>
      <w:r>
        <w:rPr>
          <w:rStyle w:val="CommentReference"/>
        </w:rPr>
        <w:annotationRef/>
      </w:r>
      <w:r>
        <w:t>exalt or magnify?</w:t>
      </w:r>
    </w:p>
  </w:comment>
  <w:comment w:id="383" w:author="Windows User" w:date="2015-10-30T08:56:00Z" w:initials="BS">
    <w:p w:rsidR="00B52D77" w:rsidRDefault="00B52D77">
      <w:pPr>
        <w:pStyle w:val="CommentText"/>
      </w:pPr>
      <w:r>
        <w:rPr>
          <w:rStyle w:val="CommentReference"/>
        </w:rPr>
        <w:annotationRef/>
      </w:r>
      <w:r>
        <w:t>or iwn?</w:t>
      </w:r>
    </w:p>
  </w:comment>
  <w:comment w:id="387" w:author="Windows User" w:date="2015-10-30T08:56:00Z" w:initials="BS">
    <w:p w:rsidR="00B52D77" w:rsidRDefault="00B52D77">
      <w:pPr>
        <w:pStyle w:val="CommentText"/>
      </w:pPr>
      <w:r>
        <w:rPr>
          <w:rStyle w:val="CommentReference"/>
        </w:rPr>
        <w:annotationRef/>
      </w:r>
      <w:r>
        <w:t>perpetual lamp?</w:t>
      </w:r>
    </w:p>
  </w:comment>
  <w:comment w:id="388" w:author="Windows User" w:date="2015-10-30T08:56:00Z" w:initials="BS">
    <w:p w:rsidR="00B52D77" w:rsidRDefault="00B52D77">
      <w:pPr>
        <w:pStyle w:val="CommentText"/>
      </w:pPr>
      <w:r>
        <w:rPr>
          <w:rStyle w:val="CommentReference"/>
        </w:rPr>
        <w:annotationRef/>
      </w:r>
      <w:r>
        <w:t>parousia?</w:t>
      </w:r>
    </w:p>
  </w:comment>
  <w:comment w:id="389" w:author="Windows User" w:date="2015-10-30T08:56:00Z" w:initials="BS">
    <w:p w:rsidR="00B52D77" w:rsidRDefault="00B52D77">
      <w:pPr>
        <w:pStyle w:val="CommentText"/>
      </w:pPr>
      <w:r>
        <w:rPr>
          <w:rStyle w:val="CommentReference"/>
        </w:rPr>
        <w:annotationRef/>
      </w:r>
      <w:r>
        <w:t>tense?</w:t>
      </w:r>
    </w:p>
  </w:comment>
  <w:comment w:id="390" w:author="Windows User" w:date="2015-10-30T08:56:00Z" w:initials="BS">
    <w:p w:rsidR="00B52D77" w:rsidRDefault="00B52D77">
      <w:pPr>
        <w:pStyle w:val="CommentText"/>
      </w:pPr>
      <w:r>
        <w:rPr>
          <w:rStyle w:val="CommentReference"/>
        </w:rPr>
        <w:annotationRef/>
      </w:r>
      <w:r>
        <w:t>enlightens?</w:t>
      </w:r>
    </w:p>
  </w:comment>
  <w:comment w:id="391" w:author="Windows User" w:date="2015-10-30T08:56:00Z" w:initials="BS">
    <w:p w:rsidR="00B52D77" w:rsidRDefault="00B52D77">
      <w:pPr>
        <w:pStyle w:val="CommentText"/>
      </w:pPr>
      <w:r>
        <w:rPr>
          <w:rStyle w:val="CommentReference"/>
        </w:rPr>
        <w:annotationRef/>
      </w:r>
      <w:r>
        <w:t>exalt or magnify?</w:t>
      </w:r>
    </w:p>
  </w:comment>
  <w:comment w:id="392" w:author="Windows User" w:date="2015-10-30T08:56:00Z" w:initials="BS">
    <w:p w:rsidR="00B52D77" w:rsidRDefault="00B52D77">
      <w:pPr>
        <w:pStyle w:val="CommentText"/>
      </w:pPr>
      <w:r>
        <w:rPr>
          <w:rStyle w:val="CommentReference"/>
        </w:rPr>
        <w:annotationRef/>
      </w:r>
      <w:r>
        <w:t>or iwn?</w:t>
      </w:r>
    </w:p>
  </w:comment>
  <w:comment w:id="396" w:author="Windows User" w:date="2015-10-30T08:56:00Z" w:initials="BS">
    <w:p w:rsidR="00B52D77" w:rsidRDefault="00B52D77">
      <w:pPr>
        <w:pStyle w:val="CommentText"/>
      </w:pPr>
      <w:r>
        <w:rPr>
          <w:rStyle w:val="CommentReference"/>
        </w:rPr>
        <w:annotationRef/>
      </w:r>
      <w:r>
        <w:t>this order better or worse?</w:t>
      </w:r>
    </w:p>
  </w:comment>
  <w:comment w:id="397" w:author="Windows User" w:date="2015-10-30T08:56:00Z" w:initials="BS">
    <w:p w:rsidR="00B52D77" w:rsidRDefault="00B52D77">
      <w:pPr>
        <w:pStyle w:val="CommentText"/>
      </w:pPr>
      <w:r>
        <w:rPr>
          <w:rStyle w:val="CommentReference"/>
        </w:rPr>
        <w:annotationRef/>
      </w:r>
      <w:r>
        <w:t>I think upon should stay here</w:t>
      </w:r>
    </w:p>
  </w:comment>
  <w:comment w:id="398" w:author="Windows User" w:date="2015-10-30T08:56:00Z" w:initials="BS">
    <w:p w:rsidR="00B52D77" w:rsidRDefault="00B52D77">
      <w:pPr>
        <w:pStyle w:val="CommentText"/>
      </w:pPr>
      <w:r>
        <w:rPr>
          <w:rStyle w:val="CommentReference"/>
        </w:rPr>
        <w:annotationRef/>
      </w:r>
      <w:r>
        <w:t>exalt or magnify?</w:t>
      </w:r>
    </w:p>
  </w:comment>
  <w:comment w:id="399" w:author="Windows User" w:date="2015-10-30T08:56:00Z" w:initials="BS">
    <w:p w:rsidR="00B52D77" w:rsidRDefault="00B52D77">
      <w:pPr>
        <w:pStyle w:val="CommentText"/>
      </w:pPr>
      <w:r>
        <w:rPr>
          <w:rStyle w:val="CommentReference"/>
        </w:rPr>
        <w:annotationRef/>
      </w:r>
      <w:r>
        <w:t>or iwn?</w:t>
      </w:r>
    </w:p>
  </w:comment>
  <w:comment w:id="407" w:author="Windows User" w:date="2015-10-30T08:56:00Z" w:initials="BS">
    <w:p w:rsidR="00B52D77" w:rsidRDefault="00B52D77">
      <w:pPr>
        <w:pStyle w:val="CommentText"/>
      </w:pPr>
      <w:r>
        <w:rPr>
          <w:rStyle w:val="CommentReference"/>
        </w:rPr>
        <w:annotationRef/>
      </w:r>
      <w:r>
        <w:t>The phrase is "Our God in truth". Placing a coma before "in truth" makis it sound like "in truth withotu the seed of man"</w:t>
      </w:r>
    </w:p>
  </w:comment>
  <w:comment w:id="408" w:author="Windows User" w:date="2015-10-30T08:56:00Z" w:initials="BS">
    <w:p w:rsidR="00B52D77" w:rsidRDefault="00B52D77">
      <w:pPr>
        <w:pStyle w:val="CommentText"/>
      </w:pPr>
      <w:r>
        <w:rPr>
          <w:rStyle w:val="CommentReference"/>
        </w:rPr>
        <w:annotationRef/>
      </w:r>
      <w:r>
        <w:t>While being virgin is correct. But it sounds strange. being a virgin is less accurate. Being virginal?</w:t>
      </w:r>
    </w:p>
  </w:comment>
  <w:comment w:id="409" w:author="Windows User" w:date="2015-10-30T08:56:00Z" w:initials="BS">
    <w:p w:rsidR="00B52D77" w:rsidRDefault="00B52D77">
      <w:pPr>
        <w:pStyle w:val="CommentText"/>
      </w:pPr>
      <w:r>
        <w:rPr>
          <w:rStyle w:val="CommentReference"/>
        </w:rPr>
        <w:annotationRef/>
      </w:r>
      <w:r>
        <w:t>I like holy better than saint. But it isn't very consistent since Abouna renders it saint everywhere else...</w:t>
      </w:r>
    </w:p>
  </w:comment>
  <w:comment w:id="410" w:author="Windows User" w:date="2015-10-30T08:56:00Z" w:initials="BS">
    <w:p w:rsidR="00B52D77" w:rsidRDefault="00B52D77">
      <w:pPr>
        <w:pStyle w:val="CommentText"/>
      </w:pPr>
      <w:r>
        <w:rPr>
          <w:rStyle w:val="CommentReference"/>
        </w:rPr>
        <w:annotationRef/>
      </w:r>
      <w:r>
        <w:t>what word works here? dwelling doesn't. it would have to be dwelling place, which is too long.</w:t>
      </w:r>
    </w:p>
  </w:comment>
  <w:comment w:id="411" w:author="Windows User" w:date="2015-10-30T08:56:00Z" w:initials="BS">
    <w:p w:rsidR="00B52D77" w:rsidRDefault="00B52D77">
      <w:pPr>
        <w:pStyle w:val="CommentText"/>
      </w:pPr>
      <w:r>
        <w:rPr>
          <w:rStyle w:val="CommentReference"/>
        </w:rPr>
        <w:annotationRef/>
      </w:r>
      <w:r>
        <w:t>exalt or magnify?</w:t>
      </w:r>
    </w:p>
  </w:comment>
  <w:comment w:id="412" w:author="Windows User" w:date="2015-10-30T08:56:00Z" w:initials="BS">
    <w:p w:rsidR="00B52D77" w:rsidRDefault="00B52D77">
      <w:pPr>
        <w:pStyle w:val="CommentText"/>
      </w:pPr>
      <w:r>
        <w:rPr>
          <w:rStyle w:val="CommentReference"/>
        </w:rPr>
        <w:annotationRef/>
      </w:r>
      <w:r>
        <w:t>or iwn?</w:t>
      </w:r>
    </w:p>
  </w:comment>
  <w:comment w:id="416" w:author="Windows User" w:date="2015-10-30T08:56:00Z" w:initials="BS">
    <w:p w:rsidR="00B52D77" w:rsidRDefault="00B52D77">
      <w:pPr>
        <w:pStyle w:val="CommentText"/>
      </w:pPr>
      <w:r>
        <w:rPr>
          <w:rStyle w:val="CommentReference"/>
        </w:rPr>
        <w:annotationRef/>
      </w:r>
      <w:r>
        <w:t>does this work?</w:t>
      </w:r>
    </w:p>
  </w:comment>
  <w:comment w:id="417" w:author="Windows User" w:date="2015-10-30T08:56:00Z" w:initials="BS">
    <w:p w:rsidR="00B52D77" w:rsidRDefault="00B52D77">
      <w:pPr>
        <w:pStyle w:val="CommentText"/>
      </w:pPr>
      <w:r>
        <w:rPr>
          <w:rStyle w:val="CommentReference"/>
        </w:rPr>
        <w:annotationRef/>
      </w:r>
      <w:r>
        <w:t>is this right?</w:t>
      </w:r>
    </w:p>
  </w:comment>
  <w:comment w:id="418" w:author="Windows User" w:date="2015-10-30T08:56:00Z" w:initials="BS">
    <w:p w:rsidR="00B52D77" w:rsidRDefault="00B52D77">
      <w:pPr>
        <w:pStyle w:val="CommentText"/>
      </w:pPr>
      <w:r>
        <w:rPr>
          <w:rStyle w:val="CommentReference"/>
        </w:rPr>
        <w:annotationRef/>
      </w:r>
      <w:r>
        <w:t>?</w:t>
      </w:r>
    </w:p>
  </w:comment>
  <w:comment w:id="419" w:author="Windows User" w:date="2015-10-30T08:56:00Z" w:initials="BS">
    <w:p w:rsidR="00B52D77" w:rsidRDefault="00B52D77">
      <w:pPr>
        <w:pStyle w:val="CommentText"/>
      </w:pPr>
      <w:r>
        <w:rPr>
          <w:rStyle w:val="CommentReference"/>
        </w:rPr>
        <w:annotationRef/>
      </w:r>
      <w:r>
        <w:t>about or to?</w:t>
      </w:r>
    </w:p>
  </w:comment>
  <w:comment w:id="420" w:author="Windows User" w:date="2015-10-30T08:56:00Z" w:initials="BS">
    <w:p w:rsidR="00B52D77" w:rsidRDefault="00B52D77">
      <w:pPr>
        <w:pStyle w:val="CommentText"/>
      </w:pPr>
      <w:r>
        <w:rPr>
          <w:rStyle w:val="CommentReference"/>
        </w:rPr>
        <w:annotationRef/>
      </w:r>
      <w:r>
        <w:t>proclaim or cry?</w:t>
      </w:r>
    </w:p>
  </w:comment>
  <w:comment w:id="421" w:author="Windows User" w:date="2015-10-30T08:56:00Z" w:initials="BS">
    <w:p w:rsidR="00B52D77" w:rsidRDefault="00B52D77">
      <w:pPr>
        <w:pStyle w:val="CommentText"/>
      </w:pPr>
      <w:r>
        <w:rPr>
          <w:rStyle w:val="CommentReference"/>
        </w:rPr>
        <w:annotationRef/>
      </w:r>
      <w:r>
        <w:t>??</w:t>
      </w:r>
    </w:p>
  </w:comment>
  <w:comment w:id="422" w:author="Windows User" w:date="2015-10-30T08:56:00Z" w:initials="BS">
    <w:p w:rsidR="00B52D77" w:rsidRDefault="00B52D77">
      <w:pPr>
        <w:pStyle w:val="CommentText"/>
      </w:pPr>
      <w:r>
        <w:rPr>
          <w:rStyle w:val="CommentReference"/>
        </w:rPr>
        <w:annotationRef/>
      </w:r>
      <w:r>
        <w:t>just?</w:t>
      </w:r>
    </w:p>
  </w:comment>
  <w:comment w:id="423" w:author="Windows User" w:date="2015-10-30T08:56:00Z" w:initials="BS">
    <w:p w:rsidR="00B52D77" w:rsidRDefault="00B52D77">
      <w:pPr>
        <w:pStyle w:val="CommentText"/>
      </w:pPr>
      <w:r>
        <w:rPr>
          <w:rStyle w:val="CommentReference"/>
        </w:rPr>
        <w:annotationRef/>
      </w:r>
      <w:r>
        <w:t>chaste or meek?</w:t>
      </w:r>
    </w:p>
  </w:comment>
  <w:comment w:id="424" w:author="Windows User" w:date="2015-10-30T08:56:00Z" w:initials="BS">
    <w:p w:rsidR="00B52D77" w:rsidRDefault="00B52D77">
      <w:pPr>
        <w:pStyle w:val="CommentText"/>
      </w:pPr>
      <w:r>
        <w:rPr>
          <w:rStyle w:val="CommentReference"/>
        </w:rPr>
        <w:annotationRef/>
      </w:r>
      <w:r>
        <w:t>St. Isaac? Holy issac?</w:t>
      </w:r>
    </w:p>
  </w:comment>
  <w:comment w:id="425" w:author="Windows User" w:date="2015-10-30T08:56:00Z" w:initials="BS">
    <w:p w:rsidR="00B52D77" w:rsidRDefault="00B52D77">
      <w:pPr>
        <w:pStyle w:val="CommentText"/>
      </w:pPr>
      <w:r>
        <w:rPr>
          <w:rStyle w:val="CommentReference"/>
        </w:rPr>
        <w:annotationRef/>
      </w:r>
      <w:r>
        <w:t>ten thousand time?</w:t>
      </w:r>
    </w:p>
  </w:comment>
  <w:comment w:id="426" w:author="Windows User" w:date="2015-10-30T08:56:00Z" w:initials="BS">
    <w:p w:rsidR="00B52D77" w:rsidRDefault="00B52D77">
      <w:pPr>
        <w:pStyle w:val="CommentText"/>
      </w:pPr>
      <w:r>
        <w:rPr>
          <w:rStyle w:val="CommentReference"/>
        </w:rPr>
        <w:annotationRef/>
      </w:r>
      <w:r>
        <w:t>probably don't want to say despot.</w:t>
      </w:r>
    </w:p>
  </w:comment>
  <w:comment w:id="427" w:author="Windows User" w:date="2015-10-30T08:56:00Z" w:initials="BS">
    <w:p w:rsidR="00B52D77" w:rsidRDefault="00B52D77">
      <w:pPr>
        <w:pStyle w:val="CommentText"/>
      </w:pPr>
      <w:r>
        <w:rPr>
          <w:rStyle w:val="CommentReference"/>
        </w:rPr>
        <w:annotationRef/>
      </w:r>
      <w:r>
        <w:t>honour or pride?</w:t>
      </w:r>
    </w:p>
  </w:comment>
  <w:comment w:id="428" w:author="Windows User" w:date="2015-10-30T08:56:00Z" w:initials="BS">
    <w:p w:rsidR="00B52D77" w:rsidRDefault="00B52D77">
      <w:pPr>
        <w:pStyle w:val="CommentText"/>
      </w:pPr>
      <w:r>
        <w:rPr>
          <w:rStyle w:val="CommentReference"/>
        </w:rPr>
        <w:annotationRef/>
      </w:r>
      <w:r>
        <w:t>spouse or friend???</w:t>
      </w:r>
    </w:p>
  </w:comment>
  <w:comment w:id="429" w:author="Windows User" w:date="2015-10-30T08:56:00Z" w:initials="BS">
    <w:p w:rsidR="00B52D77" w:rsidRDefault="00B52D77">
      <w:pPr>
        <w:pStyle w:val="CommentText"/>
      </w:pPr>
      <w:r>
        <w:rPr>
          <w:rStyle w:val="CommentReference"/>
        </w:rPr>
        <w:annotationRef/>
      </w:r>
      <w:r>
        <w:t>word can be health or salvation... but health would parallel healing in next verse??? should it be salvation?</w:t>
      </w:r>
    </w:p>
  </w:comment>
  <w:comment w:id="430" w:author="Windows User" w:date="2015-10-30T08:56:00Z" w:initials="BS">
    <w:p w:rsidR="00B52D77" w:rsidRDefault="00B52D77">
      <w:pPr>
        <w:pStyle w:val="CommentText"/>
      </w:pPr>
      <w:r>
        <w:rPr>
          <w:rStyle w:val="CommentReference"/>
        </w:rPr>
        <w:annotationRef/>
      </w:r>
      <w:r>
        <w:t>unity or oneness? indescribable or unparalleled?</w:t>
      </w:r>
    </w:p>
  </w:comment>
  <w:comment w:id="431" w:author="Windows User" w:date="2015-10-30T08:56:00Z" w:initials="BS">
    <w:p w:rsidR="00B52D77" w:rsidRDefault="00B52D77">
      <w:pPr>
        <w:pStyle w:val="CommentText"/>
      </w:pPr>
      <w:r>
        <w:rPr>
          <w:rStyle w:val="CommentReference"/>
        </w:rPr>
        <w:annotationRef/>
      </w:r>
      <w:r>
        <w:t>mingling of substance or human seed? kind of a big difference.</w:t>
      </w:r>
    </w:p>
  </w:comment>
  <w:comment w:id="432" w:author="Windows User" w:date="2015-10-30T08:56:00Z" w:initials="BS">
    <w:p w:rsidR="00B52D77" w:rsidRDefault="00B52D77">
      <w:pPr>
        <w:pStyle w:val="CommentText"/>
      </w:pPr>
      <w:r>
        <w:rPr>
          <w:rStyle w:val="CommentReference"/>
        </w:rPr>
        <w:annotationRef/>
      </w:r>
      <w:r>
        <w:t>pray or interceed? With or before?</w:t>
      </w:r>
    </w:p>
  </w:comment>
  <w:comment w:id="439" w:author="Windows User" w:date="2015-10-30T08:56:00Z" w:initials="WU">
    <w:p w:rsidR="00B52D77" w:rsidRDefault="00B52D77">
      <w:pPr>
        <w:pStyle w:val="CommentText"/>
      </w:pPr>
      <w:r>
        <w:rPr>
          <w:rStyle w:val="CommentReference"/>
        </w:rPr>
        <w:annotationRef/>
      </w:r>
      <w:r>
        <w:t>Are exalted abve. Are honoured more. Parallel structure. More honoured doesn’t flow as well because it doesn’t parallel the structure</w:t>
      </w:r>
    </w:p>
  </w:comment>
  <w:comment w:id="440" w:author="Windows User" w:date="2015-10-30T08:56:00Z" w:initials="WU">
    <w:p w:rsidR="00B52D77" w:rsidRDefault="00B52D77">
      <w:pPr>
        <w:pStyle w:val="CommentText"/>
      </w:pPr>
      <w:r>
        <w:rPr>
          <w:rStyle w:val="CommentReference"/>
        </w:rPr>
        <w:annotationRef/>
      </w:r>
      <w:r>
        <w:t>Are more honoured?</w:t>
      </w:r>
    </w:p>
  </w:comment>
  <w:comment w:id="441" w:author="Windows User" w:date="2015-10-30T08:56:00Z" w:initials="WU">
    <w:p w:rsidR="00B52D77" w:rsidRDefault="00B52D77">
      <w:pPr>
        <w:pStyle w:val="CommentText"/>
      </w:pPr>
      <w:r>
        <w:rPr>
          <w:rStyle w:val="CommentReference"/>
        </w:rPr>
        <w:annotationRef/>
      </w:r>
      <w:r>
        <w:t xml:space="preserve">Means or path? Means with freedom of speech is not a sclear as a way orpath that has a freedom of speech. </w:t>
      </w:r>
    </w:p>
  </w:comment>
  <w:comment w:id="448" w:author="Windows User" w:date="2015-10-30T08:56:00Z" w:initials="WU">
    <w:p w:rsidR="00B52D77" w:rsidRDefault="00B52D77">
      <w:pPr>
        <w:pStyle w:val="CommentText"/>
      </w:pPr>
      <w:r>
        <w:rPr>
          <w:rStyle w:val="CommentReference"/>
        </w:rPr>
        <w:annotationRef/>
      </w:r>
      <w:r>
        <w:t>Above heaven or above the heavens. Not above the heaven.</w:t>
      </w:r>
    </w:p>
  </w:comment>
  <w:comment w:id="449" w:author="Windows User" w:date="2015-10-30T08:56:00Z" w:initials="WU">
    <w:p w:rsidR="00B52D77" w:rsidRDefault="00B52D77">
      <w:pPr>
        <w:pStyle w:val="CommentText"/>
      </w:pPr>
      <w:r>
        <w:rPr>
          <w:rStyle w:val="CommentReference"/>
        </w:rPr>
        <w:annotationRef/>
      </w:r>
      <w:r>
        <w:t>Reuse of truth is very awkward</w:t>
      </w:r>
    </w:p>
  </w:comment>
  <w:comment w:id="453" w:author="Windows User" w:date="2015-10-30T08:56:00Z" w:initials="WU">
    <w:p w:rsidR="00B52D77" w:rsidRDefault="00B52D77">
      <w:pPr>
        <w:pStyle w:val="CommentText"/>
      </w:pPr>
      <w:r>
        <w:rPr>
          <w:rStyle w:val="CommentReference"/>
        </w:rPr>
        <w:annotationRef/>
      </w:r>
      <w:r>
        <w:t>The Virgin Mary?</w:t>
      </w:r>
    </w:p>
  </w:comment>
  <w:comment w:id="454" w:author="Windows User" w:date="2015-10-30T08:56:00Z" w:initials="WU">
    <w:p w:rsidR="00B52D77" w:rsidRDefault="00B52D77">
      <w:pPr>
        <w:pStyle w:val="CommentText"/>
      </w:pPr>
      <w:r>
        <w:rPr>
          <w:rStyle w:val="CommentReference"/>
        </w:rPr>
        <w:annotationRef/>
      </w:r>
      <w:r>
        <w:t>And the Mercy Seat / with the Cherubs? Less literal, but makes more sense.</w:t>
      </w:r>
    </w:p>
  </w:comment>
  <w:comment w:id="455" w:author="Windows User" w:date="2015-10-30T08:56:00Z" w:initials="WU">
    <w:p w:rsidR="00B52D77" w:rsidRDefault="00B52D77">
      <w:pPr>
        <w:pStyle w:val="CommentText"/>
      </w:pPr>
      <w:r>
        <w:rPr>
          <w:rStyle w:val="CommentReference"/>
        </w:rPr>
        <w:annotationRef/>
      </w:r>
      <w:r>
        <w:t>Jar or vessel for the sake of youth who think marijuana?</w:t>
      </w:r>
    </w:p>
  </w:comment>
  <w:comment w:id="456" w:author="Windows User" w:date="2015-10-30T08:56:00Z" w:initials="WU">
    <w:p w:rsidR="00B52D77" w:rsidRDefault="00B52D77">
      <w:pPr>
        <w:pStyle w:val="CommentText"/>
      </w:pPr>
      <w:r>
        <w:rPr>
          <w:rStyle w:val="CommentReference"/>
        </w:rPr>
        <w:annotationRef/>
      </w:r>
      <w:r>
        <w:t>Not lampstand?</w:t>
      </w:r>
    </w:p>
  </w:comment>
  <w:comment w:id="460" w:author="Windows User" w:date="2015-10-30T08:56:00Z" w:initials="WU">
    <w:p w:rsidR="00B52D77" w:rsidRDefault="00B52D77">
      <w:pPr>
        <w:pStyle w:val="CommentText"/>
      </w:pPr>
      <w:r>
        <w:rPr>
          <w:rStyle w:val="CommentReference"/>
        </w:rPr>
        <w:annotationRef/>
      </w:r>
      <w:r>
        <w:t>Adorend? Ornamented?</w:t>
      </w:r>
    </w:p>
  </w:comment>
  <w:comment w:id="461" w:author="Windows User" w:date="2015-10-30T08:56:00Z" w:initials="WU">
    <w:p w:rsidR="00B52D77" w:rsidRDefault="00B52D77">
      <w:pPr>
        <w:pStyle w:val="CommentText"/>
      </w:pPr>
      <w:r>
        <w:rPr>
          <w:rStyle w:val="CommentReference"/>
        </w:rPr>
        <w:annotationRef/>
      </w:r>
      <w:r>
        <w:t>Need to decide whether to capitalize and be Consistent.</w:t>
      </w:r>
    </w:p>
  </w:comment>
  <w:comment w:id="462" w:author="Windows User" w:date="2015-10-30T08:56:00Z" w:initials="WU">
    <w:p w:rsidR="00B52D77" w:rsidRDefault="00B52D7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63" w:author="Windows User" w:date="2015-10-30T08:56:00Z" w:initials="WU">
    <w:p w:rsidR="00B52D77" w:rsidRDefault="00B52D77">
      <w:pPr>
        <w:pStyle w:val="CommentText"/>
      </w:pPr>
      <w:r>
        <w:rPr>
          <w:rStyle w:val="CommentReference"/>
        </w:rPr>
        <w:annotationRef/>
      </w:r>
      <w:r>
        <w:t>Tense(s) of this vs?</w:t>
      </w:r>
    </w:p>
  </w:comment>
  <w:comment w:id="467" w:author="Windows User" w:date="2015-10-30T08:56:00Z" w:initials="WU">
    <w:p w:rsidR="00B52D77" w:rsidRDefault="00B52D77">
      <w:pPr>
        <w:pStyle w:val="CommentText"/>
      </w:pPr>
      <w:r>
        <w:rPr>
          <w:rStyle w:val="CommentReference"/>
        </w:rPr>
        <w:annotationRef/>
      </w:r>
      <w:r>
        <w:t>If no coma, then that. If coma, then which.</w:t>
      </w:r>
    </w:p>
  </w:comment>
  <w:comment w:id="468" w:author="Windows User" w:date="2015-10-30T08:56:00Z" w:initials="WU">
    <w:p w:rsidR="00B52D77" w:rsidRDefault="00B52D77">
      <w:pPr>
        <w:pStyle w:val="CommentText"/>
      </w:pPr>
      <w:r>
        <w:rPr>
          <w:rStyle w:val="CommentReference"/>
        </w:rPr>
        <w:annotationRef/>
      </w:r>
      <w:r>
        <w:t>Ok for traditional English. But in current usage hasn’t it narrowed to taste rather than still including smell? Armona?</w:t>
      </w:r>
    </w:p>
  </w:comment>
  <w:comment w:id="469" w:author="Windows User" w:date="2015-10-30T08:56:00Z" w:initials="WU">
    <w:p w:rsidR="00B52D77" w:rsidRDefault="00B52D77">
      <w:pPr>
        <w:pStyle w:val="CommentText"/>
      </w:pPr>
      <w:r>
        <w:rPr>
          <w:rStyle w:val="CommentReference"/>
        </w:rPr>
        <w:annotationRef/>
      </w:r>
      <w:r>
        <w:t>This makes little sense. An estate is just a state, a status… you can restore to a first status, but not to a status</w:t>
      </w:r>
    </w:p>
  </w:comment>
  <w:comment w:id="479" w:author="Windows User" w:date="2015-10-30T08:56:00Z" w:initials="WU">
    <w:p w:rsidR="00B52D77" w:rsidRDefault="00B52D77">
      <w:pPr>
        <w:pStyle w:val="CommentText"/>
      </w:pPr>
      <w:r>
        <w:rPr>
          <w:rStyle w:val="CommentReference"/>
        </w:rPr>
        <w:annotationRef/>
      </w:r>
      <w:r>
        <w:t>Care or concern?</w:t>
      </w:r>
    </w:p>
  </w:comment>
  <w:comment w:id="480" w:author="Windows User" w:date="2015-10-30T08:56:00Z" w:initials="WU">
    <w:p w:rsidR="00B52D77" w:rsidRDefault="00B52D77">
      <w:pPr>
        <w:pStyle w:val="CommentText"/>
      </w:pPr>
      <w:r>
        <w:rPr>
          <w:rStyle w:val="CommentReference"/>
        </w:rPr>
        <w:annotationRef/>
      </w:r>
      <w:r>
        <w:t>Uhm…. ? Coptic clearly says Sabbaton…. But wasn’t it the first day?</w:t>
      </w:r>
    </w:p>
  </w:comment>
  <w:comment w:id="488" w:author="Windows User" w:date="2015-10-30T08:56:00Z" w:initials="WU">
    <w:p w:rsidR="00B52D77" w:rsidRDefault="00B52D77">
      <w:pPr>
        <w:pStyle w:val="CommentText"/>
      </w:pPr>
      <w:r>
        <w:rPr>
          <w:rStyle w:val="CommentReference"/>
        </w:rPr>
        <w:annotationRef/>
      </w:r>
      <w:r>
        <w:t>Exceedingly? Too? So?</w:t>
      </w:r>
    </w:p>
  </w:comment>
  <w:comment w:id="489" w:author="Windows User" w:date="2015-10-30T08:56:00Z" w:initials="WU">
    <w:p w:rsidR="00B52D77" w:rsidRDefault="00B52D77">
      <w:pPr>
        <w:pStyle w:val="CommentText"/>
      </w:pPr>
      <w:r>
        <w:rPr>
          <w:rStyle w:val="CommentReference"/>
        </w:rPr>
        <w:annotationRef/>
      </w:r>
      <w:r>
        <w:t>Count or heed?</w:t>
      </w:r>
    </w:p>
  </w:comment>
  <w:comment w:id="490" w:author="Windows User" w:date="2015-10-30T08:56:00Z" w:initials="WU">
    <w:p w:rsidR="00B52D77" w:rsidRDefault="00B52D77">
      <w:pPr>
        <w:pStyle w:val="CommentText"/>
      </w:pPr>
      <w:r>
        <w:rPr>
          <w:rStyle w:val="CommentReference"/>
        </w:rPr>
        <w:annotationRef/>
      </w:r>
      <w:r>
        <w:t>Ramez, I or me?</w:t>
      </w:r>
    </w:p>
  </w:comment>
  <w:comment w:id="491" w:author="Windows User" w:date="2015-10-30T08:56:00Z" w:initials="WU">
    <w:p w:rsidR="00B52D77" w:rsidRDefault="00B52D77">
      <w:pPr>
        <w:pStyle w:val="CommentText"/>
      </w:pPr>
      <w:r>
        <w:rPr>
          <w:rStyle w:val="CommentReference"/>
        </w:rPr>
        <w:annotationRef/>
      </w:r>
      <w:r>
        <w:t>Teach to offer repentance or instruct in repentance?</w:t>
      </w:r>
    </w:p>
  </w:comment>
  <w:comment w:id="492" w:author="Windows User" w:date="2015-10-30T08:56:00Z" w:initials="WU">
    <w:p w:rsidR="00B52D77" w:rsidRDefault="00B52D77">
      <w:pPr>
        <w:pStyle w:val="CommentText"/>
      </w:pPr>
      <w:r>
        <w:rPr>
          <w:rStyle w:val="CommentReference"/>
        </w:rPr>
        <w:annotationRef/>
      </w:r>
      <w:r>
        <w:t>That a sinner die would make this consistent.</w:t>
      </w:r>
    </w:p>
  </w:comment>
  <w:comment w:id="493" w:author="Windows User" w:date="2015-10-30T08:56:00Z" w:initials="WU">
    <w:p w:rsidR="00B52D77" w:rsidRDefault="00B52D77">
      <w:pPr>
        <w:pStyle w:val="CommentText"/>
      </w:pPr>
      <w:r>
        <w:rPr>
          <w:rStyle w:val="CommentReference"/>
        </w:rPr>
        <w:annotationRef/>
      </w:r>
      <w:r>
        <w:t>Kind-hearted or merciful?</w:t>
      </w:r>
    </w:p>
  </w:comment>
  <w:comment w:id="494" w:author="Windows User" w:date="2015-10-30T08:56:00Z" w:initials="WU">
    <w:p w:rsidR="00B52D77" w:rsidRDefault="00B52D77">
      <w:pPr>
        <w:pStyle w:val="CommentText"/>
      </w:pPr>
      <w:r>
        <w:rPr>
          <w:rStyle w:val="CommentReference"/>
        </w:rPr>
        <w:annotationRef/>
      </w:r>
      <w:r>
        <w:t>Compassions or tender mercies?</w:t>
      </w:r>
    </w:p>
  </w:comment>
  <w:comment w:id="495" w:author="Windows User" w:date="2015-10-30T08:56:00Z" w:initials="WU">
    <w:p w:rsidR="00B52D77" w:rsidRDefault="00B52D77">
      <w:pPr>
        <w:pStyle w:val="CommentText"/>
      </w:pPr>
      <w:r>
        <w:rPr>
          <w:rStyle w:val="CommentReference"/>
        </w:rPr>
        <w:annotationRef/>
      </w:r>
      <w:r>
        <w:t>May He or that He may</w:t>
      </w:r>
    </w:p>
  </w:comment>
  <w:comment w:id="525" w:author="Windows User" w:date="2015-10-30T08:56:00Z" w:initials="BS">
    <w:p w:rsidR="00B52D77" w:rsidRDefault="00B52D77">
      <w:pPr>
        <w:pStyle w:val="CommentText"/>
      </w:pPr>
      <w:r>
        <w:rPr>
          <w:rStyle w:val="CommentReference"/>
        </w:rPr>
        <w:annotationRef/>
      </w:r>
      <w:r>
        <w:t>very greatly is redundant...</w:t>
      </w:r>
    </w:p>
  </w:comment>
  <w:comment w:id="526" w:author="Windows User" w:date="2015-10-30T08:56:00Z" w:initials="BS">
    <w:p w:rsidR="00B52D77" w:rsidRDefault="00B52D77">
      <w:pPr>
        <w:pStyle w:val="CommentText"/>
      </w:pPr>
      <w:r>
        <w:rPr>
          <w:rStyle w:val="CommentReference"/>
        </w:rPr>
        <w:annotationRef/>
      </w:r>
      <w:r>
        <w:t>above? in?</w:t>
      </w:r>
    </w:p>
  </w:comment>
  <w:comment w:id="527" w:author="Windows User" w:date="2015-10-30T08:56:00Z" w:initials="BS">
    <w:p w:rsidR="00B52D77" w:rsidRDefault="00B52D77">
      <w:pPr>
        <w:pStyle w:val="CommentText"/>
      </w:pPr>
      <w:r>
        <w:rPr>
          <w:rStyle w:val="CommentReference"/>
        </w:rPr>
        <w:annotationRef/>
      </w:r>
      <w:r>
        <w:t>dikeos is usually rended 'righteous'. Is there good cause to use 'just' here?</w:t>
      </w:r>
    </w:p>
  </w:comment>
  <w:comment w:id="528" w:author="Windows User" w:date="2015-10-30T08:56:00Z" w:initials="BS">
    <w:p w:rsidR="00B52D77" w:rsidRDefault="00B52D77">
      <w:pPr>
        <w:pStyle w:val="CommentText"/>
      </w:pPr>
      <w:r>
        <w:rPr>
          <w:rStyle w:val="CommentReference"/>
        </w:rPr>
        <w:annotationRef/>
      </w:r>
      <w:r>
        <w:t>mediated or put into practice?</w:t>
      </w:r>
    </w:p>
  </w:comment>
  <w:comment w:id="529" w:author="Windows User" w:date="2015-10-30T08:56:00Z" w:initials="BS">
    <w:p w:rsidR="00B52D77" w:rsidRDefault="00B52D77">
      <w:pPr>
        <w:pStyle w:val="CommentText"/>
      </w:pPr>
      <w:r>
        <w:rPr>
          <w:rStyle w:val="CommentReference"/>
        </w:rPr>
        <w:annotationRef/>
      </w:r>
      <w:r>
        <w:t>on their lips is a common English expression that seems to have the same meaning as "in their mouths"</w:t>
      </w:r>
    </w:p>
  </w:comment>
  <w:comment w:id="530" w:author="Windows User" w:date="2015-10-30T08:56:00Z" w:initials="BS">
    <w:p w:rsidR="00B52D77" w:rsidRDefault="00B52D77">
      <w:pPr>
        <w:pStyle w:val="CommentText"/>
      </w:pPr>
      <w:r>
        <w:rPr>
          <w:rStyle w:val="CommentReference"/>
        </w:rPr>
        <w:annotationRef/>
      </w:r>
      <w:r>
        <w:t>The tree of immortality would flow better in English.</w:t>
      </w:r>
    </w:p>
  </w:comment>
  <w:comment w:id="531" w:author="Windows User" w:date="2015-10-30T08:56:00Z" w:initials="BS">
    <w:p w:rsidR="00B52D77" w:rsidRDefault="00B52D77">
      <w:pPr>
        <w:pStyle w:val="CommentText"/>
      </w:pPr>
      <w:r>
        <w:rPr>
          <w:rStyle w:val="CommentReference"/>
        </w:rPr>
        <w:annotationRef/>
      </w:r>
      <w:r>
        <w:t>thoughts or senses?</w:t>
      </w:r>
    </w:p>
  </w:comment>
  <w:comment w:id="532" w:author="Windows User" w:date="2015-10-30T08:56:00Z" w:initials="BS">
    <w:p w:rsidR="00B52D77" w:rsidRDefault="00B52D77">
      <w:pPr>
        <w:pStyle w:val="CommentText"/>
      </w:pPr>
      <w:r>
        <w:rPr>
          <w:rStyle w:val="CommentReference"/>
        </w:rPr>
        <w:annotationRef/>
      </w:r>
      <w:r>
        <w:t>lay? set? cast?</w:t>
      </w:r>
    </w:p>
  </w:comment>
  <w:comment w:id="533" w:author="Windows User" w:date="2015-10-30T08:56:00Z" w:initials="BS">
    <w:p w:rsidR="00B52D77" w:rsidRDefault="00B52D77">
      <w:pPr>
        <w:pStyle w:val="CommentText"/>
      </w:pPr>
      <w:r>
        <w:rPr>
          <w:rStyle w:val="CommentReference"/>
        </w:rPr>
        <w:annotationRef/>
      </w:r>
      <w:r>
        <w:t>more common word... does it capture meaning well enough?</w:t>
      </w:r>
    </w:p>
  </w:comment>
  <w:comment w:id="534" w:author="Windows User" w:date="2015-10-30T08:56:00Z" w:initials="BS">
    <w:p w:rsidR="00B52D77" w:rsidRDefault="00B52D77">
      <w:pPr>
        <w:pStyle w:val="CommentText"/>
      </w:pPr>
      <w:r>
        <w:rPr>
          <w:rStyle w:val="CommentReference"/>
        </w:rPr>
        <w:annotationRef/>
      </w:r>
      <w:r>
        <w:t>types?</w:t>
      </w:r>
    </w:p>
  </w:comment>
  <w:comment w:id="542" w:author="Windows User" w:date="2015-10-30T08:56:00Z" w:initials="BS">
    <w:p w:rsidR="00B52D77" w:rsidRDefault="00B52D77">
      <w:pPr>
        <w:pStyle w:val="CommentText"/>
      </w:pPr>
      <w:r>
        <w:rPr>
          <w:rStyle w:val="CommentReference"/>
        </w:rPr>
        <w:annotationRef/>
      </w:r>
      <w:r>
        <w:t>Coptic clearly says beginning... is there anything in it about authority as the other translations have?</w:t>
      </w:r>
    </w:p>
  </w:comment>
  <w:comment w:id="543" w:author="Windows User" w:date="2015-10-30T08:56:00Z" w:initials="BS">
    <w:p w:rsidR="00B52D77" w:rsidRDefault="00B52D77">
      <w:pPr>
        <w:pStyle w:val="CommentText"/>
      </w:pPr>
      <w:r>
        <w:rPr>
          <w:rStyle w:val="CommentReference"/>
        </w:rPr>
        <w:annotationRef/>
      </w:r>
      <w:r>
        <w:t>risen, or shone?</w:t>
      </w:r>
    </w:p>
  </w:comment>
  <w:comment w:id="550" w:author="Windows User" w:date="2015-10-30T08:56:00Z" w:initials="BS">
    <w:p w:rsidR="00B52D77" w:rsidRDefault="00B52D77">
      <w:pPr>
        <w:pStyle w:val="CommentText"/>
      </w:pPr>
      <w:r>
        <w:rPr>
          <w:rStyle w:val="CommentReference"/>
        </w:rPr>
        <w:annotationRef/>
      </w:r>
      <w:r>
        <w:t>cap?</w:t>
      </w:r>
    </w:p>
  </w:comment>
  <w:comment w:id="551" w:author="Windows User" w:date="2015-10-30T08:56:00Z" w:initials="BS">
    <w:p w:rsidR="00B52D77" w:rsidRDefault="00B52D77">
      <w:pPr>
        <w:pStyle w:val="CommentText"/>
      </w:pPr>
      <w:r>
        <w:rPr>
          <w:rStyle w:val="CommentReference"/>
        </w:rPr>
        <w:annotationRef/>
      </w:r>
      <w:r>
        <w:t>save? redeem?</w:t>
      </w:r>
    </w:p>
  </w:comment>
  <w:comment w:id="555" w:author="Windows User" w:date="2015-11-02T09:17:00Z" w:initials="BS">
    <w:p w:rsidR="00B52D77" w:rsidRDefault="00B52D77" w:rsidP="003B4CB7">
      <w:pPr>
        <w:pStyle w:val="CommentText"/>
      </w:pPr>
      <w:r>
        <w:rPr>
          <w:rStyle w:val="CommentReference"/>
        </w:rPr>
        <w:annotationRef/>
      </w:r>
      <w:r>
        <w:t>need a policy on names formes. Greek or Hebrew? But Coptic doesn't even have Isaiah... Reordered from next vs... ok.</w:t>
      </w:r>
    </w:p>
  </w:comment>
  <w:comment w:id="556" w:author="Windows User" w:date="2015-10-30T08:56:00Z" w:initials="BS">
    <w:p w:rsidR="00B52D77" w:rsidRDefault="00B52D77">
      <w:pPr>
        <w:pStyle w:val="CommentText"/>
      </w:pPr>
      <w:r>
        <w:rPr>
          <w:rStyle w:val="CommentReference"/>
        </w:rPr>
        <w:annotationRef/>
      </w:r>
      <w:r>
        <w:t>or should " be down here</w:t>
      </w:r>
    </w:p>
  </w:comment>
  <w:comment w:id="560" w:author="Windows User" w:date="2015-10-30T08:56:00Z" w:initials="BS">
    <w:p w:rsidR="00B52D77" w:rsidRDefault="00B52D77">
      <w:pPr>
        <w:pStyle w:val="CommentText"/>
      </w:pPr>
      <w:r>
        <w:rPr>
          <w:rStyle w:val="CommentReference"/>
        </w:rPr>
        <w:annotationRef/>
      </w:r>
      <w:r>
        <w:t>was overcame or did overcome? very different...</w:t>
      </w:r>
    </w:p>
  </w:comment>
  <w:comment w:id="564" w:author="Windows User" w:date="2015-10-30T08:56:00Z" w:initials="BS">
    <w:p w:rsidR="00B52D77" w:rsidRDefault="00B52D77">
      <w:pPr>
        <w:pStyle w:val="CommentText"/>
      </w:pPr>
      <w:r>
        <w:rPr>
          <w:rStyle w:val="CommentReference"/>
        </w:rPr>
        <w:annotationRef/>
      </w:r>
      <w:r>
        <w:t>awkward, but changing to a perfect man or man perfectly destroys meaning...</w:t>
      </w:r>
    </w:p>
  </w:comment>
  <w:comment w:id="565" w:author="Windows User" w:date="2015-10-30T08:56:00Z" w:initials="BS">
    <w:p w:rsidR="00B52D77" w:rsidRDefault="00B52D77">
      <w:pPr>
        <w:pStyle w:val="CommentText"/>
      </w:pPr>
      <w:r>
        <w:rPr>
          <w:rStyle w:val="CommentReference"/>
        </w:rPr>
        <w:annotationRef/>
      </w:r>
      <w:r>
        <w:t>L.A. is quite different fo rthis vs...</w:t>
      </w:r>
    </w:p>
  </w:comment>
  <w:comment w:id="572" w:author="Windows User" w:date="2015-10-30T08:56:00Z" w:initials="BS">
    <w:p w:rsidR="00B52D77" w:rsidRDefault="00B52D77">
      <w:pPr>
        <w:pStyle w:val="CommentText"/>
      </w:pPr>
      <w:r>
        <w:rPr>
          <w:rStyle w:val="CommentReference"/>
        </w:rPr>
        <w:annotationRef/>
      </w:r>
      <w:r>
        <w:t>and goodwill towards men, or towards men of goodwill?</w:t>
      </w:r>
    </w:p>
  </w:comment>
  <w:comment w:id="573" w:author="Windows User" w:date="2015-10-30T08:56:00Z" w:initials="BS">
    <w:p w:rsidR="00B52D77" w:rsidRDefault="00B52D77">
      <w:pPr>
        <w:pStyle w:val="CommentText"/>
      </w:pPr>
      <w:r>
        <w:rPr>
          <w:rStyle w:val="CommentReference"/>
        </w:rPr>
        <w:annotationRef/>
      </w:r>
      <w:r>
        <w:t>dividing wall?</w:t>
      </w:r>
    </w:p>
  </w:comment>
  <w:comment w:id="577" w:author="Windows User" w:date="2015-10-30T08:56:00Z" w:initials="BS">
    <w:p w:rsidR="00B52D77" w:rsidRDefault="00B52D77">
      <w:pPr>
        <w:pStyle w:val="CommentText"/>
      </w:pPr>
      <w:r>
        <w:rPr>
          <w:rStyle w:val="CommentReference"/>
        </w:rPr>
        <w:annotationRef/>
      </w:r>
      <w:r>
        <w:t>what does han mean? can we say teh angels of light?</w:t>
      </w:r>
    </w:p>
  </w:comment>
  <w:comment w:id="578" w:author="Windows User" w:date="2015-10-30T08:56:00Z" w:initials="BS">
    <w:p w:rsidR="00B52D77" w:rsidRDefault="00B52D77">
      <w:pPr>
        <w:pStyle w:val="CommentText"/>
      </w:pPr>
      <w:r>
        <w:rPr>
          <w:rStyle w:val="CommentReference"/>
        </w:rPr>
        <w:annotationRef/>
      </w:r>
      <w:r>
        <w:t>sing hymns to be consistent with above?</w:t>
      </w:r>
    </w:p>
  </w:comment>
  <w:comment w:id="579" w:author="Windows User" w:date="2015-10-30T08:56:00Z" w:initials="BS">
    <w:p w:rsidR="00B52D77" w:rsidRDefault="00B52D77">
      <w:pPr>
        <w:pStyle w:val="CommentText"/>
      </w:pPr>
      <w:r>
        <w:rPr>
          <w:rStyle w:val="CommentReference"/>
        </w:rPr>
        <w:annotationRef/>
      </w:r>
      <w:r>
        <w:t>should be arose to match parallel with next vs... but makes no sense in English. Arose within Mary or shone from Mary.</w:t>
      </w:r>
    </w:p>
  </w:comment>
  <w:comment w:id="580" w:author="Windows User" w:date="2015-10-30T08:56:00Z" w:initials="BS">
    <w:p w:rsidR="00B52D77" w:rsidRDefault="00B52D77">
      <w:pPr>
        <w:pStyle w:val="CommentText"/>
      </w:pPr>
      <w:r>
        <w:rPr>
          <w:rStyle w:val="CommentReference"/>
        </w:rPr>
        <w:annotationRef/>
      </w:r>
      <w:r>
        <w:t>Is "je" enough justification to prepend 'saying'?</w:t>
      </w:r>
    </w:p>
  </w:comment>
  <w:comment w:id="581" w:author="Windows User" w:date="2015-10-30T08:56:00Z" w:initials="BS">
    <w:p w:rsidR="00B52D77" w:rsidRDefault="00B52D77">
      <w:pPr>
        <w:pStyle w:val="CommentText"/>
      </w:pPr>
      <w:r>
        <w:rPr>
          <w:rStyle w:val="CommentReference"/>
        </w:rPr>
        <w:annotationRef/>
      </w:r>
      <w:r>
        <w:t>abouna's doxology of prime has 'that' here I think...</w:t>
      </w:r>
    </w:p>
  </w:comment>
  <w:comment w:id="582" w:author="Windows User" w:date="2015-10-30T08:56:00Z" w:initials="BS">
    <w:p w:rsidR="00B52D77" w:rsidRDefault="00B52D77">
      <w:pPr>
        <w:pStyle w:val="CommentText"/>
      </w:pPr>
      <w:r>
        <w:rPr>
          <w:rStyle w:val="CommentReference"/>
        </w:rPr>
        <w:annotationRef/>
      </w:r>
      <w:r>
        <w:t>or "sining"?</w:t>
      </w:r>
    </w:p>
  </w:comment>
  <w:comment w:id="587" w:author="Windows User" w:date="2015-10-30T08:56:00Z" w:initials="BS">
    <w:p w:rsidR="00B52D77" w:rsidRDefault="00B52D77">
      <w:pPr>
        <w:pStyle w:val="CommentText"/>
      </w:pPr>
      <w:r>
        <w:rPr>
          <w:rStyle w:val="CommentReference"/>
        </w:rPr>
        <w:annotationRef/>
      </w:r>
      <w:r>
        <w:t>If continuing as one sentence from previous verse, can't repeat 'adam' here.</w:t>
      </w:r>
    </w:p>
  </w:comment>
  <w:comment w:id="588" w:author="Windows User" w:date="2015-10-30T08:56:00Z" w:initials="BS">
    <w:p w:rsidR="00B52D77" w:rsidRDefault="00B52D77">
      <w:pPr>
        <w:pStyle w:val="CommentText"/>
      </w:pPr>
      <w:r>
        <w:rPr>
          <w:rStyle w:val="CommentReference"/>
        </w:rPr>
        <w:annotationRef/>
      </w:r>
      <w:r>
        <w:t>any sense of authority in coptic?</w:t>
      </w:r>
    </w:p>
  </w:comment>
  <w:comment w:id="589" w:author="Windows User" w:date="2015-11-02T12:45:00Z" w:initials="BS">
    <w:p w:rsidR="00B52D77" w:rsidRDefault="00B52D77">
      <w:pPr>
        <w:pStyle w:val="CommentText"/>
      </w:pPr>
      <w:r>
        <w:rPr>
          <w:rStyle w:val="CommentReference"/>
        </w:rPr>
        <w:annotationRef/>
      </w:r>
      <w:r>
        <w:t>or saint mary? I prefer the holy... but we should be consistent one way or the other.</w:t>
      </w:r>
    </w:p>
  </w:comment>
  <w:comment w:id="590" w:author="Windows User" w:date="2015-10-30T08:56:00Z" w:initials="BS">
    <w:p w:rsidR="00B52D77" w:rsidRDefault="00B52D77">
      <w:pPr>
        <w:pStyle w:val="CommentText"/>
      </w:pPr>
      <w:r>
        <w:rPr>
          <w:rStyle w:val="CommentReference"/>
        </w:rPr>
        <w:annotationRef/>
      </w:r>
      <w:r>
        <w:t>how to express abstract genus of woman or womanhood? race of women doesn't work in modern English, and gender of women doesn't capture it.</w:t>
      </w:r>
    </w:p>
  </w:comment>
  <w:comment w:id="599" w:author="Windows User" w:date="2015-10-30T08:56:00Z" w:initials="BS">
    <w:p w:rsidR="00B52D77" w:rsidRDefault="00B52D77">
      <w:pPr>
        <w:pStyle w:val="CommentText"/>
      </w:pPr>
      <w:r>
        <w:rPr>
          <w:rStyle w:val="CommentReference"/>
        </w:rPr>
        <w:annotationRef/>
      </w:r>
      <w:r>
        <w:t>tense is flipping so much vs to vs. Any way to make more consistent?</w:t>
      </w:r>
    </w:p>
  </w:comment>
  <w:comment w:id="600" w:author="Windows User" w:date="2015-11-02T12:41:00Z" w:initials="BS">
    <w:p w:rsidR="00B52D77" w:rsidRDefault="00B52D77">
      <w:pPr>
        <w:pStyle w:val="CommentText"/>
      </w:pPr>
      <w:r>
        <w:rPr>
          <w:rStyle w:val="CommentReference"/>
        </w:rPr>
        <w:annotationRef/>
      </w:r>
      <w:r>
        <w:t>cold frost? frosty cold? too many ands.</w:t>
      </w:r>
    </w:p>
  </w:comment>
  <w:comment w:id="601" w:author="Windows User" w:date="2015-10-30T08:56:00Z" w:initials="BS">
    <w:p w:rsidR="00B52D77" w:rsidRDefault="00B52D77">
      <w:pPr>
        <w:pStyle w:val="CommentText"/>
      </w:pPr>
      <w:r>
        <w:rPr>
          <w:rStyle w:val="CommentReference"/>
        </w:rPr>
        <w:annotationRef/>
      </w:r>
      <w:r>
        <w:t>In is probably more right... I probably shouldn't have changed that...</w:t>
      </w:r>
    </w:p>
  </w:comment>
  <w:comment w:id="616" w:author="Brett Slote" w:date="2015-10-30T08:56:00Z" w:initials="BS">
    <w:p w:rsidR="00B52D77" w:rsidRDefault="00B52D77">
      <w:pPr>
        <w:pStyle w:val="CommentText"/>
      </w:pPr>
      <w:r>
        <w:rPr>
          <w:rStyle w:val="CommentReference"/>
        </w:rPr>
        <w:annotationRef/>
      </w:r>
      <w:r>
        <w:t>Received or bought?</w:t>
      </w:r>
    </w:p>
  </w:comment>
  <w:comment w:id="619" w:author="Brett Slote" w:date="2015-10-30T08:56:00Z" w:initials="BS">
    <w:p w:rsidR="00B52D77" w:rsidRDefault="00B52D77">
      <w:pPr>
        <w:pStyle w:val="CommentText"/>
      </w:pPr>
      <w:r>
        <w:rPr>
          <w:rStyle w:val="CommentReference"/>
        </w:rPr>
        <w:annotationRef/>
      </w:r>
      <w:r>
        <w:t>Not hail to you?</w:t>
      </w:r>
    </w:p>
  </w:comment>
  <w:comment w:id="622" w:author="Brett Slote" w:date="2015-10-30T08:56:00Z" w:initials="BS">
    <w:p w:rsidR="00B52D77" w:rsidRDefault="00B52D77">
      <w:pPr>
        <w:pStyle w:val="CommentText"/>
      </w:pPr>
      <w:r>
        <w:rPr>
          <w:rStyle w:val="CommentReference"/>
        </w:rPr>
        <w:annotationRef/>
      </w:r>
      <w:r>
        <w:t>Again ‘a’ perfect man loses meaning, but as is sounds awkward.</w:t>
      </w:r>
    </w:p>
  </w:comment>
  <w:comment w:id="625" w:author="Brett Slote" w:date="2015-10-30T08:56:00Z" w:initials="BS">
    <w:p w:rsidR="00B52D77" w:rsidRDefault="00B52D77">
      <w:pPr>
        <w:pStyle w:val="CommentText"/>
      </w:pPr>
      <w:r>
        <w:rPr>
          <w:rStyle w:val="CommentReference"/>
        </w:rPr>
        <w:annotationRef/>
      </w:r>
      <w:r>
        <w:t>Uncircumscript?</w:t>
      </w:r>
    </w:p>
  </w:comment>
  <w:comment w:id="628" w:author="Brett Slote" w:date="2015-10-30T08:56:00Z" w:initials="BS">
    <w:p w:rsidR="00B52D77" w:rsidRDefault="00B52D77">
      <w:pPr>
        <w:pStyle w:val="CommentText"/>
      </w:pPr>
      <w:r>
        <w:rPr>
          <w:rStyle w:val="CommentReference"/>
        </w:rPr>
        <w:annotationRef/>
      </w:r>
      <w:r>
        <w:t>Orthodox?</w:t>
      </w:r>
    </w:p>
  </w:comment>
  <w:comment w:id="629" w:author="Brett Slote" w:date="2015-10-30T08:56:00Z" w:initials="BS">
    <w:p w:rsidR="00B52D77" w:rsidRDefault="00B52D77">
      <w:pPr>
        <w:pStyle w:val="CommentText"/>
      </w:pPr>
      <w:r>
        <w:rPr>
          <w:rStyle w:val="CommentReference"/>
        </w:rPr>
        <w:annotationRef/>
      </w:r>
      <w:r>
        <w:t>Faith?</w:t>
      </w:r>
    </w:p>
  </w:comment>
  <w:comment w:id="632" w:author="Brett Slote" w:date="2015-10-30T08:56:00Z" w:initials="BS">
    <w:p w:rsidR="00B52D77" w:rsidRDefault="00B52D77">
      <w:pPr>
        <w:pStyle w:val="CommentText"/>
      </w:pPr>
      <w:r>
        <w:rPr>
          <w:rStyle w:val="CommentReference"/>
        </w:rPr>
        <w:annotationRef/>
      </w:r>
      <w:r>
        <w:t>Need a consistent policy</w:t>
      </w:r>
    </w:p>
  </w:comment>
  <w:comment w:id="636" w:author="Brett Slote" w:date="2015-10-30T08:56:00Z" w:initials="BS">
    <w:p w:rsidR="00B52D77" w:rsidRDefault="00B52D77">
      <w:pPr>
        <w:pStyle w:val="CommentText"/>
      </w:pPr>
      <w:r>
        <w:rPr>
          <w:rStyle w:val="CommentReference"/>
        </w:rPr>
        <w:annotationRef/>
      </w:r>
      <w:r>
        <w:t>Ramez, He or Him?</w:t>
      </w:r>
    </w:p>
  </w:comment>
  <w:comment w:id="637" w:author="Brett Slote" w:date="2015-10-30T08:56:00Z" w:initials="BS">
    <w:p w:rsidR="00B52D77" w:rsidRDefault="00B52D77">
      <w:pPr>
        <w:pStyle w:val="CommentText"/>
      </w:pPr>
      <w:r>
        <w:rPr>
          <w:rStyle w:val="CommentReference"/>
        </w:rPr>
        <w:annotationRef/>
      </w:r>
      <w:r>
        <w:t>On? By?</w:t>
      </w:r>
    </w:p>
  </w:comment>
  <w:comment w:id="642" w:author="Windows User" w:date="2015-10-30T08:56:00Z" w:initials="BS">
    <w:p w:rsidR="00B52D77" w:rsidRDefault="00B52D77">
      <w:pPr>
        <w:pStyle w:val="CommentText"/>
      </w:pPr>
      <w:r>
        <w:rPr>
          <w:rStyle w:val="CommentReference"/>
        </w:rPr>
        <w:annotationRef/>
      </w:r>
      <w:r>
        <w:t>Are the breaths referring to the inspiration of scripture, as the other translations have, or the breath of creation cf gn 1?</w:t>
      </w:r>
    </w:p>
  </w:comment>
  <w:comment w:id="643" w:author="Windows User" w:date="2015-10-30T08:56:00Z" w:initials="BS">
    <w:p w:rsidR="00B52D77" w:rsidRDefault="00B52D77">
      <w:pPr>
        <w:pStyle w:val="CommentText"/>
      </w:pPr>
      <w:r>
        <w:rPr>
          <w:rStyle w:val="CommentReference"/>
        </w:rPr>
        <w:annotationRef/>
      </w:r>
      <w:r>
        <w:t>When we love the Name of our Lord Jesus Christ, the Name of Salvation...</w:t>
      </w:r>
    </w:p>
  </w:comment>
  <w:comment w:id="644" w:author="Windows User" w:date="2015-10-30T08:56:00Z" w:initials="BS">
    <w:p w:rsidR="00B52D77" w:rsidRDefault="00B52D77">
      <w:pPr>
        <w:pStyle w:val="CommentText"/>
      </w:pPr>
      <w:r>
        <w:rPr>
          <w:rStyle w:val="CommentReference"/>
        </w:rPr>
        <w:annotationRef/>
      </w:r>
      <w:r>
        <w:t>adjective? severe?</w:t>
      </w:r>
    </w:p>
  </w:comment>
  <w:comment w:id="652" w:author="Windows User" w:date="2015-10-30T08:56:00Z" w:initials="BS">
    <w:p w:rsidR="00B52D77" w:rsidRDefault="00B52D77">
      <w:pPr>
        <w:pStyle w:val="CommentText"/>
      </w:pPr>
      <w:r>
        <w:rPr>
          <w:rStyle w:val="CommentReference"/>
        </w:rPr>
        <w:annotationRef/>
      </w:r>
      <w:r>
        <w:t>too literal?</w:t>
      </w:r>
    </w:p>
  </w:comment>
  <w:comment w:id="655" w:author="Windows User" w:date="2015-10-30T08:56:00Z" w:initials="BS">
    <w:p w:rsidR="00B52D77" w:rsidRDefault="00B52D77">
      <w:pPr>
        <w:pStyle w:val="CommentText"/>
      </w:pPr>
      <w:r>
        <w:rPr>
          <w:rStyle w:val="CommentReference"/>
        </w:rPr>
        <w:annotationRef/>
      </w:r>
      <w:r>
        <w:t>awkward</w:t>
      </w:r>
    </w:p>
  </w:comment>
  <w:comment w:id="656" w:author="Windows User" w:date="2015-10-30T08:56:00Z" w:initials="BS">
    <w:p w:rsidR="00B52D77" w:rsidRDefault="00B52D77">
      <w:pPr>
        <w:pStyle w:val="CommentText"/>
      </w:pPr>
      <w:r>
        <w:rPr>
          <w:rStyle w:val="CommentReference"/>
        </w:rPr>
        <w:annotationRef/>
      </w:r>
      <w:r>
        <w:t>sits, less literal, but more clear?</w:t>
      </w:r>
    </w:p>
  </w:comment>
  <w:comment w:id="657" w:author="Windows User" w:date="2015-10-30T08:56:00Z" w:initials="BS">
    <w:p w:rsidR="00B52D77" w:rsidRDefault="00B52D77">
      <w:pPr>
        <w:pStyle w:val="CommentText"/>
      </w:pPr>
      <w:r>
        <w:rPr>
          <w:rStyle w:val="CommentReference"/>
        </w:rPr>
        <w:annotationRef/>
      </w:r>
      <w:r>
        <w:t>awkward</w:t>
      </w:r>
    </w:p>
  </w:comment>
  <w:comment w:id="659" w:author="Windows User" w:date="2015-10-30T08:56:00Z" w:initials="BS">
    <w:p w:rsidR="00B52D77" w:rsidRDefault="00B52D77">
      <w:pPr>
        <w:pStyle w:val="CommentText"/>
      </w:pPr>
      <w:r>
        <w:rPr>
          <w:rStyle w:val="CommentReference"/>
        </w:rPr>
        <w:annotationRef/>
      </w:r>
      <w:r>
        <w:t>terribly awkward</w:t>
      </w:r>
    </w:p>
  </w:comment>
  <w:comment w:id="661" w:author="Windows User" w:date="2015-10-30T08:56:00Z" w:initials="BS">
    <w:p w:rsidR="00B52D77" w:rsidRDefault="00B52D77">
      <w:pPr>
        <w:pStyle w:val="CommentText"/>
      </w:pPr>
      <w:r>
        <w:rPr>
          <w:rStyle w:val="CommentReference"/>
        </w:rPr>
        <w:annotationRef/>
      </w:r>
      <w:r>
        <w:t>sat?</w:t>
      </w:r>
    </w:p>
  </w:comment>
  <w:comment w:id="664" w:author="Windows User" w:date="2015-10-30T08:56:00Z" w:initials="BS">
    <w:p w:rsidR="00B52D77" w:rsidRDefault="00B52D77">
      <w:pPr>
        <w:pStyle w:val="CommentText"/>
      </w:pPr>
      <w:r>
        <w:rPr>
          <w:rStyle w:val="CommentReference"/>
        </w:rPr>
        <w:annotationRef/>
      </w:r>
      <w:r>
        <w:t>entered and come forth, or entered through it?</w:t>
      </w:r>
    </w:p>
  </w:comment>
  <w:comment w:id="665" w:author="Windows User" w:date="2015-10-30T08:56:00Z" w:initials="BS">
    <w:p w:rsidR="00B52D77" w:rsidRDefault="00B52D77">
      <w:pPr>
        <w:pStyle w:val="CommentText"/>
      </w:pPr>
      <w:r>
        <w:rPr>
          <w:rStyle w:val="CommentReference"/>
        </w:rPr>
        <w:annotationRef/>
      </w:r>
      <w:r>
        <w:t>appearing?</w:t>
      </w:r>
    </w:p>
  </w:comment>
  <w:comment w:id="666" w:author="Windows User" w:date="2015-10-30T08:56:00Z" w:initials="BS">
    <w:p w:rsidR="00B52D77" w:rsidRDefault="00B52D77">
      <w:pPr>
        <w:pStyle w:val="CommentText"/>
      </w:pPr>
      <w:r>
        <w:rPr>
          <w:rStyle w:val="CommentReference"/>
        </w:rPr>
        <w:annotationRef/>
      </w:r>
      <w:r>
        <w:t>He</w:t>
      </w:r>
    </w:p>
  </w:comment>
  <w:comment w:id="671" w:author="Windows User" w:date="2015-10-30T08:56:00Z" w:initials="BS">
    <w:p w:rsidR="00B52D77" w:rsidRDefault="00B52D77">
      <w:pPr>
        <w:pStyle w:val="CommentText"/>
      </w:pPr>
      <w:r>
        <w:rPr>
          <w:rStyle w:val="CommentReference"/>
        </w:rPr>
        <w:annotationRef/>
      </w:r>
      <w:r>
        <w:t>I feel like upon sounds better here and below</w:t>
      </w:r>
    </w:p>
  </w:comment>
  <w:comment w:id="672" w:author="Windows User" w:date="2015-10-30T08:56:00Z" w:initials="BS">
    <w:p w:rsidR="00B52D77" w:rsidRDefault="00B52D77">
      <w:pPr>
        <w:pStyle w:val="CommentText"/>
      </w:pPr>
      <w:r>
        <w:rPr>
          <w:rStyle w:val="CommentReference"/>
        </w:rPr>
        <w:annotationRef/>
      </w:r>
      <w:r>
        <w:t>For forty days</w:t>
      </w:r>
    </w:p>
  </w:comment>
  <w:comment w:id="673" w:author="Windows User" w:date="2015-10-30T08:56:00Z" w:initials="BS">
    <w:p w:rsidR="00B52D77" w:rsidRDefault="00B52D77">
      <w:pPr>
        <w:pStyle w:val="CommentText"/>
      </w:pPr>
      <w:r>
        <w:rPr>
          <w:rStyle w:val="CommentReference"/>
        </w:rPr>
        <w:annotationRef/>
      </w:r>
      <w:r>
        <w:t>awkward. Crush under our feet or crush within us? Even if feet not literally there, needed to complete the implied thought in english.</w:t>
      </w:r>
    </w:p>
  </w:comment>
  <w:comment w:id="679" w:author="Windows User" w:date="2015-10-30T08:56:00Z" w:initials="BS">
    <w:p w:rsidR="00B52D77" w:rsidRDefault="00B52D77">
      <w:pPr>
        <w:pStyle w:val="CommentText"/>
      </w:pPr>
      <w:r>
        <w:rPr>
          <w:rStyle w:val="CommentReference"/>
        </w:rPr>
        <w:annotationRef/>
      </w:r>
      <w:r>
        <w:t>a? I know virgin doesn't sound right. Nor virginal. But a virgin seems to cheapen the thought...</w:t>
      </w:r>
    </w:p>
  </w:comment>
  <w:comment w:id="681" w:author="Windows User" w:date="2015-10-30T08:56:00Z" w:initials="BS">
    <w:p w:rsidR="00B52D77" w:rsidRDefault="00B52D77">
      <w:pPr>
        <w:pStyle w:val="CommentText"/>
      </w:pPr>
      <w:r>
        <w:rPr>
          <w:rStyle w:val="CommentReference"/>
        </w:rPr>
        <w:annotationRef/>
      </w:r>
      <w:r>
        <w:t>annulled has connotation from catholicism of never having been. I like abolished better. Sounds more poetic like too.</w:t>
      </w:r>
    </w:p>
  </w:comment>
  <w:comment w:id="684" w:author="Windows User" w:date="2015-10-30T08:56:00Z" w:initials="BS">
    <w:p w:rsidR="00B52D77" w:rsidRDefault="00B52D77">
      <w:pPr>
        <w:pStyle w:val="CommentText"/>
      </w:pPr>
      <w:r>
        <w:rPr>
          <w:rStyle w:val="CommentReference"/>
        </w:rPr>
        <w:annotationRef/>
      </w:r>
      <w:r>
        <w:t>yes, it is a continuous thought. But this and next are complete sentences in themselves.</w:t>
      </w:r>
    </w:p>
  </w:comment>
  <w:comment w:id="685" w:author="Windows User" w:date="2015-10-30T08:56:00Z" w:initials="BS">
    <w:p w:rsidR="00B52D77" w:rsidRDefault="00B52D77">
      <w:pPr>
        <w:pStyle w:val="CommentText"/>
      </w:pPr>
      <w:r>
        <w:rPr>
          <w:rStyle w:val="CommentReference"/>
        </w:rPr>
        <w:annotationRef/>
      </w:r>
      <w:r>
        <w:t>revealed almost makes sense here... but not with the next line having "said"</w:t>
      </w:r>
    </w:p>
  </w:comment>
  <w:comment w:id="686" w:author="Windows User" w:date="2015-10-30T08:56:00Z" w:initials="BS">
    <w:p w:rsidR="00B52D77" w:rsidRDefault="00B52D77">
      <w:pPr>
        <w:pStyle w:val="CommentText"/>
      </w:pPr>
      <w:r>
        <w:rPr>
          <w:rStyle w:val="CommentReference"/>
        </w:rPr>
        <w:annotationRef/>
      </w:r>
      <w:r>
        <w:t>repeat quotes or contiguious?</w:t>
      </w:r>
    </w:p>
  </w:comment>
  <w:comment w:id="687" w:author="Windows User" w:date="2015-10-30T08:56:00Z" w:initials="BS">
    <w:p w:rsidR="00B52D77" w:rsidRDefault="00B52D77">
      <w:pPr>
        <w:pStyle w:val="CommentText"/>
      </w:pPr>
      <w:r>
        <w:rPr>
          <w:rStyle w:val="CommentReference"/>
        </w:rPr>
        <w:annotationRef/>
      </w:r>
      <w:r>
        <w:t>in strength?</w:t>
      </w:r>
    </w:p>
  </w:comment>
  <w:comment w:id="688" w:author="Windows User" w:date="2015-10-30T08:56:00Z" w:initials="BS">
    <w:p w:rsidR="00B52D77" w:rsidRDefault="00B52D77">
      <w:pPr>
        <w:pStyle w:val="CommentText"/>
      </w:pPr>
      <w:r>
        <w:rPr>
          <w:rStyle w:val="CommentReference"/>
        </w:rPr>
        <w:annotationRef/>
      </w:r>
      <w:r>
        <w:t>in the tune it just sounds more emphatic dropping the "both"</w:t>
      </w:r>
    </w:p>
  </w:comment>
  <w:comment w:id="690" w:author="Windows User" w:date="2015-10-30T08:56:00Z" w:initials="BS">
    <w:p w:rsidR="00B52D77" w:rsidRDefault="00B52D77">
      <w:pPr>
        <w:pStyle w:val="CommentText"/>
      </w:pPr>
      <w:r>
        <w:rPr>
          <w:rStyle w:val="CommentReference"/>
        </w:rPr>
        <w:annotationRef/>
      </w:r>
      <w:r>
        <w:t>theotokos, not mav em ef Nooti</w:t>
      </w:r>
    </w:p>
  </w:comment>
  <w:comment w:id="691" w:author="Windows User" w:date="2015-10-30T08:56:00Z" w:initials="BS">
    <w:p w:rsidR="00B52D77" w:rsidRDefault="00B52D77">
      <w:pPr>
        <w:pStyle w:val="CommentText"/>
      </w:pPr>
      <w:r>
        <w:rPr>
          <w:rStyle w:val="CommentReference"/>
        </w:rPr>
        <w:annotationRef/>
      </w:r>
      <w:r>
        <w:t>in?</w:t>
      </w:r>
    </w:p>
  </w:comment>
  <w:comment w:id="693" w:author="Windows User" w:date="2015-10-30T08:56:00Z" w:initials="BS">
    <w:p w:rsidR="00B52D77" w:rsidRDefault="00B52D77">
      <w:pPr>
        <w:pStyle w:val="CommentText"/>
      </w:pPr>
      <w:r>
        <w:rPr>
          <w:rStyle w:val="CommentReference"/>
        </w:rPr>
        <w:annotationRef/>
      </w:r>
      <w:r>
        <w:t>it's literally "And" but that leaves too much grammatical ambiguity that tends towards nonsensical parsing.</w:t>
      </w:r>
    </w:p>
  </w:comment>
  <w:comment w:id="694" w:author="Windows User" w:date="2015-10-30T08:56:00Z" w:initials="BS">
    <w:p w:rsidR="00B52D77" w:rsidRDefault="00B52D77">
      <w:pPr>
        <w:pStyle w:val="CommentText"/>
      </w:pPr>
      <w:r>
        <w:rPr>
          <w:rStyle w:val="CommentReference"/>
        </w:rPr>
        <w:annotationRef/>
      </w:r>
      <w:r>
        <w:t>tense?</w:t>
      </w:r>
    </w:p>
  </w:comment>
  <w:comment w:id="696" w:author="Windows User" w:date="2015-10-30T08:56:00Z" w:initials="BS">
    <w:p w:rsidR="00B52D77" w:rsidRDefault="00B52D77">
      <w:pPr>
        <w:pStyle w:val="CommentText"/>
      </w:pPr>
      <w:r>
        <w:rPr>
          <w:rStyle w:val="CommentReference"/>
        </w:rPr>
        <w:annotationRef/>
      </w:r>
      <w:r>
        <w:t>too far for a pronoun</w:t>
      </w:r>
    </w:p>
  </w:comment>
  <w:comment w:id="697" w:author="Windows User" w:date="2015-10-30T08:56:00Z" w:initials="BS">
    <w:p w:rsidR="00B52D77" w:rsidRDefault="00B52D77">
      <w:pPr>
        <w:pStyle w:val="CommentText"/>
      </w:pPr>
      <w:r>
        <w:rPr>
          <w:rStyle w:val="CommentReference"/>
        </w:rPr>
        <w:annotationRef/>
      </w:r>
      <w:r>
        <w:t>deemed or made?</w:t>
      </w:r>
    </w:p>
  </w:comment>
  <w:comment w:id="699" w:author="Windows User" w:date="2015-10-30T08:56:00Z" w:initials="BS">
    <w:p w:rsidR="00B52D77" w:rsidRDefault="00B52D77">
      <w:pPr>
        <w:pStyle w:val="CommentText"/>
      </w:pPr>
      <w:r>
        <w:rPr>
          <w:rStyle w:val="CommentReference"/>
        </w:rPr>
        <w:annotationRef/>
      </w:r>
      <w:r>
        <w:t>coptic is heavens of heavens, but we usually say heaven of heavens.</w:t>
      </w:r>
    </w:p>
  </w:comment>
  <w:comment w:id="701" w:author="Windows User" w:date="2015-10-30T08:56:00Z" w:initials="BS">
    <w:p w:rsidR="00B52D77" w:rsidRDefault="00B52D77">
      <w:pPr>
        <w:pStyle w:val="CommentText"/>
      </w:pPr>
      <w:r>
        <w:rPr>
          <w:rStyle w:val="CommentReference"/>
        </w:rPr>
        <w:annotationRef/>
      </w:r>
      <w:r>
        <w:t>rises or shines?</w:t>
      </w:r>
    </w:p>
  </w:comment>
  <w:comment w:id="704" w:author="Windows User" w:date="2015-10-30T08:56:00Z" w:initials="BS">
    <w:p w:rsidR="00B52D77" w:rsidRDefault="00B52D77">
      <w:pPr>
        <w:pStyle w:val="CommentText"/>
      </w:pPr>
      <w:r>
        <w:rPr>
          <w:rStyle w:val="CommentReference"/>
        </w:rPr>
        <w:annotationRef/>
      </w:r>
      <w:r>
        <w:t>destroyed or damaged?</w:t>
      </w:r>
    </w:p>
  </w:comment>
  <w:comment w:id="705" w:author="Windows User" w:date="2015-10-30T08:56:00Z" w:initials="BS">
    <w:p w:rsidR="00B52D77" w:rsidRDefault="00B52D77">
      <w:pPr>
        <w:pStyle w:val="CommentText"/>
      </w:pPr>
      <w:r>
        <w:rPr>
          <w:rStyle w:val="CommentReference"/>
        </w:rPr>
        <w:annotationRef/>
      </w:r>
      <w:r>
        <w:t>what does very mean here?</w:t>
      </w:r>
    </w:p>
  </w:comment>
  <w:comment w:id="710" w:author="Windows User" w:date="2015-10-30T08:56:00Z" w:initials="BS">
    <w:p w:rsidR="00B52D77" w:rsidRDefault="00B52D77">
      <w:pPr>
        <w:pStyle w:val="CommentText"/>
      </w:pPr>
      <w:r>
        <w:rPr>
          <w:rStyle w:val="CommentReference"/>
        </w:rPr>
        <w:annotationRef/>
      </w:r>
      <w:r>
        <w:t>servant, or slave?</w:t>
      </w:r>
    </w:p>
  </w:comment>
  <w:comment w:id="711" w:author="Windows User" w:date="2015-10-30T08:56:00Z" w:initials="BS">
    <w:p w:rsidR="00B52D77" w:rsidRDefault="00B52D77">
      <w:pPr>
        <w:pStyle w:val="CommentText"/>
      </w:pPr>
      <w:r>
        <w:rPr>
          <w:rStyle w:val="CommentReference"/>
        </w:rPr>
        <w:annotationRef/>
      </w:r>
      <w:r>
        <w:t>Feels way too literal</w:t>
      </w:r>
    </w:p>
  </w:comment>
  <w:comment w:id="717" w:author="Windows User" w:date="2015-10-30T08:56:00Z" w:initials="BS">
    <w:p w:rsidR="00B52D77" w:rsidRDefault="00B52D7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19" w:author="Windows User" w:date="2015-10-30T08:56:00Z" w:initials="BS">
    <w:p w:rsidR="00B52D77" w:rsidRDefault="00B52D77">
      <w:pPr>
        <w:pStyle w:val="CommentText"/>
      </w:pPr>
      <w:r>
        <w:rPr>
          <w:rStyle w:val="CommentReference"/>
        </w:rPr>
        <w:annotationRef/>
      </w:r>
      <w:r>
        <w:t>was incarnate or took flesh? Need a decision for this common phrase.</w:t>
      </w:r>
    </w:p>
  </w:comment>
  <w:comment w:id="721" w:author="Windows User" w:date="2015-10-30T08:56:00Z" w:initials="BS">
    <w:p w:rsidR="00B52D77" w:rsidRDefault="00B52D7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26" w:author="Windows User" w:date="2015-10-30T08:56:00Z" w:initials="BS">
    <w:p w:rsidR="00B52D77" w:rsidRDefault="00B52D77">
      <w:pPr>
        <w:pStyle w:val="CommentText"/>
      </w:pPr>
      <w:r>
        <w:rPr>
          <w:rStyle w:val="CommentReference"/>
        </w:rPr>
        <w:annotationRef/>
      </w:r>
      <w:r>
        <w:t>Altar/The place where the Sacrifice is offered, is clearly not right. But Temple? Or Holy of Holies?</w:t>
      </w:r>
    </w:p>
  </w:comment>
  <w:comment w:id="729" w:author="Windows User" w:date="2015-10-30T08:56:00Z" w:initials="BS">
    <w:p w:rsidR="00B52D77" w:rsidRDefault="00B52D77">
      <w:pPr>
        <w:pStyle w:val="CommentText"/>
      </w:pPr>
      <w:r>
        <w:rPr>
          <w:rStyle w:val="CommentReference"/>
        </w:rPr>
        <w:annotationRef/>
      </w:r>
      <w:r>
        <w:t>I think infinite captures the meaning of uncircumscript in a more approachable way.</w:t>
      </w:r>
    </w:p>
  </w:comment>
  <w:comment w:id="730" w:author="Windows User" w:date="2015-10-30T08:56:00Z" w:initials="BS">
    <w:p w:rsidR="00B52D77" w:rsidRDefault="00B52D77">
      <w:pPr>
        <w:pStyle w:val="CommentText"/>
      </w:pPr>
      <w:r>
        <w:rPr>
          <w:rStyle w:val="CommentReference"/>
        </w:rPr>
        <w:annotationRef/>
      </w:r>
      <w:r>
        <w:t>net or hook?</w:t>
      </w:r>
    </w:p>
  </w:comment>
  <w:comment w:id="731" w:author="Windows User" w:date="2015-10-30T08:56:00Z" w:initials="BS">
    <w:p w:rsidR="00B52D77" w:rsidRDefault="00B52D77">
      <w:pPr>
        <w:pStyle w:val="CommentText"/>
      </w:pPr>
      <w:r>
        <w:rPr>
          <w:rStyle w:val="CommentReference"/>
        </w:rPr>
        <w:annotationRef/>
      </w:r>
      <w:r>
        <w:t>Instructing them in the worship?</w:t>
      </w:r>
    </w:p>
  </w:comment>
  <w:comment w:id="732" w:author="Windows User" w:date="2015-10-30T08:56:00Z" w:initials="BS">
    <w:p w:rsidR="00B52D77" w:rsidRDefault="00B52D77">
      <w:pPr>
        <w:pStyle w:val="CommentText"/>
      </w:pPr>
      <w:r>
        <w:rPr>
          <w:rStyle w:val="CommentReference"/>
        </w:rPr>
        <w:annotationRef/>
      </w:r>
      <w:r>
        <w:t>what does this mean?</w:t>
      </w:r>
    </w:p>
  </w:comment>
  <w:comment w:id="733" w:author="Windows User" w:date="2015-10-30T08:56:00Z" w:initials="BS">
    <w:p w:rsidR="00B52D77" w:rsidRDefault="00B52D77">
      <w:pPr>
        <w:pStyle w:val="CommentText"/>
      </w:pPr>
      <w:r>
        <w:rPr>
          <w:rStyle w:val="CommentReference"/>
        </w:rPr>
        <w:annotationRef/>
      </w:r>
      <w:r>
        <w:t>Path? Or Way? i.e. Christ?</w:t>
      </w:r>
    </w:p>
  </w:comment>
  <w:comment w:id="734" w:author="Windows User" w:date="2015-10-30T08:56:00Z" w:initials="BS">
    <w:p w:rsidR="00B52D77" w:rsidRDefault="00B52D77">
      <w:pPr>
        <w:pStyle w:val="CommentText"/>
      </w:pPr>
      <w:r>
        <w:rPr>
          <w:rStyle w:val="CommentReference"/>
        </w:rPr>
        <w:annotationRef/>
      </w:r>
      <w:r>
        <w:t>forward to? Or towards?</w:t>
      </w:r>
    </w:p>
  </w:comment>
  <w:comment w:id="735" w:author="Windows User" w:date="2015-10-30T08:56:00Z" w:initials="BS">
    <w:p w:rsidR="00B52D77" w:rsidRDefault="00B52D77">
      <w:pPr>
        <w:pStyle w:val="CommentText"/>
      </w:pPr>
      <w:r>
        <w:rPr>
          <w:rStyle w:val="CommentReference"/>
        </w:rPr>
        <w:annotationRef/>
      </w:r>
      <w:r>
        <w:t>gladness</w:t>
      </w:r>
    </w:p>
  </w:comment>
  <w:comment w:id="740" w:author="Windows User" w:date="2015-10-30T08:56:00Z" w:initials="BS">
    <w:p w:rsidR="00B52D77" w:rsidRDefault="00B52D77">
      <w:pPr>
        <w:pStyle w:val="CommentText"/>
      </w:pPr>
      <w:r>
        <w:rPr>
          <w:rStyle w:val="CommentReference"/>
        </w:rPr>
        <w:annotationRef/>
      </w:r>
      <w:r>
        <w:t>Inclined to switch to L.A. ordering, but probably better to be consistent with Black.</w:t>
      </w:r>
    </w:p>
  </w:comment>
  <w:comment w:id="741" w:author="Windows User" w:date="2015-10-30T08:56:00Z" w:initials="BS">
    <w:p w:rsidR="00B52D77" w:rsidRDefault="00B52D77">
      <w:pPr>
        <w:pStyle w:val="CommentText"/>
      </w:pPr>
      <w:r>
        <w:rPr>
          <w:rStyle w:val="CommentReference"/>
        </w:rPr>
        <w:annotationRef/>
      </w:r>
      <w:r>
        <w:t>Everyday or a day?</w:t>
      </w:r>
    </w:p>
  </w:comment>
  <w:comment w:id="742" w:author="Windows User" w:date="2015-10-30T08:56:00Z" w:initials="BS">
    <w:p w:rsidR="00B52D77" w:rsidRDefault="00B52D77">
      <w:pPr>
        <w:pStyle w:val="CommentText"/>
      </w:pPr>
      <w:r>
        <w:rPr>
          <w:rStyle w:val="CommentReference"/>
        </w:rPr>
        <w:annotationRef/>
      </w:r>
      <w:r>
        <w:t>not delight. Maybe joy instead of esctasy?</w:t>
      </w:r>
    </w:p>
  </w:comment>
  <w:comment w:id="743" w:author="Windows User" w:date="2015-10-30T08:56:00Z" w:initials="BS">
    <w:p w:rsidR="00B52D77" w:rsidRDefault="00B52D77">
      <w:pPr>
        <w:pStyle w:val="CommentText"/>
      </w:pPr>
      <w:r>
        <w:rPr>
          <w:rStyle w:val="CommentReference"/>
        </w:rPr>
        <w:annotationRef/>
      </w:r>
      <w:r>
        <w:t>glory, splendor or beauty?</w:t>
      </w:r>
    </w:p>
  </w:comment>
  <w:comment w:id="744" w:author="Windows User" w:date="2015-10-30T08:56:00Z" w:initials="BS">
    <w:p w:rsidR="00B52D77" w:rsidRDefault="00B52D77">
      <w:pPr>
        <w:pStyle w:val="CommentText"/>
      </w:pPr>
      <w:r>
        <w:rPr>
          <w:rStyle w:val="CommentReference"/>
        </w:rPr>
        <w:annotationRef/>
      </w:r>
      <w:r>
        <w:t>from or and?</w:t>
      </w:r>
    </w:p>
  </w:comment>
  <w:comment w:id="745" w:author="Windows User" w:date="2015-10-30T08:56:00Z" w:initials="BS">
    <w:p w:rsidR="00B52D77" w:rsidRDefault="00B52D77">
      <w:pPr>
        <w:pStyle w:val="CommentText"/>
      </w:pPr>
      <w:r>
        <w:rPr>
          <w:rStyle w:val="CommentReference"/>
        </w:rPr>
        <w:annotationRef/>
      </w:r>
      <w:r>
        <w:t>What prophet? Why did abouna redact this?</w:t>
      </w:r>
    </w:p>
  </w:comment>
  <w:comment w:id="746" w:author="Windows User" w:date="2015-10-30T08:56:00Z" w:initials="BS">
    <w:p w:rsidR="00B52D77" w:rsidRDefault="00B52D77">
      <w:pPr>
        <w:pStyle w:val="CommentText"/>
      </w:pPr>
      <w:r>
        <w:rPr>
          <w:rStyle w:val="CommentReference"/>
        </w:rPr>
        <w:annotationRef/>
      </w:r>
      <w:r>
        <w:t>Doesn't this say you are beyond beginning, or something to that effect? Beyond the beginning from which even time arose?</w:t>
      </w:r>
    </w:p>
  </w:comment>
  <w:comment w:id="747" w:author="Windows User" w:date="2015-10-30T08:56:00Z" w:initials="BS">
    <w:p w:rsidR="00B52D77" w:rsidRDefault="00B52D77">
      <w:pPr>
        <w:pStyle w:val="CommentText"/>
      </w:pPr>
      <w:r>
        <w:rPr>
          <w:rStyle w:val="CommentReference"/>
        </w:rPr>
        <w:annotationRef/>
      </w:r>
      <w:r>
        <w:t>is this right?</w:t>
      </w:r>
    </w:p>
  </w:comment>
  <w:comment w:id="748" w:author="Windows User" w:date="2015-10-30T08:56:00Z" w:initials="BS">
    <w:p w:rsidR="00B52D77" w:rsidRDefault="00B52D77">
      <w:pPr>
        <w:pStyle w:val="CommentText"/>
      </w:pPr>
      <w:r>
        <w:rPr>
          <w:rStyle w:val="CommentReference"/>
        </w:rPr>
        <w:annotationRef/>
      </w:r>
      <w:r>
        <w:t>isn't it of?</w:t>
      </w:r>
    </w:p>
  </w:comment>
  <w:comment w:id="749" w:author="Windows User" w:date="2015-10-30T08:56:00Z" w:initials="BS">
    <w:p w:rsidR="00B52D77" w:rsidRDefault="00B52D77">
      <w:pPr>
        <w:pStyle w:val="CommentText"/>
      </w:pPr>
      <w:r>
        <w:rPr>
          <w:rStyle w:val="CommentReference"/>
        </w:rPr>
        <w:annotationRef/>
      </w:r>
      <w:r>
        <w:t>isn't it blesses?</w:t>
      </w:r>
    </w:p>
  </w:comment>
  <w:comment w:id="750" w:author="Windows User" w:date="2015-10-30T08:56:00Z" w:initials="BS">
    <w:p w:rsidR="00B52D77" w:rsidRDefault="00B52D77">
      <w:pPr>
        <w:pStyle w:val="CommentText"/>
      </w:pPr>
      <w:r>
        <w:rPr>
          <w:rStyle w:val="CommentReference"/>
        </w:rPr>
        <w:annotationRef/>
      </w:r>
      <w:r>
        <w:t>blessing or blessing?</w:t>
      </w:r>
    </w:p>
  </w:comment>
  <w:comment w:id="751" w:author="Windows User" w:date="2015-10-30T08:56:00Z" w:initials="BS">
    <w:p w:rsidR="00B52D77" w:rsidRDefault="00B52D77">
      <w:pPr>
        <w:pStyle w:val="CommentText"/>
      </w:pPr>
      <w:r>
        <w:rPr>
          <w:rStyle w:val="CommentReference"/>
        </w:rPr>
        <w:annotationRef/>
      </w:r>
      <w:r>
        <w:t>the other translations seem not to like abouna's contractions...</w:t>
      </w:r>
    </w:p>
  </w:comment>
  <w:comment w:id="752" w:author="Windows User" w:date="2015-10-30T08:56:00Z" w:initials="BS">
    <w:p w:rsidR="00B52D77" w:rsidRDefault="00B52D77">
      <w:pPr>
        <w:pStyle w:val="CommentText"/>
      </w:pPr>
      <w:r>
        <w:rPr>
          <w:rStyle w:val="CommentReference"/>
        </w:rPr>
        <w:annotationRef/>
      </w:r>
      <w:r>
        <w:t>perfect or true?</w:t>
      </w:r>
    </w:p>
  </w:comment>
  <w:comment w:id="759" w:author="Windows User" w:date="2015-10-30T08:56:00Z" w:initials="BS">
    <w:p w:rsidR="00B52D77" w:rsidRDefault="00B52D77">
      <w:pPr>
        <w:pStyle w:val="CommentText"/>
      </w:pPr>
      <w:r>
        <w:rPr>
          <w:rStyle w:val="CommentReference"/>
        </w:rPr>
        <w:annotationRef/>
      </w:r>
      <w:r>
        <w:t>which word is right?</w:t>
      </w:r>
    </w:p>
  </w:comment>
  <w:comment w:id="760" w:author="Windows User" w:date="2015-10-30T08:56:00Z" w:initials="BS">
    <w:p w:rsidR="00B52D77" w:rsidRDefault="00B52D77">
      <w:pPr>
        <w:pStyle w:val="CommentText"/>
      </w:pPr>
      <w:r>
        <w:rPr>
          <w:rStyle w:val="CommentReference"/>
        </w:rPr>
        <w:annotationRef/>
      </w:r>
      <w:r>
        <w:t>wise?</w:t>
      </w:r>
    </w:p>
  </w:comment>
  <w:comment w:id="762" w:author="Windows User" w:date="2015-10-30T08:56:00Z" w:initials="BS">
    <w:p w:rsidR="00B52D77" w:rsidRDefault="00B52D77">
      <w:pPr>
        <w:pStyle w:val="CommentText"/>
      </w:pPr>
      <w:r>
        <w:rPr>
          <w:rStyle w:val="CommentReference"/>
        </w:rPr>
        <w:annotationRef/>
      </w:r>
      <w:r>
        <w:t>bride, or bridal chamber?</w:t>
      </w:r>
    </w:p>
  </w:comment>
  <w:comment w:id="763" w:author="Windows User" w:date="2015-10-30T08:56:00Z" w:initials="BS">
    <w:p w:rsidR="00B52D77" w:rsidRDefault="00B52D77" w:rsidP="00BE768B">
      <w:pPr>
        <w:pStyle w:val="CommentText"/>
      </w:pPr>
      <w:r>
        <w:rPr>
          <w:rStyle w:val="CommentReference"/>
        </w:rPr>
        <w:annotationRef/>
      </w:r>
      <w:r>
        <w:t>truth, logos, or true logos?</w:t>
      </w:r>
    </w:p>
  </w:comment>
  <w:comment w:id="764" w:author="Windows User" w:date="2015-10-30T08:56:00Z" w:initials="BS">
    <w:p w:rsidR="00B52D77" w:rsidRDefault="00B52D77" w:rsidP="00BE768B">
      <w:pPr>
        <w:pStyle w:val="CommentText"/>
      </w:pPr>
      <w:r>
        <w:rPr>
          <w:rStyle w:val="CommentReference"/>
        </w:rPr>
        <w:annotationRef/>
      </w:r>
      <w:r>
        <w:t>redeemed or saved?</w:t>
      </w:r>
    </w:p>
  </w:comment>
  <w:comment w:id="766" w:author="Windows User" w:date="2015-10-30T08:56:00Z" w:initials="BS">
    <w:p w:rsidR="00B52D77" w:rsidRDefault="00B52D77">
      <w:pPr>
        <w:pStyle w:val="CommentText"/>
      </w:pPr>
      <w:r>
        <w:rPr>
          <w:rStyle w:val="CommentReference"/>
        </w:rPr>
        <w:annotationRef/>
      </w:r>
      <w:r>
        <w:t>for us or unto us?</w:t>
      </w:r>
    </w:p>
  </w:comment>
  <w:comment w:id="769" w:author="Windows User" w:date="2015-10-30T08:56:00Z" w:initials="BS">
    <w:p w:rsidR="00B52D77" w:rsidRDefault="00B52D77">
      <w:pPr>
        <w:pStyle w:val="CommentText"/>
      </w:pPr>
      <w:r>
        <w:rPr>
          <w:rStyle w:val="CommentReference"/>
        </w:rPr>
        <w:annotationRef/>
      </w:r>
      <w:r>
        <w:t>what does eshleelooi mean?</w:t>
      </w:r>
    </w:p>
  </w:comment>
  <w:comment w:id="770" w:author="Windows User" w:date="2015-10-30T08:56:00Z" w:initials="BS">
    <w:p w:rsidR="00B52D77" w:rsidRDefault="00B52D77">
      <w:pPr>
        <w:pStyle w:val="CommentText"/>
      </w:pPr>
      <w:r>
        <w:rPr>
          <w:rStyle w:val="CommentReference"/>
        </w:rPr>
        <w:annotationRef/>
      </w:r>
      <w:r>
        <w:t>save or redeem?</w:t>
      </w:r>
    </w:p>
  </w:comment>
  <w:comment w:id="772" w:author="Windows User" w:date="2015-10-30T08:56:00Z" w:initials="BS">
    <w:p w:rsidR="00B52D77" w:rsidRDefault="00B52D77">
      <w:pPr>
        <w:pStyle w:val="CommentText"/>
      </w:pPr>
      <w:r>
        <w:rPr>
          <w:rStyle w:val="CommentReference"/>
        </w:rPr>
        <w:annotationRef/>
      </w:r>
      <w:r>
        <w:t>paradoxically or miraculously?</w:t>
      </w:r>
    </w:p>
  </w:comment>
  <w:comment w:id="773" w:author="Windows User" w:date="2015-10-30T08:56:00Z" w:initials="BS">
    <w:p w:rsidR="00B52D77" w:rsidRDefault="00B52D77">
      <w:pPr>
        <w:pStyle w:val="CommentText"/>
      </w:pPr>
      <w:r>
        <w:rPr>
          <w:rStyle w:val="CommentReference"/>
        </w:rPr>
        <w:annotationRef/>
      </w:r>
      <w:r>
        <w:t>I get that this is perfectly valid English without 'is'. But too hard to follow fast.</w:t>
      </w:r>
    </w:p>
  </w:comment>
  <w:comment w:id="775" w:author="Windows User" w:date="2015-10-30T08:56:00Z" w:initials="BS">
    <w:p w:rsidR="00B52D77" w:rsidRDefault="00B52D77">
      <w:pPr>
        <w:pStyle w:val="CommentText"/>
      </w:pPr>
      <w:r>
        <w:rPr>
          <w:rStyle w:val="CommentReference"/>
        </w:rPr>
        <w:annotationRef/>
      </w:r>
      <w:r>
        <w:t>this seems to be parallel to gold on all sides rather than gold roundabout it.</w:t>
      </w:r>
    </w:p>
  </w:comment>
  <w:comment w:id="776" w:author="Windows User" w:date="2015-10-30T08:56:00Z" w:initials="BS">
    <w:p w:rsidR="00B52D77" w:rsidRDefault="00B52D77">
      <w:pPr>
        <w:pStyle w:val="CommentText"/>
      </w:pPr>
      <w:r>
        <w:rPr>
          <w:rStyle w:val="CommentReference"/>
        </w:rPr>
        <w:annotationRef/>
      </w:r>
      <w:r>
        <w:t>Saviour or redeemer?</w:t>
      </w:r>
    </w:p>
  </w:comment>
  <w:comment w:id="778" w:author="Windows User" w:date="2015-10-30T08:56:00Z" w:initials="BS">
    <w:p w:rsidR="00B52D77" w:rsidRDefault="00B52D77">
      <w:pPr>
        <w:pStyle w:val="CommentText"/>
      </w:pPr>
      <w:r>
        <w:rPr>
          <w:rStyle w:val="CommentReference"/>
        </w:rPr>
        <w:annotationRef/>
      </w:r>
      <w:r>
        <w:t>isn't this compassion? not nishti nai...</w:t>
      </w:r>
    </w:p>
  </w:comment>
  <w:comment w:id="781" w:author="Windows User" w:date="2015-10-30T08:56:00Z" w:initials="BS">
    <w:p w:rsidR="00B52D77" w:rsidRDefault="00B52D7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82" w:author="Windows User" w:date="2015-10-30T08:56:00Z" w:initials="BS">
    <w:p w:rsidR="00B52D77" w:rsidRDefault="00B52D77">
      <w:pPr>
        <w:pStyle w:val="CommentText"/>
      </w:pPr>
      <w:r>
        <w:rPr>
          <w:rStyle w:val="CommentReference"/>
        </w:rPr>
        <w:annotationRef/>
      </w:r>
      <w:r>
        <w:t>should be lampstand, not candle stick, here and throughout.</w:t>
      </w:r>
    </w:p>
  </w:comment>
  <w:comment w:id="783" w:author="Windows User" w:date="2015-10-30T08:56:00Z" w:initials="BS">
    <w:p w:rsidR="00B52D77" w:rsidRDefault="00B52D77">
      <w:pPr>
        <w:pStyle w:val="CommentText"/>
      </w:pPr>
      <w:r>
        <w:rPr>
          <w:rStyle w:val="CommentReference"/>
        </w:rPr>
        <w:annotationRef/>
      </w:r>
      <w:r>
        <w:t>Ok, not saluted... Greeted, or I would prefer hailed...</w:t>
      </w:r>
    </w:p>
  </w:comment>
  <w:comment w:id="784" w:author="Windows User" w:date="2015-10-30T08:56:00Z" w:initials="BS">
    <w:p w:rsidR="00B52D77" w:rsidRDefault="00B52D77">
      <w:pPr>
        <w:pStyle w:val="CommentText"/>
      </w:pPr>
      <w:r>
        <w:rPr>
          <w:rStyle w:val="CommentReference"/>
        </w:rPr>
        <w:annotationRef/>
      </w:r>
      <w:r>
        <w:t>The Father was overjoyed, in your conception????</w:t>
      </w:r>
    </w:p>
  </w:comment>
  <w:comment w:id="785" w:author="Windows User" w:date="2015-10-30T08:56:00Z" w:initials="BS">
    <w:p w:rsidR="00B52D77" w:rsidRDefault="00B52D77">
      <w:pPr>
        <w:pStyle w:val="CommentText"/>
      </w:pPr>
      <w:r>
        <w:rPr>
          <w:rStyle w:val="CommentReference"/>
        </w:rPr>
        <w:annotationRef/>
      </w:r>
      <w:r>
        <w:t>appearing doesn't sound right for parousia... coming or advent?</w:t>
      </w:r>
    </w:p>
  </w:comment>
  <w:comment w:id="786" w:author="Windows User" w:date="2015-10-30T08:56:00Z" w:initials="BS">
    <w:p w:rsidR="00B52D77" w:rsidRDefault="00B52D77">
      <w:pPr>
        <w:pStyle w:val="CommentText"/>
      </w:pPr>
      <w:r>
        <w:rPr>
          <w:rStyle w:val="CommentReference"/>
        </w:rPr>
        <w:annotationRef/>
      </w:r>
      <w:r>
        <w:t>kinda funny in English to switch pronoun from Lord to Virgin in one scentence.</w:t>
      </w:r>
    </w:p>
  </w:comment>
  <w:comment w:id="789" w:author="Windows User" w:date="2015-10-30T08:56:00Z" w:initials="BS">
    <w:p w:rsidR="00B52D77" w:rsidRDefault="00B52D77">
      <w:pPr>
        <w:pStyle w:val="CommentText"/>
      </w:pPr>
      <w:r>
        <w:rPr>
          <w:rStyle w:val="CommentReference"/>
        </w:rPr>
        <w:annotationRef/>
      </w:r>
      <w:r>
        <w:t>I really didn't like preached... Is this to literal though? Maybe L.A. is better.</w:t>
      </w:r>
    </w:p>
  </w:comment>
  <w:comment w:id="790" w:author="Windows User" w:date="2015-10-30T08:56:00Z" w:initials="BS">
    <w:p w:rsidR="00B52D77" w:rsidRDefault="00B52D77">
      <w:pPr>
        <w:pStyle w:val="CommentText"/>
      </w:pPr>
      <w:r>
        <w:rPr>
          <w:rStyle w:val="CommentReference"/>
        </w:rPr>
        <w:annotationRef/>
      </w:r>
      <w:r>
        <w:t>these thereofs are so awkward... but I can't think of a better phrasing right now.</w:t>
      </w:r>
    </w:p>
  </w:comment>
  <w:comment w:id="796" w:author="Windows User" w:date="2015-10-30T08:56:00Z" w:initials="BS">
    <w:p w:rsidR="00B52D77" w:rsidRDefault="00B52D77">
      <w:pPr>
        <w:pStyle w:val="CommentText"/>
      </w:pPr>
      <w:r>
        <w:rPr>
          <w:rStyle w:val="CommentReference"/>
        </w:rPr>
        <w:annotationRef/>
      </w:r>
      <w:r>
        <w:t>this seems kind of loose... is it ok?</w:t>
      </w:r>
    </w:p>
  </w:comment>
  <w:comment w:id="797" w:author="Windows User" w:date="2015-10-30T08:56:00Z" w:initials="BS">
    <w:p w:rsidR="00B52D77" w:rsidRDefault="00B52D77">
      <w:pPr>
        <w:pStyle w:val="CommentText"/>
      </w:pPr>
      <w:r>
        <w:rPr>
          <w:rStyle w:val="CommentReference"/>
        </w:rPr>
        <w:annotationRef/>
      </w:r>
      <w:r>
        <w:t>works or deeds?</w:t>
      </w:r>
    </w:p>
  </w:comment>
  <w:comment w:id="798" w:author="Windows User" w:date="2015-10-30T08:56:00Z" w:initials="BS">
    <w:p w:rsidR="00B52D77" w:rsidRDefault="00B52D77">
      <w:pPr>
        <w:pStyle w:val="CommentText"/>
      </w:pPr>
      <w:r>
        <w:rPr>
          <w:rStyle w:val="CommentReference"/>
        </w:rPr>
        <w:annotationRef/>
      </w:r>
      <w:r>
        <w:t>does Coptic have 'high'?</w:t>
      </w:r>
    </w:p>
  </w:comment>
  <w:comment w:id="799" w:author="Windows User" w:date="2015-10-30T08:56:00Z" w:initials="BS">
    <w:p w:rsidR="00B52D77" w:rsidRDefault="00B52D77">
      <w:pPr>
        <w:pStyle w:val="CommentText"/>
      </w:pPr>
      <w:r>
        <w:rPr>
          <w:rStyle w:val="CommentReference"/>
        </w:rPr>
        <w:annotationRef/>
      </w:r>
      <w:r>
        <w:t>bless or praise? inconsistent rendering of esmo</w:t>
      </w:r>
    </w:p>
  </w:comment>
  <w:comment w:id="812" w:author="Windows User" w:date="2015-10-30T08:56:00Z" w:initials="WU">
    <w:p w:rsidR="00B52D77" w:rsidRDefault="00B52D77" w:rsidP="000278EC">
      <w:pPr>
        <w:pStyle w:val="CommentText"/>
      </w:pPr>
      <w:r>
        <w:rPr>
          <w:rStyle w:val="CommentReference"/>
        </w:rPr>
        <w:annotationRef/>
      </w:r>
      <w:r>
        <w:t>Gives light? Enlightens?</w:t>
      </w:r>
    </w:p>
  </w:comment>
  <w:comment w:id="813" w:author="Windows User" w:date="2015-10-30T08:56:00Z" w:initials="WU">
    <w:p w:rsidR="00B52D77" w:rsidRDefault="00B52D77">
      <w:pPr>
        <w:pStyle w:val="CommentText"/>
      </w:pPr>
      <w:r>
        <w:rPr>
          <w:rStyle w:val="CommentReference"/>
        </w:rPr>
        <w:annotationRef/>
      </w:r>
      <w:r>
        <w:t>split after this vs?</w:t>
      </w:r>
    </w:p>
  </w:comment>
  <w:comment w:id="814" w:author="Windows User" w:date="2015-10-30T08:56:00Z" w:initials="WU">
    <w:p w:rsidR="00B52D77" w:rsidRDefault="00B52D77">
      <w:pPr>
        <w:pStyle w:val="CommentText"/>
      </w:pPr>
      <w:r>
        <w:rPr>
          <w:rStyle w:val="CommentReference"/>
        </w:rPr>
        <w:annotationRef/>
      </w:r>
      <w:r>
        <w:t>Better word than prelate?</w:t>
      </w:r>
    </w:p>
  </w:comment>
  <w:comment w:id="838" w:author="Windows User" w:date="2015-11-04T08:53:00Z" w:initials="WU">
    <w:p w:rsidR="00B52D77" w:rsidRDefault="00B52D77">
      <w:pPr>
        <w:pStyle w:val="CommentText"/>
      </w:pPr>
      <w:r>
        <w:rPr>
          <w:rStyle w:val="CommentReference"/>
        </w:rPr>
        <w:annotationRef/>
      </w:r>
      <w:r>
        <w:t>Life giver or giver of life?</w:t>
      </w:r>
    </w:p>
  </w:comment>
  <w:comment w:id="839" w:author="Windows User" w:date="2015-11-04T08:54:00Z" w:initials="WU">
    <w:p w:rsidR="00B52D77" w:rsidRDefault="00B52D77">
      <w:pPr>
        <w:pStyle w:val="CommentText"/>
      </w:pPr>
      <w:r>
        <w:rPr>
          <w:rStyle w:val="CommentReference"/>
        </w:rPr>
        <w:annotationRef/>
      </w:r>
      <w:r>
        <w:t>Fix. Middle of this got deleted.</w:t>
      </w:r>
    </w:p>
  </w:comment>
  <w:comment w:id="848" w:author="Windows User" w:date="2015-10-30T08:56:00Z" w:initials="BS">
    <w:p w:rsidR="00B52D77" w:rsidRDefault="00B52D77">
      <w:pPr>
        <w:pStyle w:val="CommentText"/>
      </w:pPr>
      <w:r>
        <w:rPr>
          <w:rStyle w:val="CommentReference"/>
        </w:rPr>
        <w:annotationRef/>
      </w:r>
      <w:r>
        <w:t>coptic has confess</w:t>
      </w:r>
    </w:p>
  </w:comment>
  <w:comment w:id="942" w:author="Windows User" w:date="2015-10-30T08:56:00Z" w:initials="WU">
    <w:p w:rsidR="00B52D77" w:rsidRDefault="00B52D77">
      <w:pPr>
        <w:pStyle w:val="CommentText"/>
      </w:pPr>
      <w:r>
        <w:rPr>
          <w:rStyle w:val="CommentReference"/>
        </w:rPr>
        <w:annotationRef/>
      </w:r>
      <w:r>
        <w:t>Isn’t this one more faithful?</w:t>
      </w:r>
    </w:p>
  </w:comment>
  <w:comment w:id="943" w:author="Windows User" w:date="2015-10-30T08:56:00Z" w:initials="WU">
    <w:p w:rsidR="00B52D77" w:rsidRDefault="00B52D77">
      <w:pPr>
        <w:pStyle w:val="CommentText"/>
      </w:pPr>
      <w:r>
        <w:rPr>
          <w:rStyle w:val="CommentReference"/>
        </w:rPr>
        <w:annotationRef/>
      </w:r>
      <w:r>
        <w:t>Which one(s) are/is right?</w:t>
      </w:r>
    </w:p>
  </w:comment>
  <w:comment w:id="944" w:author="Windows User" w:date="2015-10-30T08:56:00Z" w:initials="WU">
    <w:p w:rsidR="00B52D77" w:rsidRDefault="00B52D77">
      <w:pPr>
        <w:pStyle w:val="CommentText"/>
      </w:pPr>
      <w:r>
        <w:rPr>
          <w:rStyle w:val="CommentReference"/>
        </w:rPr>
        <w:annotationRef/>
      </w:r>
      <w:r>
        <w:t>Coptic doesn’t seem to have “O Lord”</w:t>
      </w:r>
    </w:p>
  </w:comment>
  <w:comment w:id="948" w:author="Windows User" w:date="2015-10-30T08:56:00Z" w:initials="WU">
    <w:p w:rsidR="00B52D77" w:rsidRDefault="00B52D77">
      <w:pPr>
        <w:pStyle w:val="CommentText"/>
      </w:pPr>
      <w:r>
        <w:rPr>
          <w:rStyle w:val="CommentReference"/>
        </w:rPr>
        <w:annotationRef/>
      </w:r>
      <w:r>
        <w:t>Called or named?</w:t>
      </w:r>
    </w:p>
  </w:comment>
  <w:comment w:id="949" w:author="Windows User" w:date="2015-10-30T08:56:00Z" w:initials="WU">
    <w:p w:rsidR="00B52D77" w:rsidRDefault="00B52D77">
      <w:pPr>
        <w:pStyle w:val="CommentText"/>
      </w:pPr>
      <w:r>
        <w:rPr>
          <w:rStyle w:val="CommentReference"/>
        </w:rPr>
        <w:annotationRef/>
      </w:r>
      <w:r>
        <w:t>John loved the Lord, or the Lord loved John?</w:t>
      </w:r>
    </w:p>
  </w:comment>
  <w:comment w:id="951" w:author="Windows User" w:date="2015-10-30T08:56:00Z" w:initials="WU">
    <w:p w:rsidR="00B52D77" w:rsidRDefault="00B52D77">
      <w:pPr>
        <w:pStyle w:val="CommentText"/>
      </w:pPr>
      <w:r>
        <w:rPr>
          <w:rStyle w:val="CommentReference"/>
        </w:rPr>
        <w:annotationRef/>
      </w:r>
      <w:r>
        <w:t>Not the Lord?</w:t>
      </w:r>
    </w:p>
  </w:comment>
  <w:comment w:id="952" w:author="Windows User" w:date="2015-10-30T08:56:00Z" w:initials="WU">
    <w:p w:rsidR="00B52D77" w:rsidRDefault="00B52D77">
      <w:pPr>
        <w:pStyle w:val="CommentText"/>
      </w:pPr>
      <w:r>
        <w:rPr>
          <w:rStyle w:val="CommentReference"/>
        </w:rPr>
        <w:annotationRef/>
      </w:r>
      <w:r>
        <w:t>The rest missing?</w:t>
      </w:r>
    </w:p>
  </w:comment>
  <w:comment w:id="953" w:author="Windows User" w:date="2015-10-30T08:56:00Z" w:initials="WU">
    <w:p w:rsidR="00B52D77" w:rsidRDefault="00B52D77">
      <w:pPr>
        <w:pStyle w:val="CommentText"/>
      </w:pPr>
      <w:r>
        <w:rPr>
          <w:rStyle w:val="CommentReference"/>
        </w:rPr>
        <w:annotationRef/>
      </w:r>
      <w:r>
        <w:t>Completely different…</w:t>
      </w:r>
    </w:p>
  </w:comment>
  <w:comment w:id="954" w:author="Windows User" w:date="2015-10-30T08:56:00Z" w:initials="WU">
    <w:p w:rsidR="00B52D77" w:rsidRDefault="00B52D77">
      <w:pPr>
        <w:pStyle w:val="CommentText"/>
      </w:pPr>
      <w:r>
        <w:rPr>
          <w:rStyle w:val="CommentReference"/>
        </w:rPr>
        <w:annotationRef/>
      </w:r>
      <w:r>
        <w:t>Sound or voices?</w:t>
      </w:r>
    </w:p>
  </w:comment>
  <w:comment w:id="956" w:author="Windows User" w:date="2015-10-30T08:56:00Z" w:initials="WU">
    <w:p w:rsidR="00B52D77" w:rsidRDefault="00B52D77">
      <w:pPr>
        <w:pStyle w:val="CommentText"/>
      </w:pPr>
      <w:r>
        <w:rPr>
          <w:rStyle w:val="CommentReference"/>
        </w:rPr>
        <w:annotationRef/>
      </w:r>
      <w:r>
        <w:t>AAP has divinely inspired.</w:t>
      </w:r>
    </w:p>
  </w:comment>
  <w:comment w:id="958" w:author="Windows User" w:date="2015-10-30T08:56:00Z" w:initials="WU">
    <w:p w:rsidR="00B52D77" w:rsidRDefault="00B52D77">
      <w:pPr>
        <w:pStyle w:val="CommentText"/>
      </w:pPr>
      <w:r>
        <w:rPr>
          <w:rStyle w:val="CommentReference"/>
        </w:rPr>
        <w:annotationRef/>
      </w:r>
      <w:r>
        <w:t>This one needs looking at.</w:t>
      </w:r>
    </w:p>
  </w:comment>
  <w:comment w:id="959" w:author="Windows User" w:date="2015-10-30T08:56:00Z" w:initials="WU">
    <w:p w:rsidR="00B52D77" w:rsidRDefault="00B52D77">
      <w:pPr>
        <w:pStyle w:val="CommentText"/>
      </w:pPr>
      <w:r>
        <w:rPr>
          <w:rStyle w:val="CommentReference"/>
        </w:rPr>
        <w:annotationRef/>
      </w:r>
      <w:r>
        <w:t>Partners?</w:t>
      </w:r>
    </w:p>
  </w:comment>
  <w:comment w:id="964" w:author="Windows User" w:date="2015-10-30T08:56:00Z" w:initials="WU">
    <w:p w:rsidR="00B52D77" w:rsidRDefault="00B52D77">
      <w:pPr>
        <w:pStyle w:val="CommentText"/>
      </w:pPr>
      <w:r>
        <w:rPr>
          <w:rStyle w:val="CommentReference"/>
        </w:rPr>
        <w:annotationRef/>
      </w:r>
      <w:r>
        <w:t>What land?</w:t>
      </w:r>
    </w:p>
  </w:comment>
  <w:comment w:id="966" w:author="Windows User" w:date="2015-10-30T08:56:00Z" w:initials="WU">
    <w:p w:rsidR="00B52D77" w:rsidRDefault="00B52D77">
      <w:pPr>
        <w:pStyle w:val="CommentText"/>
      </w:pPr>
      <w:r>
        <w:rPr>
          <w:rStyle w:val="CommentReference"/>
        </w:rPr>
        <w:annotationRef/>
      </w:r>
      <w:r>
        <w:t>Or englighten?</w:t>
      </w:r>
    </w:p>
  </w:comment>
  <w:comment w:id="980" w:author="Windows User" w:date="2015-10-30T08:56:00Z" w:initials="WU">
    <w:p w:rsidR="00B52D77" w:rsidRDefault="00B52D77">
      <w:pPr>
        <w:pStyle w:val="CommentText"/>
      </w:pPr>
      <w:r>
        <w:rPr>
          <w:rStyle w:val="CommentReference"/>
        </w:rPr>
        <w:annotationRef/>
      </w:r>
      <w:r>
        <w:t>What should this verse be?</w:t>
      </w:r>
    </w:p>
  </w:comment>
  <w:comment w:id="989" w:author="Windows User" w:date="2015-10-30T08:56:00Z" w:initials="BS">
    <w:p w:rsidR="00B52D77" w:rsidRDefault="00B52D77">
      <w:pPr>
        <w:pStyle w:val="CommentText"/>
      </w:pPr>
      <w:r>
        <w:rPr>
          <w:rStyle w:val="CommentReference"/>
        </w:rPr>
        <w:annotationRef/>
      </w:r>
      <w:r>
        <w:t>wiles or snares?</w:t>
      </w:r>
    </w:p>
  </w:comment>
  <w:comment w:id="991" w:author="Windows User" w:date="2015-10-30T08:56:00Z" w:initials="BS">
    <w:p w:rsidR="00B52D77" w:rsidRDefault="00B52D77">
      <w:pPr>
        <w:pStyle w:val="CommentText"/>
      </w:pPr>
      <w:r>
        <w:rPr>
          <w:rStyle w:val="CommentReference"/>
        </w:rPr>
        <w:annotationRef/>
      </w:r>
      <w:r>
        <w:t>I typed this Coptic... so it will have typos..</w:t>
      </w:r>
    </w:p>
  </w:comment>
  <w:comment w:id="992" w:author="Windows User" w:date="2015-10-30T08:56:00Z" w:initials="WU">
    <w:p w:rsidR="00B52D77" w:rsidRDefault="00B52D77">
      <w:pPr>
        <w:pStyle w:val="CommentText"/>
      </w:pPr>
      <w:r>
        <w:rPr>
          <w:rStyle w:val="CommentReference"/>
        </w:rPr>
        <w:annotationRef/>
      </w:r>
      <w:r>
        <w:t>You reign? The dominion is yours? Yours is the dominion?</w:t>
      </w:r>
    </w:p>
  </w:comment>
  <w:comment w:id="994" w:author="Windows User" w:date="2015-10-30T08:56:00Z" w:initials="BS">
    <w:p w:rsidR="00B52D77" w:rsidRDefault="00B52D77">
      <w:pPr>
        <w:pStyle w:val="CommentText"/>
      </w:pPr>
      <w:r>
        <w:rPr>
          <w:rStyle w:val="CommentReference"/>
        </w:rPr>
        <w:annotationRef/>
      </w:r>
      <w:r>
        <w:t>omit 'be' in contemporary?</w:t>
      </w:r>
    </w:p>
  </w:comment>
  <w:comment w:id="995" w:author="Windows User" w:date="2015-10-30T08:56:00Z" w:initials="BS">
    <w:p w:rsidR="00B52D77" w:rsidRDefault="00B52D77">
      <w:pPr>
        <w:pStyle w:val="CommentText"/>
      </w:pPr>
      <w:r>
        <w:rPr>
          <w:rStyle w:val="CommentReference"/>
        </w:rPr>
        <w:annotationRef/>
      </w:r>
      <w:r>
        <w:t>Abouna Antony: I typed this Coptic from the black book. Jenkims were very unclear. Please proof for typos.</w:t>
      </w:r>
    </w:p>
  </w:comment>
  <w:comment w:id="996" w:author="Windows User" w:date="2015-10-30T08:56:00Z" w:initials="BS">
    <w:p w:rsidR="00B52D77" w:rsidRDefault="00B52D77">
      <w:pPr>
        <w:pStyle w:val="CommentText"/>
      </w:pPr>
      <w:r>
        <w:rPr>
          <w:rStyle w:val="CommentReference"/>
        </w:rPr>
        <w:annotationRef/>
      </w:r>
      <w:r>
        <w:t>"is" before "the King" would make this whole vs flow as a sentence...</w:t>
      </w:r>
    </w:p>
  </w:comment>
  <w:comment w:id="997" w:author="Windows User" w:date="2015-10-30T08:56:00Z" w:initials="BS">
    <w:p w:rsidR="00B52D77" w:rsidRDefault="00B52D77">
      <w:pPr>
        <w:pStyle w:val="CommentText"/>
      </w:pPr>
      <w:r>
        <w:rPr>
          <w:rStyle w:val="CommentReference"/>
        </w:rPr>
        <w:annotationRef/>
      </w:r>
      <w:r>
        <w:t>ask more modern than entreat... but not quite right?</w:t>
      </w:r>
    </w:p>
  </w:comment>
  <w:comment w:id="1007" w:author="Windows User" w:date="2015-10-30T08:56:00Z" w:initials="WU">
    <w:p w:rsidR="00B52D77" w:rsidRDefault="00B52D77">
      <w:pPr>
        <w:pStyle w:val="CommentText"/>
      </w:pPr>
      <w:r>
        <w:rPr>
          <w:rStyle w:val="CommentReference"/>
        </w:rPr>
        <w:annotationRef/>
      </w:r>
      <w:r>
        <w:t>Needs work.</w:t>
      </w:r>
    </w:p>
  </w:comment>
  <w:comment w:id="1009" w:author="Windows User" w:date="2015-10-30T08:56:00Z" w:initials="WU">
    <w:p w:rsidR="00B52D77" w:rsidRDefault="00B52D77">
      <w:pPr>
        <w:pStyle w:val="CommentText"/>
      </w:pPr>
      <w:r>
        <w:rPr>
          <w:rStyle w:val="CommentReference"/>
        </w:rPr>
        <w:annotationRef/>
      </w:r>
      <w:r>
        <w:t>Should this be tho-out 5? Or 25?</w:t>
      </w:r>
    </w:p>
  </w:comment>
  <w:comment w:id="1014" w:author="Windows User" w:date="2015-11-11T11:06:00Z" w:initials="WU">
    <w:p w:rsidR="00B52D77" w:rsidRDefault="00B52D77">
      <w:pPr>
        <w:pStyle w:val="CommentText"/>
      </w:pPr>
      <w:r>
        <w:rPr>
          <w:rStyle w:val="CommentReference"/>
        </w:rPr>
        <w:annotationRef/>
      </w:r>
      <w:r>
        <w:t>Should this be last age or something?</w:t>
      </w:r>
    </w:p>
  </w:comment>
  <w:comment w:id="1016" w:author="Windows User" w:date="2015-11-11T11:00:00Z" w:initials="WU">
    <w:p w:rsidR="00B52D77" w:rsidRDefault="00B52D77">
      <w:pPr>
        <w:pStyle w:val="CommentText"/>
      </w:pPr>
      <w:r>
        <w:rPr>
          <w:rStyle w:val="CommentReference"/>
        </w:rPr>
        <w:annotationRef/>
      </w:r>
      <w:r>
        <w:t>This needs reviewing!</w:t>
      </w:r>
    </w:p>
  </w:comment>
  <w:comment w:id="1017" w:author="Windows User" w:date="2015-11-11T11:00:00Z" w:initials="WU">
    <w:p w:rsidR="00B52D77" w:rsidRDefault="00B52D77">
      <w:pPr>
        <w:pStyle w:val="CommentText"/>
      </w:pPr>
      <w:r>
        <w:rPr>
          <w:rStyle w:val="CommentReference"/>
        </w:rPr>
        <w:annotationRef/>
      </w:r>
      <w:r>
        <w:t xml:space="preserve">This is probably wrong. God on high? </w:t>
      </w:r>
    </w:p>
  </w:comment>
  <w:comment w:id="1020" w:author="Windows User" w:date="2015-10-30T08:56:00Z" w:initials="WU">
    <w:p w:rsidR="00B52D77" w:rsidRDefault="00B52D77">
      <w:pPr>
        <w:pStyle w:val="CommentText"/>
      </w:pPr>
      <w:r>
        <w:rPr>
          <w:rStyle w:val="CommentReference"/>
        </w:rPr>
        <w:annotationRef/>
      </w:r>
      <w:r>
        <w:t>Confirmed?</w:t>
      </w:r>
    </w:p>
  </w:comment>
  <w:comment w:id="1027" w:author="Windows User" w:date="2015-10-30T08:56:00Z" w:initials="WU">
    <w:p w:rsidR="00B52D77" w:rsidRDefault="00B52D77">
      <w:pPr>
        <w:pStyle w:val="CommentText"/>
      </w:pPr>
      <w:r>
        <w:rPr>
          <w:rStyle w:val="CommentReference"/>
        </w:rPr>
        <w:annotationRef/>
      </w:r>
      <w:r>
        <w:t>Heroes, or athletes?</w:t>
      </w:r>
    </w:p>
  </w:comment>
  <w:comment w:id="1039" w:author="Windows User" w:date="2015-10-30T08:56:00Z" w:initials="WU">
    <w:p w:rsidR="00B52D77" w:rsidRDefault="00B52D77">
      <w:pPr>
        <w:pStyle w:val="CommentText"/>
      </w:pPr>
      <w:r>
        <w:rPr>
          <w:rStyle w:val="CommentReference"/>
        </w:rPr>
        <w:annotationRef/>
      </w:r>
      <w:r>
        <w:t>Beasts or creatures?</w:t>
      </w:r>
    </w:p>
  </w:comment>
  <w:comment w:id="1040" w:author="Windows User" w:date="2015-10-30T08:56:00Z" w:initials="WU">
    <w:p w:rsidR="00B52D77" w:rsidRDefault="00B52D77">
      <w:pPr>
        <w:pStyle w:val="CommentText"/>
      </w:pPr>
      <w:r>
        <w:rPr>
          <w:rStyle w:val="CommentReference"/>
        </w:rPr>
        <w:annotationRef/>
      </w:r>
      <w:r>
        <w:t>Incessant? Or unceasing?</w:t>
      </w:r>
    </w:p>
  </w:comment>
  <w:comment w:id="1041" w:author="Windows User" w:date="2015-10-30T08:56:00Z" w:initials="WU">
    <w:p w:rsidR="00B52D77" w:rsidRDefault="00B52D77">
      <w:pPr>
        <w:pStyle w:val="CommentText"/>
      </w:pPr>
      <w:r>
        <w:rPr>
          <w:rStyle w:val="CommentReference"/>
        </w:rPr>
        <w:annotationRef/>
      </w:r>
      <w:r>
        <w:t>Flames of fire or fervent as fire?</w:t>
      </w:r>
    </w:p>
  </w:comment>
  <w:comment w:id="1044" w:author="Windows User" w:date="2015-10-30T08:56:00Z" w:initials="WU">
    <w:p w:rsidR="00B52D77" w:rsidRDefault="00B52D77">
      <w:pPr>
        <w:pStyle w:val="CommentText"/>
      </w:pPr>
      <w:r>
        <w:rPr>
          <w:rStyle w:val="CommentReference"/>
        </w:rPr>
        <w:annotationRef/>
      </w:r>
      <w:r>
        <w:t>Serving the Lord, or serving before the Lord?</w:t>
      </w:r>
    </w:p>
  </w:comment>
  <w:comment w:id="1055" w:author="Windows User" w:date="2015-10-30T08:56:00Z" w:initials="WU">
    <w:p w:rsidR="00B52D77" w:rsidRDefault="00B52D77">
      <w:pPr>
        <w:pStyle w:val="CommentText"/>
      </w:pPr>
      <w:r>
        <w:rPr>
          <w:rStyle w:val="CommentReference"/>
        </w:rPr>
        <w:annotationRef/>
      </w:r>
      <w:r>
        <w:t>Or voice of God?</w:t>
      </w:r>
    </w:p>
  </w:comment>
  <w:comment w:id="1056" w:author="Windows User" w:date="2015-10-30T08:56:00Z" w:initials="WU">
    <w:p w:rsidR="00B52D77" w:rsidRDefault="00B52D77">
      <w:pPr>
        <w:pStyle w:val="CommentText"/>
      </w:pPr>
      <w:r>
        <w:rPr>
          <w:rStyle w:val="CommentReference"/>
        </w:rPr>
        <w:annotationRef/>
      </w:r>
      <w:r>
        <w:t>Received or accepted?</w:t>
      </w:r>
    </w:p>
  </w:comment>
  <w:comment w:id="1057" w:author="Windows User" w:date="2015-11-06T08:39:00Z" w:initials="WU">
    <w:p w:rsidR="00B52D77" w:rsidRDefault="00B52D77">
      <w:pPr>
        <w:pStyle w:val="CommentText"/>
      </w:pPr>
      <w:r>
        <w:rPr>
          <w:rStyle w:val="CommentReference"/>
        </w:rPr>
        <w:annotationRef/>
      </w:r>
      <w:r>
        <w:t>Is this the right St. Theodore?</w:t>
      </w:r>
    </w:p>
  </w:comment>
  <w:comment w:id="1060" w:author="Windows User" w:date="2015-10-30T08:56:00Z" w:initials="WU">
    <w:p w:rsidR="00B52D77" w:rsidRDefault="00B52D77">
      <w:pPr>
        <w:pStyle w:val="CommentText"/>
      </w:pPr>
      <w:r>
        <w:rPr>
          <w:rStyle w:val="CommentReference"/>
        </w:rPr>
        <w:annotationRef/>
      </w:r>
      <w:r>
        <w:t>Prabios or Arabius? Doctors and physicians or physicians and well learned?</w:t>
      </w:r>
    </w:p>
  </w:comment>
  <w:comment w:id="1061" w:author="Windows User" w:date="2015-10-30T08:56:00Z" w:initials="WU">
    <w:p w:rsidR="00B52D77" w:rsidRDefault="00B52D77">
      <w:pPr>
        <w:pStyle w:val="CommentText"/>
      </w:pPr>
      <w:r>
        <w:rPr>
          <w:rStyle w:val="CommentReference"/>
        </w:rPr>
        <w:annotationRef/>
      </w:r>
      <w:r>
        <w:t>Building them upon the Name?</w:t>
      </w:r>
    </w:p>
  </w:comment>
  <w:comment w:id="1068" w:author="Windows User" w:date="2015-10-30T08:56:00Z" w:initials="WU">
    <w:p w:rsidR="00B52D77" w:rsidRDefault="00B52D77">
      <w:pPr>
        <w:pStyle w:val="CommentText"/>
      </w:pPr>
      <w:r>
        <w:rPr>
          <w:rStyle w:val="CommentReference"/>
        </w:rPr>
        <w:annotationRef/>
      </w:r>
      <w:r>
        <w:t>Placed or established?</w:t>
      </w:r>
    </w:p>
  </w:comment>
  <w:comment w:id="1069" w:author="Windows User" w:date="2015-10-30T08:56:00Z" w:initials="WU">
    <w:p w:rsidR="00B52D77" w:rsidRDefault="00B52D77">
      <w:pPr>
        <w:pStyle w:val="CommentText"/>
      </w:pPr>
      <w:r>
        <w:rPr>
          <w:rStyle w:val="CommentReference"/>
        </w:rPr>
        <w:annotationRef/>
      </w:r>
      <w:r>
        <w:t>Or refused?</w:t>
      </w:r>
    </w:p>
  </w:comment>
  <w:comment w:id="1074" w:author="Windows User" w:date="2015-10-30T08:56:00Z" w:initials="WU">
    <w:p w:rsidR="00B52D77" w:rsidRDefault="00B52D77">
      <w:pPr>
        <w:pStyle w:val="CommentText"/>
      </w:pPr>
      <w:r>
        <w:rPr>
          <w:rStyle w:val="CommentReference"/>
        </w:rPr>
        <w:annotationRef/>
      </w:r>
      <w:r>
        <w:t>Sprung forth? Came forth? Blossomed?</w:t>
      </w:r>
    </w:p>
  </w:comment>
  <w:comment w:id="1080" w:author="Windows User" w:date="2015-10-30T08:56:00Z" w:initials="BS">
    <w:p w:rsidR="00B52D77" w:rsidRDefault="00B52D77">
      <w:pPr>
        <w:pStyle w:val="CommentText"/>
      </w:pPr>
      <w:r>
        <w:rPr>
          <w:rStyle w:val="CommentReference"/>
        </w:rPr>
        <w:annotationRef/>
      </w:r>
      <w:r>
        <w:t>what does this mean?</w:t>
      </w:r>
    </w:p>
  </w:comment>
  <w:comment w:id="1081" w:author="Windows User" w:date="2015-10-30T08:56:00Z" w:initials="BS">
    <w:p w:rsidR="00B52D77" w:rsidRDefault="00B52D77">
      <w:pPr>
        <w:pStyle w:val="CommentText"/>
      </w:pPr>
      <w:r>
        <w:rPr>
          <w:rStyle w:val="CommentReference"/>
        </w:rPr>
        <w:annotationRef/>
      </w:r>
      <w:r>
        <w:t>announced or proclaimed?</w:t>
      </w:r>
    </w:p>
  </w:comment>
  <w:comment w:id="1085" w:author="Windows User" w:date="2015-10-30T08:56:00Z" w:initials="WU">
    <w:p w:rsidR="00B52D77" w:rsidRDefault="00B52D77">
      <w:pPr>
        <w:pStyle w:val="CommentText"/>
      </w:pPr>
      <w:r>
        <w:rPr>
          <w:rStyle w:val="CommentReference"/>
        </w:rPr>
        <w:annotationRef/>
      </w:r>
      <w:r>
        <w:t>?</w:t>
      </w:r>
    </w:p>
  </w:comment>
  <w:comment w:id="1086" w:author="Windows User" w:date="2015-10-30T08:56:00Z" w:initials="WU">
    <w:p w:rsidR="00B52D77" w:rsidRDefault="00B52D77">
      <w:pPr>
        <w:pStyle w:val="CommentText"/>
      </w:pPr>
      <w:r>
        <w:rPr>
          <w:rStyle w:val="CommentReference"/>
        </w:rPr>
        <w:annotationRef/>
      </w:r>
      <w:r>
        <w:t>Bride, no, not bridegroom?</w:t>
      </w:r>
    </w:p>
  </w:comment>
  <w:comment w:id="1089" w:author="Windows User" w:date="2015-10-30T08:56:00Z" w:initials="WU">
    <w:p w:rsidR="00B52D77" w:rsidRDefault="00B52D77">
      <w:pPr>
        <w:pStyle w:val="CommentText"/>
      </w:pPr>
      <w:r>
        <w:rPr>
          <w:rStyle w:val="CommentReference"/>
        </w:rPr>
        <w:annotationRef/>
      </w:r>
      <w:r>
        <w:t>Return?</w:t>
      </w:r>
    </w:p>
  </w:comment>
  <w:comment w:id="1090" w:author="Windows User" w:date="2015-10-30T08:56:00Z" w:initials="WU">
    <w:p w:rsidR="00B52D77" w:rsidRDefault="00B52D77">
      <w:pPr>
        <w:pStyle w:val="CommentText"/>
      </w:pPr>
      <w:r>
        <w:rPr>
          <w:rStyle w:val="CommentReference"/>
        </w:rPr>
        <w:annotationRef/>
      </w:r>
      <w:r>
        <w:t>Establishment? Building up?</w:t>
      </w:r>
    </w:p>
  </w:comment>
  <w:comment w:id="1092" w:author="Windows User" w:date="2015-10-30T08:56:00Z" w:initials="WU">
    <w:p w:rsidR="00B52D77" w:rsidRDefault="00B52D77">
      <w:pPr>
        <w:pStyle w:val="CommentText"/>
      </w:pPr>
      <w:r>
        <w:rPr>
          <w:rStyle w:val="CommentReference"/>
        </w:rPr>
        <w:annotationRef/>
      </w:r>
      <w:r>
        <w:t>Heavenly evangelist? Good tidings? Glad tidings? Good news?</w:t>
      </w:r>
    </w:p>
  </w:comment>
  <w:comment w:id="1093" w:author="Windows User" w:date="2015-10-30T08:56:00Z" w:initials="WU">
    <w:p w:rsidR="00B52D77" w:rsidRDefault="00B52D77">
      <w:pPr>
        <w:pStyle w:val="CommentText"/>
      </w:pPr>
      <w:r>
        <w:rPr>
          <w:rStyle w:val="CommentReference"/>
        </w:rPr>
        <w:annotationRef/>
      </w:r>
      <w:r>
        <w:t>I don’t see “the Lord is with you” in the Coptic</w:t>
      </w:r>
    </w:p>
    <w:p w:rsidR="00B52D77" w:rsidRDefault="00B52D77">
      <w:pPr>
        <w:pStyle w:val="CommentText"/>
      </w:pPr>
    </w:p>
  </w:comment>
  <w:comment w:id="1094" w:author="Windows User" w:date="2015-10-30T08:56:00Z" w:initials="WU">
    <w:p w:rsidR="00B52D77" w:rsidRDefault="00B52D77">
      <w:pPr>
        <w:pStyle w:val="CommentText"/>
      </w:pPr>
      <w:r>
        <w:rPr>
          <w:rStyle w:val="CommentReference"/>
        </w:rPr>
        <w:annotationRef/>
      </w:r>
      <w:r>
        <w:t>Heavenly herald of Good News?</w:t>
      </w:r>
    </w:p>
    <w:p w:rsidR="00B52D77" w:rsidRDefault="00B52D77">
      <w:pPr>
        <w:pStyle w:val="CommentText"/>
      </w:pPr>
    </w:p>
  </w:comment>
  <w:comment w:id="1100" w:author="Windows User" w:date="2015-10-30T08:56:00Z" w:initials="WU">
    <w:p w:rsidR="00B52D77" w:rsidRDefault="00B52D77">
      <w:pPr>
        <w:pStyle w:val="CommentText"/>
      </w:pPr>
      <w:r>
        <w:rPr>
          <w:rStyle w:val="CommentReference"/>
        </w:rPr>
        <w:annotationRef/>
      </w:r>
      <w:r>
        <w:t>I think we’re doing holy for ethowab, but saint for agios… open to discussion though.</w:t>
      </w:r>
    </w:p>
  </w:comment>
  <w:comment w:id="1118" w:author="Windows User" w:date="2015-10-30T08:56:00Z" w:initials="WU">
    <w:p w:rsidR="00B52D77" w:rsidRDefault="00B52D77">
      <w:pPr>
        <w:pStyle w:val="CommentText"/>
      </w:pPr>
      <w:r>
        <w:rPr>
          <w:rStyle w:val="CommentReference"/>
        </w:rPr>
        <w:annotationRef/>
      </w:r>
      <w:r>
        <w:t>Redeemed?</w:t>
      </w:r>
    </w:p>
  </w:comment>
  <w:comment w:id="1119" w:author="Windows User" w:date="2015-10-30T08:56:00Z" w:initials="WU">
    <w:p w:rsidR="00B52D77" w:rsidRDefault="00B52D77">
      <w:pPr>
        <w:pStyle w:val="CommentText"/>
      </w:pPr>
      <w:r>
        <w:rPr>
          <w:rStyle w:val="CommentReference"/>
        </w:rPr>
        <w:annotationRef/>
      </w:r>
      <w:r>
        <w:t>For? So?</w:t>
      </w:r>
    </w:p>
  </w:comment>
  <w:comment w:id="1124" w:author="Windows User" w:date="2015-10-30T08:56:00Z" w:initials="WU">
    <w:p w:rsidR="00B52D77" w:rsidRDefault="00B52D77">
      <w:pPr>
        <w:pStyle w:val="CommentText"/>
      </w:pPr>
      <w:r>
        <w:rPr>
          <w:rStyle w:val="CommentReference"/>
        </w:rPr>
        <w:annotationRef/>
      </w:r>
      <w:r>
        <w:t>Or did shine and did illuminate</w:t>
      </w:r>
    </w:p>
  </w:comment>
  <w:comment w:id="1125" w:author="Windows User" w:date="2015-10-30T08:56:00Z" w:initials="WU">
    <w:p w:rsidR="00B52D77" w:rsidRDefault="00B52D77">
      <w:pPr>
        <w:pStyle w:val="CommentText"/>
      </w:pPr>
      <w:r>
        <w:rPr>
          <w:rStyle w:val="CommentReference"/>
        </w:rPr>
        <w:annotationRef/>
      </w:r>
      <w:r>
        <w:t>What should this verse be?</w:t>
      </w:r>
    </w:p>
  </w:comment>
  <w:comment w:id="1126" w:author="Windows User" w:date="2015-10-30T08:56:00Z" w:initials="WU">
    <w:p w:rsidR="00B52D77" w:rsidRDefault="00B52D77">
      <w:pPr>
        <w:pStyle w:val="CommentText"/>
      </w:pPr>
      <w:r>
        <w:rPr>
          <w:rStyle w:val="CommentReference"/>
        </w:rPr>
        <w:annotationRef/>
      </w:r>
      <w:r>
        <w:t>Uhm… does this mean something else, because saying the seal of the door Ezekiel saw was raised seems really bad …</w:t>
      </w:r>
    </w:p>
  </w:comment>
  <w:comment w:id="1127" w:author="Windows User" w:date="2015-10-30T08:56:00Z" w:initials="WU">
    <w:p w:rsidR="00B52D77" w:rsidRDefault="00B52D77">
      <w:pPr>
        <w:pStyle w:val="CommentText"/>
      </w:pPr>
      <w:r>
        <w:rPr>
          <w:rStyle w:val="CommentReference"/>
        </w:rPr>
        <w:annotationRef/>
      </w:r>
      <w:r>
        <w:t>Who?</w:t>
      </w:r>
    </w:p>
  </w:comment>
  <w:comment w:id="1128" w:author="Windows User" w:date="2015-10-30T08:56:00Z" w:initials="WU">
    <w:p w:rsidR="00B52D77" w:rsidRDefault="00B52D77">
      <w:pPr>
        <w:pStyle w:val="CommentText"/>
      </w:pPr>
      <w:r>
        <w:rPr>
          <w:rStyle w:val="CommentReference"/>
        </w:rPr>
        <w:annotationRef/>
      </w:r>
      <w:r>
        <w:t>Different adjective</w:t>
      </w:r>
    </w:p>
  </w:comment>
  <w:comment w:id="1129" w:author="Windows User" w:date="2015-10-30T08:56:00Z" w:initials="WU">
    <w:p w:rsidR="00B52D77" w:rsidRDefault="00B52D77">
      <w:pPr>
        <w:pStyle w:val="CommentText"/>
      </w:pPr>
      <w:r>
        <w:rPr>
          <w:rStyle w:val="CommentReference"/>
        </w:rPr>
        <w:annotationRef/>
      </w:r>
      <w:r>
        <w:t>Sickness?</w:t>
      </w:r>
    </w:p>
  </w:comment>
  <w:comment w:id="1132" w:author="Windows User" w:date="2015-10-30T08:56:00Z" w:initials="BS">
    <w:p w:rsidR="00B52D77" w:rsidRDefault="00B52D7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135" w:author="Windows User" w:date="2015-10-30T08:56:00Z" w:initials="WU">
    <w:p w:rsidR="00B52D77" w:rsidRDefault="00B52D77">
      <w:pPr>
        <w:pStyle w:val="CommentText"/>
      </w:pPr>
      <w:r>
        <w:rPr>
          <w:rStyle w:val="CommentReference"/>
        </w:rPr>
        <w:annotationRef/>
      </w:r>
      <w:r>
        <w:t>What?</w:t>
      </w:r>
    </w:p>
  </w:comment>
  <w:comment w:id="1140" w:author="Windows User" w:date="2015-10-30T08:56:00Z" w:initials="WU">
    <w:p w:rsidR="00B52D77" w:rsidRDefault="00B52D77">
      <w:pPr>
        <w:pStyle w:val="CommentText"/>
      </w:pPr>
      <w:r>
        <w:rPr>
          <w:rStyle w:val="CommentReference"/>
        </w:rPr>
        <w:annotationRef/>
      </w:r>
    </w:p>
  </w:comment>
  <w:comment w:id="1149" w:author="Windows User" w:date="2015-10-30T08:56:00Z" w:initials="WU">
    <w:p w:rsidR="00B52D77" w:rsidRDefault="00B52D77">
      <w:pPr>
        <w:pStyle w:val="CommentText"/>
      </w:pPr>
      <w:r>
        <w:rPr>
          <w:rStyle w:val="CommentReference"/>
        </w:rPr>
        <w:annotationRef/>
      </w:r>
      <w:r>
        <w:t>Is abouna going by a different version of the Coptic?</w:t>
      </w:r>
    </w:p>
    <w:p w:rsidR="00B52D77" w:rsidRDefault="00B52D77">
      <w:pPr>
        <w:pStyle w:val="CommentText"/>
      </w:pPr>
    </w:p>
  </w:comment>
  <w:comment w:id="1151" w:author="Windows User" w:date="2015-10-30T08:56:00Z" w:initials="WU">
    <w:p w:rsidR="00B52D77" w:rsidRDefault="00B52D77">
      <w:pPr>
        <w:pStyle w:val="CommentText"/>
      </w:pPr>
      <w:r>
        <w:rPr>
          <w:rStyle w:val="CommentReference"/>
        </w:rPr>
        <w:annotationRef/>
      </w:r>
      <w:r>
        <w:t>Praise and victory doesn’t make sense.</w:t>
      </w:r>
    </w:p>
  </w:comment>
  <w:comment w:id="1153" w:author="Windows User" w:date="2015-10-30T08:56:00Z" w:initials="WU">
    <w:p w:rsidR="00B52D77" w:rsidRDefault="00B52D77">
      <w:pPr>
        <w:pStyle w:val="CommentText"/>
      </w:pPr>
      <w:r>
        <w:rPr>
          <w:rStyle w:val="CommentReference"/>
        </w:rPr>
        <w:annotationRef/>
      </w:r>
      <w:r>
        <w:t>Godhead?</w:t>
      </w:r>
    </w:p>
  </w:comment>
  <w:comment w:id="1161" w:author="Windows User" w:date="2015-10-30T08:56:00Z" w:initials="WU">
    <w:p w:rsidR="00B52D77" w:rsidRDefault="00B52D77">
      <w:pPr>
        <w:pStyle w:val="CommentText"/>
      </w:pPr>
      <w:r>
        <w:rPr>
          <w:rStyle w:val="CommentReference"/>
        </w:rPr>
        <w:annotationRef/>
      </w:r>
      <w:r>
        <w:t>Establish?</w:t>
      </w:r>
    </w:p>
  </w:comment>
  <w:comment w:id="1162" w:author="Windows User" w:date="2015-10-30T08:56:00Z" w:initials="WU">
    <w:p w:rsidR="00B52D77" w:rsidRDefault="00B52D77">
      <w:pPr>
        <w:pStyle w:val="CommentText"/>
      </w:pPr>
      <w:r>
        <w:rPr>
          <w:rStyle w:val="CommentReference"/>
        </w:rPr>
        <w:annotationRef/>
      </w:r>
      <w:r>
        <w:t>Check another source… missing puncuation</w:t>
      </w:r>
    </w:p>
  </w:comment>
  <w:comment w:id="1163" w:author="Windows User" w:date="2015-10-30T08:56:00Z" w:initials="WU">
    <w:p w:rsidR="00B52D77" w:rsidRDefault="00B52D77">
      <w:pPr>
        <w:pStyle w:val="CommentText"/>
      </w:pPr>
      <w:r>
        <w:rPr>
          <w:rStyle w:val="CommentReference"/>
        </w:rPr>
        <w:annotationRef/>
      </w:r>
      <w:r>
        <w:t>Worked?</w:t>
      </w:r>
    </w:p>
  </w:comment>
  <w:comment w:id="1164" w:author="Windows User" w:date="2015-10-30T08:56:00Z" w:initials="WU">
    <w:p w:rsidR="00B52D77" w:rsidRDefault="00B52D77">
      <w:pPr>
        <w:pStyle w:val="CommentText"/>
      </w:pPr>
      <w:r>
        <w:rPr>
          <w:rStyle w:val="CommentReference"/>
        </w:rPr>
        <w:annotationRef/>
      </w:r>
      <w:r>
        <w:t>Thrice holy or Trisagion?</w:t>
      </w:r>
    </w:p>
  </w:comment>
  <w:comment w:id="1166" w:author="Windows User" w:date="2015-10-30T08:56:00Z" w:initials="WU">
    <w:p w:rsidR="00B52D77" w:rsidRPr="00936DE7" w:rsidRDefault="00B52D7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167" w:author="Windows User" w:date="2015-10-30T08:56:00Z" w:initials="WU">
    <w:p w:rsidR="00B52D77" w:rsidRDefault="00B52D77">
      <w:pPr>
        <w:pStyle w:val="CommentText"/>
      </w:pPr>
      <w:r>
        <w:rPr>
          <w:rStyle w:val="CommentReference"/>
        </w:rPr>
        <w:annotationRef/>
      </w:r>
      <w:r>
        <w:t>Right translation?</w:t>
      </w:r>
    </w:p>
  </w:comment>
  <w:comment w:id="1169" w:author="Windows User" w:date="2015-10-30T08:56:00Z" w:initials="WU">
    <w:p w:rsidR="00B52D77" w:rsidRDefault="00B52D77">
      <w:pPr>
        <w:pStyle w:val="CommentText"/>
      </w:pPr>
      <w:r>
        <w:rPr>
          <w:rStyle w:val="CommentReference"/>
        </w:rPr>
        <w:annotationRef/>
      </w:r>
      <w:r>
        <w:t>What does this mean?</w:t>
      </w:r>
    </w:p>
  </w:comment>
  <w:comment w:id="1170" w:author="Windows User" w:date="2015-10-30T08:56:00Z" w:initials="WU">
    <w:p w:rsidR="00B52D77" w:rsidRDefault="00B52D77">
      <w:pPr>
        <w:pStyle w:val="CommentText"/>
      </w:pPr>
      <w:r>
        <w:rPr>
          <w:rStyle w:val="CommentReference"/>
        </w:rPr>
        <w:annotationRef/>
      </w:r>
      <w:r>
        <w:t>To the end?</w:t>
      </w:r>
    </w:p>
  </w:comment>
  <w:comment w:id="1175" w:author="Windows User" w:date="2015-10-30T08:56:00Z" w:initials="WU">
    <w:p w:rsidR="00B52D77" w:rsidRDefault="00B52D77">
      <w:pPr>
        <w:pStyle w:val="CommentText"/>
      </w:pPr>
      <w:r>
        <w:rPr>
          <w:rStyle w:val="CommentReference"/>
        </w:rPr>
        <w:annotationRef/>
      </w:r>
      <w:r>
        <w:t>Or freedom?</w:t>
      </w:r>
    </w:p>
  </w:comment>
  <w:comment w:id="1176" w:author="Windows User" w:date="2015-10-30T08:56:00Z" w:initials="WU">
    <w:p w:rsidR="00B52D77" w:rsidRDefault="00B52D77">
      <w:pPr>
        <w:pStyle w:val="CommentText"/>
      </w:pPr>
      <w:r>
        <w:rPr>
          <w:rStyle w:val="CommentReference"/>
        </w:rPr>
        <w:annotationRef/>
      </w:r>
      <w:r>
        <w:t>Or establish?</w:t>
      </w:r>
    </w:p>
  </w:comment>
  <w:comment w:id="1181" w:author="Windows User" w:date="2015-10-30T08:56:00Z" w:initials="WU">
    <w:p w:rsidR="00B52D77" w:rsidRDefault="00B52D77">
      <w:pPr>
        <w:pStyle w:val="CommentText"/>
      </w:pPr>
      <w:r>
        <w:rPr>
          <w:rStyle w:val="CommentReference"/>
        </w:rPr>
        <w:annotationRef/>
      </w:r>
      <w:r>
        <w:t>Is this the correct date?</w:t>
      </w:r>
    </w:p>
  </w:comment>
  <w:comment w:id="1237" w:author="Windows User" w:date="2015-10-30T08:56:00Z" w:initials="WU">
    <w:p w:rsidR="00B52D77" w:rsidRDefault="00B52D77">
      <w:pPr>
        <w:pStyle w:val="CommentText"/>
      </w:pPr>
      <w:r>
        <w:rPr>
          <w:rStyle w:val="CommentReference"/>
        </w:rPr>
        <w:annotationRef/>
      </w:r>
      <w:r>
        <w:t>Can this be reworded?</w:t>
      </w:r>
    </w:p>
  </w:comment>
  <w:comment w:id="1239" w:author="Windows User" w:date="2015-10-30T08:56:00Z" w:initials="WU">
    <w:p w:rsidR="00B52D77" w:rsidRDefault="00B52D77">
      <w:pPr>
        <w:pStyle w:val="CommentText"/>
      </w:pPr>
      <w:r>
        <w:rPr>
          <w:rStyle w:val="CommentReference"/>
        </w:rPr>
        <w:annotationRef/>
      </w:r>
      <w:r>
        <w:t>Check other books for alternate word here.</w:t>
      </w:r>
    </w:p>
  </w:comment>
  <w:comment w:id="1240" w:author="Windows User" w:date="2015-10-30T08:56:00Z" w:initials="WU">
    <w:p w:rsidR="00B52D77" w:rsidRDefault="00B52D77">
      <w:pPr>
        <w:pStyle w:val="CommentText"/>
      </w:pPr>
      <w:r>
        <w:rPr>
          <w:rStyle w:val="CommentReference"/>
        </w:rPr>
        <w:annotationRef/>
      </w:r>
      <w:r>
        <w:t>Nations or peoples?</w:t>
      </w:r>
    </w:p>
  </w:comment>
  <w:comment w:id="1241" w:author="Windows User" w:date="2015-10-30T08:56:00Z" w:initials="WU">
    <w:p w:rsidR="00B52D77" w:rsidRDefault="00B52D77">
      <w:pPr>
        <w:pStyle w:val="CommentText"/>
      </w:pPr>
      <w:r>
        <w:rPr>
          <w:rStyle w:val="CommentReference"/>
        </w:rPr>
        <w:annotationRef/>
      </w:r>
      <w:r>
        <w:t>Burned or consumed?</w:t>
      </w:r>
    </w:p>
  </w:comment>
  <w:comment w:id="1242" w:author="Windows User" w:date="2015-10-30T08:56:00Z" w:initials="WU">
    <w:p w:rsidR="00B52D77" w:rsidRDefault="00B52D77">
      <w:pPr>
        <w:pStyle w:val="CommentText"/>
      </w:pPr>
      <w:r>
        <w:rPr>
          <w:rStyle w:val="CommentReference"/>
        </w:rPr>
        <w:annotationRef/>
      </w:r>
      <w:r>
        <w:t>?</w:t>
      </w:r>
    </w:p>
  </w:comment>
  <w:comment w:id="1243" w:author="Windows User" w:date="2015-10-30T08:56:00Z" w:initials="WU">
    <w:p w:rsidR="00B52D77" w:rsidRPr="0098028B" w:rsidRDefault="00B52D7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47" w:author="Windows User" w:date="2015-10-30T08:56:00Z" w:initials="WU">
    <w:p w:rsidR="00B52D77" w:rsidRDefault="00B52D77">
      <w:pPr>
        <w:pStyle w:val="CommentText"/>
      </w:pPr>
      <w:r>
        <w:rPr>
          <w:rStyle w:val="CommentReference"/>
        </w:rPr>
        <w:annotationRef/>
      </w:r>
      <w:r>
        <w:t>Synaxarium has St. James dying twice… likely one of them should be St. John!</w:t>
      </w:r>
    </w:p>
  </w:comment>
  <w:comment w:id="1264" w:author="Windows User" w:date="2015-10-30T08:56:00Z" w:initials="WU">
    <w:p w:rsidR="00B52D77" w:rsidRDefault="00B52D77">
      <w:pPr>
        <w:pStyle w:val="CommentText"/>
      </w:pPr>
      <w:r>
        <w:rPr>
          <w:rStyle w:val="CommentReference"/>
        </w:rPr>
        <w:annotationRef/>
      </w:r>
      <w:r>
        <w:t>Ramez says print synacarium may have him in july</w:t>
      </w:r>
    </w:p>
  </w:comment>
  <w:comment w:id="1270" w:author="Windows User" w:date="2015-10-30T08:56:00Z" w:initials="WU">
    <w:p w:rsidR="00B52D77" w:rsidRDefault="00B52D77">
      <w:pPr>
        <w:pStyle w:val="CommentText"/>
      </w:pPr>
      <w:r>
        <w:rPr>
          <w:rStyle w:val="CommentReference"/>
        </w:rPr>
        <w:annotationRef/>
      </w:r>
      <w:r>
        <w:t>Approached? What does this vs mean?</w:t>
      </w:r>
    </w:p>
  </w:comment>
  <w:comment w:id="1271" w:author="Windows User" w:date="2015-10-30T08:56:00Z" w:initials="WU">
    <w:p w:rsidR="00B52D77" w:rsidRPr="00035775" w:rsidRDefault="00B52D7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274" w:author="Windows User" w:date="2015-10-30T08:56:00Z" w:initials="WU">
    <w:p w:rsidR="00B52D77" w:rsidRDefault="00B52D77">
      <w:pPr>
        <w:pStyle w:val="CommentText"/>
      </w:pPr>
      <w:r>
        <w:rPr>
          <w:rStyle w:val="CommentReference"/>
        </w:rPr>
        <w:annotationRef/>
      </w:r>
      <w:r>
        <w:t>Thoughts?</w:t>
      </w:r>
    </w:p>
  </w:comment>
  <w:comment w:id="1285" w:author="Windows User" w:date="2015-10-30T08:56:00Z" w:initials="WU">
    <w:p w:rsidR="00B52D77" w:rsidRDefault="00B52D7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302" w:author="Windows User" w:date="2015-10-30T08:56:00Z" w:initials="WU">
    <w:p w:rsidR="00B52D77" w:rsidRDefault="00B52D77">
      <w:pPr>
        <w:pStyle w:val="CommentText"/>
      </w:pPr>
      <w:r>
        <w:rPr>
          <w:rStyle w:val="CommentReference"/>
        </w:rPr>
        <w:annotationRef/>
      </w:r>
      <w:r>
        <w:t>Completely different.</w:t>
      </w:r>
    </w:p>
  </w:comment>
  <w:comment w:id="1303" w:author="Windows User" w:date="2015-10-30T08:56:00Z" w:initials="WU">
    <w:p w:rsidR="00B52D77" w:rsidRDefault="00B52D77">
      <w:pPr>
        <w:pStyle w:val="CommentText"/>
      </w:pPr>
      <w:r>
        <w:rPr>
          <w:rStyle w:val="CommentReference"/>
        </w:rPr>
        <w:annotationRef/>
      </w:r>
      <w:r>
        <w:t>With or in?</w:t>
      </w:r>
    </w:p>
  </w:comment>
  <w:comment w:id="1304" w:author="Windows User" w:date="2015-10-30T08:56:00Z" w:initials="WU">
    <w:p w:rsidR="00B52D77" w:rsidRDefault="00B52D77">
      <w:pPr>
        <w:pStyle w:val="CommentText"/>
      </w:pPr>
      <w:r>
        <w:rPr>
          <w:rStyle w:val="CommentReference"/>
        </w:rPr>
        <w:annotationRef/>
      </w:r>
    </w:p>
  </w:comment>
  <w:comment w:id="1305" w:author="Windows User" w:date="2015-10-30T08:56:00Z" w:initials="WU">
    <w:p w:rsidR="00B52D77" w:rsidRDefault="00B52D77">
      <w:pPr>
        <w:pStyle w:val="CommentText"/>
      </w:pPr>
      <w:r>
        <w:rPr>
          <w:rStyle w:val="CommentReference"/>
        </w:rPr>
        <w:annotationRef/>
      </w:r>
      <w:r>
        <w:t>Sound or voice?</w:t>
      </w:r>
    </w:p>
  </w:comment>
  <w:comment w:id="1307" w:author="Windows User" w:date="2015-10-30T08:56:00Z" w:initials="WU">
    <w:p w:rsidR="00B52D77" w:rsidRDefault="00B52D77">
      <w:pPr>
        <w:pStyle w:val="CommentText"/>
      </w:pPr>
      <w:r>
        <w:rPr>
          <w:rStyle w:val="CommentReference"/>
        </w:rPr>
        <w:annotationRef/>
      </w:r>
      <w:r>
        <w:t>Open to suggetions.</w:t>
      </w:r>
    </w:p>
  </w:comment>
  <w:comment w:id="1308" w:author="Windows User" w:date="2015-10-30T08:56:00Z" w:initials="WU">
    <w:p w:rsidR="00B52D77" w:rsidRDefault="00B52D77">
      <w:pPr>
        <w:pStyle w:val="CommentText"/>
      </w:pPr>
      <w:r>
        <w:rPr>
          <w:rStyle w:val="CommentReference"/>
        </w:rPr>
        <w:annotationRef/>
      </w:r>
      <w:r>
        <w:t>Before?</w:t>
      </w:r>
    </w:p>
  </w:comment>
  <w:comment w:id="1309" w:author="Windows User" w:date="2015-10-30T08:56:00Z" w:initials="WU">
    <w:p w:rsidR="00B52D77" w:rsidRDefault="00B52D77">
      <w:pPr>
        <w:pStyle w:val="CommentText"/>
      </w:pPr>
      <w:r>
        <w:rPr>
          <w:rStyle w:val="CommentReference"/>
        </w:rPr>
        <w:annotationRef/>
      </w:r>
      <w:r>
        <w:t>Nations?</w:t>
      </w:r>
    </w:p>
  </w:comment>
  <w:comment w:id="1310" w:author="Windows User" w:date="2015-10-30T08:56:00Z" w:initials="WU">
    <w:p w:rsidR="00B52D77" w:rsidRDefault="00B52D77">
      <w:pPr>
        <w:pStyle w:val="CommentText"/>
      </w:pPr>
      <w:r>
        <w:rPr>
          <w:rStyle w:val="CommentReference"/>
        </w:rPr>
        <w:annotationRef/>
      </w:r>
      <w:r>
        <w:t>?</w:t>
      </w:r>
    </w:p>
  </w:comment>
  <w:comment w:id="1340" w:author="Windows User" w:date="2015-10-30T08:56:00Z" w:initials="WU">
    <w:p w:rsidR="00B52D77" w:rsidRDefault="00B52D77">
      <w:pPr>
        <w:pStyle w:val="CommentText"/>
      </w:pPr>
      <w:r>
        <w:rPr>
          <w:rStyle w:val="CommentReference"/>
        </w:rPr>
        <w:annotationRef/>
      </w:r>
      <w:r>
        <w:t>?</w:t>
      </w:r>
    </w:p>
  </w:comment>
  <w:comment w:id="1344" w:author="Windows User" w:date="2015-10-30T08:56:00Z" w:initials="WU">
    <w:p w:rsidR="00B52D77" w:rsidRDefault="00B52D77">
      <w:pPr>
        <w:pStyle w:val="CommentText"/>
      </w:pPr>
      <w:r>
        <w:rPr>
          <w:rStyle w:val="CommentReference"/>
        </w:rPr>
        <w:annotationRef/>
      </w:r>
      <w:r>
        <w:t>Abba Noub, abanoub, Apa Noub, Apnoub?</w:t>
      </w:r>
    </w:p>
  </w:comment>
  <w:comment w:id="1345" w:author="Windows User" w:date="2015-10-30T08:56:00Z" w:initials="WU">
    <w:p w:rsidR="00B52D77" w:rsidRDefault="00B52D77">
      <w:pPr>
        <w:pStyle w:val="CommentText"/>
      </w:pPr>
      <w:r>
        <w:rPr>
          <w:rStyle w:val="CommentReference"/>
        </w:rPr>
        <w:annotationRef/>
      </w:r>
      <w:r>
        <w:t>Upright, or orthodox?</w:t>
      </w:r>
    </w:p>
  </w:comment>
  <w:comment w:id="1351" w:author="Windows User" w:date="2015-10-30T08:56:00Z" w:initials="WU">
    <w:p w:rsidR="00B52D77" w:rsidRDefault="00B52D77">
      <w:pPr>
        <w:pStyle w:val="CommentText"/>
      </w:pPr>
      <w:r>
        <w:rPr>
          <w:rStyle w:val="CommentReference"/>
        </w:rPr>
        <w:annotationRef/>
      </w:r>
      <w:r>
        <w:t>Are we going with ti agia = saint and ti ethowab = the holy?</w:t>
      </w:r>
    </w:p>
  </w:comment>
  <w:comment w:id="1371" w:author="Windows User" w:date="2015-10-30T08:56:00Z" w:initials="WU">
    <w:p w:rsidR="00B52D77" w:rsidRPr="00F905FE" w:rsidRDefault="00B52D7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372" w:author="Windows User" w:date="2015-10-30T08:56:00Z" w:initials="WU">
    <w:p w:rsidR="00B52D77" w:rsidRDefault="00B52D77">
      <w:pPr>
        <w:pStyle w:val="CommentText"/>
      </w:pPr>
      <w:r>
        <w:rPr>
          <w:rStyle w:val="CommentReference"/>
        </w:rPr>
        <w:annotationRef/>
      </w:r>
      <w:r>
        <w:t>Typo?</w:t>
      </w:r>
    </w:p>
  </w:comment>
  <w:comment w:id="1389" w:author="Windows User" w:date="2015-10-30T08:56:00Z" w:initials="WU">
    <w:p w:rsidR="00B52D77" w:rsidRPr="00DD5DBC" w:rsidRDefault="00B52D7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391" w:author="Windows User" w:date="2015-10-30T08:56:00Z" w:initials="WU">
    <w:p w:rsidR="00B52D77" w:rsidRDefault="00B52D77">
      <w:pPr>
        <w:pStyle w:val="CommentText"/>
      </w:pPr>
      <w:r>
        <w:rPr>
          <w:rStyle w:val="CommentReference"/>
        </w:rPr>
        <w:annotationRef/>
      </w:r>
      <w:r>
        <w:t>What does the Coptic say?</w:t>
      </w:r>
    </w:p>
  </w:comment>
  <w:comment w:id="1392" w:author="Windows User" w:date="2015-10-30T08:56:00Z" w:initials="WU">
    <w:p w:rsidR="00B52D77" w:rsidRDefault="00B52D77">
      <w:pPr>
        <w:pStyle w:val="CommentText"/>
      </w:pPr>
      <w:r>
        <w:rPr>
          <w:rStyle w:val="CommentReference"/>
        </w:rPr>
        <w:annotationRef/>
      </w:r>
      <w:r>
        <w:t>What is being quoted? 2Cor 5?</w:t>
      </w:r>
    </w:p>
  </w:comment>
  <w:comment w:id="1395" w:author="Windows User" w:date="2015-10-30T08:56:00Z" w:initials="WU">
    <w:p w:rsidR="00B52D77" w:rsidRDefault="00B52D77">
      <w:pPr>
        <w:pStyle w:val="CommentText"/>
      </w:pPr>
      <w:r>
        <w:rPr>
          <w:rStyle w:val="CommentReference"/>
        </w:rPr>
        <w:annotationRef/>
      </w:r>
      <w:r>
        <w:t>This is clearly a late composition, bastardizing other hymns. “our father in heaven, the sinless one, with your good father…” right.</w:t>
      </w:r>
    </w:p>
  </w:comment>
  <w:comment w:id="1396" w:author="Windows User" w:date="2015-10-30T08:56:00Z" w:initials="WU">
    <w:p w:rsidR="00B52D77" w:rsidRDefault="00B52D77">
      <w:pPr>
        <w:pStyle w:val="CommentText"/>
      </w:pPr>
      <w:r>
        <w:rPr>
          <w:rStyle w:val="CommentReference"/>
        </w:rPr>
        <w:annotationRef/>
      </w:r>
      <w:r>
        <w:t>Coptic is different from previous verse. What should English be?</w:t>
      </w:r>
    </w:p>
  </w:comment>
  <w:comment w:id="1397" w:author="Windows User" w:date="2015-10-30T08:56:00Z" w:initials="WU">
    <w:p w:rsidR="00B52D77" w:rsidRDefault="00B52D77">
      <w:pPr>
        <w:pStyle w:val="CommentText"/>
      </w:pPr>
      <w:r>
        <w:rPr>
          <w:rStyle w:val="CommentReference"/>
        </w:rPr>
        <w:annotationRef/>
      </w:r>
      <w:r>
        <w:t>Or athletes? Or athletic martyrs?</w:t>
      </w:r>
    </w:p>
  </w:comment>
  <w:comment w:id="1398" w:author="Windows User" w:date="2015-10-30T08:56:00Z" w:initials="WU">
    <w:p w:rsidR="00B52D77" w:rsidRDefault="00B52D77">
      <w:pPr>
        <w:pStyle w:val="CommentText"/>
      </w:pPr>
      <w:r>
        <w:rPr>
          <w:rStyle w:val="CommentReference"/>
        </w:rPr>
        <w:annotationRef/>
      </w:r>
      <w:r>
        <w:t>Or of the martyrs?</w:t>
      </w:r>
    </w:p>
  </w:comment>
  <w:comment w:id="1399" w:author="Windows User" w:date="2015-10-30T08:56:00Z" w:initials="WU">
    <w:p w:rsidR="00B52D77" w:rsidRDefault="00B52D77">
      <w:pPr>
        <w:pStyle w:val="CommentText"/>
      </w:pPr>
      <w:r>
        <w:rPr>
          <w:rStyle w:val="CommentReference"/>
        </w:rPr>
        <w:annotationRef/>
      </w:r>
      <w:r>
        <w:t>Carries or lifts?</w:t>
      </w:r>
    </w:p>
  </w:comment>
  <w:comment w:id="1400" w:author="Windows User" w:date="2015-10-30T08:56:00Z" w:initials="WU">
    <w:p w:rsidR="00B52D77" w:rsidRDefault="00B52D77">
      <w:pPr>
        <w:pStyle w:val="CommentText"/>
      </w:pPr>
      <w:r>
        <w:rPr>
          <w:rStyle w:val="CommentReference"/>
        </w:rPr>
        <w:annotationRef/>
      </w:r>
      <w:r>
        <w:t>Churches?</w:t>
      </w:r>
    </w:p>
    <w:p w:rsidR="00B52D77" w:rsidRDefault="00B52D77">
      <w:pPr>
        <w:pStyle w:val="CommentText"/>
      </w:pPr>
    </w:p>
  </w:comment>
  <w:comment w:id="1401" w:author="Windows User" w:date="2015-10-30T08:56:00Z" w:initials="WU">
    <w:p w:rsidR="00B52D77" w:rsidRDefault="00B52D77">
      <w:pPr>
        <w:pStyle w:val="CommentText"/>
      </w:pPr>
      <w:r>
        <w:rPr>
          <w:rStyle w:val="CommentReference"/>
        </w:rPr>
        <w:annotationRef/>
      </w:r>
      <w:r>
        <w:t>End?</w:t>
      </w:r>
    </w:p>
  </w:comment>
  <w:comment w:id="1409" w:author="Windows User" w:date="2015-10-30T08:56:00Z" w:initials="WU">
    <w:p w:rsidR="00B52D77" w:rsidRDefault="00B52D77">
      <w:pPr>
        <w:pStyle w:val="CommentText"/>
      </w:pPr>
      <w:r>
        <w:rPr>
          <w:rStyle w:val="CommentReference"/>
        </w:rPr>
        <w:annotationRef/>
      </w:r>
      <w:r>
        <w:t>Or full stop. You are worthy of the glory,</w:t>
      </w:r>
    </w:p>
  </w:comment>
  <w:comment w:id="1414" w:author="Windows User" w:date="2015-10-30T08:56:00Z" w:initials="WU">
    <w:p w:rsidR="00B52D77" w:rsidRDefault="00B52D77">
      <w:pPr>
        <w:pStyle w:val="CommentText"/>
      </w:pPr>
      <w:r>
        <w:rPr>
          <w:rStyle w:val="CommentReference"/>
        </w:rPr>
        <w:annotationRef/>
      </w:r>
      <w:r>
        <w:t>?</w:t>
      </w:r>
    </w:p>
  </w:comment>
  <w:comment w:id="1417" w:author="Windows User" w:date="2015-10-30T08:56:00Z" w:initials="WU">
    <w:p w:rsidR="00B52D77" w:rsidRDefault="00B52D77">
      <w:pPr>
        <w:pStyle w:val="CommentText"/>
      </w:pPr>
      <w:r>
        <w:rPr>
          <w:rStyle w:val="CommentReference"/>
        </w:rPr>
        <w:annotationRef/>
      </w:r>
      <w:r>
        <w:t>Is? Or will be? Exalted, or highly exalted?</w:t>
      </w:r>
    </w:p>
  </w:comment>
  <w:comment w:id="1419" w:author="Windows User" w:date="2015-10-30T08:56:00Z" w:initials="WU">
    <w:p w:rsidR="00B52D77" w:rsidRDefault="00B52D77">
      <w:pPr>
        <w:pStyle w:val="CommentText"/>
      </w:pPr>
      <w:r>
        <w:rPr>
          <w:rStyle w:val="CommentReference"/>
        </w:rPr>
        <w:annotationRef/>
      </w:r>
      <w:r>
        <w:t>Bring or offer</w:t>
      </w:r>
    </w:p>
  </w:comment>
  <w:comment w:id="1420" w:author="Windows User" w:date="2015-10-30T08:56:00Z" w:initials="WU">
    <w:p w:rsidR="00B52D77" w:rsidRDefault="00B52D77">
      <w:pPr>
        <w:pStyle w:val="CommentText"/>
      </w:pPr>
      <w:r>
        <w:rPr>
          <w:rStyle w:val="CommentReference"/>
        </w:rPr>
        <w:annotationRef/>
      </w:r>
      <w:r>
        <w:t>Spelling?</w:t>
      </w:r>
    </w:p>
  </w:comment>
  <w:comment w:id="1425" w:author="Windows User" w:date="2015-10-30T08:56:00Z" w:initials="WU">
    <w:p w:rsidR="00B52D77" w:rsidRDefault="00B52D77">
      <w:pPr>
        <w:pStyle w:val="CommentText"/>
      </w:pPr>
      <w:r>
        <w:rPr>
          <w:rStyle w:val="CommentReference"/>
        </w:rPr>
        <w:annotationRef/>
      </w:r>
      <w:r>
        <w:t>Name or Holy Name?</w:t>
      </w:r>
    </w:p>
  </w:comment>
  <w:comment w:id="1434" w:author="Windows User" w:date="2015-10-30T08:56:00Z" w:initials="WU">
    <w:p w:rsidR="00B52D77" w:rsidRDefault="00B52D77">
      <w:pPr>
        <w:pStyle w:val="CommentText"/>
      </w:pPr>
      <w:r>
        <w:rPr>
          <w:rStyle w:val="CommentReference"/>
        </w:rPr>
        <w:annotationRef/>
      </w:r>
      <w:r>
        <w:t>Christ or Jesus Christ?</w:t>
      </w:r>
    </w:p>
  </w:comment>
  <w:comment w:id="1439" w:author="Windows User" w:date="2015-10-30T08:56:00Z" w:initials="WU">
    <w:p w:rsidR="00B52D77" w:rsidRDefault="00B52D77">
      <w:pPr>
        <w:pStyle w:val="CommentText"/>
      </w:pPr>
      <w:r>
        <w:rPr>
          <w:rStyle w:val="CommentReference"/>
        </w:rPr>
        <w:annotationRef/>
      </w:r>
      <w:r>
        <w:t>Name or Holy Name?</w:t>
      </w:r>
    </w:p>
  </w:comment>
  <w:comment w:id="1440" w:author="Windows User" w:date="2015-10-30T08:56:00Z" w:initials="WU">
    <w:p w:rsidR="00B52D77" w:rsidRDefault="00B52D77">
      <w:pPr>
        <w:pStyle w:val="CommentText"/>
      </w:pPr>
      <w:r>
        <w:rPr>
          <w:rStyle w:val="CommentReference"/>
        </w:rPr>
        <w:annotationRef/>
      </w:r>
      <w:r>
        <w:t>To Him? Or by His might/power?</w:t>
      </w:r>
    </w:p>
  </w:comment>
  <w:comment w:id="1441" w:author="Windows User" w:date="2015-10-30T08:56:00Z" w:initials="WU">
    <w:p w:rsidR="00B52D77" w:rsidRDefault="00B52D77">
      <w:pPr>
        <w:pStyle w:val="CommentText"/>
      </w:pPr>
      <w:r>
        <w:rPr>
          <w:rStyle w:val="CommentReference"/>
        </w:rPr>
        <w:annotationRef/>
      </w:r>
      <w:r>
        <w:t>Might, or may?</w:t>
      </w:r>
    </w:p>
  </w:comment>
  <w:comment w:id="1442" w:author="Windows User" w:date="2015-10-30T08:56:00Z" w:initials="WU">
    <w:p w:rsidR="00B52D77" w:rsidRDefault="00B52D77" w:rsidP="00F77A5B">
      <w:pPr>
        <w:pStyle w:val="CommentText"/>
      </w:pPr>
      <w:r>
        <w:rPr>
          <w:rStyle w:val="CommentReference"/>
        </w:rPr>
        <w:annotationRef/>
      </w:r>
      <w:r>
        <w:t>Christ or Jesus Christ?</w:t>
      </w:r>
    </w:p>
  </w:comment>
  <w:comment w:id="1445" w:author="Windows User" w:date="2015-10-30T08:56:00Z" w:initials="WU">
    <w:p w:rsidR="00B52D77" w:rsidRDefault="00B52D77">
      <w:pPr>
        <w:pStyle w:val="CommentText"/>
      </w:pPr>
      <w:r>
        <w:rPr>
          <w:rStyle w:val="CommentReference"/>
        </w:rPr>
        <w:annotationRef/>
      </w:r>
      <w:r>
        <w:t>Miracles?</w:t>
      </w:r>
    </w:p>
  </w:comment>
  <w:comment w:id="1450" w:author="Windows User" w:date="2015-10-30T08:56:00Z" w:initials="WU">
    <w:p w:rsidR="00B52D77" w:rsidRDefault="00B52D77">
      <w:pPr>
        <w:pStyle w:val="CommentText"/>
      </w:pPr>
      <w:r>
        <w:rPr>
          <w:rStyle w:val="CommentReference"/>
        </w:rPr>
        <w:annotationRef/>
      </w:r>
      <w:r>
        <w:t>Name or Holy Name?</w:t>
      </w:r>
    </w:p>
  </w:comment>
  <w:comment w:id="1451" w:author="Windows User" w:date="2015-10-30T08:56:00Z" w:initials="WU">
    <w:p w:rsidR="00B52D77" w:rsidRDefault="00B52D77">
      <w:pPr>
        <w:pStyle w:val="CommentText"/>
      </w:pPr>
      <w:r>
        <w:rPr>
          <w:rStyle w:val="CommentReference"/>
        </w:rPr>
        <w:annotationRef/>
      </w:r>
      <w:r>
        <w:t>To Him? Or by His might/power?</w:t>
      </w:r>
    </w:p>
  </w:comment>
  <w:comment w:id="1452" w:author="Windows User" w:date="2015-10-30T08:56:00Z" w:initials="WU">
    <w:p w:rsidR="00B52D77" w:rsidRDefault="00B52D77">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083" w:rsidRDefault="00C27083" w:rsidP="006D61CA">
      <w:pPr>
        <w:spacing w:after="0" w:line="240" w:lineRule="auto"/>
      </w:pPr>
      <w:r>
        <w:separator/>
      </w:r>
    </w:p>
  </w:endnote>
  <w:endnote w:type="continuationSeparator" w:id="0">
    <w:p w:rsidR="00C27083" w:rsidRDefault="00C2708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D77" w:rsidRPr="009654EE" w:rsidRDefault="00B52D7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D439A">
      <w:rPr>
        <w:noProof/>
        <w:lang w:val="en-US"/>
      </w:rPr>
      <w:t>37</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D77" w:rsidRPr="006D61CA" w:rsidRDefault="00B52D7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D439A">
      <w:rPr>
        <w:noProof/>
        <w:lang w:val="en-US"/>
      </w:rPr>
      <w:t>819</w:t>
    </w:r>
    <w:r w:rsidRPr="006D61CA">
      <w:rPr>
        <w:lang w:val="en-US"/>
      </w:rPr>
      <w:fldChar w:fldCharType="end"/>
    </w:r>
  </w:p>
  <w:p w:rsidR="00B52D77" w:rsidRDefault="00B52D77"/>
  <w:p w:rsidR="00B52D77" w:rsidRDefault="00B52D7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083" w:rsidRDefault="00C27083" w:rsidP="006D61CA">
      <w:pPr>
        <w:spacing w:after="0" w:line="240" w:lineRule="auto"/>
      </w:pPr>
      <w:r>
        <w:separator/>
      </w:r>
    </w:p>
  </w:footnote>
  <w:footnote w:type="continuationSeparator" w:id="0">
    <w:p w:rsidR="00C27083" w:rsidRDefault="00C27083" w:rsidP="006D61CA">
      <w:pPr>
        <w:spacing w:after="0" w:line="240" w:lineRule="auto"/>
      </w:pPr>
      <w:r>
        <w:continuationSeparator/>
      </w:r>
    </w:p>
  </w:footnote>
  <w:footnote w:id="1">
    <w:p w:rsidR="00B52D77" w:rsidRDefault="00B52D7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B52D77" w:rsidRDefault="00B52D7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B52D77" w:rsidRPr="00260CA9" w:rsidRDefault="00B52D7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B52D77" w:rsidRDefault="00B52D77" w:rsidP="0097428E">
      <w:pPr>
        <w:pStyle w:val="footnote"/>
      </w:pPr>
      <w:r>
        <w:rPr>
          <w:rStyle w:val="FootnoteReference"/>
        </w:rPr>
        <w:footnoteRef/>
      </w:r>
      <w:r>
        <w:t xml:space="preserve"> Literally “hegoumens”, as the monastic and priestly orders have been thoroughly confused.</w:t>
      </w:r>
    </w:p>
  </w:footnote>
  <w:footnote w:id="5">
    <w:p w:rsidR="00B52D77" w:rsidRPr="00B021F8" w:rsidRDefault="00B52D7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B52D77" w:rsidRDefault="00B52D77" w:rsidP="00191A26">
      <w:pPr>
        <w:pStyle w:val="footnote"/>
      </w:pPr>
      <w:r>
        <w:rPr>
          <w:rStyle w:val="FootnoteReference"/>
        </w:rPr>
        <w:footnoteRef/>
      </w:r>
      <w:r>
        <w:t xml:space="preserve"> Originally, this litany belonged to the Deacon, not the Presbyter. However, it has shifted given the rarity of that order.</w:t>
      </w:r>
    </w:p>
  </w:footnote>
  <w:footnote w:id="7">
    <w:p w:rsidR="00B52D77" w:rsidRDefault="00B52D7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8">
    <w:p w:rsidR="00B52D77" w:rsidRDefault="00B52D77" w:rsidP="00323889">
      <w:pPr>
        <w:pStyle w:val="footnote"/>
      </w:pPr>
      <w:r>
        <w:rPr>
          <w:rStyle w:val="FootnoteReference"/>
        </w:rPr>
        <w:footnoteRef/>
      </w:r>
      <w:r>
        <w:t xml:space="preserve"> Or “The Lord’s Annointed”</w:t>
      </w:r>
    </w:p>
  </w:footnote>
  <w:footnote w:id="9">
    <w:p w:rsidR="00B52D77" w:rsidRDefault="00B52D7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B52D77" w:rsidRDefault="00B52D77" w:rsidP="00130E47">
      <w:pPr>
        <w:pStyle w:val="footnote"/>
      </w:pPr>
      <w:r>
        <w:rPr>
          <w:rStyle w:val="FootnoteReference"/>
        </w:rPr>
        <w:footnoteRef/>
      </w:r>
      <w:r>
        <w:t xml:space="preserve"> Or “The Lord’s Annointed”</w:t>
      </w:r>
    </w:p>
  </w:footnote>
  <w:footnote w:id="11">
    <w:p w:rsidR="00B52D77" w:rsidRDefault="00B52D7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B52D77" w:rsidRDefault="00B52D7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3">
    <w:p w:rsidR="00B52D77" w:rsidRDefault="00B52D7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4">
    <w:p w:rsidR="00B52D77" w:rsidRDefault="00B52D7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B52D77" w:rsidRDefault="00B52D7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B52D77" w:rsidRDefault="00B52D7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B52D77" w:rsidRDefault="00B52D7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8">
    <w:p w:rsidR="00B52D77" w:rsidRDefault="00B52D77" w:rsidP="006800D4">
      <w:pPr>
        <w:pStyle w:val="footnote"/>
      </w:pPr>
      <w:r>
        <w:rPr>
          <w:rStyle w:val="FootnoteReference"/>
        </w:rPr>
        <w:footnoteRef/>
      </w:r>
      <w:r>
        <w:t xml:space="preserve"> Or ‘Unique’</w:t>
      </w:r>
    </w:p>
  </w:footnote>
  <w:footnote w:id="19">
    <w:p w:rsidR="00B52D77" w:rsidRDefault="00B52D77" w:rsidP="006800D4">
      <w:pPr>
        <w:pStyle w:val="footnote"/>
      </w:pPr>
      <w:r>
        <w:rPr>
          <w:rStyle w:val="FootnoteReference"/>
        </w:rPr>
        <w:footnoteRef/>
      </w:r>
      <w:r>
        <w:t xml:space="preserve"> The alternative, shorter Gospel reading is suppressed in current practice</w:t>
      </w:r>
    </w:p>
  </w:footnote>
  <w:footnote w:id="20">
    <w:p w:rsidR="00B52D77" w:rsidRDefault="00B52D77">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B52D77" w:rsidRDefault="00B52D7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2">
    <w:p w:rsidR="00B52D77" w:rsidRDefault="00B52D7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3">
    <w:p w:rsidR="00B52D77" w:rsidRDefault="00B52D7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4">
    <w:p w:rsidR="00B52D77" w:rsidRPr="004A3E27" w:rsidRDefault="00B52D7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5">
    <w:p w:rsidR="00B52D77" w:rsidRPr="004A3E27" w:rsidRDefault="00B52D77" w:rsidP="00A91B17">
      <w:pPr>
        <w:pStyle w:val="footnote"/>
      </w:pPr>
      <w:r w:rsidRPr="004A3E27">
        <w:rPr>
          <w:rStyle w:val="FootnoteReference"/>
        </w:rPr>
        <w:footnoteRef/>
      </w:r>
      <w:r w:rsidRPr="004A3E27">
        <w:t xml:space="preserve"> ‘An allusion to our Lord’s persecutors mentioned in Acts 4:26’ (St. Augustine).</w:t>
      </w:r>
    </w:p>
  </w:footnote>
  <w:footnote w:id="26">
    <w:p w:rsidR="00B52D77" w:rsidRPr="004A3E27" w:rsidRDefault="00B52D77"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7">
    <w:p w:rsidR="00B52D77" w:rsidRPr="004A3E27" w:rsidRDefault="00B52D77"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rsidR="00B52D77" w:rsidRPr="004A3E27" w:rsidRDefault="00B52D77"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rsidR="00B52D77" w:rsidRPr="004A3E27" w:rsidRDefault="00B52D77"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rsidR="00B52D77" w:rsidRPr="004A3E27" w:rsidRDefault="00B52D77" w:rsidP="00E54261">
      <w:pPr>
        <w:pStyle w:val="FootnoteText"/>
      </w:pPr>
      <w:r w:rsidRPr="004A3E27">
        <w:rPr>
          <w:rStyle w:val="FootnoteReference"/>
        </w:rPr>
        <w:footnoteRef/>
      </w:r>
      <w:r w:rsidRPr="004A3E27">
        <w:t xml:space="preserve"> Pause a moment and give that a little thought.</w:t>
      </w:r>
    </w:p>
  </w:footnote>
  <w:footnote w:id="31">
    <w:p w:rsidR="00B52D77" w:rsidRPr="004A3E27" w:rsidRDefault="00B52D77"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32">
    <w:p w:rsidR="00B52D77" w:rsidRPr="004A3E27" w:rsidRDefault="00B52D77"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3">
    <w:p w:rsidR="00B52D77" w:rsidRPr="004A3E27" w:rsidRDefault="00B52D77"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4">
    <w:p w:rsidR="00B52D77" w:rsidRPr="004A3E27" w:rsidRDefault="00B52D77"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5">
    <w:p w:rsidR="00B52D77" w:rsidRPr="004A3E27" w:rsidRDefault="00B52D77" w:rsidP="00E54261">
      <w:pPr>
        <w:pStyle w:val="FootnoteText"/>
      </w:pPr>
      <w:r w:rsidRPr="004A3E27">
        <w:rPr>
          <w:rStyle w:val="FootnoteReference"/>
        </w:rPr>
        <w:footnoteRef/>
      </w:r>
      <w:r w:rsidRPr="004A3E27">
        <w:t xml:space="preserve"> Or: I rest in peace and fall asleep at once.</w:t>
      </w:r>
    </w:p>
  </w:footnote>
  <w:footnote w:id="36">
    <w:p w:rsidR="00B52D77" w:rsidRPr="004A3E27" w:rsidRDefault="00B52D77" w:rsidP="00E54261">
      <w:pPr>
        <w:pStyle w:val="FootnoteText"/>
      </w:pPr>
      <w:r w:rsidRPr="004A3E27">
        <w:rPr>
          <w:rStyle w:val="FootnoteReference"/>
        </w:rPr>
        <w:footnoteRef/>
      </w:r>
      <w:r w:rsidRPr="004A3E27">
        <w:t xml:space="preserve"> Following the Ethiopian version, which is based on the Septuagint.</w:t>
      </w:r>
    </w:p>
  </w:footnote>
  <w:footnote w:id="37">
    <w:p w:rsidR="00B52D77" w:rsidRPr="004A3E27" w:rsidRDefault="00B52D77"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8">
    <w:p w:rsidR="00B52D77" w:rsidRPr="004A3E27" w:rsidRDefault="00B52D77" w:rsidP="00E54261">
      <w:pPr>
        <w:pStyle w:val="FootnoteText"/>
      </w:pPr>
      <w:r w:rsidRPr="004A3E27">
        <w:rPr>
          <w:rStyle w:val="FootnoteReference"/>
        </w:rPr>
        <w:footnoteRef/>
      </w:r>
      <w:r w:rsidRPr="004A3E27">
        <w:t xml:space="preserve"> cp. Psalm 37:2; Jeremiah 10:24.</w:t>
      </w:r>
    </w:p>
  </w:footnote>
  <w:footnote w:id="39">
    <w:p w:rsidR="00B52D77" w:rsidRPr="004A3E27" w:rsidRDefault="00B52D77"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40">
    <w:p w:rsidR="00B52D77" w:rsidRPr="004A3E27" w:rsidRDefault="00B52D77" w:rsidP="00E54261">
      <w:pPr>
        <w:pStyle w:val="FootnoteText"/>
      </w:pPr>
      <w:r w:rsidRPr="004A3E27">
        <w:rPr>
          <w:rStyle w:val="FootnoteReference"/>
        </w:rPr>
        <w:footnoteRef/>
      </w:r>
      <w:r w:rsidRPr="004A3E27">
        <w:t xml:space="preserve"> cp. Mt. 7:23.</w:t>
      </w:r>
    </w:p>
  </w:footnote>
  <w:footnote w:id="41">
    <w:p w:rsidR="00B52D77" w:rsidRPr="004A3E27" w:rsidRDefault="00B52D77" w:rsidP="00E54261">
      <w:pPr>
        <w:pStyle w:val="FootnoteText"/>
      </w:pPr>
      <w:r w:rsidRPr="004A3E27">
        <w:rPr>
          <w:rStyle w:val="FootnoteReference"/>
        </w:rPr>
        <w:footnoteRef/>
      </w:r>
      <w:r w:rsidRPr="004A3E27">
        <w:t xml:space="preserve"> cp. 1 Pet. 5:8.</w:t>
      </w:r>
    </w:p>
  </w:footnote>
  <w:footnote w:id="42">
    <w:p w:rsidR="00B52D77" w:rsidRPr="004A3E27" w:rsidRDefault="00B52D77" w:rsidP="00E54261">
      <w:pPr>
        <w:pStyle w:val="FootnoteText"/>
      </w:pPr>
      <w:r w:rsidRPr="004A3E27">
        <w:rPr>
          <w:rStyle w:val="FootnoteReference"/>
        </w:rPr>
        <w:footnoteRef/>
      </w:r>
      <w:r w:rsidRPr="004A3E27">
        <w:t xml:space="preserve"> Empties fall (Ephes. 5:18).</w:t>
      </w:r>
    </w:p>
  </w:footnote>
  <w:footnote w:id="43">
    <w:p w:rsidR="00B52D77" w:rsidRPr="004A3E27" w:rsidRDefault="00B52D77"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4">
    <w:p w:rsidR="00B52D77" w:rsidRPr="004A3E27" w:rsidRDefault="00B52D77"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5">
    <w:p w:rsidR="00B52D77" w:rsidRPr="004A3E27" w:rsidRDefault="00B52D77" w:rsidP="00E54261">
      <w:pPr>
        <w:pStyle w:val="FootnoteText"/>
      </w:pPr>
      <w:r w:rsidRPr="004A3E27">
        <w:rPr>
          <w:rStyle w:val="FootnoteReference"/>
        </w:rPr>
        <w:footnoteRef/>
      </w:r>
      <w:r w:rsidRPr="004A3E27">
        <w:t xml:space="preserve"> Mt. 21:16.</w:t>
      </w:r>
    </w:p>
  </w:footnote>
  <w:footnote w:id="46">
    <w:p w:rsidR="00B52D77" w:rsidRPr="004A3E27" w:rsidRDefault="00B52D77"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7">
    <w:p w:rsidR="00B52D77" w:rsidRPr="004A3E27" w:rsidRDefault="00B52D77" w:rsidP="00E54261">
      <w:pPr>
        <w:pStyle w:val="FootnoteText"/>
      </w:pPr>
      <w:r w:rsidRPr="004A3E27">
        <w:rPr>
          <w:rStyle w:val="FootnoteReference"/>
        </w:rPr>
        <w:footnoteRef/>
      </w:r>
      <w:r w:rsidRPr="004A3E27">
        <w:t xml:space="preserve"> Heb. 2:6-8. The Sovereignty of the Son of Man (Messiah).</w:t>
      </w:r>
    </w:p>
  </w:footnote>
  <w:footnote w:id="48">
    <w:p w:rsidR="00B52D77" w:rsidRPr="004A3E27" w:rsidRDefault="00B52D77"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B52D77" w:rsidRPr="004A3E27" w:rsidRDefault="00B52D77" w:rsidP="00435BD3">
      <w:pPr>
        <w:pStyle w:val="FootnoteText"/>
      </w:pPr>
    </w:p>
  </w:footnote>
  <w:footnote w:id="49">
    <w:p w:rsidR="00B52D77" w:rsidRPr="004A3E27" w:rsidRDefault="00B52D77"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50">
    <w:p w:rsidR="00B52D77" w:rsidRPr="004A3E27" w:rsidRDefault="00B52D77"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1">
    <w:p w:rsidR="00B52D77" w:rsidRPr="004A3E27" w:rsidRDefault="00B52D77"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52">
    <w:p w:rsidR="00B52D77" w:rsidRPr="004A3E27" w:rsidRDefault="00B52D77" w:rsidP="00435BD3">
      <w:pPr>
        <w:pStyle w:val="FootnoteText"/>
      </w:pPr>
      <w:r w:rsidRPr="004A3E27">
        <w:rPr>
          <w:rStyle w:val="FootnoteReference"/>
        </w:rPr>
        <w:footnoteRef/>
      </w:r>
      <w:r w:rsidRPr="004A3E27">
        <w:t xml:space="preserve"> cp. 2 Cor. 6:16; 1 Cor. 6:19.</w:t>
      </w:r>
    </w:p>
  </w:footnote>
  <w:footnote w:id="53">
    <w:p w:rsidR="00B52D77" w:rsidRPr="004A3E27" w:rsidRDefault="00B52D77" w:rsidP="00435BD3">
      <w:pPr>
        <w:pStyle w:val="FootnoteText"/>
      </w:pPr>
      <w:r w:rsidRPr="004A3E27">
        <w:rPr>
          <w:rStyle w:val="FootnoteReference"/>
        </w:rPr>
        <w:footnoteRef/>
      </w:r>
      <w:r w:rsidRPr="004A3E27">
        <w:t xml:space="preserve"> cp. Mt. 10:19, 20; Luke 21:12-19.</w:t>
      </w:r>
    </w:p>
  </w:footnote>
  <w:footnote w:id="54">
    <w:p w:rsidR="00B52D77" w:rsidRPr="004A3E27" w:rsidRDefault="00B52D77" w:rsidP="00435BD3">
      <w:pPr>
        <w:pStyle w:val="FootnoteText"/>
      </w:pPr>
      <w:r w:rsidRPr="004A3E27">
        <w:rPr>
          <w:rStyle w:val="FootnoteReference"/>
        </w:rPr>
        <w:footnoteRef/>
      </w:r>
      <w:r w:rsidRPr="004A3E27">
        <w:t xml:space="preserve"> Psalm 13 differs only slightly from Psalm 52. cp. Romans 1:20-25.</w:t>
      </w:r>
    </w:p>
  </w:footnote>
  <w:footnote w:id="55">
    <w:p w:rsidR="00B52D77" w:rsidRPr="004A3E27" w:rsidRDefault="00B52D77"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6">
    <w:p w:rsidR="00B52D77" w:rsidRPr="004A3E27" w:rsidRDefault="00B52D77"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7">
    <w:p w:rsidR="00B52D77" w:rsidRPr="004A3E27" w:rsidRDefault="00B52D77"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8">
    <w:p w:rsidR="00B52D77" w:rsidRPr="004A3E27" w:rsidRDefault="00B52D77" w:rsidP="00435BD3">
      <w:pPr>
        <w:pStyle w:val="FootnoteText"/>
      </w:pPr>
      <w:r w:rsidRPr="004A3E27">
        <w:rPr>
          <w:rStyle w:val="FootnoteReference"/>
        </w:rPr>
        <w:footnoteRef/>
      </w:r>
      <w:r w:rsidRPr="004A3E27">
        <w:t xml:space="preserve"> At: </w:t>
      </w:r>
      <w:r w:rsidRPr="004A3E27">
        <w:rPr>
          <w:i/>
        </w:rPr>
        <w:t>or</w:t>
      </w:r>
      <w:r w:rsidRPr="004A3E27">
        <w:t>, In.</w:t>
      </w:r>
    </w:p>
  </w:footnote>
  <w:footnote w:id="59">
    <w:p w:rsidR="00B52D77" w:rsidRPr="004A3E27" w:rsidRDefault="00B52D77" w:rsidP="00435BD3">
      <w:pPr>
        <w:pStyle w:val="FootnoteText"/>
      </w:pPr>
      <w:r w:rsidRPr="004A3E27">
        <w:rPr>
          <w:rStyle w:val="FootnoteReference"/>
        </w:rPr>
        <w:footnoteRef/>
      </w:r>
      <w:r w:rsidRPr="004A3E27">
        <w:t xml:space="preserve"> i.e. Hear Christ who intercedes on our behalf (1 Cor. 1:30; Rom. 8: 34).</w:t>
      </w:r>
    </w:p>
  </w:footnote>
  <w:footnote w:id="60">
    <w:p w:rsidR="00B52D77" w:rsidRPr="004A3E27" w:rsidRDefault="00B52D77" w:rsidP="00435BD3">
      <w:pPr>
        <w:pStyle w:val="FootnoteText"/>
      </w:pPr>
      <w:r w:rsidRPr="004A3E27">
        <w:rPr>
          <w:rStyle w:val="FootnoteReference"/>
        </w:rPr>
        <w:footnoteRef/>
      </w:r>
      <w:r w:rsidRPr="004A3E27">
        <w:t xml:space="preserve"> cp. 2 Tim. 2:3, 12.</w:t>
      </w:r>
    </w:p>
  </w:footnote>
  <w:footnote w:id="61">
    <w:p w:rsidR="00B52D77" w:rsidRPr="004A3E27" w:rsidRDefault="00B52D77"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2">
    <w:p w:rsidR="00B52D77" w:rsidRPr="004A3E27" w:rsidRDefault="00B52D77" w:rsidP="00435BD3">
      <w:pPr>
        <w:pStyle w:val="FootnoteText"/>
      </w:pPr>
      <w:r w:rsidRPr="004A3E27">
        <w:rPr>
          <w:rStyle w:val="FootnoteReference"/>
        </w:rPr>
        <w:footnoteRef/>
      </w:r>
      <w:r w:rsidRPr="004A3E27">
        <w:t xml:space="preserve"> ‘They cast Me out of their city and now surround Me on the cross’ (St. Augustine).</w:t>
      </w:r>
    </w:p>
  </w:footnote>
  <w:footnote w:id="63">
    <w:p w:rsidR="00B52D77" w:rsidRPr="004A3E27" w:rsidRDefault="00B52D77"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4">
    <w:p w:rsidR="00B52D77" w:rsidRPr="004A3E27" w:rsidRDefault="00B52D77" w:rsidP="00CF35A1">
      <w:pPr>
        <w:pStyle w:val="FootnoteText"/>
      </w:pPr>
      <w:r w:rsidRPr="004A3E27">
        <w:rPr>
          <w:rStyle w:val="FootnoteReference"/>
        </w:rPr>
        <w:footnoteRef/>
      </w:r>
      <w:r w:rsidRPr="004A3E27">
        <w:t xml:space="preserve"> Cp. Acts 2:24.</w:t>
      </w:r>
    </w:p>
  </w:footnote>
  <w:footnote w:id="65">
    <w:p w:rsidR="00B52D77" w:rsidRPr="004A3E27" w:rsidRDefault="00B52D77" w:rsidP="00CF35A1">
      <w:pPr>
        <w:pStyle w:val="FootnoteText"/>
      </w:pPr>
      <w:r w:rsidRPr="004A3E27">
        <w:rPr>
          <w:rStyle w:val="FootnoteReference"/>
        </w:rPr>
        <w:footnoteRef/>
      </w:r>
      <w:r w:rsidRPr="004A3E27">
        <w:t xml:space="preserve"> cp. Exodus 9:23.</w:t>
      </w:r>
    </w:p>
  </w:footnote>
  <w:footnote w:id="66">
    <w:p w:rsidR="00B52D77" w:rsidRPr="004A3E27" w:rsidRDefault="00B52D77"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7">
    <w:p w:rsidR="00B52D77" w:rsidRPr="004A3E27" w:rsidRDefault="00B52D77"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8">
    <w:p w:rsidR="00B52D77" w:rsidRPr="004A3E27" w:rsidRDefault="00B52D77" w:rsidP="00CF35A1">
      <w:pPr>
        <w:pStyle w:val="FootnoteText"/>
      </w:pPr>
      <w:r w:rsidRPr="004A3E27">
        <w:rPr>
          <w:rStyle w:val="FootnoteReference"/>
        </w:rPr>
        <w:footnoteRef/>
      </w:r>
      <w:r w:rsidRPr="004A3E27">
        <w:t xml:space="preserve"> cp. Rev. 21:23.</w:t>
      </w:r>
    </w:p>
  </w:footnote>
  <w:footnote w:id="69">
    <w:p w:rsidR="00B52D77" w:rsidRPr="004A3E27" w:rsidRDefault="00B52D77"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70">
    <w:p w:rsidR="00B52D77" w:rsidRPr="004A3E27" w:rsidRDefault="00B52D77"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1">
    <w:p w:rsidR="00B52D77" w:rsidRPr="004A3E27" w:rsidRDefault="00B52D77" w:rsidP="00CF35A1">
      <w:pPr>
        <w:pStyle w:val="FootnoteText"/>
      </w:pPr>
      <w:r w:rsidRPr="004A3E27">
        <w:rPr>
          <w:rStyle w:val="FootnoteReference"/>
        </w:rPr>
        <w:footnoteRef/>
      </w:r>
      <w:r w:rsidRPr="004A3E27">
        <w:t xml:space="preserve"> Rom. 15:9. Christ in David, Apostles, nations. (cp. Ps. 66:2-6).</w:t>
      </w:r>
    </w:p>
  </w:footnote>
  <w:footnote w:id="72">
    <w:p w:rsidR="00B52D77" w:rsidRPr="004A3E27" w:rsidRDefault="00B52D77"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3">
    <w:p w:rsidR="00B52D77" w:rsidRPr="004A3E27" w:rsidRDefault="00B52D77" w:rsidP="00CF35A1">
      <w:pPr>
        <w:pStyle w:val="FootnoteText"/>
      </w:pPr>
      <w:r w:rsidRPr="004A3E27">
        <w:rPr>
          <w:rStyle w:val="FootnoteReference"/>
        </w:rPr>
        <w:footnoteRef/>
      </w:r>
      <w:r w:rsidRPr="004A3E27">
        <w:t xml:space="preserve"> Rom. 10:18.</w:t>
      </w:r>
    </w:p>
  </w:footnote>
  <w:footnote w:id="74">
    <w:p w:rsidR="00B52D77" w:rsidRPr="004A3E27" w:rsidRDefault="00B52D77" w:rsidP="00CF35A1">
      <w:pPr>
        <w:pStyle w:val="FootnoteText"/>
      </w:pPr>
      <w:r w:rsidRPr="004A3E27">
        <w:rPr>
          <w:rStyle w:val="FootnoteReference"/>
        </w:rPr>
        <w:footnoteRef/>
      </w:r>
      <w:r w:rsidRPr="004A3E27">
        <w:t xml:space="preserve"> cp. Ps. 88:38.</w:t>
      </w:r>
    </w:p>
  </w:footnote>
  <w:footnote w:id="75">
    <w:p w:rsidR="00B52D77" w:rsidRPr="004A3E27" w:rsidRDefault="00B52D77" w:rsidP="00CF35A1">
      <w:pPr>
        <w:pStyle w:val="FootnoteText"/>
      </w:pPr>
      <w:r w:rsidRPr="004A3E27">
        <w:rPr>
          <w:rStyle w:val="FootnoteReference"/>
        </w:rPr>
        <w:footnoteRef/>
      </w:r>
      <w:r w:rsidRPr="004A3E27">
        <w:t xml:space="preserve"> cp. Ps. 118:72.</w:t>
      </w:r>
    </w:p>
  </w:footnote>
  <w:footnote w:id="76">
    <w:p w:rsidR="00B52D77" w:rsidRPr="004A3E27" w:rsidRDefault="00B52D77"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7">
    <w:p w:rsidR="00B52D77" w:rsidRPr="004A3E27" w:rsidRDefault="00B52D77"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8">
    <w:p w:rsidR="00B52D77" w:rsidRPr="004A3E27" w:rsidRDefault="00B52D77"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9">
    <w:p w:rsidR="00B52D77" w:rsidRPr="004A3E27" w:rsidRDefault="00B52D77"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80">
    <w:p w:rsidR="00B52D77" w:rsidRPr="004A3E27" w:rsidRDefault="00B52D77" w:rsidP="00CF35A1">
      <w:pPr>
        <w:pStyle w:val="FootnoteText"/>
      </w:pPr>
      <w:r w:rsidRPr="004A3E27">
        <w:rPr>
          <w:rStyle w:val="FootnoteReference"/>
        </w:rPr>
        <w:footnoteRef/>
      </w:r>
      <w:r w:rsidRPr="004A3E27">
        <w:t xml:space="preserve"> ‘Christ died that we might live’ (1 Thess. 5:10; 1 Pet. 2:24).</w:t>
      </w:r>
    </w:p>
  </w:footnote>
  <w:footnote w:id="81">
    <w:p w:rsidR="00B52D77" w:rsidRPr="004A3E27" w:rsidRDefault="00B52D77" w:rsidP="00CF35A1">
      <w:pPr>
        <w:pStyle w:val="FootnoteText"/>
      </w:pPr>
      <w:r w:rsidRPr="004A3E27">
        <w:rPr>
          <w:rStyle w:val="FootnoteReference"/>
        </w:rPr>
        <w:footnoteRef/>
      </w:r>
      <w:r w:rsidRPr="004A3E27">
        <w:t xml:space="preserve"> Dawn is one of Christ’s names (cp. Lk. 1:78; Mal. 4:2).</w:t>
      </w:r>
    </w:p>
  </w:footnote>
  <w:footnote w:id="82">
    <w:p w:rsidR="00B52D77" w:rsidRPr="004A3E27" w:rsidRDefault="00B52D77"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3">
    <w:p w:rsidR="00B52D77" w:rsidRPr="004A3E27" w:rsidRDefault="00B52D77" w:rsidP="00CF35A1">
      <w:pPr>
        <w:pStyle w:val="FootnoteText"/>
      </w:pPr>
      <w:r w:rsidRPr="004A3E27">
        <w:rPr>
          <w:rStyle w:val="FootnoteReference"/>
        </w:rPr>
        <w:footnoteRef/>
      </w:r>
      <w:r w:rsidRPr="004A3E27">
        <w:t xml:space="preserve"> Mt. 27:39,43; Wis. 2:12-20.</w:t>
      </w:r>
    </w:p>
  </w:footnote>
  <w:footnote w:id="84">
    <w:p w:rsidR="00B52D77" w:rsidRPr="004A3E27" w:rsidRDefault="00B52D77" w:rsidP="00CF35A1">
      <w:pPr>
        <w:pStyle w:val="FootnoteText"/>
      </w:pPr>
      <w:r w:rsidRPr="004A3E27">
        <w:rPr>
          <w:rStyle w:val="FootnoteReference"/>
        </w:rPr>
        <w:footnoteRef/>
      </w:r>
      <w:r w:rsidRPr="004A3E27">
        <w:t xml:space="preserve"> Lam. 2:16; 3:46.</w:t>
      </w:r>
    </w:p>
  </w:footnote>
  <w:footnote w:id="85">
    <w:p w:rsidR="00B52D77" w:rsidRPr="004A3E27" w:rsidRDefault="00B52D77" w:rsidP="00CF35A1">
      <w:pPr>
        <w:pStyle w:val="FootnoteText"/>
      </w:pPr>
      <w:r w:rsidRPr="004A3E27">
        <w:rPr>
          <w:rStyle w:val="FootnoteReference"/>
        </w:rPr>
        <w:footnoteRef/>
      </w:r>
      <w:r w:rsidRPr="004A3E27">
        <w:t xml:space="preserve"> Jn. 19:37.</w:t>
      </w:r>
    </w:p>
  </w:footnote>
  <w:footnote w:id="86">
    <w:p w:rsidR="00B52D77" w:rsidRPr="004A3E27" w:rsidRDefault="00B52D77" w:rsidP="00CF35A1">
      <w:pPr>
        <w:pStyle w:val="FootnoteText"/>
      </w:pPr>
      <w:r w:rsidRPr="004A3E27">
        <w:rPr>
          <w:rStyle w:val="FootnoteReference"/>
        </w:rPr>
        <w:footnoteRef/>
      </w:r>
      <w:r w:rsidRPr="004A3E27">
        <w:t xml:space="preserve"> Jn. 19:24.</w:t>
      </w:r>
    </w:p>
  </w:footnote>
  <w:footnote w:id="87">
    <w:p w:rsidR="00B52D77" w:rsidRPr="004A3E27" w:rsidRDefault="00B52D77"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8">
    <w:p w:rsidR="00B52D77" w:rsidRPr="004A3E27" w:rsidRDefault="00B52D77" w:rsidP="00CF35A1">
      <w:pPr>
        <w:pStyle w:val="FootnoteText"/>
      </w:pPr>
      <w:r w:rsidRPr="004A3E27">
        <w:rPr>
          <w:rStyle w:val="FootnoteReference"/>
        </w:rPr>
        <w:footnoteRef/>
      </w:r>
      <w:r w:rsidRPr="004A3E27">
        <w:t xml:space="preserve"> Hebrews 2:12.</w:t>
      </w:r>
    </w:p>
  </w:footnote>
  <w:footnote w:id="89">
    <w:p w:rsidR="00B52D77" w:rsidRPr="004A3E27" w:rsidRDefault="00B52D77"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90">
    <w:p w:rsidR="00B52D77" w:rsidRPr="004A3E27" w:rsidRDefault="00B52D77" w:rsidP="00CF35A1">
      <w:pPr>
        <w:pStyle w:val="FootnoteText"/>
      </w:pPr>
      <w:r w:rsidRPr="004A3E27">
        <w:rPr>
          <w:rStyle w:val="FootnoteReference"/>
        </w:rPr>
        <w:footnoteRef/>
      </w:r>
      <w:r w:rsidRPr="004A3E27">
        <w:t xml:space="preserve"> Romans 3:24-26; John 17:4; 19:30.</w:t>
      </w:r>
    </w:p>
  </w:footnote>
  <w:footnote w:id="91">
    <w:p w:rsidR="00B52D77" w:rsidRPr="004A3E27" w:rsidRDefault="00B52D77"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92">
    <w:p w:rsidR="00B52D77" w:rsidRPr="004A3E27" w:rsidRDefault="00B52D77" w:rsidP="00CF35A1">
      <w:pPr>
        <w:pStyle w:val="FootnoteText"/>
      </w:pPr>
      <w:r w:rsidRPr="004A3E27">
        <w:rPr>
          <w:rStyle w:val="FootnoteReference"/>
        </w:rPr>
        <w:footnoteRef/>
      </w:r>
      <w:r w:rsidRPr="004A3E27">
        <w:t xml:space="preserve"> cp. Ephes. 5:18.</w:t>
      </w:r>
    </w:p>
  </w:footnote>
  <w:footnote w:id="93">
    <w:p w:rsidR="00B52D77" w:rsidRPr="004A3E27" w:rsidRDefault="00B52D77" w:rsidP="00CF35A1">
      <w:pPr>
        <w:pStyle w:val="FootnoteText"/>
      </w:pPr>
      <w:r w:rsidRPr="004A3E27">
        <w:rPr>
          <w:rStyle w:val="FootnoteReference"/>
        </w:rPr>
        <w:footnoteRef/>
      </w:r>
      <w:r w:rsidRPr="004A3E27">
        <w:t xml:space="preserve"> cp. Ps. 26:4.</w:t>
      </w:r>
    </w:p>
  </w:footnote>
  <w:footnote w:id="94">
    <w:p w:rsidR="00B52D77" w:rsidRPr="004A3E27" w:rsidRDefault="00B52D77" w:rsidP="00CF35A1">
      <w:pPr>
        <w:pStyle w:val="FootnoteText"/>
      </w:pPr>
      <w:r w:rsidRPr="004A3E27">
        <w:rPr>
          <w:rStyle w:val="FootnoteReference"/>
        </w:rPr>
        <w:footnoteRef/>
      </w:r>
      <w:r w:rsidRPr="004A3E27">
        <w:t xml:space="preserve"> 1 Cor. 10:26-28; cp. Psalm 49:12.</w:t>
      </w:r>
    </w:p>
  </w:footnote>
  <w:footnote w:id="95">
    <w:p w:rsidR="00B52D77" w:rsidRPr="004A3E27" w:rsidRDefault="00B52D77" w:rsidP="00CF35A1">
      <w:pPr>
        <w:pStyle w:val="FootnoteText"/>
      </w:pPr>
      <w:r w:rsidRPr="004A3E27">
        <w:rPr>
          <w:rStyle w:val="FootnoteReference"/>
        </w:rPr>
        <w:footnoteRef/>
      </w:r>
      <w:r w:rsidRPr="004A3E27">
        <w:t xml:space="preserve"> Is. 2:2; Dan. 2:35; 1 Cor. 10:4.</w:t>
      </w:r>
    </w:p>
  </w:footnote>
  <w:footnote w:id="96">
    <w:p w:rsidR="00B52D77" w:rsidRPr="004A3E27" w:rsidRDefault="00B52D77"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7">
    <w:p w:rsidR="00B52D77" w:rsidRPr="004A3E27" w:rsidRDefault="00B52D77"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8">
    <w:p w:rsidR="00B52D77" w:rsidRPr="004A3E27" w:rsidRDefault="00B52D77"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9">
    <w:p w:rsidR="00B52D77" w:rsidRPr="004A3E27" w:rsidRDefault="00B52D77"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100">
    <w:p w:rsidR="00B52D77" w:rsidRPr="004A3E27" w:rsidRDefault="00B52D77"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01">
    <w:p w:rsidR="00B52D77" w:rsidRPr="004A3E27" w:rsidRDefault="00B52D77"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102">
    <w:p w:rsidR="00B52D77" w:rsidRPr="004A3E27" w:rsidRDefault="00B52D77"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103">
    <w:p w:rsidR="00B52D77" w:rsidRPr="004A3E27" w:rsidRDefault="00B52D77"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4">
    <w:p w:rsidR="00B52D77" w:rsidRPr="004A3E27" w:rsidRDefault="00B52D77" w:rsidP="002D71F0">
      <w:pPr>
        <w:pStyle w:val="FootnoteText"/>
      </w:pPr>
      <w:r w:rsidRPr="004A3E27">
        <w:rPr>
          <w:rStyle w:val="FootnoteReference"/>
        </w:rPr>
        <w:footnoteRef/>
      </w:r>
      <w:r w:rsidRPr="004A3E27">
        <w:t xml:space="preserve"> churches: assemblies, gatherings, congregations (not buildings).</w:t>
      </w:r>
    </w:p>
  </w:footnote>
  <w:footnote w:id="105">
    <w:p w:rsidR="00B52D77" w:rsidRPr="004A3E27" w:rsidRDefault="00B52D77"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6">
    <w:p w:rsidR="00B52D77" w:rsidRPr="004A3E27" w:rsidRDefault="00B52D77"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B52D77" w:rsidRPr="004A3E27" w:rsidRDefault="00B52D77" w:rsidP="002D71F0">
      <w:pPr>
        <w:pStyle w:val="FootnoteText"/>
      </w:pPr>
      <w:r w:rsidRPr="004A3E27">
        <w:tab/>
        <w:t>‘No sweeter fragrance than to follow Christ,</w:t>
      </w:r>
    </w:p>
    <w:p w:rsidR="00B52D77" w:rsidRPr="004A3E27" w:rsidRDefault="00B52D77" w:rsidP="002D71F0">
      <w:pPr>
        <w:pStyle w:val="FootnoteText"/>
      </w:pPr>
      <w:r w:rsidRPr="004A3E27">
        <w:tab/>
        <w:t>when man makes offerings of a holy life,</w:t>
      </w:r>
    </w:p>
    <w:p w:rsidR="00B52D77" w:rsidRPr="004A3E27" w:rsidRDefault="00B52D77" w:rsidP="002D71F0">
      <w:pPr>
        <w:pStyle w:val="FootnoteText"/>
      </w:pPr>
      <w:r w:rsidRPr="004A3E27">
        <w:tab/>
        <w:t>and offers golden deeds in sacrifice’ (St. Prosper).</w:t>
      </w:r>
    </w:p>
  </w:footnote>
  <w:footnote w:id="107">
    <w:p w:rsidR="00B52D77" w:rsidRPr="004A3E27" w:rsidRDefault="00B52D77" w:rsidP="002D71F0">
      <w:pPr>
        <w:pStyle w:val="FootnoteText"/>
      </w:pPr>
      <w:r w:rsidRPr="004A3E27">
        <w:rPr>
          <w:rStyle w:val="FootnoteReference"/>
        </w:rPr>
        <w:footnoteRef/>
      </w:r>
      <w:r w:rsidRPr="004A3E27">
        <w:t xml:space="preserve"> cp. Psalm 21:11.</w:t>
      </w:r>
    </w:p>
  </w:footnote>
  <w:footnote w:id="108">
    <w:p w:rsidR="00B52D77" w:rsidRPr="004A3E27" w:rsidRDefault="00B52D77" w:rsidP="002D71F0">
      <w:pPr>
        <w:pStyle w:val="FootnoteText"/>
      </w:pPr>
      <w:r w:rsidRPr="004A3E27">
        <w:rPr>
          <w:rStyle w:val="FootnoteReference"/>
        </w:rPr>
        <w:footnoteRef/>
      </w:r>
      <w:r w:rsidRPr="004A3E27">
        <w:t xml:space="preserve"> cp. Isaiah 5:12.</w:t>
      </w:r>
    </w:p>
  </w:footnote>
  <w:footnote w:id="109">
    <w:p w:rsidR="00B52D77" w:rsidRPr="004A3E27" w:rsidRDefault="00B52D77" w:rsidP="002D71F0">
      <w:pPr>
        <w:pStyle w:val="FootnoteText"/>
      </w:pPr>
      <w:r w:rsidRPr="004A3E27">
        <w:rPr>
          <w:rStyle w:val="FootnoteReference"/>
        </w:rPr>
        <w:footnoteRef/>
      </w:r>
      <w:r w:rsidRPr="004A3E27">
        <w:t xml:space="preserve"> Cp. Isaiah 40:11; John 10:11.</w:t>
      </w:r>
    </w:p>
  </w:footnote>
  <w:footnote w:id="110">
    <w:p w:rsidR="00B52D77" w:rsidRPr="004A3E27" w:rsidRDefault="00B52D77" w:rsidP="002D71F0">
      <w:pPr>
        <w:pStyle w:val="FootnoteText"/>
      </w:pPr>
      <w:r w:rsidRPr="004A3E27">
        <w:rPr>
          <w:rStyle w:val="FootnoteReference"/>
        </w:rPr>
        <w:footnoteRef/>
      </w:r>
      <w:r w:rsidRPr="004A3E27">
        <w:t xml:space="preserve"> Cp. Exodus 9:23. In thunderstorms deer often cast their young.</w:t>
      </w:r>
    </w:p>
  </w:footnote>
  <w:footnote w:id="111">
    <w:p w:rsidR="00B52D77" w:rsidRPr="004A3E27" w:rsidRDefault="00B52D77"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12">
    <w:p w:rsidR="00B52D77" w:rsidRPr="004A3E27" w:rsidRDefault="00B52D77"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3">
    <w:p w:rsidR="00B52D77" w:rsidRPr="004A3E27" w:rsidRDefault="00B52D77"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4">
    <w:p w:rsidR="00B52D77" w:rsidRPr="004A3E27" w:rsidRDefault="00B52D77" w:rsidP="002D71F0">
      <w:pPr>
        <w:pStyle w:val="FootnoteText"/>
      </w:pPr>
      <w:r w:rsidRPr="004A3E27">
        <w:rPr>
          <w:rStyle w:val="FootnoteReference"/>
        </w:rPr>
        <w:footnoteRef/>
      </w:r>
      <w:r w:rsidRPr="004A3E27">
        <w:t xml:space="preserve"> Blood signifies death (cp. Lev. 17:14).</w:t>
      </w:r>
    </w:p>
  </w:footnote>
  <w:footnote w:id="115">
    <w:p w:rsidR="00B52D77" w:rsidRPr="004A3E27" w:rsidRDefault="00B52D77"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6">
    <w:p w:rsidR="00B52D77" w:rsidRPr="004A3E27" w:rsidRDefault="00B52D77"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7">
    <w:p w:rsidR="00B52D77" w:rsidRPr="004A3E27" w:rsidRDefault="00B52D77" w:rsidP="002D71F0">
      <w:pPr>
        <w:pStyle w:val="FootnoteText"/>
      </w:pPr>
      <w:r w:rsidRPr="004A3E27">
        <w:rPr>
          <w:rStyle w:val="FootnoteReference"/>
        </w:rPr>
        <w:footnoteRef/>
      </w:r>
      <w:r w:rsidRPr="004A3E27">
        <w:t xml:space="preserve"> Luke 23:46.</w:t>
      </w:r>
    </w:p>
  </w:footnote>
  <w:footnote w:id="118">
    <w:p w:rsidR="00B52D77" w:rsidRPr="004A3E27" w:rsidRDefault="00B52D77"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9">
    <w:p w:rsidR="00B52D77" w:rsidRPr="004A3E27" w:rsidRDefault="00B52D77"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20">
    <w:p w:rsidR="00B52D77" w:rsidRPr="004A3E27" w:rsidRDefault="00B52D77" w:rsidP="002D71F0">
      <w:pPr>
        <w:pStyle w:val="FootnoteText"/>
      </w:pPr>
      <w:r w:rsidRPr="004A3E27">
        <w:rPr>
          <w:rStyle w:val="FootnoteReference"/>
        </w:rPr>
        <w:footnoteRef/>
      </w:r>
      <w:r w:rsidRPr="004A3E27">
        <w:t xml:space="preserve"> The sense of separation from God is the great illusion and madness.</w:t>
      </w:r>
    </w:p>
  </w:footnote>
  <w:footnote w:id="121">
    <w:p w:rsidR="00B52D77" w:rsidRPr="004A3E27" w:rsidRDefault="00B52D77"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22">
    <w:p w:rsidR="00B52D77" w:rsidRPr="004A3E27" w:rsidRDefault="00B52D77"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3">
    <w:p w:rsidR="00B52D77" w:rsidRPr="004A3E27" w:rsidRDefault="00B52D77"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4">
    <w:p w:rsidR="00B52D77" w:rsidRPr="004A3E27" w:rsidRDefault="00B52D77" w:rsidP="002D71F0">
      <w:pPr>
        <w:pStyle w:val="FootnoteText"/>
      </w:pPr>
      <w:r w:rsidRPr="004A3E27">
        <w:rPr>
          <w:rStyle w:val="FootnoteReference"/>
        </w:rPr>
        <w:footnoteRef/>
      </w:r>
      <w:r w:rsidRPr="004A3E27">
        <w:t xml:space="preserve"> Man is made for happiness, fruit of grace, forgiveness, right relations, holiness.</w:t>
      </w:r>
    </w:p>
  </w:footnote>
  <w:footnote w:id="125">
    <w:p w:rsidR="00B52D77" w:rsidRPr="004A3E27" w:rsidRDefault="00B52D77"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6">
    <w:p w:rsidR="00B52D77" w:rsidRPr="004A3E27" w:rsidRDefault="00B52D77"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7">
    <w:p w:rsidR="00B52D77" w:rsidRPr="004A3E27" w:rsidRDefault="00B52D77" w:rsidP="00950468">
      <w:pPr>
        <w:pStyle w:val="FootnoteText"/>
      </w:pPr>
      <w:r w:rsidRPr="004A3E27">
        <w:rPr>
          <w:rStyle w:val="FootnoteReference"/>
        </w:rPr>
        <w:footnoteRef/>
      </w:r>
      <w:r w:rsidRPr="004A3E27">
        <w:t xml:space="preserve"> Naturally and spiritually (Jn. 3:3-6).</w:t>
      </w:r>
    </w:p>
  </w:footnote>
  <w:footnote w:id="128">
    <w:p w:rsidR="00B52D77" w:rsidRPr="004A3E27" w:rsidRDefault="00B52D77"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9">
    <w:p w:rsidR="00B52D77" w:rsidRPr="004A3E27" w:rsidRDefault="00B52D77" w:rsidP="00950468">
      <w:pPr>
        <w:pStyle w:val="FootnoteText"/>
      </w:pPr>
      <w:r w:rsidRPr="004A3E27">
        <w:rPr>
          <w:rStyle w:val="FootnoteReference"/>
        </w:rPr>
        <w:footnoteRef/>
      </w:r>
      <w:r w:rsidRPr="004A3E27">
        <w:t xml:space="preserve"> ‘The land of the living.’</w:t>
      </w:r>
    </w:p>
  </w:footnote>
  <w:footnote w:id="130">
    <w:p w:rsidR="00B52D77" w:rsidRPr="004A3E27" w:rsidRDefault="00B52D77"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31">
    <w:p w:rsidR="00B52D77" w:rsidRPr="004A3E27" w:rsidRDefault="00B52D77" w:rsidP="00950468">
      <w:pPr>
        <w:pStyle w:val="FootnoteText"/>
      </w:pPr>
      <w:r w:rsidRPr="004A3E27">
        <w:rPr>
          <w:rStyle w:val="FootnoteReference"/>
        </w:rPr>
        <w:footnoteRef/>
      </w:r>
      <w:r w:rsidRPr="004A3E27">
        <w:t xml:space="preserve"> John 19:1; Mt. 27:26.</w:t>
      </w:r>
    </w:p>
  </w:footnote>
  <w:footnote w:id="132">
    <w:p w:rsidR="00B52D77" w:rsidRPr="004A3E27" w:rsidRDefault="00B52D77" w:rsidP="00950468">
      <w:pPr>
        <w:pStyle w:val="FootnoteText"/>
      </w:pPr>
      <w:r w:rsidRPr="004A3E27">
        <w:rPr>
          <w:rStyle w:val="FootnoteReference"/>
        </w:rPr>
        <w:footnoteRef/>
      </w:r>
      <w:r w:rsidRPr="004A3E27">
        <w:t xml:space="preserve"> cp. Psalm 21:21.</w:t>
      </w:r>
    </w:p>
  </w:footnote>
  <w:footnote w:id="133">
    <w:p w:rsidR="00B52D77" w:rsidRPr="004A3E27" w:rsidRDefault="00B52D77" w:rsidP="00950468">
      <w:pPr>
        <w:pStyle w:val="FootnoteText"/>
      </w:pPr>
      <w:r w:rsidRPr="004A3E27">
        <w:rPr>
          <w:rStyle w:val="FootnoteReference"/>
        </w:rPr>
        <w:footnoteRef/>
      </w:r>
      <w:r w:rsidRPr="004A3E27">
        <w:t xml:space="preserve"> cp. John 15:25.</w:t>
      </w:r>
    </w:p>
  </w:footnote>
  <w:footnote w:id="134">
    <w:p w:rsidR="00B52D77" w:rsidRPr="004A3E27" w:rsidRDefault="00B52D77" w:rsidP="00950468">
      <w:pPr>
        <w:pStyle w:val="FootnoteText"/>
      </w:pPr>
      <w:r w:rsidRPr="004A3E27">
        <w:rPr>
          <w:rStyle w:val="FootnoteReference"/>
        </w:rPr>
        <w:footnoteRef/>
      </w:r>
      <w:r w:rsidRPr="004A3E27">
        <w:t xml:space="preserve"> cp. Psalm 36:30.</w:t>
      </w:r>
    </w:p>
  </w:footnote>
  <w:footnote w:id="135">
    <w:p w:rsidR="00B52D77" w:rsidRPr="004A3E27" w:rsidRDefault="00B52D77" w:rsidP="00950468">
      <w:pPr>
        <w:pStyle w:val="FootnoteText"/>
      </w:pPr>
      <w:r w:rsidRPr="004A3E27">
        <w:rPr>
          <w:rStyle w:val="FootnoteReference"/>
        </w:rPr>
        <w:footnoteRef/>
      </w:r>
      <w:r w:rsidRPr="004A3E27">
        <w:t xml:space="preserve"> cp. Psalm 109:7.</w:t>
      </w:r>
    </w:p>
  </w:footnote>
  <w:footnote w:id="136">
    <w:p w:rsidR="00B52D77" w:rsidRPr="004A3E27" w:rsidRDefault="00B52D77"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7">
    <w:p w:rsidR="00B52D77" w:rsidRPr="004A3E27" w:rsidRDefault="00B52D77" w:rsidP="00950468">
      <w:pPr>
        <w:pStyle w:val="FootnoteText"/>
      </w:pPr>
      <w:r w:rsidRPr="004A3E27">
        <w:rPr>
          <w:rStyle w:val="FootnoteReference"/>
        </w:rPr>
        <w:footnoteRef/>
      </w:r>
      <w:r w:rsidRPr="004A3E27">
        <w:t xml:space="preserve"> ‘The Prophet asks to be free from passion’ (St. Athanasius).</w:t>
      </w:r>
    </w:p>
  </w:footnote>
  <w:footnote w:id="138">
    <w:p w:rsidR="00B52D77" w:rsidRPr="004A3E27" w:rsidRDefault="00B52D77" w:rsidP="00950468">
      <w:pPr>
        <w:pStyle w:val="FootnoteText"/>
      </w:pPr>
      <w:r w:rsidRPr="004A3E27">
        <w:rPr>
          <w:rStyle w:val="FootnoteReference"/>
        </w:rPr>
        <w:footnoteRef/>
      </w:r>
      <w:r w:rsidRPr="004A3E27">
        <w:t xml:space="preserve"> Prov. 24:19.</w:t>
      </w:r>
    </w:p>
  </w:footnote>
  <w:footnote w:id="139">
    <w:p w:rsidR="00B52D77" w:rsidRPr="004A3E27" w:rsidRDefault="00B52D77"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40">
    <w:p w:rsidR="00B52D77" w:rsidRPr="004A3E27" w:rsidRDefault="00B52D77"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41">
    <w:p w:rsidR="00B52D77" w:rsidRPr="004A3E27" w:rsidRDefault="00B52D77"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42">
    <w:p w:rsidR="00B52D77" w:rsidRPr="004A3E27" w:rsidRDefault="00B52D77"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3">
    <w:p w:rsidR="00B52D77" w:rsidRPr="004A3E27" w:rsidRDefault="00B52D77"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4">
    <w:p w:rsidR="00B52D77" w:rsidRPr="004A3E27" w:rsidRDefault="00B52D77"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5">
    <w:p w:rsidR="00B52D77" w:rsidRPr="004A3E27" w:rsidRDefault="00B52D77" w:rsidP="00950468">
      <w:pPr>
        <w:pStyle w:val="FootnoteText"/>
      </w:pPr>
      <w:r w:rsidRPr="004A3E27">
        <w:rPr>
          <w:rStyle w:val="FootnoteReference"/>
        </w:rPr>
        <w:footnoteRef/>
      </w:r>
      <w:r w:rsidRPr="004A3E27">
        <w:t xml:space="preserve"> ‘Remove sin, and then whatever you see in man is of God’ (St. Augustine)</w:t>
      </w:r>
    </w:p>
  </w:footnote>
  <w:footnote w:id="146">
    <w:p w:rsidR="00B52D77" w:rsidRPr="004A3E27" w:rsidRDefault="00B52D77" w:rsidP="00950468">
      <w:pPr>
        <w:pStyle w:val="FootnoteText"/>
      </w:pPr>
      <w:r w:rsidRPr="004A3E27">
        <w:rPr>
          <w:rStyle w:val="FootnoteReference"/>
        </w:rPr>
        <w:footnoteRef/>
      </w:r>
      <w:r w:rsidRPr="004A3E27">
        <w:t xml:space="preserve"> Compare Ps. 36:1, 37 with Proverbs 24: 19-20 (RSV) and Mt. 5:5-9.</w:t>
      </w:r>
    </w:p>
  </w:footnote>
  <w:footnote w:id="147">
    <w:p w:rsidR="00B52D77" w:rsidRPr="004A3E27" w:rsidRDefault="00B52D77" w:rsidP="00950468">
      <w:pPr>
        <w:pStyle w:val="FootnoteText"/>
      </w:pPr>
      <w:r w:rsidRPr="004A3E27">
        <w:rPr>
          <w:rStyle w:val="FootnoteReference"/>
        </w:rPr>
        <w:footnoteRef/>
      </w:r>
      <w:r w:rsidRPr="004A3E27">
        <w:t xml:space="preserve"> cp. Heb. 12:5-13. Psalm 6:2 is identical with 37:2.</w:t>
      </w:r>
    </w:p>
  </w:footnote>
  <w:footnote w:id="148">
    <w:p w:rsidR="00B52D77" w:rsidRPr="004A3E27" w:rsidRDefault="00B52D77" w:rsidP="00950468">
      <w:pPr>
        <w:pStyle w:val="FootnoteText"/>
      </w:pPr>
      <w:r w:rsidRPr="004A3E27">
        <w:rPr>
          <w:rStyle w:val="FootnoteReference"/>
        </w:rPr>
        <w:footnoteRef/>
      </w:r>
      <w:r w:rsidRPr="004A3E27">
        <w:t xml:space="preserve"> cp. Mt. 19:20. ‘One thing you lack’ (Mk. 10:21).</w:t>
      </w:r>
    </w:p>
  </w:footnote>
  <w:footnote w:id="149">
    <w:p w:rsidR="00B52D77" w:rsidRPr="004A3E27" w:rsidRDefault="00B52D77"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50">
    <w:p w:rsidR="00B52D77" w:rsidRPr="004A3E27" w:rsidRDefault="00B52D77"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51">
    <w:p w:rsidR="00B52D77" w:rsidRPr="004A3E27" w:rsidRDefault="00B52D77" w:rsidP="00950468">
      <w:pPr>
        <w:pStyle w:val="FootnoteText"/>
      </w:pPr>
      <w:r w:rsidRPr="004A3E27">
        <w:rPr>
          <w:rStyle w:val="FootnoteReference"/>
        </w:rPr>
        <w:footnoteRef/>
      </w:r>
      <w:r w:rsidRPr="004A3E27">
        <w:t xml:space="preserve"> cp. 1 Sam. 15:22. Love shown in obedience is the true sacrifice.</w:t>
      </w:r>
    </w:p>
  </w:footnote>
  <w:footnote w:id="152">
    <w:p w:rsidR="00B52D77" w:rsidRPr="004A3E27" w:rsidRDefault="00B52D77"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3">
    <w:p w:rsidR="00B52D77" w:rsidRPr="004A3E27" w:rsidRDefault="00B52D77" w:rsidP="00950468">
      <w:pPr>
        <w:pStyle w:val="FootnoteText"/>
      </w:pPr>
      <w:r w:rsidRPr="004A3E27">
        <w:rPr>
          <w:rStyle w:val="FootnoteReference"/>
        </w:rPr>
        <w:footnoteRef/>
      </w:r>
      <w:r w:rsidRPr="004A3E27">
        <w:t xml:space="preserve"> The great universal Church (cp. St. Athanasius).</w:t>
      </w:r>
    </w:p>
  </w:footnote>
  <w:footnote w:id="154">
    <w:p w:rsidR="00B52D77" w:rsidRPr="004A3E27" w:rsidRDefault="00B52D77" w:rsidP="00950468">
      <w:pPr>
        <w:pStyle w:val="FootnoteText"/>
      </w:pPr>
      <w:r w:rsidRPr="004A3E27">
        <w:rPr>
          <w:rStyle w:val="FootnoteReference"/>
        </w:rPr>
        <w:footnoteRef/>
      </w:r>
      <w:r w:rsidRPr="004A3E27">
        <w:t xml:space="preserve"> John 13:30.</w:t>
      </w:r>
    </w:p>
  </w:footnote>
  <w:footnote w:id="155">
    <w:p w:rsidR="00B52D77" w:rsidRPr="004A3E27" w:rsidRDefault="00B52D77"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6">
    <w:p w:rsidR="00B52D77" w:rsidRPr="004A3E27" w:rsidRDefault="00B52D77"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7">
    <w:p w:rsidR="00B52D77" w:rsidRPr="004A3E27" w:rsidRDefault="00B52D77" w:rsidP="00950468">
      <w:pPr>
        <w:pStyle w:val="FootnoteText"/>
      </w:pPr>
      <w:r w:rsidRPr="004A3E27">
        <w:rPr>
          <w:rStyle w:val="FootnoteReference"/>
        </w:rPr>
        <w:footnoteRef/>
      </w:r>
      <w:r w:rsidRPr="004A3E27">
        <w:t xml:space="preserve"> With the Gospel of forgiveness (1 Sam. 24:17-20; Lk. 23:34).</w:t>
      </w:r>
    </w:p>
  </w:footnote>
  <w:footnote w:id="158">
    <w:p w:rsidR="00B52D77" w:rsidRPr="004A3E27" w:rsidRDefault="00B52D77"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9">
    <w:p w:rsidR="00B52D77" w:rsidRPr="004A3E27" w:rsidRDefault="00B52D77"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60">
    <w:p w:rsidR="00B52D77" w:rsidRPr="004A3E27" w:rsidRDefault="00B52D77"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61">
    <w:p w:rsidR="00B52D77" w:rsidRPr="004A3E27" w:rsidRDefault="00B52D77"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62">
    <w:p w:rsidR="00B52D77" w:rsidRPr="004A3E27" w:rsidRDefault="00B52D77"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3">
    <w:p w:rsidR="00B52D77" w:rsidRPr="004A3E27" w:rsidRDefault="00B52D77"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4">
    <w:p w:rsidR="00B52D77" w:rsidRPr="004A3E27" w:rsidRDefault="00B52D77" w:rsidP="00950468">
      <w:pPr>
        <w:pStyle w:val="FootnoteText"/>
      </w:pPr>
      <w:r w:rsidRPr="004A3E27">
        <w:rPr>
          <w:rStyle w:val="FootnoteReference"/>
        </w:rPr>
        <w:footnoteRef/>
      </w:r>
      <w:r w:rsidRPr="004A3E27">
        <w:t xml:space="preserve"> cp. Rev. 19:11-16.</w:t>
      </w:r>
    </w:p>
  </w:footnote>
  <w:footnote w:id="165">
    <w:p w:rsidR="00B52D77" w:rsidRPr="004A3E27" w:rsidRDefault="00B52D77"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6">
    <w:p w:rsidR="00B52D77" w:rsidRPr="004A3E27" w:rsidRDefault="00B52D77"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7">
    <w:p w:rsidR="00B52D77" w:rsidRPr="004A3E27" w:rsidRDefault="00B52D77"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8">
    <w:p w:rsidR="00B52D77" w:rsidRPr="004A3E27" w:rsidRDefault="00B52D77" w:rsidP="00950468">
      <w:pPr>
        <w:pStyle w:val="FootnoteText"/>
      </w:pPr>
      <w:r w:rsidRPr="004A3E27">
        <w:rPr>
          <w:rStyle w:val="FootnoteReference"/>
        </w:rPr>
        <w:footnoteRef/>
      </w:r>
      <w:r w:rsidRPr="004A3E27">
        <w:t xml:space="preserve"> Rev. 22:1.</w:t>
      </w:r>
    </w:p>
  </w:footnote>
  <w:footnote w:id="169">
    <w:p w:rsidR="00B52D77" w:rsidRPr="004A3E27" w:rsidRDefault="00B52D77" w:rsidP="00950468">
      <w:pPr>
        <w:pStyle w:val="FootnoteText"/>
      </w:pPr>
      <w:r w:rsidRPr="004A3E27">
        <w:rPr>
          <w:rStyle w:val="FootnoteReference"/>
        </w:rPr>
        <w:footnoteRef/>
      </w:r>
      <w:r w:rsidRPr="004A3E27">
        <w:t xml:space="preserve"> Security of citizens of the Holy City. Break of Dawn is Christ’s death. (cp. Is. 30:26).</w:t>
      </w:r>
    </w:p>
  </w:footnote>
  <w:footnote w:id="170">
    <w:p w:rsidR="00B52D77" w:rsidRPr="004A3E27" w:rsidRDefault="00B52D77" w:rsidP="00950468">
      <w:pPr>
        <w:pStyle w:val="FootnoteText"/>
      </w:pPr>
      <w:r w:rsidRPr="004A3E27">
        <w:rPr>
          <w:rStyle w:val="FootnoteReference"/>
        </w:rPr>
        <w:footnoteRef/>
      </w:r>
      <w:r w:rsidRPr="004A3E27">
        <w:t xml:space="preserve"> cp. 75:4; Is. 2:4; 11:9; 65:25; Hos. 2:18; Zac. 9:10.</w:t>
      </w:r>
    </w:p>
  </w:footnote>
  <w:footnote w:id="171">
    <w:p w:rsidR="00B52D77" w:rsidRPr="004A3E27" w:rsidRDefault="00B52D77"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72">
    <w:p w:rsidR="00B52D77" w:rsidRPr="004A3E27" w:rsidRDefault="00B52D77" w:rsidP="00A6346F">
      <w:pPr>
        <w:pStyle w:val="FootnoteText"/>
      </w:pPr>
      <w:r w:rsidRPr="004A3E27">
        <w:rPr>
          <w:rStyle w:val="FootnoteReference"/>
        </w:rPr>
        <w:footnoteRef/>
      </w:r>
      <w:r w:rsidRPr="004A3E27">
        <w:t xml:space="preserve"> ‘The calling of the Gentiles is to be understood, as in 71:9’ (St. Athanasius).</w:t>
      </w:r>
    </w:p>
  </w:footnote>
  <w:footnote w:id="173">
    <w:p w:rsidR="00B52D77" w:rsidRPr="004A3E27" w:rsidRDefault="00B52D77" w:rsidP="00A6346F">
      <w:pPr>
        <w:pStyle w:val="FootnoteText"/>
      </w:pPr>
      <w:r w:rsidRPr="004A3E27">
        <w:rPr>
          <w:rStyle w:val="FootnoteReference"/>
        </w:rPr>
        <w:footnoteRef/>
      </w:r>
      <w:r w:rsidRPr="004A3E27">
        <w:t xml:space="preserve"> Cp. Heb. 12:28,29; Deut. 4:24; 9:3; 10:17-21; Neh. 1:5; Zeph. 2:11.</w:t>
      </w:r>
    </w:p>
  </w:footnote>
  <w:footnote w:id="174">
    <w:p w:rsidR="00B52D77" w:rsidRPr="004A3E27" w:rsidRDefault="00B52D77" w:rsidP="00A6346F">
      <w:pPr>
        <w:pStyle w:val="FootnoteText"/>
      </w:pPr>
      <w:r w:rsidRPr="004A3E27">
        <w:rPr>
          <w:rStyle w:val="FootnoteReference"/>
        </w:rPr>
        <w:footnoteRef/>
      </w:r>
      <w:r w:rsidRPr="004A3E27">
        <w:t xml:space="preserve"> Cp. Ex. 15:17; Is. 58:14: I Pet. 1:4.</w:t>
      </w:r>
    </w:p>
  </w:footnote>
  <w:footnote w:id="175">
    <w:p w:rsidR="00B52D77" w:rsidRPr="004A3E27" w:rsidRDefault="00B52D77"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6">
    <w:p w:rsidR="00B52D77" w:rsidRPr="004A3E27" w:rsidRDefault="00B52D77" w:rsidP="00A6346F">
      <w:pPr>
        <w:pStyle w:val="FootnoteText"/>
      </w:pPr>
      <w:r w:rsidRPr="004A3E27">
        <w:rPr>
          <w:rStyle w:val="FootnoteReference"/>
        </w:rPr>
        <w:footnoteRef/>
      </w:r>
      <w:r w:rsidRPr="004A3E27">
        <w:t xml:space="preserve"> ‘Jerusalem is the city of the great King’ (Mt. 5:35). cp. Lam. 2:15.</w:t>
      </w:r>
    </w:p>
  </w:footnote>
  <w:footnote w:id="177">
    <w:p w:rsidR="00B52D77" w:rsidRPr="004A3E27" w:rsidRDefault="00B52D77"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8">
    <w:p w:rsidR="00B52D77" w:rsidRPr="004A3E27" w:rsidRDefault="00B52D77"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9">
    <w:p w:rsidR="00B52D77" w:rsidRPr="004A3E27" w:rsidRDefault="00B52D77"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80">
    <w:p w:rsidR="00B52D77" w:rsidRPr="004A3E27" w:rsidRDefault="00B52D77"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81">
    <w:p w:rsidR="00B52D77" w:rsidRPr="004A3E27" w:rsidRDefault="00B52D77"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82">
    <w:p w:rsidR="00B52D77" w:rsidRPr="004A3E27" w:rsidRDefault="00B52D77"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3">
    <w:p w:rsidR="00B52D77" w:rsidRPr="004A3E27" w:rsidRDefault="00B52D77"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4">
    <w:p w:rsidR="00B52D77" w:rsidRPr="004A3E27" w:rsidRDefault="00B52D77" w:rsidP="00A6346F">
      <w:pPr>
        <w:pStyle w:val="FootnoteText"/>
      </w:pPr>
      <w:r w:rsidRPr="004A3E27">
        <w:rPr>
          <w:rStyle w:val="FootnoteReference"/>
        </w:rPr>
        <w:footnoteRef/>
      </w:r>
      <w:r w:rsidRPr="004A3E27">
        <w:t xml:space="preserve"> Exodus 12:22; John 19:29; Hebrews 9:19.</w:t>
      </w:r>
    </w:p>
  </w:footnote>
  <w:footnote w:id="185">
    <w:p w:rsidR="00B52D77" w:rsidRPr="004A3E27" w:rsidRDefault="00B52D77"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6">
    <w:p w:rsidR="00B52D77" w:rsidRPr="004A3E27" w:rsidRDefault="00B52D77"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7">
    <w:p w:rsidR="00B52D77" w:rsidRPr="004A3E27" w:rsidRDefault="00B52D77"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8">
    <w:p w:rsidR="00B52D77" w:rsidRPr="004A3E27" w:rsidRDefault="00B52D77" w:rsidP="00A6346F">
      <w:pPr>
        <w:pStyle w:val="FootnoteText"/>
      </w:pPr>
      <w:r w:rsidRPr="004A3E27">
        <w:rPr>
          <w:rStyle w:val="FootnoteReference"/>
        </w:rPr>
        <w:footnoteRef/>
      </w:r>
      <w:r w:rsidRPr="004A3E27">
        <w:t xml:space="preserve"> Lk. 10:18; 2 Thess. 1:6.</w:t>
      </w:r>
    </w:p>
  </w:footnote>
  <w:footnote w:id="189">
    <w:p w:rsidR="00B52D77" w:rsidRPr="004A3E27" w:rsidRDefault="00B52D77"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90">
    <w:p w:rsidR="00B52D77" w:rsidRPr="004A3E27" w:rsidRDefault="00B52D77" w:rsidP="00A6346F">
      <w:pPr>
        <w:pStyle w:val="FootnoteText"/>
      </w:pPr>
      <w:r w:rsidRPr="004A3E27">
        <w:rPr>
          <w:rStyle w:val="FootnoteReference"/>
        </w:rPr>
        <w:footnoteRef/>
      </w:r>
      <w:r w:rsidRPr="004A3E27">
        <w:t xml:space="preserve"> cp. 1 Peter 5:7.</w:t>
      </w:r>
    </w:p>
  </w:footnote>
  <w:footnote w:id="191">
    <w:p w:rsidR="00B52D77" w:rsidRPr="004A3E27" w:rsidRDefault="00B52D77" w:rsidP="009E7111">
      <w:pPr>
        <w:pStyle w:val="FootnoteText"/>
      </w:pPr>
      <w:r w:rsidRPr="004A3E27">
        <w:rPr>
          <w:rStyle w:val="FootnoteReference"/>
        </w:rPr>
        <w:footnoteRef/>
      </w:r>
      <w:r w:rsidRPr="004A3E27">
        <w:t xml:space="preserve"> cp. Ephes 6:12; 1 Tim 4:1; Rev. 16:14.</w:t>
      </w:r>
    </w:p>
  </w:footnote>
  <w:footnote w:id="192">
    <w:p w:rsidR="00B52D77" w:rsidRPr="004A3E27" w:rsidRDefault="00B52D77"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3">
    <w:p w:rsidR="00B52D77" w:rsidRPr="004A3E27" w:rsidRDefault="00B52D77"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4">
    <w:p w:rsidR="00B52D77" w:rsidRPr="004A3E27" w:rsidRDefault="00B52D77"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5">
    <w:p w:rsidR="00B52D77" w:rsidRPr="004A3E27" w:rsidRDefault="00B52D77" w:rsidP="009E7111">
      <w:pPr>
        <w:pStyle w:val="FootnoteText"/>
      </w:pPr>
      <w:r w:rsidRPr="004A3E27">
        <w:rPr>
          <w:rStyle w:val="FootnoteReference"/>
        </w:rPr>
        <w:footnoteRef/>
      </w:r>
      <w:r w:rsidRPr="004A3E27">
        <w:t xml:space="preserve"> Verses 8-12 are repeated almost verbatim in Ps. 107:2-6.</w:t>
      </w:r>
    </w:p>
  </w:footnote>
  <w:footnote w:id="196">
    <w:p w:rsidR="00B52D77" w:rsidRPr="004A3E27" w:rsidRDefault="00B52D77" w:rsidP="009E7111">
      <w:pPr>
        <w:pStyle w:val="FootnoteText"/>
      </w:pPr>
      <w:r w:rsidRPr="004A3E27">
        <w:rPr>
          <w:rStyle w:val="FootnoteReference"/>
        </w:rPr>
        <w:footnoteRef/>
      </w:r>
      <w:r w:rsidRPr="004A3E27">
        <w:t xml:space="preserve"> Mercy: love (Luke 10:37).</w:t>
      </w:r>
    </w:p>
  </w:footnote>
  <w:footnote w:id="197">
    <w:p w:rsidR="00B52D77" w:rsidRPr="004A3E27" w:rsidRDefault="00B52D77" w:rsidP="009E7111">
      <w:pPr>
        <w:pStyle w:val="FootnoteText"/>
      </w:pPr>
      <w:r w:rsidRPr="004A3E27">
        <w:rPr>
          <w:rStyle w:val="FootnoteReference"/>
        </w:rPr>
        <w:footnoteRef/>
      </w:r>
      <w:r w:rsidRPr="004A3E27">
        <w:t xml:space="preserve"> cp. Lk. 21:20-24. Warning signals were lit on mountain tops in times of danger.</w:t>
      </w:r>
    </w:p>
  </w:footnote>
  <w:footnote w:id="198">
    <w:p w:rsidR="00B52D77" w:rsidRPr="004A3E27" w:rsidRDefault="00B52D77" w:rsidP="009E7111">
      <w:pPr>
        <w:pStyle w:val="FootnoteText"/>
      </w:pPr>
      <w:r w:rsidRPr="004A3E27">
        <w:rPr>
          <w:rStyle w:val="FootnoteReference"/>
        </w:rPr>
        <w:footnoteRef/>
      </w:r>
      <w:r w:rsidRPr="004A3E27">
        <w:t xml:space="preserve"> Washbowl: i.e. reduced to the most menial servitude.</w:t>
      </w:r>
    </w:p>
  </w:footnote>
  <w:footnote w:id="199">
    <w:p w:rsidR="00B52D77" w:rsidRPr="004A3E27" w:rsidRDefault="00B52D77"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00">
    <w:p w:rsidR="00B52D77" w:rsidRPr="004A3E27" w:rsidRDefault="00B52D77"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01">
    <w:p w:rsidR="00B52D77" w:rsidRPr="004A3E27" w:rsidRDefault="00B52D77" w:rsidP="009E7111">
      <w:pPr>
        <w:pStyle w:val="FootnoteText"/>
      </w:pPr>
      <w:r w:rsidRPr="004A3E27">
        <w:rPr>
          <w:rStyle w:val="FootnoteReference"/>
        </w:rPr>
        <w:footnoteRef/>
      </w:r>
      <w:r w:rsidRPr="004A3E27">
        <w:t xml:space="preserve"> Cp. Lev. 19:35-37; Deut. 25:13-16; Ezek.45:10; Mic. 6:10,11; Prov. 11:1.</w:t>
      </w:r>
    </w:p>
  </w:footnote>
  <w:footnote w:id="202">
    <w:p w:rsidR="00B52D77" w:rsidRPr="004A3E27" w:rsidRDefault="00B52D77" w:rsidP="009E7111">
      <w:pPr>
        <w:pStyle w:val="FootnoteText"/>
      </w:pPr>
      <w:r w:rsidRPr="004A3E27">
        <w:rPr>
          <w:rStyle w:val="FootnoteReference"/>
        </w:rPr>
        <w:footnoteRef/>
      </w:r>
      <w:r w:rsidRPr="004A3E27">
        <w:t xml:space="preserve"> Cp. ‘brood of vipers’ (Matt. 12:34; 23:33).</w:t>
      </w:r>
    </w:p>
  </w:footnote>
  <w:footnote w:id="203">
    <w:p w:rsidR="00B52D77" w:rsidRPr="004A3E27" w:rsidRDefault="00B52D77" w:rsidP="009E7111">
      <w:pPr>
        <w:pStyle w:val="FootnoteText"/>
      </w:pPr>
      <w:r w:rsidRPr="004A3E27">
        <w:rPr>
          <w:rStyle w:val="FootnoteReference"/>
        </w:rPr>
        <w:footnoteRef/>
      </w:r>
      <w:r w:rsidRPr="004A3E27">
        <w:t xml:space="preserve"> Job. 33:14.</w:t>
      </w:r>
    </w:p>
  </w:footnote>
  <w:footnote w:id="204">
    <w:p w:rsidR="00B52D77" w:rsidRPr="004A3E27" w:rsidRDefault="00B52D77" w:rsidP="009E7111">
      <w:pPr>
        <w:pStyle w:val="FootnoteText"/>
      </w:pPr>
      <w:r w:rsidRPr="004A3E27">
        <w:rPr>
          <w:rStyle w:val="FootnoteReference"/>
        </w:rPr>
        <w:footnoteRef/>
      </w:r>
      <w:r w:rsidRPr="004A3E27">
        <w:t xml:space="preserve"> ‘What is this glue? It is love.’ says St. Augustine.</w:t>
      </w:r>
    </w:p>
  </w:footnote>
  <w:footnote w:id="205">
    <w:p w:rsidR="00B52D77" w:rsidRPr="004A3E27" w:rsidRDefault="00B52D77"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6">
    <w:p w:rsidR="00B52D77" w:rsidRPr="004A3E27" w:rsidRDefault="00B52D77" w:rsidP="00C879D4">
      <w:pPr>
        <w:pStyle w:val="FootnoteText"/>
      </w:pPr>
      <w:r w:rsidRPr="004A3E27">
        <w:rPr>
          <w:rStyle w:val="FootnoteReference"/>
        </w:rPr>
        <w:footnoteRef/>
      </w:r>
      <w:r w:rsidRPr="004A3E27">
        <w:t xml:space="preserve"> So the Slavonic (Greek often omits ‘stillest’).</w:t>
      </w:r>
    </w:p>
  </w:footnote>
  <w:footnote w:id="207">
    <w:p w:rsidR="00B52D77" w:rsidRPr="004A3E27" w:rsidRDefault="00B52D77"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8">
    <w:p w:rsidR="00B52D77" w:rsidRPr="004A3E27" w:rsidRDefault="00B52D77"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9">
    <w:p w:rsidR="00B52D77" w:rsidRPr="004A3E27" w:rsidRDefault="00B52D77"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10">
    <w:p w:rsidR="00B52D77" w:rsidRPr="004A3E27" w:rsidRDefault="00B52D77" w:rsidP="00C879D4">
      <w:pPr>
        <w:pStyle w:val="FootnoteText"/>
      </w:pPr>
      <w:r w:rsidRPr="004A3E27">
        <w:rPr>
          <w:rStyle w:val="FootnoteReference"/>
        </w:rPr>
        <w:footnoteRef/>
      </w:r>
      <w:r w:rsidRPr="004A3E27">
        <w:t xml:space="preserve"> See footnote 62. &lt;2 previously&gt;</w:t>
      </w:r>
    </w:p>
  </w:footnote>
  <w:footnote w:id="211">
    <w:p w:rsidR="00B52D77" w:rsidRPr="004A3E27" w:rsidRDefault="00B52D77"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12">
    <w:p w:rsidR="00B52D77" w:rsidRPr="004A3E27" w:rsidRDefault="00B52D77" w:rsidP="00C879D4">
      <w:pPr>
        <w:pStyle w:val="FootnoteText"/>
      </w:pPr>
      <w:r w:rsidRPr="004A3E27">
        <w:rPr>
          <w:rStyle w:val="FootnoteReference"/>
        </w:rPr>
        <w:footnoteRef/>
      </w:r>
      <w:r w:rsidRPr="004A3E27">
        <w:t xml:space="preserve"> ‘What God has planned for His lovers’ (1 Cor. 2:9).</w:t>
      </w:r>
    </w:p>
  </w:footnote>
  <w:footnote w:id="213">
    <w:p w:rsidR="00B52D77" w:rsidRPr="004A3E27" w:rsidRDefault="00B52D77"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4">
    <w:p w:rsidR="00B52D77" w:rsidRPr="004A3E27" w:rsidRDefault="00B52D77"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5">
    <w:p w:rsidR="00B52D77" w:rsidRPr="004A3E27" w:rsidRDefault="00B52D77"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6">
    <w:p w:rsidR="00B52D77" w:rsidRPr="004A3E27" w:rsidRDefault="00B52D77"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7">
    <w:p w:rsidR="00B52D77" w:rsidRPr="004A3E27" w:rsidRDefault="00B52D77"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8">
    <w:p w:rsidR="00B52D77" w:rsidRPr="004A3E27" w:rsidRDefault="00B52D77" w:rsidP="00C879D4">
      <w:pPr>
        <w:pStyle w:val="FootnoteText"/>
      </w:pPr>
      <w:r w:rsidRPr="004A3E27">
        <w:rPr>
          <w:rStyle w:val="FootnoteReference"/>
        </w:rPr>
        <w:footnoteRef/>
      </w:r>
      <w:r w:rsidRPr="004A3E27">
        <w:t xml:space="preserve"> Numbers 10:35. Cp. Exodus 14.</w:t>
      </w:r>
    </w:p>
  </w:footnote>
  <w:footnote w:id="219">
    <w:p w:rsidR="00B52D77" w:rsidRPr="004A3E27" w:rsidRDefault="00B52D77"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20">
    <w:p w:rsidR="00B52D77" w:rsidRPr="004A3E27" w:rsidRDefault="00B52D77" w:rsidP="00C879D4">
      <w:pPr>
        <w:pStyle w:val="FootnoteText"/>
      </w:pPr>
      <w:r w:rsidRPr="004A3E27">
        <w:rPr>
          <w:rStyle w:val="FootnoteReference"/>
        </w:rPr>
        <w:footnoteRef/>
      </w:r>
      <w:r w:rsidRPr="004A3E27">
        <w:t xml:space="preserve"> Luke 4:32.</w:t>
      </w:r>
    </w:p>
  </w:footnote>
  <w:footnote w:id="221">
    <w:p w:rsidR="00B52D77" w:rsidRPr="004A3E27" w:rsidRDefault="00B52D77"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22">
    <w:p w:rsidR="00B52D77" w:rsidRPr="004A3E27" w:rsidRDefault="00B52D77" w:rsidP="00C879D4">
      <w:pPr>
        <w:pStyle w:val="FootnoteText"/>
      </w:pPr>
      <w:r w:rsidRPr="004A3E27">
        <w:rPr>
          <w:rStyle w:val="FootnoteReference"/>
        </w:rPr>
        <w:footnoteRef/>
      </w:r>
      <w:r w:rsidRPr="004A3E27">
        <w:t xml:space="preserve"> Cp. Ephes. 4:8.</w:t>
      </w:r>
    </w:p>
  </w:footnote>
  <w:footnote w:id="223">
    <w:p w:rsidR="00B52D77" w:rsidRPr="004A3E27" w:rsidRDefault="00B52D77"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4">
    <w:p w:rsidR="00B52D77" w:rsidRPr="004A3E27" w:rsidRDefault="00B52D77"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5">
    <w:p w:rsidR="00B52D77" w:rsidRPr="004A3E27" w:rsidRDefault="00B52D77"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6">
    <w:p w:rsidR="00B52D77" w:rsidRPr="004A3E27" w:rsidRDefault="00B52D77"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7">
    <w:p w:rsidR="00B52D77" w:rsidRPr="004A3E27" w:rsidRDefault="00B52D77" w:rsidP="00C879D4">
      <w:pPr>
        <w:pStyle w:val="FootnoteText"/>
      </w:pPr>
      <w:r w:rsidRPr="004A3E27">
        <w:rPr>
          <w:rStyle w:val="FootnoteReference"/>
        </w:rPr>
        <w:footnoteRef/>
      </w:r>
      <w:r w:rsidRPr="004A3E27">
        <w:t xml:space="preserve"> Mk. 15:29; Jn. 2:17; Rom. 15:3.</w:t>
      </w:r>
    </w:p>
  </w:footnote>
  <w:footnote w:id="228">
    <w:p w:rsidR="00B52D77" w:rsidRPr="004A3E27" w:rsidRDefault="00B52D77" w:rsidP="00C879D4">
      <w:pPr>
        <w:pStyle w:val="FootnoteText"/>
      </w:pPr>
      <w:r w:rsidRPr="004A3E27">
        <w:rPr>
          <w:rStyle w:val="FootnoteReference"/>
        </w:rPr>
        <w:footnoteRef/>
      </w:r>
      <w:r w:rsidRPr="004A3E27">
        <w:t xml:space="preserve"> The elders and chief priests.</w:t>
      </w:r>
    </w:p>
  </w:footnote>
  <w:footnote w:id="229">
    <w:p w:rsidR="00B52D77" w:rsidRPr="004A3E27" w:rsidRDefault="00B52D77"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30">
    <w:p w:rsidR="00B52D77" w:rsidRPr="004A3E27" w:rsidRDefault="00B52D77" w:rsidP="00C879D4">
      <w:pPr>
        <w:pStyle w:val="FootnoteText"/>
      </w:pPr>
      <w:r w:rsidRPr="004A3E27">
        <w:rPr>
          <w:rStyle w:val="FootnoteReference"/>
        </w:rPr>
        <w:footnoteRef/>
      </w:r>
      <w:r w:rsidRPr="004A3E27">
        <w:t xml:space="preserve"> Mt. 16:21; Mk. 8:31.</w:t>
      </w:r>
    </w:p>
  </w:footnote>
  <w:footnote w:id="231">
    <w:p w:rsidR="00B52D77" w:rsidRPr="004A3E27" w:rsidRDefault="00B52D77" w:rsidP="00C879D4">
      <w:pPr>
        <w:pStyle w:val="FootnoteText"/>
      </w:pPr>
      <w:r w:rsidRPr="004A3E27">
        <w:rPr>
          <w:rStyle w:val="FootnoteReference"/>
        </w:rPr>
        <w:footnoteRef/>
      </w:r>
      <w:r w:rsidRPr="004A3E27">
        <w:t xml:space="preserve"> Mt. 27:34.</w:t>
      </w:r>
    </w:p>
  </w:footnote>
  <w:footnote w:id="232">
    <w:p w:rsidR="00B52D77" w:rsidRPr="004A3E27" w:rsidRDefault="00B52D77" w:rsidP="00C879D4">
      <w:pPr>
        <w:pStyle w:val="FootnoteText"/>
      </w:pPr>
      <w:r w:rsidRPr="004A3E27">
        <w:rPr>
          <w:rStyle w:val="FootnoteReference"/>
        </w:rPr>
        <w:footnoteRef/>
      </w:r>
      <w:r w:rsidRPr="004A3E27">
        <w:t xml:space="preserve"> Cp. Rom. 11:9,10.</w:t>
      </w:r>
    </w:p>
  </w:footnote>
  <w:footnote w:id="233">
    <w:p w:rsidR="00B52D77" w:rsidRPr="004A3E27" w:rsidRDefault="00B52D77"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4">
    <w:p w:rsidR="00B52D77" w:rsidRPr="004A3E27" w:rsidRDefault="00B52D77" w:rsidP="00C879D4">
      <w:pPr>
        <w:pStyle w:val="FootnoteText"/>
      </w:pPr>
      <w:r w:rsidRPr="004A3E27">
        <w:rPr>
          <w:rStyle w:val="FootnoteReference"/>
        </w:rPr>
        <w:footnoteRef/>
      </w:r>
      <w:r w:rsidRPr="004A3E27">
        <w:t xml:space="preserve"> Ps. 69:3-7 differs only slightly from Ps. 39:15-18.</w:t>
      </w:r>
    </w:p>
  </w:footnote>
  <w:footnote w:id="235">
    <w:p w:rsidR="00B52D77" w:rsidRPr="004A3E27" w:rsidRDefault="00B52D77" w:rsidP="00CA0029">
      <w:pPr>
        <w:pStyle w:val="FootnoteText"/>
      </w:pPr>
      <w:r w:rsidRPr="004A3E27">
        <w:rPr>
          <w:rStyle w:val="FootnoteReference"/>
        </w:rPr>
        <w:footnoteRef/>
      </w:r>
      <w:r w:rsidRPr="004A3E27">
        <w:t xml:space="preserve"> The first three lines of Psalms 70 and 30 are identical. See footnote there.</w:t>
      </w:r>
    </w:p>
  </w:footnote>
  <w:footnote w:id="236">
    <w:p w:rsidR="00B52D77" w:rsidRPr="004A3E27" w:rsidRDefault="00B52D77"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7">
    <w:p w:rsidR="00B52D77" w:rsidRPr="004A3E27" w:rsidRDefault="00B52D77" w:rsidP="00CA0029">
      <w:pPr>
        <w:pStyle w:val="FootnoteText"/>
      </w:pPr>
      <w:r w:rsidRPr="004A3E27">
        <w:rPr>
          <w:rStyle w:val="FootnoteReference"/>
        </w:rPr>
        <w:footnoteRef/>
      </w:r>
      <w:r w:rsidRPr="004A3E27">
        <w:t xml:space="preserve"> Ephes. 3:10; 4:8.</w:t>
      </w:r>
    </w:p>
  </w:footnote>
  <w:footnote w:id="238">
    <w:p w:rsidR="00B52D77" w:rsidRPr="004A3E27" w:rsidRDefault="00B52D77"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9">
    <w:p w:rsidR="00B52D77" w:rsidRPr="004A3E27" w:rsidRDefault="00B52D77"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40">
    <w:p w:rsidR="00B52D77" w:rsidRPr="004A3E27" w:rsidRDefault="00B52D77"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41">
    <w:p w:rsidR="00B52D77" w:rsidRPr="004A3E27" w:rsidRDefault="00B52D77" w:rsidP="00CA0029">
      <w:pPr>
        <w:pStyle w:val="FootnoteText"/>
      </w:pPr>
      <w:r w:rsidRPr="004A3E27">
        <w:rPr>
          <w:rStyle w:val="FootnoteReference"/>
        </w:rPr>
        <w:footnoteRef/>
      </w:r>
      <w:r w:rsidRPr="004A3E27">
        <w:t xml:space="preserve"> Rivers: Tigris and Euphrates.</w:t>
      </w:r>
    </w:p>
  </w:footnote>
  <w:footnote w:id="242">
    <w:p w:rsidR="00B52D77" w:rsidRPr="004A3E27" w:rsidRDefault="00B52D77" w:rsidP="00CA0029">
      <w:pPr>
        <w:pStyle w:val="FootnoteText"/>
      </w:pPr>
      <w:r w:rsidRPr="004A3E27">
        <w:rPr>
          <w:rStyle w:val="FootnoteReference"/>
        </w:rPr>
        <w:footnoteRef/>
      </w:r>
      <w:r w:rsidRPr="004A3E27">
        <w:t xml:space="preserve"> Cp. Ps. 47:8.</w:t>
      </w:r>
    </w:p>
  </w:footnote>
  <w:footnote w:id="243">
    <w:p w:rsidR="00B52D77" w:rsidRPr="004A3E27" w:rsidRDefault="00B52D77" w:rsidP="00CA0029">
      <w:pPr>
        <w:pStyle w:val="FootnoteText"/>
      </w:pPr>
      <w:r w:rsidRPr="004A3E27">
        <w:rPr>
          <w:rStyle w:val="FootnoteReference"/>
        </w:rPr>
        <w:footnoteRef/>
      </w:r>
      <w:r w:rsidRPr="004A3E27">
        <w:t xml:space="preserve"> Cp. Rev. 1:18; Heb. 7:25; Num. 14:28.</w:t>
      </w:r>
    </w:p>
  </w:footnote>
  <w:footnote w:id="244">
    <w:p w:rsidR="00B52D77" w:rsidRPr="004A3E27" w:rsidRDefault="00B52D77"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5">
    <w:p w:rsidR="00B52D77" w:rsidRPr="004A3E27" w:rsidRDefault="00B52D77"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6">
    <w:p w:rsidR="00B52D77" w:rsidRPr="004A3E27" w:rsidRDefault="00B52D77"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B52D77" w:rsidRPr="004A3E27" w:rsidRDefault="00B52D77" w:rsidP="00CA0029">
      <w:pPr>
        <w:pStyle w:val="FootnoteText"/>
      </w:pPr>
      <w:r w:rsidRPr="004A3E27">
        <w:tab/>
        <w:t>For them there are no pains;</w:t>
      </w:r>
    </w:p>
    <w:p w:rsidR="00B52D77" w:rsidRPr="004A3E27" w:rsidRDefault="00B52D77" w:rsidP="00CA0029">
      <w:pPr>
        <w:pStyle w:val="FootnoteText"/>
      </w:pPr>
      <w:r w:rsidRPr="004A3E27">
        <w:tab/>
        <w:t>fit and strong are their bodies.</w:t>
      </w:r>
    </w:p>
  </w:footnote>
  <w:footnote w:id="247">
    <w:p w:rsidR="00B52D77" w:rsidRPr="004A3E27" w:rsidRDefault="00B52D77"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8">
    <w:p w:rsidR="00B52D77" w:rsidRPr="004A3E27" w:rsidRDefault="00B52D77"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9">
    <w:p w:rsidR="00B52D77" w:rsidRPr="004A3E27" w:rsidRDefault="00B52D77"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50">
    <w:p w:rsidR="00B52D77" w:rsidRPr="004A3E27" w:rsidRDefault="00B52D77" w:rsidP="00CA0029">
      <w:pPr>
        <w:pStyle w:val="FootnoteText"/>
      </w:pPr>
      <w:r w:rsidRPr="004A3E27">
        <w:rPr>
          <w:rStyle w:val="FootnoteReference"/>
        </w:rPr>
        <w:footnoteRef/>
      </w:r>
      <w:r w:rsidRPr="004A3E27">
        <w:t xml:space="preserve"> Hebrew: ‘The nearness of God is my good.’ Cp. Wisdom 3:9; Ecclesiasticus 2:3.</w:t>
      </w:r>
    </w:p>
  </w:footnote>
  <w:footnote w:id="251">
    <w:p w:rsidR="00B52D77" w:rsidRPr="004A3E27" w:rsidRDefault="00B52D77"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52">
    <w:p w:rsidR="00B52D77" w:rsidRPr="004A3E27" w:rsidRDefault="00B52D77"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3">
    <w:p w:rsidR="00B52D77" w:rsidRPr="004A3E27" w:rsidRDefault="00B52D77"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4">
    <w:p w:rsidR="00B52D77" w:rsidRPr="004A3E27" w:rsidRDefault="00B52D77" w:rsidP="00CA0029">
      <w:pPr>
        <w:pStyle w:val="FootnoteText"/>
      </w:pPr>
      <w:r w:rsidRPr="004A3E27">
        <w:rPr>
          <w:rStyle w:val="FootnoteReference"/>
        </w:rPr>
        <w:footnoteRef/>
      </w:r>
      <w:r w:rsidRPr="004A3E27">
        <w:t xml:space="preserve"> Signs and miracles of God’s presence, protection and deliverance.</w:t>
      </w:r>
    </w:p>
  </w:footnote>
  <w:footnote w:id="255">
    <w:p w:rsidR="00B52D77" w:rsidRPr="004A3E27" w:rsidRDefault="00B52D77"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6">
    <w:p w:rsidR="00B52D77" w:rsidRPr="004A3E27" w:rsidRDefault="00B52D77"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7">
    <w:p w:rsidR="00B52D77" w:rsidRPr="004A3E27" w:rsidRDefault="00B52D77"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8">
    <w:p w:rsidR="00B52D77" w:rsidRPr="004A3E27" w:rsidRDefault="00B52D77" w:rsidP="00CA0029">
      <w:pPr>
        <w:pStyle w:val="FootnoteText"/>
      </w:pPr>
      <w:r w:rsidRPr="004A3E27">
        <w:rPr>
          <w:rStyle w:val="FootnoteReference"/>
        </w:rPr>
        <w:footnoteRef/>
      </w:r>
      <w:r w:rsidRPr="004A3E27">
        <w:t xml:space="preserve"> Cp. Ps. 45:10; Is. 2:4; 11:9; 65:25; Hos. 2:18; Zac. 9:10.</w:t>
      </w:r>
    </w:p>
  </w:footnote>
  <w:footnote w:id="259">
    <w:p w:rsidR="00B52D77" w:rsidRPr="004A3E27" w:rsidRDefault="00B52D77" w:rsidP="00CA0029">
      <w:pPr>
        <w:pStyle w:val="FootnoteText"/>
      </w:pPr>
      <w:r w:rsidRPr="004A3E27">
        <w:rPr>
          <w:rStyle w:val="FootnoteReference"/>
        </w:rPr>
        <w:footnoteRef/>
      </w:r>
      <w:r w:rsidRPr="004A3E27">
        <w:t xml:space="preserve"> Sinai and Zion, Moses and Christ, the Law and the Gospel enlighten the earth.</w:t>
      </w:r>
    </w:p>
  </w:footnote>
  <w:footnote w:id="260">
    <w:p w:rsidR="00B52D77" w:rsidRPr="004A3E27" w:rsidRDefault="00B52D77"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61">
    <w:p w:rsidR="00B52D77" w:rsidRPr="004A3E27" w:rsidRDefault="00B52D77"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62">
    <w:p w:rsidR="00B52D77" w:rsidRDefault="00B52D77"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B52D77" w:rsidRDefault="00B52D77" w:rsidP="004A51E7">
      <w:pPr>
        <w:pStyle w:val="FootnoteText"/>
      </w:pPr>
      <w:r>
        <w:tab/>
        <w:t>‘I will speak My mind in parables,</w:t>
      </w:r>
    </w:p>
    <w:p w:rsidR="00B52D77" w:rsidRDefault="00B52D77" w:rsidP="004A51E7">
      <w:pPr>
        <w:pStyle w:val="FootnoteText"/>
      </w:pPr>
      <w:r>
        <w:tab/>
        <w:t>divulge secrets hidden since creation’ (cp. Rev. 3:14).</w:t>
      </w:r>
    </w:p>
  </w:footnote>
  <w:footnote w:id="263">
    <w:p w:rsidR="00B52D77" w:rsidRDefault="00B52D77"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4">
    <w:p w:rsidR="00B52D77" w:rsidRDefault="00B52D77" w:rsidP="004A51E7">
      <w:pPr>
        <w:pStyle w:val="FootnoteText"/>
      </w:pPr>
      <w:r>
        <w:rPr>
          <w:rStyle w:val="FootnoteReference"/>
        </w:rPr>
        <w:footnoteRef/>
      </w:r>
      <w:r>
        <w:t xml:space="preserve"> Ephraim = Israel (cp. Hos. 7; Num. 14; 1 Sam. 4).</w:t>
      </w:r>
    </w:p>
  </w:footnote>
  <w:footnote w:id="265">
    <w:p w:rsidR="00B52D77" w:rsidRDefault="00B52D77" w:rsidP="004A51E7">
      <w:pPr>
        <w:pStyle w:val="FootnoteText"/>
      </w:pPr>
      <w:r>
        <w:rPr>
          <w:rStyle w:val="FootnoteReference"/>
        </w:rPr>
        <w:footnoteRef/>
      </w:r>
      <w:r>
        <w:t xml:space="preserve"> He deferred giving them the promised food and the Promised Land.</w:t>
      </w:r>
    </w:p>
  </w:footnote>
  <w:footnote w:id="266">
    <w:p w:rsidR="00B52D77" w:rsidRDefault="00B52D77"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7">
    <w:p w:rsidR="00B52D77" w:rsidRDefault="00B52D77" w:rsidP="004A51E7">
      <w:pPr>
        <w:pStyle w:val="FootnoteText"/>
      </w:pPr>
      <w:r>
        <w:rPr>
          <w:rStyle w:val="FootnoteReference"/>
        </w:rPr>
        <w:footnoteRef/>
      </w:r>
      <w:r>
        <w:t xml:space="preserve"> sanctuary: </w:t>
      </w:r>
      <w:r w:rsidRPr="00636EF6">
        <w:rPr>
          <w:i/>
        </w:rPr>
        <w:t>lit</w:t>
      </w:r>
      <w:r>
        <w:t>. place. Cp. Psalm 131:5 and footnote there.</w:t>
      </w:r>
    </w:p>
  </w:footnote>
  <w:footnote w:id="268">
    <w:p w:rsidR="00B52D77" w:rsidRDefault="00B52D77" w:rsidP="004A51E7">
      <w:pPr>
        <w:pStyle w:val="FootnoteText"/>
      </w:pPr>
      <w:r>
        <w:rPr>
          <w:rStyle w:val="FootnoteReference"/>
        </w:rPr>
        <w:footnoteRef/>
      </w:r>
      <w:r>
        <w:t xml:space="preserve"> John 15.</w:t>
      </w:r>
    </w:p>
  </w:footnote>
  <w:footnote w:id="269">
    <w:p w:rsidR="00B52D77" w:rsidRDefault="00B52D77" w:rsidP="004A51E7">
      <w:pPr>
        <w:pStyle w:val="FootnoteText"/>
      </w:pPr>
      <w:r>
        <w:rPr>
          <w:rStyle w:val="FootnoteReference"/>
        </w:rPr>
        <w:footnoteRef/>
      </w:r>
      <w:r>
        <w:t xml:space="preserve"> Joseph = Israel (Gen. 40:23; 48:15; Amos 6:6).</w:t>
      </w:r>
    </w:p>
  </w:footnote>
  <w:footnote w:id="270">
    <w:p w:rsidR="00B52D77" w:rsidRDefault="00B52D77" w:rsidP="004A51E7">
      <w:pPr>
        <w:pStyle w:val="FootnoteText"/>
      </w:pPr>
      <w:r>
        <w:rPr>
          <w:rStyle w:val="FootnoteReference"/>
        </w:rPr>
        <w:footnoteRef/>
      </w:r>
      <w:r>
        <w:t xml:space="preserve"> 2 Sam. 6:2 (LXX).</w:t>
      </w:r>
    </w:p>
  </w:footnote>
  <w:footnote w:id="271">
    <w:p w:rsidR="00B52D77" w:rsidRDefault="00B52D77"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72">
    <w:p w:rsidR="00B52D77" w:rsidRDefault="00B52D77" w:rsidP="004A51E7">
      <w:pPr>
        <w:pStyle w:val="FootnoteText"/>
      </w:pPr>
      <w:r>
        <w:rPr>
          <w:rStyle w:val="FootnoteReference"/>
        </w:rPr>
        <w:footnoteRef/>
      </w:r>
      <w:r>
        <w:t xml:space="preserve"> ‘What tongue? The voice of God’ (St Athanasius).</w:t>
      </w:r>
    </w:p>
  </w:footnote>
  <w:footnote w:id="273">
    <w:p w:rsidR="00B52D77" w:rsidRDefault="00B52D77" w:rsidP="004A51E7">
      <w:pPr>
        <w:pStyle w:val="FootnoteText"/>
      </w:pPr>
      <w:r>
        <w:rPr>
          <w:rStyle w:val="FootnoteReference"/>
        </w:rPr>
        <w:footnoteRef/>
      </w:r>
      <w:r>
        <w:t xml:space="preserve"> Exodus 9:23; 19:16.</w:t>
      </w:r>
    </w:p>
  </w:footnote>
  <w:footnote w:id="274">
    <w:p w:rsidR="00B52D77" w:rsidRDefault="00B52D77" w:rsidP="004A51E7">
      <w:pPr>
        <w:pStyle w:val="FootnoteText"/>
      </w:pPr>
      <w:r>
        <w:rPr>
          <w:rStyle w:val="FootnoteReference"/>
        </w:rPr>
        <w:footnoteRef/>
      </w:r>
      <w:r>
        <w:t xml:space="preserve"> ‘You have always been deaf to His voice, blind to the vision of Him’ (Jn. 5:37; cp. Deut. 18:16; Isaiah 48:18).</w:t>
      </w:r>
    </w:p>
  </w:footnote>
  <w:footnote w:id="275">
    <w:p w:rsidR="00B52D77" w:rsidRDefault="00B52D77"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6">
    <w:p w:rsidR="00B52D77" w:rsidRDefault="00B52D77" w:rsidP="004A51E7">
      <w:pPr>
        <w:pStyle w:val="FootnoteText"/>
      </w:pPr>
      <w:r>
        <w:rPr>
          <w:rStyle w:val="FootnoteReference"/>
        </w:rPr>
        <w:footnoteRef/>
      </w:r>
      <w:r>
        <w:t xml:space="preserve"> </w:t>
      </w:r>
      <w:r>
        <w:rPr>
          <w:i/>
        </w:rPr>
        <w:t>See the previous footnote</w:t>
      </w:r>
      <w:r>
        <w:t>.</w:t>
      </w:r>
    </w:p>
  </w:footnote>
  <w:footnote w:id="277">
    <w:p w:rsidR="00B52D77" w:rsidRDefault="00B52D77" w:rsidP="004A51E7">
      <w:pPr>
        <w:pStyle w:val="FootnoteText"/>
      </w:pPr>
      <w:r>
        <w:rPr>
          <w:rStyle w:val="FootnoteReference"/>
        </w:rPr>
        <w:footnoteRef/>
      </w:r>
      <w:r>
        <w:t xml:space="preserve"> Cp. Isaiah 36:6; 2 Chron. 32:8; 1 Tim. 6:17; Ps. 74:4; Gal. 2:9; 1 Sam. 2:8.</w:t>
      </w:r>
    </w:p>
  </w:footnote>
  <w:footnote w:id="278">
    <w:p w:rsidR="00B52D77" w:rsidRDefault="00B52D77" w:rsidP="004A51E7">
      <w:pPr>
        <w:pStyle w:val="FootnoteText"/>
      </w:pPr>
      <w:r>
        <w:rPr>
          <w:rStyle w:val="FootnoteReference"/>
        </w:rPr>
        <w:footnoteRef/>
      </w:r>
      <w:r>
        <w:t xml:space="preserve"> John 10:34-36.</w:t>
      </w:r>
    </w:p>
  </w:footnote>
  <w:footnote w:id="279">
    <w:p w:rsidR="00B52D77" w:rsidRDefault="00B52D77" w:rsidP="004A51E7">
      <w:pPr>
        <w:pStyle w:val="FootnoteText"/>
      </w:pPr>
      <w:r>
        <w:rPr>
          <w:rStyle w:val="FootnoteReference"/>
        </w:rPr>
        <w:footnoteRef/>
      </w:r>
      <w:r>
        <w:t xml:space="preserve"> This prayer is already answered (John 3:18; 9:39; 12:31; Acts 17:31).</w:t>
      </w:r>
    </w:p>
  </w:footnote>
  <w:footnote w:id="280">
    <w:p w:rsidR="00B52D77" w:rsidRDefault="00B52D77" w:rsidP="004A51E7">
      <w:pPr>
        <w:pStyle w:val="FootnoteText"/>
      </w:pPr>
      <w:r>
        <w:rPr>
          <w:rStyle w:val="FootnoteReference"/>
        </w:rPr>
        <w:footnoteRef/>
      </w:r>
      <w:r>
        <w:t xml:space="preserve"> </w:t>
      </w:r>
      <w:r w:rsidRPr="003111C9">
        <w:rPr>
          <w:i/>
        </w:rPr>
        <w:t>Lit</w:t>
      </w:r>
      <w:r>
        <w:t>. ‘How beloved are Your dwellings.’</w:t>
      </w:r>
    </w:p>
  </w:footnote>
  <w:footnote w:id="281">
    <w:p w:rsidR="00B52D77" w:rsidRDefault="00B52D77" w:rsidP="004A51E7">
      <w:pPr>
        <w:pStyle w:val="FootnoteText"/>
      </w:pPr>
      <w:r>
        <w:rPr>
          <w:rStyle w:val="FootnoteReference"/>
        </w:rPr>
        <w:footnoteRef/>
      </w:r>
      <w:r>
        <w:t xml:space="preserve"> Man has made a mess of the earth (Gen. 3; Isaiah 24:4-6 etc.)</w:t>
      </w:r>
    </w:p>
  </w:footnote>
  <w:footnote w:id="282">
    <w:p w:rsidR="00B52D77" w:rsidRDefault="00B52D77" w:rsidP="004A51E7">
      <w:pPr>
        <w:pStyle w:val="FootnoteText"/>
      </w:pPr>
      <w:r>
        <w:rPr>
          <w:rStyle w:val="FootnoteReference"/>
        </w:rPr>
        <w:footnoteRef/>
      </w:r>
      <w:r>
        <w:t xml:space="preserve"> Cp. Lk. 13:25; Mk. 4:11; Col. 4:5; Rev. 22:15.</w:t>
      </w:r>
    </w:p>
  </w:footnote>
  <w:footnote w:id="283">
    <w:p w:rsidR="00B52D77" w:rsidRDefault="00B52D77" w:rsidP="004A51E7">
      <w:pPr>
        <w:pStyle w:val="FootnoteText"/>
      </w:pPr>
      <w:r>
        <w:rPr>
          <w:rStyle w:val="FootnoteReference"/>
        </w:rPr>
        <w:footnoteRef/>
      </w:r>
      <w:r>
        <w:t xml:space="preserve"> God is love. Love covers all sins (see 1 Jn. 4:16; 1 Pet. 4:8; Prov. 10:12; Jas. 5:20; Lk. 7:47).</w:t>
      </w:r>
    </w:p>
  </w:footnote>
  <w:footnote w:id="284">
    <w:p w:rsidR="00B52D77" w:rsidRDefault="00B52D77" w:rsidP="00935D4B">
      <w:pPr>
        <w:pStyle w:val="FootnoteText"/>
      </w:pPr>
      <w:r>
        <w:rPr>
          <w:rStyle w:val="FootnoteReference"/>
        </w:rPr>
        <w:footnoteRef/>
      </w:r>
      <w:r>
        <w:t xml:space="preserve"> holy: cp. 1 Cor. 3:16,17; 6:15-19; Heb. 3:1; 12:10; 1 Pet. 1:15,16; 2 Pet. 1-4.</w:t>
      </w:r>
    </w:p>
  </w:footnote>
  <w:footnote w:id="285">
    <w:p w:rsidR="00B52D77" w:rsidRDefault="00B52D77" w:rsidP="00935D4B">
      <w:pPr>
        <w:pStyle w:val="FootnoteText"/>
      </w:pPr>
      <w:r>
        <w:rPr>
          <w:rStyle w:val="FootnoteReference"/>
        </w:rPr>
        <w:footnoteRef/>
      </w:r>
      <w:r>
        <w:t xml:space="preserve"> Powers of the soul are will, desire, intellect, understanding, memory, imagination.</w:t>
      </w:r>
    </w:p>
  </w:footnote>
  <w:footnote w:id="286">
    <w:p w:rsidR="00B52D77" w:rsidRDefault="00B52D77" w:rsidP="00935D4B">
      <w:pPr>
        <w:pStyle w:val="FootnoteText"/>
      </w:pPr>
      <w:r>
        <w:rPr>
          <w:rStyle w:val="FootnoteReference"/>
        </w:rPr>
        <w:footnoteRef/>
      </w:r>
      <w:r>
        <w:t xml:space="preserve"> ‘The song of the Lamb.’ (Rev. 15:3-5; John 12:32).</w:t>
      </w:r>
    </w:p>
  </w:footnote>
  <w:footnote w:id="287">
    <w:p w:rsidR="00B52D77" w:rsidRDefault="00B52D77"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8">
    <w:p w:rsidR="00B52D77" w:rsidRDefault="00B52D77"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9">
    <w:p w:rsidR="00B52D77" w:rsidRDefault="00B52D77"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90">
    <w:p w:rsidR="00B52D77" w:rsidRDefault="00B52D77"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91">
    <w:p w:rsidR="00B52D77" w:rsidRDefault="00B52D77" w:rsidP="00935D4B">
      <w:pPr>
        <w:pStyle w:val="FootnoteText"/>
      </w:pPr>
      <w:r>
        <w:rPr>
          <w:rStyle w:val="FootnoteReference"/>
        </w:rPr>
        <w:footnoteRef/>
      </w:r>
      <w:r>
        <w:t xml:space="preserve"> ‘No eye has seen, no ear has heard.... what God has planned for His lovers’ (1 Cor. 2:9).</w:t>
      </w:r>
    </w:p>
  </w:footnote>
  <w:footnote w:id="292">
    <w:p w:rsidR="00B52D77" w:rsidRDefault="00B52D77" w:rsidP="00935D4B">
      <w:pPr>
        <w:pStyle w:val="FootnoteText"/>
      </w:pPr>
      <w:r>
        <w:rPr>
          <w:rStyle w:val="FootnoteReference"/>
        </w:rPr>
        <w:footnoteRef/>
      </w:r>
      <w:r>
        <w:t xml:space="preserve"> ‘God’s mercy is the salvation and grace granted by Christ’ (St. Athanasius).</w:t>
      </w:r>
    </w:p>
  </w:footnote>
  <w:footnote w:id="293">
    <w:p w:rsidR="00B52D77" w:rsidRDefault="00B52D77"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4">
    <w:p w:rsidR="00B52D77" w:rsidRDefault="00B52D77"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5">
    <w:p w:rsidR="00B52D77" w:rsidRDefault="00B52D77" w:rsidP="00935D4B">
      <w:pPr>
        <w:pStyle w:val="FootnoteText"/>
      </w:pPr>
      <w:r>
        <w:rPr>
          <w:rStyle w:val="FootnoteReference"/>
        </w:rPr>
        <w:footnoteRef/>
      </w:r>
      <w:r>
        <w:t xml:space="preserve"> Cp. 2 Samuel 7:4-17; 1 Chron. 17:3-14.</w:t>
      </w:r>
    </w:p>
  </w:footnote>
  <w:footnote w:id="296">
    <w:p w:rsidR="00B52D77" w:rsidRDefault="00B52D77"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7">
    <w:p w:rsidR="00B52D77" w:rsidRDefault="00B52D77" w:rsidP="00935D4B">
      <w:pPr>
        <w:pStyle w:val="FootnoteText"/>
      </w:pPr>
      <w:r>
        <w:rPr>
          <w:rStyle w:val="FootnoteReference"/>
        </w:rPr>
        <w:footnoteRef/>
      </w:r>
      <w:r>
        <w:t xml:space="preserve"> dynasty: </w:t>
      </w:r>
      <w:r w:rsidRPr="0090411D">
        <w:rPr>
          <w:i/>
        </w:rPr>
        <w:t>lit</w:t>
      </w:r>
      <w:r>
        <w:t>. seed (Gal. 3:16; Is. 9:7).</w:t>
      </w:r>
    </w:p>
  </w:footnote>
  <w:footnote w:id="298">
    <w:p w:rsidR="00B52D77" w:rsidRDefault="00B52D77"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9">
    <w:p w:rsidR="00B52D77" w:rsidRDefault="00B52D77" w:rsidP="00935D4B">
      <w:pPr>
        <w:pStyle w:val="FootnoteText"/>
      </w:pPr>
      <w:r>
        <w:rPr>
          <w:rStyle w:val="FootnoteReference"/>
        </w:rPr>
        <w:footnoteRef/>
      </w:r>
      <w:r>
        <w:t xml:space="preserve"> dynasty: </w:t>
      </w:r>
      <w:r w:rsidRPr="0090411D">
        <w:rPr>
          <w:i/>
        </w:rPr>
        <w:t>lit</w:t>
      </w:r>
      <w:r>
        <w:t>. seed.</w:t>
      </w:r>
    </w:p>
  </w:footnote>
  <w:footnote w:id="300">
    <w:p w:rsidR="00B52D77" w:rsidRDefault="00B52D77" w:rsidP="00935D4B">
      <w:pPr>
        <w:pStyle w:val="FootnoteText"/>
      </w:pPr>
      <w:r>
        <w:rPr>
          <w:rStyle w:val="FootnoteReference"/>
        </w:rPr>
        <w:footnoteRef/>
      </w:r>
      <w:r>
        <w:t xml:space="preserve"> Rev. 1:5; 3:14.</w:t>
      </w:r>
    </w:p>
  </w:footnote>
  <w:footnote w:id="301">
    <w:p w:rsidR="00B52D77" w:rsidRDefault="00B52D77"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02">
    <w:p w:rsidR="00B52D77" w:rsidRDefault="00B52D77"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3">
    <w:p w:rsidR="00B52D77" w:rsidRDefault="00B52D77" w:rsidP="00935D4B">
      <w:pPr>
        <w:pStyle w:val="FootnoteText"/>
      </w:pPr>
      <w:r>
        <w:rPr>
          <w:rStyle w:val="FootnoteReference"/>
        </w:rPr>
        <w:footnoteRef/>
      </w:r>
      <w:r>
        <w:t xml:space="preserve"> That is, in the Kingdom (1 Cor. 4:20).</w:t>
      </w:r>
    </w:p>
  </w:footnote>
  <w:footnote w:id="304">
    <w:p w:rsidR="00B52D77" w:rsidRDefault="00B52D77" w:rsidP="00935D4B">
      <w:pPr>
        <w:pStyle w:val="FootnoteText"/>
      </w:pPr>
      <w:r>
        <w:rPr>
          <w:rStyle w:val="FootnoteReference"/>
        </w:rPr>
        <w:footnoteRef/>
      </w:r>
      <w:r>
        <w:t xml:space="preserve"> Verses 11 and 12 were quoted by Satan to tempt Christ (Matt. 4:6; Lk. 4:10).</w:t>
      </w:r>
    </w:p>
  </w:footnote>
  <w:footnote w:id="305">
    <w:p w:rsidR="00B52D77" w:rsidRDefault="00B52D77" w:rsidP="00935D4B">
      <w:pPr>
        <w:pStyle w:val="FootnoteText"/>
      </w:pPr>
      <w:r>
        <w:rPr>
          <w:rStyle w:val="FootnoteReference"/>
        </w:rPr>
        <w:footnoteRef/>
      </w:r>
      <w:r>
        <w:t xml:space="preserve"> dragon: </w:t>
      </w:r>
      <w:r w:rsidRPr="0090411D">
        <w:rPr>
          <w:i/>
        </w:rPr>
        <w:t>or</w:t>
      </w:r>
      <w:r>
        <w:t xml:space="preserve"> serpent.</w:t>
      </w:r>
    </w:p>
  </w:footnote>
  <w:footnote w:id="306">
    <w:p w:rsidR="00B52D77" w:rsidRDefault="00B52D77" w:rsidP="008016CF">
      <w:pPr>
        <w:pStyle w:val="FootnoteText"/>
      </w:pPr>
      <w:r>
        <w:rPr>
          <w:rStyle w:val="FootnoteReference"/>
        </w:rPr>
        <w:footnoteRef/>
      </w:r>
      <w:r>
        <w:t xml:space="preserve"> House—Home, Family, Church, Kingdom: where God’s will is done (1 Tim. 3:15; Heb. 3:2-6; Lk. 2:49; Mt. 6:10).</w:t>
      </w:r>
    </w:p>
  </w:footnote>
  <w:footnote w:id="307">
    <w:p w:rsidR="00B52D77" w:rsidRDefault="00B52D77" w:rsidP="008016CF">
      <w:pPr>
        <w:pStyle w:val="FootnoteText"/>
      </w:pPr>
      <w:r>
        <w:rPr>
          <w:rStyle w:val="FootnoteReference"/>
        </w:rPr>
        <w:footnoteRef/>
      </w:r>
      <w:r>
        <w:t xml:space="preserve"> John 7:38.</w:t>
      </w:r>
    </w:p>
  </w:footnote>
  <w:footnote w:id="308">
    <w:p w:rsidR="00B52D77" w:rsidRDefault="00B52D77"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9">
    <w:p w:rsidR="00B52D77" w:rsidRDefault="00B52D77" w:rsidP="008016CF">
      <w:pPr>
        <w:pStyle w:val="FootnoteText"/>
      </w:pPr>
      <w:r>
        <w:rPr>
          <w:rStyle w:val="FootnoteReference"/>
        </w:rPr>
        <w:footnoteRef/>
      </w:r>
      <w:r>
        <w:t xml:space="preserve"> Cp. 1 Cor. 3:20, ‘The Lord knows the thoughts of the wise…’</w:t>
      </w:r>
    </w:p>
  </w:footnote>
  <w:footnote w:id="310">
    <w:p w:rsidR="00B52D77" w:rsidRDefault="00B52D77" w:rsidP="008016CF">
      <w:pPr>
        <w:pStyle w:val="FootnoteText"/>
      </w:pPr>
      <w:r>
        <w:rPr>
          <w:rStyle w:val="FootnoteReference"/>
        </w:rPr>
        <w:footnoteRef/>
      </w:r>
      <w:r>
        <w:t xml:space="preserve"> Ex. 17:1-7.</w:t>
      </w:r>
    </w:p>
  </w:footnote>
  <w:footnote w:id="311">
    <w:p w:rsidR="00B52D77" w:rsidRDefault="00B52D77" w:rsidP="008016CF">
      <w:pPr>
        <w:pStyle w:val="FootnoteText"/>
      </w:pPr>
      <w:r>
        <w:rPr>
          <w:rStyle w:val="FootnoteReference"/>
        </w:rPr>
        <w:footnoteRef/>
      </w:r>
      <w:r>
        <w:t xml:space="preserve"> Num. 14:32-34.</w:t>
      </w:r>
    </w:p>
  </w:footnote>
  <w:footnote w:id="312">
    <w:p w:rsidR="00B52D77" w:rsidRDefault="00B52D77" w:rsidP="008016CF">
      <w:pPr>
        <w:pStyle w:val="FootnoteText"/>
      </w:pPr>
      <w:r>
        <w:rPr>
          <w:rStyle w:val="FootnoteReference"/>
        </w:rPr>
        <w:footnoteRef/>
      </w:r>
      <w:r>
        <w:t xml:space="preserve"> Cp. Heb.3:7-11; 4:10.</w:t>
      </w:r>
    </w:p>
  </w:footnote>
  <w:footnote w:id="313">
    <w:p w:rsidR="00B52D77" w:rsidRDefault="00B52D77" w:rsidP="008016CF">
      <w:pPr>
        <w:pStyle w:val="FootnoteText"/>
      </w:pPr>
      <w:r>
        <w:rPr>
          <w:rStyle w:val="FootnoteReference"/>
        </w:rPr>
        <w:footnoteRef/>
      </w:r>
      <w:r>
        <w:t xml:space="preserve"> Cp. Deut. 32:17; 1 Cor. 10:20; Psalm 105:36-38; 1 Chron. 16:26.</w:t>
      </w:r>
    </w:p>
  </w:footnote>
  <w:footnote w:id="314">
    <w:p w:rsidR="00B52D77" w:rsidRDefault="00B52D77"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5">
    <w:p w:rsidR="00B52D77" w:rsidRDefault="00B52D77" w:rsidP="008016CF">
      <w:pPr>
        <w:pStyle w:val="FootnoteText"/>
      </w:pPr>
      <w:r>
        <w:rPr>
          <w:rStyle w:val="FootnoteReference"/>
        </w:rPr>
        <w:footnoteRef/>
      </w:r>
      <w:r>
        <w:t xml:space="preserve"> Cp. Pss. 32:5b; 84:10b. Rom. 1:19-21; 2 Cor. 4:6; Jn. 1:14; 6:40; 17:22-24.</w:t>
      </w:r>
    </w:p>
  </w:footnote>
  <w:footnote w:id="316">
    <w:p w:rsidR="00B52D77" w:rsidRDefault="00B52D77"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7">
    <w:p w:rsidR="00B52D77" w:rsidRDefault="00B52D77" w:rsidP="008016CF">
      <w:pPr>
        <w:pStyle w:val="FootnoteText"/>
      </w:pPr>
      <w:r>
        <w:rPr>
          <w:rStyle w:val="FootnoteReference"/>
        </w:rPr>
        <w:footnoteRef/>
      </w:r>
      <w:r>
        <w:t xml:space="preserve"> Rev. 4:6, Ezek. 1:5-10.</w:t>
      </w:r>
    </w:p>
  </w:footnote>
  <w:footnote w:id="318">
    <w:p w:rsidR="00B52D77" w:rsidRDefault="00B52D77" w:rsidP="008016CF">
      <w:pPr>
        <w:pStyle w:val="FootnoteText"/>
      </w:pPr>
      <w:r>
        <w:rPr>
          <w:rStyle w:val="FootnoteReference"/>
        </w:rPr>
        <w:footnoteRef/>
      </w:r>
      <w:r>
        <w:t xml:space="preserve"> Daily I pray for the lost. Sinners are slain by conversion into believers, saints, friends and lovers.</w:t>
      </w:r>
    </w:p>
  </w:footnote>
  <w:footnote w:id="319">
    <w:p w:rsidR="00B52D77" w:rsidRDefault="00B52D77" w:rsidP="00EC728E">
      <w:pPr>
        <w:pStyle w:val="FootnoteText"/>
      </w:pPr>
      <w:r>
        <w:rPr>
          <w:rStyle w:val="FootnoteReference"/>
        </w:rPr>
        <w:footnoteRef/>
      </w:r>
      <w:r>
        <w:t xml:space="preserve"> Peter praised and confessed Christ, yet later he swore he did not know Him (Mt. 26:74; Mk. 14:71).</w:t>
      </w:r>
    </w:p>
  </w:footnote>
  <w:footnote w:id="320">
    <w:p w:rsidR="00B52D77" w:rsidRDefault="00B52D77" w:rsidP="00EC728E">
      <w:pPr>
        <w:pStyle w:val="FootnoteText"/>
      </w:pPr>
      <w:r>
        <w:rPr>
          <w:rStyle w:val="FootnoteReference"/>
        </w:rPr>
        <w:footnoteRef/>
      </w:r>
      <w:r>
        <w:t xml:space="preserve"> Cp. Ps. 38:7a.</w:t>
      </w:r>
    </w:p>
  </w:footnote>
  <w:footnote w:id="321">
    <w:p w:rsidR="00B52D77" w:rsidRDefault="00B52D77"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22">
    <w:p w:rsidR="00B52D77" w:rsidRDefault="00B52D77" w:rsidP="00EC728E">
      <w:pPr>
        <w:pStyle w:val="FootnoteText"/>
      </w:pPr>
      <w:r>
        <w:rPr>
          <w:rStyle w:val="FootnoteReference"/>
        </w:rPr>
        <w:footnoteRef/>
      </w:r>
      <w:r>
        <w:t xml:space="preserve"> descendants: </w:t>
      </w:r>
      <w:r w:rsidRPr="00A80C80">
        <w:rPr>
          <w:i/>
        </w:rPr>
        <w:t>lit</w:t>
      </w:r>
      <w:r>
        <w:t>. seed. Verses 26-28 are quoted at Heb. 1:10-12; 13:8.</w:t>
      </w:r>
    </w:p>
  </w:footnote>
  <w:footnote w:id="323">
    <w:p w:rsidR="00B52D77" w:rsidRDefault="00B52D77" w:rsidP="00EC728E">
      <w:pPr>
        <w:pStyle w:val="FootnoteText"/>
      </w:pPr>
      <w:r>
        <w:rPr>
          <w:rStyle w:val="FootnoteReference"/>
        </w:rPr>
        <w:footnoteRef/>
      </w:r>
      <w:r>
        <w:t xml:space="preserve"> ‘God is love’ (1 John 4:8,16).</w:t>
      </w:r>
    </w:p>
  </w:footnote>
  <w:footnote w:id="324">
    <w:p w:rsidR="00B52D77" w:rsidRDefault="00B52D77" w:rsidP="00EC728E">
      <w:pPr>
        <w:pStyle w:val="FootnoteText"/>
      </w:pPr>
      <w:r>
        <w:rPr>
          <w:rStyle w:val="FootnoteReference"/>
        </w:rPr>
        <w:footnoteRef/>
      </w:r>
      <w:r>
        <w:t xml:space="preserve"> Cp. Ps. 147:8.</w:t>
      </w:r>
    </w:p>
  </w:footnote>
  <w:footnote w:id="325">
    <w:p w:rsidR="00B52D77" w:rsidRDefault="00B52D77" w:rsidP="00EC728E">
      <w:pPr>
        <w:pStyle w:val="FootnoteText"/>
      </w:pPr>
      <w:r>
        <w:rPr>
          <w:rStyle w:val="FootnoteReference"/>
        </w:rPr>
        <w:footnoteRef/>
      </w:r>
      <w:r>
        <w:t xml:space="preserve"> East and West intersecting heaven and earth forms the Cross to which our sins were nailed (Col. 1:20; 2:14).</w:t>
      </w:r>
    </w:p>
  </w:footnote>
  <w:footnote w:id="326">
    <w:p w:rsidR="00B52D77" w:rsidRDefault="00B52D77" w:rsidP="00EC728E">
      <w:pPr>
        <w:pStyle w:val="FootnoteText"/>
      </w:pPr>
      <w:r>
        <w:rPr>
          <w:rStyle w:val="FootnoteReference"/>
        </w:rPr>
        <w:footnoteRef/>
      </w:r>
      <w:r>
        <w:t xml:space="preserve"> embraces all: </w:t>
      </w:r>
      <w:r w:rsidRPr="00A80C80">
        <w:rPr>
          <w:i/>
        </w:rPr>
        <w:t>or</w:t>
      </w:r>
      <w:r>
        <w:t>, ‘rules over all.’</w:t>
      </w:r>
    </w:p>
  </w:footnote>
  <w:footnote w:id="327">
    <w:p w:rsidR="00B52D77" w:rsidRDefault="00B52D77"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8">
    <w:p w:rsidR="00B52D77" w:rsidRDefault="00B52D77" w:rsidP="00EC728E">
      <w:pPr>
        <w:pStyle w:val="FootnoteText"/>
      </w:pPr>
      <w:r>
        <w:rPr>
          <w:rStyle w:val="FootnoteReference"/>
        </w:rPr>
        <w:footnoteRef/>
      </w:r>
      <w:r>
        <w:t xml:space="preserve"> Heb. 1:7; Ezek. 1:14; 2 Esdras 8:22.</w:t>
      </w:r>
    </w:p>
  </w:footnote>
  <w:footnote w:id="329">
    <w:p w:rsidR="00B52D77" w:rsidRDefault="00B52D77" w:rsidP="00EC728E">
      <w:pPr>
        <w:pStyle w:val="FootnoteText"/>
      </w:pPr>
      <w:r>
        <w:rPr>
          <w:rStyle w:val="FootnoteReference"/>
        </w:rPr>
        <w:footnoteRef/>
      </w:r>
      <w:r>
        <w:t xml:space="preserve"> Much of Psalm 104 occurs almost verbatim in 1 Chron. 16:8-22 (cp. vv. 7:36).</w:t>
      </w:r>
    </w:p>
  </w:footnote>
  <w:footnote w:id="330">
    <w:p w:rsidR="00B52D77" w:rsidRDefault="00B52D77"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31">
    <w:p w:rsidR="00B52D77" w:rsidRDefault="00B52D77" w:rsidP="00EC728E">
      <w:pPr>
        <w:pStyle w:val="FootnoteText"/>
      </w:pPr>
      <w:r>
        <w:rPr>
          <w:rStyle w:val="FootnoteReference"/>
        </w:rPr>
        <w:footnoteRef/>
      </w:r>
      <w:r>
        <w:t xml:space="preserve"> caterpillars: larva of the locust.</w:t>
      </w:r>
    </w:p>
  </w:footnote>
  <w:footnote w:id="332">
    <w:p w:rsidR="00B52D77" w:rsidRDefault="00B52D77" w:rsidP="00EC728E">
      <w:pPr>
        <w:pStyle w:val="FootnoteText"/>
      </w:pPr>
      <w:r>
        <w:rPr>
          <w:rStyle w:val="FootnoteReference"/>
        </w:rPr>
        <w:footnoteRef/>
      </w:r>
      <w:r>
        <w:t xml:space="preserve"> Ex. 16:12-15; Jn. 6:31-35.</w:t>
      </w:r>
    </w:p>
  </w:footnote>
  <w:footnote w:id="333">
    <w:p w:rsidR="00B52D77" w:rsidRDefault="00B52D77" w:rsidP="00EC728E">
      <w:pPr>
        <w:pStyle w:val="FootnoteText"/>
      </w:pPr>
      <w:r>
        <w:rPr>
          <w:rStyle w:val="FootnoteReference"/>
        </w:rPr>
        <w:footnoteRef/>
      </w:r>
      <w:r>
        <w:t xml:space="preserve"> Gen. 15:14.</w:t>
      </w:r>
    </w:p>
  </w:footnote>
  <w:footnote w:id="334">
    <w:p w:rsidR="00B52D77" w:rsidRDefault="00B52D77"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5">
    <w:p w:rsidR="00B52D77" w:rsidRDefault="00B52D77" w:rsidP="00510795">
      <w:pPr>
        <w:pStyle w:val="FootnoteText"/>
      </w:pPr>
      <w:r>
        <w:rPr>
          <w:rStyle w:val="FootnoteReference"/>
        </w:rPr>
        <w:footnoteRef/>
      </w:r>
      <w:r>
        <w:t xml:space="preserve"> mercy: </w:t>
      </w:r>
      <w:r w:rsidRPr="00B246C1">
        <w:rPr>
          <w:i/>
        </w:rPr>
        <w:t>or</w:t>
      </w:r>
      <w:r>
        <w:t xml:space="preserve"> love.</w:t>
      </w:r>
    </w:p>
  </w:footnote>
  <w:footnote w:id="336">
    <w:p w:rsidR="00B52D77" w:rsidRDefault="00B52D77" w:rsidP="00510795">
      <w:pPr>
        <w:pStyle w:val="FootnoteText"/>
      </w:pPr>
      <w:r>
        <w:rPr>
          <w:rStyle w:val="FootnoteReference"/>
        </w:rPr>
        <w:footnoteRef/>
      </w:r>
      <w:r>
        <w:t xml:space="preserve"> Cp. Mark 8:17-21; Matthew 16:9-12.</w:t>
      </w:r>
    </w:p>
  </w:footnote>
  <w:footnote w:id="337">
    <w:p w:rsidR="00B52D77" w:rsidRDefault="00B52D77" w:rsidP="00510795">
      <w:pPr>
        <w:pStyle w:val="FootnoteText"/>
      </w:pPr>
      <w:r>
        <w:rPr>
          <w:rStyle w:val="FootnoteReference"/>
        </w:rPr>
        <w:footnoteRef/>
      </w:r>
      <w:r>
        <w:t xml:space="preserve"> Num. 11:34.</w:t>
      </w:r>
    </w:p>
  </w:footnote>
  <w:footnote w:id="338">
    <w:p w:rsidR="00B52D77" w:rsidRDefault="00B52D77" w:rsidP="00510795">
      <w:pPr>
        <w:pStyle w:val="FootnoteText"/>
      </w:pPr>
      <w:r>
        <w:rPr>
          <w:rStyle w:val="FootnoteReference"/>
        </w:rPr>
        <w:footnoteRef/>
      </w:r>
      <w:r>
        <w:t xml:space="preserve"> Num. 16:32.</w:t>
      </w:r>
    </w:p>
  </w:footnote>
  <w:footnote w:id="339">
    <w:p w:rsidR="00B52D77" w:rsidRDefault="00B52D77" w:rsidP="00510795">
      <w:pPr>
        <w:pStyle w:val="FootnoteText"/>
      </w:pPr>
      <w:r>
        <w:rPr>
          <w:rStyle w:val="FootnoteReference"/>
        </w:rPr>
        <w:footnoteRef/>
      </w:r>
      <w:r>
        <w:t xml:space="preserve"> children: </w:t>
      </w:r>
      <w:r w:rsidRPr="00B246C1">
        <w:rPr>
          <w:i/>
        </w:rPr>
        <w:t>lit</w:t>
      </w:r>
      <w:r>
        <w:t>. seed.</w:t>
      </w:r>
    </w:p>
  </w:footnote>
  <w:footnote w:id="340">
    <w:p w:rsidR="00B52D77" w:rsidRDefault="00B52D77"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41">
    <w:p w:rsidR="00B52D77" w:rsidRDefault="00B52D77" w:rsidP="00510795">
      <w:pPr>
        <w:pStyle w:val="FootnoteText"/>
      </w:pPr>
      <w:r>
        <w:rPr>
          <w:rStyle w:val="FootnoteReference"/>
        </w:rPr>
        <w:footnoteRef/>
      </w:r>
      <w:r>
        <w:t xml:space="preserve"> ‘mercies of the Lord’: </w:t>
      </w:r>
      <w:r w:rsidRPr="00B246C1">
        <w:rPr>
          <w:i/>
        </w:rPr>
        <w:t>or</w:t>
      </w:r>
      <w:r>
        <w:t>, the Lord’s love.</w:t>
      </w:r>
    </w:p>
  </w:footnote>
  <w:footnote w:id="342">
    <w:p w:rsidR="00B52D77" w:rsidRDefault="00B52D77"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3">
    <w:p w:rsidR="00B52D77" w:rsidRDefault="00B52D77" w:rsidP="00510795">
      <w:pPr>
        <w:pStyle w:val="FootnoteText"/>
      </w:pPr>
      <w:r>
        <w:rPr>
          <w:rStyle w:val="FootnoteReference"/>
        </w:rPr>
        <w:footnoteRef/>
      </w:r>
      <w:r>
        <w:t xml:space="preserve"> See Psalm 59:10 and footnote.</w:t>
      </w:r>
    </w:p>
  </w:footnote>
  <w:footnote w:id="344">
    <w:p w:rsidR="00B52D77" w:rsidRDefault="00B52D77"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5">
    <w:p w:rsidR="00B52D77" w:rsidRDefault="00B52D77" w:rsidP="00510795">
      <w:pPr>
        <w:pStyle w:val="FootnoteText"/>
      </w:pPr>
      <w:r>
        <w:rPr>
          <w:rStyle w:val="FootnoteReference"/>
        </w:rPr>
        <w:footnoteRef/>
      </w:r>
      <w:r>
        <w:t xml:space="preserve"> Cp. Num. 5:22.</w:t>
      </w:r>
    </w:p>
  </w:footnote>
  <w:footnote w:id="346">
    <w:p w:rsidR="00B52D77" w:rsidRDefault="00B52D77" w:rsidP="00510795">
      <w:pPr>
        <w:pStyle w:val="FootnoteText"/>
      </w:pPr>
      <w:r>
        <w:rPr>
          <w:rStyle w:val="FootnoteReference"/>
        </w:rPr>
        <w:footnoteRef/>
      </w:r>
      <w:r>
        <w:t xml:space="preserve"> Mt. 27:39.</w:t>
      </w:r>
    </w:p>
  </w:footnote>
  <w:footnote w:id="347">
    <w:p w:rsidR="00B52D77" w:rsidRDefault="00B52D77"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8">
    <w:p w:rsidR="00B52D77" w:rsidRDefault="00B52D77"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9">
    <w:p w:rsidR="00B52D77" w:rsidRDefault="00B52D77" w:rsidP="00510795">
      <w:pPr>
        <w:pStyle w:val="FootnoteText"/>
      </w:pPr>
      <w:r>
        <w:rPr>
          <w:rStyle w:val="FootnoteReference"/>
        </w:rPr>
        <w:footnoteRef/>
      </w:r>
      <w:r>
        <w:t xml:space="preserve"> Cp. 1 Cor. 15:41-43.</w:t>
      </w:r>
    </w:p>
  </w:footnote>
  <w:footnote w:id="350">
    <w:p w:rsidR="00B52D77" w:rsidRDefault="00B52D77"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51">
    <w:p w:rsidR="00B52D77" w:rsidRDefault="00B52D77" w:rsidP="00510795">
      <w:pPr>
        <w:pStyle w:val="FootnoteText"/>
      </w:pPr>
      <w:r>
        <w:rPr>
          <w:rStyle w:val="FootnoteReference"/>
        </w:rPr>
        <w:footnoteRef/>
      </w:r>
      <w:r>
        <w:t xml:space="preserve"> Heb. 7:21.</w:t>
      </w:r>
    </w:p>
  </w:footnote>
  <w:footnote w:id="352">
    <w:p w:rsidR="00B52D77" w:rsidRDefault="00B52D77"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3">
    <w:p w:rsidR="00B52D77" w:rsidRDefault="00B52D77"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4">
    <w:p w:rsidR="00B52D77" w:rsidRDefault="00B52D77" w:rsidP="00510795">
      <w:pPr>
        <w:pStyle w:val="FootnoteText"/>
      </w:pPr>
      <w:r>
        <w:rPr>
          <w:rStyle w:val="FootnoteReference"/>
        </w:rPr>
        <w:footnoteRef/>
      </w:r>
      <w:r>
        <w:t xml:space="preserve"> Gen. 6:18; 9:9f; 15; 17; Ex. 19:5; Mk. 14:24; Lk. 22:20,29,30.</w:t>
      </w:r>
    </w:p>
  </w:footnote>
  <w:footnote w:id="355">
    <w:p w:rsidR="00B52D77" w:rsidRDefault="00B52D77"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6">
    <w:p w:rsidR="00B52D77" w:rsidRDefault="00B52D77"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7">
    <w:p w:rsidR="00B52D77" w:rsidRDefault="00B52D77" w:rsidP="00510795">
      <w:pPr>
        <w:pStyle w:val="FootnoteText"/>
      </w:pPr>
      <w:r>
        <w:rPr>
          <w:rStyle w:val="FootnoteReference"/>
        </w:rPr>
        <w:footnoteRef/>
      </w:r>
      <w:r>
        <w:t xml:space="preserve"> ‘The world is passing away, and the desire for it; but anyone who does the will of God lives for ever’ (1 Jn. 2:17).</w:t>
      </w:r>
    </w:p>
  </w:footnote>
  <w:footnote w:id="358">
    <w:p w:rsidR="00B52D77" w:rsidRDefault="00B52D77"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9">
    <w:p w:rsidR="00B52D77" w:rsidRDefault="00B52D77" w:rsidP="00510795">
      <w:pPr>
        <w:pStyle w:val="FootnoteText"/>
      </w:pPr>
      <w:r>
        <w:rPr>
          <w:rStyle w:val="FootnoteReference"/>
        </w:rPr>
        <w:footnoteRef/>
      </w:r>
      <w:r>
        <w:t xml:space="preserve"> Ex. 19:6; 29:43-46; Deut. 27:9; Is. 63:18,19; Jer. 2:3; 2 Cor. 6:16.</w:t>
      </w:r>
    </w:p>
  </w:footnote>
  <w:footnote w:id="360">
    <w:p w:rsidR="00B52D77" w:rsidRDefault="00B52D77"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61">
    <w:p w:rsidR="00B52D77" w:rsidRDefault="00B52D77" w:rsidP="00510795">
      <w:pPr>
        <w:pStyle w:val="FootnoteText"/>
      </w:pPr>
      <w:r>
        <w:rPr>
          <w:rStyle w:val="FootnoteReference"/>
        </w:rPr>
        <w:footnoteRef/>
      </w:r>
      <w:r>
        <w:t xml:space="preserve"> Earth rocked and rolled in travail at the birth of a nation (cp. Jn. 16:20-22).</w:t>
      </w:r>
    </w:p>
  </w:footnote>
  <w:footnote w:id="362">
    <w:p w:rsidR="00B52D77" w:rsidRDefault="00B52D77" w:rsidP="00510795">
      <w:pPr>
        <w:pStyle w:val="FootnoteText"/>
      </w:pPr>
      <w:r>
        <w:rPr>
          <w:rStyle w:val="FootnoteReference"/>
        </w:rPr>
        <w:footnoteRef/>
      </w:r>
      <w:r>
        <w:t xml:space="preserve"> Cp. John 1:18; 3:13; Wisdom 18:16.</w:t>
      </w:r>
    </w:p>
  </w:footnote>
  <w:footnote w:id="363">
    <w:p w:rsidR="00B52D77" w:rsidRDefault="00B52D77"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4">
    <w:p w:rsidR="00B52D77" w:rsidRDefault="00B52D77"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5">
    <w:p w:rsidR="00B52D77" w:rsidRDefault="00B52D77" w:rsidP="00510795">
      <w:pPr>
        <w:pStyle w:val="FootnoteText"/>
      </w:pPr>
      <w:r>
        <w:rPr>
          <w:rStyle w:val="FootnoteReference"/>
        </w:rPr>
        <w:footnoteRef/>
      </w:r>
      <w:r>
        <w:t xml:space="preserve"> cp. Heb. 4:10; Phil. 2:12; Mt. 11:28,29; Jer. 6:16.</w:t>
      </w:r>
    </w:p>
  </w:footnote>
  <w:footnote w:id="366">
    <w:p w:rsidR="00B52D77" w:rsidRDefault="00B52D77" w:rsidP="00510795">
      <w:pPr>
        <w:pStyle w:val="FootnoteText"/>
      </w:pPr>
      <w:r>
        <w:rPr>
          <w:rStyle w:val="FootnoteReference"/>
        </w:rPr>
        <w:footnoteRef/>
      </w:r>
      <w:r>
        <w:t xml:space="preserve"> 2 Cor. 4:13.</w:t>
      </w:r>
    </w:p>
  </w:footnote>
  <w:footnote w:id="367">
    <w:p w:rsidR="00B52D77" w:rsidRDefault="00B52D77" w:rsidP="00510795">
      <w:pPr>
        <w:pStyle w:val="FootnoteText"/>
      </w:pPr>
      <w:r>
        <w:rPr>
          <w:rStyle w:val="FootnoteReference"/>
        </w:rPr>
        <w:footnoteRef/>
      </w:r>
      <w:r>
        <w:t xml:space="preserve"> </w:t>
      </w:r>
      <w:r w:rsidRPr="00DC02D9">
        <w:rPr>
          <w:i/>
        </w:rPr>
        <w:t>Or:</w:t>
      </w:r>
      <w:r>
        <w:t xml:space="preserve"> costly (Wisdom 1:13-16).</w:t>
      </w:r>
    </w:p>
  </w:footnote>
  <w:footnote w:id="368">
    <w:p w:rsidR="00B52D77" w:rsidRDefault="00B52D77" w:rsidP="00510795">
      <w:pPr>
        <w:pStyle w:val="FootnoteText"/>
      </w:pPr>
      <w:r>
        <w:rPr>
          <w:rStyle w:val="FootnoteReference"/>
        </w:rPr>
        <w:footnoteRef/>
      </w:r>
      <w:r>
        <w:t xml:space="preserve"> Rom. 15:11.</w:t>
      </w:r>
    </w:p>
  </w:footnote>
  <w:footnote w:id="369">
    <w:p w:rsidR="00B52D77" w:rsidRDefault="00B52D77" w:rsidP="00510795">
      <w:pPr>
        <w:pStyle w:val="FootnoteText"/>
      </w:pPr>
      <w:r>
        <w:rPr>
          <w:rStyle w:val="FootnoteReference"/>
        </w:rPr>
        <w:footnoteRef/>
      </w:r>
      <w:r>
        <w:t xml:space="preserve"> Mercy </w:t>
      </w:r>
      <w:r w:rsidRPr="00DC02D9">
        <w:rPr>
          <w:i/>
        </w:rPr>
        <w:t>or</w:t>
      </w:r>
      <w:r>
        <w:t xml:space="preserve"> love.</w:t>
      </w:r>
    </w:p>
  </w:footnote>
  <w:footnote w:id="370">
    <w:p w:rsidR="00B52D77" w:rsidRDefault="00B52D77" w:rsidP="00510795">
      <w:pPr>
        <w:pStyle w:val="FootnoteText"/>
      </w:pPr>
      <w:r>
        <w:rPr>
          <w:rStyle w:val="FootnoteReference"/>
        </w:rPr>
        <w:footnoteRef/>
      </w:r>
      <w:r>
        <w:t xml:space="preserve"> Heb. 13:6.</w:t>
      </w:r>
    </w:p>
  </w:footnote>
  <w:footnote w:id="371">
    <w:p w:rsidR="00B52D77" w:rsidRDefault="00B52D77"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72">
    <w:p w:rsidR="00B52D77" w:rsidRDefault="00B52D77"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3">
    <w:p w:rsidR="00B52D77" w:rsidRDefault="00B52D77"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4">
    <w:p w:rsidR="00B52D77" w:rsidRDefault="00B52D77"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5">
    <w:p w:rsidR="00B52D77" w:rsidRDefault="00B52D77" w:rsidP="00385CB8">
      <w:pPr>
        <w:pStyle w:val="FootnoteText"/>
      </w:pPr>
      <w:r>
        <w:rPr>
          <w:rStyle w:val="FootnoteReference"/>
        </w:rPr>
        <w:footnoteRef/>
      </w:r>
      <w:r>
        <w:t xml:space="preserve"> Rom. 10:5; Gal. 3:12; Lev. 18:5; Luke 10:25-28.</w:t>
      </w:r>
    </w:p>
  </w:footnote>
  <w:footnote w:id="376">
    <w:p w:rsidR="00B52D77" w:rsidRDefault="00B52D77"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7">
    <w:p w:rsidR="00B52D77" w:rsidRDefault="00B52D77"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8">
    <w:p w:rsidR="00B52D77" w:rsidRDefault="00B52D77"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9">
    <w:p w:rsidR="00B52D77" w:rsidRDefault="00B52D77"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80">
    <w:p w:rsidR="00B52D77" w:rsidRDefault="00B52D77"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81">
    <w:p w:rsidR="00B52D77" w:rsidRDefault="00B52D77" w:rsidP="00385CB8">
      <w:pPr>
        <w:pStyle w:val="FootnoteText"/>
      </w:pPr>
      <w:r>
        <w:rPr>
          <w:rStyle w:val="FootnoteReference"/>
        </w:rPr>
        <w:footnoteRef/>
      </w:r>
      <w:r>
        <w:t xml:space="preserve"> sloth: </w:t>
      </w:r>
      <w:r w:rsidRPr="0002544A">
        <w:rPr>
          <w:i/>
        </w:rPr>
        <w:t>or:</w:t>
      </w:r>
      <w:r>
        <w:t xml:space="preserve"> accidie.</w:t>
      </w:r>
    </w:p>
  </w:footnote>
  <w:footnote w:id="382">
    <w:p w:rsidR="00B52D77" w:rsidRDefault="00B52D77" w:rsidP="00385CB8">
      <w:pPr>
        <w:pStyle w:val="FootnoteText"/>
      </w:pPr>
      <w:r>
        <w:rPr>
          <w:rStyle w:val="FootnoteReference"/>
        </w:rPr>
        <w:footnoteRef/>
      </w:r>
      <w:r>
        <w:t xml:space="preserve"> Eyes were given us that we might see in creatures our Creator (St Athanasius).</w:t>
      </w:r>
    </w:p>
  </w:footnote>
  <w:footnote w:id="383">
    <w:p w:rsidR="00B52D77" w:rsidRDefault="00B52D77" w:rsidP="00385CB8">
      <w:pPr>
        <w:pStyle w:val="FootnoteText"/>
      </w:pPr>
      <w:r>
        <w:rPr>
          <w:rStyle w:val="FootnoteReference"/>
        </w:rPr>
        <w:footnoteRef/>
      </w:r>
      <w:r>
        <w:t xml:space="preserve"> Christ is our way and our righteousness (cp. Jn. 14:6; 1 Cor 1:30; Ephes. 2:5-7).</w:t>
      </w:r>
    </w:p>
  </w:footnote>
  <w:footnote w:id="384">
    <w:p w:rsidR="00B52D77" w:rsidRDefault="00B52D77" w:rsidP="00385CB8">
      <w:pPr>
        <w:pStyle w:val="FootnoteText"/>
      </w:pPr>
      <w:r>
        <w:rPr>
          <w:rStyle w:val="FootnoteReference"/>
        </w:rPr>
        <w:footnoteRef/>
      </w:r>
      <w:r>
        <w:t xml:space="preserve"> The house of wisdom can be built only if the fear of God is rooted deeply in the soul (cp. St Ambrose).</w:t>
      </w:r>
    </w:p>
  </w:footnote>
  <w:footnote w:id="385">
    <w:p w:rsidR="00B52D77" w:rsidRDefault="00B52D77" w:rsidP="00385CB8">
      <w:pPr>
        <w:pStyle w:val="FootnoteText"/>
      </w:pPr>
      <w:r>
        <w:rPr>
          <w:rStyle w:val="FootnoteReference"/>
        </w:rPr>
        <w:footnoteRef/>
      </w:r>
      <w:r>
        <w:t xml:space="preserve"> Christ is our way and our righteousness (cp. Jn. 14:6; 1 Cor 1:30; Ephes. 2:5-7). &lt;see 2 footnotes above&gt;</w:t>
      </w:r>
    </w:p>
  </w:footnote>
  <w:footnote w:id="386">
    <w:p w:rsidR="00B52D77" w:rsidRDefault="00B52D77" w:rsidP="00385CB8">
      <w:pPr>
        <w:pStyle w:val="FootnoteText"/>
      </w:pPr>
      <w:r>
        <w:rPr>
          <w:rStyle w:val="FootnoteReference"/>
        </w:rPr>
        <w:footnoteRef/>
      </w:r>
      <w:r>
        <w:t xml:space="preserve"> </w:t>
      </w:r>
      <w:r w:rsidRPr="0002544A">
        <w:rPr>
          <w:i/>
        </w:rPr>
        <w:t>Lit</w:t>
      </w:r>
      <w:r>
        <w:t>. Face: a Hebraism for ‘favor’. (Cp. Psalm 44:13).</w:t>
      </w:r>
    </w:p>
  </w:footnote>
  <w:footnote w:id="387">
    <w:p w:rsidR="00B52D77" w:rsidRDefault="00B52D77"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8">
    <w:p w:rsidR="00B52D77" w:rsidRDefault="00B52D77" w:rsidP="00385CB8">
      <w:pPr>
        <w:pStyle w:val="FootnoteText"/>
      </w:pPr>
      <w:r>
        <w:rPr>
          <w:rStyle w:val="FootnoteReference"/>
        </w:rPr>
        <w:footnoteRef/>
      </w:r>
      <w:r>
        <w:t xml:space="preserve"> Curdled with scorn, anger and fear.</w:t>
      </w:r>
    </w:p>
  </w:footnote>
  <w:footnote w:id="389">
    <w:p w:rsidR="00B52D77" w:rsidRDefault="00B52D77" w:rsidP="00385CB8">
      <w:pPr>
        <w:pStyle w:val="FootnoteText"/>
      </w:pPr>
      <w:r>
        <w:rPr>
          <w:rStyle w:val="FootnoteReference"/>
        </w:rPr>
        <w:footnoteRef/>
      </w:r>
      <w:r>
        <w:t xml:space="preserve"> Was St. Peter poor when he had no gold and silver for the cripple? They are not currency in Canaan (cp. St. Chrysostom).</w:t>
      </w:r>
    </w:p>
  </w:footnote>
  <w:footnote w:id="390">
    <w:p w:rsidR="00B52D77" w:rsidRDefault="00B52D77"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91">
    <w:p w:rsidR="00B52D77" w:rsidRDefault="00B52D77" w:rsidP="00385CB8">
      <w:pPr>
        <w:pStyle w:val="FootnoteText"/>
      </w:pPr>
      <w:r>
        <w:rPr>
          <w:rStyle w:val="FootnoteReference"/>
        </w:rPr>
        <w:footnoteRef/>
      </w:r>
      <w:r>
        <w:t xml:space="preserve"> Sprinkled with hoar-frost, a wineskin is like the greying head of an old man.</w:t>
      </w:r>
    </w:p>
  </w:footnote>
  <w:footnote w:id="392">
    <w:p w:rsidR="00B52D77" w:rsidRDefault="00B52D77"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3">
    <w:p w:rsidR="00B52D77" w:rsidRDefault="00B52D77" w:rsidP="00385CB8">
      <w:pPr>
        <w:pStyle w:val="FootnoteText"/>
      </w:pPr>
      <w:r>
        <w:rPr>
          <w:rStyle w:val="FootnoteReference"/>
        </w:rPr>
        <w:footnoteRef/>
      </w:r>
      <w:r>
        <w:t xml:space="preserve"> hear: </w:t>
      </w:r>
      <w:r w:rsidRPr="0002544A">
        <w:rPr>
          <w:i/>
        </w:rPr>
        <w:t>lit</w:t>
      </w:r>
      <w:r>
        <w:t>. gullet, throat, larynx.</w:t>
      </w:r>
    </w:p>
  </w:footnote>
  <w:footnote w:id="394">
    <w:p w:rsidR="00B52D77" w:rsidRDefault="00B52D77"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5">
    <w:p w:rsidR="00B52D77" w:rsidRDefault="00B52D77" w:rsidP="00385CB8">
      <w:pPr>
        <w:pStyle w:val="FootnoteText"/>
      </w:pPr>
      <w:r>
        <w:rPr>
          <w:rStyle w:val="FootnoteReference"/>
        </w:rPr>
        <w:footnoteRef/>
      </w:r>
      <w:r>
        <w:t xml:space="preserve"> ‘In wicked men we rightly hate the evil, but love the creature’ (St. Prosper).</w:t>
      </w:r>
    </w:p>
  </w:footnote>
  <w:footnote w:id="396">
    <w:p w:rsidR="00B52D77" w:rsidRDefault="00B52D77"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7">
    <w:p w:rsidR="00B52D77" w:rsidRDefault="00B52D77"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8">
    <w:p w:rsidR="00B52D77" w:rsidRDefault="00B52D77" w:rsidP="00385CB8">
      <w:pPr>
        <w:pStyle w:val="FootnoteText"/>
      </w:pPr>
      <w:r>
        <w:rPr>
          <w:rStyle w:val="FootnoteReference"/>
        </w:rPr>
        <w:footnoteRef/>
      </w:r>
      <w:r>
        <w:t xml:space="preserve"> These words are repeated by the deacon at the beginning of the Divine Liturgy.</w:t>
      </w:r>
    </w:p>
  </w:footnote>
  <w:footnote w:id="399">
    <w:p w:rsidR="00B52D77" w:rsidRDefault="00B52D77"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00">
    <w:p w:rsidR="00B52D77" w:rsidRDefault="00B52D77" w:rsidP="00385CB8">
      <w:pPr>
        <w:pStyle w:val="FootnoteText"/>
      </w:pPr>
      <w:r>
        <w:rPr>
          <w:rStyle w:val="FootnoteReference"/>
        </w:rPr>
        <w:footnoteRef/>
      </w:r>
      <w:r>
        <w:t xml:space="preserve"> Cp. Lk. 24:27,32,45.</w:t>
      </w:r>
    </w:p>
  </w:footnote>
  <w:footnote w:id="401">
    <w:p w:rsidR="00B52D77" w:rsidRDefault="00B52D77" w:rsidP="00385CB8">
      <w:pPr>
        <w:pStyle w:val="FootnoteText"/>
      </w:pPr>
      <w:r>
        <w:rPr>
          <w:rStyle w:val="FootnoteReference"/>
        </w:rPr>
        <w:footnoteRef/>
      </w:r>
      <w:r>
        <w:t xml:space="preserve"> Just as we who claim to love God judge it right to show mercy, so we can expect the divine mercy (Mt. 5:7).</w:t>
      </w:r>
    </w:p>
  </w:footnote>
  <w:footnote w:id="402">
    <w:p w:rsidR="00B52D77" w:rsidRDefault="00B52D77" w:rsidP="00385CB8">
      <w:pPr>
        <w:pStyle w:val="FootnoteText"/>
      </w:pPr>
      <w:r>
        <w:rPr>
          <w:rStyle w:val="FootnoteReference"/>
        </w:rPr>
        <w:footnoteRef/>
      </w:r>
      <w:r>
        <w:t xml:space="preserve"> pure: </w:t>
      </w:r>
      <w:r w:rsidRPr="007B4ADE">
        <w:rPr>
          <w:i/>
        </w:rPr>
        <w:t>lit</w:t>
      </w:r>
      <w:r>
        <w:t>. burnt, fired: hence refined and pure (cp. Psalm 11:7).</w:t>
      </w:r>
    </w:p>
  </w:footnote>
  <w:footnote w:id="403">
    <w:p w:rsidR="00B52D77" w:rsidRDefault="00B52D77"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4">
    <w:p w:rsidR="00B52D77" w:rsidRDefault="00B52D77"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5">
    <w:p w:rsidR="00B52D77" w:rsidRDefault="00B52D77"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6">
    <w:p w:rsidR="00B52D77" w:rsidRDefault="00B52D77" w:rsidP="00385CB8">
      <w:pPr>
        <w:pStyle w:val="FootnoteText"/>
      </w:pPr>
      <w:r>
        <w:rPr>
          <w:rStyle w:val="FootnoteReference"/>
        </w:rPr>
        <w:footnoteRef/>
      </w:r>
      <w:r>
        <w:t xml:space="preserve"> Cp. Ps. 110:10.</w:t>
      </w:r>
    </w:p>
  </w:footnote>
  <w:footnote w:id="407">
    <w:p w:rsidR="00B52D77" w:rsidRDefault="00B52D77"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8">
    <w:p w:rsidR="00B52D77" w:rsidRDefault="00B52D77" w:rsidP="00FD25B7">
      <w:pPr>
        <w:pStyle w:val="FootnoteText"/>
      </w:pPr>
      <w:r>
        <w:rPr>
          <w:rStyle w:val="FootnoteReference"/>
        </w:rPr>
        <w:footnoteRef/>
      </w:r>
      <w:r>
        <w:t xml:space="preserve"> Cp. Psalm 139:11; Rom. 12:20. ‘Coals of hell’. For desolation as the equivalent of hell, see Mark 13:14.</w:t>
      </w:r>
    </w:p>
  </w:footnote>
  <w:footnote w:id="409">
    <w:p w:rsidR="00B52D77" w:rsidRDefault="00B52D77" w:rsidP="00FD25B7">
      <w:pPr>
        <w:pStyle w:val="FootnoteText"/>
      </w:pPr>
      <w:r>
        <w:rPr>
          <w:rStyle w:val="FootnoteReference"/>
        </w:rPr>
        <w:footnoteRef/>
      </w:r>
      <w:r>
        <w:t xml:space="preserve"> Cp. Jeremiah 3:23. I look through the hills to their unseen Maker.</w:t>
      </w:r>
    </w:p>
  </w:footnote>
  <w:footnote w:id="410">
    <w:p w:rsidR="00B52D77" w:rsidRDefault="00B52D77"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11">
    <w:p w:rsidR="00B52D77" w:rsidRDefault="00B52D77"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12">
    <w:p w:rsidR="00B52D77" w:rsidRDefault="00B52D77"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3">
    <w:p w:rsidR="00B52D77" w:rsidRDefault="00B52D77" w:rsidP="00FD25B7">
      <w:pPr>
        <w:pStyle w:val="FootnoteText"/>
      </w:pPr>
      <w:r>
        <w:rPr>
          <w:rStyle w:val="FootnoteReference"/>
        </w:rPr>
        <w:footnoteRef/>
      </w:r>
      <w:r>
        <w:t xml:space="preserve"> Hebrews 11:26; 13:13.</w:t>
      </w:r>
    </w:p>
  </w:footnote>
  <w:footnote w:id="414">
    <w:p w:rsidR="00B52D77" w:rsidRDefault="00B52D77" w:rsidP="00FD25B7">
      <w:pPr>
        <w:pStyle w:val="FootnoteText"/>
      </w:pPr>
      <w:r>
        <w:rPr>
          <w:rStyle w:val="FootnoteReference"/>
        </w:rPr>
        <w:footnoteRef/>
      </w:r>
      <w:r>
        <w:t xml:space="preserve"> Heaven is here (Mt. 4:17; Lk. 17:21; Prov. 17:24).</w:t>
      </w:r>
    </w:p>
  </w:footnote>
  <w:footnote w:id="415">
    <w:p w:rsidR="00B52D77" w:rsidRDefault="00B52D77"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6">
    <w:p w:rsidR="00B52D77" w:rsidRDefault="00B52D77"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7">
    <w:p w:rsidR="00B52D77" w:rsidRDefault="00B52D77"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8">
    <w:p w:rsidR="00B52D77" w:rsidRDefault="00B52D77"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9">
    <w:p w:rsidR="00B52D77" w:rsidRDefault="00B52D77" w:rsidP="00FD25B7">
      <w:pPr>
        <w:pStyle w:val="FootnoteText"/>
      </w:pPr>
      <w:r>
        <w:rPr>
          <w:rStyle w:val="FootnoteReference"/>
        </w:rPr>
        <w:footnoteRef/>
      </w:r>
      <w:r>
        <w:t xml:space="preserve"> Cp. Titus 2:14.</w:t>
      </w:r>
    </w:p>
  </w:footnote>
  <w:footnote w:id="420">
    <w:p w:rsidR="00B52D77" w:rsidRDefault="00B52D77" w:rsidP="00FD25B7">
      <w:pPr>
        <w:pStyle w:val="FootnoteText"/>
      </w:pPr>
      <w:r>
        <w:rPr>
          <w:rStyle w:val="FootnoteReference"/>
        </w:rPr>
        <w:footnoteRef/>
      </w:r>
      <w:r>
        <w:t xml:space="preserve"> Prov. 29:1; 2 Kings 17:14; Neh. 9:16; Dt. 9:6.</w:t>
      </w:r>
    </w:p>
  </w:footnote>
  <w:footnote w:id="421">
    <w:p w:rsidR="00B52D77" w:rsidRDefault="00B52D77"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22">
    <w:p w:rsidR="00B52D77" w:rsidRDefault="00B52D77" w:rsidP="00FD25B7">
      <w:pPr>
        <w:pStyle w:val="FootnoteText"/>
      </w:pPr>
      <w:r>
        <w:rPr>
          <w:rStyle w:val="FootnoteReference"/>
        </w:rPr>
        <w:footnoteRef/>
      </w:r>
      <w:r>
        <w:t xml:space="preserve"> Cp. 1 Kings 6:21 (1 Sam. 6:21).</w:t>
      </w:r>
    </w:p>
  </w:footnote>
  <w:footnote w:id="423">
    <w:p w:rsidR="00B52D77" w:rsidRDefault="00B52D77" w:rsidP="00FD25B7">
      <w:pPr>
        <w:pStyle w:val="FootnoteText"/>
      </w:pPr>
      <w:r>
        <w:rPr>
          <w:rStyle w:val="FootnoteReference"/>
        </w:rPr>
        <w:footnoteRef/>
      </w:r>
      <w:r>
        <w:t xml:space="preserve"> Ps. 131:8-10 = 2 Chron. 6:41-42.</w:t>
      </w:r>
    </w:p>
  </w:footnote>
  <w:footnote w:id="424">
    <w:p w:rsidR="00B52D77" w:rsidRDefault="00B52D77" w:rsidP="00FD25B7">
      <w:pPr>
        <w:pStyle w:val="FootnoteText"/>
      </w:pPr>
      <w:r>
        <w:rPr>
          <w:rStyle w:val="FootnoteReference"/>
        </w:rPr>
        <w:footnoteRef/>
      </w:r>
      <w:r>
        <w:t xml:space="preserve"> I Chron. 17:11-14; Acts 2:30-33.</w:t>
      </w:r>
    </w:p>
  </w:footnote>
  <w:footnote w:id="425">
    <w:p w:rsidR="00B52D77" w:rsidRDefault="00B52D77" w:rsidP="00FD25B7">
      <w:pPr>
        <w:pStyle w:val="FootnoteText"/>
      </w:pPr>
      <w:r>
        <w:rPr>
          <w:rStyle w:val="FootnoteReference"/>
        </w:rPr>
        <w:footnoteRef/>
      </w:r>
      <w:r>
        <w:t xml:space="preserve"> stock: </w:t>
      </w:r>
      <w:r w:rsidRPr="00783CA0">
        <w:rPr>
          <w:i/>
        </w:rPr>
        <w:t>lit</w:t>
      </w:r>
      <w:r>
        <w:t>. horn.</w:t>
      </w:r>
    </w:p>
  </w:footnote>
  <w:footnote w:id="426">
    <w:p w:rsidR="00B52D77" w:rsidRDefault="00B52D77"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7">
    <w:p w:rsidR="00B52D77" w:rsidRDefault="00B52D77"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8">
    <w:p w:rsidR="00B52D77" w:rsidRDefault="00B52D77"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9">
    <w:p w:rsidR="00B52D77" w:rsidRDefault="00B52D77"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30">
    <w:p w:rsidR="00B52D77" w:rsidRDefault="00B52D77" w:rsidP="00E276C1">
      <w:pPr>
        <w:pStyle w:val="FootnoteText"/>
      </w:pPr>
      <w:r>
        <w:rPr>
          <w:rStyle w:val="FootnoteReference"/>
        </w:rPr>
        <w:footnoteRef/>
      </w:r>
      <w:r>
        <w:t xml:space="preserve"> The kingdoms of this world have become the kingdoms of our Lord and of His Christ’ (Rev. 11:15).</w:t>
      </w:r>
    </w:p>
  </w:footnote>
  <w:footnote w:id="431">
    <w:p w:rsidR="00B52D77" w:rsidRDefault="00B52D77" w:rsidP="00E276C1">
      <w:pPr>
        <w:pStyle w:val="FootnoteText"/>
      </w:pPr>
      <w:r>
        <w:rPr>
          <w:rStyle w:val="FootnoteReference"/>
        </w:rPr>
        <w:footnoteRef/>
      </w:r>
      <w:r>
        <w:t xml:space="preserve"> Deut. 32:36.</w:t>
      </w:r>
    </w:p>
  </w:footnote>
  <w:footnote w:id="432">
    <w:p w:rsidR="00B52D77" w:rsidRDefault="00B52D77"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3">
    <w:p w:rsidR="00B52D77" w:rsidRDefault="00B52D77" w:rsidP="00E276C1">
      <w:pPr>
        <w:pStyle w:val="FootnoteText"/>
      </w:pPr>
      <w:r>
        <w:rPr>
          <w:rStyle w:val="FootnoteReference"/>
        </w:rPr>
        <w:footnoteRef/>
      </w:r>
      <w:r>
        <w:t xml:space="preserve"> mercy: </w:t>
      </w:r>
      <w:r w:rsidRPr="007F3CE8">
        <w:rPr>
          <w:i/>
        </w:rPr>
        <w:t>or</w:t>
      </w:r>
      <w:r>
        <w:t xml:space="preserve"> love. Cp. Lk. 10:37.</w:t>
      </w:r>
    </w:p>
  </w:footnote>
  <w:footnote w:id="434">
    <w:p w:rsidR="00B52D77" w:rsidRDefault="00B52D77"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5">
    <w:p w:rsidR="00B52D77" w:rsidRDefault="00B52D77" w:rsidP="00E276C1">
      <w:pPr>
        <w:pStyle w:val="FootnoteText"/>
      </w:pPr>
      <w:r>
        <w:rPr>
          <w:rStyle w:val="FootnoteReference"/>
        </w:rPr>
        <w:footnoteRef/>
      </w:r>
      <w:r>
        <w:t xml:space="preserve"> See footnote on page 170. &lt;See previous footnote&gt;</w:t>
      </w:r>
    </w:p>
  </w:footnote>
  <w:footnote w:id="436">
    <w:p w:rsidR="00B52D77" w:rsidRDefault="00B52D77"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7">
    <w:p w:rsidR="00B52D77" w:rsidRDefault="00B52D77"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8">
    <w:p w:rsidR="00B52D77" w:rsidRDefault="00B52D77"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9">
    <w:p w:rsidR="00B52D77" w:rsidRDefault="00B52D77" w:rsidP="00E276C1">
      <w:pPr>
        <w:pStyle w:val="FootnoteText"/>
      </w:pPr>
      <w:r>
        <w:rPr>
          <w:rStyle w:val="FootnoteReference"/>
        </w:rPr>
        <w:footnoteRef/>
      </w:r>
      <w:r>
        <w:t xml:space="preserve"> songs: </w:t>
      </w:r>
      <w:r w:rsidRPr="007F3CE8">
        <w:rPr>
          <w:i/>
        </w:rPr>
        <w:t>variant reading and Slavonic:</w:t>
      </w:r>
      <w:r>
        <w:t xml:space="preserve"> ways.</w:t>
      </w:r>
    </w:p>
  </w:footnote>
  <w:footnote w:id="440">
    <w:p w:rsidR="00B52D77" w:rsidRDefault="00B52D77" w:rsidP="00E276C1">
      <w:pPr>
        <w:pStyle w:val="FootnoteText"/>
      </w:pPr>
      <w:r>
        <w:rPr>
          <w:rStyle w:val="FootnoteReference"/>
        </w:rPr>
        <w:footnoteRef/>
      </w:r>
      <w:r>
        <w:t xml:space="preserve"> The Spirit of the Lord fills the world (Wisdom 1:7).</w:t>
      </w:r>
    </w:p>
  </w:footnote>
  <w:footnote w:id="441">
    <w:p w:rsidR="00B52D77" w:rsidRDefault="00B52D77" w:rsidP="00E276C1">
      <w:pPr>
        <w:pStyle w:val="FootnoteText"/>
      </w:pPr>
      <w:r>
        <w:rPr>
          <w:rStyle w:val="FootnoteReference"/>
        </w:rPr>
        <w:footnoteRef/>
      </w:r>
      <w:r>
        <w:t xml:space="preserve"> heart: </w:t>
      </w:r>
      <w:r w:rsidRPr="007F3CE8">
        <w:rPr>
          <w:i/>
        </w:rPr>
        <w:t>lit</w:t>
      </w:r>
      <w:r>
        <w:t>. kidneys (seat of the affections in Hebrew thought).</w:t>
      </w:r>
    </w:p>
  </w:footnote>
  <w:footnote w:id="442">
    <w:p w:rsidR="00B52D77" w:rsidRDefault="00B52D77" w:rsidP="00E276C1">
      <w:pPr>
        <w:pStyle w:val="FootnoteText"/>
      </w:pPr>
      <w:r>
        <w:rPr>
          <w:rStyle w:val="FootnoteReference"/>
        </w:rPr>
        <w:footnoteRef/>
      </w:r>
      <w:r>
        <w:t xml:space="preserve"> ‘He gives songs in the night’ (Job. 35:10).</w:t>
      </w:r>
    </w:p>
  </w:footnote>
  <w:footnote w:id="443">
    <w:p w:rsidR="00B52D77" w:rsidRDefault="00B52D77"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4">
    <w:p w:rsidR="00B52D77" w:rsidRDefault="00B52D77" w:rsidP="00E276C1">
      <w:pPr>
        <w:pStyle w:val="FootnoteText"/>
      </w:pPr>
      <w:r>
        <w:rPr>
          <w:rStyle w:val="FootnoteReference"/>
        </w:rPr>
        <w:footnoteRef/>
      </w:r>
      <w:r>
        <w:t xml:space="preserve"> this way: the confession of Christ (2 Tim. 3:12).</w:t>
      </w:r>
    </w:p>
  </w:footnote>
  <w:footnote w:id="445">
    <w:p w:rsidR="00B52D77" w:rsidRDefault="00B52D77" w:rsidP="00E276C1">
      <w:pPr>
        <w:pStyle w:val="FootnoteText"/>
      </w:pPr>
      <w:r>
        <w:rPr>
          <w:rStyle w:val="FootnoteReference"/>
        </w:rPr>
        <w:footnoteRef/>
      </w:r>
      <w:r>
        <w:t xml:space="preserve"> These two lines are identical with Lamentations 3:6.</w:t>
      </w:r>
    </w:p>
  </w:footnote>
  <w:footnote w:id="446">
    <w:p w:rsidR="00B52D77" w:rsidRDefault="00B52D77" w:rsidP="00E276C1">
      <w:pPr>
        <w:pStyle w:val="FootnoteText"/>
      </w:pPr>
      <w:r>
        <w:rPr>
          <w:rStyle w:val="FootnoteReference"/>
        </w:rPr>
        <w:footnoteRef/>
      </w:r>
      <w:r>
        <w:t xml:space="preserve"> Cp. Rev. 10:5; Ezek. 20:23,28,42; Deut. 32:14.</w:t>
      </w:r>
    </w:p>
  </w:footnote>
  <w:footnote w:id="447">
    <w:p w:rsidR="00B52D77" w:rsidRDefault="00B52D77"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8">
    <w:p w:rsidR="00B52D77" w:rsidRDefault="00B52D77"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9">
    <w:p w:rsidR="00B52D77" w:rsidRDefault="00B52D77" w:rsidP="00E276C1">
      <w:pPr>
        <w:pStyle w:val="FootnoteText"/>
      </w:pPr>
      <w:r>
        <w:rPr>
          <w:rStyle w:val="FootnoteReference"/>
        </w:rPr>
        <w:footnoteRef/>
      </w:r>
      <w:r>
        <w:t xml:space="preserve"> Cp. ‘If I am lifted up from the earth, I will draw all men to Me’ (Jn. 12:32). See also Psalm 45:11 and the note there.</w:t>
      </w:r>
    </w:p>
  </w:footnote>
  <w:footnote w:id="450">
    <w:p w:rsidR="00B52D77" w:rsidRDefault="00B52D77"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51">
    <w:p w:rsidR="00B52D77" w:rsidRDefault="00B52D77" w:rsidP="00E276C1">
      <w:pPr>
        <w:pStyle w:val="FootnoteText"/>
      </w:pPr>
      <w:r>
        <w:rPr>
          <w:rStyle w:val="FootnoteReference"/>
        </w:rPr>
        <w:footnoteRef/>
      </w:r>
      <w:r>
        <w:t xml:space="preserve"> Cp. Ps. 145:2 with Ps. 103:33. Only verbs differ.</w:t>
      </w:r>
    </w:p>
  </w:footnote>
  <w:footnote w:id="452">
    <w:p w:rsidR="00B52D77" w:rsidRDefault="00B52D77" w:rsidP="00E276C1">
      <w:pPr>
        <w:pStyle w:val="FootnoteText"/>
      </w:pPr>
      <w:r>
        <w:rPr>
          <w:rStyle w:val="FootnoteReference"/>
        </w:rPr>
        <w:footnoteRef/>
      </w:r>
      <w:r>
        <w:t xml:space="preserve"> </w:t>
      </w:r>
      <w:r w:rsidRPr="00D813A7">
        <w:rPr>
          <w:i/>
        </w:rPr>
        <w:t>Lit</w:t>
      </w:r>
      <w:r>
        <w:t>. ‘dispersions’. Cp. Mt. 24:31.</w:t>
      </w:r>
    </w:p>
  </w:footnote>
  <w:footnote w:id="453">
    <w:p w:rsidR="00B52D77" w:rsidRDefault="00B52D77"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4">
    <w:p w:rsidR="00B52D77" w:rsidRDefault="00B52D77" w:rsidP="00E276C1">
      <w:pPr>
        <w:pStyle w:val="FootnoteText"/>
      </w:pPr>
      <w:r>
        <w:rPr>
          <w:rStyle w:val="FootnoteReference"/>
        </w:rPr>
        <w:footnoteRef/>
      </w:r>
      <w:r>
        <w:t xml:space="preserve"> two-edged sword: praise which conquers Amalek (St. Chrysostom).</w:t>
      </w:r>
    </w:p>
  </w:footnote>
  <w:footnote w:id="455">
    <w:p w:rsidR="00B52D77" w:rsidRDefault="00B52D77" w:rsidP="00E276C1">
      <w:pPr>
        <w:pStyle w:val="FootnoteText"/>
      </w:pPr>
      <w:r>
        <w:rPr>
          <w:rStyle w:val="FootnoteReference"/>
        </w:rPr>
        <w:footnoteRef/>
      </w:r>
      <w:r>
        <w:t xml:space="preserve"> ‘Holiness of life is the mother of glory’ (St Theodoret).</w:t>
      </w:r>
    </w:p>
  </w:footnote>
  <w:footnote w:id="456">
    <w:p w:rsidR="00B52D77" w:rsidRDefault="00B52D77">
      <w:pPr>
        <w:pStyle w:val="FootnoteText"/>
      </w:pPr>
      <w:r>
        <w:rPr>
          <w:rStyle w:val="FootnoteReference"/>
        </w:rPr>
        <w:footnoteRef/>
      </w:r>
      <w:r>
        <w:t xml:space="preserve"> Acts 7:60</w:t>
      </w:r>
    </w:p>
  </w:footnote>
  <w:footnote w:id="457">
    <w:p w:rsidR="00B52D77" w:rsidRDefault="00B52D77" w:rsidP="006B061A">
      <w:pPr>
        <w:pStyle w:val="Footnote0"/>
      </w:pPr>
      <w:r>
        <w:rPr>
          <w:rStyle w:val="FootnoteReference"/>
        </w:rPr>
        <w:footnoteRef/>
      </w:r>
      <w:r>
        <w:t xml:space="preserve"> Literally “virgin monastic”. The traditional English term for a female monastic is not “nun”, but “virgin”.</w:t>
      </w:r>
    </w:p>
  </w:footnote>
  <w:footnote w:id="458">
    <w:p w:rsidR="00B52D77" w:rsidRDefault="00B52D77">
      <w:pPr>
        <w:pStyle w:val="footnote"/>
        <w:rPr>
          <w:ins w:id="971" w:author="Brett Slote" w:date="2011-07-21T19:13:00Z"/>
        </w:rPr>
        <w:pPrChange w:id="972" w:author="Brett Slote" w:date="2011-07-21T20:05:00Z">
          <w:pPr>
            <w:pStyle w:val="FootnoteText"/>
          </w:pPr>
        </w:pPrChange>
      </w:pPr>
      <w:ins w:id="973" w:author="Brett Slote" w:date="2011-07-21T19:13:00Z">
        <w:r>
          <w:rPr>
            <w:rStyle w:val="FootnoteReference"/>
          </w:rPr>
          <w:footnoteRef/>
        </w:r>
        <w:r>
          <w:t xml:space="preserve"> Numbers 12:7-8</w:t>
        </w:r>
      </w:ins>
    </w:p>
  </w:footnote>
  <w:footnote w:id="459">
    <w:p w:rsidR="00B52D77" w:rsidRDefault="00B52D77">
      <w:pPr>
        <w:pStyle w:val="footnote"/>
        <w:rPr>
          <w:ins w:id="974" w:author="Brett Slote" w:date="2011-07-21T19:13:00Z"/>
        </w:rPr>
        <w:pPrChange w:id="975" w:author="Brett Slote" w:date="2011-07-21T20:05:00Z">
          <w:pPr>
            <w:pStyle w:val="FootnoteText"/>
          </w:pPr>
        </w:pPrChange>
      </w:pPr>
      <w:ins w:id="976" w:author="Brett Slote" w:date="2011-07-21T19:13:00Z">
        <w:r>
          <w:rPr>
            <w:rStyle w:val="FootnoteReference"/>
          </w:rPr>
          <w:footnoteRef/>
        </w:r>
        <w:r>
          <w:t xml:space="preserve"> Exodus 28:1</w:t>
        </w:r>
      </w:ins>
    </w:p>
  </w:footnote>
  <w:footnote w:id="460">
    <w:p w:rsidR="00B52D77" w:rsidRDefault="00B52D77">
      <w:pPr>
        <w:pStyle w:val="footnote"/>
        <w:rPr>
          <w:ins w:id="977" w:author="Brett Slote" w:date="2011-07-21T19:13:00Z"/>
        </w:rPr>
        <w:pPrChange w:id="978" w:author="Brett Slote" w:date="2011-07-21T20:05:00Z">
          <w:pPr>
            <w:pStyle w:val="FootnoteText"/>
          </w:pPr>
        </w:pPrChange>
      </w:pPr>
      <w:ins w:id="979" w:author="Brett Slote" w:date="2011-07-21T19:13:00Z">
        <w:r>
          <w:rPr>
            <w:rStyle w:val="FootnoteReference"/>
          </w:rPr>
          <w:footnoteRef/>
        </w:r>
        <w:r>
          <w:t xml:space="preserve"> Matthew 16:18</w:t>
        </w:r>
      </w:ins>
    </w:p>
  </w:footnote>
  <w:footnote w:id="461">
    <w:p w:rsidR="00B52D77" w:rsidRDefault="00B52D77">
      <w:pPr>
        <w:pStyle w:val="footnote"/>
        <w:rPr>
          <w:ins w:id="981" w:author="Brett Slote" w:date="2011-07-21T19:13:00Z"/>
        </w:rPr>
        <w:pPrChange w:id="982" w:author="Brett Slote" w:date="2011-07-21T20:05:00Z">
          <w:pPr>
            <w:pStyle w:val="FootnoteText"/>
          </w:pPr>
        </w:pPrChange>
      </w:pPr>
      <w:ins w:id="983" w:author="Brett Slote" w:date="2011-07-21T19:13:00Z">
        <w:r>
          <w:rPr>
            <w:rStyle w:val="FootnoteReference"/>
          </w:rPr>
          <w:footnoteRef/>
        </w:r>
        <w:r>
          <w:t xml:space="preserve"> Psalms 110:4, Hebrews 5:6,10</w:t>
        </w:r>
      </w:ins>
    </w:p>
  </w:footnote>
  <w:footnote w:id="462">
    <w:p w:rsidR="00B52D77" w:rsidRDefault="00B52D7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3">
    <w:p w:rsidR="00B52D77" w:rsidRDefault="00B52D7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64">
    <w:p w:rsidR="00B52D77" w:rsidRDefault="00B52D77" w:rsidP="00C0205C">
      <w:pPr>
        <w:pStyle w:val="footnote"/>
      </w:pPr>
      <w:r>
        <w:rPr>
          <w:rStyle w:val="FootnoteReference"/>
          <w:rFonts w:eastAsiaTheme="majorEastAsia"/>
        </w:rPr>
        <w:footnoteRef/>
      </w:r>
      <w:r>
        <w:t xml:space="preserve"> Ps 72:10</w:t>
      </w:r>
    </w:p>
  </w:footnote>
  <w:footnote w:id="465">
    <w:p w:rsidR="00B52D77" w:rsidRDefault="00B52D77">
      <w:pPr>
        <w:pStyle w:val="FootnoteText"/>
      </w:pPr>
      <w:r>
        <w:rPr>
          <w:rStyle w:val="FootnoteReference"/>
        </w:rPr>
        <w:footnoteRef/>
      </w:r>
      <w:r>
        <w:t xml:space="preserve"> Pope Dioscorus can but substituted here to use this doxology on his feast.</w:t>
      </w:r>
    </w:p>
  </w:footnote>
  <w:footnote w:id="466">
    <w:p w:rsidR="00B52D77" w:rsidRDefault="00B52D77" w:rsidP="003D4209">
      <w:pPr>
        <w:pStyle w:val="footnote"/>
      </w:pPr>
      <w:r>
        <w:rPr>
          <w:rStyle w:val="FootnoteReference"/>
        </w:rPr>
        <w:footnoteRef/>
      </w:r>
      <w:r>
        <w:t xml:space="preserve"> Dan 12:3</w:t>
      </w:r>
    </w:p>
  </w:footnote>
  <w:footnote w:id="467">
    <w:p w:rsidR="00B52D77" w:rsidRDefault="00B52D77" w:rsidP="003D4209">
      <w:pPr>
        <w:pStyle w:val="footnote"/>
      </w:pPr>
      <w:r>
        <w:rPr>
          <w:rStyle w:val="FootnoteReference"/>
        </w:rPr>
        <w:footnoteRef/>
      </w:r>
      <w:r>
        <w:t xml:space="preserve"> The Scetis Valley in Egypt, from which the word “ascetic” comes. Sheheet means “measure of the heart.”</w:t>
      </w:r>
    </w:p>
  </w:footnote>
  <w:footnote w:id="468">
    <w:p w:rsidR="00B52D77" w:rsidRDefault="00B52D77" w:rsidP="003D4209">
      <w:pPr>
        <w:pStyle w:val="footnote"/>
      </w:pPr>
      <w:r>
        <w:rPr>
          <w:rStyle w:val="FootnoteReference"/>
        </w:rPr>
        <w:footnoteRef/>
      </w:r>
      <w:r>
        <w:t xml:space="preserve"> Cf Lk 22:30, Mt</w:t>
      </w:r>
      <w:r w:rsidRPr="003D4209">
        <w:rPr>
          <w:rStyle w:val="footnoteChar"/>
        </w:rPr>
        <w:t xml:space="preserve"> </w:t>
      </w:r>
      <w:r>
        <w:t>19:20</w:t>
      </w:r>
    </w:p>
  </w:footnote>
  <w:footnote w:id="469">
    <w:p w:rsidR="00B52D77" w:rsidRDefault="00B52D77">
      <w:pPr>
        <w:pStyle w:val="FootnoteText"/>
      </w:pPr>
      <w:r>
        <w:rPr>
          <w:rStyle w:val="FootnoteReference"/>
        </w:rPr>
        <w:footnoteRef/>
      </w:r>
      <w:r>
        <w:t xml:space="preserve"> Rev 4:6</w:t>
      </w:r>
    </w:p>
  </w:footnote>
  <w:footnote w:id="470">
    <w:p w:rsidR="00B52D77" w:rsidRDefault="00B52D77" w:rsidP="00104A9B">
      <w:pPr>
        <w:pStyle w:val="FootnoteText"/>
        <w:rPr>
          <w:ins w:id="1045" w:author="Brett Slote" w:date="2011-07-19T15:43:00Z"/>
        </w:rPr>
      </w:pPr>
      <w:ins w:id="1046" w:author="Brett Slote" w:date="2011-07-19T15:43:00Z">
        <w:r>
          <w:rPr>
            <w:rStyle w:val="FootnoteReference"/>
          </w:rPr>
          <w:footnoteRef/>
        </w:r>
        <w:r>
          <w:t xml:space="preserve"> or supplications/intercessions</w:t>
        </w:r>
      </w:ins>
    </w:p>
  </w:footnote>
  <w:footnote w:id="471">
    <w:p w:rsidR="00B52D77" w:rsidRDefault="00B52D77">
      <w:pPr>
        <w:pStyle w:val="footnote"/>
        <w:rPr>
          <w:ins w:id="1047" w:author="Brett Slote" w:date="2011-07-19T15:43:00Z"/>
        </w:rPr>
        <w:pPrChange w:id="1048" w:author="Brett Slote" w:date="2011-07-21T19:56:00Z">
          <w:pPr>
            <w:pStyle w:val="FootnoteText"/>
          </w:pPr>
        </w:pPrChange>
      </w:pPr>
      <w:ins w:id="1049" w:author="Brett Slote" w:date="2011-07-19T15:43:00Z">
        <w:r>
          <w:rPr>
            <w:rStyle w:val="FootnoteReference"/>
          </w:rPr>
          <w:footnoteRef/>
        </w:r>
        <w:r>
          <w:t xml:space="preserve"> Joel 3:13 – but I’m trying to remember something that says “the harvest is full and the wheat plentiful”</w:t>
        </w:r>
      </w:ins>
    </w:p>
  </w:footnote>
  <w:footnote w:id="472">
    <w:p w:rsidR="00B52D77" w:rsidRDefault="00B52D77">
      <w:pPr>
        <w:pStyle w:val="footnote"/>
        <w:rPr>
          <w:ins w:id="1050" w:author="Brett Slote" w:date="2011-07-19T15:43:00Z"/>
          <w:rFonts w:ascii="Antonious" w:hAnsi="Antonious" w:cs="Antonious"/>
        </w:rPr>
        <w:pPrChange w:id="1051" w:author="Brett Slote" w:date="2011-07-21T19:56:00Z">
          <w:pPr>
            <w:widowControl w:val="0"/>
            <w:autoSpaceDE w:val="0"/>
            <w:autoSpaceDN w:val="0"/>
            <w:adjustRightInd w:val="0"/>
          </w:pPr>
        </w:pPrChange>
      </w:pPr>
      <w:ins w:id="105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73">
    <w:p w:rsidR="00B52D77" w:rsidRDefault="00B52D77">
      <w:pPr>
        <w:pStyle w:val="FootnoteText"/>
      </w:pPr>
      <w:r>
        <w:rPr>
          <w:rStyle w:val="FootnoteReference"/>
        </w:rPr>
        <w:footnoteRef/>
      </w:r>
      <w:r>
        <w:t xml:space="preserve"> Rev 4:4</w:t>
      </w:r>
    </w:p>
  </w:footnote>
  <w:footnote w:id="474">
    <w:p w:rsidR="00B52D77" w:rsidRDefault="00B52D77">
      <w:pPr>
        <w:pStyle w:val="FootnoteText"/>
      </w:pPr>
      <w:r>
        <w:rPr>
          <w:rStyle w:val="FootnoteReference"/>
        </w:rPr>
        <w:footnoteRef/>
      </w:r>
      <w:r>
        <w:t xml:space="preserve"> Rev 5:8</w:t>
      </w:r>
    </w:p>
  </w:footnote>
  <w:footnote w:id="475">
    <w:p w:rsidR="00B52D77" w:rsidRDefault="00B52D77">
      <w:pPr>
        <w:pStyle w:val="footnote"/>
        <w:rPr>
          <w:ins w:id="1064" w:author="Brett Slote" w:date="2011-07-19T18:33:00Z"/>
        </w:rPr>
        <w:pPrChange w:id="1065" w:author="Brett Slote" w:date="2011-07-21T19:58:00Z">
          <w:pPr>
            <w:pStyle w:val="FootnoteText"/>
          </w:pPr>
        </w:pPrChange>
      </w:pPr>
      <w:ins w:id="1066" w:author="Brett Slote" w:date="2011-07-19T18:33:00Z">
        <w:r w:rsidRPr="00C96A85">
          <w:rPr>
            <w:rStyle w:val="FootnoteReference"/>
            <w:vertAlign w:val="baseline"/>
          </w:rPr>
          <w:footnoteRef/>
        </w:r>
        <w:r w:rsidRPr="00C96A85">
          <w:t xml:space="preserve"> Ephesians 6:11</w:t>
        </w:r>
      </w:ins>
      <w:r>
        <w:t xml:space="preserve"> </w:t>
      </w:r>
      <w:ins w:id="1067" w:author="Brett Slote" w:date="2011-07-19T18:33:00Z">
        <w:r w:rsidRPr="00C96A85">
          <w:t>(Literally: “all the girding”)</w:t>
        </w:r>
      </w:ins>
    </w:p>
  </w:footnote>
  <w:footnote w:id="476">
    <w:p w:rsidR="00B52D77" w:rsidRDefault="00B52D77">
      <w:pPr>
        <w:pStyle w:val="footnote"/>
        <w:rPr>
          <w:ins w:id="1070" w:author="Brett Slote" w:date="2011-07-19T18:34:00Z"/>
        </w:rPr>
        <w:pPrChange w:id="1071" w:author="Brett Slote" w:date="2011-07-21T19:58:00Z">
          <w:pPr>
            <w:pStyle w:val="FootnoteText"/>
          </w:pPr>
        </w:pPrChange>
      </w:pPr>
      <w:ins w:id="1072" w:author="Brett Slote" w:date="2011-07-19T18:34:00Z">
        <w:r>
          <w:rPr>
            <w:rStyle w:val="FootnoteReference"/>
          </w:rPr>
          <w:footnoteRef/>
        </w:r>
        <w:r>
          <w:t xml:space="preserve"> Col 3:1</w:t>
        </w:r>
      </w:ins>
    </w:p>
  </w:footnote>
  <w:footnote w:id="477">
    <w:p w:rsidR="00B52D77" w:rsidRDefault="00B52D7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8">
    <w:p w:rsidR="00B52D77" w:rsidRDefault="00B52D7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9">
    <w:p w:rsidR="00B52D77" w:rsidRPr="00A20ACC" w:rsidRDefault="00B52D77">
      <w:pPr>
        <w:pStyle w:val="footnote"/>
        <w:rPr>
          <w:ins w:id="1104" w:author="Brett Slote" w:date="2011-07-21T18:59:00Z"/>
          <w:color w:val="FF0000"/>
          <w:rPrChange w:id="1105" w:author="Brett Slote" w:date="2011-07-21T20:03:00Z">
            <w:rPr>
              <w:ins w:id="1106" w:author="Brett Slote" w:date="2011-07-21T18:59:00Z"/>
            </w:rPr>
          </w:rPrChange>
        </w:rPr>
        <w:pPrChange w:id="1107" w:author="Brett Slote" w:date="2011-07-21T20:03:00Z">
          <w:pPr>
            <w:pStyle w:val="FootnoteText"/>
          </w:pPr>
        </w:pPrChange>
      </w:pPr>
      <w:ins w:id="1108" w:author="Brett Slote" w:date="2011-07-21T18:59:00Z">
        <w:r w:rsidRPr="003A78C2">
          <w:rPr>
            <w:rStyle w:val="FootnoteReference"/>
            <w:color w:val="FF0000"/>
            <w:rPrChange w:id="1109" w:author="Brett Slote" w:date="2011-07-21T20:03:00Z">
              <w:rPr>
                <w:rStyle w:val="FootnoteReference"/>
              </w:rPr>
            </w:rPrChange>
          </w:rPr>
          <w:footnoteRef/>
        </w:r>
        <w:r w:rsidRPr="003A78C2">
          <w:rPr>
            <w:color w:val="FF0000"/>
            <w:rPrChange w:id="1110" w:author="Brett Slote" w:date="2011-07-21T20:03:00Z">
              <w:rPr>
                <w:vertAlign w:val="superscript"/>
              </w:rPr>
            </w:rPrChange>
          </w:rPr>
          <w:t xml:space="preserve"> Should decide on whether we’re going with Scete or Shiheet – Shiheet is easier to sing, but for now put “English” equivalents.</w:t>
        </w:r>
      </w:ins>
    </w:p>
  </w:footnote>
  <w:footnote w:id="480">
    <w:p w:rsidR="00B52D77" w:rsidRDefault="00B52D77">
      <w:pPr>
        <w:pStyle w:val="footnote"/>
        <w:rPr>
          <w:ins w:id="1111" w:author="Brett Slote" w:date="2011-07-21T19:00:00Z"/>
        </w:rPr>
        <w:pPrChange w:id="1112" w:author="Brett Slote" w:date="2011-07-21T20:03:00Z">
          <w:pPr>
            <w:pStyle w:val="FootnoteText"/>
          </w:pPr>
        </w:pPrChange>
      </w:pPr>
      <w:ins w:id="1113" w:author="Brett Slote" w:date="2011-07-21T19:00:00Z">
        <w:r>
          <w:rPr>
            <w:rStyle w:val="FootnoteReference"/>
          </w:rPr>
          <w:footnoteRef/>
        </w:r>
        <w:r>
          <w:t xml:space="preserve"> Need to do some research into the name of this man in English</w:t>
        </w:r>
      </w:ins>
    </w:p>
  </w:footnote>
  <w:footnote w:id="481">
    <w:p w:rsidR="00B52D77" w:rsidRDefault="00B52D7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82">
    <w:p w:rsidR="00B52D77" w:rsidRDefault="00B52D77" w:rsidP="00073003">
      <w:pPr>
        <w:pStyle w:val="footnote"/>
      </w:pPr>
      <w:r>
        <w:rPr>
          <w:rStyle w:val="FootnoteReference"/>
        </w:rPr>
        <w:footnoteRef/>
      </w:r>
      <w:r>
        <w:t xml:space="preserve"> Revelation 7:2</w:t>
      </w:r>
    </w:p>
  </w:footnote>
  <w:footnote w:id="483">
    <w:p w:rsidR="00B52D77" w:rsidRDefault="00B52D77" w:rsidP="00073003">
      <w:pPr>
        <w:pStyle w:val="footnote"/>
      </w:pPr>
      <w:r>
        <w:rPr>
          <w:rStyle w:val="FootnoteReference"/>
        </w:rPr>
        <w:footnoteRef/>
      </w:r>
      <w:r>
        <w:t xml:space="preserve"> Revelation 7:3</w:t>
      </w:r>
    </w:p>
  </w:footnote>
  <w:footnote w:id="484">
    <w:p w:rsidR="00B52D77" w:rsidRDefault="00B52D7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5">
    <w:p w:rsidR="00B52D77" w:rsidRDefault="00B52D77" w:rsidP="00BC160E">
      <w:pPr>
        <w:pStyle w:val="footnote"/>
      </w:pPr>
      <w:r>
        <w:rPr>
          <w:rStyle w:val="FootnoteReference"/>
        </w:rPr>
        <w:footnoteRef/>
      </w:r>
      <w:r>
        <w:t xml:space="preserve"> John 13:25</w:t>
      </w:r>
    </w:p>
  </w:footnote>
  <w:footnote w:id="486">
    <w:p w:rsidR="00B52D77" w:rsidRDefault="00B52D77" w:rsidP="00B53E05">
      <w:pPr>
        <w:pStyle w:val="footnote"/>
      </w:pPr>
      <w:r>
        <w:rPr>
          <w:rStyle w:val="FootnoteReference"/>
        </w:rPr>
        <w:footnoteRef/>
      </w:r>
      <w:r>
        <w:t xml:space="preserve"> Normally reserved for the Theotokos.</w:t>
      </w:r>
    </w:p>
  </w:footnote>
  <w:footnote w:id="487">
    <w:p w:rsidR="00B52D77" w:rsidRDefault="00B52D77" w:rsidP="00B53E05">
      <w:pPr>
        <w:pStyle w:val="footnote"/>
      </w:pPr>
      <w:r>
        <w:rPr>
          <w:rStyle w:val="FootnoteReference"/>
        </w:rPr>
        <w:footnoteRef/>
      </w:r>
      <w:r>
        <w:t xml:space="preserve"> The law of righteousness, not the Law of the Old Covenant.</w:t>
      </w:r>
    </w:p>
  </w:footnote>
  <w:footnote w:id="488">
    <w:p w:rsidR="00B52D77" w:rsidRDefault="00B52D77" w:rsidP="00662600">
      <w:pPr>
        <w:pStyle w:val="footnote"/>
      </w:pPr>
      <w:r>
        <w:rPr>
          <w:rStyle w:val="FootnoteReference"/>
        </w:rPr>
        <w:footnoteRef/>
      </w:r>
      <w:r>
        <w:t xml:space="preserve"> Or image</w:t>
      </w:r>
    </w:p>
  </w:footnote>
  <w:footnote w:id="489">
    <w:p w:rsidR="00B52D77" w:rsidRDefault="00B52D77">
      <w:pPr>
        <w:pStyle w:val="footnote"/>
        <w:rPr>
          <w:ins w:id="1191" w:author="Brett Slote" w:date="2011-07-21T18:57:00Z"/>
        </w:rPr>
        <w:pPrChange w:id="1192" w:author="Brett Slote" w:date="2011-07-21T20:03:00Z">
          <w:pPr>
            <w:pStyle w:val="FootnoteText"/>
          </w:pPr>
        </w:pPrChange>
      </w:pPr>
      <w:ins w:id="1193" w:author="Brett Slote" w:date="2011-07-21T18:57:00Z">
        <w:r>
          <w:rPr>
            <w:rStyle w:val="FootnoteReference"/>
          </w:rPr>
          <w:footnoteRef/>
        </w:r>
        <w:r>
          <w:t xml:space="preserve"> Colossians 3:14</w:t>
        </w:r>
      </w:ins>
    </w:p>
  </w:footnote>
  <w:footnote w:id="490">
    <w:p w:rsidR="00B52D77" w:rsidRDefault="00B52D77" w:rsidP="00E22010">
      <w:pPr>
        <w:pStyle w:val="footnote"/>
      </w:pPr>
      <w:r>
        <w:rPr>
          <w:rStyle w:val="FootnoteReference"/>
        </w:rPr>
        <w:footnoteRef/>
      </w:r>
      <w:r>
        <w:t xml:space="preserve"> 2 Tim 4:7</w:t>
      </w:r>
    </w:p>
  </w:footnote>
  <w:footnote w:id="491">
    <w:p w:rsidR="00B52D77" w:rsidRDefault="00B52D77" w:rsidP="00E22010">
      <w:pPr>
        <w:pStyle w:val="footnote"/>
      </w:pPr>
      <w:r>
        <w:rPr>
          <w:rStyle w:val="FootnoteReference"/>
        </w:rPr>
        <w:footnoteRef/>
      </w:r>
      <w:r>
        <w:t xml:space="preserve"> 2 Tim 4:8</w:t>
      </w:r>
    </w:p>
  </w:footnote>
  <w:footnote w:id="492">
    <w:p w:rsidR="00B52D77" w:rsidRDefault="00B52D77" w:rsidP="001779C0">
      <w:pPr>
        <w:pStyle w:val="footnote"/>
      </w:pPr>
      <w:r>
        <w:rPr>
          <w:rStyle w:val="FootnoteReference"/>
        </w:rPr>
        <w:footnoteRef/>
      </w:r>
      <w:r>
        <w:t xml:space="preserve"> Composed in Coptic and Arabic by H.G. Bishop Demetrius of Malawi circa A.D. 2000.</w:t>
      </w:r>
    </w:p>
  </w:footnote>
  <w:footnote w:id="493">
    <w:p w:rsidR="00B52D77" w:rsidRDefault="00B52D7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94">
    <w:p w:rsidR="00B52D77" w:rsidRDefault="00B52D77">
      <w:pPr>
        <w:pStyle w:val="footnote"/>
        <w:rPr>
          <w:ins w:id="1224" w:author="Brett Slote" w:date="2011-07-21T18:45:00Z"/>
        </w:rPr>
        <w:pPrChange w:id="1225" w:author="Brett Slote" w:date="2011-07-21T20:01:00Z">
          <w:pPr>
            <w:pStyle w:val="FootnoteText"/>
          </w:pPr>
        </w:pPrChange>
      </w:pPr>
      <w:ins w:id="1226" w:author="Brett Slote" w:date="2011-07-21T18:45:00Z">
        <w:r>
          <w:rPr>
            <w:rStyle w:val="FootnoteReference"/>
          </w:rPr>
          <w:footnoteRef/>
        </w:r>
        <w:r>
          <w:t xml:space="preserve"> Daniel 12:3</w:t>
        </w:r>
      </w:ins>
    </w:p>
  </w:footnote>
  <w:footnote w:id="495">
    <w:p w:rsidR="00B52D77" w:rsidRDefault="00B52D77">
      <w:pPr>
        <w:pStyle w:val="footnote"/>
        <w:rPr>
          <w:ins w:id="1227" w:author="Brett Slote" w:date="2011-07-21T18:46:00Z"/>
        </w:rPr>
        <w:pPrChange w:id="1228" w:author="Brett Slote" w:date="2011-07-21T20:01:00Z">
          <w:pPr>
            <w:pStyle w:val="FootnoteText"/>
          </w:pPr>
        </w:pPrChange>
      </w:pPr>
      <w:ins w:id="1229" w:author="Brett Slote" w:date="2011-07-21T18:46:00Z">
        <w:r>
          <w:rPr>
            <w:rStyle w:val="FootnoteReference"/>
          </w:rPr>
          <w:footnoteRef/>
        </w:r>
        <w:r>
          <w:t xml:space="preserve"> Literally: all you monastic folk</w:t>
        </w:r>
      </w:ins>
    </w:p>
  </w:footnote>
  <w:footnote w:id="496">
    <w:p w:rsidR="00B52D77" w:rsidRDefault="00B52D77">
      <w:pPr>
        <w:pStyle w:val="FootnoteText"/>
      </w:pPr>
      <w:r>
        <w:rPr>
          <w:rStyle w:val="FootnoteReference"/>
        </w:rPr>
        <w:footnoteRef/>
      </w:r>
      <w:r>
        <w:t xml:space="preserve"> Published by Abouna Matta El-Maskeen of St. Macarius’ Monastery.</w:t>
      </w:r>
    </w:p>
  </w:footnote>
  <w:footnote w:id="497">
    <w:p w:rsidR="00B52D77" w:rsidRDefault="00B52D77" w:rsidP="00670C79">
      <w:pPr>
        <w:pStyle w:val="footnote"/>
      </w:pPr>
      <w:r>
        <w:rPr>
          <w:rStyle w:val="FootnoteReference"/>
        </w:rPr>
        <w:footnoteRef/>
      </w:r>
      <w:r>
        <w:t xml:space="preserve"> Modern day Ethiopia and Eritrea.</w:t>
      </w:r>
    </w:p>
  </w:footnote>
  <w:footnote w:id="498">
    <w:p w:rsidR="00B52D77" w:rsidRDefault="00B52D77" w:rsidP="0047441D">
      <w:pPr>
        <w:pStyle w:val="footnote"/>
      </w:pPr>
      <w:r>
        <w:rPr>
          <w:rStyle w:val="FootnoteReference"/>
        </w:rPr>
        <w:footnoteRef/>
      </w:r>
      <w:r>
        <w:t xml:space="preserve"> St. F</w:t>
      </w:r>
      <w:r w:rsidRPr="006422C6">
        <w:t>rumentius</w:t>
      </w:r>
      <w:r>
        <w:t>, whom the Ethiopians called “Abune Selama.”</w:t>
      </w:r>
    </w:p>
  </w:footnote>
  <w:footnote w:id="499">
    <w:p w:rsidR="00B52D77" w:rsidRDefault="00B52D77">
      <w:pPr>
        <w:pStyle w:val="footnote"/>
        <w:rPr>
          <w:ins w:id="1276" w:author="Brett Slote" w:date="2011-07-21T19:11:00Z"/>
        </w:rPr>
        <w:pPrChange w:id="1277" w:author="Brett Slote" w:date="2011-07-21T20:05:00Z">
          <w:pPr>
            <w:pStyle w:val="FootnoteText"/>
          </w:pPr>
        </w:pPrChange>
      </w:pPr>
      <w:ins w:id="1278" w:author="Brett Slote" w:date="2011-07-21T19:11:00Z">
        <w:r>
          <w:rPr>
            <w:rStyle w:val="FootnoteReference"/>
          </w:rPr>
          <w:footnoteRef/>
        </w:r>
        <w:r>
          <w:t xml:space="preserve"> Psalm 41:1</w:t>
        </w:r>
      </w:ins>
    </w:p>
  </w:footnote>
  <w:footnote w:id="500">
    <w:p w:rsidR="00B52D77" w:rsidRDefault="00B52D7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01">
    <w:p w:rsidR="00B52D77" w:rsidRDefault="00B52D77"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02">
    <w:p w:rsidR="00B52D77" w:rsidRDefault="00B52D7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03">
    <w:p w:rsidR="00B52D77" w:rsidRDefault="00B52D77" w:rsidP="006D27E4">
      <w:pPr>
        <w:pStyle w:val="Footnote0"/>
      </w:pPr>
      <w:r>
        <w:rPr>
          <w:rStyle w:val="FootnoteReference"/>
        </w:rPr>
        <w:footnoteRef/>
      </w:r>
      <w:r>
        <w:t xml:space="preserve"> In modern day Libya</w:t>
      </w:r>
    </w:p>
  </w:footnote>
  <w:footnote w:id="504">
    <w:p w:rsidR="00B52D77" w:rsidRDefault="00B52D77">
      <w:pPr>
        <w:pStyle w:val="footnote"/>
        <w:rPr>
          <w:ins w:id="1291" w:author="Brett Slote" w:date="2011-07-21T18:49:00Z"/>
        </w:rPr>
        <w:pPrChange w:id="1292" w:author="Brett Slote" w:date="2011-07-21T20:02:00Z">
          <w:pPr>
            <w:pStyle w:val="FootnoteText"/>
          </w:pPr>
        </w:pPrChange>
      </w:pPr>
      <w:ins w:id="1293" w:author="Brett Slote" w:date="2011-07-21T18:49:00Z">
        <w:r>
          <w:rPr>
            <w:rStyle w:val="FootnoteReference"/>
          </w:rPr>
          <w:footnoteRef/>
        </w:r>
        <w:r>
          <w:t xml:space="preserve"> Note that </w:t>
        </w:r>
        <w:r w:rsidRPr="003A78C2">
          <w:rPr>
            <w:rFonts w:ascii="CS Avva Shenouda" w:hAnsi="CS Avva Shenouda"/>
            <w:rPrChange w:id="1294" w:author="Brett Slote" w:date="2011-07-21T20:02:00Z">
              <w:rPr>
                <w:rFonts w:ascii="Antonious Normal" w:hAnsi="Antonious Normal"/>
              </w:rPr>
            </w:rPrChange>
          </w:rPr>
          <w:t>twou</w:t>
        </w:r>
        <w:r>
          <w:t xml:space="preserve"> is used as mountain and desert interchangeably in Coptic monastic literature</w:t>
        </w:r>
      </w:ins>
    </w:p>
  </w:footnote>
  <w:footnote w:id="505">
    <w:p w:rsidR="00B52D77" w:rsidRDefault="00B52D77">
      <w:pPr>
        <w:pStyle w:val="footnote"/>
        <w:rPr>
          <w:ins w:id="1295" w:author="Brett Slote" w:date="2011-07-21T18:50:00Z"/>
        </w:rPr>
        <w:pPrChange w:id="1296" w:author="Brett Slote" w:date="2011-07-21T20:02:00Z">
          <w:pPr>
            <w:pStyle w:val="FootnoteText"/>
          </w:pPr>
        </w:pPrChange>
      </w:pPr>
      <w:ins w:id="1297" w:author="Brett Slote" w:date="2011-07-21T18:50:00Z">
        <w:r>
          <w:rPr>
            <w:rStyle w:val="FootnoteReference"/>
          </w:rPr>
          <w:footnoteRef/>
        </w:r>
        <w:r>
          <w:t xml:space="preserve"> US book has “travails of torment” – but it’s not possessive.</w:t>
        </w:r>
      </w:ins>
    </w:p>
  </w:footnote>
  <w:footnote w:id="506">
    <w:p w:rsidR="00B52D77" w:rsidRDefault="00B52D77">
      <w:pPr>
        <w:pStyle w:val="footnote"/>
        <w:rPr>
          <w:ins w:id="1298" w:author="Brett Slote" w:date="2011-07-21T18:49:00Z"/>
        </w:rPr>
        <w:pPrChange w:id="1299" w:author="Brett Slote" w:date="2011-07-21T20:02:00Z">
          <w:pPr>
            <w:pStyle w:val="FootnoteText"/>
          </w:pPr>
        </w:pPrChange>
      </w:pPr>
      <w:ins w:id="1300" w:author="Brett Slote" w:date="2011-07-21T18:49:00Z">
        <w:r>
          <w:rPr>
            <w:rStyle w:val="FootnoteReference"/>
          </w:rPr>
          <w:footnoteRef/>
        </w:r>
        <w:r>
          <w:t xml:space="preserve"> 1 Peter 1:4</w:t>
        </w:r>
      </w:ins>
    </w:p>
  </w:footnote>
  <w:footnote w:id="507">
    <w:p w:rsidR="00B52D77" w:rsidRDefault="00B52D77" w:rsidP="00E77C68">
      <w:pPr>
        <w:pStyle w:val="footnote"/>
      </w:pPr>
      <w:r>
        <w:rPr>
          <w:rStyle w:val="FootnoteReference"/>
        </w:rPr>
        <w:footnoteRef/>
      </w:r>
      <w:r>
        <w:t xml:space="preserve"> The Coptic has “Three names, one God,” which is the heresy of modalism, and certainly was not said at Ephesus.</w:t>
      </w:r>
    </w:p>
  </w:footnote>
  <w:footnote w:id="508">
    <w:p w:rsidR="00B52D77" w:rsidRDefault="00B52D77" w:rsidP="00E77C68">
      <w:pPr>
        <w:pStyle w:val="footnote"/>
      </w:pPr>
      <w:r>
        <w:rPr>
          <w:rStyle w:val="FootnoteReference"/>
        </w:rPr>
        <w:footnoteRef/>
      </w:r>
      <w:r>
        <w:t xml:space="preserve"> This line is heretical.</w:t>
      </w:r>
    </w:p>
  </w:footnote>
  <w:footnote w:id="509">
    <w:p w:rsidR="00B52D77" w:rsidRDefault="00B52D77">
      <w:pPr>
        <w:pStyle w:val="footnote"/>
        <w:rPr>
          <w:ins w:id="1322" w:author="Brett Slote" w:date="2011-07-21T18:55:00Z"/>
        </w:rPr>
        <w:pPrChange w:id="1323" w:author="Brett Slote" w:date="2011-07-21T20:02:00Z">
          <w:pPr>
            <w:pStyle w:val="FootnoteText"/>
          </w:pPr>
        </w:pPrChange>
      </w:pPr>
      <w:ins w:id="1324" w:author="Brett Slote" w:date="2011-07-21T18:55:00Z">
        <w:r>
          <w:rPr>
            <w:rStyle w:val="FootnoteReference"/>
          </w:rPr>
          <w:footnoteRef/>
        </w:r>
        <w:r>
          <w:t xml:space="preserve"> Hallow or consecrate – this was, according to a tradition, when he formerly became an archimandrite</w:t>
        </w:r>
      </w:ins>
    </w:p>
  </w:footnote>
  <w:footnote w:id="510">
    <w:p w:rsidR="00B52D77" w:rsidRDefault="00B52D77">
      <w:pPr>
        <w:pStyle w:val="footnote"/>
        <w:rPr>
          <w:ins w:id="1328" w:author="Brett Slote" w:date="2011-07-21T18:52:00Z"/>
        </w:rPr>
        <w:pPrChange w:id="1329" w:author="Brett Slote" w:date="2011-07-21T20:02:00Z">
          <w:pPr/>
        </w:pPrChange>
      </w:pPr>
      <w:ins w:id="1330" w:author="Brett Slote" w:date="2011-07-21T18:52:00Z">
        <w:r w:rsidRPr="00FB36D8">
          <w:rPr>
            <w:rStyle w:val="FootnoteReference"/>
            <w:vertAlign w:val="baseline"/>
          </w:rPr>
          <w:footnoteRef/>
        </w:r>
        <w:r w:rsidRPr="00FB36D8">
          <w:t xml:space="preserve"> This line is literally “because the hope of the good”</w:t>
        </w:r>
      </w:ins>
    </w:p>
  </w:footnote>
  <w:footnote w:id="511">
    <w:p w:rsidR="00B52D77" w:rsidRPr="00A20ACC" w:rsidRDefault="00B52D77">
      <w:pPr>
        <w:pStyle w:val="footnote"/>
        <w:rPr>
          <w:ins w:id="1331" w:author="Brett Slote" w:date="2011-07-21T18:52:00Z"/>
          <w:rFonts w:ascii="CS Avva Shenouda" w:hAnsi="CS Avva Shenouda"/>
          <w:color w:val="FF0000"/>
          <w:rPrChange w:id="1332" w:author="Brett Slote" w:date="2011-07-21T20:02:00Z">
            <w:rPr>
              <w:ins w:id="1333" w:author="Brett Slote" w:date="2011-07-21T18:52:00Z"/>
              <w:color w:val="FF0000"/>
            </w:rPr>
          </w:rPrChange>
        </w:rPr>
        <w:pPrChange w:id="1334" w:author="Brett Slote" w:date="2011-07-21T20:02:00Z">
          <w:pPr/>
        </w:pPrChange>
      </w:pPr>
      <w:ins w:id="1335" w:author="Brett Slote" w:date="2011-07-21T18:52:00Z">
        <w:r w:rsidRPr="00FB36D8">
          <w:rPr>
            <w:rStyle w:val="FootnoteReference"/>
            <w:vertAlign w:val="baseline"/>
          </w:rPr>
          <w:footnoteRef/>
        </w:r>
        <w:r w:rsidRPr="00FB36D8">
          <w:t xml:space="preserve"> </w:t>
        </w:r>
        <w:r w:rsidRPr="003A78C2">
          <w:rPr>
            <w:rPrChange w:id="1336" w:author="Brett Slote" w:date="2011-07-21T20:02:00Z">
              <w:rPr>
                <w:rFonts w:ascii="Antonious Normal" w:hAnsi="Antonious Normal"/>
                <w:color w:val="FF0000"/>
              </w:rPr>
            </w:rPrChange>
          </w:rPr>
          <w:t>qen hanhwd/ nem han'almoc</w:t>
        </w:r>
      </w:ins>
    </w:p>
  </w:footnote>
  <w:footnote w:id="512">
    <w:p w:rsidR="00B52D77" w:rsidRDefault="00B52D77">
      <w:pPr>
        <w:pStyle w:val="FootnoteText"/>
      </w:pPr>
      <w:r>
        <w:rPr>
          <w:rStyle w:val="FootnoteReference"/>
        </w:rPr>
        <w:footnoteRef/>
      </w:r>
      <w:r>
        <w:t xml:space="preserve"> Matthew 1:20</w:t>
      </w:r>
    </w:p>
  </w:footnote>
  <w:footnote w:id="513">
    <w:p w:rsidR="00B52D77" w:rsidRDefault="00B52D77">
      <w:pPr>
        <w:pStyle w:val="footnote"/>
        <w:rPr>
          <w:ins w:id="1368" w:author="Brett Slote" w:date="2011-07-21T19:04:00Z"/>
        </w:rPr>
        <w:pPrChange w:id="1369" w:author="Brett Slote" w:date="2011-07-21T20:04:00Z">
          <w:pPr>
            <w:pStyle w:val="FootnoteText"/>
          </w:pPr>
        </w:pPrChange>
      </w:pPr>
      <w:ins w:id="1370" w:author="Brett Slote" w:date="2011-07-21T19:04:00Z">
        <w:r>
          <w:rPr>
            <w:rStyle w:val="FootnoteReference"/>
          </w:rPr>
          <w:footnoteRef/>
        </w:r>
        <w:r>
          <w:t xml:space="preserve"> literal is disregarded</w:t>
        </w:r>
      </w:ins>
    </w:p>
  </w:footnote>
  <w:footnote w:id="514">
    <w:p w:rsidR="00B52D77" w:rsidRDefault="00B52D77">
      <w:pPr>
        <w:pStyle w:val="FootnoteText"/>
      </w:pPr>
      <w:r>
        <w:rPr>
          <w:rStyle w:val="FootnoteReference"/>
        </w:rPr>
        <w:footnoteRef/>
      </w:r>
      <w:r>
        <w:t xml:space="preserve"> Ps 8:2</w:t>
      </w:r>
    </w:p>
  </w:footnote>
  <w:footnote w:id="515">
    <w:p w:rsidR="00B52D77" w:rsidRPr="000C76BB" w:rsidRDefault="00B52D7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6">
    <w:p w:rsidR="00B52D77" w:rsidRDefault="00B52D77">
      <w:pPr>
        <w:pStyle w:val="FootnoteText"/>
      </w:pPr>
      <w:r>
        <w:rPr>
          <w:rStyle w:val="FootnoteReference"/>
        </w:rPr>
        <w:footnoteRef/>
      </w:r>
      <w:r>
        <w:t xml:space="preserve"> Matthew 28:6</w:t>
      </w:r>
    </w:p>
  </w:footnote>
  <w:footnote w:id="517">
    <w:p w:rsidR="00B52D77" w:rsidRDefault="00B52D77">
      <w:pPr>
        <w:pStyle w:val="FootnoteText"/>
      </w:pPr>
      <w:r>
        <w:rPr>
          <w:rStyle w:val="FootnoteReference"/>
        </w:rPr>
        <w:footnoteRef/>
      </w:r>
      <w:r>
        <w:t xml:space="preserve"> Matthew 28:7,6</w:t>
      </w:r>
    </w:p>
  </w:footnote>
  <w:footnote w:id="518">
    <w:p w:rsidR="00B52D77" w:rsidRDefault="00B52D77">
      <w:pPr>
        <w:pStyle w:val="FootnoteText"/>
      </w:pPr>
      <w:r>
        <w:rPr>
          <w:rStyle w:val="FootnoteReference"/>
        </w:rPr>
        <w:footnoteRef/>
      </w:r>
      <w:r>
        <w:t xml:space="preserve"> Matthew 28:7</w:t>
      </w:r>
    </w:p>
  </w:footnote>
  <w:footnote w:id="519">
    <w:p w:rsidR="00B52D77" w:rsidRDefault="00B52D77">
      <w:pPr>
        <w:pStyle w:val="FootnoteText"/>
      </w:pPr>
      <w:r>
        <w:rPr>
          <w:rStyle w:val="FootnoteReference"/>
        </w:rPr>
        <w:footnoteRef/>
      </w:r>
      <w:r>
        <w:t xml:space="preserve"> John 20:27</w:t>
      </w:r>
    </w:p>
  </w:footnote>
  <w:footnote w:id="520">
    <w:p w:rsidR="00B52D77" w:rsidRDefault="00B52D77">
      <w:pPr>
        <w:pStyle w:val="FootnoteText"/>
      </w:pPr>
      <w:r>
        <w:rPr>
          <w:rStyle w:val="FootnoteReference"/>
        </w:rPr>
        <w:footnoteRef/>
      </w:r>
      <w:r>
        <w:t xml:space="preserve"> John 20:28</w:t>
      </w:r>
    </w:p>
  </w:footnote>
  <w:footnote w:id="521">
    <w:p w:rsidR="00B52D77" w:rsidRDefault="00B52D77">
      <w:pPr>
        <w:pStyle w:val="FootnoteText"/>
      </w:pPr>
      <w:r>
        <w:rPr>
          <w:rStyle w:val="FootnoteReference"/>
        </w:rPr>
        <w:footnoteRef/>
      </w:r>
      <w:r>
        <w:t xml:space="preserve"> John 20:29</w:t>
      </w:r>
    </w:p>
  </w:footnote>
  <w:footnote w:id="522">
    <w:p w:rsidR="00B52D77" w:rsidRDefault="00B52D77">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2D77" w:rsidRPr="00536AB2" w:rsidRDefault="00B52D77"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268F"/>
    <w:rsid w:val="002245DB"/>
    <w:rsid w:val="00224925"/>
    <w:rsid w:val="002315D6"/>
    <w:rsid w:val="00231798"/>
    <w:rsid w:val="00232EAB"/>
    <w:rsid w:val="00232F08"/>
    <w:rsid w:val="00233501"/>
    <w:rsid w:val="00234DAF"/>
    <w:rsid w:val="00235C40"/>
    <w:rsid w:val="00236E2B"/>
    <w:rsid w:val="00237D47"/>
    <w:rsid w:val="002409EF"/>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10795"/>
    <w:rsid w:val="00511194"/>
    <w:rsid w:val="00511398"/>
    <w:rsid w:val="005118C5"/>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00D4"/>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44DA"/>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370A9"/>
    <w:rsid w:val="009407CD"/>
    <w:rsid w:val="009442B3"/>
    <w:rsid w:val="00950468"/>
    <w:rsid w:val="00951605"/>
    <w:rsid w:val="00953CB8"/>
    <w:rsid w:val="009576CF"/>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0ACC"/>
    <w:rsid w:val="00A22F02"/>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205C"/>
    <w:rsid w:val="00C05A5B"/>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C1CA8"/>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1EA3"/>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177A"/>
    <w:rsid w:val="00F0351E"/>
    <w:rsid w:val="00F07F3A"/>
    <w:rsid w:val="00F1032B"/>
    <w:rsid w:val="00F14AA6"/>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67BD"/>
    <w:rsid w:val="00F977F1"/>
    <w:rsid w:val="00F97AD6"/>
    <w:rsid w:val="00FA139D"/>
    <w:rsid w:val="00FA3C4C"/>
    <w:rsid w:val="00FA4F1D"/>
    <w:rsid w:val="00FA61CD"/>
    <w:rsid w:val="00FB2563"/>
    <w:rsid w:val="00FB36D8"/>
    <w:rsid w:val="00FB5ACB"/>
    <w:rsid w:val="00FB5E62"/>
    <w:rsid w:val="00FC1BD5"/>
    <w:rsid w:val="00FC2A6F"/>
    <w:rsid w:val="00FC30EB"/>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B140D-28CA-497A-9CF0-106161F7F4CF}">
  <ds:schemaRefs>
    <ds:schemaRef ds:uri="http://schemas.openxmlformats.org/officeDocument/2006/bibliography"/>
  </ds:schemaRefs>
</ds:datastoreItem>
</file>

<file path=customXml/itemProps2.xml><?xml version="1.0" encoding="utf-8"?>
<ds:datastoreItem xmlns:ds="http://schemas.openxmlformats.org/officeDocument/2006/customXml" ds:itemID="{3F8F6FF5-0947-4B7E-8F75-B53A3999BDD9}">
  <ds:schemaRefs>
    <ds:schemaRef ds:uri="http://schemas.openxmlformats.org/officeDocument/2006/bibliography"/>
  </ds:schemaRefs>
</ds:datastoreItem>
</file>

<file path=customXml/itemProps3.xml><?xml version="1.0" encoding="utf-8"?>
<ds:datastoreItem xmlns:ds="http://schemas.openxmlformats.org/officeDocument/2006/customXml" ds:itemID="{6713393B-845F-4083-BD9E-D213740C1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15059</TotalTime>
  <Pages>897</Pages>
  <Words>167577</Words>
  <Characters>955191</Characters>
  <Application>Microsoft Office Word</Application>
  <DocSecurity>0</DocSecurity>
  <Lines>7959</Lines>
  <Paragraphs>2241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237</cp:revision>
  <cp:lastPrinted>2015-11-01T00:13:00Z</cp:lastPrinted>
  <dcterms:created xsi:type="dcterms:W3CDTF">2014-10-30T02:06:00Z</dcterms:created>
  <dcterms:modified xsi:type="dcterms:W3CDTF">2015-11-11T16:24:00Z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