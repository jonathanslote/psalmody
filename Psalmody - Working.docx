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20C635C5"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895112">
          <w:rPr>
            <w:noProof/>
            <w:webHidden/>
          </w:rPr>
          <w:t>3</w:t>
        </w:r>
        <w:r w:rsidR="00790D8D">
          <w:rPr>
            <w:noProof/>
            <w:webHidden/>
          </w:rPr>
          <w:fldChar w:fldCharType="end"/>
        </w:r>
      </w:hyperlink>
    </w:p>
    <w:p w14:paraId="3ED923AA" w14:textId="5BADA753" w:rsidR="00790D8D" w:rsidRDefault="000F34DF">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895112">
          <w:rPr>
            <w:noProof/>
            <w:webHidden/>
          </w:rPr>
          <w:t>4</w:t>
        </w:r>
        <w:r w:rsidR="00790D8D">
          <w:rPr>
            <w:noProof/>
            <w:webHidden/>
          </w:rPr>
          <w:fldChar w:fldCharType="end"/>
        </w:r>
      </w:hyperlink>
    </w:p>
    <w:p w14:paraId="2B3A0953" w14:textId="00C0F913" w:rsidR="00790D8D" w:rsidRDefault="000F34DF">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895112">
          <w:rPr>
            <w:noProof/>
            <w:webHidden/>
          </w:rPr>
          <w:t>17</w:t>
        </w:r>
        <w:r w:rsidR="00790D8D">
          <w:rPr>
            <w:noProof/>
            <w:webHidden/>
          </w:rPr>
          <w:fldChar w:fldCharType="end"/>
        </w:r>
      </w:hyperlink>
    </w:p>
    <w:p w14:paraId="6C848373" w14:textId="133B2AED" w:rsidR="00790D8D" w:rsidRDefault="000F34DF">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895112">
          <w:rPr>
            <w:noProof/>
            <w:webHidden/>
          </w:rPr>
          <w:t>32</w:t>
        </w:r>
        <w:r w:rsidR="00790D8D">
          <w:rPr>
            <w:noProof/>
            <w:webHidden/>
          </w:rPr>
          <w:fldChar w:fldCharType="end"/>
        </w:r>
      </w:hyperlink>
    </w:p>
    <w:p w14:paraId="32B3CBDD" w14:textId="41BB0AD9" w:rsidR="00790D8D" w:rsidRDefault="000F34DF">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895112">
          <w:rPr>
            <w:noProof/>
            <w:webHidden/>
          </w:rPr>
          <w:t>67</w:t>
        </w:r>
        <w:r w:rsidR="00790D8D">
          <w:rPr>
            <w:noProof/>
            <w:webHidden/>
          </w:rPr>
          <w:fldChar w:fldCharType="end"/>
        </w:r>
      </w:hyperlink>
    </w:p>
    <w:p w14:paraId="36A0A524" w14:textId="61287D41" w:rsidR="00790D8D" w:rsidRDefault="000F34DF">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895112">
          <w:rPr>
            <w:noProof/>
            <w:webHidden/>
          </w:rPr>
          <w:t>68</w:t>
        </w:r>
        <w:r w:rsidR="00790D8D">
          <w:rPr>
            <w:noProof/>
            <w:webHidden/>
          </w:rPr>
          <w:fldChar w:fldCharType="end"/>
        </w:r>
      </w:hyperlink>
    </w:p>
    <w:p w14:paraId="4BEC3756" w14:textId="4084C923" w:rsidR="00790D8D" w:rsidRDefault="000F34DF">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895112">
          <w:rPr>
            <w:noProof/>
            <w:webHidden/>
          </w:rPr>
          <w:t>89</w:t>
        </w:r>
        <w:r w:rsidR="00790D8D">
          <w:rPr>
            <w:noProof/>
            <w:webHidden/>
          </w:rPr>
          <w:fldChar w:fldCharType="end"/>
        </w:r>
      </w:hyperlink>
    </w:p>
    <w:p w14:paraId="4013AF3D" w14:textId="454540C7" w:rsidR="00790D8D" w:rsidRDefault="000F34DF">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895112">
          <w:rPr>
            <w:noProof/>
            <w:webHidden/>
          </w:rPr>
          <w:t>92</w:t>
        </w:r>
        <w:r w:rsidR="00790D8D">
          <w:rPr>
            <w:noProof/>
            <w:webHidden/>
          </w:rPr>
          <w:fldChar w:fldCharType="end"/>
        </w:r>
      </w:hyperlink>
    </w:p>
    <w:p w14:paraId="4E369E90" w14:textId="14ADCF86" w:rsidR="00790D8D" w:rsidRDefault="000F34DF">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895112">
          <w:rPr>
            <w:noProof/>
            <w:webHidden/>
          </w:rPr>
          <w:t>96</w:t>
        </w:r>
        <w:r w:rsidR="00790D8D">
          <w:rPr>
            <w:noProof/>
            <w:webHidden/>
          </w:rPr>
          <w:fldChar w:fldCharType="end"/>
        </w:r>
      </w:hyperlink>
    </w:p>
    <w:p w14:paraId="206DC744" w14:textId="54AAEB8B" w:rsidR="00790D8D" w:rsidRDefault="000F34DF">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895112">
          <w:rPr>
            <w:noProof/>
            <w:webHidden/>
          </w:rPr>
          <w:t>100</w:t>
        </w:r>
        <w:r w:rsidR="00790D8D">
          <w:rPr>
            <w:noProof/>
            <w:webHidden/>
          </w:rPr>
          <w:fldChar w:fldCharType="end"/>
        </w:r>
      </w:hyperlink>
    </w:p>
    <w:p w14:paraId="2E824416" w14:textId="78ACC1F1" w:rsidR="00790D8D" w:rsidRDefault="000F34DF">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895112">
          <w:rPr>
            <w:noProof/>
            <w:webHidden/>
          </w:rPr>
          <w:t>107</w:t>
        </w:r>
        <w:r w:rsidR="00790D8D">
          <w:rPr>
            <w:noProof/>
            <w:webHidden/>
          </w:rPr>
          <w:fldChar w:fldCharType="end"/>
        </w:r>
      </w:hyperlink>
    </w:p>
    <w:p w14:paraId="567AC54D" w14:textId="0C5C334C" w:rsidR="00790D8D" w:rsidRDefault="000F34DF">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895112">
          <w:rPr>
            <w:noProof/>
            <w:webHidden/>
          </w:rPr>
          <w:t>343</w:t>
        </w:r>
        <w:r w:rsidR="00790D8D">
          <w:rPr>
            <w:noProof/>
            <w:webHidden/>
          </w:rPr>
          <w:fldChar w:fldCharType="end"/>
        </w:r>
      </w:hyperlink>
    </w:p>
    <w:p w14:paraId="3EEFF57D" w14:textId="5CBDBBB3" w:rsidR="00790D8D" w:rsidRDefault="000F34DF">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895112">
          <w:rPr>
            <w:noProof/>
            <w:webHidden/>
          </w:rPr>
          <w:t>428</w:t>
        </w:r>
        <w:r w:rsidR="00790D8D">
          <w:rPr>
            <w:noProof/>
            <w:webHidden/>
          </w:rPr>
          <w:fldChar w:fldCharType="end"/>
        </w:r>
      </w:hyperlink>
    </w:p>
    <w:p w14:paraId="16A98013" w14:textId="49B850AF" w:rsidR="00790D8D" w:rsidRDefault="000F34DF">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895112">
          <w:rPr>
            <w:noProof/>
            <w:webHidden/>
          </w:rPr>
          <w:t>429</w:t>
        </w:r>
        <w:r w:rsidR="00790D8D">
          <w:rPr>
            <w:noProof/>
            <w:webHidden/>
          </w:rPr>
          <w:fldChar w:fldCharType="end"/>
        </w:r>
      </w:hyperlink>
    </w:p>
    <w:p w14:paraId="7FA30D33" w14:textId="6B741955" w:rsidR="00790D8D" w:rsidRDefault="000F34DF">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895112">
          <w:rPr>
            <w:noProof/>
            <w:webHidden/>
          </w:rPr>
          <w:t>468</w:t>
        </w:r>
        <w:r w:rsidR="00790D8D">
          <w:rPr>
            <w:noProof/>
            <w:webHidden/>
          </w:rPr>
          <w:fldChar w:fldCharType="end"/>
        </w:r>
      </w:hyperlink>
    </w:p>
    <w:p w14:paraId="2D3E557D" w14:textId="7C45F8B9" w:rsidR="00790D8D" w:rsidRDefault="000F34DF">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895112">
          <w:rPr>
            <w:noProof/>
            <w:webHidden/>
          </w:rPr>
          <w:t>471</w:t>
        </w:r>
        <w:r w:rsidR="00790D8D">
          <w:rPr>
            <w:noProof/>
            <w:webHidden/>
          </w:rPr>
          <w:fldChar w:fldCharType="end"/>
        </w:r>
      </w:hyperlink>
    </w:p>
    <w:p w14:paraId="4B626EE8" w14:textId="483D1144" w:rsidR="00790D8D" w:rsidRDefault="000F34DF">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895112">
          <w:rPr>
            <w:noProof/>
            <w:webHidden/>
          </w:rPr>
          <w:t>486</w:t>
        </w:r>
        <w:r w:rsidR="00790D8D">
          <w:rPr>
            <w:noProof/>
            <w:webHidden/>
          </w:rPr>
          <w:fldChar w:fldCharType="end"/>
        </w:r>
      </w:hyperlink>
    </w:p>
    <w:p w14:paraId="1A459399" w14:textId="5C2DADA3" w:rsidR="00790D8D" w:rsidRDefault="000F34DF">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895112">
          <w:rPr>
            <w:noProof/>
            <w:webHidden/>
          </w:rPr>
          <w:t>498</w:t>
        </w:r>
        <w:r w:rsidR="00790D8D">
          <w:rPr>
            <w:noProof/>
            <w:webHidden/>
          </w:rPr>
          <w:fldChar w:fldCharType="end"/>
        </w:r>
      </w:hyperlink>
    </w:p>
    <w:p w14:paraId="7A3C1BD6" w14:textId="302337EF" w:rsidR="00790D8D" w:rsidRDefault="000F34DF">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895112">
          <w:rPr>
            <w:noProof/>
            <w:webHidden/>
          </w:rPr>
          <w:t>510</w:t>
        </w:r>
        <w:r w:rsidR="00790D8D">
          <w:rPr>
            <w:noProof/>
            <w:webHidden/>
          </w:rPr>
          <w:fldChar w:fldCharType="end"/>
        </w:r>
      </w:hyperlink>
    </w:p>
    <w:p w14:paraId="6F04D6FA" w14:textId="0800EB91" w:rsidR="00790D8D" w:rsidRDefault="000F34DF">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895112">
          <w:rPr>
            <w:noProof/>
            <w:webHidden/>
          </w:rPr>
          <w:t>525</w:t>
        </w:r>
        <w:r w:rsidR="00790D8D">
          <w:rPr>
            <w:noProof/>
            <w:webHidden/>
          </w:rPr>
          <w:fldChar w:fldCharType="end"/>
        </w:r>
      </w:hyperlink>
    </w:p>
    <w:p w14:paraId="27B826F0" w14:textId="5B93A032" w:rsidR="00790D8D" w:rsidRDefault="000F34DF">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895112">
          <w:rPr>
            <w:noProof/>
            <w:webHidden/>
          </w:rPr>
          <w:t>534</w:t>
        </w:r>
        <w:r w:rsidR="00790D8D">
          <w:rPr>
            <w:noProof/>
            <w:webHidden/>
          </w:rPr>
          <w:fldChar w:fldCharType="end"/>
        </w:r>
      </w:hyperlink>
    </w:p>
    <w:p w14:paraId="5EBA913D" w14:textId="3CAE9756" w:rsidR="00790D8D" w:rsidRDefault="000F34DF">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895112">
          <w:rPr>
            <w:noProof/>
            <w:webHidden/>
          </w:rPr>
          <w:t>549</w:t>
        </w:r>
        <w:r w:rsidR="00790D8D">
          <w:rPr>
            <w:noProof/>
            <w:webHidden/>
          </w:rPr>
          <w:fldChar w:fldCharType="end"/>
        </w:r>
      </w:hyperlink>
    </w:p>
    <w:p w14:paraId="3662B903" w14:textId="75FC3258" w:rsidR="00790D8D" w:rsidRDefault="000F34DF">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895112">
          <w:rPr>
            <w:noProof/>
            <w:webHidden/>
          </w:rPr>
          <w:t>551</w:t>
        </w:r>
        <w:r w:rsidR="00790D8D">
          <w:rPr>
            <w:noProof/>
            <w:webHidden/>
          </w:rPr>
          <w:fldChar w:fldCharType="end"/>
        </w:r>
      </w:hyperlink>
    </w:p>
    <w:p w14:paraId="0460787E" w14:textId="7936B535" w:rsidR="00790D8D" w:rsidRDefault="000F34DF">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895112">
          <w:rPr>
            <w:noProof/>
            <w:webHidden/>
          </w:rPr>
          <w:t>585</w:t>
        </w:r>
        <w:r w:rsidR="00790D8D">
          <w:rPr>
            <w:noProof/>
            <w:webHidden/>
          </w:rPr>
          <w:fldChar w:fldCharType="end"/>
        </w:r>
      </w:hyperlink>
    </w:p>
    <w:p w14:paraId="03FB296F" w14:textId="275A2CBC" w:rsidR="00790D8D" w:rsidRDefault="000F34DF">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895112">
          <w:rPr>
            <w:noProof/>
            <w:webHidden/>
          </w:rPr>
          <w:t>586</w:t>
        </w:r>
        <w:r w:rsidR="00790D8D">
          <w:rPr>
            <w:noProof/>
            <w:webHidden/>
          </w:rPr>
          <w:fldChar w:fldCharType="end"/>
        </w:r>
      </w:hyperlink>
    </w:p>
    <w:p w14:paraId="55712884" w14:textId="5851967C" w:rsidR="00790D8D" w:rsidRDefault="000F34DF">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895112">
          <w:rPr>
            <w:noProof/>
            <w:webHidden/>
          </w:rPr>
          <w:t>607</w:t>
        </w:r>
        <w:r w:rsidR="00790D8D">
          <w:rPr>
            <w:noProof/>
            <w:webHidden/>
          </w:rPr>
          <w:fldChar w:fldCharType="end"/>
        </w:r>
      </w:hyperlink>
    </w:p>
    <w:p w14:paraId="712C3BB3" w14:textId="2149C925" w:rsidR="00790D8D" w:rsidRDefault="000F34DF">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895112">
          <w:rPr>
            <w:noProof/>
            <w:webHidden/>
          </w:rPr>
          <w:t>619</w:t>
        </w:r>
        <w:r w:rsidR="00790D8D">
          <w:rPr>
            <w:noProof/>
            <w:webHidden/>
          </w:rPr>
          <w:fldChar w:fldCharType="end"/>
        </w:r>
      </w:hyperlink>
    </w:p>
    <w:p w14:paraId="48FB2382" w14:textId="38F98450" w:rsidR="00790D8D" w:rsidRDefault="000F34DF">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895112">
          <w:rPr>
            <w:noProof/>
            <w:webHidden/>
          </w:rPr>
          <w:t>620</w:t>
        </w:r>
        <w:r w:rsidR="00790D8D">
          <w:rPr>
            <w:noProof/>
            <w:webHidden/>
          </w:rPr>
          <w:fldChar w:fldCharType="end"/>
        </w:r>
      </w:hyperlink>
    </w:p>
    <w:p w14:paraId="658E1834" w14:textId="0EA6D081" w:rsidR="00790D8D" w:rsidRDefault="000F34DF">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895112">
          <w:rPr>
            <w:noProof/>
            <w:webHidden/>
          </w:rPr>
          <w:t>641</w:t>
        </w:r>
        <w:r w:rsidR="00790D8D">
          <w:rPr>
            <w:noProof/>
            <w:webHidden/>
          </w:rPr>
          <w:fldChar w:fldCharType="end"/>
        </w:r>
      </w:hyperlink>
    </w:p>
    <w:p w14:paraId="174364E6" w14:textId="0D84C9A7" w:rsidR="00790D8D" w:rsidRDefault="000F34DF">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895112">
          <w:rPr>
            <w:noProof/>
            <w:webHidden/>
          </w:rPr>
          <w:t>681</w:t>
        </w:r>
        <w:r w:rsidR="00790D8D">
          <w:rPr>
            <w:noProof/>
            <w:webHidden/>
          </w:rPr>
          <w:fldChar w:fldCharType="end"/>
        </w:r>
      </w:hyperlink>
    </w:p>
    <w:p w14:paraId="0F829583" w14:textId="3153FA39" w:rsidR="00790D8D" w:rsidRDefault="000F34DF">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895112">
          <w:rPr>
            <w:noProof/>
            <w:webHidden/>
          </w:rPr>
          <w:t>689</w:t>
        </w:r>
        <w:r w:rsidR="00790D8D">
          <w:rPr>
            <w:noProof/>
            <w:webHidden/>
          </w:rPr>
          <w:fldChar w:fldCharType="end"/>
        </w:r>
      </w:hyperlink>
    </w:p>
    <w:p w14:paraId="1FAE80C8" w14:textId="5C74AABB" w:rsidR="00790D8D" w:rsidRDefault="000F34DF">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895112">
          <w:rPr>
            <w:noProof/>
            <w:webHidden/>
          </w:rPr>
          <w:t>704</w:t>
        </w:r>
        <w:r w:rsidR="00790D8D">
          <w:rPr>
            <w:noProof/>
            <w:webHidden/>
          </w:rPr>
          <w:fldChar w:fldCharType="end"/>
        </w:r>
      </w:hyperlink>
    </w:p>
    <w:p w14:paraId="048F495C" w14:textId="1D7789B8" w:rsidR="00790D8D" w:rsidRDefault="000F34DF">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895112">
          <w:rPr>
            <w:noProof/>
            <w:webHidden/>
          </w:rPr>
          <w:t>767</w:t>
        </w:r>
        <w:r w:rsidR="00790D8D">
          <w:rPr>
            <w:noProof/>
            <w:webHidden/>
          </w:rPr>
          <w:fldChar w:fldCharType="end"/>
        </w:r>
      </w:hyperlink>
    </w:p>
    <w:p w14:paraId="07FDF397" w14:textId="0F51981F" w:rsidR="00790D8D" w:rsidRDefault="000F34DF">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895112">
          <w:rPr>
            <w:noProof/>
            <w:webHidden/>
          </w:rPr>
          <w:t>828</w:t>
        </w:r>
        <w:r w:rsidR="00790D8D">
          <w:rPr>
            <w:noProof/>
            <w:webHidden/>
          </w:rPr>
          <w:fldChar w:fldCharType="end"/>
        </w:r>
      </w:hyperlink>
    </w:p>
    <w:p w14:paraId="34769EEE" w14:textId="2E10E861" w:rsidR="00790D8D" w:rsidRDefault="000F34DF">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895112">
          <w:rPr>
            <w:noProof/>
            <w:webHidden/>
          </w:rPr>
          <w:t>833</w:t>
        </w:r>
        <w:r w:rsidR="00790D8D">
          <w:rPr>
            <w:noProof/>
            <w:webHidden/>
          </w:rPr>
          <w:fldChar w:fldCharType="end"/>
        </w:r>
      </w:hyperlink>
    </w:p>
    <w:p w14:paraId="45BBD758" w14:textId="412F27DD" w:rsidR="00790D8D" w:rsidRDefault="000F34DF">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895112">
          <w:rPr>
            <w:noProof/>
            <w:webHidden/>
          </w:rPr>
          <w:t>850</w:t>
        </w:r>
        <w:r w:rsidR="00790D8D">
          <w:rPr>
            <w:noProof/>
            <w:webHidden/>
          </w:rPr>
          <w:fldChar w:fldCharType="end"/>
        </w:r>
      </w:hyperlink>
    </w:p>
    <w:p w14:paraId="52411E5D" w14:textId="63993D7A" w:rsidR="00790D8D" w:rsidRDefault="000F34DF">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895112">
          <w:rPr>
            <w:noProof/>
            <w:webHidden/>
          </w:rPr>
          <w:t>856</w:t>
        </w:r>
        <w:r w:rsidR="00790D8D">
          <w:rPr>
            <w:noProof/>
            <w:webHidden/>
          </w:rPr>
          <w:fldChar w:fldCharType="end"/>
        </w:r>
      </w:hyperlink>
    </w:p>
    <w:p w14:paraId="2736B5FF" w14:textId="7051ACD3" w:rsidR="00790D8D" w:rsidRDefault="000F34DF">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895112">
          <w:rPr>
            <w:noProof/>
            <w:webHidden/>
          </w:rPr>
          <w:t>879</w:t>
        </w:r>
        <w:r w:rsidR="00790D8D">
          <w:rPr>
            <w:noProof/>
            <w:webHidden/>
          </w:rPr>
          <w:fldChar w:fldCharType="end"/>
        </w:r>
      </w:hyperlink>
    </w:p>
    <w:p w14:paraId="78F0B3CD" w14:textId="6AD06B45" w:rsidR="00790D8D" w:rsidRDefault="000F34DF">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895112">
          <w:rPr>
            <w:noProof/>
            <w:webHidden/>
          </w:rPr>
          <w:t>906</w:t>
        </w:r>
        <w:r w:rsidR="00790D8D">
          <w:rPr>
            <w:noProof/>
            <w:webHidden/>
          </w:rPr>
          <w:fldChar w:fldCharType="end"/>
        </w:r>
      </w:hyperlink>
    </w:p>
    <w:p w14:paraId="452EBA35" w14:textId="797DF9A3" w:rsidR="00790D8D" w:rsidRDefault="000F34DF">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895112">
          <w:rPr>
            <w:noProof/>
            <w:webHidden/>
          </w:rPr>
          <w:t>920</w:t>
        </w:r>
        <w:r w:rsidR="00790D8D">
          <w:rPr>
            <w:noProof/>
            <w:webHidden/>
          </w:rPr>
          <w:fldChar w:fldCharType="end"/>
        </w:r>
      </w:hyperlink>
    </w:p>
    <w:p w14:paraId="2CAA4B1D" w14:textId="3136997B" w:rsidR="00790D8D" w:rsidRDefault="000F34DF">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895112">
          <w:rPr>
            <w:noProof/>
            <w:webHidden/>
          </w:rPr>
          <w:t>944</w:t>
        </w:r>
        <w:r w:rsidR="00790D8D">
          <w:rPr>
            <w:noProof/>
            <w:webHidden/>
          </w:rPr>
          <w:fldChar w:fldCharType="end"/>
        </w:r>
      </w:hyperlink>
    </w:p>
    <w:p w14:paraId="1C10526E" w14:textId="30245BD7" w:rsidR="00790D8D" w:rsidRDefault="000F34DF">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895112">
          <w:rPr>
            <w:noProof/>
            <w:webHidden/>
          </w:rPr>
          <w:t>1019</w:t>
        </w:r>
        <w:r w:rsidR="00790D8D">
          <w:rPr>
            <w:noProof/>
            <w:webHidden/>
          </w:rPr>
          <w:fldChar w:fldCharType="end"/>
        </w:r>
      </w:hyperlink>
    </w:p>
    <w:p w14:paraId="393716F6" w14:textId="337A7977" w:rsidR="00790D8D" w:rsidRDefault="000F34DF">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895112">
          <w:rPr>
            <w:noProof/>
            <w:webHidden/>
          </w:rPr>
          <w:t>1034</w:t>
        </w:r>
        <w:r w:rsidR="00790D8D">
          <w:rPr>
            <w:noProof/>
            <w:webHidden/>
          </w:rPr>
          <w:fldChar w:fldCharType="end"/>
        </w:r>
      </w:hyperlink>
    </w:p>
    <w:p w14:paraId="11789C68" w14:textId="21E38A3F" w:rsidR="00790D8D" w:rsidRDefault="000F34DF">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895112">
          <w:rPr>
            <w:noProof/>
            <w:webHidden/>
          </w:rPr>
          <w:t>1036</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161B1E94"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895112">
              <w:rPr>
                <w:noProof/>
                <w:webHidden/>
              </w:rPr>
              <w:t>5</w:t>
            </w:r>
            <w:r w:rsidR="00E35F1F">
              <w:rPr>
                <w:noProof/>
                <w:webHidden/>
              </w:rPr>
              <w:fldChar w:fldCharType="end"/>
            </w:r>
          </w:hyperlink>
        </w:p>
        <w:p w14:paraId="3CE22754" w14:textId="691F2A18" w:rsidR="00E35F1F" w:rsidRDefault="000F34DF">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895112">
              <w:rPr>
                <w:noProof/>
                <w:webHidden/>
              </w:rPr>
              <w:t>10</w:t>
            </w:r>
            <w:r w:rsidR="00E35F1F">
              <w:rPr>
                <w:noProof/>
                <w:webHidden/>
              </w:rPr>
              <w:fldChar w:fldCharType="end"/>
            </w:r>
          </w:hyperlink>
        </w:p>
        <w:p w14:paraId="4B0BA7F1" w14:textId="47360D6F" w:rsidR="00E35F1F" w:rsidRDefault="000F34DF">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895112">
              <w:rPr>
                <w:noProof/>
                <w:webHidden/>
              </w:rPr>
              <w:t>552</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591D9F39"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895112">
        <w:rPr>
          <w:noProof/>
          <w:lang w:val="en-US"/>
        </w:rPr>
        <w:t>930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770AD7CD" w:rsidR="00B102EF" w:rsidRDefault="00B102EF" w:rsidP="004D23BC">
      <w:pPr>
        <w:tabs>
          <w:tab w:val="left" w:pos="720"/>
          <w:tab w:val="left" w:leader="dot" w:pos="7920"/>
        </w:tabs>
      </w:pPr>
      <w:r>
        <w:fldChar w:fldCharType="begin"/>
      </w:r>
      <w:r>
        <w:instrText xml:space="preserve"> REF _Ref448228501 \h </w:instrText>
      </w:r>
      <w:r>
        <w:fldChar w:fldCharType="separate"/>
      </w:r>
      <w:r w:rsidR="00895112">
        <w:t>The Fourth Canticle</w:t>
      </w:r>
      <w:r>
        <w:fldChar w:fldCharType="end"/>
      </w:r>
      <w:r>
        <w:tab/>
      </w:r>
      <w:r>
        <w:fldChar w:fldCharType="begin"/>
      </w:r>
      <w:r>
        <w:instrText xml:space="preserve"> PAGEREF _Ref448228505 \h </w:instrText>
      </w:r>
      <w:r>
        <w:fldChar w:fldCharType="separate"/>
      </w:r>
      <w:r w:rsidR="00895112">
        <w:rPr>
          <w:noProof/>
        </w:rPr>
        <w:t>417</w:t>
      </w:r>
      <w:r>
        <w:fldChar w:fldCharType="end"/>
      </w:r>
    </w:p>
    <w:p w14:paraId="714598C9" w14:textId="0EE3B1AE" w:rsidR="00B102EF" w:rsidRDefault="00B102EF" w:rsidP="004D23BC">
      <w:pPr>
        <w:tabs>
          <w:tab w:val="left" w:pos="720"/>
          <w:tab w:val="left" w:leader="dot" w:pos="7920"/>
        </w:tabs>
      </w:pPr>
      <w:r>
        <w:fldChar w:fldCharType="begin"/>
      </w:r>
      <w:r>
        <w:instrText xml:space="preserve"> REF _Ref448228521 \h </w:instrText>
      </w:r>
      <w:r>
        <w:fldChar w:fldCharType="separate"/>
      </w:r>
      <w:r w:rsidR="00895112">
        <w:t>The Annual Psalis and Theotokia</w:t>
      </w:r>
      <w:r>
        <w:fldChar w:fldCharType="end"/>
      </w:r>
      <w:r>
        <w:tab/>
      </w:r>
      <w:r>
        <w:fldChar w:fldCharType="begin"/>
      </w:r>
      <w:r>
        <w:instrText xml:space="preserve"> PAGEREF _Ref448228524 \h </w:instrText>
      </w:r>
      <w:r>
        <w:fldChar w:fldCharType="separate"/>
      </w:r>
      <w:r w:rsidR="00895112">
        <w:rPr>
          <w:noProof/>
        </w:rPr>
        <w:t>428</w:t>
      </w:r>
      <w:r>
        <w:fldChar w:fldCharType="end"/>
      </w:r>
    </w:p>
    <w:p w14:paraId="160344F1" w14:textId="0AEF00DA"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895112">
        <w:t>The Book of Psalis and Doxologies</w:t>
      </w:r>
      <w:r>
        <w:fldChar w:fldCharType="end"/>
      </w:r>
      <w:r>
        <w:tab/>
      </w:r>
      <w:r>
        <w:fldChar w:fldCharType="begin"/>
      </w:r>
      <w:r>
        <w:instrText xml:space="preserve"> PAGEREF _Ref448228546 \h </w:instrText>
      </w:r>
      <w:r>
        <w:fldChar w:fldCharType="separate"/>
      </w:r>
      <w:r w:rsidR="00895112">
        <w:rPr>
          <w:noProof/>
        </w:rPr>
        <w:t>619</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2A3BDB"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895112">
        <w:rPr>
          <w:noProof/>
          <w:lang w:val="en-GB"/>
        </w:rPr>
        <w:t>180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2F1AFCFD"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895112">
        <w:t>Psalm</w:t>
      </w:r>
      <w:r w:rsidR="00895112" w:rsidRPr="00AB1781">
        <w:t xml:space="preserve"> 116</w:t>
      </w:r>
      <w:r w:rsidR="0089511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895112">
        <w:rPr>
          <w:noProof/>
        </w:rPr>
        <w:t>287</w:t>
      </w:r>
      <w:r w:rsidR="003A78C2">
        <w:fldChar w:fldCharType="end"/>
      </w:r>
    </w:p>
    <w:p w14:paraId="10E2000F" w14:textId="552C113C"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895112">
        <w:t>Psalm</w:t>
      </w:r>
      <w:r w:rsidR="00895112" w:rsidRPr="00AB1781">
        <w:t xml:space="preserve"> 117</w:t>
      </w:r>
      <w:r w:rsidR="0089511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895112">
        <w:rPr>
          <w:noProof/>
        </w:rPr>
        <w:t>287</w:t>
      </w:r>
      <w:r w:rsidR="003A78C2">
        <w:fldChar w:fldCharType="end"/>
      </w:r>
    </w:p>
    <w:p w14:paraId="4928E776" w14:textId="260A0B29"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895112">
        <w:t>Psalm</w:t>
      </w:r>
      <w:r w:rsidR="00895112" w:rsidRPr="00AB1781">
        <w:t xml:space="preserve"> 119</w:t>
      </w:r>
      <w:r w:rsidR="0089511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895112">
        <w:rPr>
          <w:noProof/>
        </w:rPr>
        <w:t>306</w:t>
      </w:r>
      <w:r w:rsidR="003A78C2">
        <w:fldChar w:fldCharType="end"/>
      </w:r>
    </w:p>
    <w:p w14:paraId="4144738E" w14:textId="30A1F273"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895112">
        <w:t>Psalm</w:t>
      </w:r>
      <w:r w:rsidR="00895112" w:rsidRPr="00AB1781">
        <w:t xml:space="preserve"> 120</w:t>
      </w:r>
      <w:r w:rsidR="0089511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895112">
        <w:rPr>
          <w:noProof/>
        </w:rPr>
        <w:t>306</w:t>
      </w:r>
      <w:r w:rsidR="003A78C2">
        <w:fldChar w:fldCharType="end"/>
      </w:r>
    </w:p>
    <w:p w14:paraId="7A11F8AE" w14:textId="2FA4F45C"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895112">
        <w:t>Psalm</w:t>
      </w:r>
      <w:r w:rsidR="00895112" w:rsidRPr="00AB1781">
        <w:t xml:space="preserve"> 121</w:t>
      </w:r>
      <w:r w:rsidR="0089511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895112">
        <w:rPr>
          <w:noProof/>
        </w:rPr>
        <w:t>307</w:t>
      </w:r>
      <w:r w:rsidR="003A78C2">
        <w:fldChar w:fldCharType="end"/>
      </w:r>
    </w:p>
    <w:p w14:paraId="1E7E3335" w14:textId="3B4EA850"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895112">
        <w:t>Psalm</w:t>
      </w:r>
      <w:r w:rsidR="00895112" w:rsidRPr="00AB1781">
        <w:t xml:space="preserve"> 122</w:t>
      </w:r>
      <w:r w:rsidR="0089511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895112">
        <w:rPr>
          <w:noProof/>
        </w:rPr>
        <w:t>308</w:t>
      </w:r>
      <w:r w:rsidR="003A78C2">
        <w:fldChar w:fldCharType="end"/>
      </w:r>
    </w:p>
    <w:p w14:paraId="6A7F45CD" w14:textId="247323D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895112">
        <w:t>Psalm</w:t>
      </w:r>
      <w:r w:rsidR="00895112" w:rsidRPr="00AB1781">
        <w:t xml:space="preserve"> 123</w:t>
      </w:r>
      <w:r w:rsidR="0089511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895112">
        <w:rPr>
          <w:noProof/>
        </w:rPr>
        <w:t>309</w:t>
      </w:r>
      <w:r w:rsidR="003A78C2">
        <w:fldChar w:fldCharType="end"/>
      </w:r>
    </w:p>
    <w:p w14:paraId="2FA5C99A" w14:textId="7C271331"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895112">
        <w:t>Psalm</w:t>
      </w:r>
      <w:r w:rsidR="00895112" w:rsidRPr="00AB1781">
        <w:t xml:space="preserve"> 124</w:t>
      </w:r>
      <w:r w:rsidR="0089511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895112">
        <w:rPr>
          <w:noProof/>
        </w:rPr>
        <w:t>310</w:t>
      </w:r>
      <w:r w:rsidR="003A78C2">
        <w:fldChar w:fldCharType="end"/>
      </w:r>
    </w:p>
    <w:p w14:paraId="0633E3A7" w14:textId="26E06C76"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895112">
        <w:t>Psalm</w:t>
      </w:r>
      <w:r w:rsidR="00895112" w:rsidRPr="00AB1781">
        <w:t xml:space="preserve"> 125</w:t>
      </w:r>
      <w:r w:rsidR="0089511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895112">
        <w:rPr>
          <w:noProof/>
        </w:rPr>
        <w:t>311</w:t>
      </w:r>
      <w:r w:rsidR="003A78C2">
        <w:fldChar w:fldCharType="end"/>
      </w:r>
    </w:p>
    <w:p w14:paraId="0FB134D2" w14:textId="595517D6"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895112">
        <w:t>Psalm</w:t>
      </w:r>
      <w:r w:rsidR="00895112" w:rsidRPr="00AB1781">
        <w:t xml:space="preserve"> 126</w:t>
      </w:r>
      <w:r w:rsidR="0089511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895112">
        <w:rPr>
          <w:noProof/>
        </w:rPr>
        <w:t>312</w:t>
      </w:r>
      <w:r w:rsidR="003A78C2">
        <w:fldChar w:fldCharType="end"/>
      </w:r>
    </w:p>
    <w:p w14:paraId="1C4403C7" w14:textId="19C335C0"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895112">
        <w:t>Psalm</w:t>
      </w:r>
      <w:r w:rsidR="00895112" w:rsidRPr="00AB1781">
        <w:t xml:space="preserve"> 127</w:t>
      </w:r>
      <w:r w:rsidR="0089511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895112">
        <w:rPr>
          <w:noProof/>
        </w:rPr>
        <w:t>312</w:t>
      </w:r>
      <w:r w:rsidR="003A78C2">
        <w:fldChar w:fldCharType="end"/>
      </w:r>
    </w:p>
    <w:p w14:paraId="7851B890" w14:textId="0215F5C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895112">
        <w:t>Psalm</w:t>
      </w:r>
      <w:r w:rsidR="00895112" w:rsidRPr="00AB1781">
        <w:t xml:space="preserve"> 128</w:t>
      </w:r>
      <w:r w:rsidR="0089511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895112">
        <w:rPr>
          <w:noProof/>
        </w:rPr>
        <w:t>313</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6153AA5E"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Mary the </w:t>
      </w:r>
      <w:r w:rsidR="00031314">
        <w:t>Theotokos</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478C2BC9" w:rsidR="00A02728" w:rsidRPr="000D107E" w:rsidRDefault="006869EE" w:rsidP="006869EE">
      <w:pPr>
        <w:pStyle w:val="Body"/>
      </w:pPr>
      <w:r>
        <w:t xml:space="preserve">See </w:t>
      </w:r>
      <w:r>
        <w:fldChar w:fldCharType="begin"/>
      </w:r>
      <w:r>
        <w:instrText xml:space="preserve"> REF _Ref448227875 \h </w:instrText>
      </w:r>
      <w:r>
        <w:fldChar w:fldCharType="separate"/>
      </w:r>
      <w:r w:rsidR="00895112">
        <w:t>The Raising of Incense</w:t>
      </w:r>
      <w:r>
        <w:fldChar w:fldCharType="end"/>
      </w:r>
      <w:r>
        <w:t xml:space="preserve">, page </w:t>
      </w:r>
      <w:r>
        <w:fldChar w:fldCharType="begin"/>
      </w:r>
      <w:r>
        <w:instrText xml:space="preserve"> PAGEREF _Ref448227880 \h </w:instrText>
      </w:r>
      <w:r>
        <w:fldChar w:fldCharType="separate"/>
      </w:r>
      <w:r w:rsidR="00895112">
        <w:rPr>
          <w:noProof/>
        </w:rPr>
        <w:t>551</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2"/>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333F5C59" w14:textId="1866A499"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895112">
              <w:rPr>
                <w:noProof/>
                <w:webHidden/>
              </w:rPr>
              <w:t>18</w:t>
            </w:r>
            <w:r w:rsidR="00E35F1F">
              <w:rPr>
                <w:noProof/>
                <w:webHidden/>
              </w:rPr>
              <w:fldChar w:fldCharType="end"/>
            </w:r>
          </w:hyperlink>
        </w:p>
        <w:p w14:paraId="20C68518" w14:textId="0C8012E7" w:rsidR="00E35F1F" w:rsidRDefault="000F34DF">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895112">
              <w:rPr>
                <w:noProof/>
                <w:webHidden/>
              </w:rPr>
              <w:t>23</w:t>
            </w:r>
            <w:r w:rsidR="00E35F1F">
              <w:rPr>
                <w:noProof/>
                <w:webHidden/>
              </w:rPr>
              <w:fldChar w:fldCharType="end"/>
            </w:r>
          </w:hyperlink>
        </w:p>
        <w:p w14:paraId="7AECBD7C" w14:textId="4B0E1BAD" w:rsidR="00E35F1F" w:rsidRDefault="000F34DF">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89511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CA85A26" w:rsidR="00AC19C5"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89511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306C8546" w14:textId="03AECFC4" w:rsidR="00AC19C5"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E41A6D8" w14:textId="079F72D4" w:rsidR="00AC19C5"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4EE80902"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5C89ADF0" w14:textId="0EEC059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28E2C0BB" w14:textId="762DD703"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1E089908" w14:textId="542DC4A6"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4AE38C3E" w14:textId="4C29FBBA"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1687F32E" w14:textId="252FE4C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7888D837" w14:textId="14693C6B"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34DBB223" w14:textId="63987C0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6B4DC1CD" w14:textId="51236F24"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2110D48E" w14:textId="28208AB2"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1DB70176" w14:textId="0DDE1991"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10BFD659" w14:textId="55E72186"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3"/>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0F8E8FFD"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2A5614B8"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3300F3C4" w:rsidR="00441BAC"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89511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FA51813" w14:textId="1B069ED9" w:rsidR="00441BAC"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0B99716A" w14:textId="7C7E63E5" w:rsidR="00441BAC"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3AA29AB"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1B75A28D" w14:textId="22E54FAF"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0AE9AF27" w14:textId="73D2F568"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41F119EC" w14:textId="5F460E4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597C59C2" w14:textId="07121EC4"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128C5E51" w14:textId="6C690769"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2E0B000D" w14:textId="77A607BA"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770DB628" w14:textId="79CB390A"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641208A7" w14:textId="795BDBD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22E2CCB4" w14:textId="4B6E433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71D3EDA7" w14:textId="69475F66"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6A511ED2" w14:textId="151A30C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5"/>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2C17C91"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195EFBD8"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62C531F9"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89511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1C8B7C0A" w14:textId="6AF79B19"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89511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2E223CF0" w14:textId="045D4ED7"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6AEE866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895112">
        <w:t>Psalm</w:t>
      </w:r>
      <w:r w:rsidR="00895112" w:rsidRPr="00AB1781">
        <w:t xml:space="preserve"> 4</w:t>
      </w:r>
      <w:r w:rsidR="00895112">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895112">
        <w:rPr>
          <w:noProof/>
        </w:rPr>
        <w:t>110</w:t>
      </w:r>
      <w:r w:rsidR="003A78C2">
        <w:fldChar w:fldCharType="end"/>
      </w:r>
    </w:p>
    <w:p w14:paraId="11005B88" w14:textId="1ADAEAC9"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895112">
        <w:rPr>
          <w:noProof/>
        </w:rPr>
        <w:t>112</w:t>
      </w:r>
      <w:r w:rsidR="003A78C2">
        <w:fldChar w:fldCharType="end"/>
      </w:r>
    </w:p>
    <w:p w14:paraId="55C4356A" w14:textId="02C9D751"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895112">
        <w:rPr>
          <w:noProof/>
        </w:rPr>
        <w:t>120</w:t>
      </w:r>
      <w:r w:rsidR="003A78C2">
        <w:fldChar w:fldCharType="end"/>
      </w:r>
    </w:p>
    <w:p w14:paraId="63420882" w14:textId="2CA75FB8"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895112">
        <w:t>Psalm</w:t>
      </w:r>
      <w:r w:rsidR="00895112" w:rsidRPr="00AB1781">
        <w:t xml:space="preserve"> 15</w:t>
      </w:r>
      <w:r w:rsidR="0089511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895112">
        <w:rPr>
          <w:noProof/>
        </w:rPr>
        <w:t>123</w:t>
      </w:r>
      <w:r w:rsidR="003A78C2">
        <w:fldChar w:fldCharType="end"/>
      </w:r>
    </w:p>
    <w:p w14:paraId="774D5DBB" w14:textId="4599D69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895112">
        <w:t>Psalm</w:t>
      </w:r>
      <w:r w:rsidR="00895112" w:rsidRPr="00AB1781">
        <w:t xml:space="preserve"> 24</w:t>
      </w:r>
      <w:r w:rsidR="0089511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895112">
        <w:rPr>
          <w:noProof/>
        </w:rPr>
        <w:t>138</w:t>
      </w:r>
      <w:r w:rsidR="003A78C2">
        <w:fldChar w:fldCharType="end"/>
      </w:r>
    </w:p>
    <w:p w14:paraId="6E11CE76" w14:textId="2F75F8AD"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895112">
        <w:t>Psalm</w:t>
      </w:r>
      <w:r w:rsidR="00895112" w:rsidRPr="00AB1781">
        <w:t xml:space="preserve"> 26</w:t>
      </w:r>
      <w:r w:rsidR="0089511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895112">
        <w:rPr>
          <w:noProof/>
        </w:rPr>
        <w:t>141</w:t>
      </w:r>
      <w:r w:rsidR="003A78C2">
        <w:fldChar w:fldCharType="end"/>
      </w:r>
    </w:p>
    <w:p w14:paraId="3C2A64B3" w14:textId="394F4F0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895112">
        <w:rPr>
          <w:noProof/>
        </w:rPr>
        <w:t>200</w:t>
      </w:r>
      <w:r w:rsidR="003A78C2">
        <w:fldChar w:fldCharType="end"/>
      </w:r>
    </w:p>
    <w:p w14:paraId="41660D28" w14:textId="76E6686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895112">
        <w:rPr>
          <w:noProof/>
        </w:rPr>
        <w:t>208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072EF58"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895112">
        <w:t>Psalm</w:t>
      </w:r>
      <w:r w:rsidR="00895112" w:rsidRPr="00AB1781">
        <w:t xml:space="preserve"> 22</w:t>
      </w:r>
      <w:r w:rsidR="0089511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895112">
        <w:rPr>
          <w:noProof/>
        </w:rPr>
        <w:t>136</w:t>
      </w:r>
      <w:r w:rsidR="003A78C2">
        <w:fldChar w:fldCharType="end"/>
      </w:r>
    </w:p>
    <w:p w14:paraId="09B61132" w14:textId="6EF3A19E"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895112">
        <w:t>Psalm</w:t>
      </w:r>
      <w:r w:rsidR="00895112" w:rsidRPr="00AB1781">
        <w:t xml:space="preserve"> 29</w:t>
      </w:r>
      <w:r w:rsidR="0089511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895112">
        <w:rPr>
          <w:noProof/>
        </w:rPr>
        <w:t>145</w:t>
      </w:r>
      <w:r w:rsidR="003A78C2">
        <w:fldChar w:fldCharType="end"/>
      </w:r>
    </w:p>
    <w:p w14:paraId="28BE6576" w14:textId="060766B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895112">
        <w:t>Psalm</w:t>
      </w:r>
      <w:r w:rsidR="00895112" w:rsidRPr="00AB1781">
        <w:t xml:space="preserve"> 42</w:t>
      </w:r>
      <w:r w:rsidR="0089511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895112">
        <w:rPr>
          <w:noProof/>
        </w:rPr>
        <w:t>168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016741C5"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895112">
        <w:t>Psalm</w:t>
      </w:r>
      <w:r w:rsidR="00895112" w:rsidRPr="00AB1781">
        <w:t xml:space="preserve"> 56</w:t>
      </w:r>
      <w:r w:rsidR="0089511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895112">
        <w:rPr>
          <w:noProof/>
        </w:rPr>
        <w:t>188</w:t>
      </w:r>
      <w:r w:rsidR="003A78C2">
        <w:fldChar w:fldCharType="end"/>
      </w:r>
    </w:p>
    <w:p w14:paraId="3921B741" w14:textId="0FD8091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895112">
        <w:rPr>
          <w:noProof/>
        </w:rPr>
        <w:t>235</w:t>
      </w:r>
      <w:r w:rsidR="003A78C2">
        <w:fldChar w:fldCharType="end"/>
      </w:r>
    </w:p>
    <w:p w14:paraId="5D801D2A" w14:textId="3BE963D1"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895112">
        <w:rPr>
          <w:noProof/>
        </w:rPr>
        <w:t>244</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027D9DE"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895112">
        <w:t>Psalm</w:t>
      </w:r>
      <w:r w:rsidR="00895112" w:rsidRPr="00AB1781">
        <w:t xml:space="preserve"> 96</w:t>
      </w:r>
      <w:r w:rsidR="0089511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895112">
        <w:rPr>
          <w:noProof/>
        </w:rPr>
        <w:t>252</w:t>
      </w:r>
      <w:r w:rsidR="003A78C2">
        <w:fldChar w:fldCharType="end"/>
      </w:r>
    </w:p>
    <w:p w14:paraId="355504DD" w14:textId="5C1EE656"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895112">
        <w:t>Psalm</w:t>
      </w:r>
      <w:r w:rsidR="00895112" w:rsidRPr="00AB1781">
        <w:t xml:space="preserve"> 109</w:t>
      </w:r>
      <w:r w:rsidR="0089511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895112">
        <w:rPr>
          <w:noProof/>
        </w:rPr>
        <w:t>278</w:t>
      </w:r>
      <w:r w:rsidR="003A78C2">
        <w:fldChar w:fldCharType="end"/>
      </w:r>
    </w:p>
    <w:p w14:paraId="19A8593F" w14:textId="539DB6DB"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895112">
        <w:t>Psalm</w:t>
      </w:r>
      <w:r w:rsidR="00895112" w:rsidRPr="00AB1781">
        <w:t xml:space="preserve"> 114</w:t>
      </w:r>
      <w:r w:rsidR="0089511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895112">
        <w:rPr>
          <w:noProof/>
        </w:rPr>
        <w:t>285</w:t>
      </w:r>
      <w:r w:rsidR="003A78C2">
        <w:fldChar w:fldCharType="end"/>
      </w:r>
    </w:p>
    <w:p w14:paraId="6A7479E2" w14:textId="0BEAB54A"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895112">
        <w:t>Psalm</w:t>
      </w:r>
      <w:r w:rsidR="00895112" w:rsidRPr="00AB1781">
        <w:t xml:space="preserve"> 115</w:t>
      </w:r>
      <w:r w:rsidR="0089511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895112">
        <w:rPr>
          <w:noProof/>
        </w:rPr>
        <w:t>286</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0B451E6"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895112">
        <w:rPr>
          <w:noProof/>
        </w:rPr>
        <w:t>314</w:t>
      </w:r>
      <w:r w:rsidR="003A78C2">
        <w:fldChar w:fldCharType="end"/>
      </w:r>
    </w:p>
    <w:p w14:paraId="640173D6" w14:textId="7A4B0FCD"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895112">
        <w:rPr>
          <w:noProof/>
        </w:rPr>
        <w:t>315</w:t>
      </w:r>
      <w:r w:rsidR="003A78C2">
        <w:fldChar w:fldCharType="end"/>
      </w:r>
    </w:p>
    <w:p w14:paraId="26C5B235" w14:textId="4BF876F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895112">
        <w:rPr>
          <w:noProof/>
        </w:rPr>
        <w:t>316</w:t>
      </w:r>
      <w:r w:rsidR="003A78C2">
        <w:fldChar w:fldCharType="end"/>
      </w:r>
    </w:p>
    <w:p w14:paraId="09527073" w14:textId="0344C8C3"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895112">
        <w:rPr>
          <w:noProof/>
        </w:rPr>
        <w:t>317</w:t>
      </w:r>
      <w:r w:rsidR="003A78C2">
        <w:fldChar w:fldCharType="end"/>
      </w:r>
    </w:p>
    <w:p w14:paraId="3AB0B369" w14:textId="3A8A657A"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895112">
        <w:rPr>
          <w:noProof/>
        </w:rPr>
        <w:t>318</w:t>
      </w:r>
      <w:r w:rsidR="003A78C2">
        <w:fldChar w:fldCharType="end"/>
      </w:r>
    </w:p>
    <w:p w14:paraId="27DF8F80" w14:textId="1E76995B"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895112">
        <w:rPr>
          <w:noProof/>
        </w:rPr>
        <w:t>323</w:t>
      </w:r>
      <w:r w:rsidR="003A78C2">
        <w:fldChar w:fldCharType="end"/>
      </w:r>
    </w:p>
    <w:p w14:paraId="4690D87F" w14:textId="153D48A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895112">
        <w:rPr>
          <w:noProof/>
        </w:rPr>
        <w:t>328</w:t>
      </w:r>
      <w:r w:rsidR="003A78C2">
        <w:fldChar w:fldCharType="end"/>
      </w:r>
    </w:p>
    <w:p w14:paraId="3DCE666A" w14:textId="553A112E"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895112">
        <w:rPr>
          <w:noProof/>
        </w:rPr>
        <w:t>335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4074B516"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895112">
        <w:t>Psalm 118 Part 20 (</w:t>
      </w:r>
      <w:r w:rsidR="00895112" w:rsidRPr="00895112">
        <w:rPr>
          <w:rFonts w:ascii="Times New Roman" w:hAnsi="Times New Roman"/>
        </w:rPr>
        <w:t>ר</w:t>
      </w:r>
      <w:r w:rsidR="00895112">
        <w:t>): “See my humiliation and deliver me”</w:t>
      </w:r>
      <w:r>
        <w:fldChar w:fldCharType="end"/>
      </w:r>
      <w:r>
        <w:tab/>
      </w:r>
      <w:r>
        <w:fldChar w:fldCharType="begin"/>
      </w:r>
      <w:r>
        <w:instrText xml:space="preserve"> PAGEREF _Ref434579036 \h </w:instrText>
      </w:r>
      <w:r>
        <w:fldChar w:fldCharType="separate"/>
      </w:r>
      <w:r w:rsidR="00895112">
        <w:rPr>
          <w:noProof/>
        </w:rPr>
        <w:t>303</w:t>
      </w:r>
      <w:r>
        <w:fldChar w:fldCharType="end"/>
      </w:r>
    </w:p>
    <w:p w14:paraId="460A4F24" w14:textId="0415C36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895112">
        <w:t>Psalm 118 Part 21 (</w:t>
      </w:r>
      <w:r w:rsidR="00895112" w:rsidRPr="00895112">
        <w:rPr>
          <w:rFonts w:ascii="Times New Roman" w:hAnsi="Times New Roman"/>
        </w:rPr>
        <w:t>ש</w:t>
      </w:r>
      <w:r w:rsidR="00895112">
        <w:t>): “Rulers persecute me without cause”</w:t>
      </w:r>
      <w:r>
        <w:fldChar w:fldCharType="end"/>
      </w:r>
      <w:r>
        <w:tab/>
      </w:r>
      <w:r>
        <w:fldChar w:fldCharType="begin"/>
      </w:r>
      <w:r>
        <w:instrText xml:space="preserve"> PAGEREF _Ref434579051 \h </w:instrText>
      </w:r>
      <w:r>
        <w:fldChar w:fldCharType="separate"/>
      </w:r>
      <w:r w:rsidR="00895112">
        <w:rPr>
          <w:noProof/>
        </w:rPr>
        <w:t>304</w:t>
      </w:r>
      <w:r>
        <w:fldChar w:fldCharType="end"/>
      </w:r>
    </w:p>
    <w:p w14:paraId="148B010E" w14:textId="4884B8D5"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895112">
        <w:t>Psalm 118 Part 22 (</w:t>
      </w:r>
      <w:r w:rsidR="00895112" w:rsidRPr="00895112">
        <w:rPr>
          <w:rFonts w:ascii="Times New Roman" w:hAnsi="Times New Roman"/>
        </w:rPr>
        <w:t>ת</w:t>
      </w:r>
      <w:r w:rsidR="00895112">
        <w:t>): “Let my supplication come before You, O Lord”</w:t>
      </w:r>
      <w:r>
        <w:fldChar w:fldCharType="end"/>
      </w:r>
      <w:r>
        <w:tab/>
      </w:r>
      <w:r>
        <w:fldChar w:fldCharType="begin"/>
      </w:r>
      <w:r>
        <w:instrText xml:space="preserve"> PAGEREF _Ref434579065 \h </w:instrText>
      </w:r>
      <w:r>
        <w:fldChar w:fldCharType="separate"/>
      </w:r>
      <w:r w:rsidR="00895112">
        <w:rPr>
          <w:noProof/>
        </w:rPr>
        <w:t>305</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53DCBC6E"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6"/>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61A151BF"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581004B7" w14:textId="5526DBFA"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895112">
              <w:rPr>
                <w:noProof/>
                <w:webHidden/>
              </w:rPr>
              <w:t>33</w:t>
            </w:r>
            <w:r w:rsidR="00E35F1F">
              <w:rPr>
                <w:noProof/>
                <w:webHidden/>
              </w:rPr>
              <w:fldChar w:fldCharType="end"/>
            </w:r>
          </w:hyperlink>
        </w:p>
        <w:p w14:paraId="7991B885" w14:textId="6569DD76" w:rsidR="00E35F1F" w:rsidRDefault="000F34DF">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895112">
              <w:rPr>
                <w:noProof/>
                <w:webHidden/>
              </w:rPr>
              <w:t>36</w:t>
            </w:r>
            <w:r w:rsidR="00E35F1F">
              <w:rPr>
                <w:noProof/>
                <w:webHidden/>
              </w:rPr>
              <w:fldChar w:fldCharType="end"/>
            </w:r>
          </w:hyperlink>
        </w:p>
        <w:p w14:paraId="6660B090" w14:textId="29BF5288" w:rsidR="00E35F1F" w:rsidRDefault="000F34DF">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895112">
              <w:rPr>
                <w:noProof/>
                <w:webHidden/>
              </w:rPr>
              <w:t>38</w:t>
            </w:r>
            <w:r w:rsidR="00E35F1F">
              <w:rPr>
                <w:noProof/>
                <w:webHidden/>
              </w:rPr>
              <w:fldChar w:fldCharType="end"/>
            </w:r>
          </w:hyperlink>
        </w:p>
        <w:p w14:paraId="26627408" w14:textId="14878ECB" w:rsidR="00E35F1F" w:rsidRDefault="000F34DF">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89511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1E9ADCA"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89511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0C23CB7" w14:textId="671F056A"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89511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76A01756" w14:textId="6C8EC2F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7"/>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614FE5B"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895112">
        <w:t>Psalm</w:t>
      </w:r>
      <w:r w:rsidR="00895112" w:rsidRPr="00AB1781">
        <w:t xml:space="preserve"> 3</w:t>
      </w:r>
      <w:r w:rsidR="0089511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895112">
        <w:rPr>
          <w:noProof/>
        </w:rPr>
        <w:t>109</w:t>
      </w:r>
      <w:r w:rsidR="003A78C2">
        <w:fldChar w:fldCharType="end"/>
      </w:r>
    </w:p>
    <w:p w14:paraId="065B6E4C" w14:textId="38CF1FCD"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895112">
        <w:rPr>
          <w:noProof/>
        </w:rPr>
        <w:t>112</w:t>
      </w:r>
      <w:r w:rsidR="003A78C2">
        <w:fldChar w:fldCharType="end"/>
      </w:r>
    </w:p>
    <w:p w14:paraId="7CA30D28" w14:textId="2AE2B5B9"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895112">
        <w:rPr>
          <w:noProof/>
        </w:rPr>
        <w:t>120</w:t>
      </w:r>
      <w:r w:rsidR="003A78C2">
        <w:fldChar w:fldCharType="end"/>
      </w:r>
    </w:p>
    <w:p w14:paraId="163CB68A" w14:textId="6F226E9F"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895112">
        <w:rPr>
          <w:noProof/>
        </w:rPr>
        <w:t>208</w:t>
      </w:r>
      <w:r w:rsidR="003A78C2">
        <w:fldChar w:fldCharType="end"/>
      </w:r>
    </w:p>
    <w:p w14:paraId="32337B1D" w14:textId="49D1F9CC"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895112">
        <w:rPr>
          <w:noProof/>
        </w:rPr>
        <w:t>235</w:t>
      </w:r>
      <w:r w:rsidR="003A78C2">
        <w:fldChar w:fldCharType="end"/>
      </w:r>
    </w:p>
    <w:p w14:paraId="7C06DD1A" w14:textId="2FDCA07E"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895112">
        <w:rPr>
          <w:noProof/>
        </w:rPr>
        <w:t>244</w:t>
      </w:r>
      <w:r w:rsidR="003A78C2">
        <w:fldChar w:fldCharType="end"/>
      </w:r>
    </w:p>
    <w:p w14:paraId="2E5D18EB" w14:textId="039E4C90"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895112">
        <w:t>Psalm</w:t>
      </w:r>
      <w:r w:rsidR="00895112" w:rsidRPr="00AB1781">
        <w:t xml:space="preserve"> 116</w:t>
      </w:r>
      <w:r w:rsidR="0089511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895112">
        <w:rPr>
          <w:noProof/>
        </w:rPr>
        <w:t>287</w:t>
      </w:r>
      <w:r w:rsidR="003A78C2">
        <w:fldChar w:fldCharType="end"/>
      </w:r>
    </w:p>
    <w:p w14:paraId="110463A5" w14:textId="42F808E2"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895112">
        <w:t>Psalm</w:t>
      </w:r>
      <w:r w:rsidR="00895112" w:rsidRPr="00AB1781">
        <w:t xml:space="preserve"> 117</w:t>
      </w:r>
      <w:r w:rsidR="0089511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895112">
        <w:rPr>
          <w:noProof/>
        </w:rPr>
        <w:t>287</w:t>
      </w:r>
      <w:r w:rsidR="003A78C2">
        <w:fldChar w:fldCharType="end"/>
      </w:r>
    </w:p>
    <w:p w14:paraId="2887A6CA" w14:textId="249EF77F"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895112">
        <w:t>Psalm</w:t>
      </w:r>
      <w:r w:rsidR="00895112" w:rsidRPr="00AB1781">
        <w:t xml:space="preserve"> 118</w:t>
      </w:r>
      <w:r w:rsidR="00895112">
        <w:t>: “Blessed are the blameless in the way”</w:t>
      </w:r>
      <w:r>
        <w:fldChar w:fldCharType="end"/>
      </w:r>
      <w:r w:rsidR="006A0403">
        <w:tab/>
      </w:r>
      <w:r>
        <w:fldChar w:fldCharType="begin"/>
      </w:r>
      <w:r w:rsidR="006A0403">
        <w:instrText xml:space="preserve"> PAGEREF _Ref412027139 \h </w:instrText>
      </w:r>
      <w:r>
        <w:fldChar w:fldCharType="separate"/>
      </w:r>
      <w:r w:rsidR="00895112">
        <w:rPr>
          <w:noProof/>
        </w:rPr>
        <w:t>290</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8"/>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1186F77C"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17B2386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895112">
        <w:t>Psalm</w:t>
      </w:r>
      <w:r w:rsidR="00895112" w:rsidRPr="00AB1781">
        <w:t xml:space="preserve"> 119</w:t>
      </w:r>
      <w:r w:rsidR="0089511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895112">
        <w:rPr>
          <w:noProof/>
        </w:rPr>
        <w:t>306</w:t>
      </w:r>
      <w:r w:rsidR="003A78C2">
        <w:fldChar w:fldCharType="end"/>
      </w:r>
    </w:p>
    <w:p w14:paraId="49DCC6DD" w14:textId="301C3BE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895112">
        <w:t>Psalm</w:t>
      </w:r>
      <w:r w:rsidR="00895112" w:rsidRPr="00AB1781">
        <w:t xml:space="preserve"> 120</w:t>
      </w:r>
      <w:r w:rsidR="0089511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895112">
        <w:rPr>
          <w:noProof/>
        </w:rPr>
        <w:t>306</w:t>
      </w:r>
      <w:r w:rsidR="003A78C2">
        <w:fldChar w:fldCharType="end"/>
      </w:r>
    </w:p>
    <w:p w14:paraId="35C5E1C7" w14:textId="11571EDA"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895112">
        <w:t>Psalm</w:t>
      </w:r>
      <w:r w:rsidR="00895112" w:rsidRPr="00AB1781">
        <w:t xml:space="preserve"> 121</w:t>
      </w:r>
      <w:r w:rsidR="0089511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895112">
        <w:rPr>
          <w:noProof/>
        </w:rPr>
        <w:t>307</w:t>
      </w:r>
      <w:r w:rsidR="003A78C2">
        <w:fldChar w:fldCharType="end"/>
      </w:r>
    </w:p>
    <w:p w14:paraId="037372CD" w14:textId="5B246FD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895112">
        <w:t>Psalm</w:t>
      </w:r>
      <w:r w:rsidR="00895112" w:rsidRPr="00AB1781">
        <w:t xml:space="preserve"> 122</w:t>
      </w:r>
      <w:r w:rsidR="0089511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895112">
        <w:rPr>
          <w:noProof/>
        </w:rPr>
        <w:t>308</w:t>
      </w:r>
      <w:r w:rsidR="003A78C2">
        <w:fldChar w:fldCharType="end"/>
      </w:r>
    </w:p>
    <w:p w14:paraId="7F07DE56" w14:textId="0821CAC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895112">
        <w:t>Psalm</w:t>
      </w:r>
      <w:r w:rsidR="00895112" w:rsidRPr="00AB1781">
        <w:t xml:space="preserve"> 123</w:t>
      </w:r>
      <w:r w:rsidR="0089511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895112">
        <w:rPr>
          <w:noProof/>
        </w:rPr>
        <w:t>309</w:t>
      </w:r>
      <w:r w:rsidR="003A78C2">
        <w:fldChar w:fldCharType="end"/>
      </w:r>
    </w:p>
    <w:p w14:paraId="6BE98E76" w14:textId="1D758643"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895112">
        <w:t>Psalm</w:t>
      </w:r>
      <w:r w:rsidR="00895112" w:rsidRPr="00AB1781">
        <w:t xml:space="preserve"> 124</w:t>
      </w:r>
      <w:r w:rsidR="0089511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895112">
        <w:rPr>
          <w:noProof/>
        </w:rPr>
        <w:t>310</w:t>
      </w:r>
      <w:r w:rsidR="003A78C2">
        <w:fldChar w:fldCharType="end"/>
      </w:r>
    </w:p>
    <w:p w14:paraId="7A0B4391" w14:textId="7465300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895112">
        <w:t>Psalm</w:t>
      </w:r>
      <w:r w:rsidR="00895112" w:rsidRPr="00AB1781">
        <w:t xml:space="preserve"> 125</w:t>
      </w:r>
      <w:r w:rsidR="0089511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895112">
        <w:rPr>
          <w:noProof/>
        </w:rPr>
        <w:t>311</w:t>
      </w:r>
      <w:r w:rsidR="003A78C2">
        <w:fldChar w:fldCharType="end"/>
      </w:r>
    </w:p>
    <w:p w14:paraId="1D2C17E0" w14:textId="5EF43944"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895112">
        <w:t>Psalm</w:t>
      </w:r>
      <w:r w:rsidR="00895112" w:rsidRPr="00AB1781">
        <w:t xml:space="preserve"> 126</w:t>
      </w:r>
      <w:r w:rsidR="0089511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895112">
        <w:rPr>
          <w:noProof/>
        </w:rPr>
        <w:t>312</w:t>
      </w:r>
      <w:r w:rsidR="003A78C2">
        <w:fldChar w:fldCharType="end"/>
      </w:r>
    </w:p>
    <w:p w14:paraId="3F9CAC24" w14:textId="26463776"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895112">
        <w:t>Psalm</w:t>
      </w:r>
      <w:r w:rsidR="00895112" w:rsidRPr="00AB1781">
        <w:t xml:space="preserve"> 127</w:t>
      </w:r>
      <w:r w:rsidR="0089511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895112">
        <w:rPr>
          <w:noProof/>
        </w:rPr>
        <w:t>312</w:t>
      </w:r>
      <w:r w:rsidR="003A78C2">
        <w:fldChar w:fldCharType="end"/>
      </w:r>
    </w:p>
    <w:p w14:paraId="7884AAA8" w14:textId="1F68E78F"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895112">
        <w:t>Psalm</w:t>
      </w:r>
      <w:r w:rsidR="00895112" w:rsidRPr="00AB1781">
        <w:t xml:space="preserve"> 128</w:t>
      </w:r>
      <w:r w:rsidR="0089511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895112">
        <w:rPr>
          <w:noProof/>
        </w:rPr>
        <w:t>313</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CE13CC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0A1F72E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15303FBF" w14:textId="76806E6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770A2C32" w14:textId="05D06E3B"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5C4E61A3" w14:textId="2C7285C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4604A493" w14:textId="20F45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3B2A66A2" w14:textId="57E6276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64B01669" w14:textId="5512E2E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5258B7E0" w14:textId="5FF96185"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3092DE46" w14:textId="7B9FCAA0"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0D65EB5D" w14:textId="6E40CE43"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1A0310A6" w14:textId="19986BFE"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02A27D2F" w14:textId="32DD8759"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0B98E0F0"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w:t>
      </w:r>
      <w:r w:rsidRPr="001A4291">
        <w:lastRenderedPageBreak/>
        <w:t>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4CB47639"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375DADC"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895112">
        <w:t>The First Canticle</w:t>
      </w:r>
      <w:r>
        <w:fldChar w:fldCharType="end"/>
      </w:r>
      <w:r>
        <w:tab/>
      </w:r>
      <w:r>
        <w:fldChar w:fldCharType="begin"/>
      </w:r>
      <w:r>
        <w:instrText xml:space="preserve"> PAGEREF _Ref448228164 \h </w:instrText>
      </w:r>
      <w:r>
        <w:fldChar w:fldCharType="separate"/>
      </w:r>
      <w:r w:rsidR="00895112">
        <w:rPr>
          <w:noProof/>
        </w:rPr>
        <w:t>343</w:t>
      </w:r>
      <w:r>
        <w:fldChar w:fldCharType="end"/>
      </w:r>
    </w:p>
    <w:p w14:paraId="75FD7099" w14:textId="77777777" w:rsidR="00895112" w:rsidRDefault="00B102EF" w:rsidP="00895112">
      <w:pPr>
        <w:pStyle w:val="EngHang"/>
        <w:tabs>
          <w:tab w:val="right" w:leader="dot" w:pos="8460"/>
        </w:tabs>
      </w:pPr>
      <w:r>
        <w:fldChar w:fldCharType="begin"/>
      </w:r>
      <w:r>
        <w:instrText xml:space="preserve"> REF _Ref448228178 \h </w:instrText>
      </w:r>
      <w:r w:rsidR="00E97A49">
        <w:instrText xml:space="preserve"> \* MERGEFORMAT </w:instrText>
      </w:r>
      <w:r>
        <w:fldChar w:fldCharType="separate"/>
      </w:r>
      <w:r w:rsidR="00895112">
        <w:t>The Second Canticle</w:t>
      </w:r>
    </w:p>
    <w:p w14:paraId="16D5A32F" w14:textId="77777777" w:rsidR="00895112" w:rsidRDefault="00895112" w:rsidP="00344A59">
      <w:pPr>
        <w:pStyle w:val="Rubric"/>
      </w:pPr>
      <w:r>
        <w:t xml:space="preserve">During Koiahk, the Psali Adam on the Second Canticle, page </w:t>
      </w:r>
      <w:r>
        <w:rPr>
          <w:noProof/>
        </w:rPr>
        <w:t>1025,</w:t>
      </w:r>
      <w:r>
        <w:t xml:space="preserve"> is said.</w:t>
      </w:r>
    </w:p>
    <w:p w14:paraId="1CE1F075" w14:textId="77777777" w:rsidR="00895112" w:rsidRDefault="00895112" w:rsidP="00344A59">
      <w:pPr>
        <w:pStyle w:val="Heading4"/>
      </w:pPr>
      <w:r>
        <w:t>The Second Canticle: Psalm 135</w:t>
      </w:r>
    </w:p>
    <w:p w14:paraId="22D27CB1" w14:textId="77777777" w:rsidR="00895112" w:rsidRDefault="00895112" w:rsidP="00344A59">
      <w:pPr>
        <w:pStyle w:val="Heading4non-TOC"/>
      </w:pPr>
      <w:r w:rsidRPr="00257627">
        <w:t>Ⲡⲓϩⲱⲥ ⲙ̀ⲙⲁϩ ⲃ̅</w:t>
      </w:r>
      <w:r>
        <w:t>:</w:t>
      </w:r>
      <w:r w:rsidRPr="00257627">
        <w:t xml:space="preserve"> Ⲯⲁⲗⲙⲟⲥ ⲣ̅ⲗ̅ⲉ̅</w:t>
      </w:r>
    </w:p>
    <w:p w14:paraId="00065105" w14:textId="77777777" w:rsidR="00895112" w:rsidRDefault="00895112"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895112" w14:paraId="4C26B7E9" w14:textId="77777777" w:rsidTr="00344A59">
        <w:trPr>
          <w:cantSplit/>
          <w:jc w:val="center"/>
        </w:trPr>
        <w:tc>
          <w:tcPr>
            <w:tcW w:w="288" w:type="dxa"/>
          </w:tcPr>
          <w:p w14:paraId="0D5EE192" w14:textId="77777777" w:rsidR="00895112" w:rsidRPr="00484AEF" w:rsidRDefault="00895112" w:rsidP="00344A59">
            <w:pPr>
              <w:pStyle w:val="CopticCross"/>
            </w:pPr>
            <w:r w:rsidRPr="00484AEF">
              <w:t>¿</w:t>
            </w:r>
          </w:p>
        </w:tc>
        <w:tc>
          <w:tcPr>
            <w:tcW w:w="3960" w:type="dxa"/>
          </w:tcPr>
          <w:p w14:paraId="0C004CB9" w14:textId="77777777" w:rsidR="00895112" w:rsidRDefault="00895112" w:rsidP="00344A59">
            <w:pPr>
              <w:pStyle w:val="EngInd"/>
            </w:pPr>
            <w:r>
              <w:t>Confess the Lord, for He is good,</w:t>
            </w:r>
          </w:p>
          <w:p w14:paraId="028C1C90" w14:textId="77777777" w:rsidR="00895112" w:rsidRPr="00597158" w:rsidRDefault="00895112" w:rsidP="00344A59">
            <w:pPr>
              <w:pStyle w:val="EngIndEnd"/>
            </w:pPr>
            <w:r>
              <w:t>Alleluia:  for His mercy  endures forever;</w:t>
            </w:r>
            <w:r w:rsidRPr="00597158">
              <w:t xml:space="preserve"> (Je Pef nai shop sha eneh.)</w:t>
            </w:r>
          </w:p>
        </w:tc>
        <w:tc>
          <w:tcPr>
            <w:tcW w:w="288" w:type="dxa"/>
          </w:tcPr>
          <w:p w14:paraId="543068F1" w14:textId="77777777" w:rsidR="00895112" w:rsidRDefault="00895112" w:rsidP="00344A59"/>
        </w:tc>
        <w:tc>
          <w:tcPr>
            <w:tcW w:w="288" w:type="dxa"/>
          </w:tcPr>
          <w:p w14:paraId="6036C8C6" w14:textId="77777777" w:rsidR="00895112" w:rsidRDefault="00895112" w:rsidP="00344A59">
            <w:pPr>
              <w:pStyle w:val="CopticCross"/>
            </w:pPr>
            <w:r>
              <w:t>¿</w:t>
            </w:r>
          </w:p>
        </w:tc>
        <w:tc>
          <w:tcPr>
            <w:tcW w:w="3960" w:type="dxa"/>
          </w:tcPr>
          <w:p w14:paraId="30C14FCA" w14:textId="77777777" w:rsidR="00895112" w:rsidRDefault="00895112" w:rsidP="00344A59">
            <w:pPr>
              <w:pStyle w:val="CopticInd"/>
            </w:pPr>
            <w:r w:rsidRPr="00597158">
              <w:t xml:space="preserve">Ⲟⲩⲱⲛϩ ⲉ̀ⲃⲟⲗ ⲙ̀Ⲡⲟ̅ⲥ̅ ϫⲉ ⲟⲩⲭ̀ⲡⲣⲏⲥⲧⲟⲥ ⲟⲩⲁ̀ⲅⲁⲑⲟⲥ ⲡⲉ </w:t>
            </w:r>
          </w:p>
          <w:p w14:paraId="031EB587" w14:textId="77777777" w:rsidR="00895112" w:rsidRPr="00597158" w:rsidRDefault="00895112" w:rsidP="00344A59">
            <w:pPr>
              <w:pStyle w:val="CoptIndEnd"/>
            </w:pPr>
            <w:r w:rsidRPr="00597158">
              <w:t>ⲁⲗⲗⲏⲗⲟⲩⲓ̀ⲁ ϫⲉ ⲡⲉϥⲛⲁⲓ ϣⲟⲡ ϣⲁ ⲉ̀ⲛⲉϩ.</w:t>
            </w:r>
          </w:p>
        </w:tc>
      </w:tr>
      <w:tr w:rsidR="00895112" w14:paraId="5FDF0F28" w14:textId="77777777" w:rsidTr="00344A59">
        <w:trPr>
          <w:cantSplit/>
          <w:jc w:val="center"/>
        </w:trPr>
        <w:tc>
          <w:tcPr>
            <w:tcW w:w="288" w:type="dxa"/>
          </w:tcPr>
          <w:p w14:paraId="046A4483" w14:textId="77777777" w:rsidR="00895112" w:rsidRDefault="00895112" w:rsidP="00344A59">
            <w:pPr>
              <w:pStyle w:val="CopticCross"/>
            </w:pPr>
          </w:p>
        </w:tc>
        <w:tc>
          <w:tcPr>
            <w:tcW w:w="3960" w:type="dxa"/>
          </w:tcPr>
          <w:p w14:paraId="7BD2F80E" w14:textId="77777777" w:rsidR="00895112" w:rsidRDefault="00895112" w:rsidP="00344A59">
            <w:pPr>
              <w:pStyle w:val="EngInd"/>
            </w:pPr>
            <w:r>
              <w:t>confess the God of gods,</w:t>
            </w:r>
          </w:p>
          <w:p w14:paraId="67832034" w14:textId="77777777" w:rsidR="00895112" w:rsidRPr="00597158" w:rsidRDefault="00895112" w:rsidP="00344A59">
            <w:pPr>
              <w:pStyle w:val="EngIndEnd"/>
            </w:pPr>
            <w:r>
              <w:t>Alleluia: for His mercy endures forever;</w:t>
            </w:r>
          </w:p>
        </w:tc>
        <w:tc>
          <w:tcPr>
            <w:tcW w:w="288" w:type="dxa"/>
          </w:tcPr>
          <w:p w14:paraId="2C77531E" w14:textId="77777777" w:rsidR="00895112" w:rsidRDefault="00895112" w:rsidP="00344A59"/>
        </w:tc>
        <w:tc>
          <w:tcPr>
            <w:tcW w:w="288" w:type="dxa"/>
          </w:tcPr>
          <w:p w14:paraId="78BC72C6" w14:textId="77777777" w:rsidR="00895112" w:rsidRDefault="00895112" w:rsidP="00344A59">
            <w:pPr>
              <w:pStyle w:val="CopticCross"/>
            </w:pPr>
          </w:p>
        </w:tc>
        <w:tc>
          <w:tcPr>
            <w:tcW w:w="3960" w:type="dxa"/>
          </w:tcPr>
          <w:p w14:paraId="708BFDB4" w14:textId="77777777" w:rsidR="00895112" w:rsidRDefault="00895112" w:rsidP="00344A59">
            <w:pPr>
              <w:pStyle w:val="CopticInd"/>
            </w:pPr>
            <w:r w:rsidRPr="00597158">
              <w:t xml:space="preserve">Ⲟⲩⲱⲛϩ ⲉ̀ⲃⲟⲗ ⲙ̀Ⲫϯ ⲛ̀ⲧⲉ ⲛⲓⲛⲟⲩϯ </w:t>
            </w:r>
          </w:p>
          <w:p w14:paraId="4590D242" w14:textId="77777777" w:rsidR="00895112" w:rsidRPr="00597158" w:rsidRDefault="00895112" w:rsidP="00344A59">
            <w:pPr>
              <w:pStyle w:val="CoptIndEnd"/>
            </w:pPr>
            <w:r w:rsidRPr="00597158">
              <w:t>ⲁⲗⲗⲏⲗⲟⲩⲓ̀ⲁ ϫⲉ ⲡⲉϥⲛⲁⲓ ϣⲟⲡ ϣⲁ ⲉ̀ⲛⲉϩ.</w:t>
            </w:r>
          </w:p>
        </w:tc>
      </w:tr>
      <w:tr w:rsidR="00895112" w14:paraId="456C5ADF" w14:textId="77777777" w:rsidTr="00344A59">
        <w:trPr>
          <w:cantSplit/>
          <w:jc w:val="center"/>
        </w:trPr>
        <w:tc>
          <w:tcPr>
            <w:tcW w:w="288" w:type="dxa"/>
          </w:tcPr>
          <w:p w14:paraId="0B5561ED" w14:textId="77777777" w:rsidR="00895112" w:rsidRDefault="00895112" w:rsidP="00344A59">
            <w:pPr>
              <w:pStyle w:val="CopticCross"/>
            </w:pPr>
            <w:r>
              <w:t>¿</w:t>
            </w:r>
          </w:p>
        </w:tc>
        <w:tc>
          <w:tcPr>
            <w:tcW w:w="3960" w:type="dxa"/>
          </w:tcPr>
          <w:p w14:paraId="659A8641" w14:textId="77777777" w:rsidR="00895112" w:rsidRDefault="00895112" w:rsidP="00344A59">
            <w:pPr>
              <w:pStyle w:val="EngInd"/>
            </w:pPr>
            <w:r>
              <w:t>confess the Lord of Lords,</w:t>
            </w:r>
          </w:p>
          <w:p w14:paraId="741D5E8D" w14:textId="77777777" w:rsidR="00895112" w:rsidRPr="00597158" w:rsidRDefault="00895112" w:rsidP="00344A59">
            <w:pPr>
              <w:pStyle w:val="EngIndEnd"/>
            </w:pPr>
            <w:r>
              <w:t>Alleluia: for His mercy endures forever;</w:t>
            </w:r>
            <w:r w:rsidRPr="00597158">
              <w:t>.</w:t>
            </w:r>
          </w:p>
        </w:tc>
        <w:tc>
          <w:tcPr>
            <w:tcW w:w="288" w:type="dxa"/>
          </w:tcPr>
          <w:p w14:paraId="25C1397D" w14:textId="77777777" w:rsidR="00895112" w:rsidRDefault="00895112" w:rsidP="00344A59"/>
        </w:tc>
        <w:tc>
          <w:tcPr>
            <w:tcW w:w="288" w:type="dxa"/>
          </w:tcPr>
          <w:p w14:paraId="00C74A67" w14:textId="77777777" w:rsidR="00895112" w:rsidRDefault="00895112" w:rsidP="00344A59">
            <w:pPr>
              <w:pStyle w:val="CopticCross"/>
            </w:pPr>
            <w:r>
              <w:t>¿</w:t>
            </w:r>
          </w:p>
        </w:tc>
        <w:tc>
          <w:tcPr>
            <w:tcW w:w="3960" w:type="dxa"/>
          </w:tcPr>
          <w:p w14:paraId="787E0AA9" w14:textId="77777777" w:rsidR="00895112" w:rsidRDefault="00895112" w:rsidP="00344A59">
            <w:pPr>
              <w:pStyle w:val="CopticInd"/>
            </w:pPr>
            <w:r w:rsidRPr="00597158">
              <w:t xml:space="preserve">Ⲟⲩⲱⲛϩ ⲉ̀ⲃⲟⲗ ⲙ̀Ⲡⲟ̅ⲥ̅ ⲛ̀ⲧⲉ ⲛⲓⲟ̅ⲥ̅ </w:t>
            </w:r>
          </w:p>
          <w:p w14:paraId="166BECE9" w14:textId="77777777" w:rsidR="00895112" w:rsidRPr="00597158" w:rsidRDefault="00895112" w:rsidP="00344A59">
            <w:pPr>
              <w:pStyle w:val="CoptIndEnd"/>
            </w:pPr>
            <w:r w:rsidRPr="00597158">
              <w:t>ⲁⲗⲗⲏⲗⲟⲩⲓ̀ⲁ ϫⲉ ⲡⲉϥⲛⲁⲓ ϣⲟⲡ ϣⲁ ⲉ̀ⲛⲉϩ.</w:t>
            </w:r>
          </w:p>
        </w:tc>
      </w:tr>
      <w:tr w:rsidR="00895112" w14:paraId="19E342A4" w14:textId="77777777" w:rsidTr="00344A59">
        <w:trPr>
          <w:cantSplit/>
          <w:jc w:val="center"/>
        </w:trPr>
        <w:tc>
          <w:tcPr>
            <w:tcW w:w="288" w:type="dxa"/>
          </w:tcPr>
          <w:p w14:paraId="68E6E7A3" w14:textId="77777777" w:rsidR="00895112" w:rsidRDefault="00895112" w:rsidP="00344A59">
            <w:pPr>
              <w:pStyle w:val="CopticCross"/>
            </w:pPr>
          </w:p>
        </w:tc>
        <w:tc>
          <w:tcPr>
            <w:tcW w:w="3960" w:type="dxa"/>
          </w:tcPr>
          <w:p w14:paraId="7D51551E" w14:textId="77777777" w:rsidR="00895112" w:rsidRDefault="00895112" w:rsidP="00344A59">
            <w:pPr>
              <w:pStyle w:val="EngInd"/>
            </w:pPr>
            <w:r w:rsidRPr="008D5F3D">
              <w:rPr>
                <w:i/>
              </w:rPr>
              <w:t>[to Him]</w:t>
            </w:r>
            <w:r>
              <w:t xml:space="preserve"> Who alone does great wonders,</w:t>
            </w:r>
          </w:p>
          <w:p w14:paraId="343B583C" w14:textId="77777777" w:rsidR="00895112" w:rsidRPr="00597158" w:rsidRDefault="00895112" w:rsidP="00344A59">
            <w:pPr>
              <w:pStyle w:val="EngIndEnd"/>
            </w:pPr>
            <w:r>
              <w:t>Alleluia: for His mercy endures forever;</w:t>
            </w:r>
          </w:p>
        </w:tc>
        <w:tc>
          <w:tcPr>
            <w:tcW w:w="288" w:type="dxa"/>
          </w:tcPr>
          <w:p w14:paraId="63B4C4D8" w14:textId="77777777" w:rsidR="00895112" w:rsidRDefault="00895112" w:rsidP="00344A59"/>
        </w:tc>
        <w:tc>
          <w:tcPr>
            <w:tcW w:w="288" w:type="dxa"/>
          </w:tcPr>
          <w:p w14:paraId="28F08483" w14:textId="77777777" w:rsidR="00895112" w:rsidRDefault="00895112" w:rsidP="00344A59">
            <w:pPr>
              <w:pStyle w:val="CopticCross"/>
            </w:pPr>
          </w:p>
        </w:tc>
        <w:tc>
          <w:tcPr>
            <w:tcW w:w="3960" w:type="dxa"/>
          </w:tcPr>
          <w:p w14:paraId="2E185A9A" w14:textId="77777777" w:rsidR="00895112" w:rsidRDefault="00895112" w:rsidP="00344A59">
            <w:pPr>
              <w:pStyle w:val="CopticInd"/>
            </w:pPr>
            <w:r w:rsidRPr="00597158">
              <w:t xml:space="preserve">Ⲫⲏⲉⲧⲓ̀ⲣⲓ ⲛ̀ϩⲁⲛⲛⲓϣϯ ⲛ̀ϣ̀ⲫⲏⲣⲓ ⲙ̀ⲙⲁⲩⲁⲧϥ </w:t>
            </w:r>
          </w:p>
          <w:p w14:paraId="77588495" w14:textId="77777777" w:rsidR="00895112" w:rsidRPr="00597158" w:rsidRDefault="00895112" w:rsidP="00344A59">
            <w:pPr>
              <w:pStyle w:val="CoptIndEnd"/>
            </w:pPr>
            <w:r w:rsidRPr="00597158">
              <w:t>ⲁⲗⲗⲏⲗⲟⲩⲓ̀ⲁ ϫⲉ ⲡⲉϥⲛⲁⲓ ϣⲟⲡ ϣⲁ ⲉ̀ⲛⲉϩ.</w:t>
            </w:r>
          </w:p>
        </w:tc>
      </w:tr>
      <w:tr w:rsidR="00895112" w14:paraId="6951D835" w14:textId="77777777" w:rsidTr="00344A59">
        <w:trPr>
          <w:cantSplit/>
          <w:jc w:val="center"/>
        </w:trPr>
        <w:tc>
          <w:tcPr>
            <w:tcW w:w="288" w:type="dxa"/>
          </w:tcPr>
          <w:p w14:paraId="3E804074" w14:textId="77777777" w:rsidR="00895112" w:rsidRDefault="00895112" w:rsidP="00344A59">
            <w:pPr>
              <w:pStyle w:val="CopticCross"/>
            </w:pPr>
            <w:r>
              <w:t>¿</w:t>
            </w:r>
          </w:p>
        </w:tc>
        <w:tc>
          <w:tcPr>
            <w:tcW w:w="3960" w:type="dxa"/>
          </w:tcPr>
          <w:p w14:paraId="593588CB" w14:textId="77777777" w:rsidR="00895112" w:rsidRDefault="00895112" w:rsidP="00344A59">
            <w:pPr>
              <w:pStyle w:val="EngInd"/>
            </w:pPr>
            <w:r w:rsidRPr="008D5F3D">
              <w:rPr>
                <w:i/>
              </w:rPr>
              <w:t>[to Him]</w:t>
            </w:r>
            <w:r>
              <w:rPr>
                <w:i/>
              </w:rPr>
              <w:t xml:space="preserve"> </w:t>
            </w:r>
            <w:r>
              <w:t>Who by wisdom made the heavens,</w:t>
            </w:r>
          </w:p>
          <w:p w14:paraId="75CDA7BD" w14:textId="77777777" w:rsidR="00895112" w:rsidRPr="00597158" w:rsidRDefault="00895112" w:rsidP="00344A59">
            <w:pPr>
              <w:pStyle w:val="EngIndEnd"/>
            </w:pPr>
            <w:r>
              <w:t>Alleluia: for His mercy endures forever;</w:t>
            </w:r>
          </w:p>
        </w:tc>
        <w:tc>
          <w:tcPr>
            <w:tcW w:w="288" w:type="dxa"/>
          </w:tcPr>
          <w:p w14:paraId="6DA8EF40" w14:textId="77777777" w:rsidR="00895112" w:rsidRDefault="00895112" w:rsidP="00344A59"/>
        </w:tc>
        <w:tc>
          <w:tcPr>
            <w:tcW w:w="288" w:type="dxa"/>
          </w:tcPr>
          <w:p w14:paraId="04EF522E" w14:textId="77777777" w:rsidR="00895112" w:rsidRDefault="00895112" w:rsidP="00344A59">
            <w:pPr>
              <w:pStyle w:val="CopticCross"/>
            </w:pPr>
            <w:r>
              <w:t>¿</w:t>
            </w:r>
          </w:p>
        </w:tc>
        <w:tc>
          <w:tcPr>
            <w:tcW w:w="3960" w:type="dxa"/>
          </w:tcPr>
          <w:p w14:paraId="6C305FC9" w14:textId="77777777" w:rsidR="00895112" w:rsidRDefault="00895112" w:rsidP="00344A59">
            <w:pPr>
              <w:pStyle w:val="CopticInd"/>
            </w:pPr>
            <w:r w:rsidRPr="00597158">
              <w:t xml:space="preserve">Ⲫⲏⲉⲧⲁϥⲑⲁⲙⲓⲟ̀ ⲛ̀ⲛⲓⲫⲏⲟⲩⲓ̀ ϧⲉⲛ ⲟⲩⲕⲁϯ </w:t>
            </w:r>
          </w:p>
          <w:p w14:paraId="16D7A140" w14:textId="77777777" w:rsidR="00895112" w:rsidRPr="00597158" w:rsidRDefault="00895112" w:rsidP="00344A59">
            <w:pPr>
              <w:pStyle w:val="CoptIndEnd"/>
            </w:pPr>
            <w:r w:rsidRPr="00597158">
              <w:t>ⲁⲗⲗⲏⲗⲟⲩⲓ̀ⲁ ϫⲉ ⲡⲉϥⲛⲁⲓ ϣⲟⲡ ϣⲁ ⲉ̀ⲛⲉϩ.</w:t>
            </w:r>
          </w:p>
        </w:tc>
      </w:tr>
      <w:tr w:rsidR="00895112" w14:paraId="02108605" w14:textId="77777777" w:rsidTr="00344A59">
        <w:trPr>
          <w:cantSplit/>
          <w:jc w:val="center"/>
        </w:trPr>
        <w:tc>
          <w:tcPr>
            <w:tcW w:w="288" w:type="dxa"/>
          </w:tcPr>
          <w:p w14:paraId="03E05FCB" w14:textId="77777777" w:rsidR="00895112" w:rsidRDefault="00895112" w:rsidP="00344A59">
            <w:pPr>
              <w:pStyle w:val="CopticCross"/>
            </w:pPr>
          </w:p>
        </w:tc>
        <w:tc>
          <w:tcPr>
            <w:tcW w:w="3960" w:type="dxa"/>
          </w:tcPr>
          <w:p w14:paraId="51C7AFDC" w14:textId="77777777" w:rsidR="00895112" w:rsidRDefault="00895112" w:rsidP="00344A59">
            <w:pPr>
              <w:pStyle w:val="EngInd"/>
            </w:pPr>
            <w:r w:rsidRPr="008D5F3D">
              <w:rPr>
                <w:i/>
              </w:rPr>
              <w:t>[to Him]</w:t>
            </w:r>
            <w:r>
              <w:rPr>
                <w:i/>
              </w:rPr>
              <w:t xml:space="preserve"> </w:t>
            </w:r>
            <w:r>
              <w:t>Who made the earth firm on the waters,</w:t>
            </w:r>
          </w:p>
          <w:p w14:paraId="74B25ED7" w14:textId="77777777" w:rsidR="00895112" w:rsidRPr="00597158" w:rsidRDefault="00895112" w:rsidP="00344A59">
            <w:pPr>
              <w:pStyle w:val="EngIndEnd"/>
            </w:pPr>
            <w:r>
              <w:t>Alleluia: for His mercy endures forever;</w:t>
            </w:r>
          </w:p>
        </w:tc>
        <w:tc>
          <w:tcPr>
            <w:tcW w:w="288" w:type="dxa"/>
          </w:tcPr>
          <w:p w14:paraId="79ED48BA" w14:textId="77777777" w:rsidR="00895112" w:rsidRDefault="00895112" w:rsidP="00344A59"/>
        </w:tc>
        <w:tc>
          <w:tcPr>
            <w:tcW w:w="288" w:type="dxa"/>
          </w:tcPr>
          <w:p w14:paraId="1F0BF3B2" w14:textId="77777777" w:rsidR="00895112" w:rsidRDefault="00895112" w:rsidP="00344A59">
            <w:pPr>
              <w:pStyle w:val="CopticCross"/>
            </w:pPr>
          </w:p>
        </w:tc>
        <w:tc>
          <w:tcPr>
            <w:tcW w:w="3960" w:type="dxa"/>
          </w:tcPr>
          <w:p w14:paraId="2890AB56" w14:textId="77777777" w:rsidR="00895112" w:rsidRDefault="00895112" w:rsidP="00344A59">
            <w:pPr>
              <w:pStyle w:val="CopticInd"/>
            </w:pPr>
            <w:r w:rsidRPr="00597158">
              <w:t>Ⲫⲏⲉⲧⲁϥⲧⲁϫⲣⲟ ⲙ̀ⲡⲓⲕⲁϩⲓ ϩⲓϫⲉⲛ ⲛⲓⲙⲱⲟⲩ</w:t>
            </w:r>
          </w:p>
          <w:p w14:paraId="5109DA82" w14:textId="77777777" w:rsidR="00895112" w:rsidRPr="00597158" w:rsidRDefault="00895112" w:rsidP="00344A59">
            <w:pPr>
              <w:pStyle w:val="CoptIndEnd"/>
            </w:pPr>
            <w:r w:rsidRPr="00597158">
              <w:t>ⲁⲗⲗⲏⲗⲟⲩⲓ̀ⲁ ϫⲉ ⲡⲉϥⲛⲁⲓ ϣⲟⲡ ϣⲁ ⲉ̀ⲛⲉϩ.</w:t>
            </w:r>
          </w:p>
        </w:tc>
      </w:tr>
      <w:tr w:rsidR="00895112" w14:paraId="2DDCB93A" w14:textId="77777777" w:rsidTr="00344A59">
        <w:trPr>
          <w:cantSplit/>
          <w:jc w:val="center"/>
        </w:trPr>
        <w:tc>
          <w:tcPr>
            <w:tcW w:w="288" w:type="dxa"/>
          </w:tcPr>
          <w:p w14:paraId="4EF22AA8" w14:textId="77777777" w:rsidR="00895112" w:rsidRDefault="00895112" w:rsidP="00344A59">
            <w:pPr>
              <w:pStyle w:val="CopticCross"/>
            </w:pPr>
            <w:r>
              <w:lastRenderedPageBreak/>
              <w:t>¿</w:t>
            </w:r>
          </w:p>
        </w:tc>
        <w:tc>
          <w:tcPr>
            <w:tcW w:w="3960" w:type="dxa"/>
          </w:tcPr>
          <w:p w14:paraId="3B5B5BC1" w14:textId="77777777" w:rsidR="00895112" w:rsidRDefault="00895112" w:rsidP="00344A59">
            <w:pPr>
              <w:pStyle w:val="EngInd"/>
            </w:pPr>
            <w:r w:rsidRPr="008D5F3D">
              <w:rPr>
                <w:i/>
              </w:rPr>
              <w:t>[to Him]</w:t>
            </w:r>
            <w:r>
              <w:rPr>
                <w:i/>
              </w:rPr>
              <w:t xml:space="preserve"> </w:t>
            </w:r>
            <w:r>
              <w:t>Who [alone] made the great lights,</w:t>
            </w:r>
          </w:p>
          <w:p w14:paraId="3ADBDB19" w14:textId="77777777" w:rsidR="00895112" w:rsidRPr="00597158" w:rsidRDefault="00895112" w:rsidP="00344A59">
            <w:pPr>
              <w:pStyle w:val="EngIndEnd"/>
            </w:pPr>
            <w:r>
              <w:t>Alleluia: for His mercy is eternal,</w:t>
            </w:r>
          </w:p>
        </w:tc>
        <w:tc>
          <w:tcPr>
            <w:tcW w:w="288" w:type="dxa"/>
          </w:tcPr>
          <w:p w14:paraId="1F711BB6" w14:textId="77777777" w:rsidR="00895112" w:rsidRDefault="00895112" w:rsidP="00344A59"/>
        </w:tc>
        <w:tc>
          <w:tcPr>
            <w:tcW w:w="288" w:type="dxa"/>
          </w:tcPr>
          <w:p w14:paraId="5140CF7C" w14:textId="77777777" w:rsidR="00895112" w:rsidRDefault="00895112" w:rsidP="00344A59">
            <w:pPr>
              <w:pStyle w:val="CopticCross"/>
            </w:pPr>
            <w:r>
              <w:t>¿</w:t>
            </w:r>
          </w:p>
        </w:tc>
        <w:tc>
          <w:tcPr>
            <w:tcW w:w="3960" w:type="dxa"/>
          </w:tcPr>
          <w:p w14:paraId="3E64B4FE" w14:textId="77777777" w:rsidR="00895112" w:rsidRDefault="00895112" w:rsidP="00344A59">
            <w:pPr>
              <w:pStyle w:val="CopticInd"/>
            </w:pPr>
            <w:r w:rsidRPr="00597158">
              <w:t xml:space="preserve">Ⲫⲏⲉⲧⲁϥⲑⲁⲙⲓⲟ̀ ⲛ̀ϩⲁⲛⲛⲓϣϯ ⲛ̀ⲣⲉϥⲉ̀ⲣⲟⲩⲱⲓⲛⲓ ⲙ̀ⲙⲁⲩⲁⲧϥ </w:t>
            </w:r>
          </w:p>
          <w:p w14:paraId="38805229" w14:textId="77777777" w:rsidR="00895112" w:rsidRPr="00597158" w:rsidRDefault="00895112" w:rsidP="00344A59">
            <w:pPr>
              <w:pStyle w:val="CoptIndEnd"/>
            </w:pPr>
            <w:r w:rsidRPr="00597158">
              <w:t>ⲁⲗⲗⲏⲗⲟⲩⲓ̀ⲁ ϫⲉ ⲡⲉϥⲛⲁⲓ ϣⲟⲡ ϣⲁ ⲉ̀ⲛⲉϩ.</w:t>
            </w:r>
          </w:p>
        </w:tc>
      </w:tr>
      <w:tr w:rsidR="00895112" w14:paraId="6981D282" w14:textId="77777777" w:rsidTr="00344A59">
        <w:trPr>
          <w:cantSplit/>
          <w:jc w:val="center"/>
        </w:trPr>
        <w:tc>
          <w:tcPr>
            <w:tcW w:w="288" w:type="dxa"/>
          </w:tcPr>
          <w:p w14:paraId="07BAA0BE" w14:textId="77777777" w:rsidR="00895112" w:rsidRDefault="00895112" w:rsidP="00344A59">
            <w:pPr>
              <w:pStyle w:val="CopticCross"/>
            </w:pPr>
          </w:p>
        </w:tc>
        <w:tc>
          <w:tcPr>
            <w:tcW w:w="3960" w:type="dxa"/>
          </w:tcPr>
          <w:p w14:paraId="1DB5551E" w14:textId="77777777" w:rsidR="00895112" w:rsidRDefault="00895112" w:rsidP="00344A59">
            <w:pPr>
              <w:pStyle w:val="EngInd"/>
            </w:pPr>
            <w:r>
              <w:t>the sun to rule the day,</w:t>
            </w:r>
          </w:p>
          <w:p w14:paraId="508F2D4C" w14:textId="77777777" w:rsidR="00895112" w:rsidRPr="00597158" w:rsidRDefault="00895112" w:rsidP="00344A59">
            <w:pPr>
              <w:pStyle w:val="EngIndEnd"/>
            </w:pPr>
            <w:r>
              <w:t>Alleluia: for His mercy endures forever,</w:t>
            </w:r>
          </w:p>
        </w:tc>
        <w:tc>
          <w:tcPr>
            <w:tcW w:w="288" w:type="dxa"/>
          </w:tcPr>
          <w:p w14:paraId="1FC9AECD" w14:textId="77777777" w:rsidR="00895112" w:rsidRDefault="00895112" w:rsidP="00344A59"/>
        </w:tc>
        <w:tc>
          <w:tcPr>
            <w:tcW w:w="288" w:type="dxa"/>
          </w:tcPr>
          <w:p w14:paraId="1743C16C" w14:textId="77777777" w:rsidR="00895112" w:rsidRDefault="00895112" w:rsidP="00344A59">
            <w:pPr>
              <w:pStyle w:val="CopticCross"/>
            </w:pPr>
          </w:p>
        </w:tc>
        <w:tc>
          <w:tcPr>
            <w:tcW w:w="3960" w:type="dxa"/>
          </w:tcPr>
          <w:p w14:paraId="1D6002A2" w14:textId="77777777" w:rsidR="00895112" w:rsidRDefault="00895112" w:rsidP="00344A59">
            <w:pPr>
              <w:pStyle w:val="CopticInd"/>
            </w:pPr>
            <w:r w:rsidRPr="00597158">
              <w:t xml:space="preserve">Ⲫ̀ⲣⲏ ⲉ̀ⲟⲩⲉⲣϣⲓϣⲓ ⲛ̀ⲧⲉ ⲡⲓⲉ̀ϩⲟⲟⲩ </w:t>
            </w:r>
          </w:p>
          <w:p w14:paraId="0751D5C0" w14:textId="77777777" w:rsidR="00895112" w:rsidRPr="00597158" w:rsidRDefault="00895112" w:rsidP="00344A59">
            <w:pPr>
              <w:pStyle w:val="CoptIndEnd"/>
            </w:pPr>
            <w:r w:rsidRPr="00597158">
              <w:t>ⲁⲗⲗⲏⲗⲟⲩⲓ̀ⲁ ϫⲉ ⲡⲉϥⲛⲁⲓ ϣⲟⲡ ϣⲁ ⲉ̀ⲛⲉϩ.</w:t>
            </w:r>
          </w:p>
        </w:tc>
      </w:tr>
      <w:tr w:rsidR="00895112" w14:paraId="6F9F7DB9" w14:textId="77777777" w:rsidTr="00344A59">
        <w:trPr>
          <w:cantSplit/>
          <w:jc w:val="center"/>
        </w:trPr>
        <w:tc>
          <w:tcPr>
            <w:tcW w:w="288" w:type="dxa"/>
          </w:tcPr>
          <w:p w14:paraId="3475A210" w14:textId="77777777" w:rsidR="00895112" w:rsidRDefault="00895112" w:rsidP="00344A59">
            <w:pPr>
              <w:pStyle w:val="CopticCross"/>
            </w:pPr>
            <w:r>
              <w:t>¿</w:t>
            </w:r>
          </w:p>
        </w:tc>
        <w:tc>
          <w:tcPr>
            <w:tcW w:w="3960" w:type="dxa"/>
          </w:tcPr>
          <w:p w14:paraId="1FD71BAD" w14:textId="77777777" w:rsidR="00895112" w:rsidRDefault="00895112" w:rsidP="00344A59">
            <w:pPr>
              <w:pStyle w:val="EngInd"/>
            </w:pPr>
            <w:r>
              <w:t>the moon and the stars to rule the night,</w:t>
            </w:r>
          </w:p>
          <w:p w14:paraId="1A4D89DA" w14:textId="77777777" w:rsidR="00895112" w:rsidRPr="00597158" w:rsidRDefault="00895112" w:rsidP="00344A59">
            <w:pPr>
              <w:pStyle w:val="EngIndEnd"/>
            </w:pPr>
            <w:r>
              <w:t>Alleluia: for His mercy endures forever;</w:t>
            </w:r>
          </w:p>
        </w:tc>
        <w:tc>
          <w:tcPr>
            <w:tcW w:w="288" w:type="dxa"/>
          </w:tcPr>
          <w:p w14:paraId="2BAE270B" w14:textId="77777777" w:rsidR="00895112" w:rsidRDefault="00895112" w:rsidP="00344A59"/>
        </w:tc>
        <w:tc>
          <w:tcPr>
            <w:tcW w:w="288" w:type="dxa"/>
          </w:tcPr>
          <w:p w14:paraId="531CA956" w14:textId="77777777" w:rsidR="00895112" w:rsidRDefault="00895112" w:rsidP="00344A59">
            <w:pPr>
              <w:pStyle w:val="CopticCross"/>
            </w:pPr>
            <w:r>
              <w:t>¿</w:t>
            </w:r>
          </w:p>
        </w:tc>
        <w:tc>
          <w:tcPr>
            <w:tcW w:w="3960" w:type="dxa"/>
          </w:tcPr>
          <w:p w14:paraId="0D992801" w14:textId="77777777" w:rsidR="00895112" w:rsidRDefault="00895112" w:rsidP="00344A59">
            <w:pPr>
              <w:pStyle w:val="CopticInd"/>
            </w:pPr>
            <w:r w:rsidRPr="00597158">
              <w:t>Ⲡⲓⲓⲟϩ ⲛⲉⲙ ⲛⲓⲥⲓⲟⲩ ⲉⲩⲉⲝⲟⲩⲥⲓⲁ̀ ⲛ̀ⲧⲉ ⲡⲓⲉ̀ϫⲱⲣϩ</w:t>
            </w:r>
          </w:p>
          <w:p w14:paraId="47A06715" w14:textId="77777777" w:rsidR="00895112" w:rsidRPr="00597158" w:rsidRDefault="00895112" w:rsidP="00344A59">
            <w:pPr>
              <w:pStyle w:val="CoptIndEnd"/>
            </w:pPr>
            <w:r w:rsidRPr="00597158">
              <w:t xml:space="preserve"> ⲁⲗⲗⲏⲗⲟⲩⲓ̀ⲁ ϫⲉ ⲡⲉϥⲛⲁⲓ ϣⲟⲡ ϣⲁ ⲉ̀ⲛⲉϩ.</w:t>
            </w:r>
          </w:p>
        </w:tc>
      </w:tr>
      <w:tr w:rsidR="00895112" w14:paraId="1F316C17" w14:textId="77777777" w:rsidTr="00344A59">
        <w:trPr>
          <w:cantSplit/>
          <w:jc w:val="center"/>
        </w:trPr>
        <w:tc>
          <w:tcPr>
            <w:tcW w:w="288" w:type="dxa"/>
          </w:tcPr>
          <w:p w14:paraId="54A70E07" w14:textId="77777777" w:rsidR="00895112" w:rsidRDefault="00895112" w:rsidP="00344A59">
            <w:pPr>
              <w:pStyle w:val="CopticCross"/>
            </w:pPr>
          </w:p>
        </w:tc>
        <w:tc>
          <w:tcPr>
            <w:tcW w:w="3960" w:type="dxa"/>
          </w:tcPr>
          <w:p w14:paraId="27D20B12" w14:textId="77777777" w:rsidR="00895112" w:rsidRDefault="00895112" w:rsidP="00344A59">
            <w:pPr>
              <w:pStyle w:val="EngInd"/>
            </w:pPr>
            <w:r>
              <w:t>Who struck Egypt in their firstborn,</w:t>
            </w:r>
          </w:p>
          <w:p w14:paraId="3FFF73ED" w14:textId="77777777" w:rsidR="00895112" w:rsidRPr="00597158" w:rsidRDefault="00895112" w:rsidP="00344A59">
            <w:pPr>
              <w:pStyle w:val="EngIndEnd"/>
            </w:pPr>
            <w:r>
              <w:t>Alleluia: for His mercy endures forever;</w:t>
            </w:r>
          </w:p>
        </w:tc>
        <w:tc>
          <w:tcPr>
            <w:tcW w:w="288" w:type="dxa"/>
          </w:tcPr>
          <w:p w14:paraId="460F2264" w14:textId="77777777" w:rsidR="00895112" w:rsidRDefault="00895112" w:rsidP="00344A59"/>
        </w:tc>
        <w:tc>
          <w:tcPr>
            <w:tcW w:w="288" w:type="dxa"/>
          </w:tcPr>
          <w:p w14:paraId="4DA72142" w14:textId="77777777" w:rsidR="00895112" w:rsidRDefault="00895112" w:rsidP="00344A59">
            <w:pPr>
              <w:pStyle w:val="CopticCross"/>
            </w:pPr>
          </w:p>
        </w:tc>
        <w:tc>
          <w:tcPr>
            <w:tcW w:w="3960" w:type="dxa"/>
          </w:tcPr>
          <w:p w14:paraId="1FB3AD08" w14:textId="77777777" w:rsidR="00895112" w:rsidRDefault="00895112" w:rsidP="00344A59">
            <w:pPr>
              <w:pStyle w:val="CopticInd"/>
            </w:pPr>
            <w:r w:rsidRPr="00597158">
              <w:t>Ⲫⲏⲉ̀ⲧⲁϥϣⲁⲣⲓ ⲉ̀ⲛⲁ Ⲭⲏⲙⲓ ⲛⲉⲙ ⲛⲟⲩϣⲁⲙⲓⲥⲓ</w:t>
            </w:r>
          </w:p>
          <w:p w14:paraId="4B01CD65" w14:textId="77777777" w:rsidR="00895112" w:rsidRPr="00597158" w:rsidRDefault="00895112" w:rsidP="00344A59">
            <w:pPr>
              <w:pStyle w:val="CoptIndEnd"/>
            </w:pPr>
            <w:r w:rsidRPr="00597158">
              <w:t>ⲁⲗⲗⲏⲗⲟⲩⲓ̀ⲁ ϫⲉ ⲡⲉϥⲛⲁⲓ ϣⲟⲡ ϣⲁ ⲉ̀ⲛⲉϩ.</w:t>
            </w:r>
          </w:p>
        </w:tc>
      </w:tr>
      <w:tr w:rsidR="00895112" w14:paraId="1DDF546E" w14:textId="77777777" w:rsidTr="00344A59">
        <w:trPr>
          <w:cantSplit/>
          <w:jc w:val="center"/>
        </w:trPr>
        <w:tc>
          <w:tcPr>
            <w:tcW w:w="288" w:type="dxa"/>
          </w:tcPr>
          <w:p w14:paraId="460C8460" w14:textId="77777777" w:rsidR="00895112" w:rsidRDefault="00895112" w:rsidP="00344A59">
            <w:pPr>
              <w:pStyle w:val="CopticCross"/>
            </w:pPr>
            <w:r>
              <w:t>¿</w:t>
            </w:r>
          </w:p>
        </w:tc>
        <w:tc>
          <w:tcPr>
            <w:tcW w:w="3960" w:type="dxa"/>
          </w:tcPr>
          <w:p w14:paraId="693F1E6E" w14:textId="77777777" w:rsidR="00895112" w:rsidRDefault="00895112" w:rsidP="00344A59">
            <w:pPr>
              <w:pStyle w:val="EngInd"/>
            </w:pPr>
            <w:r>
              <w:t>and brought out Israel from among them,</w:t>
            </w:r>
          </w:p>
          <w:p w14:paraId="357F4DB5" w14:textId="77777777" w:rsidR="00895112" w:rsidRPr="00597158" w:rsidRDefault="00895112" w:rsidP="00344A59">
            <w:pPr>
              <w:pStyle w:val="EngIndEnd"/>
            </w:pPr>
            <w:r>
              <w:t>Alleluia: for His mercy endures forever,</w:t>
            </w:r>
          </w:p>
        </w:tc>
        <w:tc>
          <w:tcPr>
            <w:tcW w:w="288" w:type="dxa"/>
          </w:tcPr>
          <w:p w14:paraId="6FD4FA3C" w14:textId="77777777" w:rsidR="00895112" w:rsidRDefault="00895112" w:rsidP="00344A59"/>
        </w:tc>
        <w:tc>
          <w:tcPr>
            <w:tcW w:w="288" w:type="dxa"/>
          </w:tcPr>
          <w:p w14:paraId="5890B5B3" w14:textId="77777777" w:rsidR="00895112" w:rsidRDefault="00895112" w:rsidP="00344A59">
            <w:pPr>
              <w:pStyle w:val="CopticCross"/>
            </w:pPr>
            <w:r>
              <w:t>¿</w:t>
            </w:r>
          </w:p>
        </w:tc>
        <w:tc>
          <w:tcPr>
            <w:tcW w:w="3960" w:type="dxa"/>
          </w:tcPr>
          <w:p w14:paraId="42976F11" w14:textId="77777777" w:rsidR="00895112" w:rsidRDefault="00895112" w:rsidP="00344A59">
            <w:pPr>
              <w:pStyle w:val="CopticInd"/>
            </w:pPr>
            <w:r w:rsidRPr="00597158">
              <w:t>Ⲟⲩⲟϩ ⲁϥⲓ̀ⲛⲓ ⲙ̀Ⲡ</w:t>
            </w:r>
            <w:r w:rsidRPr="005B777F">
              <w:t xml:space="preserve">ⲥ̅ⲗ ⲉ̀ⲃⲟⲗ ϧⲉⲛ ⲧⲟⲩⲙⲏϯ </w:t>
            </w:r>
          </w:p>
          <w:p w14:paraId="468CAD40" w14:textId="77777777" w:rsidR="00895112" w:rsidRPr="00597158" w:rsidRDefault="00895112" w:rsidP="00344A59">
            <w:pPr>
              <w:pStyle w:val="CoptIndEnd"/>
            </w:pPr>
            <w:r w:rsidRPr="005B777F">
              <w:t>ⲁⲗⲗⲏⲗⲟⲩⲓ̀ⲁ</w:t>
            </w:r>
            <w:r w:rsidRPr="00597158">
              <w:t xml:space="preserve"> ϫⲉ ⲡⲉϥⲛⲁⲓ ϣⲟⲡ ϣⲁ ⲉ̀ⲛⲉϩ.</w:t>
            </w:r>
          </w:p>
        </w:tc>
      </w:tr>
      <w:tr w:rsidR="00895112" w14:paraId="4B0EA4FD" w14:textId="77777777" w:rsidTr="00344A59">
        <w:trPr>
          <w:cantSplit/>
          <w:jc w:val="center"/>
        </w:trPr>
        <w:tc>
          <w:tcPr>
            <w:tcW w:w="288" w:type="dxa"/>
          </w:tcPr>
          <w:p w14:paraId="1BB6D42F" w14:textId="77777777" w:rsidR="00895112" w:rsidRDefault="00895112" w:rsidP="00344A59">
            <w:pPr>
              <w:pStyle w:val="CopticCross"/>
            </w:pPr>
          </w:p>
        </w:tc>
        <w:tc>
          <w:tcPr>
            <w:tcW w:w="3960" w:type="dxa"/>
          </w:tcPr>
          <w:p w14:paraId="4FF6C8D8" w14:textId="77777777" w:rsidR="00895112" w:rsidRDefault="00895112" w:rsidP="00344A59">
            <w:pPr>
              <w:pStyle w:val="EngInd"/>
            </w:pPr>
            <w:r>
              <w:t>with a strong hand and an upraised arm,</w:t>
            </w:r>
          </w:p>
          <w:p w14:paraId="4983E208" w14:textId="77777777" w:rsidR="00895112" w:rsidRPr="00597158" w:rsidRDefault="00895112" w:rsidP="00344A59">
            <w:pPr>
              <w:pStyle w:val="EngIndEnd"/>
            </w:pPr>
            <w:r>
              <w:t>Alleluia: for His mercy endures forever;</w:t>
            </w:r>
          </w:p>
        </w:tc>
        <w:tc>
          <w:tcPr>
            <w:tcW w:w="288" w:type="dxa"/>
          </w:tcPr>
          <w:p w14:paraId="63832565" w14:textId="77777777" w:rsidR="00895112" w:rsidRDefault="00895112" w:rsidP="00344A59"/>
        </w:tc>
        <w:tc>
          <w:tcPr>
            <w:tcW w:w="288" w:type="dxa"/>
          </w:tcPr>
          <w:p w14:paraId="393E8163" w14:textId="77777777" w:rsidR="00895112" w:rsidRDefault="00895112" w:rsidP="00344A59">
            <w:pPr>
              <w:pStyle w:val="CopticCross"/>
            </w:pPr>
          </w:p>
        </w:tc>
        <w:tc>
          <w:tcPr>
            <w:tcW w:w="3960" w:type="dxa"/>
          </w:tcPr>
          <w:p w14:paraId="2DF689CF" w14:textId="77777777" w:rsidR="00895112" w:rsidRDefault="00895112" w:rsidP="00344A59">
            <w:pPr>
              <w:pStyle w:val="CopticInd"/>
            </w:pPr>
            <w:r w:rsidRPr="00597158">
              <w:t xml:space="preserve">Ϧⲉⲛ ⲟⲩϫⲓϫ ⲉⲥⲁ̀ⲙⲁϩⲓ ⲛⲉⲙ ⲟⲩϣⲱⲃϣ ⲉϥϭⲟⲥⲓ </w:t>
            </w:r>
          </w:p>
          <w:p w14:paraId="661191AE" w14:textId="77777777" w:rsidR="00895112" w:rsidRPr="00597158" w:rsidRDefault="00895112" w:rsidP="00344A59">
            <w:pPr>
              <w:pStyle w:val="CoptIndEnd"/>
            </w:pPr>
            <w:r w:rsidRPr="00597158">
              <w:t>ⲁⲗⲗⲏⲗⲟⲩⲓ̀ⲁ ϫⲉ ⲡⲉϥⲛⲁⲓ ϣⲟⲡ ϣⲁ ⲉ̀ⲛⲉϩ.</w:t>
            </w:r>
          </w:p>
        </w:tc>
      </w:tr>
      <w:tr w:rsidR="00895112" w14:paraId="7AB4AD3B" w14:textId="77777777" w:rsidTr="00344A59">
        <w:trPr>
          <w:cantSplit/>
          <w:jc w:val="center"/>
        </w:trPr>
        <w:tc>
          <w:tcPr>
            <w:tcW w:w="288" w:type="dxa"/>
          </w:tcPr>
          <w:p w14:paraId="0BDC6384" w14:textId="77777777" w:rsidR="00895112" w:rsidRDefault="00895112" w:rsidP="00344A59">
            <w:pPr>
              <w:pStyle w:val="CopticCross"/>
            </w:pPr>
            <w:r>
              <w:t>¿</w:t>
            </w:r>
          </w:p>
        </w:tc>
        <w:tc>
          <w:tcPr>
            <w:tcW w:w="3960" w:type="dxa"/>
          </w:tcPr>
          <w:p w14:paraId="20E27E1F" w14:textId="77777777" w:rsidR="00895112" w:rsidRDefault="00895112" w:rsidP="00344A59">
            <w:pPr>
              <w:pStyle w:val="EngInd"/>
            </w:pPr>
            <w:r w:rsidRPr="008D5F3D">
              <w:rPr>
                <w:i/>
              </w:rPr>
              <w:t>[to Him]</w:t>
            </w:r>
            <w:r>
              <w:rPr>
                <w:i/>
              </w:rPr>
              <w:t xml:space="preserve"> </w:t>
            </w:r>
            <w:r>
              <w:t>Who divided the Red Sea into parts,</w:t>
            </w:r>
          </w:p>
          <w:p w14:paraId="2C0D2376" w14:textId="77777777" w:rsidR="00895112" w:rsidRPr="00597158" w:rsidRDefault="00895112" w:rsidP="00344A59">
            <w:pPr>
              <w:pStyle w:val="EngIndEnd"/>
            </w:pPr>
            <w:r>
              <w:t>Alleluia: for His mercy endures forever,</w:t>
            </w:r>
          </w:p>
        </w:tc>
        <w:tc>
          <w:tcPr>
            <w:tcW w:w="288" w:type="dxa"/>
          </w:tcPr>
          <w:p w14:paraId="0F162230" w14:textId="77777777" w:rsidR="00895112" w:rsidRDefault="00895112" w:rsidP="00344A59"/>
        </w:tc>
        <w:tc>
          <w:tcPr>
            <w:tcW w:w="288" w:type="dxa"/>
          </w:tcPr>
          <w:p w14:paraId="5F2A4761" w14:textId="77777777" w:rsidR="00895112" w:rsidRDefault="00895112" w:rsidP="00344A59">
            <w:pPr>
              <w:pStyle w:val="CopticCross"/>
            </w:pPr>
            <w:r>
              <w:t>¿</w:t>
            </w:r>
          </w:p>
        </w:tc>
        <w:tc>
          <w:tcPr>
            <w:tcW w:w="3960" w:type="dxa"/>
          </w:tcPr>
          <w:p w14:paraId="74013A10" w14:textId="77777777" w:rsidR="00895112" w:rsidRDefault="00895112" w:rsidP="00344A59">
            <w:pPr>
              <w:pStyle w:val="CopticInd"/>
            </w:pPr>
            <w:r w:rsidRPr="00597158">
              <w:t xml:space="preserve">Ⲫⲏⲉ̀ⲧⲁϥⲫⲱⲣϫ ⲙ̀ⲫ̀ⲓⲟⲙ ⲛ̀ϣⲁⲣⲓ ϧⲉⲛ ϩⲁⲛⲫⲱⲣϫ </w:t>
            </w:r>
          </w:p>
          <w:p w14:paraId="6E1D723E" w14:textId="77777777" w:rsidR="00895112" w:rsidRPr="00597158" w:rsidRDefault="00895112" w:rsidP="00344A59">
            <w:pPr>
              <w:pStyle w:val="CoptIndEnd"/>
            </w:pPr>
            <w:r w:rsidRPr="00597158">
              <w:t>ⲁⲗⲗⲏⲗⲟⲩⲓ̀ⲁ ϫⲉ ⲡⲉϥⲛⲁⲓ ϣⲟⲡ ϣⲁ ⲉ̀ⲛⲉϩ.</w:t>
            </w:r>
          </w:p>
        </w:tc>
      </w:tr>
      <w:tr w:rsidR="00895112" w14:paraId="27566D6A" w14:textId="77777777" w:rsidTr="00344A59">
        <w:trPr>
          <w:cantSplit/>
          <w:jc w:val="center"/>
        </w:trPr>
        <w:tc>
          <w:tcPr>
            <w:tcW w:w="288" w:type="dxa"/>
          </w:tcPr>
          <w:p w14:paraId="0066A241" w14:textId="77777777" w:rsidR="00895112" w:rsidRDefault="00895112" w:rsidP="00344A59">
            <w:pPr>
              <w:pStyle w:val="CopticCross"/>
            </w:pPr>
          </w:p>
        </w:tc>
        <w:tc>
          <w:tcPr>
            <w:tcW w:w="3960" w:type="dxa"/>
          </w:tcPr>
          <w:p w14:paraId="7C6B47CA" w14:textId="77777777" w:rsidR="00895112" w:rsidRDefault="00895112" w:rsidP="00344A59">
            <w:pPr>
              <w:pStyle w:val="EngInd"/>
            </w:pPr>
            <w:r>
              <w:t>and brought [out] Israel through the midst of it,</w:t>
            </w:r>
          </w:p>
          <w:p w14:paraId="3AAE08B8" w14:textId="77777777" w:rsidR="00895112" w:rsidRPr="00597158" w:rsidRDefault="00895112" w:rsidP="00344A59">
            <w:pPr>
              <w:pStyle w:val="EngIndEnd"/>
            </w:pPr>
            <w:r>
              <w:t>Alleluia: for His mercy endures forever,</w:t>
            </w:r>
          </w:p>
        </w:tc>
        <w:tc>
          <w:tcPr>
            <w:tcW w:w="288" w:type="dxa"/>
          </w:tcPr>
          <w:p w14:paraId="41915821" w14:textId="77777777" w:rsidR="00895112" w:rsidRDefault="00895112" w:rsidP="00344A59"/>
        </w:tc>
        <w:tc>
          <w:tcPr>
            <w:tcW w:w="288" w:type="dxa"/>
          </w:tcPr>
          <w:p w14:paraId="7FEEC94B" w14:textId="77777777" w:rsidR="00895112" w:rsidRDefault="00895112" w:rsidP="00344A59">
            <w:pPr>
              <w:pStyle w:val="CopticCross"/>
            </w:pPr>
          </w:p>
        </w:tc>
        <w:tc>
          <w:tcPr>
            <w:tcW w:w="3960" w:type="dxa"/>
          </w:tcPr>
          <w:p w14:paraId="06AD4440" w14:textId="77777777" w:rsidR="00895112" w:rsidRDefault="00895112" w:rsidP="00344A59">
            <w:pPr>
              <w:pStyle w:val="CopticInd"/>
            </w:pPr>
            <w:r w:rsidRPr="00597158">
              <w:t xml:space="preserve">Ⲟⲩⲟϩ ⲁϥⲓ̀ⲛⲓ ⲙ̀Ⲡⲓⲥ̅ⲗ ⲉ̀ⲙⲏⲣ ϧⲉⲛ ⲧⲉϥⲙⲏϯ </w:t>
            </w:r>
          </w:p>
          <w:p w14:paraId="4020046C" w14:textId="77777777" w:rsidR="00895112" w:rsidRPr="00597158" w:rsidRDefault="00895112" w:rsidP="00344A59">
            <w:pPr>
              <w:pStyle w:val="CoptIndEnd"/>
            </w:pPr>
            <w:r w:rsidRPr="00597158">
              <w:t>ⲁⲗⲗⲏⲗⲟⲩⲓ̀ⲁ ϫⲉ ⲡⲉϥⲛⲁⲓ ϣⲟⲡ ϣⲁ ⲉ̀ⲛⲉϩ.</w:t>
            </w:r>
          </w:p>
        </w:tc>
      </w:tr>
      <w:tr w:rsidR="00895112" w14:paraId="10537A1C" w14:textId="77777777" w:rsidTr="00344A59">
        <w:trPr>
          <w:cantSplit/>
          <w:jc w:val="center"/>
        </w:trPr>
        <w:tc>
          <w:tcPr>
            <w:tcW w:w="288" w:type="dxa"/>
          </w:tcPr>
          <w:p w14:paraId="39B04E9B" w14:textId="77777777" w:rsidR="00895112" w:rsidRDefault="00895112" w:rsidP="00344A59">
            <w:pPr>
              <w:pStyle w:val="CopticCross"/>
            </w:pPr>
            <w:r>
              <w:t>¿</w:t>
            </w:r>
          </w:p>
        </w:tc>
        <w:tc>
          <w:tcPr>
            <w:tcW w:w="3960" w:type="dxa"/>
          </w:tcPr>
          <w:p w14:paraId="3BC454A5" w14:textId="77777777" w:rsidR="00895112" w:rsidRDefault="00895112" w:rsidP="00344A59">
            <w:pPr>
              <w:pStyle w:val="EngInd"/>
            </w:pPr>
            <w:r>
              <w:t>but overthrew Pharaoh and his army in the Red Sea,</w:t>
            </w:r>
          </w:p>
          <w:p w14:paraId="75F00A97" w14:textId="77777777" w:rsidR="00895112" w:rsidRPr="00597158" w:rsidRDefault="00895112" w:rsidP="00344A59">
            <w:pPr>
              <w:pStyle w:val="EngIndEnd"/>
            </w:pPr>
            <w:r>
              <w:t>Alleluia: for His mercy endures forever;</w:t>
            </w:r>
          </w:p>
        </w:tc>
        <w:tc>
          <w:tcPr>
            <w:tcW w:w="288" w:type="dxa"/>
          </w:tcPr>
          <w:p w14:paraId="14D33C18" w14:textId="77777777" w:rsidR="00895112" w:rsidRDefault="00895112" w:rsidP="00344A59"/>
        </w:tc>
        <w:tc>
          <w:tcPr>
            <w:tcW w:w="288" w:type="dxa"/>
          </w:tcPr>
          <w:p w14:paraId="06B5144D" w14:textId="77777777" w:rsidR="00895112" w:rsidRDefault="00895112" w:rsidP="00344A59">
            <w:pPr>
              <w:pStyle w:val="CopticCross"/>
            </w:pPr>
            <w:r>
              <w:t>¿</w:t>
            </w:r>
          </w:p>
        </w:tc>
        <w:tc>
          <w:tcPr>
            <w:tcW w:w="3960" w:type="dxa"/>
          </w:tcPr>
          <w:p w14:paraId="6BD88E8F" w14:textId="77777777" w:rsidR="00895112" w:rsidRDefault="00895112" w:rsidP="00344A59">
            <w:pPr>
              <w:pStyle w:val="CopticInd"/>
            </w:pPr>
            <w:r w:rsidRPr="00597158">
              <w:t xml:space="preserve">Ⲟⲩⲟϩ ⲁϥⲃⲟⲣⲃⲉⲣ ⲙ̀Ⲫⲁⲣⲁⲱ̀ ⲛⲉⲙ ⲧⲉϥϫⲟⲙ ⲧⲏⲣⲥ ⲉ̀ⲫ̀ⲓⲟⲙ ⲛ̀ϣⲁⲣⲓ </w:t>
            </w:r>
          </w:p>
          <w:p w14:paraId="6DE1F3D1" w14:textId="77777777" w:rsidR="00895112" w:rsidRPr="00597158" w:rsidRDefault="00895112" w:rsidP="00344A59">
            <w:pPr>
              <w:pStyle w:val="CoptIndEnd"/>
            </w:pPr>
            <w:r w:rsidRPr="00597158">
              <w:t>ⲁⲗⲗⲏⲗⲟⲩⲓ̀ⲁ ϫⲉ ⲡⲉϥⲛⲁⲓ ϣⲟⲡ ϣⲁ ⲉ̀ⲛⲉϩ.</w:t>
            </w:r>
          </w:p>
        </w:tc>
      </w:tr>
      <w:tr w:rsidR="00895112" w14:paraId="62BFCE2B" w14:textId="77777777" w:rsidTr="00344A59">
        <w:trPr>
          <w:cantSplit/>
          <w:jc w:val="center"/>
        </w:trPr>
        <w:tc>
          <w:tcPr>
            <w:tcW w:w="288" w:type="dxa"/>
          </w:tcPr>
          <w:p w14:paraId="6D804E46" w14:textId="77777777" w:rsidR="00895112" w:rsidRDefault="00895112" w:rsidP="00344A59">
            <w:pPr>
              <w:pStyle w:val="CopticCross"/>
            </w:pPr>
          </w:p>
        </w:tc>
        <w:tc>
          <w:tcPr>
            <w:tcW w:w="3960" w:type="dxa"/>
          </w:tcPr>
          <w:p w14:paraId="6E47C5EB" w14:textId="77777777" w:rsidR="00895112" w:rsidRDefault="00895112" w:rsidP="00344A59">
            <w:pPr>
              <w:pStyle w:val="EngInd"/>
            </w:pPr>
            <w:r w:rsidRPr="008D5F3D">
              <w:rPr>
                <w:i/>
              </w:rPr>
              <w:t>[to Him]</w:t>
            </w:r>
            <w:r>
              <w:rPr>
                <w:i/>
              </w:rPr>
              <w:t xml:space="preserve"> </w:t>
            </w:r>
            <w:r>
              <w:t>Who led His people through the wilderness,</w:t>
            </w:r>
          </w:p>
          <w:p w14:paraId="5280B730" w14:textId="77777777" w:rsidR="00895112" w:rsidRPr="00597158" w:rsidRDefault="00895112" w:rsidP="00344A59">
            <w:pPr>
              <w:pStyle w:val="EngIndEnd"/>
            </w:pPr>
            <w:r>
              <w:t>Alleluia: for His mercy endures forever;</w:t>
            </w:r>
          </w:p>
        </w:tc>
        <w:tc>
          <w:tcPr>
            <w:tcW w:w="288" w:type="dxa"/>
          </w:tcPr>
          <w:p w14:paraId="2F009F27" w14:textId="77777777" w:rsidR="00895112" w:rsidRDefault="00895112" w:rsidP="00344A59"/>
        </w:tc>
        <w:tc>
          <w:tcPr>
            <w:tcW w:w="288" w:type="dxa"/>
          </w:tcPr>
          <w:p w14:paraId="45E67887" w14:textId="77777777" w:rsidR="00895112" w:rsidRDefault="00895112" w:rsidP="00344A59">
            <w:pPr>
              <w:pStyle w:val="CopticCross"/>
            </w:pPr>
          </w:p>
        </w:tc>
        <w:tc>
          <w:tcPr>
            <w:tcW w:w="3960" w:type="dxa"/>
          </w:tcPr>
          <w:p w14:paraId="35AAB952" w14:textId="77777777" w:rsidR="00895112" w:rsidRDefault="00895112" w:rsidP="00344A59">
            <w:pPr>
              <w:pStyle w:val="CopticInd"/>
            </w:pPr>
            <w:r w:rsidRPr="00597158">
              <w:t xml:space="preserve">Ⲫⲏⲉ̀ⲧⲁϥⲓ̀ⲛⲓ ⲙ̀ⲡⲉϥⲗⲁⲟⲥ ⲉ̀ⲃⲟⲗ ⲛ̀ϩ̀ⲣⲏⲓ ϩⲓ ⲡ̀ϣⲁϥⲉ </w:t>
            </w:r>
          </w:p>
          <w:p w14:paraId="7194564D" w14:textId="77777777" w:rsidR="00895112" w:rsidRPr="00597158" w:rsidRDefault="00895112" w:rsidP="00344A59">
            <w:pPr>
              <w:pStyle w:val="CoptIndEnd"/>
            </w:pPr>
            <w:r w:rsidRPr="00597158">
              <w:t>ⲁⲗⲗⲏⲗⲟⲩⲓ̀ⲁ ϫⲉ ⲡⲉϥⲛⲁⲓ ϣⲟⲡ ϣⲁ ⲉ̀ⲛⲉϩ.</w:t>
            </w:r>
          </w:p>
        </w:tc>
      </w:tr>
      <w:tr w:rsidR="00895112" w14:paraId="5D16A349" w14:textId="77777777" w:rsidTr="00344A59">
        <w:trPr>
          <w:cantSplit/>
          <w:jc w:val="center"/>
        </w:trPr>
        <w:tc>
          <w:tcPr>
            <w:tcW w:w="288" w:type="dxa"/>
          </w:tcPr>
          <w:p w14:paraId="73552DBF" w14:textId="77777777" w:rsidR="00895112" w:rsidRDefault="00895112" w:rsidP="00344A59">
            <w:pPr>
              <w:pStyle w:val="CopticCross"/>
            </w:pPr>
            <w:r>
              <w:t>¿</w:t>
            </w:r>
          </w:p>
        </w:tc>
        <w:tc>
          <w:tcPr>
            <w:tcW w:w="3960" w:type="dxa"/>
          </w:tcPr>
          <w:p w14:paraId="25C8E855" w14:textId="77777777" w:rsidR="00895112" w:rsidRDefault="00895112" w:rsidP="00344A59">
            <w:pPr>
              <w:pStyle w:val="EngInd"/>
            </w:pPr>
            <w:r w:rsidRPr="008D5F3D">
              <w:rPr>
                <w:i/>
              </w:rPr>
              <w:t>[to Him]</w:t>
            </w:r>
            <w:r>
              <w:rPr>
                <w:i/>
              </w:rPr>
              <w:t xml:space="preserve"> </w:t>
            </w:r>
            <w:r>
              <w:t>who brought water out from the hard rock,</w:t>
            </w:r>
          </w:p>
          <w:p w14:paraId="2785C6BE" w14:textId="77777777" w:rsidR="00895112" w:rsidRPr="00597158" w:rsidRDefault="00895112" w:rsidP="00344A59">
            <w:pPr>
              <w:pStyle w:val="EngIndEnd"/>
            </w:pPr>
            <w:r>
              <w:t>Alleluia: for His mercy endures forever;</w:t>
            </w:r>
          </w:p>
        </w:tc>
        <w:tc>
          <w:tcPr>
            <w:tcW w:w="288" w:type="dxa"/>
          </w:tcPr>
          <w:p w14:paraId="522633E6" w14:textId="77777777" w:rsidR="00895112" w:rsidRDefault="00895112" w:rsidP="00344A59"/>
        </w:tc>
        <w:tc>
          <w:tcPr>
            <w:tcW w:w="288" w:type="dxa"/>
          </w:tcPr>
          <w:p w14:paraId="1EA1E655" w14:textId="77777777" w:rsidR="00895112" w:rsidRDefault="00895112" w:rsidP="00344A59">
            <w:pPr>
              <w:pStyle w:val="CopticCross"/>
            </w:pPr>
            <w:r>
              <w:t>¿</w:t>
            </w:r>
          </w:p>
        </w:tc>
        <w:tc>
          <w:tcPr>
            <w:tcW w:w="3960" w:type="dxa"/>
          </w:tcPr>
          <w:p w14:paraId="440E144F" w14:textId="77777777" w:rsidR="00895112" w:rsidRDefault="00895112" w:rsidP="00344A59">
            <w:pPr>
              <w:pStyle w:val="CopticInd"/>
            </w:pPr>
            <w:r w:rsidRPr="00597158">
              <w:t xml:space="preserve">Ⲫⲏⲉ̀ⲧⲁϥⲓ̀ⲛⲓ ⲛ̀ⲟⲩⲙⲱⲟⲩ ⲉ̀ⲃⲟⲗ ϧⲉⲛ ⲟⲩⲡⲉⲧⲣⲁ ⲛ̀ⲕⲟϩ ⲛ̀ϣⲱⲧ </w:t>
            </w:r>
          </w:p>
          <w:p w14:paraId="6B2DF4D6" w14:textId="77777777" w:rsidR="00895112" w:rsidRPr="00597158" w:rsidRDefault="00895112" w:rsidP="00344A59">
            <w:pPr>
              <w:pStyle w:val="CoptIndEnd"/>
            </w:pPr>
            <w:r w:rsidRPr="00597158">
              <w:t>ⲁⲗⲗⲏⲗⲟⲩⲓ̀ⲁ ϫⲉ ⲡⲉϥⲛⲁⲓ ϣⲟⲡ ϣⲁ ⲉ̀ⲛⲉϩ.</w:t>
            </w:r>
          </w:p>
        </w:tc>
      </w:tr>
      <w:tr w:rsidR="00895112" w14:paraId="15C2F7A0" w14:textId="77777777" w:rsidTr="00344A59">
        <w:trPr>
          <w:cantSplit/>
          <w:jc w:val="center"/>
        </w:trPr>
        <w:tc>
          <w:tcPr>
            <w:tcW w:w="288" w:type="dxa"/>
          </w:tcPr>
          <w:p w14:paraId="488316F0" w14:textId="77777777" w:rsidR="00895112" w:rsidRDefault="00895112" w:rsidP="00344A59">
            <w:pPr>
              <w:pStyle w:val="CopticCross"/>
            </w:pPr>
          </w:p>
        </w:tc>
        <w:tc>
          <w:tcPr>
            <w:tcW w:w="3960" w:type="dxa"/>
          </w:tcPr>
          <w:p w14:paraId="6813D2D9" w14:textId="77777777" w:rsidR="00895112" w:rsidRDefault="00895112" w:rsidP="00344A59">
            <w:pPr>
              <w:pStyle w:val="EngInd"/>
            </w:pPr>
            <w:r w:rsidRPr="008D5F3D">
              <w:rPr>
                <w:i/>
              </w:rPr>
              <w:t>[to Him]</w:t>
            </w:r>
            <w:r>
              <w:rPr>
                <w:i/>
              </w:rPr>
              <w:t xml:space="preserve"> </w:t>
            </w:r>
            <w:r>
              <w:t>Who struck down great kings,</w:t>
            </w:r>
          </w:p>
          <w:p w14:paraId="5B8CAA9E" w14:textId="77777777" w:rsidR="00895112" w:rsidRPr="00597158" w:rsidRDefault="00895112" w:rsidP="00344A59">
            <w:pPr>
              <w:pStyle w:val="EngIndEnd"/>
            </w:pPr>
            <w:r>
              <w:t>Alleluia: for His mercy endures forever,</w:t>
            </w:r>
          </w:p>
        </w:tc>
        <w:tc>
          <w:tcPr>
            <w:tcW w:w="288" w:type="dxa"/>
          </w:tcPr>
          <w:p w14:paraId="3E7A5CCB" w14:textId="77777777" w:rsidR="00895112" w:rsidRDefault="00895112" w:rsidP="00344A59"/>
        </w:tc>
        <w:tc>
          <w:tcPr>
            <w:tcW w:w="288" w:type="dxa"/>
          </w:tcPr>
          <w:p w14:paraId="7746B913" w14:textId="77777777" w:rsidR="00895112" w:rsidRDefault="00895112" w:rsidP="00344A59">
            <w:pPr>
              <w:pStyle w:val="CopticCross"/>
            </w:pPr>
          </w:p>
        </w:tc>
        <w:tc>
          <w:tcPr>
            <w:tcW w:w="3960" w:type="dxa"/>
          </w:tcPr>
          <w:p w14:paraId="6F370C3B" w14:textId="77777777" w:rsidR="00895112" w:rsidRDefault="00895112" w:rsidP="00344A59">
            <w:pPr>
              <w:pStyle w:val="CopticInd"/>
            </w:pPr>
            <w:r w:rsidRPr="00597158">
              <w:t xml:space="preserve">Ⲫⲏⲉ̀ⲧⲁϥϣⲁⲣⲓ ⲛ̀ϩⲁⲛⲛⲓϣϯ ⲛ̀ⲟⲩⲣⲱⲟⲩ </w:t>
            </w:r>
          </w:p>
          <w:p w14:paraId="2DDD16DD" w14:textId="77777777" w:rsidR="00895112" w:rsidRPr="00597158" w:rsidRDefault="00895112" w:rsidP="00344A59">
            <w:pPr>
              <w:pStyle w:val="CoptIndEnd"/>
            </w:pPr>
            <w:r w:rsidRPr="00597158">
              <w:t>ⲁⲗⲗⲏⲗⲟⲩⲓ̀ⲁ ϫⲉ ⲡⲉϥⲛⲁⲓ ϣⲟⲡ ϣⲁ ⲉ̀ⲛⲉϩ.</w:t>
            </w:r>
          </w:p>
        </w:tc>
      </w:tr>
      <w:tr w:rsidR="00895112" w14:paraId="3E1AC56A" w14:textId="77777777" w:rsidTr="00344A59">
        <w:trPr>
          <w:cantSplit/>
          <w:jc w:val="center"/>
        </w:trPr>
        <w:tc>
          <w:tcPr>
            <w:tcW w:w="288" w:type="dxa"/>
          </w:tcPr>
          <w:p w14:paraId="73A278B5" w14:textId="77777777" w:rsidR="00895112" w:rsidRDefault="00895112" w:rsidP="00344A59">
            <w:pPr>
              <w:pStyle w:val="CopticCross"/>
            </w:pPr>
            <w:r>
              <w:t>¿</w:t>
            </w:r>
          </w:p>
        </w:tc>
        <w:tc>
          <w:tcPr>
            <w:tcW w:w="3960" w:type="dxa"/>
          </w:tcPr>
          <w:p w14:paraId="3AFDB1D0" w14:textId="77777777" w:rsidR="00895112" w:rsidRDefault="00895112" w:rsidP="00344A59">
            <w:pPr>
              <w:pStyle w:val="EngInd"/>
            </w:pPr>
            <w:r>
              <w:t>and killed  mighty kings,</w:t>
            </w:r>
          </w:p>
          <w:p w14:paraId="319B4E5B" w14:textId="77777777" w:rsidR="00895112" w:rsidRPr="00597158" w:rsidRDefault="00895112" w:rsidP="00344A59">
            <w:pPr>
              <w:pStyle w:val="EngIndEnd"/>
            </w:pPr>
            <w:r>
              <w:t>Alleluia: for His mercy endures forever,</w:t>
            </w:r>
          </w:p>
        </w:tc>
        <w:tc>
          <w:tcPr>
            <w:tcW w:w="288" w:type="dxa"/>
          </w:tcPr>
          <w:p w14:paraId="2E19D213" w14:textId="77777777" w:rsidR="00895112" w:rsidRDefault="00895112" w:rsidP="00344A59"/>
        </w:tc>
        <w:tc>
          <w:tcPr>
            <w:tcW w:w="288" w:type="dxa"/>
          </w:tcPr>
          <w:p w14:paraId="2F9CF4A7" w14:textId="77777777" w:rsidR="00895112" w:rsidRDefault="00895112" w:rsidP="00344A59">
            <w:pPr>
              <w:pStyle w:val="CopticCross"/>
            </w:pPr>
            <w:r>
              <w:t>¿</w:t>
            </w:r>
          </w:p>
        </w:tc>
        <w:tc>
          <w:tcPr>
            <w:tcW w:w="3960" w:type="dxa"/>
          </w:tcPr>
          <w:p w14:paraId="336264AA" w14:textId="77777777" w:rsidR="00895112" w:rsidRDefault="00895112" w:rsidP="00344A59">
            <w:pPr>
              <w:pStyle w:val="CopticInd"/>
            </w:pPr>
            <w:r w:rsidRPr="00597158">
              <w:t xml:space="preserve">Ⲟⲩⲟϩ ⲁϥϧⲱⲧⲉⲃ ⲛ̀ϩⲁⲛⲟⲩⲣⲱⲟⲩ ⲉⲩⲟⲓ ⲛ̀ϣ̀ⲫⲏⲣⲓ </w:t>
            </w:r>
          </w:p>
          <w:p w14:paraId="60BC97DC" w14:textId="77777777" w:rsidR="00895112" w:rsidRPr="00597158" w:rsidRDefault="00895112" w:rsidP="00344A59">
            <w:pPr>
              <w:pStyle w:val="CoptIndEnd"/>
            </w:pPr>
            <w:r w:rsidRPr="00597158">
              <w:t>ⲁⲗⲗⲏⲗⲟⲩⲓ̀ⲁ ϫⲉ ⲡⲉϥⲛⲁⲓ ϣⲟⲡ ϣⲁ ⲉ̀ⲛⲉϩ.</w:t>
            </w:r>
          </w:p>
        </w:tc>
      </w:tr>
      <w:tr w:rsidR="00895112" w14:paraId="7ACA0649" w14:textId="77777777" w:rsidTr="00344A59">
        <w:trPr>
          <w:cantSplit/>
          <w:jc w:val="center"/>
        </w:trPr>
        <w:tc>
          <w:tcPr>
            <w:tcW w:w="288" w:type="dxa"/>
          </w:tcPr>
          <w:p w14:paraId="24143BF7" w14:textId="77777777" w:rsidR="00895112" w:rsidRDefault="00895112" w:rsidP="00344A59">
            <w:pPr>
              <w:pStyle w:val="CopticCross"/>
            </w:pPr>
          </w:p>
        </w:tc>
        <w:tc>
          <w:tcPr>
            <w:tcW w:w="3960" w:type="dxa"/>
          </w:tcPr>
          <w:p w14:paraId="374D3F02" w14:textId="77777777" w:rsidR="00895112" w:rsidRDefault="00895112" w:rsidP="00344A59">
            <w:pPr>
              <w:pStyle w:val="EngInd"/>
            </w:pPr>
            <w:r>
              <w:t>Sihon, King of the Amorites,</w:t>
            </w:r>
          </w:p>
          <w:p w14:paraId="2977061F" w14:textId="77777777" w:rsidR="00895112" w:rsidRPr="00597158" w:rsidRDefault="00895112" w:rsidP="00344A59">
            <w:pPr>
              <w:pStyle w:val="EngIndEnd"/>
            </w:pPr>
            <w:r>
              <w:t>Alleluia: for His mercy endures forever,</w:t>
            </w:r>
          </w:p>
        </w:tc>
        <w:tc>
          <w:tcPr>
            <w:tcW w:w="288" w:type="dxa"/>
          </w:tcPr>
          <w:p w14:paraId="5632974C" w14:textId="77777777" w:rsidR="00895112" w:rsidRDefault="00895112" w:rsidP="00344A59"/>
        </w:tc>
        <w:tc>
          <w:tcPr>
            <w:tcW w:w="288" w:type="dxa"/>
          </w:tcPr>
          <w:p w14:paraId="6DE315C0" w14:textId="77777777" w:rsidR="00895112" w:rsidRDefault="00895112" w:rsidP="00344A59">
            <w:pPr>
              <w:pStyle w:val="CopticCross"/>
            </w:pPr>
          </w:p>
        </w:tc>
        <w:tc>
          <w:tcPr>
            <w:tcW w:w="3960" w:type="dxa"/>
          </w:tcPr>
          <w:p w14:paraId="3BC64A1B" w14:textId="77777777" w:rsidR="00895112" w:rsidRDefault="00895112" w:rsidP="00344A59">
            <w:pPr>
              <w:pStyle w:val="CopticInd"/>
            </w:pPr>
            <w:r w:rsidRPr="00597158">
              <w:t xml:space="preserve">Ⲥⲏⲱⲛ ⲡ̀ⲟⲩⲣⲟ ⲛ̀ⲧⲉ Ⲛⲓⲁ̀ⲙⲟⲣⲣⲉⲟⲥ </w:t>
            </w:r>
          </w:p>
          <w:p w14:paraId="4115C241" w14:textId="77777777" w:rsidR="00895112" w:rsidRPr="00597158" w:rsidRDefault="00895112" w:rsidP="00344A59">
            <w:pPr>
              <w:pStyle w:val="CoptIndEnd"/>
            </w:pPr>
            <w:r w:rsidRPr="00597158">
              <w:t>ⲁⲗⲗⲏⲗⲟⲩⲓ̀ⲁ ϫⲉ ⲡⲉϥⲛⲁⲓ ϣⲟⲡ ϣⲁ ⲉ̀ⲛⲉϩ.</w:t>
            </w:r>
          </w:p>
        </w:tc>
      </w:tr>
      <w:tr w:rsidR="00895112" w14:paraId="2F691CD6" w14:textId="77777777" w:rsidTr="00344A59">
        <w:trPr>
          <w:cantSplit/>
          <w:jc w:val="center"/>
        </w:trPr>
        <w:tc>
          <w:tcPr>
            <w:tcW w:w="288" w:type="dxa"/>
          </w:tcPr>
          <w:p w14:paraId="33601415" w14:textId="77777777" w:rsidR="00895112" w:rsidRDefault="00895112" w:rsidP="00344A59">
            <w:pPr>
              <w:pStyle w:val="CopticCross"/>
            </w:pPr>
            <w:r>
              <w:t>¿</w:t>
            </w:r>
          </w:p>
        </w:tc>
        <w:tc>
          <w:tcPr>
            <w:tcW w:w="3960" w:type="dxa"/>
          </w:tcPr>
          <w:p w14:paraId="07EF4352" w14:textId="77777777" w:rsidR="00895112" w:rsidRDefault="00895112" w:rsidP="00344A59">
            <w:pPr>
              <w:pStyle w:val="EngInd"/>
            </w:pPr>
            <w:r>
              <w:t>and Og, [the] king of Bashan,</w:t>
            </w:r>
          </w:p>
          <w:p w14:paraId="00F66487" w14:textId="77777777" w:rsidR="00895112" w:rsidRPr="00597158" w:rsidRDefault="00895112" w:rsidP="00344A59">
            <w:pPr>
              <w:pStyle w:val="EngIndEnd"/>
              <w:rPr>
                <w:szCs w:val="20"/>
              </w:rPr>
            </w:pPr>
            <w:r>
              <w:t>Alleluia: for His mercy endures forever,</w:t>
            </w:r>
          </w:p>
        </w:tc>
        <w:tc>
          <w:tcPr>
            <w:tcW w:w="288" w:type="dxa"/>
          </w:tcPr>
          <w:p w14:paraId="077B4A51" w14:textId="77777777" w:rsidR="00895112" w:rsidRDefault="00895112" w:rsidP="00344A59"/>
        </w:tc>
        <w:tc>
          <w:tcPr>
            <w:tcW w:w="288" w:type="dxa"/>
          </w:tcPr>
          <w:p w14:paraId="1FDEAC8B" w14:textId="77777777" w:rsidR="00895112" w:rsidRDefault="00895112" w:rsidP="00344A59">
            <w:pPr>
              <w:pStyle w:val="CopticCross"/>
            </w:pPr>
            <w:r>
              <w:t>¿</w:t>
            </w:r>
          </w:p>
        </w:tc>
        <w:tc>
          <w:tcPr>
            <w:tcW w:w="3960" w:type="dxa"/>
          </w:tcPr>
          <w:p w14:paraId="3C8E086E" w14:textId="77777777" w:rsidR="00895112" w:rsidRDefault="00895112" w:rsidP="00344A59">
            <w:pPr>
              <w:pStyle w:val="CopticInd"/>
            </w:pPr>
            <w:r w:rsidRPr="00597158">
              <w:t xml:space="preserve">Ⲛⲉⲙ Ⲱⲅ ⲡ̀ⲟⲩⲣⲟ ⲛ̀ⲧⲉ Ⲑ̀̀ⲃⲁⲥⲁⲛ </w:t>
            </w:r>
          </w:p>
          <w:p w14:paraId="2FE6416F" w14:textId="77777777" w:rsidR="00895112" w:rsidRPr="00597158" w:rsidRDefault="00895112" w:rsidP="00344A59">
            <w:pPr>
              <w:pStyle w:val="CoptIndEnd"/>
            </w:pPr>
            <w:r w:rsidRPr="00597158">
              <w:t>ⲁⲗⲗⲏⲗⲟⲩⲓ̀ⲁ ϫⲉ ⲡⲉϥⲛⲁⲓ ϣⲟⲡ ϣⲁ ⲉ̀ⲛⲉϩ.</w:t>
            </w:r>
          </w:p>
        </w:tc>
      </w:tr>
      <w:tr w:rsidR="00895112" w14:paraId="7C8D89BE" w14:textId="77777777" w:rsidTr="00344A59">
        <w:trPr>
          <w:cantSplit/>
          <w:jc w:val="center"/>
        </w:trPr>
        <w:tc>
          <w:tcPr>
            <w:tcW w:w="288" w:type="dxa"/>
          </w:tcPr>
          <w:p w14:paraId="6E840B97" w14:textId="77777777" w:rsidR="00895112" w:rsidRDefault="00895112" w:rsidP="00344A59">
            <w:pPr>
              <w:pStyle w:val="CopticCross"/>
            </w:pPr>
          </w:p>
        </w:tc>
        <w:tc>
          <w:tcPr>
            <w:tcW w:w="3960" w:type="dxa"/>
          </w:tcPr>
          <w:p w14:paraId="5ABD957E" w14:textId="77777777" w:rsidR="00895112" w:rsidRDefault="00895112" w:rsidP="00344A59">
            <w:pPr>
              <w:pStyle w:val="EngInd"/>
            </w:pPr>
            <w:r>
              <w:t>and gave their land as a heritage,</w:t>
            </w:r>
          </w:p>
          <w:p w14:paraId="361CE382" w14:textId="77777777" w:rsidR="00895112" w:rsidRPr="00597158" w:rsidRDefault="00895112" w:rsidP="00344A59">
            <w:pPr>
              <w:pStyle w:val="EngIndEnd"/>
              <w:rPr>
                <w:szCs w:val="20"/>
              </w:rPr>
            </w:pPr>
            <w:r>
              <w:t>Alleluia: for His mercy endures forever,</w:t>
            </w:r>
          </w:p>
        </w:tc>
        <w:tc>
          <w:tcPr>
            <w:tcW w:w="288" w:type="dxa"/>
          </w:tcPr>
          <w:p w14:paraId="0D50B8D0" w14:textId="77777777" w:rsidR="00895112" w:rsidRDefault="00895112" w:rsidP="00344A59"/>
        </w:tc>
        <w:tc>
          <w:tcPr>
            <w:tcW w:w="288" w:type="dxa"/>
          </w:tcPr>
          <w:p w14:paraId="6CCEBB15" w14:textId="77777777" w:rsidR="00895112" w:rsidRDefault="00895112" w:rsidP="00344A59">
            <w:pPr>
              <w:pStyle w:val="CopticCross"/>
            </w:pPr>
          </w:p>
        </w:tc>
        <w:tc>
          <w:tcPr>
            <w:tcW w:w="3960" w:type="dxa"/>
          </w:tcPr>
          <w:p w14:paraId="51EC0552" w14:textId="77777777" w:rsidR="00895112" w:rsidRDefault="00895112" w:rsidP="00344A59">
            <w:pPr>
              <w:pStyle w:val="CopticInd"/>
            </w:pPr>
            <w:r w:rsidRPr="00597158">
              <w:t>Ⲁϥϯ ⲙ̀ⲡⲟⲩⲕⲁϩⲓ ⲉⲩⲕ̀ⲗⲏⲣⲟⲛⲟⲙⲓⲁ̀ ⲙ̀ⲡⲉϥⲃⲱⲕ Ⲡⲓⲥ̅ⲗ</w:t>
            </w:r>
          </w:p>
          <w:p w14:paraId="6694FBD2" w14:textId="77777777" w:rsidR="00895112" w:rsidRPr="00597158" w:rsidRDefault="00895112" w:rsidP="00344A59">
            <w:pPr>
              <w:pStyle w:val="CoptIndEnd"/>
            </w:pPr>
            <w:r w:rsidRPr="00597158">
              <w:t>ⲁⲗⲗⲏⲗⲟⲩⲓ̀ⲁ</w:t>
            </w:r>
            <w:r>
              <w:t xml:space="preserve"> </w:t>
            </w:r>
            <w:r w:rsidRPr="00597158">
              <w:t>ϫⲉ ⲡⲉϥⲛⲁⲓ ϣⲟⲡ ϣⲁ ⲉ̀ⲛⲉϩ.</w:t>
            </w:r>
          </w:p>
        </w:tc>
      </w:tr>
      <w:tr w:rsidR="00895112" w14:paraId="54D2A0DD" w14:textId="77777777" w:rsidTr="00344A59">
        <w:trPr>
          <w:cantSplit/>
          <w:jc w:val="center"/>
        </w:trPr>
        <w:tc>
          <w:tcPr>
            <w:tcW w:w="288" w:type="dxa"/>
          </w:tcPr>
          <w:p w14:paraId="5CEA31C9" w14:textId="77777777" w:rsidR="00895112" w:rsidRDefault="00895112" w:rsidP="00344A59">
            <w:pPr>
              <w:pStyle w:val="CopticCross"/>
            </w:pPr>
            <w:r>
              <w:t>¿</w:t>
            </w:r>
          </w:p>
        </w:tc>
        <w:tc>
          <w:tcPr>
            <w:tcW w:w="3960" w:type="dxa"/>
          </w:tcPr>
          <w:p w14:paraId="1F84DE4A" w14:textId="77777777" w:rsidR="00895112" w:rsidRDefault="00895112" w:rsidP="00344A59">
            <w:pPr>
              <w:pStyle w:val="EngInd"/>
            </w:pPr>
            <w:r>
              <w:t>a heritage to His servant Israel,</w:t>
            </w:r>
          </w:p>
          <w:p w14:paraId="4750706F" w14:textId="77777777" w:rsidR="00895112" w:rsidRPr="00597158" w:rsidRDefault="00895112" w:rsidP="00344A59">
            <w:pPr>
              <w:pStyle w:val="EngIndEnd"/>
            </w:pPr>
            <w:r>
              <w:t>Alleluia: for His mercy endures forever.</w:t>
            </w:r>
          </w:p>
        </w:tc>
        <w:tc>
          <w:tcPr>
            <w:tcW w:w="288" w:type="dxa"/>
          </w:tcPr>
          <w:p w14:paraId="73F62AF6" w14:textId="77777777" w:rsidR="00895112" w:rsidRDefault="00895112" w:rsidP="00344A59"/>
        </w:tc>
        <w:tc>
          <w:tcPr>
            <w:tcW w:w="288" w:type="dxa"/>
          </w:tcPr>
          <w:p w14:paraId="45DB1B00" w14:textId="77777777" w:rsidR="00895112" w:rsidRDefault="00895112" w:rsidP="00344A59">
            <w:pPr>
              <w:pStyle w:val="CopticCross"/>
            </w:pPr>
            <w:r>
              <w:t>¿</w:t>
            </w:r>
          </w:p>
        </w:tc>
        <w:tc>
          <w:tcPr>
            <w:tcW w:w="3960" w:type="dxa"/>
          </w:tcPr>
          <w:p w14:paraId="01A79DC1" w14:textId="77777777" w:rsidR="00895112" w:rsidRDefault="00895112" w:rsidP="00344A59">
            <w:pPr>
              <w:pStyle w:val="CopticInd"/>
            </w:pPr>
            <w:commentRangeStart w:id="126"/>
            <w:r w:rsidRPr="00FC3604">
              <w:t>Ⲉⲩⲕ̀ⲗⲏⲣⲟⲛⲟⲙⲓⲁ̀ ⲙ̀ⲡⲉϥⲃⲱⲕ ⲡⲓⲥ̅ⲗ̅</w:t>
            </w:r>
            <w:r w:rsidRPr="00597158">
              <w:t xml:space="preserve"> </w:t>
            </w:r>
            <w:commentRangeEnd w:id="126"/>
          </w:p>
          <w:p w14:paraId="165BA4EC" w14:textId="77777777" w:rsidR="00895112" w:rsidRPr="00597158" w:rsidRDefault="00895112" w:rsidP="00344A59">
            <w:pPr>
              <w:pStyle w:val="CoptIndEnd"/>
            </w:pPr>
            <w:r w:rsidRPr="00597158">
              <w:t>ⲁⲗⲗⲏⲗⲟⲩⲓ̀ⲁ ϫⲉ ⲡⲉϥⲛⲁⲓ ϣⲟⲡ ϣⲁ ⲉ̀ⲛⲉϩ.</w:t>
            </w:r>
          </w:p>
        </w:tc>
      </w:tr>
      <w:tr w:rsidR="00895112" w14:paraId="694664C5" w14:textId="77777777" w:rsidTr="00344A59">
        <w:trPr>
          <w:cantSplit/>
          <w:jc w:val="center"/>
        </w:trPr>
        <w:tc>
          <w:tcPr>
            <w:tcW w:w="288" w:type="dxa"/>
          </w:tcPr>
          <w:p w14:paraId="2F722D4B" w14:textId="77777777" w:rsidR="00895112" w:rsidRDefault="00895112" w:rsidP="00344A59">
            <w:pPr>
              <w:pStyle w:val="CopticCross"/>
            </w:pPr>
          </w:p>
        </w:tc>
        <w:tc>
          <w:tcPr>
            <w:tcW w:w="3960" w:type="dxa"/>
          </w:tcPr>
          <w:p w14:paraId="4A4060B9" w14:textId="77777777" w:rsidR="00895112" w:rsidRDefault="00895112" w:rsidP="00344A59">
            <w:pPr>
              <w:pStyle w:val="EngInd"/>
            </w:pPr>
            <w:r>
              <w:t>For the Lord remembers us in our humiliation,</w:t>
            </w:r>
          </w:p>
          <w:p w14:paraId="22CB882E" w14:textId="77777777" w:rsidR="00895112" w:rsidRPr="00597158" w:rsidRDefault="00895112" w:rsidP="00344A59">
            <w:pPr>
              <w:pStyle w:val="EngIndEnd"/>
            </w:pPr>
            <w:r>
              <w:t>Alleluia: for His mercy endures forever;</w:t>
            </w:r>
          </w:p>
        </w:tc>
        <w:tc>
          <w:tcPr>
            <w:tcW w:w="288" w:type="dxa"/>
          </w:tcPr>
          <w:p w14:paraId="7534008F" w14:textId="77777777" w:rsidR="00895112" w:rsidRDefault="00895112" w:rsidP="00344A59"/>
        </w:tc>
        <w:tc>
          <w:tcPr>
            <w:tcW w:w="288" w:type="dxa"/>
          </w:tcPr>
          <w:p w14:paraId="67066276" w14:textId="77777777" w:rsidR="00895112" w:rsidRDefault="00895112" w:rsidP="00344A59">
            <w:pPr>
              <w:pStyle w:val="CopticCross"/>
            </w:pPr>
          </w:p>
        </w:tc>
        <w:tc>
          <w:tcPr>
            <w:tcW w:w="3960" w:type="dxa"/>
          </w:tcPr>
          <w:p w14:paraId="7AFC3416" w14:textId="77777777" w:rsidR="00895112" w:rsidRDefault="00895112" w:rsidP="00344A59">
            <w:pPr>
              <w:pStyle w:val="CopticInd"/>
            </w:pPr>
            <w:r w:rsidRPr="00597158">
              <w:t xml:space="preserve">Ⲛ̀ϩ̀ⲣⲏⲓ ϧⲉⲛ ⲡⲉⲛⲑⲉⲃⲓⲟ̀ ⲁϥⲉⲣⲡⲉⲛⲙⲉⲩⲓ̀ ⲛ̀ϫⲉ Ⲡⲟ̅ⲥ̅ </w:t>
            </w:r>
          </w:p>
          <w:p w14:paraId="38672D6C" w14:textId="77777777" w:rsidR="00895112" w:rsidRPr="00597158" w:rsidRDefault="00895112" w:rsidP="00344A59">
            <w:pPr>
              <w:pStyle w:val="CoptIndEnd"/>
            </w:pPr>
            <w:r w:rsidRPr="00597158">
              <w:t>ⲁⲗⲗⲏⲗⲟⲩⲓ̀ⲁ ϫⲉ ⲡⲉϥⲛⲁⲓ ϣⲟⲡ ϣⲁ ⲉ̀ⲛⲉϩ.</w:t>
            </w:r>
          </w:p>
        </w:tc>
      </w:tr>
      <w:tr w:rsidR="00895112" w14:paraId="5BD8AD46" w14:textId="77777777" w:rsidTr="00344A59">
        <w:trPr>
          <w:cantSplit/>
          <w:jc w:val="center"/>
        </w:trPr>
        <w:tc>
          <w:tcPr>
            <w:tcW w:w="288" w:type="dxa"/>
          </w:tcPr>
          <w:p w14:paraId="4C94BFEB" w14:textId="77777777" w:rsidR="00895112" w:rsidRDefault="00895112" w:rsidP="00344A59">
            <w:pPr>
              <w:pStyle w:val="CopticCross"/>
            </w:pPr>
            <w:r>
              <w:t>¿</w:t>
            </w:r>
          </w:p>
        </w:tc>
        <w:tc>
          <w:tcPr>
            <w:tcW w:w="3960" w:type="dxa"/>
          </w:tcPr>
          <w:p w14:paraId="019378DC" w14:textId="77777777" w:rsidR="00895112" w:rsidRDefault="00895112" w:rsidP="00344A59">
            <w:pPr>
              <w:pStyle w:val="EngInd"/>
            </w:pPr>
            <w:r>
              <w:t>and redeemed us from our enemies,</w:t>
            </w:r>
          </w:p>
          <w:p w14:paraId="11904546" w14:textId="77777777" w:rsidR="00895112" w:rsidRPr="00597158" w:rsidRDefault="00895112" w:rsidP="00344A59">
            <w:pPr>
              <w:pStyle w:val="EngIndEnd"/>
            </w:pPr>
            <w:r>
              <w:t>Alleluia: for His mercy endures forever;</w:t>
            </w:r>
          </w:p>
        </w:tc>
        <w:tc>
          <w:tcPr>
            <w:tcW w:w="288" w:type="dxa"/>
          </w:tcPr>
          <w:p w14:paraId="66BE4E7E" w14:textId="77777777" w:rsidR="00895112" w:rsidRDefault="00895112" w:rsidP="00344A59"/>
        </w:tc>
        <w:tc>
          <w:tcPr>
            <w:tcW w:w="288" w:type="dxa"/>
          </w:tcPr>
          <w:p w14:paraId="2DD628BB" w14:textId="77777777" w:rsidR="00895112" w:rsidRDefault="00895112" w:rsidP="00344A59">
            <w:pPr>
              <w:pStyle w:val="CopticCross"/>
            </w:pPr>
            <w:r>
              <w:t>¿</w:t>
            </w:r>
          </w:p>
        </w:tc>
        <w:tc>
          <w:tcPr>
            <w:tcW w:w="3960" w:type="dxa"/>
          </w:tcPr>
          <w:p w14:paraId="0BE54DC7" w14:textId="77777777" w:rsidR="00895112" w:rsidRDefault="00895112" w:rsidP="00344A59">
            <w:pPr>
              <w:pStyle w:val="CopticInd"/>
            </w:pPr>
            <w:r w:rsidRPr="00597158">
              <w:t xml:space="preserve">Ⲟⲩⲟϩ ⲁϥⲥⲟⲧⲧⲉⲛ ⲉ̀ⲃⲟⲗϧⲉⲛ ⲛⲉⲛϫⲓϫ ⲛ̀ⲧⲉ ⲛⲉⲛϫⲁϫⲓ </w:t>
            </w:r>
          </w:p>
          <w:p w14:paraId="76E57579" w14:textId="77777777" w:rsidR="00895112" w:rsidRPr="00597158" w:rsidRDefault="00895112" w:rsidP="00344A59">
            <w:pPr>
              <w:pStyle w:val="CoptIndEnd"/>
            </w:pPr>
            <w:r w:rsidRPr="00597158">
              <w:t>ⲁⲗⲗⲏⲗⲟⲩⲓ̀ⲁ ϫⲉ ⲡⲉϥⲛⲁⲓ ϣⲟⲡ ϣⲁ ⲉ̀ⲛⲉϩ.</w:t>
            </w:r>
          </w:p>
        </w:tc>
      </w:tr>
      <w:tr w:rsidR="00895112" w14:paraId="1A5181C4" w14:textId="77777777" w:rsidTr="00344A59">
        <w:trPr>
          <w:cantSplit/>
          <w:jc w:val="center"/>
        </w:trPr>
        <w:tc>
          <w:tcPr>
            <w:tcW w:w="288" w:type="dxa"/>
          </w:tcPr>
          <w:p w14:paraId="227C3C42" w14:textId="77777777" w:rsidR="00895112" w:rsidRDefault="00895112" w:rsidP="00344A59">
            <w:pPr>
              <w:pStyle w:val="CopticCross"/>
            </w:pPr>
          </w:p>
        </w:tc>
        <w:tc>
          <w:tcPr>
            <w:tcW w:w="3960" w:type="dxa"/>
          </w:tcPr>
          <w:p w14:paraId="1320840D" w14:textId="77777777" w:rsidR="00895112" w:rsidRDefault="00895112" w:rsidP="00344A59">
            <w:pPr>
              <w:pStyle w:val="EngInd"/>
            </w:pPr>
            <w:r>
              <w:t>Who gives food to all flesh,</w:t>
            </w:r>
          </w:p>
          <w:p w14:paraId="6176928E" w14:textId="77777777" w:rsidR="00895112" w:rsidRPr="00597158" w:rsidRDefault="00895112" w:rsidP="00344A59">
            <w:pPr>
              <w:pStyle w:val="EngIndEnd"/>
            </w:pPr>
            <w:r>
              <w:t>Alleluia: for His mercy endures forever.</w:t>
            </w:r>
          </w:p>
        </w:tc>
        <w:tc>
          <w:tcPr>
            <w:tcW w:w="288" w:type="dxa"/>
          </w:tcPr>
          <w:p w14:paraId="1CE13565" w14:textId="77777777" w:rsidR="00895112" w:rsidRDefault="00895112" w:rsidP="00344A59"/>
        </w:tc>
        <w:tc>
          <w:tcPr>
            <w:tcW w:w="288" w:type="dxa"/>
          </w:tcPr>
          <w:p w14:paraId="06CA1513" w14:textId="77777777" w:rsidR="00895112" w:rsidRDefault="00895112" w:rsidP="00344A59">
            <w:pPr>
              <w:pStyle w:val="CopticCross"/>
            </w:pPr>
          </w:p>
        </w:tc>
        <w:tc>
          <w:tcPr>
            <w:tcW w:w="3960" w:type="dxa"/>
          </w:tcPr>
          <w:p w14:paraId="119721EB" w14:textId="77777777" w:rsidR="00895112" w:rsidRDefault="00895112" w:rsidP="00344A59">
            <w:pPr>
              <w:pStyle w:val="CopticInd"/>
            </w:pPr>
            <w:r w:rsidRPr="00597158">
              <w:t xml:space="preserve">Ⲫⲏⲉⲧϯ ϧ̀ⲣⲉ ⲛ̀ⲥⲁⲣⲝ ⲛⲓⲃⲉⲛ ⲉⲧⲟⲛϧ </w:t>
            </w:r>
          </w:p>
          <w:p w14:paraId="6DFCE7B2" w14:textId="77777777" w:rsidR="00895112" w:rsidRPr="00597158" w:rsidRDefault="00895112" w:rsidP="00344A59">
            <w:pPr>
              <w:pStyle w:val="CoptIndEnd"/>
            </w:pPr>
            <w:r w:rsidRPr="00597158">
              <w:t>ⲁⲗⲗⲏⲗⲟⲩⲓ̀ⲁ ϫⲉ ⲡⲉϥⲛⲁⲓ ϣⲟⲡ ϣⲁ ⲉ̀ⲛⲉϩ.</w:t>
            </w:r>
          </w:p>
        </w:tc>
      </w:tr>
      <w:tr w:rsidR="00895112" w14:paraId="6E9FC8AF" w14:textId="77777777" w:rsidTr="00344A59">
        <w:trPr>
          <w:cantSplit/>
          <w:jc w:val="center"/>
        </w:trPr>
        <w:tc>
          <w:tcPr>
            <w:tcW w:w="288" w:type="dxa"/>
          </w:tcPr>
          <w:p w14:paraId="43EBF779" w14:textId="77777777" w:rsidR="00895112" w:rsidRDefault="00895112" w:rsidP="00344A59">
            <w:pPr>
              <w:pStyle w:val="CopticCross"/>
            </w:pPr>
            <w:r>
              <w:t>¿</w:t>
            </w:r>
          </w:p>
        </w:tc>
        <w:tc>
          <w:tcPr>
            <w:tcW w:w="3960" w:type="dxa"/>
          </w:tcPr>
          <w:p w14:paraId="4E81AA6F" w14:textId="77777777" w:rsidR="00895112" w:rsidRDefault="00895112" w:rsidP="00344A59">
            <w:pPr>
              <w:pStyle w:val="EngInd"/>
            </w:pPr>
            <w:r>
              <w:t>O confess the God of Heaven,</w:t>
            </w:r>
          </w:p>
          <w:p w14:paraId="5F74371E" w14:textId="77777777" w:rsidR="00895112" w:rsidRPr="00597158" w:rsidRDefault="00895112" w:rsidP="00344A59">
            <w:pPr>
              <w:pStyle w:val="EngIndEnd"/>
              <w:rPr>
                <w:szCs w:val="20"/>
              </w:rPr>
            </w:pPr>
            <w:r>
              <w:t>Alleluia: for His mercy endures forever;</w:t>
            </w:r>
          </w:p>
        </w:tc>
        <w:tc>
          <w:tcPr>
            <w:tcW w:w="288" w:type="dxa"/>
          </w:tcPr>
          <w:p w14:paraId="08736F17" w14:textId="77777777" w:rsidR="00895112" w:rsidRDefault="00895112" w:rsidP="00344A59"/>
        </w:tc>
        <w:tc>
          <w:tcPr>
            <w:tcW w:w="288" w:type="dxa"/>
          </w:tcPr>
          <w:p w14:paraId="4F797C21" w14:textId="77777777" w:rsidR="00895112" w:rsidRDefault="00895112" w:rsidP="00344A59">
            <w:pPr>
              <w:pStyle w:val="CopticCross"/>
            </w:pPr>
            <w:r>
              <w:t>¿</w:t>
            </w:r>
          </w:p>
        </w:tc>
        <w:tc>
          <w:tcPr>
            <w:tcW w:w="3960" w:type="dxa"/>
          </w:tcPr>
          <w:p w14:paraId="029BCF5D" w14:textId="77777777" w:rsidR="00895112" w:rsidRDefault="00895112" w:rsidP="00344A59">
            <w:pPr>
              <w:pStyle w:val="CopticInd"/>
            </w:pPr>
            <w:r w:rsidRPr="00597158">
              <w:t xml:space="preserve">Ⲟⲩⲱⲛϩ ⲉ̀ⲃⲟⲗ ⲙ̀Ⲫϯ ⲛ̀ⲧⲉ ⲧ̀ⲫⲉ </w:t>
            </w:r>
          </w:p>
          <w:p w14:paraId="2E6EE04D" w14:textId="77777777" w:rsidR="00895112" w:rsidRPr="00597158" w:rsidRDefault="00895112" w:rsidP="00344A59">
            <w:pPr>
              <w:pStyle w:val="CoptIndEnd"/>
            </w:pPr>
            <w:r w:rsidRPr="00597158">
              <w:t>ⲁⲗⲗⲏⲗⲟⲩⲓ̀ⲁ ϫⲉ ⲡⲉϥⲛⲁⲓ ϣⲟⲡ ϣⲁ ⲉ̀ⲛⲉϩ.</w:t>
            </w:r>
          </w:p>
        </w:tc>
      </w:tr>
      <w:tr w:rsidR="00895112" w14:paraId="2D7AE915" w14:textId="77777777" w:rsidTr="00344A59">
        <w:trPr>
          <w:cantSplit/>
          <w:jc w:val="center"/>
        </w:trPr>
        <w:tc>
          <w:tcPr>
            <w:tcW w:w="288" w:type="dxa"/>
          </w:tcPr>
          <w:p w14:paraId="02E2C2D6" w14:textId="77777777" w:rsidR="00895112" w:rsidRDefault="00895112" w:rsidP="00344A59">
            <w:pPr>
              <w:pStyle w:val="CopticCross"/>
            </w:pPr>
          </w:p>
        </w:tc>
        <w:tc>
          <w:tcPr>
            <w:tcW w:w="3960" w:type="dxa"/>
          </w:tcPr>
          <w:p w14:paraId="50593687" w14:textId="77777777" w:rsidR="00895112" w:rsidRDefault="00895112" w:rsidP="00344A59">
            <w:pPr>
              <w:pStyle w:val="EngInd"/>
            </w:pPr>
            <w:r>
              <w:t>O confess the Lord of Lords, [for He is good] ;</w:t>
            </w:r>
          </w:p>
          <w:p w14:paraId="098DA806" w14:textId="77777777" w:rsidR="00895112" w:rsidRPr="00597158" w:rsidRDefault="00895112" w:rsidP="00344A59">
            <w:pPr>
              <w:pStyle w:val="EngIndEnd"/>
            </w:pPr>
            <w:r>
              <w:t>Alleluia: for His mercy endures forever.</w:t>
            </w:r>
          </w:p>
        </w:tc>
        <w:tc>
          <w:tcPr>
            <w:tcW w:w="288" w:type="dxa"/>
          </w:tcPr>
          <w:p w14:paraId="1A73A388" w14:textId="77777777" w:rsidR="00895112" w:rsidRDefault="00895112" w:rsidP="00344A59"/>
        </w:tc>
        <w:tc>
          <w:tcPr>
            <w:tcW w:w="288" w:type="dxa"/>
          </w:tcPr>
          <w:p w14:paraId="61555878" w14:textId="77777777" w:rsidR="00895112" w:rsidRDefault="00895112" w:rsidP="00344A59">
            <w:pPr>
              <w:pStyle w:val="CopticCross"/>
            </w:pPr>
          </w:p>
        </w:tc>
        <w:tc>
          <w:tcPr>
            <w:tcW w:w="3960" w:type="dxa"/>
          </w:tcPr>
          <w:p w14:paraId="222FD90C" w14:textId="77777777" w:rsidR="00895112" w:rsidRDefault="00895112" w:rsidP="00344A59">
            <w:pPr>
              <w:pStyle w:val="CopticInd"/>
            </w:pPr>
            <w:r w:rsidRPr="00597158">
              <w:t xml:space="preserve">Ⲟⲩⲱⲛϩ ⲉ̀ⲃⲟⲗ ⲙ̀Ⲡⲟ̅ⲥ̅ ⲛ̀ⲧⲉ ⲛⲓⲟ̅ⲥ̅ ϫⲉ ⲟⲩⲭ̀ⲣⲏⲥⲧⲟⲥ ⲟⲩⲁ̀ⲅⲁⲑⲟⲥ ⲡⲉ </w:t>
            </w:r>
          </w:p>
          <w:p w14:paraId="20A678F4" w14:textId="77777777" w:rsidR="00895112" w:rsidRPr="00597158" w:rsidRDefault="00895112" w:rsidP="00344A59">
            <w:pPr>
              <w:pStyle w:val="CoptIndEnd"/>
            </w:pPr>
            <w:r w:rsidRPr="00597158">
              <w:t>ⲁⲗⲗⲏⲗⲟⲩⲓ̀ⲁ ϫⲉ ⲡⲉϥⲛⲁⲓ ϣⲟⲡ ϣⲁ ⲉ̀ⲛⲉϩ.</w:t>
            </w:r>
          </w:p>
        </w:tc>
      </w:tr>
    </w:tbl>
    <w:p w14:paraId="5F4C8632" w14:textId="77777777" w:rsidR="00895112" w:rsidRDefault="00895112" w:rsidP="00344A59">
      <w:pPr>
        <w:pStyle w:val="Heading5"/>
      </w:pPr>
      <w:r>
        <w:t>Psali Adam on the Second Canticle</w:t>
      </w:r>
    </w:p>
    <w:p w14:paraId="15C51584" w14:textId="77777777" w:rsidR="00895112" w:rsidRDefault="00895112" w:rsidP="00344A59">
      <w:pPr>
        <w:pStyle w:val="Heading5non-TOC"/>
      </w:pPr>
      <w:r w:rsidRPr="00D175BB">
        <w:t>Ⲯⲁⲗⲓ Ⲁ̀ⲇⲁⲙ</w:t>
      </w:r>
    </w:p>
    <w:p w14:paraId="44D72B44" w14:textId="77777777" w:rsidR="00895112" w:rsidRDefault="00895112" w:rsidP="00344A59">
      <w:pPr>
        <w:pStyle w:val="Rubric"/>
      </w:pPr>
      <w:r>
        <w:t xml:space="preserve">During the month of Koiak, a different Psali Adam, page </w:t>
      </w:r>
      <w:r>
        <w:rPr>
          <w:noProof/>
        </w:rPr>
        <w:t>1027,</w:t>
      </w:r>
      <w: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5112" w14:paraId="45683193" w14:textId="77777777" w:rsidTr="00344A59">
        <w:trPr>
          <w:cantSplit/>
          <w:jc w:val="center"/>
        </w:trPr>
        <w:tc>
          <w:tcPr>
            <w:tcW w:w="288" w:type="dxa"/>
          </w:tcPr>
          <w:p w14:paraId="0DA3A008" w14:textId="77777777" w:rsidR="00895112" w:rsidRDefault="00895112" w:rsidP="00344A59">
            <w:pPr>
              <w:pStyle w:val="CopticCross"/>
            </w:pPr>
            <w:r>
              <w:t>¿</w:t>
            </w:r>
          </w:p>
        </w:tc>
        <w:tc>
          <w:tcPr>
            <w:tcW w:w="3960" w:type="dxa"/>
          </w:tcPr>
          <w:p w14:paraId="593EFB97" w14:textId="77777777" w:rsidR="00895112" w:rsidRDefault="00895112" w:rsidP="00344A59">
            <w:pPr>
              <w:pStyle w:val="EngInd"/>
              <w:rPr>
                <w:szCs w:val="20"/>
              </w:rPr>
            </w:pPr>
            <w:r w:rsidRPr="004C0CA2">
              <w:t xml:space="preserve">Let us </w:t>
            </w:r>
            <w:r>
              <w:t>confess</w:t>
            </w:r>
            <w:r w:rsidRPr="004C0CA2">
              <w:t xml:space="preserve"> Christ our God,</w:t>
            </w:r>
          </w:p>
          <w:p w14:paraId="6046C1E5" w14:textId="77777777" w:rsidR="00895112" w:rsidRPr="004C0CA2" w:rsidRDefault="00895112" w:rsidP="00344A59">
            <w:pPr>
              <w:pStyle w:val="EngIndEnd"/>
              <w:rPr>
                <w:szCs w:val="20"/>
              </w:rPr>
            </w:pPr>
            <w:r w:rsidRPr="004C0CA2">
              <w:t>With David the prophet and the psalmist.</w:t>
            </w:r>
          </w:p>
        </w:tc>
        <w:tc>
          <w:tcPr>
            <w:tcW w:w="288" w:type="dxa"/>
          </w:tcPr>
          <w:p w14:paraId="15895991" w14:textId="77777777" w:rsidR="00895112" w:rsidRDefault="00895112" w:rsidP="00344A59">
            <w:pPr>
              <w:pStyle w:val="CopticCross"/>
            </w:pPr>
          </w:p>
        </w:tc>
        <w:tc>
          <w:tcPr>
            <w:tcW w:w="288" w:type="dxa"/>
          </w:tcPr>
          <w:p w14:paraId="513DCE51" w14:textId="77777777" w:rsidR="00895112" w:rsidRDefault="00895112" w:rsidP="00344A59">
            <w:pPr>
              <w:pStyle w:val="CopticCross"/>
            </w:pPr>
            <w:r>
              <w:t>¿</w:t>
            </w:r>
          </w:p>
        </w:tc>
        <w:tc>
          <w:tcPr>
            <w:tcW w:w="3960" w:type="dxa"/>
          </w:tcPr>
          <w:p w14:paraId="4B20CD92" w14:textId="77777777" w:rsidR="00895112" w:rsidRDefault="00895112" w:rsidP="00344A59">
            <w:pPr>
              <w:pStyle w:val="CopticInd"/>
            </w:pPr>
            <w:r w:rsidRPr="000A5E47">
              <w:t>Ⲙⲁⲣⲉⲛⲟⲩⲱⲛϩ ⲉ̀ⲃⲟⲗ ⲙ̀Ⲡⲓⲭ̀ⲣⲏⲥⲧⲟⲥ Ⲡⲉⲛⲛⲟⲩϯ</w:t>
            </w:r>
          </w:p>
          <w:p w14:paraId="447B3334" w14:textId="77777777" w:rsidR="00895112" w:rsidRDefault="00895112" w:rsidP="00344A59">
            <w:pPr>
              <w:pStyle w:val="CoptIndEnd"/>
            </w:pPr>
            <w:r w:rsidRPr="000A5E47">
              <w:t>ⲛⲉⲙ ⲡⲓⲉⲣⲟⲯⲁⲗⲧⲏⲥ Ⲇⲁⲩⲓⲇ ⲡⲓⲡ̀ⲣⲟⲫⲏⲧⲏⲥ</w:t>
            </w:r>
            <w:r>
              <w:t>.</w:t>
            </w:r>
          </w:p>
        </w:tc>
      </w:tr>
      <w:tr w:rsidR="00895112" w14:paraId="3EC51143" w14:textId="77777777" w:rsidTr="00344A59">
        <w:trPr>
          <w:cantSplit/>
          <w:jc w:val="center"/>
        </w:trPr>
        <w:tc>
          <w:tcPr>
            <w:tcW w:w="288" w:type="dxa"/>
          </w:tcPr>
          <w:p w14:paraId="4942AC85" w14:textId="77777777" w:rsidR="00895112" w:rsidRDefault="00895112" w:rsidP="00344A59">
            <w:pPr>
              <w:pStyle w:val="CopticCross"/>
            </w:pPr>
          </w:p>
        </w:tc>
        <w:tc>
          <w:tcPr>
            <w:tcW w:w="3960" w:type="dxa"/>
          </w:tcPr>
          <w:p w14:paraId="1DE1352C" w14:textId="77777777" w:rsidR="00895112" w:rsidRDefault="00895112" w:rsidP="00344A59">
            <w:pPr>
              <w:pStyle w:val="EngInd"/>
              <w:rPr>
                <w:szCs w:val="20"/>
              </w:rPr>
            </w:pPr>
            <w:r w:rsidRPr="004C0CA2">
              <w:t>For He has made heaven and all its host,</w:t>
            </w:r>
          </w:p>
          <w:p w14:paraId="63C19E11" w14:textId="77777777" w:rsidR="00895112" w:rsidRPr="004C0CA2" w:rsidRDefault="00895112" w:rsidP="00344A59">
            <w:pPr>
              <w:pStyle w:val="EngIndEnd"/>
              <w:rPr>
                <w:szCs w:val="20"/>
              </w:rPr>
            </w:pPr>
            <w:r w:rsidRPr="004C0CA2">
              <w:t>And established the earth on the waters.</w:t>
            </w:r>
          </w:p>
        </w:tc>
        <w:tc>
          <w:tcPr>
            <w:tcW w:w="288" w:type="dxa"/>
          </w:tcPr>
          <w:p w14:paraId="15D9DE26" w14:textId="77777777" w:rsidR="00895112" w:rsidRDefault="00895112" w:rsidP="00344A59">
            <w:pPr>
              <w:pStyle w:val="CopticCross"/>
            </w:pPr>
          </w:p>
        </w:tc>
        <w:tc>
          <w:tcPr>
            <w:tcW w:w="288" w:type="dxa"/>
          </w:tcPr>
          <w:p w14:paraId="622C27D4" w14:textId="77777777" w:rsidR="00895112" w:rsidRDefault="00895112" w:rsidP="00344A59">
            <w:pPr>
              <w:pStyle w:val="CopticCross"/>
            </w:pPr>
          </w:p>
        </w:tc>
        <w:tc>
          <w:tcPr>
            <w:tcW w:w="3960" w:type="dxa"/>
          </w:tcPr>
          <w:p w14:paraId="5300C98E" w14:textId="77777777" w:rsidR="00895112" w:rsidRDefault="00895112" w:rsidP="00344A59">
            <w:pPr>
              <w:pStyle w:val="CopticInd"/>
            </w:pPr>
            <w:r w:rsidRPr="000A5E47">
              <w:t>Ϫⲉ ⲁϥⲑⲁⲙⲓⲟ ⲛ̀ⲛⲓⲫⲏⲟⲩⲓ̀ ⲛⲉⲙ ⲛⲟⲩⲇⲩⲛⲁⲙⲓⲥ</w:t>
            </w:r>
          </w:p>
          <w:p w14:paraId="604128BF" w14:textId="77777777" w:rsidR="00895112" w:rsidRDefault="00895112" w:rsidP="00344A59">
            <w:pPr>
              <w:pStyle w:val="CoptIndEnd"/>
            </w:pPr>
            <w:r w:rsidRPr="000A5E47">
              <w:t>ⲁϥϩⲓⲥⲉⲛϯ ⲙ̀ⲡⲓⲕⲁϩⲓ ϩⲓϫⲉⲛ ⲛⲓⲙⲱⲟⲩ</w:t>
            </w:r>
            <w:r>
              <w:t>.</w:t>
            </w:r>
          </w:p>
        </w:tc>
      </w:tr>
      <w:tr w:rsidR="00895112" w14:paraId="7517E2D6" w14:textId="77777777" w:rsidTr="00344A59">
        <w:trPr>
          <w:cantSplit/>
          <w:jc w:val="center"/>
        </w:trPr>
        <w:tc>
          <w:tcPr>
            <w:tcW w:w="288" w:type="dxa"/>
          </w:tcPr>
          <w:p w14:paraId="29340411" w14:textId="77777777" w:rsidR="00895112" w:rsidRDefault="00895112" w:rsidP="00344A59">
            <w:pPr>
              <w:pStyle w:val="CopticCross"/>
            </w:pPr>
            <w:r>
              <w:t>¿</w:t>
            </w:r>
          </w:p>
        </w:tc>
        <w:tc>
          <w:tcPr>
            <w:tcW w:w="3960" w:type="dxa"/>
          </w:tcPr>
          <w:p w14:paraId="4B8CDA04" w14:textId="77777777" w:rsidR="00895112" w:rsidRDefault="00895112" w:rsidP="00344A59">
            <w:pPr>
              <w:pStyle w:val="EngInd"/>
            </w:pPr>
            <w:r w:rsidRPr="004C0CA2">
              <w:t>Those two great lights, the sun and the moon,</w:t>
            </w:r>
          </w:p>
          <w:p w14:paraId="75949D1F" w14:textId="77777777" w:rsidR="00895112" w:rsidRPr="004C0CA2" w:rsidRDefault="00895112" w:rsidP="00344A59">
            <w:pPr>
              <w:pStyle w:val="EngIndEnd"/>
              <w:rPr>
                <w:szCs w:val="20"/>
              </w:rPr>
            </w:pPr>
            <w:r w:rsidRPr="004C0CA2">
              <w:t>He has made to enlighten the firmament.</w:t>
            </w:r>
          </w:p>
        </w:tc>
        <w:tc>
          <w:tcPr>
            <w:tcW w:w="288" w:type="dxa"/>
          </w:tcPr>
          <w:p w14:paraId="615CAE03" w14:textId="77777777" w:rsidR="00895112" w:rsidRDefault="00895112" w:rsidP="00344A59">
            <w:pPr>
              <w:pStyle w:val="CopticCross"/>
            </w:pPr>
          </w:p>
        </w:tc>
        <w:tc>
          <w:tcPr>
            <w:tcW w:w="288" w:type="dxa"/>
          </w:tcPr>
          <w:p w14:paraId="3B8C9DC1" w14:textId="77777777" w:rsidR="00895112" w:rsidRDefault="00895112" w:rsidP="00344A59">
            <w:pPr>
              <w:pStyle w:val="CopticCross"/>
            </w:pPr>
            <w:r>
              <w:t>¿</w:t>
            </w:r>
          </w:p>
        </w:tc>
        <w:tc>
          <w:tcPr>
            <w:tcW w:w="3960" w:type="dxa"/>
          </w:tcPr>
          <w:p w14:paraId="1C8CC7D6" w14:textId="77777777" w:rsidR="00895112" w:rsidRDefault="00895112" w:rsidP="00344A59">
            <w:pPr>
              <w:pStyle w:val="CopticInd"/>
            </w:pPr>
            <w:r w:rsidRPr="000A5E47">
              <w:t>Ⲛⲁⲓ ⲛⲓϣϯ ⲙ̀ⲫⲱⲥⲧⲏⲣ ⲡⲓⲣⲏ ⲛⲉⲙ ⲡⲓⲓⲟϩ</w:t>
            </w:r>
          </w:p>
          <w:p w14:paraId="5FDB2499" w14:textId="77777777" w:rsidR="00895112" w:rsidRDefault="00895112" w:rsidP="00344A59">
            <w:pPr>
              <w:pStyle w:val="CoptIndEnd"/>
            </w:pPr>
            <w:r w:rsidRPr="000A5E47">
              <w:t xml:space="preserve"> ⲁϥⲭⲁⲩ ⲉⲩⲉ̀ⲣⲟⲩⲱⲓⲛⲓ ϧⲉⲛ ⲡⲓⲥ̀ⲧⲉⲣⲉⲱ̀ⲙⲁ</w:t>
            </w:r>
            <w:r>
              <w:t>.</w:t>
            </w:r>
          </w:p>
        </w:tc>
      </w:tr>
      <w:tr w:rsidR="00895112" w14:paraId="7A08D1AF" w14:textId="77777777" w:rsidTr="00344A59">
        <w:trPr>
          <w:cantSplit/>
          <w:jc w:val="center"/>
        </w:trPr>
        <w:tc>
          <w:tcPr>
            <w:tcW w:w="288" w:type="dxa"/>
          </w:tcPr>
          <w:p w14:paraId="3066231B" w14:textId="77777777" w:rsidR="00895112" w:rsidRDefault="00895112" w:rsidP="00344A59">
            <w:pPr>
              <w:pStyle w:val="CopticCross"/>
            </w:pPr>
          </w:p>
        </w:tc>
        <w:tc>
          <w:tcPr>
            <w:tcW w:w="3960" w:type="dxa"/>
          </w:tcPr>
          <w:p w14:paraId="595D83EC" w14:textId="77777777" w:rsidR="00895112" w:rsidRDefault="00895112" w:rsidP="00344A59">
            <w:pPr>
              <w:pStyle w:val="EngInd"/>
              <w:rPr>
                <w:szCs w:val="20"/>
              </w:rPr>
            </w:pPr>
            <w:r w:rsidRPr="004C0CA2">
              <w:t>He brought forth the winds out of His treasure box;</w:t>
            </w:r>
          </w:p>
          <w:p w14:paraId="739AC8A7" w14:textId="77777777" w:rsidR="00895112" w:rsidRPr="004C0CA2" w:rsidRDefault="00895112" w:rsidP="00344A59">
            <w:pPr>
              <w:pStyle w:val="EngIndEnd"/>
              <w:rPr>
                <w:szCs w:val="20"/>
              </w:rPr>
            </w:pPr>
            <w:r w:rsidRPr="004C0CA2">
              <w:t>He breathed upon the trees and they blossomed.</w:t>
            </w:r>
          </w:p>
        </w:tc>
        <w:tc>
          <w:tcPr>
            <w:tcW w:w="288" w:type="dxa"/>
          </w:tcPr>
          <w:p w14:paraId="1410994B" w14:textId="77777777" w:rsidR="00895112" w:rsidRDefault="00895112" w:rsidP="00344A59">
            <w:pPr>
              <w:pStyle w:val="CopticCross"/>
            </w:pPr>
          </w:p>
        </w:tc>
        <w:tc>
          <w:tcPr>
            <w:tcW w:w="288" w:type="dxa"/>
          </w:tcPr>
          <w:p w14:paraId="5BD59801" w14:textId="77777777" w:rsidR="00895112" w:rsidRDefault="00895112" w:rsidP="00344A59">
            <w:pPr>
              <w:pStyle w:val="CopticCross"/>
            </w:pPr>
          </w:p>
        </w:tc>
        <w:tc>
          <w:tcPr>
            <w:tcW w:w="3960" w:type="dxa"/>
          </w:tcPr>
          <w:p w14:paraId="2C353C53" w14:textId="77777777" w:rsidR="00895112" w:rsidRDefault="00895112" w:rsidP="00344A59">
            <w:pPr>
              <w:pStyle w:val="CopticInd"/>
            </w:pPr>
            <w:r w:rsidRPr="000A5E47">
              <w:t>Ⲁϥⲓ̀ⲛⲓ ⲛ̀ϩⲁⲛⲑⲏⲟⲩ ⲉ̀ⲃⲟⲗϧⲉⲛ ⲛⲉϥⲁ̀ϩⲱⲣ</w:t>
            </w:r>
          </w:p>
          <w:p w14:paraId="11580D74" w14:textId="77777777" w:rsidR="00895112" w:rsidRDefault="00895112" w:rsidP="00344A59">
            <w:pPr>
              <w:pStyle w:val="CoptIndEnd"/>
            </w:pPr>
            <w:r w:rsidRPr="000A5E47">
              <w:t xml:space="preserve"> ⲁϥⲛⲓϥⲓ ⲛ̀ⲥⲁ ⲛⲓϣ̀ϣⲏⲛ ϣⲁⲛ̀ⲧⲟⲩⲫⲓⲣⲓ ⲉ̀ⲃⲟⲗ</w:t>
            </w:r>
            <w:r>
              <w:t>.</w:t>
            </w:r>
          </w:p>
        </w:tc>
      </w:tr>
      <w:tr w:rsidR="00895112" w14:paraId="74D07386" w14:textId="77777777" w:rsidTr="00344A59">
        <w:trPr>
          <w:cantSplit/>
          <w:jc w:val="center"/>
        </w:trPr>
        <w:tc>
          <w:tcPr>
            <w:tcW w:w="288" w:type="dxa"/>
          </w:tcPr>
          <w:p w14:paraId="3F612FC5" w14:textId="77777777" w:rsidR="00895112" w:rsidRDefault="00895112" w:rsidP="00344A59">
            <w:pPr>
              <w:pStyle w:val="CopticCross"/>
            </w:pPr>
            <w:r>
              <w:lastRenderedPageBreak/>
              <w:t>¿</w:t>
            </w:r>
          </w:p>
        </w:tc>
        <w:tc>
          <w:tcPr>
            <w:tcW w:w="3960" w:type="dxa"/>
          </w:tcPr>
          <w:p w14:paraId="0E726286" w14:textId="77777777" w:rsidR="00895112" w:rsidRDefault="00895112" w:rsidP="00344A59">
            <w:pPr>
              <w:pStyle w:val="EngInd"/>
              <w:rPr>
                <w:szCs w:val="20"/>
              </w:rPr>
            </w:pPr>
            <w:r w:rsidRPr="004C0CA2">
              <w:t>He caused rain to fall upon the face of the earth,</w:t>
            </w:r>
          </w:p>
          <w:p w14:paraId="553A6CDF" w14:textId="77777777" w:rsidR="00895112" w:rsidRPr="004C0CA2" w:rsidRDefault="00895112" w:rsidP="00344A59">
            <w:pPr>
              <w:pStyle w:val="EngIndEnd"/>
              <w:rPr>
                <w:szCs w:val="20"/>
              </w:rPr>
            </w:pPr>
            <w:r w:rsidRPr="004C0CA2">
              <w:t>And it brought up herbs and gave its fruits.</w:t>
            </w:r>
          </w:p>
        </w:tc>
        <w:tc>
          <w:tcPr>
            <w:tcW w:w="288" w:type="dxa"/>
          </w:tcPr>
          <w:p w14:paraId="3D6F77B6" w14:textId="77777777" w:rsidR="00895112" w:rsidRDefault="00895112" w:rsidP="00344A59">
            <w:pPr>
              <w:pStyle w:val="CopticCross"/>
            </w:pPr>
          </w:p>
        </w:tc>
        <w:tc>
          <w:tcPr>
            <w:tcW w:w="288" w:type="dxa"/>
          </w:tcPr>
          <w:p w14:paraId="78504CA4" w14:textId="77777777" w:rsidR="00895112" w:rsidRDefault="00895112" w:rsidP="00344A59">
            <w:pPr>
              <w:pStyle w:val="CopticCross"/>
            </w:pPr>
            <w:r>
              <w:t>¿</w:t>
            </w:r>
          </w:p>
        </w:tc>
        <w:tc>
          <w:tcPr>
            <w:tcW w:w="3960" w:type="dxa"/>
          </w:tcPr>
          <w:p w14:paraId="3B993361" w14:textId="77777777" w:rsidR="00895112" w:rsidRDefault="00895112" w:rsidP="00344A59">
            <w:pPr>
              <w:pStyle w:val="CopticInd"/>
            </w:pPr>
            <w:r w:rsidRPr="000A5E47">
              <w:t>Ⲁϥϩⲱⲟⲩ ⲛ̀ⲟⲩⲙⲟⲩⲛϩⲱⲟⲩ ϩⲓϫⲉⲛ ⲡ̀ϩⲟ ⲙ̀ⲡ̀ⲕⲁϩⲓ</w:t>
            </w:r>
          </w:p>
          <w:p w14:paraId="7F54D731" w14:textId="77777777" w:rsidR="00895112" w:rsidRDefault="00895112" w:rsidP="00344A59">
            <w:pPr>
              <w:pStyle w:val="CoptIndEnd"/>
            </w:pPr>
            <w:r w:rsidRPr="000A5E47">
              <w:t>ϣⲁⲛ̀ⲧⲉϥⲣⲱⲧ ⲉ̀ⲡ̀ϣⲱⲓ ⲛ̀ⲧⲉϥϯ ⲙ̀ⲡⲉϥⲟⲩⲧⲁϩ</w:t>
            </w:r>
            <w:r>
              <w:t>.</w:t>
            </w:r>
          </w:p>
        </w:tc>
      </w:tr>
      <w:tr w:rsidR="00895112" w14:paraId="52F2DF61" w14:textId="77777777" w:rsidTr="00344A59">
        <w:trPr>
          <w:cantSplit/>
          <w:jc w:val="center"/>
        </w:trPr>
        <w:tc>
          <w:tcPr>
            <w:tcW w:w="288" w:type="dxa"/>
          </w:tcPr>
          <w:p w14:paraId="7BECDE47" w14:textId="77777777" w:rsidR="00895112" w:rsidRDefault="00895112" w:rsidP="00344A59">
            <w:pPr>
              <w:pStyle w:val="CopticCross"/>
            </w:pPr>
          </w:p>
        </w:tc>
        <w:tc>
          <w:tcPr>
            <w:tcW w:w="3960" w:type="dxa"/>
          </w:tcPr>
          <w:p w14:paraId="49183AB6" w14:textId="77777777" w:rsidR="00895112" w:rsidRDefault="00895112" w:rsidP="00344A59">
            <w:pPr>
              <w:pStyle w:val="EngInd"/>
            </w:pPr>
            <w:r w:rsidRPr="004C0CA2">
              <w:t xml:space="preserve">He </w:t>
            </w:r>
            <w:commentRangeStart w:id="127"/>
            <w:r w:rsidRPr="004C0CA2">
              <w:t xml:space="preserve">brought </w:t>
            </w:r>
            <w:commentRangeEnd w:id="127"/>
            <w:r w:rsidRPr="004C0CA2">
              <w:t>forth water out of a rock,</w:t>
            </w:r>
          </w:p>
          <w:p w14:paraId="419127C4" w14:textId="77777777" w:rsidR="00895112" w:rsidRPr="00A618D2" w:rsidRDefault="00895112" w:rsidP="00344A59">
            <w:pPr>
              <w:pStyle w:val="EngIndEnd"/>
            </w:pPr>
            <w:r w:rsidRPr="004C0CA2">
              <w:t>And gave drink unto His people in the wilderness.</w:t>
            </w:r>
          </w:p>
        </w:tc>
        <w:tc>
          <w:tcPr>
            <w:tcW w:w="288" w:type="dxa"/>
          </w:tcPr>
          <w:p w14:paraId="78AF6743" w14:textId="77777777" w:rsidR="00895112" w:rsidRDefault="00895112" w:rsidP="00344A59">
            <w:pPr>
              <w:pStyle w:val="CopticCross"/>
            </w:pPr>
          </w:p>
        </w:tc>
        <w:tc>
          <w:tcPr>
            <w:tcW w:w="288" w:type="dxa"/>
          </w:tcPr>
          <w:p w14:paraId="7C19661B" w14:textId="77777777" w:rsidR="00895112" w:rsidRDefault="00895112" w:rsidP="00344A59">
            <w:pPr>
              <w:pStyle w:val="CopticCross"/>
            </w:pPr>
          </w:p>
        </w:tc>
        <w:tc>
          <w:tcPr>
            <w:tcW w:w="3960" w:type="dxa"/>
          </w:tcPr>
          <w:p w14:paraId="756F01E2" w14:textId="77777777" w:rsidR="00895112" w:rsidRDefault="00895112" w:rsidP="00344A59">
            <w:pPr>
              <w:pStyle w:val="CopticInd"/>
            </w:pPr>
            <w:r w:rsidRPr="000A5E47">
              <w:t>Ⲁϥⲓ̀ⲛⲓ ⲛ̀ⲟⲩⲙⲱⲟⲩ ⲉ̀ⲃⲟⲗϧⲉⲛ ⲟⲩⲡⲉⲧⲣⲁ</w:t>
            </w:r>
          </w:p>
          <w:p w14:paraId="3EA8207B" w14:textId="77777777" w:rsidR="00895112" w:rsidRDefault="00895112" w:rsidP="00344A59">
            <w:pPr>
              <w:pStyle w:val="CoptIndEnd"/>
            </w:pPr>
            <w:r w:rsidRPr="000A5E47">
              <w:t xml:space="preserve"> ⲁϥⲧ̀ⲥⲟ ⲙ̀ⲡⲉϥⲗⲁⲟⲥ ⲛ̀ϩ̀ⲣⲏⲓ ϩⲓ ⲡ̀ϣⲁϥⲉ</w:t>
            </w:r>
            <w:r>
              <w:t>.</w:t>
            </w:r>
          </w:p>
        </w:tc>
      </w:tr>
      <w:tr w:rsidR="00895112" w14:paraId="01508D5E" w14:textId="77777777" w:rsidTr="00344A59">
        <w:trPr>
          <w:cantSplit/>
          <w:jc w:val="center"/>
        </w:trPr>
        <w:tc>
          <w:tcPr>
            <w:tcW w:w="288" w:type="dxa"/>
          </w:tcPr>
          <w:p w14:paraId="4A707E21" w14:textId="77777777" w:rsidR="00895112" w:rsidRDefault="00895112" w:rsidP="00344A59">
            <w:pPr>
              <w:pStyle w:val="CopticCross"/>
            </w:pPr>
            <w:r>
              <w:t>¿</w:t>
            </w:r>
          </w:p>
        </w:tc>
        <w:tc>
          <w:tcPr>
            <w:tcW w:w="3960" w:type="dxa"/>
          </w:tcPr>
          <w:p w14:paraId="58A3956C" w14:textId="77777777" w:rsidR="00895112" w:rsidRDefault="00895112" w:rsidP="00344A59">
            <w:pPr>
              <w:pStyle w:val="EngInd"/>
              <w:rPr>
                <w:szCs w:val="20"/>
              </w:rPr>
            </w:pPr>
            <w:r w:rsidRPr="004C0CA2">
              <w:t>He made man in His image and likeness,</w:t>
            </w:r>
          </w:p>
          <w:p w14:paraId="16A83D7C" w14:textId="77777777" w:rsidR="00895112" w:rsidRPr="004C0CA2" w:rsidRDefault="00895112" w:rsidP="00344A59">
            <w:pPr>
              <w:pStyle w:val="EngIndEnd"/>
              <w:rPr>
                <w:szCs w:val="20"/>
              </w:rPr>
            </w:pPr>
            <w:r w:rsidRPr="004C0CA2">
              <w:t>That he may praise Him.</w:t>
            </w:r>
          </w:p>
        </w:tc>
        <w:tc>
          <w:tcPr>
            <w:tcW w:w="288" w:type="dxa"/>
          </w:tcPr>
          <w:p w14:paraId="4F4B6B14" w14:textId="77777777" w:rsidR="00895112" w:rsidRDefault="00895112" w:rsidP="00344A59">
            <w:pPr>
              <w:pStyle w:val="CopticCross"/>
            </w:pPr>
          </w:p>
        </w:tc>
        <w:tc>
          <w:tcPr>
            <w:tcW w:w="288" w:type="dxa"/>
          </w:tcPr>
          <w:p w14:paraId="1B57BE7A" w14:textId="77777777" w:rsidR="00895112" w:rsidRDefault="00895112" w:rsidP="00344A59">
            <w:pPr>
              <w:pStyle w:val="CopticCross"/>
            </w:pPr>
            <w:r>
              <w:t>¿</w:t>
            </w:r>
          </w:p>
        </w:tc>
        <w:tc>
          <w:tcPr>
            <w:tcW w:w="3960" w:type="dxa"/>
          </w:tcPr>
          <w:p w14:paraId="10330A7E" w14:textId="77777777" w:rsidR="00895112" w:rsidRDefault="00895112" w:rsidP="00344A59">
            <w:pPr>
              <w:pStyle w:val="CopticInd"/>
            </w:pPr>
            <w:r w:rsidRPr="000A5E47">
              <w:t>Ⲁϥⲑⲁⲙⲓⲟ ⲙ̀ⲡⲓⲣⲱⲙⲓ ⲕⲁⲧⲁ ⲡⲉϥⲓ̀ⲛⲓ</w:t>
            </w:r>
          </w:p>
          <w:p w14:paraId="112631C8" w14:textId="77777777" w:rsidR="00895112" w:rsidRDefault="00895112" w:rsidP="00344A59">
            <w:pPr>
              <w:pStyle w:val="CoptIndEnd"/>
            </w:pPr>
            <w:r w:rsidRPr="000A5E47">
              <w:t>ⲛⲉⲙ ⲧⲉϥϩⲓⲕⲱⲛ ⲉⲑⲣⲉϥⲥ̀ⲙⲟⲩ ⲉ̀ⲣⲟϥ</w:t>
            </w:r>
            <w:r>
              <w:t>.</w:t>
            </w:r>
          </w:p>
        </w:tc>
      </w:tr>
      <w:tr w:rsidR="00895112" w14:paraId="1AB4B287" w14:textId="77777777" w:rsidTr="00344A59">
        <w:trPr>
          <w:cantSplit/>
          <w:jc w:val="center"/>
        </w:trPr>
        <w:tc>
          <w:tcPr>
            <w:tcW w:w="288" w:type="dxa"/>
          </w:tcPr>
          <w:p w14:paraId="0A4BFC1C" w14:textId="77777777" w:rsidR="00895112" w:rsidRDefault="00895112" w:rsidP="00344A59">
            <w:pPr>
              <w:pStyle w:val="CopticCross"/>
            </w:pPr>
          </w:p>
        </w:tc>
        <w:tc>
          <w:tcPr>
            <w:tcW w:w="3960" w:type="dxa"/>
          </w:tcPr>
          <w:p w14:paraId="2013710D" w14:textId="77777777" w:rsidR="00895112" w:rsidRDefault="00895112" w:rsidP="00344A59">
            <w:pPr>
              <w:pStyle w:val="EngInd"/>
            </w:pPr>
            <w:r w:rsidRPr="004C0CA2">
              <w:t>Let us praise Him and exalt His Name,</w:t>
            </w:r>
          </w:p>
          <w:p w14:paraId="24E4CB84" w14:textId="77777777" w:rsidR="00895112" w:rsidRPr="004C0CA2" w:rsidRDefault="00895112"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7860433B" w14:textId="77777777" w:rsidR="00895112" w:rsidRDefault="00895112" w:rsidP="00344A59">
            <w:pPr>
              <w:pStyle w:val="CopticCross"/>
            </w:pPr>
          </w:p>
        </w:tc>
        <w:tc>
          <w:tcPr>
            <w:tcW w:w="288" w:type="dxa"/>
          </w:tcPr>
          <w:p w14:paraId="20002070" w14:textId="77777777" w:rsidR="00895112" w:rsidRDefault="00895112" w:rsidP="00344A59">
            <w:pPr>
              <w:pStyle w:val="CopticCross"/>
            </w:pPr>
          </w:p>
        </w:tc>
        <w:tc>
          <w:tcPr>
            <w:tcW w:w="3960" w:type="dxa"/>
          </w:tcPr>
          <w:p w14:paraId="3FE93D6F" w14:textId="77777777" w:rsidR="00895112" w:rsidRDefault="00895112" w:rsidP="00344A59">
            <w:pPr>
              <w:pStyle w:val="CopticInd"/>
            </w:pPr>
            <w:r w:rsidRPr="000A5E47">
              <w:t>Ⲙⲁⲣⲉⲛϩⲱⲥ ⲉ̀ⲣⲟϥ ⲧⲉⲛϭⲓⲥⲓ ⲙ̀ⲡⲉϥⲣⲁⲛ</w:t>
            </w:r>
          </w:p>
          <w:p w14:paraId="71E68F82" w14:textId="77777777" w:rsidR="00895112" w:rsidRDefault="00895112" w:rsidP="00344A59">
            <w:pPr>
              <w:pStyle w:val="CopticInd"/>
            </w:pPr>
            <w:r w:rsidRPr="000A5E47">
              <w:t>ⲧⲉⲛⲟⲩⲱⲛϩ ⲛⲁϥ ⲉ̀ⲃⲟⲗ</w:t>
            </w:r>
          </w:p>
          <w:p w14:paraId="351C534E" w14:textId="77777777" w:rsidR="00895112" w:rsidRDefault="00895112" w:rsidP="00344A59">
            <w:pPr>
              <w:pStyle w:val="CoptIndEnd"/>
            </w:pPr>
            <w:r w:rsidRPr="000A5E47">
              <w:t>ϫⲉ ⲡⲉϥⲛⲁⲓ ϣⲟⲡ ϣⲁ ⲉ̀ⲛⲉϩ</w:t>
            </w:r>
            <w:r>
              <w:t>.</w:t>
            </w:r>
          </w:p>
        </w:tc>
      </w:tr>
    </w:tbl>
    <w:p w14:paraId="21319AB2" w14:textId="77777777" w:rsidR="00895112" w:rsidRPr="00453724" w:rsidRDefault="00895112"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895112" w14:paraId="71595215" w14:textId="77777777" w:rsidTr="00344A59">
        <w:trPr>
          <w:jc w:val="center"/>
        </w:trPr>
        <w:tc>
          <w:tcPr>
            <w:tcW w:w="288" w:type="dxa"/>
          </w:tcPr>
          <w:p w14:paraId="0708543E" w14:textId="77777777" w:rsidR="00895112" w:rsidRDefault="00895112" w:rsidP="00344A59">
            <w:pPr>
              <w:pStyle w:val="CopticCross"/>
            </w:pPr>
            <w:r>
              <w:t>¿</w:t>
            </w:r>
          </w:p>
        </w:tc>
        <w:tc>
          <w:tcPr>
            <w:tcW w:w="2693" w:type="dxa"/>
          </w:tcPr>
          <w:p w14:paraId="65947D20" w14:textId="77777777" w:rsidR="00895112" w:rsidRPr="00325916" w:rsidRDefault="00895112" w:rsidP="00344A59">
            <w:pPr>
              <w:pStyle w:val="EngEnd"/>
            </w:pPr>
            <w:r w:rsidRPr="00325916">
              <w:t>Through the prayers of David the Psalmist, O Lord, grant us the forgiveness of our sins</w:t>
            </w:r>
            <w:r>
              <w:t>.</w:t>
            </w:r>
          </w:p>
        </w:tc>
        <w:tc>
          <w:tcPr>
            <w:tcW w:w="230" w:type="dxa"/>
          </w:tcPr>
          <w:p w14:paraId="0C913415" w14:textId="77777777" w:rsidR="00895112" w:rsidRPr="007425E1" w:rsidRDefault="00895112" w:rsidP="00344A59">
            <w:pPr>
              <w:pStyle w:val="EngHangEnd"/>
            </w:pPr>
          </w:p>
        </w:tc>
        <w:tc>
          <w:tcPr>
            <w:tcW w:w="2693" w:type="dxa"/>
          </w:tcPr>
          <w:p w14:paraId="3987BBFB" w14:textId="77777777" w:rsidR="00895112" w:rsidRDefault="00895112"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2743686C" w14:textId="77777777" w:rsidR="00895112" w:rsidRPr="00AA0119" w:rsidRDefault="00895112" w:rsidP="00344A59">
            <w:pPr>
              <w:pStyle w:val="CopticVerse"/>
            </w:pPr>
          </w:p>
        </w:tc>
        <w:tc>
          <w:tcPr>
            <w:tcW w:w="2693" w:type="dxa"/>
          </w:tcPr>
          <w:p w14:paraId="6009C1B6" w14:textId="77777777" w:rsidR="00895112" w:rsidRDefault="00895112"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895112" w14:paraId="1D74A4F8" w14:textId="77777777" w:rsidTr="00344A59">
        <w:trPr>
          <w:jc w:val="center"/>
        </w:trPr>
        <w:tc>
          <w:tcPr>
            <w:tcW w:w="288" w:type="dxa"/>
          </w:tcPr>
          <w:p w14:paraId="0AAEF036" w14:textId="77777777" w:rsidR="00895112" w:rsidRDefault="00895112" w:rsidP="00344A59">
            <w:pPr>
              <w:pStyle w:val="CopticCross"/>
            </w:pPr>
          </w:p>
        </w:tc>
        <w:tc>
          <w:tcPr>
            <w:tcW w:w="2693" w:type="dxa"/>
          </w:tcPr>
          <w:p w14:paraId="7441EF67" w14:textId="77777777" w:rsidR="00895112" w:rsidRPr="00325916" w:rsidRDefault="00895112" w:rsidP="00344A59">
            <w:pPr>
              <w:pStyle w:val="EngEnd"/>
            </w:pPr>
            <w:r w:rsidRPr="00325916">
              <w:t>Through the intercessions of the Mother of God, Saint Mary, O Lord, grant us the forgiveness of our sins.</w:t>
            </w:r>
          </w:p>
        </w:tc>
        <w:tc>
          <w:tcPr>
            <w:tcW w:w="230" w:type="dxa"/>
          </w:tcPr>
          <w:p w14:paraId="208A2D91" w14:textId="77777777" w:rsidR="00895112" w:rsidRDefault="00895112" w:rsidP="00344A59">
            <w:pPr>
              <w:pStyle w:val="EngHangEnd"/>
            </w:pPr>
          </w:p>
        </w:tc>
        <w:tc>
          <w:tcPr>
            <w:tcW w:w="2693" w:type="dxa"/>
          </w:tcPr>
          <w:p w14:paraId="7002E3EC" w14:textId="77777777" w:rsidR="00895112" w:rsidRDefault="00895112"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39EEC32E" w14:textId="77777777" w:rsidR="00895112" w:rsidRPr="00AA0119" w:rsidRDefault="00895112" w:rsidP="00344A59">
            <w:pPr>
              <w:pStyle w:val="CopticVerse"/>
            </w:pPr>
          </w:p>
        </w:tc>
        <w:tc>
          <w:tcPr>
            <w:tcW w:w="2693" w:type="dxa"/>
          </w:tcPr>
          <w:p w14:paraId="17C28BAA" w14:textId="77777777" w:rsidR="00895112" w:rsidRDefault="00895112"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895112" w14:paraId="12049CFE" w14:textId="77777777" w:rsidTr="00344A59">
        <w:trPr>
          <w:jc w:val="center"/>
        </w:trPr>
        <w:tc>
          <w:tcPr>
            <w:tcW w:w="288" w:type="dxa"/>
          </w:tcPr>
          <w:p w14:paraId="1EE97804" w14:textId="77777777" w:rsidR="00895112" w:rsidRDefault="00895112" w:rsidP="00344A59">
            <w:pPr>
              <w:pStyle w:val="CopticCross"/>
            </w:pPr>
            <w:r>
              <w:t>¿</w:t>
            </w:r>
          </w:p>
        </w:tc>
        <w:tc>
          <w:tcPr>
            <w:tcW w:w="2693" w:type="dxa"/>
          </w:tcPr>
          <w:p w14:paraId="7DADF496" w14:textId="77777777" w:rsidR="00895112" w:rsidRPr="00325916" w:rsidRDefault="00895112" w:rsidP="00344A59">
            <w:pPr>
              <w:pStyle w:val="EngEnd"/>
            </w:pPr>
            <w:r w:rsidRPr="00325916">
              <w:t>Through the intercessions of all the choirs of the angels, O Lord, grant us the forgiveness of our sins</w:t>
            </w:r>
            <w:r>
              <w:t>.</w:t>
            </w:r>
          </w:p>
        </w:tc>
        <w:tc>
          <w:tcPr>
            <w:tcW w:w="230" w:type="dxa"/>
          </w:tcPr>
          <w:p w14:paraId="158D151B" w14:textId="77777777" w:rsidR="00895112" w:rsidRPr="007425E1" w:rsidRDefault="00895112" w:rsidP="00344A59">
            <w:pPr>
              <w:pStyle w:val="EngHangEnd"/>
            </w:pPr>
          </w:p>
        </w:tc>
        <w:tc>
          <w:tcPr>
            <w:tcW w:w="2693" w:type="dxa"/>
          </w:tcPr>
          <w:p w14:paraId="606F74F6" w14:textId="77777777" w:rsidR="00895112" w:rsidRDefault="00895112"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2EE6FE80" w14:textId="77777777" w:rsidR="00895112" w:rsidRPr="00AA0119" w:rsidRDefault="00895112" w:rsidP="00344A59">
            <w:pPr>
              <w:pStyle w:val="CopticVerse"/>
            </w:pPr>
          </w:p>
        </w:tc>
        <w:tc>
          <w:tcPr>
            <w:tcW w:w="2693" w:type="dxa"/>
          </w:tcPr>
          <w:p w14:paraId="6EBE3503" w14:textId="77777777" w:rsidR="00895112" w:rsidRDefault="00895112"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895112" w14:paraId="31FDC391" w14:textId="77777777" w:rsidTr="00344A59">
        <w:trPr>
          <w:jc w:val="center"/>
        </w:trPr>
        <w:tc>
          <w:tcPr>
            <w:tcW w:w="288" w:type="dxa"/>
          </w:tcPr>
          <w:p w14:paraId="56077B23" w14:textId="77777777" w:rsidR="00895112" w:rsidRDefault="00895112" w:rsidP="00344A59">
            <w:pPr>
              <w:pStyle w:val="CopticCross"/>
            </w:pPr>
          </w:p>
        </w:tc>
        <w:tc>
          <w:tcPr>
            <w:tcW w:w="2693" w:type="dxa"/>
          </w:tcPr>
          <w:p w14:paraId="780BD6C3" w14:textId="77777777" w:rsidR="00895112" w:rsidRPr="00325916" w:rsidRDefault="00895112"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793AEA00" w14:textId="77777777" w:rsidR="00895112" w:rsidRPr="007425E1" w:rsidRDefault="00895112" w:rsidP="00344A59">
            <w:pPr>
              <w:pStyle w:val="EngHangEnd"/>
            </w:pPr>
          </w:p>
        </w:tc>
        <w:tc>
          <w:tcPr>
            <w:tcW w:w="2693" w:type="dxa"/>
          </w:tcPr>
          <w:p w14:paraId="6430093E" w14:textId="77777777" w:rsidR="00895112" w:rsidRDefault="00895112"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21DF8A7C" w14:textId="77777777" w:rsidR="00895112" w:rsidRPr="00AA0119" w:rsidRDefault="00895112" w:rsidP="00344A59">
            <w:pPr>
              <w:pStyle w:val="CopticVerse"/>
            </w:pPr>
          </w:p>
        </w:tc>
        <w:tc>
          <w:tcPr>
            <w:tcW w:w="2693" w:type="dxa"/>
          </w:tcPr>
          <w:p w14:paraId="17D06D4C" w14:textId="77777777" w:rsidR="00895112" w:rsidRDefault="00895112"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6F446C09" w14:textId="77777777" w:rsidR="00895112" w:rsidRDefault="00895112" w:rsidP="00344A59">
      <w:pPr>
        <w:pStyle w:val="Rubric"/>
      </w:pPr>
      <w:r>
        <w:lastRenderedPageBreak/>
        <w:t xml:space="preserve">During Sundays of the month of Koiahk, "The Fiery Bush" is said. See page </w:t>
      </w:r>
      <w:r>
        <w:rPr>
          <w:noProof/>
        </w:rPr>
        <w:t>1029.</w:t>
      </w:r>
    </w:p>
    <w:p w14:paraId="5928D17A" w14:textId="055650D4" w:rsidR="00B102EF" w:rsidRDefault="00B102EF" w:rsidP="00E97A49">
      <w:pPr>
        <w:pStyle w:val="EngHang"/>
        <w:tabs>
          <w:tab w:val="right" w:leader="dot" w:pos="8460"/>
        </w:tabs>
      </w:pPr>
      <w:r>
        <w:fldChar w:fldCharType="end"/>
      </w:r>
      <w:r>
        <w:tab/>
      </w:r>
      <w:r>
        <w:fldChar w:fldCharType="begin"/>
      </w:r>
      <w:r>
        <w:instrText xml:space="preserve"> PAGEREF _Ref448228178 \h </w:instrText>
      </w:r>
      <w:r>
        <w:fldChar w:fldCharType="separate"/>
      </w:r>
      <w:r w:rsidR="00895112">
        <w:rPr>
          <w:noProof/>
        </w:rPr>
        <w:t>357</w:t>
      </w:r>
      <w:r>
        <w:fldChar w:fldCharType="end"/>
      </w:r>
    </w:p>
    <w:p w14:paraId="3887CC26" w14:textId="77777777" w:rsidR="00895112" w:rsidRDefault="00B102EF" w:rsidP="00895112">
      <w:pPr>
        <w:pStyle w:val="EngHang"/>
        <w:tabs>
          <w:tab w:val="right" w:leader="dot" w:pos="8460"/>
        </w:tabs>
      </w:pPr>
      <w:r>
        <w:fldChar w:fldCharType="begin"/>
      </w:r>
      <w:r>
        <w:instrText xml:space="preserve"> REF _Ref448228188 \h </w:instrText>
      </w:r>
      <w:r w:rsidR="00E97A49">
        <w:instrText xml:space="preserve"> \* MERGEFORMAT </w:instrText>
      </w:r>
      <w:r>
        <w:fldChar w:fldCharType="separate"/>
      </w:r>
      <w:r w:rsidR="00895112">
        <w:t>Additional Canticles for the Vigil of Joyous Saturday from the Old Testament</w:t>
      </w:r>
    </w:p>
    <w:p w14:paraId="4CAF955C" w14:textId="77777777" w:rsidR="00895112" w:rsidRPr="00641A23" w:rsidRDefault="00895112"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0701D62C" w14:textId="77777777" w:rsidR="00895112" w:rsidRDefault="00895112" w:rsidP="00A7333E">
      <w:pPr>
        <w:pStyle w:val="Heading4"/>
      </w:pPr>
      <w:r>
        <w:t>The Second Song of Moses the Prophet</w:t>
      </w:r>
    </w:p>
    <w:p w14:paraId="6C82111A" w14:textId="77777777" w:rsidR="00895112" w:rsidRDefault="00895112" w:rsidP="00A7333E">
      <w:pPr>
        <w:pStyle w:val="Rubric"/>
      </w:pPr>
      <w:r>
        <w:t>(Deuteronomy 32:1-43; Coptic rite: Joyous Saturday, Byzantine rite: Second Ode; After the Law had been written; a song of Moses)</w:t>
      </w:r>
    </w:p>
    <w:p w14:paraId="54D6F859" w14:textId="77777777" w:rsidR="00895112" w:rsidRDefault="00895112" w:rsidP="00A7333E">
      <w:pPr>
        <w:pStyle w:val="Rubric"/>
      </w:pPr>
      <w:r>
        <w:t>A reading from the book of Deuteronomy of Moses the Prophet. He blessing be upon us all. Amen.</w:t>
      </w:r>
    </w:p>
    <w:p w14:paraId="5602495E" w14:textId="77777777" w:rsidR="00895112" w:rsidRDefault="00895112" w:rsidP="00A7333E">
      <w:pPr>
        <w:pStyle w:val="EnglishHangNoCoptic"/>
      </w:pPr>
      <w:r>
        <w:t>1 “Pay attention, O heaven, and I will speak;</w:t>
      </w:r>
    </w:p>
    <w:p w14:paraId="30C58F97" w14:textId="77777777" w:rsidR="00895112" w:rsidRDefault="00895112" w:rsidP="00A7333E">
      <w:pPr>
        <w:pStyle w:val="EnglishHangEndNoCoptic"/>
        <w:ind w:firstLine="0"/>
      </w:pPr>
      <w:r>
        <w:t>and let the earth hear the words of my mouth.</w:t>
      </w:r>
    </w:p>
    <w:p w14:paraId="262251AC" w14:textId="77777777" w:rsidR="00895112" w:rsidRDefault="00895112" w:rsidP="00A7333E">
      <w:pPr>
        <w:pStyle w:val="EnglishHangNoCoptic"/>
      </w:pPr>
      <w:r>
        <w:t>2 Let my saying be awaited as the rain,</w:t>
      </w:r>
    </w:p>
    <w:p w14:paraId="0DA407B5" w14:textId="77777777" w:rsidR="00895112" w:rsidRDefault="00895112" w:rsidP="00A7333E">
      <w:pPr>
        <w:pStyle w:val="EnglishHangNoCoptic"/>
        <w:ind w:firstLine="0"/>
      </w:pPr>
      <w:r>
        <w:t>and let my words come down</w:t>
      </w:r>
    </w:p>
    <w:p w14:paraId="68C86485" w14:textId="77777777" w:rsidR="00895112" w:rsidRDefault="00895112" w:rsidP="00A7333E">
      <w:pPr>
        <w:pStyle w:val="EnglishHangNoCoptic"/>
        <w:ind w:firstLine="0"/>
      </w:pPr>
      <w:r>
        <w:t>as raindrops on the wild grass,</w:t>
      </w:r>
    </w:p>
    <w:p w14:paraId="6AC5443D" w14:textId="77777777" w:rsidR="00895112" w:rsidRDefault="00895112" w:rsidP="00A7333E">
      <w:pPr>
        <w:pStyle w:val="EnglishHangEndNoCoptic"/>
        <w:ind w:firstLine="0"/>
      </w:pPr>
      <w:r>
        <w:t>and as snowfall on the grass.</w:t>
      </w:r>
    </w:p>
    <w:p w14:paraId="2CD7D704" w14:textId="77777777" w:rsidR="00895112" w:rsidRDefault="00895112" w:rsidP="00A7333E">
      <w:pPr>
        <w:pStyle w:val="EnglishHangNoCoptic"/>
      </w:pPr>
      <w:r>
        <w:t>3 For I have called out the Lord’s Name;</w:t>
      </w:r>
    </w:p>
    <w:p w14:paraId="6F607BDB" w14:textId="77777777" w:rsidR="00895112" w:rsidRDefault="00895112" w:rsidP="00A7333E">
      <w:pPr>
        <w:pStyle w:val="EnglishHangEndNoCoptic"/>
        <w:ind w:left="0" w:firstLine="432"/>
      </w:pPr>
      <w:r>
        <w:t>ascribe greatness to our God!</w:t>
      </w:r>
    </w:p>
    <w:p w14:paraId="637C84BB" w14:textId="77777777" w:rsidR="00895112" w:rsidRDefault="00895112" w:rsidP="00A7333E">
      <w:pPr>
        <w:pStyle w:val="EnglishHangNoCoptic"/>
      </w:pPr>
      <w:r>
        <w:t>4 God—His works are true;</w:t>
      </w:r>
    </w:p>
    <w:p w14:paraId="3AFCE3A8" w14:textId="77777777" w:rsidR="00895112" w:rsidRDefault="00895112" w:rsidP="00A7333E">
      <w:pPr>
        <w:pStyle w:val="EnglishHangNoCoptic"/>
        <w:ind w:firstLine="0"/>
      </w:pPr>
      <w:r>
        <w:t>and all His ways are justice,</w:t>
      </w:r>
    </w:p>
    <w:p w14:paraId="12B68930" w14:textId="77777777" w:rsidR="00895112" w:rsidRDefault="00895112" w:rsidP="00A7333E">
      <w:pPr>
        <w:pStyle w:val="EnglishHangNoCoptic"/>
        <w:ind w:firstLine="0"/>
      </w:pPr>
      <w:r>
        <w:t>a faithful God and without injustice;</w:t>
      </w:r>
    </w:p>
    <w:p w14:paraId="7FB9B227" w14:textId="77777777" w:rsidR="00895112" w:rsidRDefault="00895112" w:rsidP="00A7333E">
      <w:pPr>
        <w:pStyle w:val="EnglishHangEndNoCoptic"/>
        <w:ind w:firstLine="0"/>
      </w:pPr>
      <w:r>
        <w:t>righteous and holy is the Lord.</w:t>
      </w:r>
    </w:p>
    <w:p w14:paraId="11F47975" w14:textId="77777777" w:rsidR="00895112" w:rsidRDefault="00895112" w:rsidP="00A7333E">
      <w:pPr>
        <w:pStyle w:val="EnglishHangNoCoptic"/>
      </w:pPr>
      <w:r>
        <w:t>5 “They sinned; the blameworthy children are not His,</w:t>
      </w:r>
    </w:p>
    <w:p w14:paraId="6AE43792" w14:textId="77777777" w:rsidR="00895112" w:rsidRDefault="00895112" w:rsidP="00A7333E">
      <w:pPr>
        <w:pStyle w:val="EnglishHangEndNoCoptic"/>
        <w:ind w:firstLine="0"/>
      </w:pPr>
      <w:r>
        <w:t>A crooked and perverse generation.</w:t>
      </w:r>
    </w:p>
    <w:p w14:paraId="5034D379" w14:textId="77777777" w:rsidR="00895112" w:rsidRDefault="00895112" w:rsidP="00A7333E">
      <w:pPr>
        <w:pStyle w:val="EnglishHangNoCoptic"/>
      </w:pPr>
      <w:r>
        <w:t>6 Is this how you repay the Lord,</w:t>
      </w:r>
    </w:p>
    <w:p w14:paraId="15A1B77B" w14:textId="77777777" w:rsidR="00895112" w:rsidRDefault="00895112" w:rsidP="00A7333E">
      <w:pPr>
        <w:pStyle w:val="EnglishHangNoCoptic"/>
        <w:ind w:firstLine="0"/>
      </w:pPr>
      <w:r>
        <w:t>O foolish and unwise people?</w:t>
      </w:r>
    </w:p>
    <w:p w14:paraId="78089A16" w14:textId="77777777" w:rsidR="00895112" w:rsidRDefault="00895112" w:rsidP="00A7333E">
      <w:pPr>
        <w:pStyle w:val="EnglishHangNoCoptic"/>
        <w:ind w:firstLine="0"/>
      </w:pPr>
      <w:r>
        <w:t>Is He not your Father, who acquired you?</w:t>
      </w:r>
    </w:p>
    <w:p w14:paraId="7D0C24DE" w14:textId="77777777" w:rsidR="00895112" w:rsidRDefault="00895112" w:rsidP="00A7333E">
      <w:pPr>
        <w:pStyle w:val="EnglishHangEndNoCoptic"/>
        <w:ind w:firstLine="0"/>
      </w:pPr>
      <w:r>
        <w:t>Has He not made and created you?</w:t>
      </w:r>
    </w:p>
    <w:p w14:paraId="55EF419F" w14:textId="77777777" w:rsidR="00895112" w:rsidRDefault="00895112" w:rsidP="00A7333E">
      <w:pPr>
        <w:pStyle w:val="EnglishHangNoCoptic"/>
      </w:pPr>
      <w:r>
        <w:t>7 “Remember the days of old,</w:t>
      </w:r>
    </w:p>
    <w:p w14:paraId="56B55D08" w14:textId="77777777" w:rsidR="00895112" w:rsidRDefault="00895112" w:rsidP="00A7333E">
      <w:pPr>
        <w:pStyle w:val="EnglishHangNoCoptic"/>
        <w:ind w:firstLine="0"/>
      </w:pPr>
      <w:r>
        <w:t>consider the years of many generations.</w:t>
      </w:r>
    </w:p>
    <w:p w14:paraId="06BEE7CF" w14:textId="77777777" w:rsidR="00895112" w:rsidRDefault="00895112" w:rsidP="00A7333E">
      <w:pPr>
        <w:pStyle w:val="EnglishHangNoCoptic"/>
        <w:ind w:firstLine="0"/>
      </w:pPr>
      <w:r>
        <w:t>Ask your father, and he will tell you;</w:t>
      </w:r>
    </w:p>
    <w:p w14:paraId="64CF92E4" w14:textId="77777777" w:rsidR="00895112" w:rsidRDefault="00895112" w:rsidP="00A7333E">
      <w:pPr>
        <w:pStyle w:val="EnglishHangEndNoCoptic"/>
        <w:ind w:firstLine="0"/>
      </w:pPr>
      <w:r>
        <w:lastRenderedPageBreak/>
        <w:t>your elders, and they will tell you:</w:t>
      </w:r>
    </w:p>
    <w:p w14:paraId="0A43127E" w14:textId="77777777" w:rsidR="00895112" w:rsidRDefault="00895112" w:rsidP="00A7333E">
      <w:pPr>
        <w:pStyle w:val="EnglishHangNoCoptic"/>
      </w:pPr>
      <w:r>
        <w:t>8 When the Most High divided the nations,</w:t>
      </w:r>
    </w:p>
    <w:p w14:paraId="4A292132" w14:textId="77777777" w:rsidR="00895112" w:rsidRDefault="00895112" w:rsidP="00A7333E">
      <w:pPr>
        <w:pStyle w:val="EnglishHangNoCoptic"/>
        <w:ind w:firstLine="0"/>
      </w:pPr>
      <w:r>
        <w:t>when He scattered the sons of Adam,</w:t>
      </w:r>
    </w:p>
    <w:p w14:paraId="26EB6890" w14:textId="77777777" w:rsidR="00895112" w:rsidRDefault="00895112" w:rsidP="00A7333E">
      <w:pPr>
        <w:pStyle w:val="EnglishHangNoCoptic"/>
        <w:ind w:firstLine="0"/>
      </w:pPr>
      <w:r>
        <w:t>He set the boundaries of the nations</w:t>
      </w:r>
    </w:p>
    <w:p w14:paraId="30171748" w14:textId="77777777" w:rsidR="00895112" w:rsidRDefault="00895112" w:rsidP="00A7333E">
      <w:pPr>
        <w:pStyle w:val="EnglishHangEndNoCoptic"/>
        <w:ind w:firstLine="0"/>
      </w:pPr>
      <w:r>
        <w:t>by the number of God’s angels.</w:t>
      </w:r>
    </w:p>
    <w:p w14:paraId="00E4FD20" w14:textId="77777777" w:rsidR="00895112" w:rsidRDefault="00895112" w:rsidP="00A7333E">
      <w:pPr>
        <w:pStyle w:val="EnglishHangNoCoptic"/>
      </w:pPr>
      <w:r>
        <w:t>9 and the Lord’s portion became the people of Jacob;</w:t>
      </w:r>
    </w:p>
    <w:p w14:paraId="6BCF718A" w14:textId="77777777" w:rsidR="00895112" w:rsidRDefault="00895112" w:rsidP="00A7333E">
      <w:pPr>
        <w:pStyle w:val="EnglishHangEndNoCoptic"/>
        <w:ind w:firstLine="0"/>
      </w:pPr>
      <w:r>
        <w:t>Israel [became] the allotment of His inheritance.</w:t>
      </w:r>
    </w:p>
    <w:p w14:paraId="1043AED4" w14:textId="77777777" w:rsidR="00895112" w:rsidRDefault="00895112" w:rsidP="00A7333E">
      <w:pPr>
        <w:pStyle w:val="EnglishHangNoCoptic"/>
      </w:pPr>
      <w:r>
        <w:t>10 He provided for him in the desert,</w:t>
      </w:r>
    </w:p>
    <w:p w14:paraId="0F96A50E" w14:textId="77777777" w:rsidR="00895112" w:rsidRDefault="00895112" w:rsidP="00A7333E">
      <w:pPr>
        <w:pStyle w:val="EnglishHangNoCoptic"/>
        <w:ind w:firstLine="0"/>
      </w:pPr>
      <w:r>
        <w:t>in thirst of heat, in a waterless place.</w:t>
      </w:r>
    </w:p>
    <w:p w14:paraId="2146B9BE" w14:textId="77777777" w:rsidR="00895112" w:rsidRDefault="00895112" w:rsidP="00A7333E">
      <w:pPr>
        <w:pStyle w:val="EnglishHangNoCoptic"/>
        <w:ind w:firstLine="0"/>
      </w:pPr>
      <w:r>
        <w:t>He encircled him; He instructed him;</w:t>
      </w:r>
    </w:p>
    <w:p w14:paraId="31507595" w14:textId="77777777" w:rsidR="00895112" w:rsidRDefault="00895112" w:rsidP="00A7333E">
      <w:pPr>
        <w:pStyle w:val="EnglishHangEndNoCoptic"/>
        <w:ind w:firstLine="0"/>
      </w:pPr>
      <w:r>
        <w:t>He guarded him as the apple of His eye.</w:t>
      </w:r>
    </w:p>
    <w:p w14:paraId="76BB9A82" w14:textId="77777777" w:rsidR="00895112" w:rsidRDefault="00895112" w:rsidP="00A7333E">
      <w:pPr>
        <w:pStyle w:val="EnglishHangNoCoptic"/>
      </w:pPr>
      <w:r>
        <w:t>11 As an eagle covers its nest,</w:t>
      </w:r>
    </w:p>
    <w:p w14:paraId="16237513" w14:textId="77777777" w:rsidR="00895112" w:rsidRDefault="00895112" w:rsidP="00A7333E">
      <w:pPr>
        <w:pStyle w:val="EnglishHangNoCoptic"/>
        <w:ind w:firstLine="0"/>
      </w:pPr>
      <w:r>
        <w:t>He yearned for His young,</w:t>
      </w:r>
    </w:p>
    <w:p w14:paraId="694F1984" w14:textId="77777777" w:rsidR="00895112" w:rsidRDefault="00895112" w:rsidP="00A7333E">
      <w:pPr>
        <w:pStyle w:val="EnglishHangNoCoptic"/>
        <w:ind w:firstLine="0"/>
      </w:pPr>
      <w:r>
        <w:t>spreading out its wings, he took them up,</w:t>
      </w:r>
    </w:p>
    <w:p w14:paraId="1A92BEF6" w14:textId="77777777" w:rsidR="00895112" w:rsidRDefault="00895112" w:rsidP="00A7333E">
      <w:pPr>
        <w:pStyle w:val="EnglishHangEndNoCoptic"/>
        <w:ind w:firstLine="0"/>
      </w:pPr>
      <w:r>
        <w:t>carrying them on His back,</w:t>
      </w:r>
    </w:p>
    <w:p w14:paraId="0AB4AD53" w14:textId="77777777" w:rsidR="00895112" w:rsidRDefault="00895112" w:rsidP="00A7333E">
      <w:pPr>
        <w:pStyle w:val="EnglishHangNoCoptic"/>
      </w:pPr>
      <w:r>
        <w:t>12 So the Lord alone led them,</w:t>
      </w:r>
    </w:p>
    <w:p w14:paraId="506A0758" w14:textId="77777777" w:rsidR="00895112" w:rsidRDefault="00895112" w:rsidP="00A7333E">
      <w:pPr>
        <w:pStyle w:val="EnglishHangEndNoCoptic"/>
        <w:ind w:firstLine="0"/>
      </w:pPr>
      <w:r>
        <w:t>and there was no foreign god with them.</w:t>
      </w:r>
    </w:p>
    <w:p w14:paraId="0EA88BAB" w14:textId="77777777" w:rsidR="00895112" w:rsidRDefault="00895112" w:rsidP="00A7333E">
      <w:pPr>
        <w:pStyle w:val="EnglishHangNoCoptic"/>
      </w:pPr>
      <w:r>
        <w:t>13 He raised them on the strength of the land;</w:t>
      </w:r>
    </w:p>
    <w:p w14:paraId="7302EAA5" w14:textId="77777777" w:rsidR="00895112" w:rsidRDefault="00895112" w:rsidP="00A7333E">
      <w:pPr>
        <w:pStyle w:val="EnglishHangNoCoptic"/>
        <w:ind w:firstLine="0"/>
      </w:pPr>
      <w:r>
        <w:t>He fed them with the produce of the fields;</w:t>
      </w:r>
    </w:p>
    <w:p w14:paraId="51F0BFBD" w14:textId="77777777" w:rsidR="00895112" w:rsidRDefault="00895112" w:rsidP="00A7333E">
      <w:pPr>
        <w:pStyle w:val="EnglishHangNoCoptic"/>
        <w:ind w:firstLine="0"/>
      </w:pPr>
      <w:r>
        <w:t>He suckled them on honey from the rock</w:t>
      </w:r>
    </w:p>
    <w:p w14:paraId="1BF8A2FC" w14:textId="77777777" w:rsidR="00895112" w:rsidRDefault="00895112" w:rsidP="00A7333E">
      <w:pPr>
        <w:pStyle w:val="EnglishHangEndNoCoptic"/>
        <w:ind w:firstLine="0"/>
      </w:pPr>
      <w:r>
        <w:t>and oil from the solid rock,</w:t>
      </w:r>
    </w:p>
    <w:p w14:paraId="2C91518C" w14:textId="77777777" w:rsidR="00895112" w:rsidRDefault="00895112" w:rsidP="00A7333E">
      <w:pPr>
        <w:pStyle w:val="EnglishHangNoCoptic"/>
      </w:pPr>
      <w:r>
        <w:t>14 butter of cows and milk of sheep,</w:t>
      </w:r>
    </w:p>
    <w:p w14:paraId="5DF243F2" w14:textId="77777777" w:rsidR="00895112" w:rsidRDefault="00895112" w:rsidP="00A7333E">
      <w:pPr>
        <w:pStyle w:val="EnglishHangNoCoptic"/>
        <w:ind w:firstLine="0"/>
      </w:pPr>
      <w:r>
        <w:t>with fat of lambs and goats,</w:t>
      </w:r>
    </w:p>
    <w:p w14:paraId="32257DD2" w14:textId="77777777" w:rsidR="00895112" w:rsidRDefault="00895112" w:rsidP="00A7333E">
      <w:pPr>
        <w:pStyle w:val="EnglishHangNoCoptic"/>
        <w:ind w:firstLine="0"/>
      </w:pPr>
      <w:r>
        <w:t>of the sons of bulls and goats,</w:t>
      </w:r>
    </w:p>
    <w:p w14:paraId="6358B223" w14:textId="77777777" w:rsidR="00895112" w:rsidRDefault="00895112" w:rsidP="00A7333E">
      <w:pPr>
        <w:pStyle w:val="EnglishHangNoCoptic"/>
        <w:ind w:firstLine="0"/>
      </w:pPr>
      <w:r>
        <w:t>with the choicest wheat;</w:t>
      </w:r>
    </w:p>
    <w:p w14:paraId="5CB6C22E" w14:textId="77777777" w:rsidR="00895112" w:rsidRDefault="00895112" w:rsidP="00A7333E">
      <w:pPr>
        <w:pStyle w:val="EnglishHangEndNoCoptic"/>
        <w:ind w:firstLine="0"/>
      </w:pPr>
      <w:r>
        <w:t>and they drank wine, the blood of grapes.</w:t>
      </w:r>
    </w:p>
    <w:p w14:paraId="6A4433E7" w14:textId="77777777" w:rsidR="00895112" w:rsidRDefault="00895112" w:rsidP="00A7333E">
      <w:pPr>
        <w:pStyle w:val="EnglishHangNoCoptic"/>
      </w:pPr>
      <w:r>
        <w:t>15 So Jacob ate and was filled, and the beloved kicked;</w:t>
      </w:r>
    </w:p>
    <w:p w14:paraId="558812E9" w14:textId="77777777" w:rsidR="00895112" w:rsidRDefault="00895112" w:rsidP="00A7333E">
      <w:pPr>
        <w:pStyle w:val="EnglishHangNoCoptic"/>
        <w:ind w:firstLine="0"/>
      </w:pPr>
      <w:r>
        <w:t>He grew fat, he became heavy, he became obese!</w:t>
      </w:r>
    </w:p>
    <w:p w14:paraId="604A675C" w14:textId="77777777" w:rsidR="00895112" w:rsidRDefault="00895112" w:rsidP="00A7333E">
      <w:pPr>
        <w:pStyle w:val="EnglishHangNoCoptic"/>
        <w:ind w:firstLine="0"/>
      </w:pPr>
      <w:r>
        <w:t>Then he forsook God who made him,</w:t>
      </w:r>
    </w:p>
    <w:p w14:paraId="216C11C9" w14:textId="77777777" w:rsidR="00895112" w:rsidRDefault="00895112" w:rsidP="00A7333E">
      <w:pPr>
        <w:pStyle w:val="EnglishHangEndNoCoptic"/>
        <w:ind w:firstLine="0"/>
      </w:pPr>
      <w:r>
        <w:t>and departed from God his Saviour.</w:t>
      </w:r>
    </w:p>
    <w:p w14:paraId="49F30BEF" w14:textId="77777777" w:rsidR="00895112" w:rsidRDefault="00895112" w:rsidP="00A7333E">
      <w:pPr>
        <w:pStyle w:val="EnglishHangNoCoptic"/>
      </w:pPr>
      <w:r>
        <w:t>16 They provoked Me to wrath with foreign gods;</w:t>
      </w:r>
    </w:p>
    <w:p w14:paraId="0C1DA758" w14:textId="77777777" w:rsidR="00895112" w:rsidRDefault="00895112" w:rsidP="00A7333E">
      <w:pPr>
        <w:pStyle w:val="EnglishHangEndNoCoptic"/>
        <w:ind w:firstLine="0"/>
      </w:pPr>
      <w:r>
        <w:t>They embittered Me with their.</w:t>
      </w:r>
    </w:p>
    <w:p w14:paraId="68A99470" w14:textId="77777777" w:rsidR="00895112" w:rsidRDefault="00895112" w:rsidP="00A7333E">
      <w:pPr>
        <w:pStyle w:val="EnglishHangNoCoptic"/>
      </w:pPr>
      <w:r>
        <w:t>17 They sacrificed to demons, and not to God,</w:t>
      </w:r>
    </w:p>
    <w:p w14:paraId="4CB072BD" w14:textId="77777777" w:rsidR="00895112" w:rsidRDefault="00895112" w:rsidP="00A7333E">
      <w:pPr>
        <w:pStyle w:val="EnglishHangNoCoptic"/>
        <w:ind w:firstLine="0"/>
      </w:pPr>
      <w:r>
        <w:t>to gods they did not know;</w:t>
      </w:r>
    </w:p>
    <w:p w14:paraId="282EA5A3" w14:textId="77777777" w:rsidR="00895112" w:rsidRDefault="00895112" w:rsidP="00A7333E">
      <w:pPr>
        <w:pStyle w:val="EnglishHangNoCoptic"/>
        <w:ind w:firstLine="0"/>
      </w:pPr>
      <w:r>
        <w:t>new ones, recent gods arrived,</w:t>
      </w:r>
    </w:p>
    <w:p w14:paraId="2095240D" w14:textId="77777777" w:rsidR="00895112" w:rsidRDefault="00895112" w:rsidP="00A7333E">
      <w:pPr>
        <w:pStyle w:val="EnglishHangEndNoCoptic"/>
        <w:ind w:firstLine="0"/>
      </w:pPr>
      <w:r>
        <w:t>which their fathers did not know.</w:t>
      </w:r>
    </w:p>
    <w:p w14:paraId="1494C54A" w14:textId="77777777" w:rsidR="00895112" w:rsidRDefault="00895112" w:rsidP="00A7333E">
      <w:pPr>
        <w:pStyle w:val="EnglishHangNoCoptic"/>
      </w:pPr>
      <w:r>
        <w:t>18 You abandoned the God who begot you,</w:t>
      </w:r>
    </w:p>
    <w:p w14:paraId="2A617510" w14:textId="77777777" w:rsidR="00895112" w:rsidRDefault="00895112" w:rsidP="00A7333E">
      <w:pPr>
        <w:pStyle w:val="EnglishHangEndNoCoptic"/>
        <w:ind w:firstLine="0"/>
      </w:pPr>
      <w:r>
        <w:t>And forgot the God who nourished you.</w:t>
      </w:r>
    </w:p>
    <w:p w14:paraId="77D49DBB" w14:textId="77777777" w:rsidR="00895112" w:rsidRDefault="00895112" w:rsidP="00A7333E">
      <w:pPr>
        <w:pStyle w:val="EnglishHangNoCoptic"/>
      </w:pPr>
      <w:r>
        <w:lastRenderedPageBreak/>
        <w:t>19 So the Lord saw it, and was jealous;</w:t>
      </w:r>
    </w:p>
    <w:p w14:paraId="32B4149B" w14:textId="77777777" w:rsidR="00895112" w:rsidRDefault="00895112" w:rsidP="00A7333E">
      <w:pPr>
        <w:pStyle w:val="EnglishHangEndNoCoptic"/>
        <w:ind w:firstLine="0"/>
      </w:pPr>
      <w:r>
        <w:t>and He was provoked to anger by His sons and daughters.</w:t>
      </w:r>
    </w:p>
    <w:p w14:paraId="418759F2" w14:textId="77777777" w:rsidR="00895112" w:rsidRDefault="00895112" w:rsidP="00A7333E">
      <w:pPr>
        <w:pStyle w:val="EnglishHangNoCoptic"/>
      </w:pPr>
      <w:r>
        <w:t>20 Then He said, “I will turn My face from them,</w:t>
      </w:r>
    </w:p>
    <w:p w14:paraId="00927860" w14:textId="77777777" w:rsidR="00895112" w:rsidRDefault="00895112" w:rsidP="00A7333E">
      <w:pPr>
        <w:pStyle w:val="EnglishHangNoCoptic"/>
        <w:ind w:firstLine="0"/>
      </w:pPr>
      <w:r>
        <w:t>and I will show them what their end will be;</w:t>
      </w:r>
    </w:p>
    <w:p w14:paraId="0E20BE17" w14:textId="77777777" w:rsidR="00895112" w:rsidRDefault="00895112" w:rsidP="00A7333E">
      <w:pPr>
        <w:pStyle w:val="EnglishHangNoCoptic"/>
        <w:ind w:firstLine="0"/>
      </w:pPr>
      <w:r>
        <w:t>for they are a perverse generation,</w:t>
      </w:r>
    </w:p>
    <w:p w14:paraId="19292936" w14:textId="77777777" w:rsidR="00895112" w:rsidRDefault="00895112" w:rsidP="00A7333E">
      <w:pPr>
        <w:pStyle w:val="EnglishHangEndNoCoptic"/>
        <w:ind w:firstLine="0"/>
      </w:pPr>
      <w:r>
        <w:t>sons in whom is no faith.</w:t>
      </w:r>
    </w:p>
    <w:p w14:paraId="5B1ECC14" w14:textId="77777777" w:rsidR="00895112" w:rsidRDefault="00895112" w:rsidP="00A7333E">
      <w:pPr>
        <w:pStyle w:val="EnglishHangNoCoptic"/>
      </w:pPr>
      <w:r>
        <w:t>21 They made Me jealous with what is not God;</w:t>
      </w:r>
    </w:p>
    <w:p w14:paraId="4787FA16" w14:textId="77777777" w:rsidR="00895112" w:rsidRDefault="00895112" w:rsidP="00A7333E">
      <w:pPr>
        <w:pStyle w:val="EnglishHangNoCoptic"/>
        <w:ind w:firstLine="0"/>
      </w:pPr>
      <w:r>
        <w:t>they provoked Me to anger by their idols;</w:t>
      </w:r>
    </w:p>
    <w:p w14:paraId="469205D8" w14:textId="77777777" w:rsidR="00895112" w:rsidRDefault="00895112" w:rsidP="00A7333E">
      <w:pPr>
        <w:pStyle w:val="EnglishHangNoCoptic"/>
        <w:ind w:firstLine="0"/>
      </w:pPr>
      <w:r>
        <w:t>so I will make them jealous by those who are not a nation;</w:t>
      </w:r>
    </w:p>
    <w:p w14:paraId="6AF6FFDD" w14:textId="77777777" w:rsidR="00895112" w:rsidRDefault="00895112" w:rsidP="00A7333E">
      <w:pPr>
        <w:pStyle w:val="EnglishHangEndNoCoptic"/>
        <w:ind w:firstLine="0"/>
      </w:pPr>
      <w:r>
        <w:t>I will provoke them by a foolish nation.</w:t>
      </w:r>
    </w:p>
    <w:p w14:paraId="20C2BDAB" w14:textId="77777777" w:rsidR="00895112" w:rsidRDefault="00895112" w:rsidP="00A7333E">
      <w:pPr>
        <w:pStyle w:val="EnglishHangNoCoptic"/>
      </w:pPr>
      <w:r>
        <w:t>22 For a fire is kindled in My anger,</w:t>
      </w:r>
    </w:p>
    <w:p w14:paraId="69F310AD" w14:textId="77777777" w:rsidR="00895112" w:rsidRDefault="00895112" w:rsidP="00A7333E">
      <w:pPr>
        <w:pStyle w:val="EnglishHangNoCoptic"/>
        <w:ind w:firstLine="0"/>
      </w:pPr>
      <w:r>
        <w:t>and will burn to the lowest Hades;</w:t>
      </w:r>
    </w:p>
    <w:p w14:paraId="2CD3A899" w14:textId="77777777" w:rsidR="00895112" w:rsidRDefault="00895112" w:rsidP="00A7333E">
      <w:pPr>
        <w:pStyle w:val="EnglishHangNoCoptic"/>
        <w:ind w:firstLine="0"/>
      </w:pPr>
      <w:r>
        <w:t>it will consume the land with its produce</w:t>
      </w:r>
    </w:p>
    <w:p w14:paraId="4EF7B0B3" w14:textId="77777777" w:rsidR="00895112" w:rsidRDefault="00895112" w:rsidP="00A7333E">
      <w:pPr>
        <w:pStyle w:val="EnglishHangEndNoCoptic"/>
        <w:ind w:firstLine="0"/>
      </w:pPr>
      <w:r>
        <w:t>and set</w:t>
      </w:r>
      <w:r w:rsidRPr="008E14B2">
        <w:t xml:space="preserve"> </w:t>
      </w:r>
      <w:r>
        <w:t>the foundations of the mountains on fire.</w:t>
      </w:r>
    </w:p>
    <w:p w14:paraId="0F42A8EF" w14:textId="77777777" w:rsidR="00895112" w:rsidRDefault="00895112" w:rsidP="00A7333E">
      <w:pPr>
        <w:pStyle w:val="EnglishHangNoCoptic"/>
      </w:pPr>
      <w:r>
        <w:t>23 I will gather evils against them;</w:t>
      </w:r>
    </w:p>
    <w:p w14:paraId="0B578D81" w14:textId="77777777" w:rsidR="00895112" w:rsidRDefault="00895112" w:rsidP="00A7333E">
      <w:pPr>
        <w:pStyle w:val="EnglishHangEndNoCoptic"/>
        <w:ind w:firstLine="0"/>
      </w:pPr>
      <w:r>
        <w:t>I will spend My arrows on them:</w:t>
      </w:r>
    </w:p>
    <w:p w14:paraId="38DC3593" w14:textId="77777777" w:rsidR="00895112" w:rsidRDefault="00895112" w:rsidP="00A7333E">
      <w:pPr>
        <w:pStyle w:val="EnglishHangNoCoptic"/>
      </w:pPr>
      <w:r>
        <w:t>24 they will be wasted with hunger,</w:t>
      </w:r>
    </w:p>
    <w:p w14:paraId="73002C94" w14:textId="77777777" w:rsidR="00895112" w:rsidRDefault="00895112" w:rsidP="00A7333E">
      <w:pPr>
        <w:pStyle w:val="EnglishHangNoCoptic"/>
        <w:ind w:firstLine="0"/>
      </w:pPr>
      <w:r>
        <w:t>devoured by birds and incurable disease;</w:t>
      </w:r>
    </w:p>
    <w:p w14:paraId="68BB2459" w14:textId="77777777" w:rsidR="00895112" w:rsidRDefault="00895112" w:rsidP="00A7333E">
      <w:pPr>
        <w:pStyle w:val="EnglishHangNoCoptic"/>
        <w:ind w:firstLine="0"/>
      </w:pPr>
      <w:r>
        <w:t>I will also send</w:t>
      </w:r>
      <w:r w:rsidRPr="008E14B2">
        <w:t xml:space="preserve"> </w:t>
      </w:r>
      <w:r>
        <w:t>the teeth of wild animals against them,</w:t>
      </w:r>
    </w:p>
    <w:p w14:paraId="6E6E4A76" w14:textId="77777777" w:rsidR="00895112" w:rsidRDefault="00895112" w:rsidP="00A7333E">
      <w:pPr>
        <w:pStyle w:val="EnglishHangEndNoCoptic"/>
        <w:ind w:firstLine="0"/>
      </w:pPr>
      <w:r>
        <w:t>with the rage of things crawling on the ground.</w:t>
      </w:r>
    </w:p>
    <w:p w14:paraId="182B92CC" w14:textId="77777777" w:rsidR="00895112" w:rsidRDefault="00895112" w:rsidP="00A7333E">
      <w:pPr>
        <w:pStyle w:val="EnglishHangNoCoptic"/>
      </w:pPr>
      <w:r>
        <w:t>25 The sword will make them childless outside,</w:t>
      </w:r>
    </w:p>
    <w:p w14:paraId="5AAB4E63" w14:textId="77777777" w:rsidR="00895112" w:rsidRDefault="00895112" w:rsidP="00A7333E">
      <w:pPr>
        <w:pStyle w:val="EnglishHangNoCoptic"/>
        <w:ind w:firstLine="0"/>
      </w:pPr>
      <w:r>
        <w:t>and fear from the inner chambers,</w:t>
      </w:r>
    </w:p>
    <w:p w14:paraId="78EB013B" w14:textId="77777777" w:rsidR="00895112" w:rsidRDefault="00895112" w:rsidP="00A7333E">
      <w:pPr>
        <w:pStyle w:val="EnglishHangNoCoptic"/>
        <w:ind w:firstLine="0"/>
      </w:pPr>
      <w:r>
        <w:t>for the young man and virgin,</w:t>
      </w:r>
    </w:p>
    <w:p w14:paraId="6A9B2965" w14:textId="77777777" w:rsidR="00895112" w:rsidRDefault="00895112" w:rsidP="00A7333E">
      <w:pPr>
        <w:pStyle w:val="EnglishHangEndNoCoptic"/>
        <w:ind w:firstLine="0"/>
      </w:pPr>
      <w:r>
        <w:t>the nursing child with the elder of gray hairs.</w:t>
      </w:r>
    </w:p>
    <w:p w14:paraId="5D8FF65C" w14:textId="77777777" w:rsidR="00895112" w:rsidRDefault="00895112" w:rsidP="00A7333E">
      <w:pPr>
        <w:pStyle w:val="EnglishHangNoCoptic"/>
      </w:pPr>
      <w:r>
        <w:t>26 I said, “I will scatter them;</w:t>
      </w:r>
    </w:p>
    <w:p w14:paraId="76EB0C1F" w14:textId="77777777" w:rsidR="00895112" w:rsidRDefault="00895112" w:rsidP="00A7333E">
      <w:pPr>
        <w:pStyle w:val="EnglishHangEndNoCoptic"/>
        <w:ind w:firstLine="0"/>
      </w:pPr>
      <w:r>
        <w:t>I will cause their memory to cease from among men,</w:t>
      </w:r>
    </w:p>
    <w:p w14:paraId="323D0643" w14:textId="77777777" w:rsidR="00895112" w:rsidRDefault="00895112" w:rsidP="00A7333E">
      <w:pPr>
        <w:pStyle w:val="EnglishHangNoCoptic"/>
      </w:pPr>
      <w:r>
        <w:t>27 but for the wrath of the enemy, lest they live long,</w:t>
      </w:r>
    </w:p>
    <w:p w14:paraId="6A25FBB3" w14:textId="77777777" w:rsidR="00895112" w:rsidRDefault="00895112" w:rsidP="00A7333E">
      <w:pPr>
        <w:pStyle w:val="EnglishHangNoCoptic"/>
        <w:ind w:firstLine="0"/>
      </w:pPr>
      <w:r>
        <w:t>lest their adversaries make a joint attack,</w:t>
      </w:r>
    </w:p>
    <w:p w14:paraId="4E35E72E" w14:textId="77777777" w:rsidR="00895112" w:rsidRDefault="00895112" w:rsidP="00A7333E">
      <w:pPr>
        <w:pStyle w:val="EnglishHangNoCoptic"/>
        <w:ind w:firstLine="0"/>
      </w:pPr>
      <w:r>
        <w:t>lest they should say, ‘Our hand is high;</w:t>
      </w:r>
    </w:p>
    <w:p w14:paraId="04F2B1CC" w14:textId="77777777" w:rsidR="00895112" w:rsidRDefault="00895112" w:rsidP="00A7333E">
      <w:pPr>
        <w:pStyle w:val="EnglishHangEndNoCoptic"/>
        <w:ind w:firstLine="0"/>
      </w:pPr>
      <w:r>
        <w:t>and it is not the Lord who did all this.’”</w:t>
      </w:r>
    </w:p>
    <w:p w14:paraId="6D9B89AB" w14:textId="77777777" w:rsidR="00895112" w:rsidRDefault="00895112" w:rsidP="00A7333E">
      <w:pPr>
        <w:pStyle w:val="EnglishHangNoCoptic"/>
      </w:pPr>
      <w:r>
        <w:t>28 For they are a nation void of counsel,</w:t>
      </w:r>
    </w:p>
    <w:p w14:paraId="02FD458F" w14:textId="77777777" w:rsidR="00895112" w:rsidRDefault="00895112" w:rsidP="00A7333E">
      <w:pPr>
        <w:pStyle w:val="EnglishHangEndNoCoptic"/>
        <w:ind w:firstLine="0"/>
      </w:pPr>
      <w:r>
        <w:t>and is there is no understanding in them.</w:t>
      </w:r>
    </w:p>
    <w:p w14:paraId="496229BC" w14:textId="77777777" w:rsidR="00895112" w:rsidRDefault="00895112" w:rsidP="00A7333E">
      <w:pPr>
        <w:pStyle w:val="EnglishHangNoCoptic"/>
      </w:pPr>
      <w:r>
        <w:t>29 They were not wise to understand these things;</w:t>
      </w:r>
    </w:p>
    <w:p w14:paraId="55E7E046" w14:textId="77777777" w:rsidR="00895112" w:rsidRDefault="00895112" w:rsidP="00A7333E">
      <w:pPr>
        <w:pStyle w:val="EnglishHangEndNoCoptic"/>
        <w:ind w:firstLine="0"/>
      </w:pPr>
      <w:r>
        <w:t>let them be concerned for the coming time.</w:t>
      </w:r>
    </w:p>
    <w:p w14:paraId="3B93B924" w14:textId="77777777" w:rsidR="00895112" w:rsidRDefault="00895112" w:rsidP="00A7333E">
      <w:pPr>
        <w:pStyle w:val="EnglishHangNoCoptic"/>
      </w:pPr>
      <w:r>
        <w:t>30 How could one chase a thousand,</w:t>
      </w:r>
    </w:p>
    <w:p w14:paraId="2D328082" w14:textId="77777777" w:rsidR="00895112" w:rsidRDefault="00895112" w:rsidP="00A7333E">
      <w:pPr>
        <w:pStyle w:val="EnglishHangNoCoptic"/>
        <w:ind w:firstLine="0"/>
      </w:pPr>
      <w:r>
        <w:lastRenderedPageBreak/>
        <w:t>and two put ten thousand to flight</w:t>
      </w:r>
    </w:p>
    <w:p w14:paraId="0578BA52" w14:textId="77777777" w:rsidR="00895112" w:rsidRDefault="00895112" w:rsidP="00A7333E">
      <w:pPr>
        <w:pStyle w:val="EnglishHangNoCoptic"/>
        <w:ind w:firstLine="0"/>
      </w:pPr>
      <w:r>
        <w:t>unless God had sold them,</w:t>
      </w:r>
    </w:p>
    <w:p w14:paraId="03908D05" w14:textId="77777777" w:rsidR="00895112" w:rsidRDefault="00895112" w:rsidP="00A7333E">
      <w:pPr>
        <w:pStyle w:val="EnglishHangEndNoCoptic"/>
        <w:ind w:firstLine="0"/>
      </w:pPr>
      <w:r>
        <w:t>and the Lord delivered them up?</w:t>
      </w:r>
    </w:p>
    <w:p w14:paraId="5B7EB941" w14:textId="77777777" w:rsidR="00895112" w:rsidRDefault="00895112" w:rsidP="00A7333E">
      <w:pPr>
        <w:pStyle w:val="EnglishHangNoCoptic"/>
      </w:pPr>
      <w:r>
        <w:t>31 For our God is not like their gods,</w:t>
      </w:r>
    </w:p>
    <w:p w14:paraId="2795D48C" w14:textId="77777777" w:rsidR="00895112" w:rsidRDefault="00895112" w:rsidP="00A7333E">
      <w:pPr>
        <w:pStyle w:val="EnglishHangEndNoCoptic"/>
        <w:ind w:firstLine="0"/>
      </w:pPr>
      <w:r>
        <w:t>but our enemies are foolish.</w:t>
      </w:r>
    </w:p>
    <w:p w14:paraId="3A07C1D9" w14:textId="77777777" w:rsidR="00895112" w:rsidRDefault="00895112" w:rsidP="00A7333E">
      <w:pPr>
        <w:pStyle w:val="EnglishHangNoCoptic"/>
      </w:pPr>
      <w:r>
        <w:t>32 For their vineyard is of the vineyard of Sodom,</w:t>
      </w:r>
    </w:p>
    <w:p w14:paraId="56A46424" w14:textId="77777777" w:rsidR="00895112" w:rsidRDefault="00895112" w:rsidP="00A7333E">
      <w:pPr>
        <w:pStyle w:val="EnglishHangNoCoptic"/>
        <w:ind w:firstLine="0"/>
      </w:pPr>
      <w:r>
        <w:t>and their vine is from Gomorrah;</w:t>
      </w:r>
    </w:p>
    <w:p w14:paraId="7BA2AFC3" w14:textId="77777777" w:rsidR="00895112" w:rsidRDefault="00895112" w:rsidP="00A7333E">
      <w:pPr>
        <w:pStyle w:val="EnglishHangNoCoptic"/>
        <w:ind w:firstLine="0"/>
      </w:pPr>
      <w:r>
        <w:t>their grapes are grapes of gall;</w:t>
      </w:r>
    </w:p>
    <w:p w14:paraId="2B3DC141" w14:textId="77777777" w:rsidR="00895112" w:rsidRDefault="00895112" w:rsidP="00A7333E">
      <w:pPr>
        <w:pStyle w:val="EnglishHangEndNoCoptic"/>
        <w:ind w:firstLine="0"/>
      </w:pPr>
      <w:r>
        <w:t>their clusters are bitter.</w:t>
      </w:r>
    </w:p>
    <w:p w14:paraId="7B2BA65D" w14:textId="77777777" w:rsidR="00895112" w:rsidRDefault="00895112" w:rsidP="00A7333E">
      <w:pPr>
        <w:pStyle w:val="EnglishHangNoCoptic"/>
      </w:pPr>
      <w:r>
        <w:t>33 Their wine is the wrath of serpents,</w:t>
      </w:r>
    </w:p>
    <w:p w14:paraId="549A3020" w14:textId="77777777" w:rsidR="00895112" w:rsidRDefault="00895112" w:rsidP="00A7333E">
      <w:pPr>
        <w:pStyle w:val="EnglishHangEndNoCoptic"/>
        <w:ind w:firstLine="0"/>
      </w:pPr>
      <w:r>
        <w:t>and the incurable wrath of asps.</w:t>
      </w:r>
    </w:p>
    <w:p w14:paraId="3A351CA8" w14:textId="77777777" w:rsidR="00895112" w:rsidRDefault="00895112" w:rsidP="00A7333E">
      <w:pPr>
        <w:pStyle w:val="EnglishHangNoCoptic"/>
      </w:pPr>
      <w:r>
        <w:t>34 Behold, has this not been gathered with me,</w:t>
      </w:r>
    </w:p>
    <w:p w14:paraId="22993B7D" w14:textId="77777777" w:rsidR="00895112" w:rsidRDefault="00895112" w:rsidP="00A7333E">
      <w:pPr>
        <w:pStyle w:val="EnglishHangEndNoCoptic"/>
        <w:ind w:firstLine="0"/>
      </w:pPr>
      <w:r>
        <w:t>sealed up among My treasures?</w:t>
      </w:r>
    </w:p>
    <w:p w14:paraId="6B8BF7CF" w14:textId="77777777" w:rsidR="00895112" w:rsidRDefault="00895112" w:rsidP="00A7333E">
      <w:pPr>
        <w:pStyle w:val="EnglishHangNoCoptic"/>
      </w:pPr>
      <w:r>
        <w:t>35 I will repay on the day of vengeance;</w:t>
      </w:r>
    </w:p>
    <w:p w14:paraId="73AEB263" w14:textId="77777777" w:rsidR="00895112" w:rsidRDefault="00895112" w:rsidP="00A7333E">
      <w:pPr>
        <w:pStyle w:val="EnglishHangNoCoptic"/>
        <w:ind w:firstLine="0"/>
      </w:pPr>
      <w:r>
        <w:t>in time when their foot shall slip;</w:t>
      </w:r>
    </w:p>
    <w:p w14:paraId="0FFE7947" w14:textId="77777777" w:rsidR="00895112" w:rsidRDefault="00895112" w:rsidP="00A7333E">
      <w:pPr>
        <w:pStyle w:val="EnglishHangNoCoptic"/>
        <w:ind w:firstLine="0"/>
      </w:pPr>
      <w:r>
        <w:t>for the day of their calamity is at hand,</w:t>
      </w:r>
    </w:p>
    <w:p w14:paraId="307F4F44" w14:textId="77777777" w:rsidR="00895112" w:rsidRDefault="00895112" w:rsidP="00A7333E">
      <w:pPr>
        <w:pStyle w:val="EnglishHangEndNoCoptic"/>
        <w:ind w:firstLine="0"/>
      </w:pPr>
      <w:r>
        <w:t>and is waiting, ready for them.</w:t>
      </w:r>
    </w:p>
    <w:p w14:paraId="1F10BF91" w14:textId="77777777" w:rsidR="00895112" w:rsidRDefault="00895112" w:rsidP="00A7333E">
      <w:pPr>
        <w:pStyle w:val="EnglishHangNoCoptic"/>
      </w:pPr>
      <w:r>
        <w:t>36 For the Lord will judge His people,</w:t>
      </w:r>
    </w:p>
    <w:p w14:paraId="6091EBAD" w14:textId="77777777" w:rsidR="00895112" w:rsidRDefault="00895112" w:rsidP="00A7333E">
      <w:pPr>
        <w:pStyle w:val="EnglishHangNoCoptic"/>
        <w:ind w:left="0" w:firstLine="432"/>
      </w:pPr>
      <w:r>
        <w:t>and have compassion on His servants;</w:t>
      </w:r>
    </w:p>
    <w:p w14:paraId="590B290F" w14:textId="77777777" w:rsidR="00895112" w:rsidRDefault="00895112" w:rsidP="00A7333E">
      <w:pPr>
        <w:pStyle w:val="EnglishHangNoCoptic"/>
        <w:ind w:firstLine="0"/>
      </w:pPr>
      <w:r>
        <w:t>for He sees them disabled,</w:t>
      </w:r>
    </w:p>
    <w:p w14:paraId="1C32FCCB" w14:textId="77777777" w:rsidR="00895112" w:rsidRDefault="00895112" w:rsidP="00A7333E">
      <w:pPr>
        <w:pStyle w:val="EnglishHangEndNoCoptic"/>
        <w:ind w:firstLine="0"/>
      </w:pPr>
      <w:r>
        <w:t>and left in distress and weakened.</w:t>
      </w:r>
    </w:p>
    <w:p w14:paraId="6B18B124" w14:textId="77777777" w:rsidR="00895112" w:rsidRDefault="00895112" w:rsidP="00A7333E">
      <w:pPr>
        <w:pStyle w:val="EnglishHangNoCoptic"/>
      </w:pPr>
      <w:r>
        <w:t>37 The Lord said,</w:t>
      </w:r>
    </w:p>
    <w:p w14:paraId="2D50912A" w14:textId="77777777" w:rsidR="00895112" w:rsidRDefault="00895112" w:rsidP="00A7333E">
      <w:pPr>
        <w:pStyle w:val="EnglishHangEndNoCoptic"/>
        <w:ind w:firstLine="0"/>
      </w:pPr>
      <w:r>
        <w:t>“Where are their gods in which they trusted?</w:t>
      </w:r>
    </w:p>
    <w:p w14:paraId="06DDBF12" w14:textId="77777777" w:rsidR="00895112" w:rsidRDefault="00895112" w:rsidP="00A7333E">
      <w:pPr>
        <w:pStyle w:val="EnglishHangNoCoptic"/>
      </w:pPr>
      <w:r>
        <w:t>38 Who ate the fat of their sacrifices,</w:t>
      </w:r>
    </w:p>
    <w:p w14:paraId="03F7BB9B" w14:textId="77777777" w:rsidR="00895112" w:rsidRDefault="00895112" w:rsidP="00A7333E">
      <w:pPr>
        <w:pStyle w:val="EnglishHangNoCoptic"/>
        <w:ind w:firstLine="0"/>
      </w:pPr>
      <w:r>
        <w:t>and drank the wine of their drink offerings?</w:t>
      </w:r>
    </w:p>
    <w:p w14:paraId="51E4E746" w14:textId="77777777" w:rsidR="00895112" w:rsidRDefault="00895112" w:rsidP="00A7333E">
      <w:pPr>
        <w:pStyle w:val="EnglishHangNoCoptic"/>
        <w:ind w:firstLine="0"/>
      </w:pPr>
      <w:r>
        <w:t>Let them rise and help you</w:t>
      </w:r>
    </w:p>
    <w:p w14:paraId="55894A96" w14:textId="77777777" w:rsidR="00895112" w:rsidRDefault="00895112" w:rsidP="00A7333E">
      <w:pPr>
        <w:pStyle w:val="EnglishHangEndNoCoptic"/>
        <w:ind w:firstLine="0"/>
      </w:pPr>
      <w:r>
        <w:t>and be your defender.</w:t>
      </w:r>
    </w:p>
    <w:p w14:paraId="0EFF3463" w14:textId="77777777" w:rsidR="00895112" w:rsidRDefault="00895112" w:rsidP="00A7333E">
      <w:pPr>
        <w:pStyle w:val="EnglishHangNoCoptic"/>
      </w:pPr>
      <w:r>
        <w:t>39 Now see, I, even I, am He,</w:t>
      </w:r>
    </w:p>
    <w:p w14:paraId="6F896FE9" w14:textId="77777777" w:rsidR="00895112" w:rsidRDefault="00895112" w:rsidP="00A7333E">
      <w:pPr>
        <w:pStyle w:val="EnglishHangNoCoptic"/>
        <w:ind w:firstLine="0"/>
      </w:pPr>
      <w:r>
        <w:t>and there is no god besides Me;</w:t>
      </w:r>
    </w:p>
    <w:p w14:paraId="06973575" w14:textId="77777777" w:rsidR="00895112" w:rsidRDefault="00895112" w:rsidP="00A7333E">
      <w:pPr>
        <w:pStyle w:val="EnglishHangNoCoptic"/>
        <w:ind w:firstLine="0"/>
      </w:pPr>
      <w:r>
        <w:t>I kill and I make alive;</w:t>
      </w:r>
    </w:p>
    <w:p w14:paraId="71EA8E10" w14:textId="77777777" w:rsidR="00895112" w:rsidRDefault="00895112" w:rsidP="00A7333E">
      <w:pPr>
        <w:pStyle w:val="EnglishHangNoCoptic"/>
        <w:ind w:firstLine="0"/>
      </w:pPr>
      <w:r>
        <w:t>I wound and I heal;</w:t>
      </w:r>
    </w:p>
    <w:p w14:paraId="4E58DD5E" w14:textId="77777777" w:rsidR="00895112" w:rsidRDefault="00895112" w:rsidP="00A7333E">
      <w:pPr>
        <w:pStyle w:val="EnglishHangEndNoCoptic"/>
        <w:ind w:firstLine="0"/>
      </w:pPr>
      <w:r>
        <w:t>and there is no one who can deliver from My hands.</w:t>
      </w:r>
    </w:p>
    <w:p w14:paraId="42314C2B" w14:textId="77777777" w:rsidR="00895112" w:rsidRDefault="00895112" w:rsidP="00A7333E">
      <w:pPr>
        <w:pStyle w:val="EnglishHangNoCoptic"/>
      </w:pPr>
      <w:r>
        <w:t>40 For I raise My hand to heaven,</w:t>
      </w:r>
    </w:p>
    <w:p w14:paraId="7843F279" w14:textId="77777777" w:rsidR="00895112" w:rsidRDefault="00895112" w:rsidP="00A7333E">
      <w:pPr>
        <w:pStyle w:val="EnglishHangNoCoptic"/>
        <w:ind w:firstLine="0"/>
      </w:pPr>
      <w:r>
        <w:t>and I swear by My right hand, and say,</w:t>
      </w:r>
    </w:p>
    <w:p w14:paraId="61B9F887" w14:textId="77777777" w:rsidR="00895112" w:rsidRDefault="00895112" w:rsidP="00A7333E">
      <w:pPr>
        <w:pStyle w:val="EnglishHangEndNoCoptic"/>
        <w:ind w:firstLine="0"/>
      </w:pPr>
      <w:r>
        <w:t>‘As I live forever,</w:t>
      </w:r>
    </w:p>
    <w:p w14:paraId="36803487" w14:textId="77777777" w:rsidR="00895112" w:rsidRDefault="00895112" w:rsidP="00A7333E">
      <w:pPr>
        <w:pStyle w:val="EnglishHangNoCoptic"/>
      </w:pPr>
      <w:r>
        <w:t>41 for I sharpen My sword like lightning,</w:t>
      </w:r>
    </w:p>
    <w:p w14:paraId="6F6BDE94" w14:textId="77777777" w:rsidR="00895112" w:rsidRDefault="00895112" w:rsidP="00A7333E">
      <w:pPr>
        <w:pStyle w:val="EnglishHangNoCoptic"/>
        <w:ind w:firstLine="0"/>
      </w:pPr>
      <w:r>
        <w:t>and My hand takes hold of judgment.,</w:t>
      </w:r>
    </w:p>
    <w:p w14:paraId="1846D52B" w14:textId="77777777" w:rsidR="00895112" w:rsidRDefault="00895112" w:rsidP="00A7333E">
      <w:pPr>
        <w:pStyle w:val="EnglishHangNoCoptic"/>
        <w:ind w:firstLine="0"/>
      </w:pPr>
      <w:r>
        <w:t>I will render vengeance on My enemies,</w:t>
      </w:r>
    </w:p>
    <w:p w14:paraId="706CA0C5" w14:textId="77777777" w:rsidR="00895112" w:rsidRDefault="00895112" w:rsidP="00A7333E">
      <w:pPr>
        <w:pStyle w:val="EnglishHangEndNoCoptic"/>
        <w:ind w:firstLine="0"/>
      </w:pPr>
      <w:r>
        <w:lastRenderedPageBreak/>
        <w:t>And repay those who hate Me.</w:t>
      </w:r>
    </w:p>
    <w:p w14:paraId="126090B8" w14:textId="77777777" w:rsidR="00895112" w:rsidRDefault="00895112" w:rsidP="00A7333E">
      <w:pPr>
        <w:pStyle w:val="EnglishHangNoCoptic"/>
      </w:pPr>
      <w:r>
        <w:t>42 I will make My arrows drunk from blood;</w:t>
      </w:r>
    </w:p>
    <w:p w14:paraId="1D9C8CBB" w14:textId="77777777" w:rsidR="00895112" w:rsidRDefault="00895112" w:rsidP="00A7333E">
      <w:pPr>
        <w:pStyle w:val="EnglishHangNoCoptic"/>
        <w:ind w:firstLine="0"/>
      </w:pPr>
      <w:r>
        <w:t>and My sword shall devour flesh</w:t>
      </w:r>
    </w:p>
    <w:p w14:paraId="19CFAA04" w14:textId="77777777" w:rsidR="00895112" w:rsidRDefault="00895112" w:rsidP="00A7333E">
      <w:pPr>
        <w:pStyle w:val="EnglishHangNoCoptic"/>
        <w:ind w:firstLine="0"/>
      </w:pPr>
      <w:r>
        <w:t>with the blood of the slain and the captives,</w:t>
      </w:r>
    </w:p>
    <w:p w14:paraId="4EBA2B40" w14:textId="77777777" w:rsidR="00895112" w:rsidRDefault="00895112" w:rsidP="00A7333E">
      <w:pPr>
        <w:pStyle w:val="EnglishHangEndNoCoptic"/>
        <w:ind w:firstLine="0"/>
      </w:pPr>
      <w:r>
        <w:t>from the heads of the leaders of the enemies.’”</w:t>
      </w:r>
    </w:p>
    <w:p w14:paraId="571A213F" w14:textId="77777777" w:rsidR="00895112" w:rsidRDefault="00895112" w:rsidP="00A7333E">
      <w:pPr>
        <w:pStyle w:val="EnglishHangNoCoptic"/>
      </w:pPr>
      <w:r>
        <w:t>43 Rejoice, O Heavens, together with Him,</w:t>
      </w:r>
    </w:p>
    <w:p w14:paraId="207A566A" w14:textId="77777777" w:rsidR="00895112" w:rsidRDefault="00895112" w:rsidP="00A7333E">
      <w:pPr>
        <w:pStyle w:val="EnglishHangNoCoptic"/>
        <w:ind w:firstLine="0"/>
      </w:pPr>
      <w:r>
        <w:t>and worship Him, all the sons of God;</w:t>
      </w:r>
    </w:p>
    <w:p w14:paraId="1051E2E6" w14:textId="77777777" w:rsidR="00895112" w:rsidRDefault="00895112" w:rsidP="00A7333E">
      <w:pPr>
        <w:pStyle w:val="EnglishHangNoCoptic"/>
        <w:ind w:firstLine="0"/>
      </w:pPr>
      <w:r>
        <w:t>rejoice, O nations, with His people;</w:t>
      </w:r>
    </w:p>
    <w:p w14:paraId="307A427C" w14:textId="77777777" w:rsidR="00895112" w:rsidRDefault="00895112" w:rsidP="00A7333E">
      <w:pPr>
        <w:pStyle w:val="EnglishHangNoCoptic"/>
        <w:ind w:firstLine="0"/>
      </w:pPr>
      <w:r>
        <w:t>and let all the angels of God be strong with Him;</w:t>
      </w:r>
    </w:p>
    <w:p w14:paraId="5D5559F9" w14:textId="77777777" w:rsidR="00895112" w:rsidRDefault="00895112" w:rsidP="00A7333E">
      <w:pPr>
        <w:pStyle w:val="EnglishHangNoCoptic"/>
        <w:ind w:firstLine="0"/>
      </w:pPr>
      <w:r>
        <w:t>for He will avenge the blood of His sons</w:t>
      </w:r>
    </w:p>
    <w:p w14:paraId="2E6997E0" w14:textId="77777777" w:rsidR="00895112" w:rsidRDefault="00895112" w:rsidP="00A7333E">
      <w:pPr>
        <w:pStyle w:val="EnglishHangNoCoptic"/>
        <w:ind w:firstLine="0"/>
      </w:pPr>
      <w:r>
        <w:t>and render vengeance to His adversaries;</w:t>
      </w:r>
    </w:p>
    <w:p w14:paraId="23F42DDD" w14:textId="77777777" w:rsidR="00895112" w:rsidRDefault="00895112" w:rsidP="00A7333E">
      <w:pPr>
        <w:pStyle w:val="EnglishHangEndNoCoptic"/>
        <w:ind w:firstLine="0"/>
      </w:pPr>
      <w:r>
        <w:t>and the Lord will purify the land of His people.</w:t>
      </w:r>
    </w:p>
    <w:p w14:paraId="699047AE" w14:textId="77777777" w:rsidR="00895112" w:rsidRDefault="00895112" w:rsidP="00A7333E">
      <w:pPr>
        <w:pStyle w:val="Heading4"/>
      </w:pPr>
      <w:r>
        <w:t>The Prayer of Hannah, Samuel’s Mother</w:t>
      </w:r>
    </w:p>
    <w:p w14:paraId="5F1ADA97" w14:textId="77777777" w:rsidR="00895112" w:rsidRDefault="00895112" w:rsidP="00A7333E">
      <w:pPr>
        <w:pStyle w:val="Rubric"/>
      </w:pPr>
      <w:r>
        <w:t>(1 Kings 2:1-10; Coptic rite: Joyous Saturday, Byzantine rite: Third Ode; The barren one strangely bares a son and praises God: You are holy, O Lord, and my spirit praises You.)</w:t>
      </w:r>
    </w:p>
    <w:p w14:paraId="2440C0C7" w14:textId="77777777" w:rsidR="00895112" w:rsidRPr="00634364" w:rsidRDefault="00895112" w:rsidP="00A7333E">
      <w:pPr>
        <w:pStyle w:val="Rubric"/>
      </w:pPr>
      <w:r>
        <w:t>A reading from the First book of Kings.</w:t>
      </w:r>
    </w:p>
    <w:p w14:paraId="633057AD" w14:textId="77777777" w:rsidR="00895112" w:rsidRDefault="00895112" w:rsidP="00A7333E">
      <w:pPr>
        <w:pStyle w:val="EnglishHangNoCoptic"/>
      </w:pPr>
      <w:r>
        <w:t>“My heart is strengthened in the Lord;</w:t>
      </w:r>
    </w:p>
    <w:p w14:paraId="50A06954" w14:textId="77777777" w:rsidR="00895112" w:rsidRDefault="00895112" w:rsidP="00A7333E">
      <w:pPr>
        <w:pStyle w:val="EnglishHangNoCoptic"/>
        <w:ind w:firstLine="0"/>
      </w:pPr>
      <w:r>
        <w:t>my strength is exalted in my God.</w:t>
      </w:r>
    </w:p>
    <w:p w14:paraId="34F5A16B" w14:textId="77777777" w:rsidR="00895112" w:rsidRDefault="00895112" w:rsidP="00A7333E">
      <w:pPr>
        <w:pStyle w:val="EnglishHangNoCoptic"/>
        <w:ind w:firstLine="0"/>
      </w:pPr>
      <w:r>
        <w:t>I smile at my enemies;</w:t>
      </w:r>
    </w:p>
    <w:p w14:paraId="4E3E60E9" w14:textId="77777777" w:rsidR="00895112" w:rsidRDefault="00895112" w:rsidP="00A7333E">
      <w:pPr>
        <w:pStyle w:val="EnglishHangEndNoCoptic"/>
        <w:ind w:firstLine="0"/>
      </w:pPr>
      <w:r>
        <w:t>I rejoice in Your salvation,</w:t>
      </w:r>
    </w:p>
    <w:p w14:paraId="4A1898B8" w14:textId="77777777" w:rsidR="00895112" w:rsidRDefault="00895112" w:rsidP="00A7333E">
      <w:pPr>
        <w:pStyle w:val="EnglishHangNoCoptic"/>
      </w:pPr>
      <w:r>
        <w:t>2 because no one is holy like the Lord,</w:t>
      </w:r>
    </w:p>
    <w:p w14:paraId="2CA7AF06" w14:textId="77777777" w:rsidR="00895112" w:rsidRDefault="00895112" w:rsidP="00A7333E">
      <w:pPr>
        <w:pStyle w:val="EnglishHangNoCoptic"/>
        <w:ind w:firstLine="0"/>
      </w:pPr>
      <w:r>
        <w:t>no one is righteous like our God,</w:t>
      </w:r>
    </w:p>
    <w:p w14:paraId="37F24D66" w14:textId="77777777" w:rsidR="00895112" w:rsidRDefault="00895112" w:rsidP="00A7333E">
      <w:pPr>
        <w:pStyle w:val="EnglishHangEndNoCoptic"/>
        <w:ind w:firstLine="0"/>
      </w:pPr>
      <w:r>
        <w:t>no one is holy but You.</w:t>
      </w:r>
    </w:p>
    <w:p w14:paraId="65902230" w14:textId="77777777" w:rsidR="00895112" w:rsidRDefault="00895112" w:rsidP="00A7333E">
      <w:pPr>
        <w:pStyle w:val="EnglishHangNoCoptic"/>
      </w:pPr>
      <w:r>
        <w:t>3 Do not boast or speak of high things;</w:t>
      </w:r>
    </w:p>
    <w:p w14:paraId="657C66FF" w14:textId="77777777" w:rsidR="00895112" w:rsidRDefault="00895112" w:rsidP="00A7333E">
      <w:pPr>
        <w:pStyle w:val="EnglishHangNoCoptic"/>
        <w:ind w:firstLine="0"/>
      </w:pPr>
      <w:r>
        <w:t>do not let any arrogance come from your mouth,</w:t>
      </w:r>
    </w:p>
    <w:p w14:paraId="7088437D" w14:textId="77777777" w:rsidR="00895112" w:rsidRDefault="00895112" w:rsidP="00A7333E">
      <w:pPr>
        <w:pStyle w:val="EnglishHangNoCoptic"/>
        <w:ind w:firstLine="0"/>
      </w:pPr>
      <w:r>
        <w:t>for the Lord is the God of knowledge;</w:t>
      </w:r>
    </w:p>
    <w:p w14:paraId="3692001B" w14:textId="77777777" w:rsidR="00895112" w:rsidRDefault="00895112" w:rsidP="00A7333E">
      <w:pPr>
        <w:pStyle w:val="EnglishHangEndNoCoptic"/>
        <w:ind w:firstLine="0"/>
      </w:pPr>
      <w:r>
        <w:t>and God is preparing His actions.</w:t>
      </w:r>
    </w:p>
    <w:p w14:paraId="1A1AE2A7" w14:textId="77777777" w:rsidR="00895112" w:rsidRDefault="00895112" w:rsidP="00A7333E">
      <w:pPr>
        <w:pStyle w:val="EnglishHangNoCoptic"/>
      </w:pPr>
      <w:r>
        <w:t>4 He weakened the bow of mighty men,</w:t>
      </w:r>
    </w:p>
    <w:p w14:paraId="1475E827" w14:textId="77777777" w:rsidR="00895112" w:rsidRDefault="00895112" w:rsidP="00A7333E">
      <w:pPr>
        <w:pStyle w:val="EnglishHangEndNoCoptic"/>
        <w:ind w:firstLine="0"/>
      </w:pPr>
      <w:r>
        <w:t>and those who are weak are girded with strength.</w:t>
      </w:r>
    </w:p>
    <w:p w14:paraId="0A57DE96" w14:textId="77777777" w:rsidR="00895112" w:rsidRDefault="00895112" w:rsidP="00A7333E">
      <w:pPr>
        <w:pStyle w:val="EnglishHangNoCoptic"/>
      </w:pPr>
      <w:r>
        <w:t>5 Those who were full of bread were made empty,</w:t>
      </w:r>
    </w:p>
    <w:p w14:paraId="6802DFBB" w14:textId="77777777" w:rsidR="00895112" w:rsidRDefault="00895112" w:rsidP="00A7333E">
      <w:pPr>
        <w:pStyle w:val="EnglishHangNoCoptic"/>
        <w:ind w:firstLine="0"/>
      </w:pPr>
      <w:r>
        <w:t>and the hungry have forsaken the land.</w:t>
      </w:r>
    </w:p>
    <w:p w14:paraId="514DEE76" w14:textId="77777777" w:rsidR="00895112" w:rsidRDefault="00895112" w:rsidP="00A7333E">
      <w:pPr>
        <w:pStyle w:val="EnglishHangNoCoptic"/>
        <w:ind w:firstLine="0"/>
      </w:pPr>
      <w:r>
        <w:t>The barren woman has borne seven,</w:t>
      </w:r>
    </w:p>
    <w:p w14:paraId="35C2036D" w14:textId="77777777" w:rsidR="00895112" w:rsidRDefault="00895112" w:rsidP="00A7333E">
      <w:pPr>
        <w:pStyle w:val="EnglishHangEndNoCoptic"/>
        <w:ind w:firstLine="0"/>
      </w:pPr>
      <w:r>
        <w:t>and she who has many children has become weak.</w:t>
      </w:r>
    </w:p>
    <w:p w14:paraId="6F0A4F47" w14:textId="77777777" w:rsidR="00895112" w:rsidRDefault="00895112" w:rsidP="00A7333E">
      <w:pPr>
        <w:pStyle w:val="EnglishHangNoCoptic"/>
      </w:pPr>
      <w:r>
        <w:t>6 The Lord kills and makes alive;</w:t>
      </w:r>
    </w:p>
    <w:p w14:paraId="79903918" w14:textId="77777777" w:rsidR="00895112" w:rsidRDefault="00895112" w:rsidP="00A7333E">
      <w:pPr>
        <w:pStyle w:val="EnglishHangEndNoCoptic"/>
        <w:ind w:firstLine="0"/>
      </w:pPr>
      <w:r>
        <w:t>He brings down to Hades and raises up.</w:t>
      </w:r>
    </w:p>
    <w:p w14:paraId="2CEB59E9" w14:textId="77777777" w:rsidR="00895112" w:rsidRDefault="00895112" w:rsidP="00A7333E">
      <w:pPr>
        <w:pStyle w:val="EnglishHangNoCoptic"/>
      </w:pPr>
      <w:r>
        <w:lastRenderedPageBreak/>
        <w:t>7 The Lord makes poor and rich;</w:t>
      </w:r>
    </w:p>
    <w:p w14:paraId="5BE513CA" w14:textId="77777777" w:rsidR="00895112" w:rsidRDefault="00895112" w:rsidP="00A7333E">
      <w:pPr>
        <w:pStyle w:val="EnglishHangEndNoCoptic"/>
        <w:ind w:firstLine="0"/>
      </w:pPr>
      <w:r>
        <w:t>He brings low and raises on high.</w:t>
      </w:r>
    </w:p>
    <w:p w14:paraId="7E35058B" w14:textId="77777777" w:rsidR="00895112" w:rsidRDefault="00895112" w:rsidP="00A7333E">
      <w:pPr>
        <w:pStyle w:val="EnglishHangNoCoptic"/>
      </w:pPr>
      <w:r>
        <w:t>8 He raises the poor from the ground</w:t>
      </w:r>
    </w:p>
    <w:p w14:paraId="5322AB8B" w14:textId="77777777" w:rsidR="00895112" w:rsidRDefault="00895112" w:rsidP="00A7333E">
      <w:pPr>
        <w:pStyle w:val="EnglishHangNoCoptic"/>
        <w:ind w:firstLine="0"/>
      </w:pPr>
      <w:r>
        <w:t>and lifts the needy from the dunghill,</w:t>
      </w:r>
    </w:p>
    <w:p w14:paraId="741BCBAF" w14:textId="77777777" w:rsidR="00895112" w:rsidRDefault="00895112" w:rsidP="00A7333E">
      <w:pPr>
        <w:pStyle w:val="EnglishHangNoCoptic"/>
        <w:ind w:firstLine="0"/>
      </w:pPr>
      <w:r>
        <w:t>to set them among princely people</w:t>
      </w:r>
    </w:p>
    <w:p w14:paraId="6961F0C2" w14:textId="77777777" w:rsidR="00895112" w:rsidRDefault="00895112" w:rsidP="00A7333E">
      <w:pPr>
        <w:pStyle w:val="EnglishHangEndNoCoptic"/>
        <w:ind w:firstLine="0"/>
      </w:pPr>
      <w:r>
        <w:t>and make them inherit a throne of glory.</w:t>
      </w:r>
    </w:p>
    <w:p w14:paraId="6D5E29CD" w14:textId="77777777" w:rsidR="00895112" w:rsidRDefault="00895112" w:rsidP="00A7333E">
      <w:pPr>
        <w:pStyle w:val="EnglishHangNoCoptic"/>
      </w:pPr>
      <w:r>
        <w:t>9 Granting the prayer of the one praying,</w:t>
      </w:r>
    </w:p>
    <w:p w14:paraId="507689D1" w14:textId="77777777" w:rsidR="00895112" w:rsidRDefault="00895112" w:rsidP="00A7333E">
      <w:pPr>
        <w:pStyle w:val="EnglishHangNoCoptic"/>
        <w:ind w:firstLine="0"/>
      </w:pPr>
      <w:r>
        <w:t>He blesses with righteous years;</w:t>
      </w:r>
    </w:p>
    <w:p w14:paraId="6E9209F0" w14:textId="77777777" w:rsidR="00895112" w:rsidRDefault="00895112" w:rsidP="00A7333E">
      <w:pPr>
        <w:pStyle w:val="EnglishHangEndNoCoptic"/>
        <w:ind w:firstLine="0"/>
      </w:pPr>
      <w:r>
        <w:t>for no man can prevail by strength.</w:t>
      </w:r>
    </w:p>
    <w:p w14:paraId="7394356B" w14:textId="77777777" w:rsidR="00895112" w:rsidRDefault="00895112" w:rsidP="00A7333E">
      <w:pPr>
        <w:pStyle w:val="EnglishHangNoCoptic"/>
      </w:pPr>
      <w:r>
        <w:t>10 The Lord makes His adversaries weak;</w:t>
      </w:r>
    </w:p>
    <w:p w14:paraId="17D2462E" w14:textId="77777777" w:rsidR="00895112" w:rsidRDefault="00895112" w:rsidP="00A7333E">
      <w:pPr>
        <w:pStyle w:val="EnglishHangNoCoptic"/>
        <w:ind w:firstLine="0"/>
      </w:pPr>
      <w:r>
        <w:t>the Lord is holy.</w:t>
      </w:r>
    </w:p>
    <w:p w14:paraId="78DB135F" w14:textId="77777777" w:rsidR="00895112" w:rsidRDefault="00895112" w:rsidP="00A7333E">
      <w:pPr>
        <w:pStyle w:val="EnglishHangNoCoptic"/>
        <w:ind w:firstLine="0"/>
      </w:pPr>
      <w:r>
        <w:t>Do not let the man of learning boast in his understanding,</w:t>
      </w:r>
    </w:p>
    <w:p w14:paraId="07831A5A" w14:textId="77777777" w:rsidR="00895112" w:rsidRDefault="00895112" w:rsidP="00A7333E">
      <w:pPr>
        <w:pStyle w:val="EnglishHangNoCoptic"/>
        <w:ind w:firstLine="0"/>
      </w:pPr>
      <w:r>
        <w:t>nor let the man of might boast in his might,</w:t>
      </w:r>
    </w:p>
    <w:p w14:paraId="4B96A578" w14:textId="77777777" w:rsidR="00895112" w:rsidRDefault="00895112" w:rsidP="00A7333E">
      <w:pPr>
        <w:pStyle w:val="EnglishHangNoCoptic"/>
        <w:ind w:firstLine="0"/>
      </w:pPr>
      <w:r>
        <w:t>nor let the man of riches boast in his riches.</w:t>
      </w:r>
    </w:p>
    <w:p w14:paraId="6D56BDF7" w14:textId="77777777" w:rsidR="00895112" w:rsidRDefault="00895112" w:rsidP="00A7333E">
      <w:pPr>
        <w:pStyle w:val="EnglishHangNoCoptic"/>
        <w:ind w:firstLine="0"/>
      </w:pPr>
      <w:r>
        <w:t>Let the one who boasts boast in this:</w:t>
      </w:r>
    </w:p>
    <w:p w14:paraId="33C2909C" w14:textId="77777777" w:rsidR="00895112" w:rsidRDefault="00895112" w:rsidP="00A7333E">
      <w:pPr>
        <w:pStyle w:val="EnglishHangNoCoptic"/>
        <w:ind w:firstLine="0"/>
      </w:pPr>
      <w:r>
        <w:t>to understand and to know the Lord</w:t>
      </w:r>
    </w:p>
    <w:p w14:paraId="4A328F75" w14:textId="77777777" w:rsidR="00895112" w:rsidRDefault="00895112" w:rsidP="00A7333E">
      <w:pPr>
        <w:pStyle w:val="EnglishHangEndNoCoptic"/>
        <w:ind w:firstLine="0"/>
      </w:pPr>
      <w:r>
        <w:t>and to do justice and righteousness in the midst of the earth.</w:t>
      </w:r>
    </w:p>
    <w:p w14:paraId="10B64CBB" w14:textId="77777777" w:rsidR="00895112" w:rsidRDefault="00895112" w:rsidP="00A7333E">
      <w:pPr>
        <w:pStyle w:val="EnglishHangNoCoptic"/>
      </w:pPr>
      <w:r>
        <w:t>The Lord ascended into the heavens and thundered.</w:t>
      </w:r>
    </w:p>
    <w:p w14:paraId="3CAA5183" w14:textId="77777777" w:rsidR="00895112" w:rsidRDefault="00895112" w:rsidP="00A7333E">
      <w:pPr>
        <w:pStyle w:val="EnglishHangNoCoptic"/>
        <w:ind w:firstLine="0"/>
      </w:pPr>
      <w:r>
        <w:t>The Lord judges the ends of the earth.</w:t>
      </w:r>
    </w:p>
    <w:p w14:paraId="6D05F58A" w14:textId="77777777" w:rsidR="00895112" w:rsidRDefault="00895112" w:rsidP="00A7333E">
      <w:pPr>
        <w:pStyle w:val="EnglishHangNoCoptic"/>
        <w:ind w:firstLine="0"/>
      </w:pPr>
      <w:r>
        <w:t>He gives strength to our kings,</w:t>
      </w:r>
    </w:p>
    <w:p w14:paraId="18A99F01" w14:textId="77777777" w:rsidR="00895112" w:rsidRDefault="00895112" w:rsidP="00A7333E">
      <w:pPr>
        <w:pStyle w:val="EnglishHangNoCoptic"/>
        <w:ind w:firstLine="0"/>
      </w:pPr>
      <w:r>
        <w:t>and He will raise the power of His Christ.”</w:t>
      </w:r>
    </w:p>
    <w:p w14:paraId="3E45A42F" w14:textId="77777777" w:rsidR="00895112" w:rsidRDefault="00895112" w:rsidP="00A7333E">
      <w:pPr>
        <w:pStyle w:val="Heading4"/>
      </w:pPr>
      <w:r>
        <w:t>The Prayer of Habakkuk the Prophet</w:t>
      </w:r>
    </w:p>
    <w:p w14:paraId="10B8691B" w14:textId="77777777" w:rsidR="00895112" w:rsidRDefault="00895112" w:rsidP="00A7333E">
      <w:pPr>
        <w:pStyle w:val="Rubric"/>
      </w:pPr>
      <w:r>
        <w:t>(Habakkuk 3:2-19; Coptic rite: Joyous Saturday, Byzantine rite: Fourth Ode; The prayer of the prophet Habakkuk, with an ode.)</w:t>
      </w:r>
    </w:p>
    <w:p w14:paraId="0DA4F5F9" w14:textId="77777777" w:rsidR="00895112" w:rsidRPr="0069088C" w:rsidRDefault="00895112" w:rsidP="00A7333E">
      <w:pPr>
        <w:pStyle w:val="Rubric"/>
      </w:pPr>
      <w:r>
        <w:t>A reading from the Book of Habakkuk the Prophet. May his blessing be upon us all. Amen.</w:t>
      </w:r>
    </w:p>
    <w:p w14:paraId="0C7CF7AD" w14:textId="77777777" w:rsidR="00895112" w:rsidRDefault="00895112" w:rsidP="00A7333E">
      <w:pPr>
        <w:pStyle w:val="EnglishHangNoCoptic"/>
      </w:pPr>
      <w:r>
        <w:t>O Lord, I have heard of Your renown and was afraid;</w:t>
      </w:r>
    </w:p>
    <w:p w14:paraId="31364D63" w14:textId="77777777" w:rsidR="00895112" w:rsidRDefault="00895112" w:rsidP="00A7333E">
      <w:pPr>
        <w:pStyle w:val="EnglishHangNoCoptic"/>
        <w:ind w:firstLine="0"/>
      </w:pPr>
      <w:r>
        <w:t>I considered Your works and was greatly astonished.</w:t>
      </w:r>
    </w:p>
    <w:p w14:paraId="0B43A8E2" w14:textId="77777777" w:rsidR="00895112" w:rsidRDefault="00895112" w:rsidP="00A7333E">
      <w:pPr>
        <w:pStyle w:val="EnglishHangNoCoptic"/>
        <w:ind w:firstLine="0"/>
      </w:pPr>
      <w:r>
        <w:t>You will be known in the midst of two living creatures;</w:t>
      </w:r>
    </w:p>
    <w:p w14:paraId="3DB29861" w14:textId="77777777" w:rsidR="00895112" w:rsidRDefault="00895112" w:rsidP="00A7333E">
      <w:pPr>
        <w:pStyle w:val="EnglishHangNoCoptic"/>
        <w:ind w:firstLine="0"/>
      </w:pPr>
      <w:r>
        <w:t>in the approaching years You shall be acknowledged;</w:t>
      </w:r>
    </w:p>
    <w:p w14:paraId="078C9683" w14:textId="77777777" w:rsidR="00895112" w:rsidRDefault="00895112" w:rsidP="00A7333E">
      <w:pPr>
        <w:pStyle w:val="EnglishHangNoCoptic"/>
        <w:ind w:firstLine="0"/>
      </w:pPr>
      <w:r>
        <w:t>You will be revealed when the time comes.</w:t>
      </w:r>
    </w:p>
    <w:p w14:paraId="3776C7D4" w14:textId="77777777" w:rsidR="00895112" w:rsidRDefault="00895112" w:rsidP="00A7333E">
      <w:pPr>
        <w:pStyle w:val="EnglishHangNoCoptic"/>
        <w:ind w:firstLine="0"/>
      </w:pPr>
      <w:r>
        <w:t>When my soul is troubled in wrath,</w:t>
      </w:r>
    </w:p>
    <w:p w14:paraId="62DCD83F" w14:textId="77777777" w:rsidR="00895112" w:rsidRDefault="00895112" w:rsidP="00A7333E">
      <w:pPr>
        <w:pStyle w:val="EnglishHangEndNoCoptic"/>
        <w:ind w:firstLine="0"/>
      </w:pPr>
      <w:r>
        <w:t>You will remember mercy.</w:t>
      </w:r>
    </w:p>
    <w:p w14:paraId="4D60C69F" w14:textId="77777777" w:rsidR="00895112" w:rsidRDefault="00895112" w:rsidP="00A7333E">
      <w:pPr>
        <w:pStyle w:val="EnglishHangNoCoptic"/>
      </w:pPr>
      <w:r>
        <w:t>3 God will come from Teman,</w:t>
      </w:r>
    </w:p>
    <w:p w14:paraId="14B0A485" w14:textId="77777777" w:rsidR="00895112" w:rsidRDefault="00895112" w:rsidP="00A7333E">
      <w:pPr>
        <w:pStyle w:val="EnglishHangNoCoptic"/>
        <w:ind w:firstLine="0"/>
      </w:pPr>
      <w:r>
        <w:t xml:space="preserve">the Holy One from a shady, densly wooded mountain. </w:t>
      </w:r>
      <w:r w:rsidRPr="00C02B48">
        <w:rPr>
          <w:i/>
        </w:rPr>
        <w:t>(Pause.)</w:t>
      </w:r>
    </w:p>
    <w:p w14:paraId="57A4453A" w14:textId="77777777" w:rsidR="00895112" w:rsidRDefault="00895112" w:rsidP="00A7333E">
      <w:pPr>
        <w:pStyle w:val="EnglishHangNoCoptic"/>
        <w:ind w:firstLine="0"/>
      </w:pPr>
      <w:r>
        <w:t>His excellence covered the heavens,</w:t>
      </w:r>
    </w:p>
    <w:p w14:paraId="5400A3C7" w14:textId="77777777" w:rsidR="00895112" w:rsidRDefault="00895112" w:rsidP="00A7333E">
      <w:pPr>
        <w:pStyle w:val="EnglishHangEndNoCoptic"/>
        <w:ind w:firstLine="0"/>
      </w:pPr>
      <w:r>
        <w:t>and the earth was full of His praise.</w:t>
      </w:r>
    </w:p>
    <w:p w14:paraId="3797DDBD" w14:textId="77777777" w:rsidR="00895112" w:rsidRDefault="00895112" w:rsidP="00A7333E">
      <w:pPr>
        <w:pStyle w:val="EnglishHangNoCoptic"/>
      </w:pPr>
      <w:r>
        <w:t>4 His brightness will be like the light;</w:t>
      </w:r>
    </w:p>
    <w:p w14:paraId="58226A55" w14:textId="77777777" w:rsidR="00895112" w:rsidRDefault="00895112" w:rsidP="00A7333E">
      <w:pPr>
        <w:pStyle w:val="EnglishHangNoCoptic"/>
        <w:ind w:firstLine="0"/>
      </w:pPr>
      <w:r>
        <w:t>horns will be in His hand,</w:t>
      </w:r>
    </w:p>
    <w:p w14:paraId="3B563471" w14:textId="77777777" w:rsidR="00895112" w:rsidRDefault="00895112" w:rsidP="00A7333E">
      <w:pPr>
        <w:pStyle w:val="EnglishHangEndNoCoptic"/>
        <w:ind w:firstLine="0"/>
      </w:pPr>
      <w:r>
        <w:lastRenderedPageBreak/>
        <w:t>and He established a mighty love of His strength.</w:t>
      </w:r>
    </w:p>
    <w:p w14:paraId="7526ACA9" w14:textId="77777777" w:rsidR="00895112" w:rsidRDefault="00895112" w:rsidP="00A7333E">
      <w:pPr>
        <w:pStyle w:val="EnglishHangNoCoptic"/>
      </w:pPr>
      <w:r>
        <w:t>5 A word will go forth from before His face;</w:t>
      </w:r>
    </w:p>
    <w:p w14:paraId="67BAD8E3" w14:textId="77777777" w:rsidR="00895112" w:rsidRDefault="00895112" w:rsidP="00A7333E">
      <w:pPr>
        <w:pStyle w:val="EnglishHangEndNoCoptic"/>
        <w:ind w:firstLine="0"/>
      </w:pPr>
      <w:r>
        <w:t>He will go forth, with shoes on His feet.</w:t>
      </w:r>
    </w:p>
    <w:p w14:paraId="061F624C" w14:textId="77777777" w:rsidR="00895112" w:rsidRDefault="00895112" w:rsidP="00A7333E">
      <w:pPr>
        <w:pStyle w:val="EnglishHangNoCoptic"/>
      </w:pPr>
      <w:r>
        <w:t>6 The earth stood and was shaken to and fro;</w:t>
      </w:r>
    </w:p>
    <w:p w14:paraId="7D0AAB50" w14:textId="77777777" w:rsidR="00895112" w:rsidRDefault="00895112" w:rsidP="00A7333E">
      <w:pPr>
        <w:pStyle w:val="EnglishHangNoCoptic"/>
        <w:ind w:firstLine="0"/>
      </w:pPr>
      <w:r>
        <w:t>He looked, and the nations melted away.</w:t>
      </w:r>
    </w:p>
    <w:p w14:paraId="1D5B14A0" w14:textId="77777777" w:rsidR="00895112" w:rsidRDefault="00895112" w:rsidP="00A7333E">
      <w:pPr>
        <w:pStyle w:val="EnglishHangNoCoptic"/>
        <w:ind w:firstLine="0"/>
      </w:pPr>
      <w:r>
        <w:t>the mountains were shattered by force;</w:t>
      </w:r>
    </w:p>
    <w:p w14:paraId="4A32FBA4" w14:textId="77777777" w:rsidR="00895112" w:rsidRDefault="00895112" w:rsidP="00A7333E">
      <w:pPr>
        <w:pStyle w:val="EnglishHangEndNoCoptic"/>
        <w:ind w:firstLine="0"/>
      </w:pPr>
      <w:r>
        <w:t>the everlasting hills wasted away.</w:t>
      </w:r>
    </w:p>
    <w:p w14:paraId="20ECA14A" w14:textId="77777777" w:rsidR="00895112" w:rsidRDefault="00895112" w:rsidP="00A7333E">
      <w:pPr>
        <w:pStyle w:val="EnglishHangNoCoptic"/>
      </w:pPr>
      <w:r>
        <w:t>7 In the place of distresses, I saw His eternal ways.</w:t>
      </w:r>
    </w:p>
    <w:p w14:paraId="30F45E23" w14:textId="77777777" w:rsidR="00895112" w:rsidRDefault="00895112" w:rsidP="00A7333E">
      <w:pPr>
        <w:pStyle w:val="EnglishHangNoCoptic"/>
        <w:ind w:firstLine="0"/>
      </w:pPr>
      <w:r>
        <w:t>The tents of the Ethiopians will be dismayed,</w:t>
      </w:r>
    </w:p>
    <w:p w14:paraId="29CC3EC8" w14:textId="77777777" w:rsidR="00895112" w:rsidRDefault="00895112" w:rsidP="00A7333E">
      <w:pPr>
        <w:pStyle w:val="EnglishHangEndNoCoptic"/>
        <w:ind w:firstLine="0"/>
      </w:pPr>
      <w:r>
        <w:t>even the tents of the land of Midian.</w:t>
      </w:r>
    </w:p>
    <w:p w14:paraId="1B913EDF" w14:textId="77777777" w:rsidR="00895112" w:rsidRDefault="00895112" w:rsidP="00A7333E">
      <w:pPr>
        <w:pStyle w:val="EnglishHangNoCoptic"/>
      </w:pPr>
      <w:r>
        <w:t>8 Were you angry, O Lord, with the rivers?</w:t>
      </w:r>
    </w:p>
    <w:p w14:paraId="2E25BE0A" w14:textId="77777777" w:rsidR="00895112" w:rsidRDefault="00895112" w:rsidP="00A7333E">
      <w:pPr>
        <w:pStyle w:val="EnglishHangNoCoptic"/>
        <w:ind w:firstLine="0"/>
      </w:pPr>
      <w:r>
        <w:t>Or was Your wrath against the rivers,</w:t>
      </w:r>
    </w:p>
    <w:p w14:paraId="78F854FB" w14:textId="77777777" w:rsidR="00895112" w:rsidRDefault="00895112" w:rsidP="00A7333E">
      <w:pPr>
        <w:pStyle w:val="EnglishHangNoCoptic"/>
        <w:ind w:firstLine="0"/>
      </w:pPr>
      <w:r>
        <w:t>or was Your fury against the sea,</w:t>
      </w:r>
    </w:p>
    <w:p w14:paraId="69E108BB" w14:textId="77777777" w:rsidR="00895112" w:rsidRDefault="00895112" w:rsidP="00A7333E">
      <w:pPr>
        <w:pStyle w:val="EnglishHangNoCoptic"/>
        <w:ind w:firstLine="0"/>
      </w:pPr>
      <w:r>
        <w:t>that You will mount Your horses,</w:t>
      </w:r>
    </w:p>
    <w:p w14:paraId="7918EF55" w14:textId="77777777" w:rsidR="00895112" w:rsidRDefault="00895112" w:rsidP="00A7333E">
      <w:pPr>
        <w:pStyle w:val="EnglishHangEndNoCoptic"/>
        <w:ind w:firstLine="0"/>
      </w:pPr>
      <w:r>
        <w:t>and Your chariot is salvation?</w:t>
      </w:r>
    </w:p>
    <w:p w14:paraId="4CA28451" w14:textId="77777777" w:rsidR="00895112" w:rsidRDefault="00895112" w:rsidP="00A7333E">
      <w:pPr>
        <w:pStyle w:val="EnglishHangNoCoptic"/>
      </w:pPr>
      <w:r>
        <w:t>9 “You will stretch your bow against scepters,” says the Lord.</w:t>
      </w:r>
      <w:r w:rsidRPr="006768D5">
        <w:rPr>
          <w:i/>
        </w:rPr>
        <w:t xml:space="preserve"> (Pause.)</w:t>
      </w:r>
    </w:p>
    <w:p w14:paraId="11BAFBC2" w14:textId="77777777" w:rsidR="00895112" w:rsidRDefault="00895112" w:rsidP="00A7333E">
      <w:pPr>
        <w:pStyle w:val="EnglishHangEndNoCoptic"/>
        <w:ind w:firstLine="0"/>
      </w:pPr>
      <w:r>
        <w:t>The land of rivers will be torn asunder.</w:t>
      </w:r>
    </w:p>
    <w:p w14:paraId="4D58FD45" w14:textId="77777777" w:rsidR="00895112" w:rsidRDefault="00895112" w:rsidP="00A7333E">
      <w:pPr>
        <w:pStyle w:val="EnglishHangNoCoptic"/>
      </w:pPr>
      <w:r>
        <w:t>10 Many peoples will see you and be in travail,</w:t>
      </w:r>
    </w:p>
    <w:p w14:paraId="69F917F4" w14:textId="77777777" w:rsidR="00895112" w:rsidRDefault="00895112" w:rsidP="00A7333E">
      <w:pPr>
        <w:pStyle w:val="EnglishHangNoCoptic"/>
        <w:ind w:firstLine="0"/>
      </w:pPr>
      <w:r>
        <w:t>as You scatter water from its course.</w:t>
      </w:r>
    </w:p>
    <w:p w14:paraId="1418EE52" w14:textId="77777777" w:rsidR="00895112" w:rsidRDefault="00895112" w:rsidP="00A7333E">
      <w:pPr>
        <w:pStyle w:val="EnglishHangNoCoptic"/>
        <w:ind w:firstLine="0"/>
      </w:pPr>
      <w:r>
        <w:t>The deep uttered its voice;</w:t>
      </w:r>
    </w:p>
    <w:p w14:paraId="1B7B6AE0" w14:textId="77777777" w:rsidR="00895112" w:rsidRDefault="00895112" w:rsidP="00A7333E">
      <w:pPr>
        <w:pStyle w:val="EnglishHangEndNoCoptic"/>
        <w:ind w:firstLine="0"/>
      </w:pPr>
      <w:r>
        <w:t>raising its form on high.</w:t>
      </w:r>
    </w:p>
    <w:p w14:paraId="68BFD7DB" w14:textId="77777777" w:rsidR="00895112" w:rsidRDefault="00895112" w:rsidP="00A7333E">
      <w:pPr>
        <w:pStyle w:val="EnglishHangNoCoptic"/>
      </w:pPr>
      <w:r>
        <w:t>11 The sun arose, and the moon stood still in its course;</w:t>
      </w:r>
    </w:p>
    <w:p w14:paraId="22C8ED83" w14:textId="77777777" w:rsidR="00895112" w:rsidRDefault="00895112" w:rsidP="00A7333E">
      <w:pPr>
        <w:pStyle w:val="EnglishHangNoCoptic"/>
        <w:ind w:firstLine="0"/>
      </w:pPr>
      <w:r>
        <w:t>at the light of Your arrows they went forth,</w:t>
      </w:r>
    </w:p>
    <w:p w14:paraId="114C8539" w14:textId="77777777" w:rsidR="00895112" w:rsidRDefault="00895112" w:rsidP="00A7333E">
      <w:pPr>
        <w:pStyle w:val="EnglishHangEndNoCoptic"/>
        <w:ind w:firstLine="0"/>
      </w:pPr>
      <w:r>
        <w:t>at the flashing of Your gleaming weapons.</w:t>
      </w:r>
    </w:p>
    <w:p w14:paraId="3F9F8BE3" w14:textId="77777777" w:rsidR="00895112" w:rsidRDefault="00895112" w:rsidP="00A7333E">
      <w:pPr>
        <w:pStyle w:val="EnglishHangNoCoptic"/>
      </w:pPr>
      <w:r>
        <w:t>12 You will bring low the land with a threat;</w:t>
      </w:r>
    </w:p>
    <w:p w14:paraId="66C6556F" w14:textId="77777777" w:rsidR="00895112" w:rsidRDefault="00895112" w:rsidP="00A7333E">
      <w:pPr>
        <w:pStyle w:val="EnglishHangEndNoCoptic"/>
        <w:ind w:firstLine="0"/>
      </w:pPr>
      <w:r>
        <w:t>You will break the nations in wrath.</w:t>
      </w:r>
    </w:p>
    <w:p w14:paraId="61C87896" w14:textId="77777777" w:rsidR="00895112" w:rsidRDefault="00895112" w:rsidP="00A7333E">
      <w:pPr>
        <w:pStyle w:val="EnglishHangNoCoptic"/>
      </w:pPr>
      <w:r>
        <w:t>13 You went forth for the salvation of Your people,</w:t>
      </w:r>
    </w:p>
    <w:p w14:paraId="62C6F698" w14:textId="77777777" w:rsidR="00895112" w:rsidRDefault="00895112" w:rsidP="00A7333E">
      <w:pPr>
        <w:pStyle w:val="EnglishHangNoCoptic"/>
        <w:ind w:firstLine="0"/>
      </w:pPr>
      <w:r>
        <w:t>to save Your anointed ones.</w:t>
      </w:r>
    </w:p>
    <w:p w14:paraId="05EF18D6" w14:textId="77777777" w:rsidR="00895112" w:rsidRDefault="00895112" w:rsidP="00A7333E">
      <w:pPr>
        <w:pStyle w:val="EnglishHangNoCoptic"/>
        <w:ind w:firstLine="0"/>
      </w:pPr>
      <w:r>
        <w:t>You brought death upon the heads of the lawless;</w:t>
      </w:r>
    </w:p>
    <w:p w14:paraId="409887A2" w14:textId="77777777" w:rsidR="00895112" w:rsidRDefault="00895112" w:rsidP="00A7333E">
      <w:pPr>
        <w:pStyle w:val="EnglishHangEndNoCoptic"/>
        <w:ind w:firstLine="0"/>
      </w:pPr>
      <w:r>
        <w:t xml:space="preserve">You brought fetters upon their neck. </w:t>
      </w:r>
      <w:r w:rsidRPr="006768D5">
        <w:rPr>
          <w:i/>
        </w:rPr>
        <w:t>(Pause.)</w:t>
      </w:r>
    </w:p>
    <w:p w14:paraId="36982D0A" w14:textId="77777777" w:rsidR="00895112" w:rsidRDefault="00895112" w:rsidP="00A7333E">
      <w:pPr>
        <w:pStyle w:val="EnglishHangNoCoptic"/>
      </w:pPr>
      <w:r>
        <w:t>14 You cut off the heads of rulers in a frenzy;</w:t>
      </w:r>
    </w:p>
    <w:p w14:paraId="0704B4A6" w14:textId="77777777" w:rsidR="00895112" w:rsidRDefault="00895112" w:rsidP="00A7333E">
      <w:pPr>
        <w:pStyle w:val="EnglishHangNoCoptic"/>
        <w:ind w:firstLine="0"/>
      </w:pPr>
      <w:r>
        <w:t>they will tremble in this.</w:t>
      </w:r>
    </w:p>
    <w:p w14:paraId="5A92F9E1" w14:textId="77777777" w:rsidR="00895112" w:rsidRDefault="00895112" w:rsidP="00A7333E">
      <w:pPr>
        <w:pStyle w:val="EnglishHangNoCoptic"/>
        <w:ind w:firstLine="0"/>
      </w:pPr>
      <w:r>
        <w:t>They will break their bridles</w:t>
      </w:r>
    </w:p>
    <w:p w14:paraId="538901B5" w14:textId="77777777" w:rsidR="00895112" w:rsidRDefault="00895112" w:rsidP="00A7333E">
      <w:pPr>
        <w:pStyle w:val="EnglishHangEndNoCoptic"/>
        <w:ind w:firstLine="0"/>
      </w:pPr>
      <w:r>
        <w:t>like a poor man eating in secret.</w:t>
      </w:r>
    </w:p>
    <w:p w14:paraId="4A1355D8" w14:textId="77777777" w:rsidR="00895112" w:rsidRDefault="00895112" w:rsidP="00A7333E">
      <w:pPr>
        <w:pStyle w:val="EnglishHangNoCoptic"/>
      </w:pPr>
      <w:r>
        <w:t>15 You ran your horses into the sea,</w:t>
      </w:r>
    </w:p>
    <w:p w14:paraId="62D1182F" w14:textId="77777777" w:rsidR="00895112" w:rsidRDefault="00895112" w:rsidP="00A7333E">
      <w:pPr>
        <w:pStyle w:val="EnglishHangEndNoCoptic"/>
        <w:ind w:firstLine="0"/>
      </w:pPr>
      <w:r>
        <w:lastRenderedPageBreak/>
        <w:t>churning up the many waters.</w:t>
      </w:r>
    </w:p>
    <w:p w14:paraId="0A999F51" w14:textId="77777777" w:rsidR="00895112" w:rsidRDefault="00895112" w:rsidP="00A7333E">
      <w:pPr>
        <w:pStyle w:val="EnglishHangNoCoptic"/>
      </w:pPr>
      <w:r>
        <w:t>16 I kept watch, and my belly trembled</w:t>
      </w:r>
    </w:p>
    <w:p w14:paraId="42818A8B" w14:textId="77777777" w:rsidR="00895112" w:rsidRDefault="00895112" w:rsidP="00A7333E">
      <w:pPr>
        <w:pStyle w:val="EnglishHangNoCoptic"/>
        <w:ind w:firstLine="0"/>
      </w:pPr>
      <w:r>
        <w:t>from the sound of the prayer of my lips;</w:t>
      </w:r>
    </w:p>
    <w:p w14:paraId="7EACBF19" w14:textId="77777777" w:rsidR="00895112" w:rsidRDefault="00895112" w:rsidP="00A7333E">
      <w:pPr>
        <w:pStyle w:val="EnglishHangNoCoptic"/>
        <w:ind w:firstLine="0"/>
      </w:pPr>
      <w:r>
        <w:t>and trembling penetrated into my bones.</w:t>
      </w:r>
    </w:p>
    <w:p w14:paraId="442C22A9" w14:textId="77777777" w:rsidR="00895112" w:rsidRDefault="00895112" w:rsidP="00A7333E">
      <w:pPr>
        <w:pStyle w:val="EnglishHangNoCoptic"/>
        <w:ind w:firstLine="0"/>
      </w:pPr>
      <w:r>
        <w:t>and my very frame of mind was troubled.</w:t>
      </w:r>
    </w:p>
    <w:p w14:paraId="6C3A7B8B" w14:textId="77777777" w:rsidR="00895112" w:rsidRDefault="00895112" w:rsidP="00A7333E">
      <w:pPr>
        <w:pStyle w:val="EnglishHangNoCoptic"/>
        <w:ind w:firstLine="0"/>
      </w:pPr>
      <w:r>
        <w:t>I will rest in the day of affliction</w:t>
      </w:r>
    </w:p>
    <w:p w14:paraId="1AA26EA5" w14:textId="77777777" w:rsidR="00895112" w:rsidRDefault="00895112" w:rsidP="00A7333E">
      <w:pPr>
        <w:pStyle w:val="EnglishHangEndNoCoptic"/>
        <w:ind w:firstLine="0"/>
      </w:pPr>
      <w:r>
        <w:t>to go up to the people of my sojourn.</w:t>
      </w:r>
    </w:p>
    <w:p w14:paraId="647B8030" w14:textId="77777777" w:rsidR="00895112" w:rsidRDefault="00895112" w:rsidP="00A7333E">
      <w:pPr>
        <w:pStyle w:val="EnglishHangNoCoptic"/>
      </w:pPr>
      <w:r>
        <w:t>17 For though the fig tree will not bear fruit</w:t>
      </w:r>
    </w:p>
    <w:p w14:paraId="70F19FE1" w14:textId="77777777" w:rsidR="00895112" w:rsidRDefault="00895112" w:rsidP="00A7333E">
      <w:pPr>
        <w:pStyle w:val="EnglishHangNoCoptic"/>
        <w:ind w:firstLine="0"/>
      </w:pPr>
      <w:r>
        <w:t>and there are no grapes on the vines;</w:t>
      </w:r>
    </w:p>
    <w:p w14:paraId="008F70E8" w14:textId="77777777" w:rsidR="00895112" w:rsidRDefault="00895112" w:rsidP="00A7333E">
      <w:pPr>
        <w:pStyle w:val="EnglishHangNoCoptic"/>
        <w:ind w:firstLine="0"/>
      </w:pPr>
      <w:r>
        <w:t>the labor of the olive tree fail</w:t>
      </w:r>
    </w:p>
    <w:p w14:paraId="19EB12A1" w14:textId="77777777" w:rsidR="00895112" w:rsidRDefault="00895112" w:rsidP="00A7333E">
      <w:pPr>
        <w:pStyle w:val="EnglishHangNoCoptic"/>
        <w:ind w:firstLine="0"/>
      </w:pPr>
      <w:r>
        <w:t>and the fields yield no food;</w:t>
      </w:r>
    </w:p>
    <w:p w14:paraId="6A36739E" w14:textId="77777777" w:rsidR="00895112" w:rsidRDefault="00895112" w:rsidP="00A7333E">
      <w:pPr>
        <w:pStyle w:val="EnglishHangNoCoptic"/>
        <w:ind w:firstLine="0"/>
      </w:pPr>
      <w:r>
        <w:t>though the sheep have no pasture</w:t>
      </w:r>
    </w:p>
    <w:p w14:paraId="45FE6487" w14:textId="77777777" w:rsidR="00895112" w:rsidRDefault="00895112" w:rsidP="00A7333E">
      <w:pPr>
        <w:pStyle w:val="EnglishHangEndNoCoptic"/>
        <w:ind w:firstLine="0"/>
      </w:pPr>
      <w:r>
        <w:t>and there are no oxen at the mangers;</w:t>
      </w:r>
    </w:p>
    <w:p w14:paraId="4B637565" w14:textId="77777777" w:rsidR="00895112" w:rsidRDefault="00895112" w:rsidP="00A7333E">
      <w:pPr>
        <w:pStyle w:val="EnglishHangNoCoptic"/>
      </w:pPr>
      <w:r>
        <w:t>18 yet I will glory in the Lord;</w:t>
      </w:r>
    </w:p>
    <w:p w14:paraId="419B822D" w14:textId="77777777" w:rsidR="00895112" w:rsidRDefault="00895112" w:rsidP="00A7333E">
      <w:pPr>
        <w:pStyle w:val="EnglishHangEndNoCoptic"/>
        <w:ind w:firstLine="0"/>
      </w:pPr>
      <w:r>
        <w:t>I will rejoice in God my Saviour.</w:t>
      </w:r>
    </w:p>
    <w:p w14:paraId="05DDD410" w14:textId="77777777" w:rsidR="00895112" w:rsidRDefault="00895112" w:rsidP="00A7333E">
      <w:pPr>
        <w:pStyle w:val="EnglishHangNoCoptic"/>
      </w:pPr>
      <w:r>
        <w:t>19 The Lord God is my strength;</w:t>
      </w:r>
    </w:p>
    <w:p w14:paraId="2A1D29E1" w14:textId="77777777" w:rsidR="00895112" w:rsidRDefault="00895112" w:rsidP="00A7333E">
      <w:pPr>
        <w:pStyle w:val="EnglishHangNoCoptic"/>
        <w:ind w:firstLine="0"/>
      </w:pPr>
      <w:r>
        <w:t>He will direct my feet to the end;</w:t>
      </w:r>
    </w:p>
    <w:p w14:paraId="3BDC5BD4" w14:textId="77777777" w:rsidR="00895112" w:rsidRDefault="00895112" w:rsidP="00A7333E">
      <w:pPr>
        <w:pStyle w:val="EnglishHangNoCoptic"/>
        <w:ind w:firstLine="0"/>
      </w:pPr>
      <w:r>
        <w:t>He will set me upon high places,</w:t>
      </w:r>
    </w:p>
    <w:p w14:paraId="0FBBAB9C" w14:textId="77777777" w:rsidR="00895112" w:rsidRDefault="00895112" w:rsidP="00A7333E">
      <w:pPr>
        <w:pStyle w:val="EnglishHangEndNoCoptic"/>
        <w:ind w:firstLine="0"/>
      </w:pPr>
      <w:r>
        <w:t>to conquer by His song.</w:t>
      </w:r>
    </w:p>
    <w:p w14:paraId="2DB3401D" w14:textId="77777777" w:rsidR="00895112" w:rsidRDefault="00895112" w:rsidP="00A7333E">
      <w:pPr>
        <w:pStyle w:val="Heading4"/>
      </w:pPr>
      <w:r>
        <w:t>The Prayer of Jonas the Prophet</w:t>
      </w:r>
    </w:p>
    <w:p w14:paraId="50AF541A" w14:textId="77777777" w:rsidR="00895112" w:rsidRDefault="00895112" w:rsidP="00A7333E">
      <w:pPr>
        <w:pStyle w:val="Rubric"/>
      </w:pPr>
      <w:r>
        <w:t>(Jonas 2:2-10. Coptic rite: Joyous Saturday, Byzantine rite: Sixth Ode; 2And from the belly of the sea creature, Jonah prayed to the Lord his God, 3and said,)</w:t>
      </w:r>
    </w:p>
    <w:p w14:paraId="713A52CB" w14:textId="77777777" w:rsidR="00895112" w:rsidRDefault="00895112" w:rsidP="00A7333E">
      <w:pPr>
        <w:pStyle w:val="Rubric"/>
      </w:pPr>
      <w:r>
        <w:t>A reading from the Book of Jonas the Prophet. His blessing be upon us all. Amen.</w:t>
      </w:r>
    </w:p>
    <w:p w14:paraId="65871E6B" w14:textId="77777777" w:rsidR="00895112" w:rsidRDefault="00895112" w:rsidP="00A7333E">
      <w:pPr>
        <w:pStyle w:val="EnglishHangNoCoptic"/>
      </w:pPr>
      <w:r>
        <w:t>“I cried out in my affliction to the Lord, my God,</w:t>
      </w:r>
    </w:p>
    <w:p w14:paraId="0BA6E5A3" w14:textId="77777777" w:rsidR="00895112" w:rsidRDefault="00895112" w:rsidP="00A7333E">
      <w:pPr>
        <w:pStyle w:val="EnglishHangNoCoptic"/>
        <w:ind w:firstLine="0"/>
      </w:pPr>
      <w:r>
        <w:t>and He heard my voice;</w:t>
      </w:r>
    </w:p>
    <w:p w14:paraId="1CC44DDF" w14:textId="77777777" w:rsidR="00895112" w:rsidRDefault="00895112" w:rsidP="00A7333E">
      <w:pPr>
        <w:pStyle w:val="EnglishHangEndNoCoptic"/>
        <w:ind w:firstLine="0"/>
      </w:pPr>
      <w:r>
        <w:t>out of the belly of Hades, You heard the cry of my voice.</w:t>
      </w:r>
    </w:p>
    <w:p w14:paraId="31EC2B92" w14:textId="77777777" w:rsidR="00895112" w:rsidRDefault="00895112" w:rsidP="00A7333E">
      <w:pPr>
        <w:pStyle w:val="EnglishHangNoCoptic"/>
      </w:pPr>
      <w:r>
        <w:t>4 You cast me into the depths of the heart of the sea,</w:t>
      </w:r>
    </w:p>
    <w:p w14:paraId="4C50456C" w14:textId="77777777" w:rsidR="00895112" w:rsidRDefault="00895112" w:rsidP="00A7333E">
      <w:pPr>
        <w:pStyle w:val="EnglishHangNoCoptic"/>
        <w:ind w:firstLine="0"/>
      </w:pPr>
      <w:r>
        <w:t>and rivers encompassed me;</w:t>
      </w:r>
    </w:p>
    <w:p w14:paraId="3E8421B7" w14:textId="77777777" w:rsidR="00895112" w:rsidRDefault="00895112" w:rsidP="00A7333E">
      <w:pPr>
        <w:pStyle w:val="EnglishHangEndNoCoptic"/>
        <w:ind w:firstLine="0"/>
      </w:pPr>
      <w:r>
        <w:t>all Your surging waters and Your waves passed over me.</w:t>
      </w:r>
    </w:p>
    <w:p w14:paraId="6E0E4F61" w14:textId="77777777" w:rsidR="00895112" w:rsidRDefault="00895112" w:rsidP="00A7333E">
      <w:pPr>
        <w:pStyle w:val="EnglishHangNoCoptic"/>
      </w:pPr>
      <w:r>
        <w:t>5 And I said, ‘I have been driven away from Your sight;</w:t>
      </w:r>
    </w:p>
    <w:p w14:paraId="36083DA4" w14:textId="77777777" w:rsidR="00895112" w:rsidRDefault="00895112" w:rsidP="00A7333E">
      <w:pPr>
        <w:pStyle w:val="EnglishHangEndNoCoptic"/>
        <w:ind w:firstLine="0"/>
      </w:pPr>
      <w:r>
        <w:t>Will I look again with favor toward Your holy temple?’</w:t>
      </w:r>
    </w:p>
    <w:p w14:paraId="75318ABA" w14:textId="77777777" w:rsidR="00895112" w:rsidRDefault="00895112" w:rsidP="00A7333E">
      <w:pPr>
        <w:pStyle w:val="EnglishHangNoCoptic"/>
      </w:pPr>
      <w:r>
        <w:t>6 Water is poured over me to my soul;</w:t>
      </w:r>
    </w:p>
    <w:p w14:paraId="08A3ECB9" w14:textId="77777777" w:rsidR="00895112" w:rsidRDefault="00895112" w:rsidP="00A7333E">
      <w:pPr>
        <w:pStyle w:val="EnglishHangNoCoptic"/>
        <w:ind w:firstLine="0"/>
      </w:pPr>
      <w:r>
        <w:t>the lowest depth encircled me;</w:t>
      </w:r>
    </w:p>
    <w:p w14:paraId="13BD1F18" w14:textId="77777777" w:rsidR="00895112" w:rsidRDefault="00895112" w:rsidP="00A7333E">
      <w:pPr>
        <w:pStyle w:val="EnglishHangEndNoCoptic"/>
        <w:ind w:firstLine="0"/>
      </w:pPr>
      <w:r>
        <w:t>my head sank into the clefts of the mountains.</w:t>
      </w:r>
    </w:p>
    <w:p w14:paraId="595EA3CC" w14:textId="77777777" w:rsidR="00895112" w:rsidRDefault="00895112" w:rsidP="00A7333E">
      <w:pPr>
        <w:pStyle w:val="EnglishHangNoCoptic"/>
      </w:pPr>
      <w:r>
        <w:t>7 I descended into the earth,</w:t>
      </w:r>
    </w:p>
    <w:p w14:paraId="1EBEBF46" w14:textId="77777777" w:rsidR="00895112" w:rsidRDefault="00895112" w:rsidP="00A7333E">
      <w:pPr>
        <w:pStyle w:val="EnglishHangNoCoptic"/>
        <w:ind w:firstLine="0"/>
      </w:pPr>
      <w:r>
        <w:t>whose bars are everlasting barriers;</w:t>
      </w:r>
    </w:p>
    <w:p w14:paraId="16BCA511" w14:textId="77777777" w:rsidR="00895112" w:rsidRDefault="00895112" w:rsidP="00A7333E">
      <w:pPr>
        <w:pStyle w:val="EnglishHangNoCoptic"/>
        <w:ind w:firstLine="0"/>
      </w:pPr>
      <w:r>
        <w:lastRenderedPageBreak/>
        <w:t>yet let my life ascend from corruption,</w:t>
      </w:r>
    </w:p>
    <w:p w14:paraId="5E153F56" w14:textId="77777777" w:rsidR="00895112" w:rsidRDefault="00895112" w:rsidP="00A7333E">
      <w:pPr>
        <w:pStyle w:val="EnglishHangEndNoCoptic"/>
        <w:ind w:firstLine="0"/>
      </w:pPr>
      <w:r>
        <w:t>O Lord, my God.</w:t>
      </w:r>
    </w:p>
    <w:p w14:paraId="702BAEFD" w14:textId="77777777" w:rsidR="00895112" w:rsidRDefault="00895112" w:rsidP="00A7333E">
      <w:pPr>
        <w:pStyle w:val="EnglishHangNoCoptic"/>
      </w:pPr>
      <w:r>
        <w:t>8 When my soul was failing from me,</w:t>
      </w:r>
    </w:p>
    <w:p w14:paraId="56E51D90" w14:textId="77777777" w:rsidR="00895112" w:rsidRDefault="00895112" w:rsidP="00A7333E">
      <w:pPr>
        <w:pStyle w:val="EnglishHangNoCoptic"/>
        <w:ind w:firstLine="0"/>
      </w:pPr>
      <w:r>
        <w:t>I remembered the Lord.</w:t>
      </w:r>
    </w:p>
    <w:p w14:paraId="2EAC0EAE" w14:textId="77777777" w:rsidR="00895112" w:rsidRDefault="00895112" w:rsidP="00A7333E">
      <w:pPr>
        <w:pStyle w:val="EnglishHangEndNoCoptic"/>
        <w:ind w:firstLine="0"/>
      </w:pPr>
      <w:r>
        <w:t>May my prayer be brought to You,</w:t>
      </w:r>
    </w:p>
    <w:p w14:paraId="19BBFC3C" w14:textId="77777777" w:rsidR="00895112" w:rsidRDefault="00895112" w:rsidP="00A7333E">
      <w:pPr>
        <w:pStyle w:val="EnglishHangEndNoCoptic"/>
        <w:ind w:firstLine="0"/>
      </w:pPr>
      <w:r>
        <w:t>into Your holy temple.</w:t>
      </w:r>
    </w:p>
    <w:p w14:paraId="5BC84729" w14:textId="77777777" w:rsidR="00895112" w:rsidRDefault="00895112" w:rsidP="00A7333E">
      <w:pPr>
        <w:pStyle w:val="EnglishHangNoCoptic"/>
      </w:pPr>
      <w:r>
        <w:t>9 Those who follow vanity and lies</w:t>
      </w:r>
    </w:p>
    <w:p w14:paraId="2D5EE708" w14:textId="77777777" w:rsidR="00895112" w:rsidRDefault="00895112" w:rsidP="00A7333E">
      <w:pPr>
        <w:pStyle w:val="EnglishHangEndNoCoptic"/>
        <w:ind w:firstLine="0"/>
      </w:pPr>
      <w:r>
        <w:t>forsake their own mercy.</w:t>
      </w:r>
    </w:p>
    <w:p w14:paraId="2CD1F067" w14:textId="77777777" w:rsidR="00895112" w:rsidRDefault="00895112" w:rsidP="00A7333E">
      <w:pPr>
        <w:pStyle w:val="EnglishHangNoCoptic"/>
      </w:pPr>
      <w:r>
        <w:t>10 But with a voice of confession and praise,</w:t>
      </w:r>
    </w:p>
    <w:p w14:paraId="0D0078BC" w14:textId="77777777" w:rsidR="00895112" w:rsidRDefault="00895112" w:rsidP="00A7333E">
      <w:pPr>
        <w:pStyle w:val="EnglishHangNoCoptic"/>
        <w:ind w:firstLine="0"/>
      </w:pPr>
      <w:r>
        <w:t>I will sacrifice to You.</w:t>
      </w:r>
    </w:p>
    <w:p w14:paraId="66248B8D" w14:textId="77777777" w:rsidR="00895112" w:rsidRDefault="00895112" w:rsidP="00A7333E">
      <w:pPr>
        <w:pStyle w:val="EnglishHangNoCoptic"/>
        <w:ind w:firstLine="0"/>
      </w:pPr>
      <w:r>
        <w:t>I will offer up to You as much as I vowed,</w:t>
      </w:r>
    </w:p>
    <w:p w14:paraId="230A9676" w14:textId="77777777" w:rsidR="00895112" w:rsidRDefault="00895112" w:rsidP="00A7333E">
      <w:pPr>
        <w:pStyle w:val="EnglishHangEndNoCoptic"/>
        <w:ind w:firstLine="0"/>
      </w:pPr>
      <w:r>
        <w:t>to You, the Lord of my Deliverance.”</w:t>
      </w:r>
    </w:p>
    <w:p w14:paraId="683AF878" w14:textId="77777777" w:rsidR="00895112" w:rsidRDefault="00895112" w:rsidP="00A7333E">
      <w:pPr>
        <w:pStyle w:val="Heading4"/>
      </w:pPr>
      <w:r>
        <w:t>The Prayer of Hezekiah the King</w:t>
      </w:r>
    </w:p>
    <w:p w14:paraId="395AF800" w14:textId="77777777" w:rsidR="00895112" w:rsidRDefault="00895112" w:rsidP="00A7333E">
      <w:pPr>
        <w:pStyle w:val="Rubric"/>
      </w:pPr>
      <w:r>
        <w:t>(Esaias 38:9-20. Coptic rite: Joyous Saturday; 9</w:t>
      </w:r>
      <w:r w:rsidRPr="00170FFC">
        <w:t>The prayer of Hezekiah king of Judah when he was sick and recovered from his sickness:</w:t>
      </w:r>
      <w:r>
        <w:t>)</w:t>
      </w:r>
    </w:p>
    <w:p w14:paraId="71E8DAC2" w14:textId="77777777" w:rsidR="00895112" w:rsidRDefault="00895112" w:rsidP="00A7333E">
      <w:pPr>
        <w:pStyle w:val="Rubric"/>
      </w:pPr>
      <w:r>
        <w:t>A reading from the book of Esias the Prophet. His blessing be upon us all. Amen.</w:t>
      </w:r>
    </w:p>
    <w:p w14:paraId="0D1D3E9D" w14:textId="77777777" w:rsidR="00895112" w:rsidRDefault="00895112" w:rsidP="00A7333E">
      <w:pPr>
        <w:pStyle w:val="EnglishHangNoCoptic"/>
      </w:pPr>
      <w:r w:rsidRPr="00170FFC">
        <w:t>“I said at the end of m</w:t>
      </w:r>
      <w:r>
        <w:t>y days, near the gates of Hades,</w:t>
      </w:r>
    </w:p>
    <w:p w14:paraId="35F7C382" w14:textId="77777777" w:rsidR="00895112" w:rsidRDefault="00895112" w:rsidP="00A7333E">
      <w:pPr>
        <w:pStyle w:val="EnglishHangEndNoCoptic"/>
        <w:ind w:firstLine="0"/>
      </w:pPr>
      <w:r w:rsidRPr="00170FFC">
        <w:t xml:space="preserve">‘I </w:t>
      </w:r>
      <w:r>
        <w:t>will</w:t>
      </w:r>
      <w:r w:rsidRPr="00170FFC">
        <w:t xml:space="preserve"> leave behind the remainder of my y</w:t>
      </w:r>
      <w:r>
        <w:t>ears.’</w:t>
      </w:r>
    </w:p>
    <w:p w14:paraId="7D142E16" w14:textId="77777777" w:rsidR="00895112" w:rsidRDefault="00895112" w:rsidP="00A7333E">
      <w:pPr>
        <w:pStyle w:val="EnglishHangNoCoptic"/>
      </w:pPr>
      <w:r w:rsidRPr="00170FFC">
        <w:t>11</w:t>
      </w:r>
      <w:r>
        <w:t xml:space="preserve"> I said, ‘I will no longer see</w:t>
      </w:r>
    </w:p>
    <w:p w14:paraId="0A38F65C" w14:textId="77777777" w:rsidR="00895112" w:rsidRDefault="00895112" w:rsidP="00A7333E">
      <w:pPr>
        <w:pStyle w:val="EnglishHangNoCoptic"/>
        <w:ind w:firstLine="0"/>
      </w:pPr>
      <w:r w:rsidRPr="00170FFC">
        <w:t>the salv</w:t>
      </w:r>
      <w:r>
        <w:t>ation of my God upon the earth;</w:t>
      </w:r>
    </w:p>
    <w:p w14:paraId="464FDE58" w14:textId="77777777" w:rsidR="00895112" w:rsidRDefault="00895112" w:rsidP="00A7333E">
      <w:pPr>
        <w:pStyle w:val="EnglishHangNoCoptic"/>
        <w:ind w:firstLine="0"/>
      </w:pPr>
      <w:r>
        <w:t>I will no longer see a man</w:t>
      </w:r>
    </w:p>
    <w:p w14:paraId="0111B548" w14:textId="77777777" w:rsidR="00895112" w:rsidRDefault="00895112" w:rsidP="00A7333E">
      <w:pPr>
        <w:pStyle w:val="EnglishHangEndNoCoptic"/>
        <w:ind w:firstLine="0"/>
      </w:pPr>
      <w:r>
        <w:t>From among my kindred.’</w:t>
      </w:r>
    </w:p>
    <w:p w14:paraId="1F64406F" w14:textId="77777777" w:rsidR="00895112" w:rsidRDefault="00895112" w:rsidP="00A7333E">
      <w:pPr>
        <w:pStyle w:val="EnglishHangNoCoptic"/>
      </w:pPr>
      <w:r w:rsidRPr="00170FFC">
        <w:t>12</w:t>
      </w:r>
      <w:r>
        <w:t xml:space="preserve"> </w:t>
      </w:r>
      <w:r w:rsidRPr="00170FFC">
        <w:t>I left b</w:t>
      </w:r>
      <w:r>
        <w:t>ehind what remained of my life.</w:t>
      </w:r>
    </w:p>
    <w:p w14:paraId="64089B6B" w14:textId="77777777" w:rsidR="00895112" w:rsidRDefault="00895112" w:rsidP="00A7333E">
      <w:pPr>
        <w:pStyle w:val="EnglishHangNoCoptic"/>
        <w:ind w:firstLine="0"/>
      </w:pPr>
      <w:r w:rsidRPr="00170FFC">
        <w:t>It</w:t>
      </w:r>
      <w:r>
        <w:t xml:space="preserve"> went away and departed from me</w:t>
      </w:r>
    </w:p>
    <w:p w14:paraId="393F4CF3" w14:textId="77777777" w:rsidR="00895112" w:rsidRDefault="00895112" w:rsidP="00A7333E">
      <w:pPr>
        <w:pStyle w:val="EnglishHangNoCoptic"/>
        <w:ind w:firstLine="0"/>
      </w:pPr>
      <w:r>
        <w:t>like one who takes down a tent.</w:t>
      </w:r>
    </w:p>
    <w:p w14:paraId="4C77C5D1" w14:textId="77777777" w:rsidR="00895112" w:rsidRDefault="00895112" w:rsidP="00A7333E">
      <w:pPr>
        <w:pStyle w:val="EnglishHangNoCoptic"/>
        <w:ind w:firstLine="0"/>
      </w:pPr>
      <w:r w:rsidRPr="00170FFC">
        <w:t xml:space="preserve">My breath became </w:t>
      </w:r>
      <w:r>
        <w:t>like a web</w:t>
      </w:r>
      <w:r w:rsidRPr="00170FFC">
        <w:t xml:space="preserve"> </w:t>
      </w:r>
      <w:r>
        <w:t xml:space="preserve">of a weaver </w:t>
      </w:r>
    </w:p>
    <w:p w14:paraId="29ECBDF7" w14:textId="77777777" w:rsidR="00895112" w:rsidRDefault="00895112" w:rsidP="00A7333E">
      <w:pPr>
        <w:pStyle w:val="EnglishHangEndNoCoptic"/>
        <w:ind w:firstLine="0"/>
      </w:pPr>
      <w:r>
        <w:t>within me, when she draws near to cut it.</w:t>
      </w:r>
    </w:p>
    <w:p w14:paraId="7A407ACD" w14:textId="77777777" w:rsidR="00895112" w:rsidRDefault="00895112" w:rsidP="00A7333E">
      <w:pPr>
        <w:pStyle w:val="EnglishHangNoCoptic"/>
      </w:pPr>
      <w:r w:rsidRPr="00170FFC">
        <w:t>13</w:t>
      </w:r>
      <w:r>
        <w:t xml:space="preserve"> On that day I was given</w:t>
      </w:r>
    </w:p>
    <w:p w14:paraId="16B41505" w14:textId="77777777" w:rsidR="00895112" w:rsidRDefault="00895112" w:rsidP="00A7333E">
      <w:pPr>
        <w:pStyle w:val="EnglishHangNoCoptic"/>
        <w:ind w:firstLine="0"/>
      </w:pPr>
      <w:r>
        <w:t>as to a lion until morning;</w:t>
      </w:r>
    </w:p>
    <w:p w14:paraId="15970EC0" w14:textId="77777777" w:rsidR="00895112" w:rsidRDefault="00895112" w:rsidP="00A7333E">
      <w:pPr>
        <w:pStyle w:val="EnglishHangNoCoptic"/>
        <w:ind w:firstLine="0"/>
      </w:pPr>
      <w:r>
        <w:t>so He broke my bones,</w:t>
      </w:r>
    </w:p>
    <w:p w14:paraId="5F1D9C7D" w14:textId="77777777" w:rsidR="00895112" w:rsidRDefault="00895112" w:rsidP="00A7333E">
      <w:pPr>
        <w:pStyle w:val="EnglishHangEndNoCoptic"/>
        <w:ind w:firstLine="0"/>
      </w:pPr>
      <w:r w:rsidRPr="00170FFC">
        <w:t xml:space="preserve">for </w:t>
      </w:r>
      <w:r>
        <w:t>I was given to him</w:t>
      </w:r>
      <w:r w:rsidRPr="00170FFC">
        <w:t xml:space="preserve"> from da</w:t>
      </w:r>
      <w:r>
        <w:t>y until night.</w:t>
      </w:r>
    </w:p>
    <w:p w14:paraId="0E093EDB" w14:textId="77777777" w:rsidR="00895112" w:rsidRDefault="00895112" w:rsidP="00A7333E">
      <w:pPr>
        <w:pStyle w:val="EnglishHangNoCoptic"/>
      </w:pPr>
      <w:r w:rsidRPr="00170FFC">
        <w:t>14</w:t>
      </w:r>
      <w:r>
        <w:t xml:space="preserve"> I will cry out like a swallow;</w:t>
      </w:r>
    </w:p>
    <w:p w14:paraId="13BD0A10" w14:textId="77777777" w:rsidR="00895112" w:rsidRDefault="00895112" w:rsidP="00A7333E">
      <w:pPr>
        <w:pStyle w:val="EnglishHangNoCoptic"/>
        <w:ind w:firstLine="0"/>
      </w:pPr>
      <w:r>
        <w:t>I will mourn like a dove.</w:t>
      </w:r>
    </w:p>
    <w:p w14:paraId="5637CB9F" w14:textId="77777777" w:rsidR="00895112" w:rsidRDefault="00895112" w:rsidP="00A7333E">
      <w:pPr>
        <w:pStyle w:val="EnglishHangNoCoptic"/>
        <w:ind w:firstLine="0"/>
      </w:pPr>
      <w:r w:rsidRPr="00170FFC">
        <w:t xml:space="preserve">My eyes </w:t>
      </w:r>
      <w:r>
        <w:t xml:space="preserve">have </w:t>
      </w:r>
      <w:r w:rsidRPr="00170FFC">
        <w:t>fail from l</w:t>
      </w:r>
      <w:r>
        <w:t>ooking to the height of heaven,</w:t>
      </w:r>
    </w:p>
    <w:p w14:paraId="358B7B5D" w14:textId="77777777" w:rsidR="00895112" w:rsidRDefault="00895112" w:rsidP="00A7333E">
      <w:pPr>
        <w:pStyle w:val="EnglishHangNoCoptic"/>
        <w:ind w:firstLine="0"/>
      </w:pPr>
      <w:r w:rsidRPr="00170FFC">
        <w:lastRenderedPageBreak/>
        <w:t>to</w:t>
      </w:r>
      <w:r>
        <w:t>ward the Lord, who delivered me</w:t>
      </w:r>
    </w:p>
    <w:p w14:paraId="43086824" w14:textId="77777777" w:rsidR="00895112" w:rsidRDefault="00895112" w:rsidP="00A7333E">
      <w:pPr>
        <w:pStyle w:val="EnglishHangEndNoCoptic"/>
        <w:ind w:firstLine="0"/>
      </w:pPr>
      <w:r w:rsidRPr="00170FFC">
        <w:t>15</w:t>
      </w:r>
      <w:r>
        <w:t xml:space="preserve"> </w:t>
      </w:r>
      <w:r w:rsidRPr="00170FFC">
        <w:t>a</w:t>
      </w:r>
      <w:r>
        <w:t>nd removed the pain of my soul.</w:t>
      </w:r>
    </w:p>
    <w:p w14:paraId="34900040" w14:textId="77777777" w:rsidR="00895112" w:rsidRDefault="00895112" w:rsidP="00A7333E">
      <w:pPr>
        <w:pStyle w:val="EnglishHangNoCoptic"/>
      </w:pPr>
      <w:r w:rsidRPr="00170FFC">
        <w:t>16</w:t>
      </w:r>
      <w:r>
        <w:t xml:space="preserve"> </w:t>
      </w:r>
      <w:r w:rsidRPr="00170FFC">
        <w:t>O Lord,</w:t>
      </w:r>
      <w:r>
        <w:t xml:space="preserve"> it was told You concerning this,</w:t>
      </w:r>
    </w:p>
    <w:p w14:paraId="1366628E" w14:textId="77777777" w:rsidR="00895112" w:rsidRDefault="00895112" w:rsidP="00A7333E">
      <w:pPr>
        <w:pStyle w:val="EnglishHangNoCoptic"/>
        <w:ind w:firstLine="0"/>
      </w:pPr>
      <w:r>
        <w:t>and You revived my breath;</w:t>
      </w:r>
    </w:p>
    <w:p w14:paraId="59DFAA1E" w14:textId="77777777" w:rsidR="00895112" w:rsidRDefault="00895112" w:rsidP="00A7333E">
      <w:pPr>
        <w:pStyle w:val="EnglishHangEndNoCoptic"/>
        <w:ind w:firstLine="0"/>
      </w:pPr>
      <w:r>
        <w:t>and I was comforted, and lived!</w:t>
      </w:r>
    </w:p>
    <w:p w14:paraId="748E1424" w14:textId="77777777" w:rsidR="00895112" w:rsidRDefault="00895112" w:rsidP="00A7333E">
      <w:pPr>
        <w:pStyle w:val="EnglishHangNoCoptic"/>
      </w:pPr>
      <w:r>
        <w:t>17 For You have chosen my soul,</w:t>
      </w:r>
    </w:p>
    <w:p w14:paraId="09A7A1B7" w14:textId="77777777" w:rsidR="00895112" w:rsidRDefault="00895112" w:rsidP="00A7333E">
      <w:pPr>
        <w:pStyle w:val="EnglishHangNoCoptic"/>
        <w:ind w:firstLine="0"/>
      </w:pPr>
      <w:r>
        <w:t>that it should not perish,</w:t>
      </w:r>
    </w:p>
    <w:p w14:paraId="7EF3AE09" w14:textId="77777777" w:rsidR="00895112" w:rsidRDefault="00895112" w:rsidP="00A7333E">
      <w:pPr>
        <w:pStyle w:val="EnglishHangNoCoptic"/>
        <w:ind w:firstLine="0"/>
      </w:pPr>
      <w:r w:rsidRPr="00170FFC">
        <w:t xml:space="preserve">and </w:t>
      </w:r>
      <w:r>
        <w:t>You cast all my sins</w:t>
      </w:r>
    </w:p>
    <w:p w14:paraId="65689730" w14:textId="77777777" w:rsidR="00895112" w:rsidRDefault="00895112" w:rsidP="00A7333E">
      <w:pPr>
        <w:pStyle w:val="EnglishHangEndNoCoptic"/>
        <w:ind w:firstLine="0"/>
      </w:pPr>
      <w:r>
        <w:t>behind me.</w:t>
      </w:r>
    </w:p>
    <w:p w14:paraId="787CF974" w14:textId="77777777" w:rsidR="00895112" w:rsidRDefault="00895112" w:rsidP="00A7333E">
      <w:pPr>
        <w:pStyle w:val="EnglishHangNoCoptic"/>
      </w:pPr>
      <w:r w:rsidRPr="00170FFC">
        <w:t>18</w:t>
      </w:r>
      <w:r>
        <w:t xml:space="preserve"> </w:t>
      </w:r>
      <w:r w:rsidRPr="00170FFC">
        <w:t>For those</w:t>
      </w:r>
      <w:r>
        <w:t xml:space="preserve"> in Hades will not praise You,</w:t>
      </w:r>
    </w:p>
    <w:p w14:paraId="6D7AE25B" w14:textId="77777777" w:rsidR="00895112" w:rsidRDefault="00895112" w:rsidP="00A7333E">
      <w:pPr>
        <w:pStyle w:val="EnglishHangNoCoptic"/>
        <w:ind w:firstLine="0"/>
      </w:pPr>
      <w:r w:rsidRPr="00170FFC">
        <w:t>n</w:t>
      </w:r>
      <w:r>
        <w:t>either will the dead bless You;</w:t>
      </w:r>
    </w:p>
    <w:p w14:paraId="1E4AA9C8" w14:textId="77777777" w:rsidR="00895112" w:rsidRDefault="00895112" w:rsidP="00A7333E">
      <w:pPr>
        <w:pStyle w:val="EnglishHangNoCoptic"/>
        <w:ind w:firstLine="0"/>
      </w:pPr>
      <w:r>
        <w:t>nor shall those in Hades hope</w:t>
      </w:r>
    </w:p>
    <w:p w14:paraId="316026B6" w14:textId="77777777" w:rsidR="00895112" w:rsidRDefault="00895112" w:rsidP="00A7333E">
      <w:pPr>
        <w:pStyle w:val="EnglishHangEndNoCoptic"/>
        <w:ind w:firstLine="0"/>
      </w:pPr>
      <w:r>
        <w:t>for Your mercy.</w:t>
      </w:r>
    </w:p>
    <w:p w14:paraId="50B9F1C7" w14:textId="77777777" w:rsidR="00895112" w:rsidRDefault="00895112" w:rsidP="00A7333E">
      <w:pPr>
        <w:pStyle w:val="EnglishHangNoCoptic"/>
      </w:pPr>
      <w:r>
        <w:t>19 The living will praise You</w:t>
      </w:r>
    </w:p>
    <w:p w14:paraId="087D3B15" w14:textId="77777777" w:rsidR="00895112" w:rsidRDefault="00895112" w:rsidP="00A7333E">
      <w:pPr>
        <w:pStyle w:val="EnglishHangNoCoptic"/>
        <w:ind w:firstLine="0"/>
      </w:pPr>
      <w:r w:rsidRPr="00170FFC">
        <w:t>as I</w:t>
      </w:r>
      <w:r>
        <w:t xml:space="preserve"> do,</w:t>
      </w:r>
    </w:p>
    <w:p w14:paraId="47505BA9" w14:textId="77777777" w:rsidR="00895112" w:rsidRDefault="00895112" w:rsidP="00A7333E">
      <w:pPr>
        <w:pStyle w:val="EnglishHangNoCoptic"/>
        <w:ind w:firstLine="0"/>
      </w:pPr>
      <w:r>
        <w:t>for from this day forward, I will cause children</w:t>
      </w:r>
    </w:p>
    <w:p w14:paraId="70D943B9" w14:textId="77777777" w:rsidR="00895112" w:rsidRDefault="00895112" w:rsidP="00A7333E">
      <w:pPr>
        <w:pStyle w:val="EnglishHangNoCoptic"/>
        <w:ind w:firstLine="0"/>
      </w:pPr>
      <w:r w:rsidRPr="00170FFC">
        <w:t>to declare Your righteo</w:t>
      </w:r>
      <w:r>
        <w:t>usness,</w:t>
      </w:r>
    </w:p>
    <w:p w14:paraId="5A080E89" w14:textId="77777777" w:rsidR="00895112" w:rsidRDefault="00895112" w:rsidP="00A7333E">
      <w:pPr>
        <w:pStyle w:val="EnglishHangEndNoCoptic"/>
        <w:ind w:firstLine="0"/>
      </w:pPr>
      <w:r>
        <w:t>O Lord of my salvation.</w:t>
      </w:r>
    </w:p>
    <w:p w14:paraId="02228134" w14:textId="77777777" w:rsidR="00895112" w:rsidRDefault="00895112" w:rsidP="00A7333E">
      <w:pPr>
        <w:pStyle w:val="EnglishHangNoCoptic"/>
      </w:pPr>
      <w:r w:rsidRPr="00170FFC">
        <w:t>20</w:t>
      </w:r>
      <w:r>
        <w:t xml:space="preserve"> A</w:t>
      </w:r>
      <w:r w:rsidRPr="00170FFC">
        <w:t xml:space="preserve">nd I </w:t>
      </w:r>
      <w:r>
        <w:t>will</w:t>
      </w:r>
      <w:r w:rsidRPr="00170FFC">
        <w:t xml:space="preserve"> not cease</w:t>
      </w:r>
      <w:r>
        <w:t xml:space="preserve"> praising You with the harp</w:t>
      </w:r>
    </w:p>
    <w:p w14:paraId="00C35CCB" w14:textId="77777777" w:rsidR="00895112" w:rsidRDefault="00895112" w:rsidP="00A7333E">
      <w:pPr>
        <w:pStyle w:val="EnglishHangNoCoptic"/>
        <w:ind w:firstLine="0"/>
      </w:pPr>
      <w:r>
        <w:t>all the days of my life,</w:t>
      </w:r>
    </w:p>
    <w:p w14:paraId="61CB945D" w14:textId="77777777" w:rsidR="00895112" w:rsidRDefault="00895112" w:rsidP="00A7333E">
      <w:pPr>
        <w:pStyle w:val="EnglishHangEndNoCoptic"/>
        <w:ind w:firstLine="0"/>
      </w:pPr>
      <w:r w:rsidRPr="00170FFC">
        <w:t xml:space="preserve">before the house of </w:t>
      </w:r>
      <w:r>
        <w:t>the Lord</w:t>
      </w:r>
      <w:r w:rsidRPr="00170FFC">
        <w:t>.”</w:t>
      </w:r>
    </w:p>
    <w:p w14:paraId="5A07A299" w14:textId="77777777" w:rsidR="00895112" w:rsidRDefault="00895112" w:rsidP="00A7333E">
      <w:pPr>
        <w:pStyle w:val="Heading4"/>
      </w:pPr>
      <w:r>
        <w:t>The Prayer of Manesses the King</w:t>
      </w:r>
    </w:p>
    <w:p w14:paraId="71F5A71D" w14:textId="77777777" w:rsidR="00895112" w:rsidRDefault="00895112" w:rsidP="00A7333E">
      <w:pPr>
        <w:pStyle w:val="Rubric"/>
      </w:pPr>
      <w:r>
        <w:t>(Deuterocanonical. Sometimes called Psalm 152, or 2 Chronicles 37. Coptic rite: Joyous Saturday)</w:t>
      </w:r>
    </w:p>
    <w:p w14:paraId="7818F413" w14:textId="77777777" w:rsidR="00895112" w:rsidRDefault="00895112" w:rsidP="00ED1D04">
      <w:pPr>
        <w:pStyle w:val="Rubric"/>
      </w:pPr>
      <w:r>
        <w:t>The Prayer of Manesses the King. His blessing be upon us all. Amen.</w:t>
      </w:r>
    </w:p>
    <w:p w14:paraId="70587682" w14:textId="77777777" w:rsidR="00895112" w:rsidRDefault="00895112" w:rsidP="00A7333E">
      <w:pPr>
        <w:pStyle w:val="EnglishHangNoCoptic"/>
      </w:pPr>
      <w:r>
        <w:t>1 “O Lord Almighty,</w:t>
      </w:r>
    </w:p>
    <w:p w14:paraId="0CC751F1" w14:textId="77777777" w:rsidR="00895112" w:rsidRDefault="00895112" w:rsidP="00A7333E">
      <w:pPr>
        <w:pStyle w:val="EnglishHangNoCoptic"/>
        <w:ind w:firstLine="0"/>
      </w:pPr>
      <w:r>
        <w:t>the God of our fathers,</w:t>
      </w:r>
    </w:p>
    <w:p w14:paraId="559F2FA4" w14:textId="77777777" w:rsidR="00895112" w:rsidRDefault="00895112" w:rsidP="00A7333E">
      <w:pPr>
        <w:pStyle w:val="EnglishHangNoCoptic"/>
        <w:ind w:firstLine="0"/>
      </w:pPr>
      <w:r>
        <w:t>of Abraham, Isaac, and Jacob,</w:t>
      </w:r>
    </w:p>
    <w:p w14:paraId="56F37D0B" w14:textId="77777777" w:rsidR="00895112" w:rsidRDefault="00895112" w:rsidP="00A7333E">
      <w:pPr>
        <w:pStyle w:val="EnglishHangEndNoCoptic"/>
        <w:ind w:firstLine="0"/>
      </w:pPr>
      <w:r>
        <w:t>and their righteous seed;</w:t>
      </w:r>
    </w:p>
    <w:p w14:paraId="5611005D" w14:textId="77777777" w:rsidR="00895112" w:rsidRDefault="00895112" w:rsidP="00A7333E">
      <w:pPr>
        <w:pStyle w:val="EnglishHangNoCoptic"/>
      </w:pPr>
      <w:r>
        <w:t>2 Who made heaven and earth</w:t>
      </w:r>
    </w:p>
    <w:p w14:paraId="6547C2CE" w14:textId="77777777" w:rsidR="00895112" w:rsidRDefault="00895112" w:rsidP="00A7333E">
      <w:pPr>
        <w:pStyle w:val="EnglishHangEndNoCoptic"/>
        <w:ind w:firstLine="0"/>
      </w:pPr>
      <w:r>
        <w:t>with all their order;</w:t>
      </w:r>
    </w:p>
    <w:p w14:paraId="0D093C92" w14:textId="77777777" w:rsidR="00895112" w:rsidRDefault="00895112" w:rsidP="00A7333E">
      <w:pPr>
        <w:pStyle w:val="EnglishHangNoCoptic"/>
      </w:pPr>
      <w:r>
        <w:t>3 Who set the bounds of the sea</w:t>
      </w:r>
    </w:p>
    <w:p w14:paraId="36655773" w14:textId="77777777" w:rsidR="00895112" w:rsidRDefault="00895112" w:rsidP="00A7333E">
      <w:pPr>
        <w:pStyle w:val="EnglishHangNoCoptic"/>
        <w:ind w:firstLine="0"/>
      </w:pPr>
      <w:r>
        <w:t>by the word of Your statute;</w:t>
      </w:r>
    </w:p>
    <w:p w14:paraId="68D8A945" w14:textId="77777777" w:rsidR="00895112" w:rsidRDefault="00895112" w:rsidP="00A7333E">
      <w:pPr>
        <w:pStyle w:val="EnglishHangNoCoptic"/>
        <w:ind w:firstLine="0"/>
      </w:pPr>
      <w:r>
        <w:t>Who shut up the deep</w:t>
      </w:r>
    </w:p>
    <w:p w14:paraId="5AE2BBBE" w14:textId="77777777" w:rsidR="00895112" w:rsidRDefault="00895112" w:rsidP="00A7333E">
      <w:pPr>
        <w:pStyle w:val="EnglishHangEndNoCoptic"/>
        <w:ind w:firstLine="0"/>
      </w:pPr>
      <w:r>
        <w:t>and sealed it by Your awesome and glorious Name;</w:t>
      </w:r>
    </w:p>
    <w:p w14:paraId="474955A5" w14:textId="77777777" w:rsidR="00895112" w:rsidRDefault="00895112" w:rsidP="00A7333E">
      <w:pPr>
        <w:pStyle w:val="EnglishHangNoCoptic"/>
      </w:pPr>
      <w:r>
        <w:t>4 before whom all things tremble</w:t>
      </w:r>
    </w:p>
    <w:p w14:paraId="63676AD0" w14:textId="77777777" w:rsidR="00895112" w:rsidRDefault="00895112" w:rsidP="00A7333E">
      <w:pPr>
        <w:pStyle w:val="EnglishHangEndNoCoptic"/>
        <w:ind w:firstLine="0"/>
      </w:pPr>
      <w:r>
        <w:t>and fear because of Your power;</w:t>
      </w:r>
    </w:p>
    <w:p w14:paraId="11799F88" w14:textId="77777777" w:rsidR="00895112" w:rsidRDefault="00895112" w:rsidP="00A7333E">
      <w:pPr>
        <w:pStyle w:val="EnglishHangNoCoptic"/>
      </w:pPr>
      <w:r>
        <w:lastRenderedPageBreak/>
        <w:t>5 for the majesty of Your glory is unbearable,</w:t>
      </w:r>
    </w:p>
    <w:p w14:paraId="01E9E273" w14:textId="77777777" w:rsidR="00895112" w:rsidRDefault="00895112" w:rsidP="00A7333E">
      <w:pPr>
        <w:pStyle w:val="EnglishHangEndNoCoptic"/>
        <w:ind w:firstLine="0"/>
      </w:pPr>
      <w:r>
        <w:t>and the wrath of Your threats toward sinners cannot be withstood;</w:t>
      </w:r>
    </w:p>
    <w:p w14:paraId="04A1188B" w14:textId="77777777" w:rsidR="00895112" w:rsidRDefault="00895112" w:rsidP="00A7333E">
      <w:pPr>
        <w:pStyle w:val="EnglishHangEndNoCoptic"/>
      </w:pPr>
      <w:r>
        <w:t>6 yet Your merciful promise is immeasurable and unsearchable.</w:t>
      </w:r>
    </w:p>
    <w:p w14:paraId="333739E8" w14:textId="77777777" w:rsidR="00895112" w:rsidRDefault="00895112" w:rsidP="00A7333E">
      <w:pPr>
        <w:pStyle w:val="EnglishHangNoCoptic"/>
      </w:pPr>
      <w:r>
        <w:t>7 For You are the Lord Most High,</w:t>
      </w:r>
    </w:p>
    <w:p w14:paraId="68B54699" w14:textId="77777777" w:rsidR="00895112" w:rsidRDefault="00895112" w:rsidP="00A7333E">
      <w:pPr>
        <w:pStyle w:val="EnglishHangNoCoptic"/>
        <w:ind w:firstLine="0"/>
      </w:pPr>
      <w:r>
        <w:t>and are compassionate, slow to anger, and abounding in mercy,</w:t>
      </w:r>
    </w:p>
    <w:p w14:paraId="0D62378F" w14:textId="77777777" w:rsidR="00895112" w:rsidRDefault="00895112" w:rsidP="00A7333E">
      <w:pPr>
        <w:pStyle w:val="EnglishHangEndNoCoptic"/>
        <w:ind w:firstLine="0"/>
      </w:pPr>
      <w:r>
        <w:t>and repenting at all the evils of man.</w:t>
      </w:r>
    </w:p>
    <w:p w14:paraId="0BFA2E30" w14:textId="77777777" w:rsidR="00895112" w:rsidRDefault="00895112" w:rsidP="00A7333E">
      <w:pPr>
        <w:pStyle w:val="EnglishHangNoCoptic"/>
      </w:pPr>
      <w:r>
        <w:t>8 Therefore You, O Lord God of the righteous,</w:t>
      </w:r>
    </w:p>
    <w:p w14:paraId="17CA949F" w14:textId="77777777" w:rsidR="00895112" w:rsidRDefault="00895112" w:rsidP="00A7333E">
      <w:pPr>
        <w:pStyle w:val="EnglishHangNoCoptic"/>
        <w:ind w:firstLine="0"/>
      </w:pPr>
      <w:r>
        <w:t>have not appointed repentance for the righteous,</w:t>
      </w:r>
    </w:p>
    <w:p w14:paraId="51B45F8B" w14:textId="77777777" w:rsidR="00895112" w:rsidRDefault="00895112" w:rsidP="00A7333E">
      <w:pPr>
        <w:pStyle w:val="EnglishHangNoCoptic"/>
        <w:ind w:firstLine="0"/>
      </w:pPr>
      <w:r>
        <w:t>for Abraham, Isaac, and Jacob, who have not sinned against You;</w:t>
      </w:r>
    </w:p>
    <w:p w14:paraId="0FC231CA" w14:textId="77777777" w:rsidR="00895112" w:rsidRDefault="00895112" w:rsidP="00A7333E">
      <w:pPr>
        <w:pStyle w:val="EnglishHangEndNoCoptic"/>
        <w:ind w:firstLine="0"/>
      </w:pPr>
      <w:r>
        <w:t>but You have appointed repentance for me, the sinner,</w:t>
      </w:r>
    </w:p>
    <w:p w14:paraId="27FCC124" w14:textId="77777777" w:rsidR="00895112" w:rsidRDefault="00895112" w:rsidP="00A7333E">
      <w:pPr>
        <w:pStyle w:val="EnglishHangNoCoptic"/>
      </w:pPr>
      <w:r>
        <w:t>9 because I have sinned more than the number of the sands on the seashore.</w:t>
      </w:r>
    </w:p>
    <w:p w14:paraId="268A42BE" w14:textId="77777777" w:rsidR="00895112" w:rsidRDefault="00895112" w:rsidP="00A7333E">
      <w:pPr>
        <w:pStyle w:val="EnglishHangNoCoptic"/>
        <w:ind w:firstLine="0"/>
      </w:pPr>
      <w:r>
        <w:t>My lawlessness, O Lord, is multiplied.</w:t>
      </w:r>
    </w:p>
    <w:p w14:paraId="212F4380" w14:textId="77777777" w:rsidR="00895112" w:rsidRDefault="00895112" w:rsidP="00A7333E">
      <w:pPr>
        <w:pStyle w:val="EnglishHangNoCoptic"/>
        <w:ind w:firstLine="0"/>
      </w:pPr>
      <w:r>
        <w:t>Yes, my lawlessness is multiplied,</w:t>
      </w:r>
    </w:p>
    <w:p w14:paraId="2D3D3C20" w14:textId="77777777" w:rsidR="00895112" w:rsidRDefault="00895112" w:rsidP="00A7333E">
      <w:pPr>
        <w:pStyle w:val="EnglishHangNoCoptic"/>
        <w:ind w:firstLine="0"/>
      </w:pPr>
      <w:r>
        <w:t>and I am not worthy to fix my eyes to behold the heights of heaven</w:t>
      </w:r>
    </w:p>
    <w:p w14:paraId="21385B10" w14:textId="77777777" w:rsidR="00895112" w:rsidRDefault="00895112" w:rsidP="00A7333E">
      <w:pPr>
        <w:pStyle w:val="EnglishHangEndNoCoptic"/>
        <w:ind w:firstLine="0"/>
      </w:pPr>
      <w:r>
        <w:t>because of the multitude of my wrongdoings.</w:t>
      </w:r>
    </w:p>
    <w:p w14:paraId="0A0A3A93" w14:textId="77777777" w:rsidR="00895112" w:rsidRDefault="00895112" w:rsidP="00A7333E">
      <w:pPr>
        <w:pStyle w:val="EnglishHangNoCoptic"/>
      </w:pPr>
      <w:r>
        <w:t>10 I am bent down with many iron chains</w:t>
      </w:r>
    </w:p>
    <w:p w14:paraId="4575D100" w14:textId="77777777" w:rsidR="00895112" w:rsidRDefault="00895112" w:rsidP="00A7333E">
      <w:pPr>
        <w:pStyle w:val="EnglishHangNoCoptic"/>
        <w:ind w:firstLine="0"/>
      </w:pPr>
      <w:r>
        <w:t>that I shake my head over my sins,</w:t>
      </w:r>
    </w:p>
    <w:p w14:paraId="53DFBE4C" w14:textId="77777777" w:rsidR="00895112" w:rsidRDefault="00895112" w:rsidP="00A7333E">
      <w:pPr>
        <w:pStyle w:val="EnglishHangNoCoptic"/>
        <w:ind w:firstLine="0"/>
      </w:pPr>
      <w:r>
        <w:t>and I find no relief.</w:t>
      </w:r>
    </w:p>
    <w:p w14:paraId="49944685" w14:textId="77777777" w:rsidR="00895112" w:rsidRDefault="00895112" w:rsidP="00A7333E">
      <w:pPr>
        <w:pStyle w:val="EnglishHangNoCoptic"/>
        <w:ind w:firstLine="0"/>
      </w:pPr>
      <w:r>
        <w:t>For I have provoked Your anger</w:t>
      </w:r>
    </w:p>
    <w:p w14:paraId="58623F25" w14:textId="77777777" w:rsidR="00895112" w:rsidRDefault="00895112" w:rsidP="00A7333E">
      <w:pPr>
        <w:pStyle w:val="EnglishHangNoCoptic"/>
        <w:ind w:firstLine="0"/>
      </w:pPr>
      <w:r>
        <w:t>and done evil in your sight.</w:t>
      </w:r>
    </w:p>
    <w:p w14:paraId="4C1D5EAF" w14:textId="77777777" w:rsidR="00895112" w:rsidRDefault="00895112" w:rsidP="00A7333E">
      <w:pPr>
        <w:pStyle w:val="EnglishHangNoCoptic"/>
        <w:ind w:firstLine="0"/>
      </w:pPr>
      <w:r>
        <w:t>I have set up abominations</w:t>
      </w:r>
    </w:p>
    <w:p w14:paraId="1DC63D29" w14:textId="77777777" w:rsidR="00895112" w:rsidRDefault="00895112" w:rsidP="00A7333E">
      <w:pPr>
        <w:pStyle w:val="EnglishHangEndNoCoptic"/>
        <w:ind w:firstLine="0"/>
      </w:pPr>
      <w:r>
        <w:t>and multiplied idols.</w:t>
      </w:r>
    </w:p>
    <w:p w14:paraId="592522B6" w14:textId="77777777" w:rsidR="00895112" w:rsidRDefault="00895112" w:rsidP="00A7333E">
      <w:pPr>
        <w:pStyle w:val="EnglishHangNoCoptic"/>
      </w:pPr>
      <w:r>
        <w:t>11 Now therefore, I bend the knee of my heart,</w:t>
      </w:r>
    </w:p>
    <w:p w14:paraId="00B191A3" w14:textId="77777777" w:rsidR="00895112" w:rsidRDefault="00895112" w:rsidP="00A7333E">
      <w:pPr>
        <w:pStyle w:val="EnglishHangEndNoCoptic"/>
        <w:ind w:firstLine="0"/>
      </w:pPr>
      <w:r>
        <w:t>begging goodness from You.</w:t>
      </w:r>
    </w:p>
    <w:p w14:paraId="372CD4CF" w14:textId="77777777" w:rsidR="00895112" w:rsidRDefault="00895112" w:rsidP="00A7333E">
      <w:pPr>
        <w:pStyle w:val="EnglishHangNoCoptic"/>
      </w:pPr>
      <w:r>
        <w:t>12 I have sinned, O Lord, I have sinned,</w:t>
      </w:r>
    </w:p>
    <w:p w14:paraId="4DECE4B0" w14:textId="77777777" w:rsidR="00895112" w:rsidRDefault="00895112" w:rsidP="00A7333E">
      <w:pPr>
        <w:pStyle w:val="EnglishHangEndNoCoptic"/>
        <w:ind w:firstLine="0"/>
      </w:pPr>
      <w:r>
        <w:t>and I know my iniquity.</w:t>
      </w:r>
    </w:p>
    <w:p w14:paraId="140E10ED" w14:textId="77777777" w:rsidR="00895112" w:rsidRDefault="00895112" w:rsidP="00A7333E">
      <w:pPr>
        <w:pStyle w:val="EnglishHangNoCoptic"/>
      </w:pPr>
      <w:r>
        <w:t>13 I ask and beg you:</w:t>
      </w:r>
    </w:p>
    <w:p w14:paraId="7AAC1788" w14:textId="77777777" w:rsidR="00895112" w:rsidRDefault="00895112" w:rsidP="00A7333E">
      <w:pPr>
        <w:pStyle w:val="EnglishHangNoCoptic"/>
        <w:ind w:firstLine="0"/>
      </w:pPr>
      <w:r>
        <w:t>forgive me, O Lord, forgive me!</w:t>
      </w:r>
    </w:p>
    <w:p w14:paraId="370FA887" w14:textId="77777777" w:rsidR="00895112" w:rsidRDefault="00895112" w:rsidP="00A7333E">
      <w:pPr>
        <w:pStyle w:val="EnglishHangNoCoptic"/>
        <w:ind w:firstLine="0"/>
      </w:pPr>
      <w:r>
        <w:t>Do not destroy me because of my iniquity;</w:t>
      </w:r>
    </w:p>
    <w:p w14:paraId="6EC12113" w14:textId="77777777" w:rsidR="00895112" w:rsidRDefault="00895112" w:rsidP="00A7333E">
      <w:pPr>
        <w:pStyle w:val="EnglishHangNoCoptic"/>
        <w:ind w:firstLine="0"/>
      </w:pPr>
      <w:r>
        <w:t>neither reserve evils for me, nor be wrathful forever;</w:t>
      </w:r>
    </w:p>
    <w:p w14:paraId="021ED489" w14:textId="77777777" w:rsidR="00895112" w:rsidRDefault="00895112" w:rsidP="00A7333E">
      <w:pPr>
        <w:pStyle w:val="EnglishHangNoCoptic"/>
        <w:ind w:firstLine="0"/>
      </w:pPr>
      <w:r>
        <w:t>nor condemn me to the lowest parts of the earth;</w:t>
      </w:r>
    </w:p>
    <w:p w14:paraId="73CC3E58" w14:textId="77777777" w:rsidR="00895112" w:rsidRDefault="00895112" w:rsidP="00A7333E">
      <w:pPr>
        <w:pStyle w:val="EnglishHangEndNoCoptic"/>
        <w:ind w:firstLine="0"/>
      </w:pPr>
      <w:r>
        <w:t>for You are the Lord God of those who repent.</w:t>
      </w:r>
    </w:p>
    <w:p w14:paraId="7D80A71C" w14:textId="77777777" w:rsidR="00895112" w:rsidRDefault="00895112" w:rsidP="00A7333E">
      <w:pPr>
        <w:pStyle w:val="EnglishHangNoCoptic"/>
      </w:pPr>
      <w:r>
        <w:t>14 And in me, though I am unworthy,</w:t>
      </w:r>
    </w:p>
    <w:p w14:paraId="4B97D8BA" w14:textId="77777777" w:rsidR="00895112" w:rsidRDefault="00895112" w:rsidP="00A7333E">
      <w:pPr>
        <w:pStyle w:val="EnglishHangNoCoptic"/>
        <w:ind w:firstLine="0"/>
      </w:pPr>
      <w:r>
        <w:t>You will show Your goodness, and will save me</w:t>
      </w:r>
    </w:p>
    <w:p w14:paraId="1B6245A4" w14:textId="77777777" w:rsidR="00895112" w:rsidRDefault="00895112" w:rsidP="00A7333E">
      <w:pPr>
        <w:pStyle w:val="EnglishHangEndNoCoptic"/>
        <w:ind w:firstLine="0"/>
      </w:pPr>
      <w:r>
        <w:t>according to Your great mercy.</w:t>
      </w:r>
    </w:p>
    <w:p w14:paraId="241677E7" w14:textId="77777777" w:rsidR="00895112" w:rsidRDefault="00895112" w:rsidP="00A7333E">
      <w:pPr>
        <w:pStyle w:val="EnglishHangNoCoptic"/>
      </w:pPr>
      <w:r>
        <w:t>15 Therefore I shall praise You continually, all the days of my life,</w:t>
      </w:r>
    </w:p>
    <w:p w14:paraId="0D028BCC" w14:textId="77777777" w:rsidR="00895112" w:rsidRDefault="00895112" w:rsidP="00A7333E">
      <w:pPr>
        <w:pStyle w:val="EnglishHangNoCoptic"/>
        <w:ind w:firstLine="0"/>
      </w:pPr>
      <w:r>
        <w:lastRenderedPageBreak/>
        <w:t>for all the powers of the heavens praise You,</w:t>
      </w:r>
    </w:p>
    <w:p w14:paraId="35B9D166" w14:textId="77777777" w:rsidR="00895112" w:rsidRDefault="00895112" w:rsidP="00A7333E">
      <w:pPr>
        <w:pStyle w:val="EnglishHangEndNoCoptic"/>
        <w:ind w:firstLine="0"/>
      </w:pPr>
      <w:r>
        <w:t>and Yours is the glory unto the ages. Amen.”</w:t>
      </w:r>
    </w:p>
    <w:p w14:paraId="34A30A0D" w14:textId="77777777" w:rsidR="00895112" w:rsidRDefault="00895112" w:rsidP="00A7333E">
      <w:pPr>
        <w:pStyle w:val="Heading4"/>
      </w:pPr>
      <w:r>
        <w:t>The First Prayer of Esaias the Prophet</w:t>
      </w:r>
    </w:p>
    <w:p w14:paraId="6DC55FF3" w14:textId="77777777" w:rsidR="00895112" w:rsidRDefault="00895112" w:rsidP="00A7333E">
      <w:pPr>
        <w:pStyle w:val="Rubric"/>
      </w:pPr>
      <w:r>
        <w:t>(Esaias 26:9-20. Coptic rite: Joyous Saturday, Byzantine rite Fifth Ode. Esias’ prophecy, which is also his prayer. O Lord our God, grant us peace.)</w:t>
      </w:r>
    </w:p>
    <w:p w14:paraId="47FED534" w14:textId="77777777" w:rsidR="00895112" w:rsidRPr="0040319E" w:rsidRDefault="00895112" w:rsidP="00ED1D04">
      <w:pPr>
        <w:pStyle w:val="Rubric"/>
      </w:pPr>
      <w:r>
        <w:t>A reading from the Book of Esias the Prophet. His blessing be upon us all. Amen.</w:t>
      </w:r>
    </w:p>
    <w:p w14:paraId="16460356" w14:textId="77777777" w:rsidR="00895112" w:rsidRDefault="00895112" w:rsidP="00A7333E">
      <w:pPr>
        <w:pStyle w:val="EnglishHangNoCoptic"/>
      </w:pPr>
      <w:r>
        <w:t>[7 The way of the godly has become straight;</w:t>
      </w:r>
    </w:p>
    <w:p w14:paraId="16FAACBF" w14:textId="77777777" w:rsidR="00895112" w:rsidRDefault="00895112" w:rsidP="00A7333E">
      <w:pPr>
        <w:pStyle w:val="EnglishHangEndNoCoptic"/>
        <w:ind w:firstLine="0"/>
      </w:pPr>
      <w:r>
        <w:t>The way of the godly has been prepared,</w:t>
      </w:r>
    </w:p>
    <w:p w14:paraId="29C1DF33" w14:textId="77777777" w:rsidR="00895112" w:rsidRDefault="00895112" w:rsidP="00A7333E">
      <w:pPr>
        <w:pStyle w:val="EnglishHangNoCoptic"/>
      </w:pPr>
      <w:r>
        <w:t>8 for the way of the Lord is justice;</w:t>
      </w:r>
    </w:p>
    <w:p w14:paraId="0D9C69C4" w14:textId="77777777" w:rsidR="00895112" w:rsidRDefault="00895112" w:rsidP="00A7333E">
      <w:pPr>
        <w:pStyle w:val="EnglishHangNoCoptic"/>
        <w:ind w:firstLine="0"/>
      </w:pPr>
      <w:r>
        <w:t>we have hoped in Your Name</w:t>
      </w:r>
    </w:p>
    <w:p w14:paraId="44924D8F" w14:textId="77777777" w:rsidR="00895112" w:rsidRDefault="00895112" w:rsidP="00A7333E">
      <w:pPr>
        <w:pStyle w:val="EnglishHangEndNoCoptic"/>
        <w:ind w:firstLine="0"/>
      </w:pPr>
      <w:r>
        <w:t>and in the remembrance]</w:t>
      </w:r>
    </w:p>
    <w:p w14:paraId="3BB63A1F" w14:textId="77777777" w:rsidR="00895112" w:rsidRDefault="00895112" w:rsidP="00A7333E">
      <w:pPr>
        <w:pStyle w:val="EnglishHangNoCoptic"/>
      </w:pPr>
      <w:r w:rsidRPr="0040319E">
        <w:t>9</w:t>
      </w:r>
      <w:r>
        <w:t xml:space="preserve"> that our soul desires]</w:t>
      </w:r>
    </w:p>
    <w:p w14:paraId="58E08290" w14:textId="77777777" w:rsidR="00895112" w:rsidRDefault="00895112" w:rsidP="00A7333E">
      <w:pPr>
        <w:pStyle w:val="EnglishHangNoCoptic"/>
        <w:ind w:firstLine="0"/>
      </w:pPr>
      <w:r>
        <w:t>At night m</w:t>
      </w:r>
      <w:r w:rsidRPr="0040319E">
        <w:t>y spirit rises earl</w:t>
      </w:r>
      <w:r>
        <w:t>y toward You, O God,</w:t>
      </w:r>
    </w:p>
    <w:p w14:paraId="37FDBD35" w14:textId="77777777" w:rsidR="00895112" w:rsidRDefault="00895112" w:rsidP="00A7333E">
      <w:pPr>
        <w:pStyle w:val="EnglishHangNoCoptic"/>
        <w:ind w:firstLine="0"/>
      </w:pPr>
      <w:r w:rsidRPr="0040319E">
        <w:t>for Your comma</w:t>
      </w:r>
      <w:r>
        <w:t>nds are a light upon the earth.</w:t>
      </w:r>
    </w:p>
    <w:p w14:paraId="1C506D80" w14:textId="77777777" w:rsidR="00895112" w:rsidRDefault="00895112" w:rsidP="00A7333E">
      <w:pPr>
        <w:pStyle w:val="EnglishHangEndNoCoptic"/>
        <w:ind w:firstLine="0"/>
      </w:pPr>
      <w:r w:rsidRPr="0040319E">
        <w:t>Learn righteousne</w:t>
      </w:r>
      <w:r>
        <w:t>ss, you who dwell on the earth.</w:t>
      </w:r>
    </w:p>
    <w:p w14:paraId="548599C5" w14:textId="77777777" w:rsidR="00895112" w:rsidRDefault="00895112" w:rsidP="00A7333E">
      <w:pPr>
        <w:pStyle w:val="EnglishHangNoCoptic"/>
      </w:pPr>
      <w:r w:rsidRPr="0040319E">
        <w:t>10</w:t>
      </w:r>
      <w:r>
        <w:t xml:space="preserve"> The ungodly man ceases;</w:t>
      </w:r>
    </w:p>
    <w:p w14:paraId="24690557" w14:textId="77777777" w:rsidR="00895112" w:rsidRDefault="00895112" w:rsidP="00A7333E">
      <w:pPr>
        <w:pStyle w:val="EnglishHangNoCoptic"/>
        <w:ind w:firstLine="0"/>
      </w:pPr>
      <w:r w:rsidRPr="0040319E">
        <w:t>he will not le</w:t>
      </w:r>
      <w:r>
        <w:t>arn righteousness on the earth;</w:t>
      </w:r>
    </w:p>
    <w:p w14:paraId="6BFEAE39" w14:textId="77777777" w:rsidR="00895112" w:rsidRDefault="00895112" w:rsidP="00A7333E">
      <w:pPr>
        <w:pStyle w:val="EnglishHangNoCoptic"/>
        <w:ind w:firstLine="0"/>
      </w:pPr>
      <w:r>
        <w:t>he will not perform truth;</w:t>
      </w:r>
    </w:p>
    <w:p w14:paraId="246EB5D2" w14:textId="77777777" w:rsidR="00895112" w:rsidRDefault="00895112" w:rsidP="00A7333E">
      <w:pPr>
        <w:pStyle w:val="EnglishHangNoCoptic"/>
        <w:ind w:firstLine="0"/>
      </w:pPr>
      <w:r w:rsidRPr="0040319E">
        <w:t>let</w:t>
      </w:r>
      <w:r>
        <w:t xml:space="preserve"> the ungodly man be taken away,</w:t>
      </w:r>
    </w:p>
    <w:p w14:paraId="46420F88" w14:textId="77777777" w:rsidR="00895112" w:rsidRDefault="00895112" w:rsidP="00A7333E">
      <w:pPr>
        <w:pStyle w:val="EnglishHangEndNoCoptic"/>
        <w:ind w:firstLine="0"/>
      </w:pPr>
      <w:r w:rsidRPr="0040319E">
        <w:t>that he may</w:t>
      </w:r>
      <w:r>
        <w:t xml:space="preserve"> not see the glory of the Lord.</w:t>
      </w:r>
    </w:p>
    <w:p w14:paraId="6F5AB0DD" w14:textId="77777777" w:rsidR="00895112" w:rsidRDefault="00895112" w:rsidP="00A7333E">
      <w:pPr>
        <w:pStyle w:val="EnglishHangNoCoptic"/>
      </w:pPr>
      <w:r w:rsidRPr="0040319E">
        <w:t>11</w:t>
      </w:r>
      <w:r>
        <w:t xml:space="preserve"> O Lord, Your arm is exalted,</w:t>
      </w:r>
    </w:p>
    <w:p w14:paraId="05401409" w14:textId="77777777" w:rsidR="00895112" w:rsidRDefault="00895112" w:rsidP="00A7333E">
      <w:pPr>
        <w:pStyle w:val="EnglishHangNoCoptic"/>
        <w:ind w:firstLine="0"/>
      </w:pPr>
      <w:r>
        <w:t>but they have not known it.</w:t>
      </w:r>
    </w:p>
    <w:p w14:paraId="064D5997" w14:textId="77777777" w:rsidR="00895112" w:rsidRDefault="00895112" w:rsidP="00A7333E">
      <w:pPr>
        <w:pStyle w:val="EnglishHangNoCoptic"/>
        <w:ind w:firstLine="0"/>
      </w:pPr>
      <w:r w:rsidRPr="0040319E">
        <w:t xml:space="preserve">But when they </w:t>
      </w:r>
      <w:r>
        <w:t>realize it, they shall be ashamed,</w:t>
      </w:r>
    </w:p>
    <w:p w14:paraId="6072B1CC" w14:textId="77777777" w:rsidR="00895112" w:rsidRDefault="00895112" w:rsidP="00A7333E">
      <w:pPr>
        <w:pStyle w:val="EnglishHangNoCoptic"/>
        <w:ind w:firstLine="0"/>
      </w:pPr>
      <w:r w:rsidRPr="0040319E">
        <w:t>for jealousy</w:t>
      </w:r>
      <w:r>
        <w:t xml:space="preserve"> will seize an untaught people;</w:t>
      </w:r>
    </w:p>
    <w:p w14:paraId="2B1BC4F0" w14:textId="77777777" w:rsidR="00895112" w:rsidRDefault="00895112" w:rsidP="00A7333E">
      <w:pPr>
        <w:pStyle w:val="EnglishHangEndNoCoptic"/>
        <w:ind w:firstLine="0"/>
      </w:pPr>
      <w:r w:rsidRPr="0040319E">
        <w:t>and now fi</w:t>
      </w:r>
      <w:r>
        <w:t>re will consume the adversaries.</w:t>
      </w:r>
    </w:p>
    <w:p w14:paraId="635EFF41" w14:textId="77777777" w:rsidR="00895112" w:rsidRDefault="00895112" w:rsidP="00A7333E">
      <w:pPr>
        <w:pStyle w:val="EnglishHangNoCoptic"/>
      </w:pPr>
      <w:r w:rsidRPr="0040319E">
        <w:t>12</w:t>
      </w:r>
      <w:r>
        <w:t xml:space="preserve"> O Lord our God, grant us peace,</w:t>
      </w:r>
    </w:p>
    <w:p w14:paraId="4E73592C" w14:textId="77777777" w:rsidR="00895112" w:rsidRDefault="00895112" w:rsidP="00A7333E">
      <w:pPr>
        <w:pStyle w:val="EnglishHangEndNoCoptic"/>
        <w:ind w:firstLine="0"/>
      </w:pPr>
      <w:r w:rsidRPr="0040319E">
        <w:t>f</w:t>
      </w:r>
      <w:r>
        <w:t>or You grant everything to us.</w:t>
      </w:r>
    </w:p>
    <w:p w14:paraId="3A30D0CA" w14:textId="77777777" w:rsidR="00895112" w:rsidRDefault="00895112" w:rsidP="00A7333E">
      <w:pPr>
        <w:pStyle w:val="EnglishHangNoCoptic"/>
      </w:pPr>
      <w:r>
        <w:t>13 O Lord our God, take possession of us;</w:t>
      </w:r>
    </w:p>
    <w:p w14:paraId="7DC6AD1F" w14:textId="77777777" w:rsidR="00895112" w:rsidRDefault="00895112" w:rsidP="00A7333E">
      <w:pPr>
        <w:pStyle w:val="EnglishHangNoCoptic"/>
        <w:ind w:firstLine="0"/>
      </w:pPr>
      <w:r w:rsidRPr="0040319E">
        <w:t>O Lord</w:t>
      </w:r>
      <w:r>
        <w:t>, we know no other besides You;</w:t>
      </w:r>
    </w:p>
    <w:p w14:paraId="49EC7300" w14:textId="77777777" w:rsidR="00895112" w:rsidRDefault="00895112" w:rsidP="00A7333E">
      <w:pPr>
        <w:pStyle w:val="EnglishHangEndNoCoptic"/>
        <w:ind w:firstLine="0"/>
      </w:pPr>
      <w:r>
        <w:t>we name Your Name.</w:t>
      </w:r>
    </w:p>
    <w:p w14:paraId="0F04A0D8" w14:textId="77777777" w:rsidR="00895112" w:rsidRDefault="00895112" w:rsidP="00A7333E">
      <w:pPr>
        <w:pStyle w:val="EnglishHangNoCoptic"/>
      </w:pPr>
      <w:r w:rsidRPr="0040319E">
        <w:t>14</w:t>
      </w:r>
      <w:r>
        <w:t xml:space="preserve"> </w:t>
      </w:r>
      <w:r w:rsidRPr="0040319E">
        <w:t xml:space="preserve">The dead will not </w:t>
      </w:r>
      <w:r>
        <w:t>see life;</w:t>
      </w:r>
    </w:p>
    <w:p w14:paraId="3F9B29C7" w14:textId="77777777" w:rsidR="00895112" w:rsidRDefault="00895112" w:rsidP="00A7333E">
      <w:pPr>
        <w:pStyle w:val="EnglishHangNoCoptic"/>
        <w:ind w:firstLine="0"/>
      </w:pPr>
      <w:r w:rsidRPr="0040319E">
        <w:t>neit</w:t>
      </w:r>
      <w:r>
        <w:t>her will physicians raise them,</w:t>
      </w:r>
    </w:p>
    <w:p w14:paraId="3E9E90AF" w14:textId="77777777" w:rsidR="00895112" w:rsidRDefault="00895112" w:rsidP="00A7333E">
      <w:pPr>
        <w:pStyle w:val="EnglishHangNoCoptic"/>
        <w:ind w:firstLine="0"/>
      </w:pPr>
      <w:r>
        <w:t>because</w:t>
      </w:r>
      <w:r w:rsidRPr="0040319E">
        <w:t xml:space="preserve"> You brought evil</w:t>
      </w:r>
      <w:r>
        <w:t>s upon them and destroyed them,</w:t>
      </w:r>
    </w:p>
    <w:p w14:paraId="642157CC" w14:textId="77777777" w:rsidR="00895112" w:rsidRDefault="00895112" w:rsidP="00A7333E">
      <w:pPr>
        <w:pStyle w:val="EnglishHangEndNoCoptic"/>
        <w:ind w:firstLine="0"/>
      </w:pPr>
      <w:r w:rsidRPr="0040319E">
        <w:t xml:space="preserve">and </w:t>
      </w:r>
      <w:r>
        <w:t>took away all their males.</w:t>
      </w:r>
    </w:p>
    <w:p w14:paraId="6E321F39" w14:textId="77777777" w:rsidR="00895112" w:rsidRDefault="00895112" w:rsidP="00A7333E">
      <w:pPr>
        <w:pStyle w:val="EnglishHangNoCoptic"/>
      </w:pPr>
      <w:r w:rsidRPr="0040319E">
        <w:t>15</w:t>
      </w:r>
      <w:r>
        <w:t xml:space="preserve"> </w:t>
      </w:r>
      <w:r w:rsidRPr="0040319E">
        <w:t>Br</w:t>
      </w:r>
      <w:r>
        <w:t>ing more evils on them, O Lord,</w:t>
      </w:r>
    </w:p>
    <w:p w14:paraId="13E4C00D" w14:textId="77777777" w:rsidR="00895112" w:rsidRDefault="00895112" w:rsidP="00A7333E">
      <w:pPr>
        <w:pStyle w:val="EnglishHangEndNoCoptic"/>
        <w:ind w:firstLine="0"/>
      </w:pPr>
      <w:r>
        <w:t>on the glorious of the earth.</w:t>
      </w:r>
    </w:p>
    <w:p w14:paraId="49A86D64" w14:textId="77777777" w:rsidR="00895112" w:rsidRDefault="00895112" w:rsidP="00A7333E">
      <w:pPr>
        <w:pStyle w:val="EnglishHangNoCoptic"/>
      </w:pPr>
      <w:r w:rsidRPr="0040319E">
        <w:lastRenderedPageBreak/>
        <w:t>16</w:t>
      </w:r>
      <w:r>
        <w:t xml:space="preserve"> </w:t>
      </w:r>
      <w:r w:rsidRPr="0040319E">
        <w:t xml:space="preserve">O Lord, I remembered You in my </w:t>
      </w:r>
      <w:r>
        <w:t>affliction.</w:t>
      </w:r>
    </w:p>
    <w:p w14:paraId="5D7977C8" w14:textId="77777777" w:rsidR="00895112" w:rsidRDefault="00895112" w:rsidP="00A7333E">
      <w:pPr>
        <w:pStyle w:val="EnglishHangEndNoCoptic"/>
        <w:ind w:firstLine="0"/>
      </w:pPr>
      <w:r w:rsidRPr="0040319E">
        <w:t>Your chastenin</w:t>
      </w:r>
      <w:r>
        <w:t>g to us was a small affliction.</w:t>
      </w:r>
    </w:p>
    <w:p w14:paraId="17F5276C" w14:textId="77777777" w:rsidR="00895112" w:rsidRDefault="00895112" w:rsidP="00A7333E">
      <w:pPr>
        <w:pStyle w:val="EnglishHangNoCoptic"/>
      </w:pPr>
      <w:r w:rsidRPr="0040319E">
        <w:t>17</w:t>
      </w:r>
      <w:r>
        <w:t xml:space="preserve"> </w:t>
      </w:r>
      <w:r w:rsidRPr="0040319E">
        <w:t>As a woman with child is in p</w:t>
      </w:r>
      <w:r>
        <w:t>ain</w:t>
      </w:r>
    </w:p>
    <w:p w14:paraId="32F62610" w14:textId="77777777" w:rsidR="00895112" w:rsidRDefault="00895112" w:rsidP="00A7333E">
      <w:pPr>
        <w:pStyle w:val="EnglishHangNoCoptic"/>
        <w:ind w:firstLine="0"/>
      </w:pPr>
      <w:r>
        <w:t>and cries out in her pangs</w:t>
      </w:r>
    </w:p>
    <w:p w14:paraId="281F06C3" w14:textId="77777777" w:rsidR="00895112" w:rsidRDefault="00895112" w:rsidP="00A7333E">
      <w:pPr>
        <w:pStyle w:val="EnglishHangNoCoptic"/>
        <w:ind w:firstLine="0"/>
      </w:pPr>
      <w:r w:rsidRPr="0040319E">
        <w:t xml:space="preserve">when she </w:t>
      </w:r>
      <w:r>
        <w:t>is about to give birth,</w:t>
      </w:r>
    </w:p>
    <w:p w14:paraId="49531D3D" w14:textId="77777777" w:rsidR="00895112" w:rsidRDefault="00895112" w:rsidP="00A7333E">
      <w:pPr>
        <w:pStyle w:val="EnglishHangNoCoptic"/>
        <w:ind w:firstLine="0"/>
      </w:pPr>
      <w:r>
        <w:t>so we became to Your beloved</w:t>
      </w:r>
    </w:p>
    <w:p w14:paraId="1495820F" w14:textId="77777777" w:rsidR="00895112" w:rsidRDefault="00895112" w:rsidP="00A7333E">
      <w:pPr>
        <w:pStyle w:val="EnglishHangEndNoCoptic"/>
        <w:ind w:firstLine="0"/>
      </w:pPr>
      <w:r>
        <w:t>because of Your fear, O Lord.</w:t>
      </w:r>
    </w:p>
    <w:p w14:paraId="46AB2535" w14:textId="77777777" w:rsidR="00895112" w:rsidRDefault="00895112" w:rsidP="00A7333E">
      <w:pPr>
        <w:pStyle w:val="EnglishHangNoCoptic"/>
      </w:pPr>
      <w:r w:rsidRPr="0040319E">
        <w:t>18</w:t>
      </w:r>
      <w:r>
        <w:t xml:space="preserve"> We have conceived,</w:t>
      </w:r>
    </w:p>
    <w:p w14:paraId="2EBF3F17" w14:textId="77777777" w:rsidR="00895112" w:rsidRDefault="00895112" w:rsidP="00A7333E">
      <w:pPr>
        <w:pStyle w:val="EnglishHangNoCoptic"/>
        <w:ind w:firstLine="0"/>
      </w:pPr>
      <w:r w:rsidRPr="0040319E">
        <w:t>we have been in</w:t>
      </w:r>
      <w:r>
        <w:t xml:space="preserve"> pain,</w:t>
      </w:r>
    </w:p>
    <w:p w14:paraId="79E43137" w14:textId="77777777" w:rsidR="00895112" w:rsidRDefault="00895112" w:rsidP="00A7333E">
      <w:pPr>
        <w:pStyle w:val="EnglishHangNoCoptic"/>
        <w:ind w:firstLine="0"/>
      </w:pPr>
      <w:r>
        <w:t>and we have given birth.</w:t>
      </w:r>
    </w:p>
    <w:p w14:paraId="4240FF58" w14:textId="77777777" w:rsidR="00895112" w:rsidRDefault="00895112" w:rsidP="00A7333E">
      <w:pPr>
        <w:pStyle w:val="EnglishHangNoCoptic"/>
        <w:ind w:firstLine="0"/>
      </w:pPr>
      <w:r w:rsidRPr="0040319E">
        <w:t xml:space="preserve">We brought forth the spirit </w:t>
      </w:r>
      <w:r>
        <w:t>of Your salvation on the earth.</w:t>
      </w:r>
    </w:p>
    <w:p w14:paraId="5290B041" w14:textId="77777777" w:rsidR="00895112" w:rsidRDefault="00895112" w:rsidP="00A7333E">
      <w:pPr>
        <w:pStyle w:val="EnglishHangEndNoCoptic"/>
        <w:ind w:firstLine="0"/>
      </w:pPr>
      <w:r w:rsidRPr="0040319E">
        <w:t>But the inhab</w:t>
      </w:r>
      <w:r>
        <w:t>itants of the earth will fall.</w:t>
      </w:r>
    </w:p>
    <w:p w14:paraId="13C68CED" w14:textId="77777777" w:rsidR="00895112" w:rsidRDefault="00895112"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4319155F" w14:textId="77777777" w:rsidR="00895112" w:rsidRDefault="00895112" w:rsidP="00A7333E">
      <w:pPr>
        <w:pStyle w:val="EnglishHangNoCoptic"/>
        <w:ind w:firstLine="0"/>
      </w:pPr>
      <w:r w:rsidRPr="0040319E">
        <w:t>Th</w:t>
      </w:r>
      <w:r>
        <w:t>ose in the earth will rejoice,</w:t>
      </w:r>
    </w:p>
    <w:p w14:paraId="3455BCF9" w14:textId="77777777" w:rsidR="00895112" w:rsidRDefault="00895112" w:rsidP="00A7333E">
      <w:pPr>
        <w:pStyle w:val="EnglishHangNoCoptic"/>
        <w:ind w:firstLine="0"/>
      </w:pPr>
      <w:r>
        <w:t>for your dew is</w:t>
      </w:r>
      <w:r w:rsidRPr="0040319E">
        <w:t xml:space="preserve"> heali</w:t>
      </w:r>
      <w:r>
        <w:t>ng to them,</w:t>
      </w:r>
    </w:p>
    <w:p w14:paraId="583F5FAB" w14:textId="77777777" w:rsidR="00895112" w:rsidRDefault="00895112" w:rsidP="00A7333E">
      <w:pPr>
        <w:pStyle w:val="EnglishHangEndNoCoptic"/>
        <w:ind w:firstLine="0"/>
      </w:pPr>
      <w:r w:rsidRPr="0040319E">
        <w:t>but the land of the</w:t>
      </w:r>
      <w:r>
        <w:t xml:space="preserve"> ungodly shall come to an end.”</w:t>
      </w:r>
    </w:p>
    <w:p w14:paraId="1245FA57" w14:textId="77777777" w:rsidR="00895112" w:rsidRDefault="00895112" w:rsidP="00A7333E">
      <w:pPr>
        <w:pStyle w:val="EnglishHangNoCoptic"/>
      </w:pPr>
      <w:r w:rsidRPr="0040319E">
        <w:t>20</w:t>
      </w:r>
      <w:r>
        <w:t xml:space="preserve"> </w:t>
      </w:r>
      <w:r w:rsidRPr="0040319E">
        <w:t>Come</w:t>
      </w:r>
      <w:r>
        <w:t>, my people, enter your closets</w:t>
      </w:r>
    </w:p>
    <w:p w14:paraId="21A19F91" w14:textId="77777777" w:rsidR="00895112" w:rsidRDefault="00895112" w:rsidP="00A7333E">
      <w:pPr>
        <w:pStyle w:val="EnglishHangNoCoptic"/>
        <w:ind w:firstLine="0"/>
      </w:pPr>
      <w:r>
        <w:t>and shut your door;</w:t>
      </w:r>
    </w:p>
    <w:p w14:paraId="50734DD9" w14:textId="77777777" w:rsidR="00895112" w:rsidRDefault="00895112" w:rsidP="00A7333E">
      <w:pPr>
        <w:pStyle w:val="EnglishHangNoCoptic"/>
        <w:ind w:firstLine="0"/>
      </w:pPr>
      <w:r w:rsidRPr="0040319E">
        <w:t>hide y</w:t>
      </w:r>
      <w:r>
        <w:t>ourself for a short while,</w:t>
      </w:r>
    </w:p>
    <w:p w14:paraId="727E654E" w14:textId="77777777" w:rsidR="00895112" w:rsidRDefault="00895112" w:rsidP="00A7333E">
      <w:pPr>
        <w:pStyle w:val="EnglishHangEndNoCoptic"/>
        <w:ind w:firstLine="0"/>
      </w:pPr>
      <w:r w:rsidRPr="0040319E">
        <w:t>until</w:t>
      </w:r>
      <w:r>
        <w:t xml:space="preserve"> the wrath of the Lord is passed.</w:t>
      </w:r>
    </w:p>
    <w:p w14:paraId="76015B9E" w14:textId="77777777" w:rsidR="00895112" w:rsidRDefault="00895112" w:rsidP="00A7333E">
      <w:pPr>
        <w:pStyle w:val="EnglishHangNoCoptic"/>
      </w:pPr>
      <w:r w:rsidRPr="0040319E">
        <w:t>21</w:t>
      </w:r>
      <w:r>
        <w:t xml:space="preserve"> </w:t>
      </w:r>
      <w:r w:rsidRPr="0040319E">
        <w:t>For behold, the Lord is bringing wrath from His holy plac</w:t>
      </w:r>
      <w:r>
        <w:t>e</w:t>
      </w:r>
    </w:p>
    <w:p w14:paraId="2D24A706" w14:textId="77777777" w:rsidR="00895112" w:rsidRDefault="00895112" w:rsidP="00A7333E">
      <w:pPr>
        <w:pStyle w:val="EnglishHangNoCoptic"/>
        <w:ind w:firstLine="0"/>
      </w:pPr>
      <w:r w:rsidRPr="0040319E">
        <w:t>upon</w:t>
      </w:r>
      <w:r>
        <w:t xml:space="preserve"> the inhabitants of the earth,</w:t>
      </w:r>
    </w:p>
    <w:p w14:paraId="722856EF" w14:textId="77777777" w:rsidR="00895112" w:rsidRDefault="00895112" w:rsidP="00A7333E">
      <w:pPr>
        <w:pStyle w:val="EnglishHangNoCoptic"/>
        <w:ind w:firstLine="0"/>
      </w:pPr>
      <w:r>
        <w:t>a</w:t>
      </w:r>
      <w:r w:rsidRPr="0040319E">
        <w:t>nd t</w:t>
      </w:r>
      <w:r>
        <w:t>he earth will uncover its blood</w:t>
      </w:r>
    </w:p>
    <w:p w14:paraId="109C1327" w14:textId="77777777" w:rsidR="00895112" w:rsidRPr="00783F3E" w:rsidRDefault="00895112" w:rsidP="00A7333E">
      <w:pPr>
        <w:pStyle w:val="EnglishHangEndNoCoptic"/>
        <w:ind w:firstLine="0"/>
      </w:pPr>
      <w:r w:rsidRPr="0040319E">
        <w:t>and will not cover its slain.</w:t>
      </w:r>
    </w:p>
    <w:p w14:paraId="4E976A40" w14:textId="77777777" w:rsidR="00895112" w:rsidRDefault="00895112" w:rsidP="00A7333E">
      <w:pPr>
        <w:pStyle w:val="Heading4"/>
      </w:pPr>
      <w:r>
        <w:t>The Second Prayer of Esaias the Prophet</w:t>
      </w:r>
    </w:p>
    <w:p w14:paraId="21D4041A" w14:textId="77777777" w:rsidR="00895112" w:rsidRDefault="00895112" w:rsidP="00A7333E">
      <w:pPr>
        <w:pStyle w:val="Rubric"/>
      </w:pPr>
      <w:r>
        <w:t>(Esaias 25:1-12. Coptic rite: Joyous Saturday.)</w:t>
      </w:r>
    </w:p>
    <w:p w14:paraId="5DAE0DAB" w14:textId="77777777" w:rsidR="00895112" w:rsidRPr="0040319E" w:rsidRDefault="00895112" w:rsidP="00ED1D04">
      <w:pPr>
        <w:pStyle w:val="Rubric"/>
      </w:pPr>
      <w:r>
        <w:t>Again, a reading from the book of Esaias the Prophet. His blessing be upon us all. Amen.</w:t>
      </w:r>
    </w:p>
    <w:p w14:paraId="794F4A1C" w14:textId="77777777" w:rsidR="00895112" w:rsidRDefault="00895112" w:rsidP="00A7333E">
      <w:pPr>
        <w:pStyle w:val="EnglishHangNoCoptic"/>
      </w:pPr>
      <w:r>
        <w:t>1 O Lord my God,</w:t>
      </w:r>
    </w:p>
    <w:p w14:paraId="71DB1113" w14:textId="77777777" w:rsidR="00895112" w:rsidRDefault="00895112" w:rsidP="00A7333E">
      <w:pPr>
        <w:pStyle w:val="EnglishHangNoCoptic"/>
        <w:ind w:firstLine="0"/>
      </w:pPr>
      <w:r>
        <w:t>I will glorify You;</w:t>
      </w:r>
    </w:p>
    <w:p w14:paraId="7C2AFE4F" w14:textId="77777777" w:rsidR="00895112" w:rsidRDefault="00895112" w:rsidP="00A7333E">
      <w:pPr>
        <w:pStyle w:val="EnglishHangNoCoptic"/>
        <w:ind w:firstLine="0"/>
      </w:pPr>
      <w:r w:rsidRPr="00224A73">
        <w:t>I</w:t>
      </w:r>
      <w:r>
        <w:t xml:space="preserve"> will sing a hymn to Your Name,</w:t>
      </w:r>
    </w:p>
    <w:p w14:paraId="186B1902" w14:textId="77777777" w:rsidR="00895112" w:rsidRDefault="00895112" w:rsidP="00A7333E">
      <w:pPr>
        <w:pStyle w:val="EnglishHangNoCoptic"/>
        <w:ind w:firstLine="0"/>
      </w:pPr>
      <w:r w:rsidRPr="00224A73">
        <w:t xml:space="preserve">for </w:t>
      </w:r>
      <w:r>
        <w:t>You have done wonderful things—</w:t>
      </w:r>
    </w:p>
    <w:p w14:paraId="5FAB2263" w14:textId="77777777" w:rsidR="00895112" w:rsidRDefault="00895112" w:rsidP="00A7333E">
      <w:pPr>
        <w:pStyle w:val="EnglishHangEndNoCoptic"/>
        <w:ind w:firstLine="0"/>
      </w:pPr>
      <w:r w:rsidRPr="00224A73">
        <w:t xml:space="preserve">an ancient and true </w:t>
      </w:r>
      <w:r>
        <w:t>plan</w:t>
      </w:r>
      <w:r w:rsidRPr="00224A73">
        <w:t xml:space="preserve">. </w:t>
      </w:r>
      <w:r>
        <w:t>Amen, Lord!</w:t>
      </w:r>
    </w:p>
    <w:p w14:paraId="435326CD" w14:textId="77777777" w:rsidR="00895112" w:rsidRDefault="00895112" w:rsidP="00A7333E">
      <w:pPr>
        <w:pStyle w:val="EnglishHangNoCoptic"/>
      </w:pPr>
      <w:r w:rsidRPr="00224A73">
        <w:t>2</w:t>
      </w:r>
      <w:r>
        <w:t xml:space="preserve"> </w:t>
      </w:r>
      <w:r w:rsidRPr="00224A73">
        <w:t>Fo</w:t>
      </w:r>
      <w:r>
        <w:t>r You have made cities into a mound;</w:t>
      </w:r>
    </w:p>
    <w:p w14:paraId="68046375" w14:textId="77777777" w:rsidR="00895112" w:rsidRDefault="00895112" w:rsidP="00A7333E">
      <w:pPr>
        <w:pStyle w:val="EnglishHangNoCoptic"/>
        <w:ind w:firstLine="0"/>
      </w:pPr>
      <w:r w:rsidRPr="00224A73">
        <w:t xml:space="preserve">You </w:t>
      </w:r>
      <w:r>
        <w:t xml:space="preserve">have </w:t>
      </w:r>
      <w:r w:rsidRPr="00224A73">
        <w:t>made the foundatio</w:t>
      </w:r>
      <w:r>
        <w:t>ns of their strong cities fall.</w:t>
      </w:r>
    </w:p>
    <w:p w14:paraId="0B68694E" w14:textId="77777777" w:rsidR="00895112" w:rsidRDefault="00895112" w:rsidP="00A7333E">
      <w:pPr>
        <w:pStyle w:val="EnglishHangEndNoCoptic"/>
        <w:ind w:firstLine="0"/>
      </w:pPr>
      <w:r w:rsidRPr="00224A73">
        <w:t>The city of the ungo</w:t>
      </w:r>
      <w:r>
        <w:t>dly shall not be built forever.</w:t>
      </w:r>
    </w:p>
    <w:p w14:paraId="3F9C9B18" w14:textId="77777777" w:rsidR="00895112" w:rsidRDefault="00895112" w:rsidP="00A7333E">
      <w:pPr>
        <w:pStyle w:val="EnglishHangNoCoptic"/>
      </w:pPr>
      <w:r w:rsidRPr="00224A73">
        <w:lastRenderedPageBreak/>
        <w:t>3</w:t>
      </w:r>
      <w:r>
        <w:t xml:space="preserve"> </w:t>
      </w:r>
      <w:r w:rsidRPr="00224A73">
        <w:t>Therefore</w:t>
      </w:r>
      <w:r>
        <w:t>,</w:t>
      </w:r>
      <w:r w:rsidRPr="00224A73">
        <w:t xml:space="preserve"> </w:t>
      </w:r>
      <w:r>
        <w:t>the poor people will bless You,</w:t>
      </w:r>
    </w:p>
    <w:p w14:paraId="75F6C5AD" w14:textId="77777777" w:rsidR="00895112" w:rsidRDefault="00895112" w:rsidP="00A7333E">
      <w:pPr>
        <w:pStyle w:val="EnglishHangEndNoCoptic"/>
        <w:ind w:firstLine="0"/>
      </w:pPr>
      <w:r w:rsidRPr="00224A73">
        <w:t xml:space="preserve">and the cities of </w:t>
      </w:r>
      <w:r>
        <w:t>wronged people will praise You.</w:t>
      </w:r>
    </w:p>
    <w:p w14:paraId="170A7583" w14:textId="77777777" w:rsidR="00895112" w:rsidRDefault="0089511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74AD937" w14:textId="77777777" w:rsidR="00895112" w:rsidRDefault="00895112" w:rsidP="00A7333E">
      <w:pPr>
        <w:pStyle w:val="EnglishHangNoCoptic"/>
        <w:ind w:firstLine="0"/>
      </w:pPr>
      <w:r w:rsidRPr="00224A73">
        <w:t>and a protection to those who were dis</w:t>
      </w:r>
      <w:r>
        <w:t>heartened because of poverty.</w:t>
      </w:r>
    </w:p>
    <w:p w14:paraId="5D7BD66A" w14:textId="77777777" w:rsidR="00895112" w:rsidRDefault="00895112" w:rsidP="00A7333E">
      <w:pPr>
        <w:pStyle w:val="EnglishHangNoCoptic"/>
        <w:ind w:firstLine="0"/>
      </w:pPr>
      <w:r w:rsidRPr="00224A73">
        <w:t>You w</w:t>
      </w:r>
      <w:r>
        <w:t>ill deliver them from evil men,</w:t>
      </w:r>
    </w:p>
    <w:p w14:paraId="72DD8CA0" w14:textId="77777777" w:rsidR="00895112" w:rsidRDefault="00895112" w:rsidP="00A7333E">
      <w:pPr>
        <w:pStyle w:val="EnglishHangEndNoCoptic"/>
        <w:ind w:firstLine="0"/>
      </w:pPr>
      <w:r w:rsidRPr="00224A73">
        <w:t>and be a shelter of the thirsty</w:t>
      </w:r>
      <w:r>
        <w:t>,</w:t>
      </w:r>
      <w:r w:rsidRPr="00224A73">
        <w:t xml:space="preserve"> and a</w:t>
      </w:r>
      <w:r>
        <w:t xml:space="preserve"> breath of life to the wronged.</w:t>
      </w:r>
    </w:p>
    <w:p w14:paraId="3868DA73" w14:textId="77777777" w:rsidR="00895112" w:rsidRDefault="00895112" w:rsidP="00A7333E">
      <w:pPr>
        <w:pStyle w:val="EnglishHangNoCoptic"/>
      </w:pPr>
      <w:r w:rsidRPr="00224A73">
        <w:t>5</w:t>
      </w:r>
      <w:r>
        <w:t xml:space="preserve"> </w:t>
      </w:r>
      <w:r w:rsidRPr="00224A73">
        <w:t>They will b</w:t>
      </w:r>
      <w:r>
        <w:t>less You as discouraged people,</w:t>
      </w:r>
    </w:p>
    <w:p w14:paraId="29913F3A" w14:textId="77777777" w:rsidR="00895112" w:rsidRDefault="00895112" w:rsidP="00A7333E">
      <w:pPr>
        <w:pStyle w:val="EnglishHangEndNoCoptic"/>
        <w:ind w:firstLine="0"/>
      </w:pPr>
      <w:r w:rsidRPr="00224A73">
        <w:t>thirsting in Zion because of ungodl</w:t>
      </w:r>
      <w:r>
        <w:t>y men, to whom You delivered us.</w:t>
      </w:r>
    </w:p>
    <w:p w14:paraId="4433588E" w14:textId="77777777" w:rsidR="00895112" w:rsidRDefault="0089511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00D91A2E" w14:textId="77777777" w:rsidR="00895112" w:rsidRDefault="00895112" w:rsidP="00A7333E">
      <w:pPr>
        <w:pStyle w:val="EnglishHangNoCoptic"/>
        <w:ind w:firstLine="0"/>
      </w:pPr>
      <w:r>
        <w:t>They will drink joy;</w:t>
      </w:r>
    </w:p>
    <w:p w14:paraId="23CDFAFA" w14:textId="77777777" w:rsidR="00895112" w:rsidRDefault="00895112" w:rsidP="00A7333E">
      <w:pPr>
        <w:pStyle w:val="EnglishHangNoCoptic"/>
        <w:ind w:firstLine="0"/>
      </w:pPr>
      <w:r>
        <w:t>they will drink wine;</w:t>
      </w:r>
    </w:p>
    <w:p w14:paraId="30221F5D" w14:textId="77777777" w:rsidR="00895112" w:rsidRDefault="00895112" w:rsidP="00A7333E">
      <w:pPr>
        <w:pStyle w:val="EnglishHangEndNoCoptic"/>
        <w:ind w:firstLine="0"/>
      </w:pPr>
      <w:r>
        <w:t>they will</w:t>
      </w:r>
      <w:r w:rsidRPr="00224A73">
        <w:t xml:space="preserve"> </w:t>
      </w:r>
      <w:r>
        <w:t>anoint themselves with ointment.</w:t>
      </w:r>
    </w:p>
    <w:p w14:paraId="281A1043" w14:textId="77777777" w:rsidR="00895112" w:rsidRDefault="00895112" w:rsidP="00A7333E">
      <w:pPr>
        <w:pStyle w:val="EnglishHangNoCoptic"/>
      </w:pPr>
      <w:r w:rsidRPr="00224A73">
        <w:t>7</w:t>
      </w:r>
      <w:r>
        <w:t xml:space="preserve"> </w:t>
      </w:r>
      <w:r w:rsidRPr="00224A73">
        <w:t>Deliver a</w:t>
      </w:r>
      <w:r>
        <w:t>ll these things to the nations on this mountain,</w:t>
      </w:r>
    </w:p>
    <w:p w14:paraId="0AEE9187" w14:textId="77777777" w:rsidR="00895112" w:rsidRDefault="00895112" w:rsidP="00A7333E">
      <w:pPr>
        <w:pStyle w:val="EnglishHangEndNoCoptic"/>
        <w:ind w:firstLine="0"/>
      </w:pPr>
      <w:r w:rsidRPr="00224A73">
        <w:t>for this is t</w:t>
      </w:r>
      <w:r>
        <w:t>he counsel for all the nations.</w:t>
      </w:r>
    </w:p>
    <w:p w14:paraId="7D51A631" w14:textId="77777777" w:rsidR="00895112" w:rsidRDefault="00895112" w:rsidP="00A7333E">
      <w:pPr>
        <w:pStyle w:val="EnglishHangNoCoptic"/>
      </w:pPr>
      <w:r w:rsidRPr="00224A73">
        <w:t>8</w:t>
      </w:r>
      <w:r>
        <w:t xml:space="preserve"> </w:t>
      </w:r>
      <w:r w:rsidRPr="00224A73">
        <w:t>Deat</w:t>
      </w:r>
      <w:r>
        <w:t>h prevailed and swallowed them,</w:t>
      </w:r>
    </w:p>
    <w:p w14:paraId="4061AC8F" w14:textId="77777777" w:rsidR="00895112" w:rsidRDefault="00895112" w:rsidP="00A7333E">
      <w:pPr>
        <w:pStyle w:val="EnglishHangNoCoptic"/>
        <w:ind w:firstLine="0"/>
      </w:pPr>
      <w:r w:rsidRPr="00224A73">
        <w:t>but again God wiped a</w:t>
      </w:r>
      <w:r>
        <w:t>way every tear from every face;</w:t>
      </w:r>
    </w:p>
    <w:p w14:paraId="7E25CAD4" w14:textId="77777777" w:rsidR="00895112" w:rsidRDefault="00895112" w:rsidP="00A7333E">
      <w:pPr>
        <w:pStyle w:val="EnglishHangNoCoptic"/>
        <w:ind w:firstLine="0"/>
      </w:pPr>
      <w:r w:rsidRPr="00224A73">
        <w:t>He took away the disgrace of</w:t>
      </w:r>
      <w:r>
        <w:t xml:space="preserve"> His people from all the earth;</w:t>
      </w:r>
    </w:p>
    <w:p w14:paraId="0AE321E7" w14:textId="77777777" w:rsidR="00895112" w:rsidRDefault="00895112" w:rsidP="00A7333E">
      <w:pPr>
        <w:pStyle w:val="EnglishHangEndNoCoptic"/>
        <w:ind w:firstLine="0"/>
      </w:pPr>
      <w:r w:rsidRPr="00224A73">
        <w:t>for the mouth of the Lord h</w:t>
      </w:r>
      <w:r>
        <w:t>as spoken.</w:t>
      </w:r>
    </w:p>
    <w:p w14:paraId="46984A33" w14:textId="77777777" w:rsidR="00895112" w:rsidRDefault="00895112" w:rsidP="00A7333E">
      <w:pPr>
        <w:pStyle w:val="EnglishHangNoCoptic"/>
      </w:pPr>
      <w:r w:rsidRPr="00224A73">
        <w:t>9</w:t>
      </w:r>
      <w:r>
        <w:t xml:space="preserve"> </w:t>
      </w:r>
      <w:r w:rsidRPr="00224A73">
        <w:t>Th</w:t>
      </w:r>
      <w:r>
        <w:t>en it will be said in that day,</w:t>
      </w:r>
    </w:p>
    <w:p w14:paraId="5B63519B" w14:textId="77777777" w:rsidR="00895112" w:rsidRDefault="00895112" w:rsidP="00A7333E">
      <w:pPr>
        <w:pStyle w:val="EnglishHangNoCoptic"/>
        <w:ind w:firstLine="0"/>
      </w:pPr>
      <w:r w:rsidRPr="00224A73">
        <w:t>“Behold, th</w:t>
      </w:r>
      <w:r>
        <w:t>is is our God, in whom we hoped</w:t>
      </w:r>
    </w:p>
    <w:p w14:paraId="0C3E814D" w14:textId="77777777" w:rsidR="00895112" w:rsidRDefault="00895112" w:rsidP="00A7333E">
      <w:pPr>
        <w:pStyle w:val="EnglishHangEndNoCoptic"/>
        <w:ind w:firstLine="0"/>
      </w:pPr>
      <w:r w:rsidRPr="00224A73">
        <w:t xml:space="preserve">and we </w:t>
      </w:r>
      <w:r>
        <w:t>were glad in His salvation.”</w:t>
      </w:r>
    </w:p>
    <w:p w14:paraId="54F32038" w14:textId="77777777" w:rsidR="00895112" w:rsidRDefault="0089511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E27D57F" w14:textId="77777777" w:rsidR="00895112" w:rsidRDefault="00895112" w:rsidP="00A7333E">
      <w:pPr>
        <w:pStyle w:val="EnglishHangNoCoptic"/>
        <w:ind w:firstLine="0"/>
      </w:pPr>
      <w:r w:rsidRPr="00224A73">
        <w:t xml:space="preserve">and the </w:t>
      </w:r>
      <w:r>
        <w:t>Moabite shall be trampled down,</w:t>
      </w:r>
    </w:p>
    <w:p w14:paraId="293611C0" w14:textId="77777777" w:rsidR="00895112" w:rsidRDefault="00895112" w:rsidP="00A7333E">
      <w:pPr>
        <w:pStyle w:val="EnglishHangEndNoCoptic"/>
        <w:ind w:firstLine="0"/>
      </w:pPr>
      <w:r>
        <w:t>as</w:t>
      </w:r>
      <w:r w:rsidRPr="00224A73">
        <w:t xml:space="preserve"> the thresh</w:t>
      </w:r>
      <w:r>
        <w:t>ing floor is tread with wagons.</w:t>
      </w:r>
    </w:p>
    <w:p w14:paraId="1A53B776" w14:textId="77777777" w:rsidR="00895112" w:rsidRDefault="00895112" w:rsidP="00A7333E">
      <w:pPr>
        <w:pStyle w:val="EnglishHangNoCoptic"/>
      </w:pPr>
      <w:r w:rsidRPr="00224A73">
        <w:t>1</w:t>
      </w:r>
      <w:r>
        <w:t>1 He will spread forth His hands</w:t>
      </w:r>
    </w:p>
    <w:p w14:paraId="18B1F300" w14:textId="77777777" w:rsidR="00895112" w:rsidRDefault="00895112" w:rsidP="00A7333E">
      <w:pPr>
        <w:pStyle w:val="EnglishHangNoCoptic"/>
        <w:ind w:firstLine="0"/>
      </w:pPr>
      <w:r w:rsidRPr="00224A73">
        <w:t>so as</w:t>
      </w:r>
      <w:r>
        <w:t xml:space="preserve"> to humble man, to destroy him;</w:t>
      </w:r>
    </w:p>
    <w:p w14:paraId="7DC40543" w14:textId="77777777" w:rsidR="00895112" w:rsidRDefault="00895112" w:rsidP="00A7333E">
      <w:pPr>
        <w:pStyle w:val="EnglishHangNoCoptic"/>
        <w:ind w:firstLine="0"/>
      </w:pPr>
      <w:r w:rsidRPr="00224A73">
        <w:t>and He will humble his arrogance—</w:t>
      </w:r>
    </w:p>
    <w:p w14:paraId="640AD95E" w14:textId="77777777" w:rsidR="00895112" w:rsidRDefault="00895112" w:rsidP="00A7333E">
      <w:pPr>
        <w:pStyle w:val="EnglishHangEndNoCoptic"/>
        <w:ind w:firstLine="0"/>
      </w:pPr>
      <w:r w:rsidRPr="00224A73">
        <w:t>arroga</w:t>
      </w:r>
      <w:r>
        <w:t>nce on which he laid his hands.</w:t>
      </w:r>
    </w:p>
    <w:p w14:paraId="0F41D912" w14:textId="77777777" w:rsidR="00895112" w:rsidRDefault="0089511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6C314CEC" w14:textId="77777777" w:rsidR="00895112" w:rsidRDefault="00895112" w:rsidP="00A7333E">
      <w:pPr>
        <w:pStyle w:val="EnglishHangEndNoCoptic"/>
        <w:ind w:firstLine="0"/>
      </w:pPr>
      <w:r w:rsidRPr="00224A73">
        <w:t>and bring it down to the ground.</w:t>
      </w:r>
    </w:p>
    <w:p w14:paraId="3A60DB37" w14:textId="77777777" w:rsidR="00895112" w:rsidRDefault="00895112" w:rsidP="00A7333E">
      <w:pPr>
        <w:pStyle w:val="Heading4"/>
      </w:pPr>
      <w:r>
        <w:t>The Third Prayer of Esaias the Prophet</w:t>
      </w:r>
    </w:p>
    <w:p w14:paraId="30C6B2F6" w14:textId="77777777" w:rsidR="00895112" w:rsidRDefault="00895112" w:rsidP="00A7333E">
      <w:pPr>
        <w:pStyle w:val="Rubric"/>
      </w:pPr>
      <w:r>
        <w:t>(Esaias 26:1-9. Coptic rite: Joyous Saturday.)</w:t>
      </w:r>
    </w:p>
    <w:p w14:paraId="51CC4302" w14:textId="77777777" w:rsidR="00895112" w:rsidRPr="0040319E" w:rsidRDefault="00895112" w:rsidP="00ED1D04">
      <w:pPr>
        <w:pStyle w:val="Rubric"/>
      </w:pPr>
      <w:r>
        <w:t>And again, a reading from the book of Esaias the Prophet. His blessing be upon us all. Amen.</w:t>
      </w:r>
    </w:p>
    <w:p w14:paraId="2433940C" w14:textId="77777777" w:rsidR="00895112" w:rsidRDefault="0089511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69C34E8C" w14:textId="77777777" w:rsidR="00895112" w:rsidRDefault="00895112" w:rsidP="00A7333E">
      <w:pPr>
        <w:pStyle w:val="EnglishHangNoCoptic"/>
        <w:ind w:firstLine="0"/>
      </w:pPr>
      <w:r>
        <w:t>“Behold, we have a strong city;</w:t>
      </w:r>
    </w:p>
    <w:p w14:paraId="04A947ED" w14:textId="77777777" w:rsidR="00895112" w:rsidRDefault="00895112" w:rsidP="00A7333E">
      <w:pPr>
        <w:pStyle w:val="EnglishHangEndNoCoptic"/>
        <w:ind w:firstLine="0"/>
      </w:pPr>
      <w:r>
        <w:t>He will make its outer wall our salvation.</w:t>
      </w:r>
    </w:p>
    <w:p w14:paraId="6D38F442" w14:textId="77777777" w:rsidR="00895112" w:rsidRDefault="00895112" w:rsidP="00A7333E">
      <w:pPr>
        <w:pStyle w:val="EnglishHangNoCoptic"/>
      </w:pPr>
      <w:r>
        <w:lastRenderedPageBreak/>
        <w:t>2 Open the gates;</w:t>
      </w:r>
    </w:p>
    <w:p w14:paraId="3CFF8BC7" w14:textId="77777777" w:rsidR="00895112" w:rsidRDefault="00895112" w:rsidP="00A7333E">
      <w:pPr>
        <w:pStyle w:val="EnglishHangNoCoptic"/>
        <w:ind w:firstLine="0"/>
      </w:pPr>
      <w:r w:rsidRPr="00224A73">
        <w:t>let the peop</w:t>
      </w:r>
      <w:r>
        <w:t>le enter who keep righteousness</w:t>
      </w:r>
    </w:p>
    <w:p w14:paraId="32A21840" w14:textId="77777777" w:rsidR="00895112" w:rsidRDefault="00895112" w:rsidP="00A7333E">
      <w:pPr>
        <w:pStyle w:val="EnglishHangEndNoCoptic"/>
        <w:ind w:firstLine="0"/>
      </w:pPr>
      <w:r>
        <w:t>and guard the truth,</w:t>
      </w:r>
    </w:p>
    <w:p w14:paraId="0F89299E" w14:textId="77777777" w:rsidR="00895112" w:rsidRDefault="00895112" w:rsidP="00A7333E">
      <w:pPr>
        <w:pStyle w:val="EnglishHangNoCoptic"/>
      </w:pPr>
      <w:r>
        <w:t>3 and who lay hold of the truth</w:t>
      </w:r>
    </w:p>
    <w:p w14:paraId="1C0E4820" w14:textId="77777777" w:rsidR="00895112" w:rsidRDefault="00895112" w:rsidP="00A7333E">
      <w:pPr>
        <w:pStyle w:val="EnglishHangEndNoCoptic"/>
        <w:ind w:firstLine="0"/>
      </w:pPr>
      <w:r>
        <w:t>and keep peace,</w:t>
      </w:r>
    </w:p>
    <w:p w14:paraId="6AF1B02A" w14:textId="77777777" w:rsidR="00895112" w:rsidRDefault="00895112" w:rsidP="00A7333E">
      <w:pPr>
        <w:pStyle w:val="EnglishHangNoCoptic"/>
      </w:pPr>
      <w:r w:rsidRPr="00224A73">
        <w:t>4</w:t>
      </w:r>
      <w:r>
        <w:t xml:space="preserve"> </w:t>
      </w:r>
      <w:r w:rsidRPr="00224A73">
        <w:t>because th</w:t>
      </w:r>
      <w:r>
        <w:t>ey hope forever in You, O Lord,</w:t>
      </w:r>
    </w:p>
    <w:p w14:paraId="55003278" w14:textId="77777777" w:rsidR="00895112" w:rsidRDefault="00895112" w:rsidP="00A7333E">
      <w:pPr>
        <w:pStyle w:val="EnglishHangEndNoCoptic"/>
        <w:ind w:firstLine="0"/>
      </w:pPr>
      <w:r>
        <w:t>the great and eternal God,</w:t>
      </w:r>
    </w:p>
    <w:p w14:paraId="039CFF23" w14:textId="77777777" w:rsidR="00895112" w:rsidRDefault="00895112" w:rsidP="00A7333E">
      <w:pPr>
        <w:pStyle w:val="EnglishHangNoCoptic"/>
      </w:pPr>
      <w:r>
        <w:t>5 Who humbles and brings down</w:t>
      </w:r>
    </w:p>
    <w:p w14:paraId="38F49784" w14:textId="77777777" w:rsidR="00895112" w:rsidRDefault="00895112" w:rsidP="00A7333E">
      <w:pPr>
        <w:pStyle w:val="EnglishHangNoCoptic"/>
        <w:ind w:firstLine="0"/>
      </w:pPr>
      <w:r>
        <w:t>those who dwell in lofty places;</w:t>
      </w:r>
    </w:p>
    <w:p w14:paraId="1A656677" w14:textId="77777777" w:rsidR="00895112" w:rsidRDefault="00895112" w:rsidP="00A7333E">
      <w:pPr>
        <w:pStyle w:val="EnglishHangNoCoptic"/>
        <w:ind w:firstLine="0"/>
      </w:pPr>
      <w:r w:rsidRPr="00224A73">
        <w:t>You will</w:t>
      </w:r>
      <w:r>
        <w:t xml:space="preserve"> cast down</w:t>
      </w:r>
      <w:r w:rsidRPr="00224A73">
        <w:t xml:space="preserve"> strong cities</w:t>
      </w:r>
      <w:r>
        <w:t>;</w:t>
      </w:r>
    </w:p>
    <w:p w14:paraId="3F18AFF5" w14:textId="77777777" w:rsidR="00895112" w:rsidRDefault="00895112" w:rsidP="00A7333E">
      <w:pPr>
        <w:pStyle w:val="EnglishHangEndNoCoptic"/>
        <w:ind w:firstLine="0"/>
      </w:pPr>
      <w:r w:rsidRPr="00224A73">
        <w:t>You will</w:t>
      </w:r>
      <w:r>
        <w:t xml:space="preserve"> bring them down to the ground.</w:t>
      </w:r>
    </w:p>
    <w:p w14:paraId="312323D8" w14:textId="77777777" w:rsidR="00895112" w:rsidRDefault="00895112" w:rsidP="00A7333E">
      <w:pPr>
        <w:pStyle w:val="EnglishHangNoCoptic"/>
      </w:pPr>
      <w:r w:rsidRPr="00224A73">
        <w:t>6</w:t>
      </w:r>
      <w:r>
        <w:t xml:space="preserve"> </w:t>
      </w:r>
      <w:r w:rsidRPr="00224A73">
        <w:t>The fe</w:t>
      </w:r>
      <w:r>
        <w:t>et of the gentle and the humble</w:t>
      </w:r>
    </w:p>
    <w:p w14:paraId="2C22E724" w14:textId="77777777" w:rsidR="00895112" w:rsidRDefault="00895112" w:rsidP="00A7333E">
      <w:pPr>
        <w:pStyle w:val="EnglishHangEndNoCoptic"/>
        <w:ind w:firstLine="0"/>
      </w:pPr>
      <w:r>
        <w:t>will trample them [underfoot].</w:t>
      </w:r>
    </w:p>
    <w:p w14:paraId="520A2978" w14:textId="77777777" w:rsidR="00895112" w:rsidRDefault="00895112" w:rsidP="00A7333E">
      <w:pPr>
        <w:pStyle w:val="EnglishHangNoCoptic"/>
      </w:pPr>
      <w:r w:rsidRPr="00224A73">
        <w:t>7</w:t>
      </w:r>
      <w:r>
        <w:t xml:space="preserve"> </w:t>
      </w:r>
      <w:r w:rsidRPr="00224A73">
        <w:t>Th</w:t>
      </w:r>
      <w:r>
        <w:t>e way of the godly has become straight;</w:t>
      </w:r>
    </w:p>
    <w:p w14:paraId="6AE5AED1" w14:textId="77777777" w:rsidR="00895112" w:rsidRDefault="00895112" w:rsidP="00A7333E">
      <w:pPr>
        <w:pStyle w:val="EnglishHangEndNoCoptic"/>
        <w:ind w:firstLine="0"/>
      </w:pPr>
      <w:r w:rsidRPr="00224A73">
        <w:t>and th</w:t>
      </w:r>
      <w:r>
        <w:t>e way of the godly is prepared.</w:t>
      </w:r>
    </w:p>
    <w:p w14:paraId="08707A0C" w14:textId="77777777" w:rsidR="00895112" w:rsidRDefault="00895112" w:rsidP="00A7333E">
      <w:pPr>
        <w:pStyle w:val="EnglishHangNoCoptic"/>
      </w:pPr>
      <w:r w:rsidRPr="00224A73">
        <w:t>8</w:t>
      </w:r>
      <w:r>
        <w:t xml:space="preserve"> </w:t>
      </w:r>
      <w:r w:rsidRPr="00224A73">
        <w:t>For t</w:t>
      </w:r>
      <w:r>
        <w:t>he way of the Lord is justice.</w:t>
      </w:r>
    </w:p>
    <w:p w14:paraId="5E06C40C" w14:textId="77777777" w:rsidR="00895112" w:rsidRDefault="00895112" w:rsidP="00A7333E">
      <w:pPr>
        <w:pStyle w:val="EnglishHangNoCoptic"/>
        <w:ind w:firstLine="0"/>
      </w:pPr>
      <w:r>
        <w:t>We hope in Your Name</w:t>
      </w:r>
    </w:p>
    <w:p w14:paraId="449BE836" w14:textId="77777777" w:rsidR="00895112" w:rsidRDefault="00895112" w:rsidP="00A7333E">
      <w:pPr>
        <w:pStyle w:val="EnglishHangEndNoCoptic"/>
        <w:ind w:firstLine="0"/>
      </w:pPr>
      <w:r w:rsidRPr="00224A73">
        <w:t>and i</w:t>
      </w:r>
      <w:r>
        <w:t>n the remembrance of You.</w:t>
      </w:r>
    </w:p>
    <w:p w14:paraId="2C283004" w14:textId="77777777" w:rsidR="00895112" w:rsidRDefault="00895112" w:rsidP="00A7333E">
      <w:pPr>
        <w:pStyle w:val="EnglishHangNoCoptic"/>
      </w:pPr>
      <w:r w:rsidRPr="0040319E">
        <w:t>9</w:t>
      </w:r>
      <w:r>
        <w:t xml:space="preserve"> that our soul desires]</w:t>
      </w:r>
    </w:p>
    <w:p w14:paraId="1CC6DF79" w14:textId="77777777" w:rsidR="00895112" w:rsidRDefault="00895112" w:rsidP="00A7333E">
      <w:pPr>
        <w:pStyle w:val="EnglishHangNoCoptic"/>
        <w:ind w:firstLine="0"/>
      </w:pPr>
      <w:r>
        <w:t>At night m</w:t>
      </w:r>
      <w:r w:rsidRPr="0040319E">
        <w:t>y spirit rises earl</w:t>
      </w:r>
      <w:r>
        <w:t>y toward You, O God,</w:t>
      </w:r>
    </w:p>
    <w:p w14:paraId="1477EC84" w14:textId="77777777" w:rsidR="00895112" w:rsidRDefault="00895112" w:rsidP="00A7333E">
      <w:pPr>
        <w:pStyle w:val="EnglishHangNoCoptic"/>
        <w:ind w:firstLine="0"/>
      </w:pPr>
      <w:r w:rsidRPr="0040319E">
        <w:t>for Your comma</w:t>
      </w:r>
      <w:r>
        <w:t>nds are a light upon the earth.</w:t>
      </w:r>
    </w:p>
    <w:p w14:paraId="57B94956" w14:textId="77777777" w:rsidR="00895112" w:rsidRDefault="00895112" w:rsidP="00A7333E">
      <w:pPr>
        <w:pStyle w:val="EnglishHangEndNoCoptic"/>
        <w:ind w:firstLine="0"/>
      </w:pPr>
      <w:r w:rsidRPr="0040319E">
        <w:t>Learn righteousne</w:t>
      </w:r>
      <w:r>
        <w:t>ss, you who dwell on the earth.</w:t>
      </w:r>
    </w:p>
    <w:p w14:paraId="7A3F49B8" w14:textId="77777777" w:rsidR="00895112" w:rsidRDefault="00895112" w:rsidP="00A7333E">
      <w:pPr>
        <w:pStyle w:val="Heading4"/>
      </w:pPr>
      <w:r>
        <w:t>The Prayer of Jeremias the Prophet</w:t>
      </w:r>
    </w:p>
    <w:p w14:paraId="68FC241B" w14:textId="77777777" w:rsidR="00895112" w:rsidRDefault="00895112" w:rsidP="00A7333E">
      <w:pPr>
        <w:pStyle w:val="Rubric"/>
      </w:pPr>
      <w:r>
        <w:t>(Lamentations 5:16-22. Coptic rite: Joyous Saturday.)</w:t>
      </w:r>
    </w:p>
    <w:p w14:paraId="2C022136" w14:textId="77777777" w:rsidR="00895112" w:rsidRPr="0040319E" w:rsidRDefault="00895112" w:rsidP="00A7333E">
      <w:pPr>
        <w:pStyle w:val="Rubric"/>
      </w:pPr>
      <w:r>
        <w:t xml:space="preserve">A reading from the Lamentation of Jeremias. His blessing be upon us all. Amen. </w:t>
      </w:r>
    </w:p>
    <w:p w14:paraId="68C0E2B1" w14:textId="77777777" w:rsidR="00895112" w:rsidRDefault="00895112" w:rsidP="00A7333E">
      <w:pPr>
        <w:pStyle w:val="EnglishHangNoCoptic"/>
      </w:pPr>
      <w:r>
        <w:t>16 The crown fell from our head;</w:t>
      </w:r>
    </w:p>
    <w:p w14:paraId="4AC5847B" w14:textId="77777777" w:rsidR="00895112" w:rsidRDefault="00895112" w:rsidP="00A7333E">
      <w:pPr>
        <w:pStyle w:val="EnglishHangEndNoCoptic"/>
        <w:ind w:firstLine="0"/>
      </w:pPr>
      <w:r>
        <w:t>woe to us, for we have sinned!</w:t>
      </w:r>
    </w:p>
    <w:p w14:paraId="167836E8" w14:textId="77777777" w:rsidR="00895112" w:rsidRDefault="00895112" w:rsidP="00A7333E">
      <w:pPr>
        <w:pStyle w:val="EnglishHangNoCoptic"/>
      </w:pPr>
      <w:r>
        <w:t>17 Because of this, our heart has become grief stricken;</w:t>
      </w:r>
    </w:p>
    <w:p w14:paraId="1CDF1C0E" w14:textId="77777777" w:rsidR="00895112" w:rsidRDefault="00895112" w:rsidP="00A7333E">
      <w:pPr>
        <w:pStyle w:val="EnglishHangEndNoCoptic"/>
        <w:ind w:firstLine="0"/>
      </w:pPr>
      <w:r>
        <w:t>because of this, our eyes have grown dark,</w:t>
      </w:r>
    </w:p>
    <w:p w14:paraId="3643FA49" w14:textId="77777777" w:rsidR="00895112" w:rsidRDefault="00895112" w:rsidP="00A7333E">
      <w:pPr>
        <w:pStyle w:val="EnglishHangNoCoptic"/>
      </w:pPr>
      <w:r>
        <w:t>18 for Mount Zion, because it is desolate;</w:t>
      </w:r>
    </w:p>
    <w:p w14:paraId="68E59B02" w14:textId="77777777" w:rsidR="00895112" w:rsidRDefault="00895112" w:rsidP="00A7333E">
      <w:pPr>
        <w:pStyle w:val="EnglishHangEndNoCoptic"/>
        <w:ind w:firstLine="0"/>
      </w:pPr>
      <w:r>
        <w:t>foxes pass through it.</w:t>
      </w:r>
    </w:p>
    <w:p w14:paraId="4B78896C" w14:textId="77777777" w:rsidR="00895112" w:rsidRDefault="00895112" w:rsidP="00A7333E">
      <w:pPr>
        <w:pStyle w:val="EnglishHangNoCoptic"/>
      </w:pPr>
      <w:r>
        <w:t>19 But You, O Lord, will dwell forever;</w:t>
      </w:r>
    </w:p>
    <w:p w14:paraId="6A3CCB13" w14:textId="77777777" w:rsidR="00895112" w:rsidRDefault="00895112" w:rsidP="00A7333E">
      <w:pPr>
        <w:pStyle w:val="EnglishHangEndNoCoptic"/>
        <w:ind w:firstLine="0"/>
      </w:pPr>
      <w:r>
        <w:lastRenderedPageBreak/>
        <w:t>Your throne from generation to generation.</w:t>
      </w:r>
    </w:p>
    <w:p w14:paraId="394785BF" w14:textId="77777777" w:rsidR="00895112" w:rsidRDefault="00895112" w:rsidP="00A7333E">
      <w:pPr>
        <w:pStyle w:val="EnglishHangNoCoptic"/>
      </w:pPr>
      <w:r>
        <w:t>20 Why will You utterly forget us?</w:t>
      </w:r>
    </w:p>
    <w:p w14:paraId="07E2D52B" w14:textId="77777777" w:rsidR="00895112" w:rsidRDefault="00895112" w:rsidP="00A7333E">
      <w:pPr>
        <w:pStyle w:val="EnglishHangEndNoCoptic"/>
        <w:ind w:firstLine="0"/>
      </w:pPr>
      <w:r>
        <w:t>Will You forsake us for a long time?</w:t>
      </w:r>
    </w:p>
    <w:p w14:paraId="241891DD" w14:textId="77777777" w:rsidR="00895112" w:rsidRDefault="00895112" w:rsidP="00A7333E">
      <w:pPr>
        <w:pStyle w:val="EnglishHangNoCoptic"/>
      </w:pPr>
      <w:r>
        <w:t>21 Turn us back to You, O Lord,</w:t>
      </w:r>
    </w:p>
    <w:p w14:paraId="5DA08A73" w14:textId="77777777" w:rsidR="00895112" w:rsidRDefault="00895112" w:rsidP="00A7333E">
      <w:pPr>
        <w:pStyle w:val="EnglishHangNoCoptic"/>
        <w:ind w:firstLine="0"/>
      </w:pPr>
      <w:r>
        <w:t>and we will turn back;</w:t>
      </w:r>
    </w:p>
    <w:p w14:paraId="72EC3C56" w14:textId="77777777" w:rsidR="00895112" w:rsidRDefault="00895112" w:rsidP="00A7333E">
      <w:pPr>
        <w:pStyle w:val="EnglishHangEndNoCoptic"/>
        <w:ind w:firstLine="0"/>
      </w:pPr>
      <w:r>
        <w:t>renew our days as before.</w:t>
      </w:r>
    </w:p>
    <w:p w14:paraId="6BD391EC" w14:textId="77777777" w:rsidR="00895112" w:rsidRDefault="00895112" w:rsidP="00A7333E">
      <w:pPr>
        <w:pStyle w:val="EnglishHangNoCoptic"/>
      </w:pPr>
      <w:r>
        <w:t>22 For You have indeed rejected us,</w:t>
      </w:r>
    </w:p>
    <w:p w14:paraId="2E91ED1E" w14:textId="77777777" w:rsidR="00895112" w:rsidRDefault="00895112" w:rsidP="00A7333E">
      <w:pPr>
        <w:pStyle w:val="EnglishHangEndNoCoptic"/>
        <w:ind w:firstLine="0"/>
      </w:pPr>
      <w:r>
        <w:t>and have become exceedingly angry with us.</w:t>
      </w:r>
    </w:p>
    <w:p w14:paraId="2F425E68" w14:textId="77777777" w:rsidR="00895112" w:rsidRDefault="00895112" w:rsidP="00A7333E">
      <w:pPr>
        <w:pStyle w:val="Heading3"/>
      </w:pPr>
      <w:r>
        <w:t>Additional Canticles for the Vigil of Joyous Saturday from the New Testament</w:t>
      </w:r>
    </w:p>
    <w:p w14:paraId="202C92B3" w14:textId="77777777" w:rsidR="00895112" w:rsidRDefault="00895112" w:rsidP="00A7333E">
      <w:pPr>
        <w:pStyle w:val="Heading4"/>
      </w:pPr>
      <w:r>
        <w:t>The Prayer of the Theotokos Mary</w:t>
      </w:r>
    </w:p>
    <w:p w14:paraId="6904AB7A" w14:textId="77777777" w:rsidR="00895112" w:rsidRDefault="00895112" w:rsidP="006841DC">
      <w:pPr>
        <w:pStyle w:val="Rubric"/>
      </w:pPr>
      <w:r>
        <w:t>(Byzantine Ninth Ode. Luke 1:46-55: Mary said,)</w:t>
      </w:r>
    </w:p>
    <w:p w14:paraId="733347FA" w14:textId="77777777" w:rsidR="00895112" w:rsidRPr="006841DC" w:rsidRDefault="00895112" w:rsidP="006841DC">
      <w:pPr>
        <w:pStyle w:val="Rubric"/>
      </w:pPr>
      <w:r>
        <w:t>The Prayer of the Theotokos Mary from the Holy Gospel According to St. Luke. May her blessing be upon us all. Amen.</w:t>
      </w:r>
    </w:p>
    <w:p w14:paraId="115D27CD" w14:textId="77777777" w:rsidR="00895112" w:rsidRDefault="00895112" w:rsidP="006841DC">
      <w:pPr>
        <w:pStyle w:val="EnglishHangEndNoCoptic"/>
      </w:pPr>
      <w:r>
        <w:t>My soul magnifies the Lord</w:t>
      </w:r>
    </w:p>
    <w:p w14:paraId="3DCC9F31" w14:textId="77777777" w:rsidR="00895112" w:rsidRDefault="00895112" w:rsidP="00A7333E">
      <w:pPr>
        <w:pStyle w:val="EnglishHangEndNoCoptic"/>
      </w:pPr>
      <w:r>
        <w:t>47 and my spirit has rejoiced in God my Saviour,</w:t>
      </w:r>
    </w:p>
    <w:p w14:paraId="6E03EBB9" w14:textId="77777777" w:rsidR="00895112" w:rsidRDefault="00895112" w:rsidP="00A7333E">
      <w:pPr>
        <w:pStyle w:val="EnglishHangNoCoptic"/>
      </w:pPr>
      <w:r>
        <w:t>48 for he has looked at the humble state of his handmaid.</w:t>
      </w:r>
    </w:p>
    <w:p w14:paraId="2776F8A4" w14:textId="77777777" w:rsidR="00895112" w:rsidRDefault="00895112" w:rsidP="00A7333E">
      <w:pPr>
        <w:pStyle w:val="EnglishHangNoCoptic"/>
        <w:ind w:firstLine="0"/>
      </w:pPr>
      <w:r>
        <w:t>For behold, from now on, all</w:t>
      </w:r>
    </w:p>
    <w:p w14:paraId="1A2D7CBA" w14:textId="77777777" w:rsidR="00895112" w:rsidRDefault="00895112" w:rsidP="00A7333E">
      <w:pPr>
        <w:pStyle w:val="EnglishHangEndNoCoptic"/>
        <w:ind w:firstLine="0"/>
      </w:pPr>
      <w:r>
        <w:t>generations will call me blessed!</w:t>
      </w:r>
    </w:p>
    <w:p w14:paraId="5E16BA8B" w14:textId="77777777" w:rsidR="00895112" w:rsidRDefault="00895112" w:rsidP="00A7333E">
      <w:pPr>
        <w:pStyle w:val="EnglishHangNoCoptic"/>
      </w:pPr>
      <w:r>
        <w:t>49 Indeed, he who is might has done great things for me,</w:t>
      </w:r>
    </w:p>
    <w:p w14:paraId="28FF5192" w14:textId="77777777" w:rsidR="00895112" w:rsidRDefault="00895112" w:rsidP="00A7333E">
      <w:pPr>
        <w:pStyle w:val="EnglishHangEndNoCoptic"/>
        <w:ind w:firstLine="0"/>
      </w:pPr>
      <w:r>
        <w:t>and His Name is Holy!</w:t>
      </w:r>
    </w:p>
    <w:p w14:paraId="65E9172B" w14:textId="77777777" w:rsidR="00895112" w:rsidRDefault="00895112" w:rsidP="00A7333E">
      <w:pPr>
        <w:pStyle w:val="EnglishHangNoCoptic"/>
      </w:pPr>
      <w:r>
        <w:t xml:space="preserve">50 His mercy is on those who fear Him </w:t>
      </w:r>
    </w:p>
    <w:p w14:paraId="3A2AB140" w14:textId="77777777" w:rsidR="00895112" w:rsidRDefault="00895112" w:rsidP="00A7333E">
      <w:pPr>
        <w:pStyle w:val="EnglishHangEndNoCoptic"/>
        <w:ind w:firstLine="0"/>
      </w:pPr>
      <w:r>
        <w:t>for generations of generations.</w:t>
      </w:r>
    </w:p>
    <w:p w14:paraId="12DEBBEB" w14:textId="77777777" w:rsidR="00895112" w:rsidRDefault="00895112" w:rsidP="00A7333E">
      <w:pPr>
        <w:pStyle w:val="EnglishHangNoCoptic"/>
      </w:pPr>
      <w:r>
        <w:t>51 He has shown strength with his arm,</w:t>
      </w:r>
    </w:p>
    <w:p w14:paraId="05DBEDC8" w14:textId="77777777" w:rsidR="00895112" w:rsidRDefault="00895112" w:rsidP="00A7333E">
      <w:pPr>
        <w:pStyle w:val="EnglishHangEndNoCoptic"/>
        <w:ind w:firstLine="0"/>
      </w:pPr>
      <w:r>
        <w:t>He has scattered the proud in the imagination of their hearts,</w:t>
      </w:r>
    </w:p>
    <w:p w14:paraId="613DC91A" w14:textId="77777777" w:rsidR="00895112" w:rsidRDefault="00895112" w:rsidP="00A7333E">
      <w:pPr>
        <w:pStyle w:val="EnglishHangNoCoptic"/>
      </w:pPr>
      <w:r>
        <w:t>52 He has put down princes form their throns,</w:t>
      </w:r>
    </w:p>
    <w:p w14:paraId="1A58D42C" w14:textId="77777777" w:rsidR="00895112" w:rsidRDefault="00895112" w:rsidP="00A7333E">
      <w:pPr>
        <w:pStyle w:val="EnglishHangEndNoCoptic"/>
        <w:ind w:firstLine="0"/>
      </w:pPr>
      <w:r>
        <w:t>and has exalted the lowly.</w:t>
      </w:r>
    </w:p>
    <w:p w14:paraId="5CD05AC6" w14:textId="77777777" w:rsidR="00895112" w:rsidRDefault="00895112" w:rsidP="00A7333E">
      <w:pPr>
        <w:pStyle w:val="EnglishHangNoCoptic"/>
      </w:pPr>
      <w:r>
        <w:t>53 He has filled the hungry with good things,</w:t>
      </w:r>
    </w:p>
    <w:p w14:paraId="40374003" w14:textId="77777777" w:rsidR="00895112" w:rsidRDefault="00895112" w:rsidP="00A7333E">
      <w:pPr>
        <w:pStyle w:val="EnglishHangEndNoCoptic"/>
        <w:ind w:firstLine="0"/>
      </w:pPr>
      <w:r>
        <w:t>He has sent the rich away empty.</w:t>
      </w:r>
    </w:p>
    <w:p w14:paraId="229F8404" w14:textId="77777777" w:rsidR="00895112" w:rsidRDefault="00895112" w:rsidP="00A7333E">
      <w:pPr>
        <w:pStyle w:val="EnglishHangNoCoptic"/>
      </w:pPr>
      <w:r>
        <w:t>54 He has given help to Israel, his servant,</w:t>
      </w:r>
    </w:p>
    <w:p w14:paraId="5C984785" w14:textId="77777777" w:rsidR="00895112" w:rsidRDefault="00895112" w:rsidP="00A7333E">
      <w:pPr>
        <w:pStyle w:val="EnglishHangEndNoCoptic"/>
        <w:ind w:firstLine="0"/>
      </w:pPr>
      <w:r>
        <w:t>so that he might remember mercy,</w:t>
      </w:r>
    </w:p>
    <w:p w14:paraId="58FCB0C0" w14:textId="77777777" w:rsidR="00895112" w:rsidRDefault="00895112" w:rsidP="00A7333E">
      <w:pPr>
        <w:pStyle w:val="EnglishHangNoCoptic"/>
      </w:pPr>
      <w:r>
        <w:lastRenderedPageBreak/>
        <w:t>55 As He spoke to our fathers,</w:t>
      </w:r>
    </w:p>
    <w:p w14:paraId="7115A41E" w14:textId="77777777" w:rsidR="00895112" w:rsidRDefault="00895112" w:rsidP="00A7333E">
      <w:pPr>
        <w:pStyle w:val="EnglishHangEndNoCoptic"/>
        <w:ind w:firstLine="0"/>
      </w:pPr>
      <w:r>
        <w:t>to Abraham and his desendants forever.</w:t>
      </w:r>
    </w:p>
    <w:p w14:paraId="66460217" w14:textId="77777777" w:rsidR="00895112" w:rsidRDefault="00895112" w:rsidP="00A7333E">
      <w:pPr>
        <w:pStyle w:val="Heading4"/>
      </w:pPr>
      <w:r>
        <w:t>The Prayer of Zechariah the Priest</w:t>
      </w:r>
    </w:p>
    <w:p w14:paraId="26CB1B7A" w14:textId="77777777" w:rsidR="00895112" w:rsidRDefault="00895112" w:rsidP="00CD0F97">
      <w:pPr>
        <w:pStyle w:val="Rubric"/>
      </w:pPr>
      <w:r>
        <w:t>(Luke 1:68-79)</w:t>
      </w:r>
    </w:p>
    <w:p w14:paraId="58E9D91B" w14:textId="77777777" w:rsidR="00895112" w:rsidRDefault="00895112" w:rsidP="00CD0F97">
      <w:pPr>
        <w:pStyle w:val="Rubric"/>
      </w:pPr>
      <w:r>
        <w:t>The prayer of Zecharias the Priest from the Holy Gospel According to St. Luke. May his blessing be upon us all. Amen.</w:t>
      </w:r>
    </w:p>
    <w:p w14:paraId="1E3ACD15" w14:textId="77777777" w:rsidR="00895112" w:rsidRDefault="00895112" w:rsidP="00A7333E">
      <w:pPr>
        <w:pStyle w:val="EnglishHangNoCoptic"/>
      </w:pPr>
      <w:r>
        <w:t>68 Blessed be the Lord, God of Israel,</w:t>
      </w:r>
    </w:p>
    <w:p w14:paraId="50DA6429" w14:textId="77777777" w:rsidR="00895112" w:rsidRDefault="00895112" w:rsidP="00A7333E">
      <w:pPr>
        <w:pStyle w:val="EnglishHangNoCoptic"/>
        <w:ind w:firstLine="0"/>
      </w:pPr>
      <w:r>
        <w:t>for He has visited and worked</w:t>
      </w:r>
    </w:p>
    <w:p w14:paraId="65416850" w14:textId="77777777" w:rsidR="00895112" w:rsidRDefault="00895112" w:rsidP="00A7333E">
      <w:pPr>
        <w:pStyle w:val="EnglishHangEndNoCoptic"/>
        <w:ind w:firstLine="0"/>
      </w:pPr>
      <w:r>
        <w:t>redemption for His people;</w:t>
      </w:r>
    </w:p>
    <w:p w14:paraId="194BA2BA" w14:textId="77777777" w:rsidR="00895112" w:rsidRDefault="00895112" w:rsidP="00A7333E">
      <w:pPr>
        <w:pStyle w:val="EnglishHangNoCoptic"/>
      </w:pPr>
      <w:r>
        <w:t>69 and has raised up a horn of salvation for us</w:t>
      </w:r>
    </w:p>
    <w:p w14:paraId="05AE6F00" w14:textId="77777777" w:rsidR="00895112" w:rsidRDefault="00895112" w:rsidP="00A7333E">
      <w:pPr>
        <w:pStyle w:val="EnglishHangEndNoCoptic"/>
        <w:ind w:firstLine="0"/>
      </w:pPr>
      <w:r>
        <w:t>in the house of his servant David</w:t>
      </w:r>
    </w:p>
    <w:p w14:paraId="0FE4F3AC" w14:textId="77777777" w:rsidR="00895112" w:rsidRDefault="00895112" w:rsidP="00A7333E">
      <w:pPr>
        <w:pStyle w:val="EnglishHangNoCoptic"/>
      </w:pPr>
      <w:r>
        <w:t>70 (as he spoke by the mouth of his holy</w:t>
      </w:r>
    </w:p>
    <w:p w14:paraId="5D64C874" w14:textId="77777777" w:rsidR="00895112" w:rsidRDefault="00895112" w:rsidP="00A7333E">
      <w:pPr>
        <w:pStyle w:val="EnglishHangNoCoptic"/>
        <w:ind w:firstLine="0"/>
      </w:pPr>
      <w:r>
        <w:t>prophets who have been from old),</w:t>
      </w:r>
    </w:p>
    <w:p w14:paraId="7E6AE21A" w14:textId="77777777" w:rsidR="00895112" w:rsidRDefault="00895112" w:rsidP="00A7333E">
      <w:pPr>
        <w:pStyle w:val="EnglishHangNoCoptic"/>
        <w:ind w:firstLine="0"/>
      </w:pPr>
      <w:r>
        <w:t>salvation from our enemies</w:t>
      </w:r>
    </w:p>
    <w:p w14:paraId="65710916" w14:textId="77777777" w:rsidR="00895112" w:rsidRDefault="00895112" w:rsidP="00A7333E">
      <w:pPr>
        <w:pStyle w:val="EnglishHangEndNoCoptic"/>
        <w:ind w:firstLine="0"/>
      </w:pPr>
      <w:r>
        <w:t>and from the hand of all who hate us;</w:t>
      </w:r>
    </w:p>
    <w:p w14:paraId="3C7684C2" w14:textId="77777777" w:rsidR="00895112" w:rsidRDefault="00895112" w:rsidP="00A7333E">
      <w:pPr>
        <w:pStyle w:val="EnglishHangNoCoptic"/>
      </w:pPr>
      <w:r>
        <w:t>72 to show mercy towards our fathers,</w:t>
      </w:r>
    </w:p>
    <w:p w14:paraId="29CFD24E" w14:textId="77777777" w:rsidR="00895112" w:rsidRDefault="00895112" w:rsidP="00A7333E">
      <w:pPr>
        <w:pStyle w:val="EnglishHangEndNoCoptic"/>
        <w:ind w:firstLine="0"/>
      </w:pPr>
      <w:r>
        <w:t>to remember his holy covenant,</w:t>
      </w:r>
    </w:p>
    <w:p w14:paraId="24C3CD49" w14:textId="77777777" w:rsidR="00895112" w:rsidRDefault="00895112" w:rsidP="00A7333E">
      <w:pPr>
        <w:pStyle w:val="EnglishHangNoCoptic"/>
      </w:pPr>
      <w:r>
        <w:t>73 the oath which he swore to Abraham, our father,</w:t>
      </w:r>
    </w:p>
    <w:p w14:paraId="06A71FEC" w14:textId="77777777" w:rsidR="00895112" w:rsidRDefault="00895112" w:rsidP="00A7333E">
      <w:pPr>
        <w:pStyle w:val="EnglishHangNoCoptic"/>
        <w:ind w:firstLine="0"/>
      </w:pPr>
      <w:r>
        <w:t>to grant us  74 that being delivered out of the hands of our enemies,</w:t>
      </w:r>
    </w:p>
    <w:p w14:paraId="54804F44" w14:textId="77777777" w:rsidR="00895112" w:rsidRDefault="00895112" w:rsidP="00A7333E">
      <w:pPr>
        <w:pStyle w:val="EnglishHangEndNoCoptic"/>
        <w:ind w:firstLine="0"/>
      </w:pPr>
      <w:r>
        <w:t>we should worship Him without fear,</w:t>
      </w:r>
    </w:p>
    <w:p w14:paraId="596DB5D3" w14:textId="77777777" w:rsidR="00895112" w:rsidRDefault="00895112" w:rsidP="00A7333E">
      <w:pPr>
        <w:pStyle w:val="EnglishHangNoCoptic"/>
      </w:pPr>
      <w:r>
        <w:t>75 in holiness and righteousness before Him,</w:t>
      </w:r>
    </w:p>
    <w:p w14:paraId="60E53C7D" w14:textId="77777777" w:rsidR="00895112" w:rsidRDefault="00895112" w:rsidP="00A7333E">
      <w:pPr>
        <w:pStyle w:val="EnglishHangEndNoCoptic"/>
        <w:ind w:firstLine="0"/>
      </w:pPr>
      <w:r>
        <w:t>all the days of our life.</w:t>
      </w:r>
    </w:p>
    <w:p w14:paraId="554E6345" w14:textId="77777777" w:rsidR="00895112" w:rsidRDefault="00895112" w:rsidP="00A7333E">
      <w:pPr>
        <w:pStyle w:val="EnglishHangNoCoptic"/>
      </w:pPr>
      <w:r>
        <w:t>76 And you, child, will be called a prophet of the Most High,</w:t>
      </w:r>
    </w:p>
    <w:p w14:paraId="3B43426E" w14:textId="77777777" w:rsidR="00895112" w:rsidRDefault="00895112" w:rsidP="00A7333E">
      <w:pPr>
        <w:pStyle w:val="EnglishHangEndNoCoptic"/>
        <w:ind w:firstLine="0"/>
      </w:pPr>
      <w:r>
        <w:t>for you will go before the face of the Lord to prepare his ways,</w:t>
      </w:r>
    </w:p>
    <w:p w14:paraId="1E58532D" w14:textId="77777777" w:rsidR="00895112" w:rsidRDefault="00895112" w:rsidP="00A7333E">
      <w:pPr>
        <w:pStyle w:val="EnglishHangNoCoptic"/>
      </w:pPr>
      <w:r>
        <w:t>77 to give knowledge of salvation to his</w:t>
      </w:r>
    </w:p>
    <w:p w14:paraId="3D7B9753" w14:textId="77777777" w:rsidR="00895112" w:rsidRDefault="00895112" w:rsidP="00A7333E">
      <w:pPr>
        <w:pStyle w:val="EnglishHangEndNoCoptic"/>
        <w:ind w:firstLine="0"/>
      </w:pPr>
      <w:r>
        <w:t>people by the remissions of their sins,</w:t>
      </w:r>
    </w:p>
    <w:p w14:paraId="49692AE9" w14:textId="77777777" w:rsidR="00895112" w:rsidRDefault="00895112" w:rsidP="00A7333E">
      <w:pPr>
        <w:pStyle w:val="EnglishHangNoCoptic"/>
      </w:pPr>
      <w:r>
        <w:t>78 because of the tender mercy of our God,</w:t>
      </w:r>
    </w:p>
    <w:p w14:paraId="62A00BBA" w14:textId="77777777" w:rsidR="00895112" w:rsidRDefault="00895112" w:rsidP="00A7333E">
      <w:pPr>
        <w:pStyle w:val="EnglishHangEndNoCoptic"/>
        <w:ind w:firstLine="0"/>
      </w:pPr>
      <w:r>
        <w:t>by which the dawn from on high has visted us,</w:t>
      </w:r>
    </w:p>
    <w:p w14:paraId="30EECBAB" w14:textId="77777777" w:rsidR="00895112" w:rsidRDefault="00895112" w:rsidP="00A7333E">
      <w:pPr>
        <w:pStyle w:val="EnglishHangNoCoptic"/>
      </w:pPr>
      <w:r>
        <w:t>79 to shine on those who sit in darkness</w:t>
      </w:r>
    </w:p>
    <w:p w14:paraId="54082494" w14:textId="77777777" w:rsidR="00895112" w:rsidRDefault="00895112" w:rsidP="00A7333E">
      <w:pPr>
        <w:pStyle w:val="EnglishHangNoCoptic"/>
        <w:ind w:firstLine="0"/>
      </w:pPr>
      <w:r>
        <w:t>and the shadow of death;</w:t>
      </w:r>
    </w:p>
    <w:p w14:paraId="57702A37" w14:textId="77777777" w:rsidR="00895112" w:rsidRDefault="00895112" w:rsidP="00A7333E">
      <w:pPr>
        <w:pStyle w:val="EnglishHangEndNoCoptic"/>
        <w:ind w:firstLine="0"/>
      </w:pPr>
      <w:r>
        <w:t>to guide our feet into the way of peace.</w:t>
      </w:r>
    </w:p>
    <w:p w14:paraId="051061C4" w14:textId="77777777" w:rsidR="00895112" w:rsidRDefault="00895112" w:rsidP="00A7333E">
      <w:pPr>
        <w:pStyle w:val="Heading4"/>
      </w:pPr>
      <w:r>
        <w:lastRenderedPageBreak/>
        <w:t>The Prayer of Simeon the Priest</w:t>
      </w:r>
    </w:p>
    <w:p w14:paraId="60835140" w14:textId="77777777" w:rsidR="00895112" w:rsidRDefault="00895112" w:rsidP="00CD0F97">
      <w:pPr>
        <w:pStyle w:val="Rubric"/>
      </w:pPr>
      <w:r>
        <w:t>(Luke 2:29-32)</w:t>
      </w:r>
    </w:p>
    <w:p w14:paraId="28D0F52B" w14:textId="77777777" w:rsidR="00895112" w:rsidRDefault="00895112" w:rsidP="00CD0F97">
      <w:pPr>
        <w:pStyle w:val="Rubric"/>
      </w:pPr>
      <w:r>
        <w:t>The Prayer of Simeon the Priest from the Gospel According to Saint Luke. May his blessing be upon us all. Amen.</w:t>
      </w:r>
    </w:p>
    <w:p w14:paraId="735A4231" w14:textId="77777777" w:rsidR="00895112" w:rsidRDefault="00895112" w:rsidP="00A7333E">
      <w:pPr>
        <w:pStyle w:val="EnglishHangNoCoptic"/>
      </w:pPr>
      <w:r>
        <w:t>29 Now You are letting your servant depart in</w:t>
      </w:r>
    </w:p>
    <w:p w14:paraId="68AA4E41" w14:textId="77777777" w:rsidR="00895112" w:rsidRDefault="00895112" w:rsidP="00A7333E">
      <w:pPr>
        <w:pStyle w:val="EnglishHangNoCoptic"/>
        <w:ind w:firstLine="0"/>
      </w:pPr>
      <w:r>
        <w:t>peace, Master,</w:t>
      </w:r>
    </w:p>
    <w:p w14:paraId="68890893" w14:textId="77777777" w:rsidR="00895112" w:rsidRDefault="00895112" w:rsidP="00A7333E">
      <w:pPr>
        <w:pStyle w:val="EnglishHangEndNoCoptic"/>
        <w:ind w:firstLine="0"/>
      </w:pPr>
      <w:r>
        <w:t>according to your word,</w:t>
      </w:r>
    </w:p>
    <w:p w14:paraId="6C1ADDFE" w14:textId="77777777" w:rsidR="00895112" w:rsidRDefault="00895112" w:rsidP="00A7333E">
      <w:pPr>
        <w:pStyle w:val="EnglishHangEndNoCoptic"/>
      </w:pPr>
      <w:r>
        <w:t>30 for my eyes have seen Your salvation,</w:t>
      </w:r>
    </w:p>
    <w:p w14:paraId="5DC35D5F" w14:textId="77777777" w:rsidR="00895112" w:rsidRDefault="00895112" w:rsidP="00A7333E">
      <w:pPr>
        <w:pStyle w:val="EnglishHangEndNoCoptic"/>
      </w:pPr>
      <w:r>
        <w:t>31 which You have prepared before the face of all peoples;</w:t>
      </w:r>
    </w:p>
    <w:p w14:paraId="2AE1E858" w14:textId="77777777" w:rsidR="00895112" w:rsidRDefault="00895112" w:rsidP="00A7333E">
      <w:pPr>
        <w:pStyle w:val="EnglishHangNoCoptic"/>
      </w:pPr>
      <w:r>
        <w:t>32 a light to enlighten the nations,</w:t>
      </w:r>
    </w:p>
    <w:p w14:paraId="379B41D9" w14:textId="77777777" w:rsidR="00895112" w:rsidRPr="00F4219E" w:rsidRDefault="00895112" w:rsidP="00A7333E">
      <w:pPr>
        <w:pStyle w:val="EnglishHangEndNoCoptic"/>
        <w:ind w:firstLine="0"/>
      </w:pPr>
      <w:r>
        <w:t>and the glory of Your people Israel.</w:t>
      </w:r>
    </w:p>
    <w:p w14:paraId="55312801" w14:textId="0999302D" w:rsidR="00B102EF" w:rsidRDefault="00895112" w:rsidP="00E97A49">
      <w:pPr>
        <w:pStyle w:val="EngHang"/>
        <w:tabs>
          <w:tab w:val="right" w:leader="dot" w:pos="8460"/>
        </w:tabs>
      </w:pPr>
      <w:r>
        <w:t>The Third Canticle</w:t>
      </w:r>
      <w:r w:rsidR="00B102EF">
        <w:fldChar w:fldCharType="end"/>
      </w:r>
      <w:r w:rsidR="00B102EF">
        <w:tab/>
      </w:r>
      <w:r w:rsidR="00B102EF">
        <w:fldChar w:fldCharType="begin"/>
      </w:r>
      <w:r w:rsidR="00B102EF">
        <w:instrText xml:space="preserve"> PAGEREF _Ref448228188 \h </w:instrText>
      </w:r>
      <w:r w:rsidR="00B102EF">
        <w:fldChar w:fldCharType="separate"/>
      </w:r>
      <w:r>
        <w:rPr>
          <w:noProof/>
        </w:rPr>
        <w:t>362</w:t>
      </w:r>
      <w:r w:rsidR="00B102EF">
        <w:fldChar w:fldCharType="end"/>
      </w:r>
    </w:p>
    <w:p w14:paraId="46EDCFEC" w14:textId="0345E776"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895112">
        <w:t>The Communion of the Saints</w:t>
      </w:r>
      <w:r>
        <w:fldChar w:fldCharType="end"/>
      </w:r>
      <w:r>
        <w:tab/>
      </w:r>
      <w:r>
        <w:fldChar w:fldCharType="begin"/>
      </w:r>
      <w:r>
        <w:instrText xml:space="preserve"> PAGEREF _Ref448228224 \h </w:instrText>
      </w:r>
      <w:r>
        <w:fldChar w:fldCharType="separate"/>
      </w:r>
      <w:r w:rsidR="00895112">
        <w:rPr>
          <w:noProof/>
        </w:rPr>
        <w:t>396</w:t>
      </w:r>
      <w:r>
        <w:fldChar w:fldCharType="end"/>
      </w:r>
    </w:p>
    <w:p w14:paraId="103CDB1E" w14:textId="6F3C9877"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895112">
        <w:t>The Doxologies</w:t>
      </w:r>
      <w:r>
        <w:fldChar w:fldCharType="end"/>
      </w:r>
      <w:r>
        <w:tab/>
      </w:r>
      <w:r>
        <w:fldChar w:fldCharType="begin"/>
      </w:r>
      <w:r>
        <w:instrText xml:space="preserve"> PAGEREF _Ref448228235 \h </w:instrText>
      </w:r>
      <w:r>
        <w:fldChar w:fldCharType="separate"/>
      </w:r>
      <w:r w:rsidR="00895112">
        <w:rPr>
          <w:noProof/>
        </w:rPr>
        <w:t>415</w:t>
      </w:r>
      <w:r>
        <w:fldChar w:fldCharType="end"/>
      </w:r>
    </w:p>
    <w:p w14:paraId="661E2504" w14:textId="37C8A483" w:rsidR="00E97A49" w:rsidRDefault="00E97A49" w:rsidP="00E97A49">
      <w:pPr>
        <w:pStyle w:val="EngHang"/>
        <w:tabs>
          <w:tab w:val="right" w:leader="dot" w:pos="8460"/>
        </w:tabs>
      </w:pPr>
      <w:r>
        <w:fldChar w:fldCharType="begin"/>
      </w:r>
      <w:r>
        <w:instrText xml:space="preserve"> REF _Ref448471060 \h </w:instrText>
      </w:r>
      <w:r>
        <w:fldChar w:fldCharType="separate"/>
      </w:r>
      <w:r w:rsidR="00895112">
        <w:t>The Conclusion of the Midnight Praise</w:t>
      </w:r>
      <w:r>
        <w:fldChar w:fldCharType="end"/>
      </w:r>
      <w:r>
        <w:tab/>
      </w:r>
      <w:r>
        <w:fldChar w:fldCharType="begin"/>
      </w:r>
      <w:r>
        <w:instrText xml:space="preserve"> PAGEREF _Ref448471060 \h </w:instrText>
      </w:r>
      <w:r>
        <w:fldChar w:fldCharType="separate"/>
      </w:r>
      <w:r w:rsidR="00895112">
        <w:rPr>
          <w:noProof/>
        </w:rPr>
        <w:t>5</w:t>
      </w:r>
      <w:r>
        <w:fldChar w:fldCharType="end"/>
      </w:r>
    </w:p>
    <w:p w14:paraId="4AF2B63F" w14:textId="4FAADD08"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89511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895112">
        <w:rPr>
          <w:noProof/>
        </w:rPr>
        <w:t>67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28"/>
            <w:r w:rsidRPr="007425E1">
              <w:rPr>
                <w:rFonts w:eastAsiaTheme="minorHAnsi"/>
              </w:rPr>
              <w:t xml:space="preserve">bless </w:t>
            </w:r>
            <w:commentRangeEnd w:id="128"/>
            <w:r>
              <w:rPr>
                <w:rStyle w:val="CommentReference"/>
                <w:rFonts w:ascii="Times New Roman" w:eastAsiaTheme="minorHAnsi" w:hAnsi="Times New Roman" w:cstheme="minorBidi"/>
                <w:color w:val="auto"/>
              </w:rPr>
              <w:commentReference w:id="128"/>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29" w:name="_Toc410196183"/>
      <w:bookmarkStart w:id="130" w:name="_Toc410196421"/>
      <w:bookmarkStart w:id="131" w:name="_Toc410196923"/>
      <w:bookmarkStart w:id="132" w:name="_Ref435790458"/>
      <w:bookmarkStart w:id="133" w:name="_Ref435790464"/>
      <w:bookmarkStart w:id="134" w:name="_Toc448696621"/>
      <w:bookmarkEnd w:id="103"/>
      <w:r>
        <w:lastRenderedPageBreak/>
        <w:t xml:space="preserve">The Rising of the Sun: Matins </w:t>
      </w:r>
      <w:bookmarkEnd w:id="129"/>
      <w:bookmarkEnd w:id="130"/>
      <w:bookmarkEnd w:id="131"/>
      <w:r>
        <w:t>(or Lauds)</w:t>
      </w:r>
      <w:bookmarkEnd w:id="132"/>
      <w:bookmarkEnd w:id="133"/>
      <w:bookmarkEnd w:id="134"/>
    </w:p>
    <w:p w14:paraId="3E5C38FC" w14:textId="5901D067" w:rsidR="00DE5308" w:rsidRDefault="00DE5308" w:rsidP="00DE5308">
      <w:pPr>
        <w:pStyle w:val="Heading3"/>
      </w:pPr>
      <w:bookmarkStart w:id="135" w:name="_Ref411320700"/>
      <w:r>
        <w:t>Matins</w:t>
      </w:r>
      <w:bookmarkEnd w:id="135"/>
    </w:p>
    <w:p w14:paraId="35A4E34C" w14:textId="346A5FD8" w:rsidR="00B102EF" w:rsidRPr="00B102EF" w:rsidRDefault="00B102EF" w:rsidP="00B102EF">
      <w:pPr>
        <w:pStyle w:val="Rubric"/>
      </w:pPr>
      <w:r>
        <w:t xml:space="preserve">See </w:t>
      </w:r>
      <w:r>
        <w:fldChar w:fldCharType="begin"/>
      </w:r>
      <w:r>
        <w:instrText xml:space="preserve"> REF _Ref448228969 \h </w:instrText>
      </w:r>
      <w:r>
        <w:fldChar w:fldCharType="separate"/>
      </w:r>
      <w:r w:rsidR="00895112">
        <w:t>Vespers Praise</w:t>
      </w:r>
      <w:r>
        <w:fldChar w:fldCharType="end"/>
      </w:r>
      <w:r>
        <w:t xml:space="preserve">, page </w:t>
      </w:r>
      <w:r>
        <w:fldChar w:fldCharType="begin"/>
      </w:r>
      <w:r>
        <w:instrText xml:space="preserve"> PAGEREF _Ref448228965 \h </w:instrText>
      </w:r>
      <w:r>
        <w:fldChar w:fldCharType="separate"/>
      </w:r>
      <w:r w:rsidR="00895112">
        <w:rPr>
          <w:noProof/>
        </w:rPr>
        <w:t>5</w:t>
      </w:r>
      <w:r>
        <w:fldChar w:fldCharType="end"/>
      </w:r>
      <w:r>
        <w:t>.</w:t>
      </w:r>
    </w:p>
    <w:p w14:paraId="59F64A80" w14:textId="77777777" w:rsidR="00495F1A" w:rsidRDefault="00495F1A" w:rsidP="00495F1A">
      <w:pPr>
        <w:pStyle w:val="Heading2"/>
      </w:pPr>
      <w:bookmarkStart w:id="136" w:name="_Toc410196185"/>
      <w:bookmarkStart w:id="137" w:name="_Toc410196427"/>
      <w:bookmarkStart w:id="138" w:name="_Toc410196929"/>
      <w:bookmarkStart w:id="139" w:name="_Toc448696622"/>
      <w:bookmarkStart w:id="140" w:name="Prime"/>
      <w:r>
        <w:lastRenderedPageBreak/>
        <w:t>Early Morning: Prime (The First Hour)</w:t>
      </w:r>
      <w:bookmarkEnd w:id="136"/>
      <w:bookmarkEnd w:id="137"/>
      <w:bookmarkEnd w:id="138"/>
      <w:bookmarkEnd w:id="139"/>
    </w:p>
    <w:bookmarkStart w:id="141" w:name="_Toc410196186" w:displacedByCustomXml="next"/>
    <w:bookmarkStart w:id="142" w:name="_Toc410196428" w:displacedByCustomXml="next"/>
    <w:bookmarkStart w:id="143" w:name="_Toc410196930" w:displacedByCustomXml="next"/>
    <w:bookmarkStart w:id="144" w:name="_Ref435434336" w:displacedByCustomXml="next"/>
    <w:bookmarkStart w:id="145" w:name="_Ref435434342" w:displacedByCustomXml="next"/>
    <w:bookmarkStart w:id="146" w:name="_Ref435789623" w:displacedByCustomXml="next"/>
    <w:bookmarkStart w:id="147" w:name="_Ref435789629" w:displacedByCustomXml="next"/>
    <w:bookmarkStart w:id="148" w:name="_Ref435799254" w:displacedByCustomXml="next"/>
    <w:bookmarkStart w:id="149" w:name="_Ref435799261" w:displacedByCustomXml="next"/>
    <w:sdt>
      <w:sdtPr>
        <w:id w:val="467860529"/>
        <w:docPartObj>
          <w:docPartGallery w:val="Table of Contents"/>
          <w:docPartUnique/>
        </w:docPartObj>
      </w:sdtPr>
      <w:sdtEndPr>
        <w:rPr>
          <w:b/>
          <w:bCs/>
          <w:noProof/>
        </w:rPr>
      </w:sdtEndPr>
      <w:sdtContent>
        <w:p w14:paraId="13E67910" w14:textId="3F0DD36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895112">
              <w:rPr>
                <w:noProof/>
                <w:webHidden/>
              </w:rPr>
              <w:t>69</w:t>
            </w:r>
            <w:r w:rsidR="00E35F1F">
              <w:rPr>
                <w:noProof/>
                <w:webHidden/>
              </w:rPr>
              <w:fldChar w:fldCharType="end"/>
            </w:r>
          </w:hyperlink>
        </w:p>
        <w:p w14:paraId="0BBF1C4E" w14:textId="7A8D8003" w:rsidR="00E35F1F" w:rsidRDefault="000F34DF">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895112">
              <w:rPr>
                <w:noProof/>
                <w:webHidden/>
              </w:rPr>
              <w:t>75</w:t>
            </w:r>
            <w:r w:rsidR="00E35F1F">
              <w:rPr>
                <w:noProof/>
                <w:webHidden/>
              </w:rPr>
              <w:fldChar w:fldCharType="end"/>
            </w:r>
          </w:hyperlink>
        </w:p>
        <w:p w14:paraId="3DAD865F" w14:textId="1B75FAB9" w:rsidR="00E35F1F" w:rsidRDefault="000F34DF">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895112">
              <w:rPr>
                <w:noProof/>
                <w:webHidden/>
              </w:rPr>
              <w:t>86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0" w:name="_Ref448061221"/>
      <w:bookmarkStart w:id="151" w:name="_Toc448227465"/>
      <w:r>
        <w:lastRenderedPageBreak/>
        <w:t>The Psalms of Prime</w:t>
      </w:r>
      <w:bookmarkEnd w:id="149"/>
      <w:bookmarkEnd w:id="148"/>
      <w:bookmarkEnd w:id="147"/>
      <w:bookmarkEnd w:id="146"/>
      <w:bookmarkEnd w:id="145"/>
      <w:bookmarkEnd w:id="144"/>
      <w:bookmarkEnd w:id="143"/>
      <w:bookmarkEnd w:id="142"/>
      <w:bookmarkEnd w:id="141"/>
      <w:bookmarkEnd w:id="150"/>
      <w:bookmarkEnd w:id="15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0DCD318E"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89511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806E141" w14:textId="0CE1E8BD"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89511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AFC4FF5" w14:textId="494EB32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2" w:name="_Ref442855527"/>
      <w:r>
        <w:t>Ephesians</w:t>
      </w:r>
      <w:r w:rsidR="00CC066E">
        <w:t xml:space="preserve"> 4:1 5</w:t>
      </w:r>
      <w:bookmarkEnd w:id="15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3" w:name="_Ref434575533"/>
      <w:r>
        <w:rPr>
          <w:lang w:val="en-GB"/>
        </w:rPr>
        <w:t>The Psalm</w:t>
      </w:r>
      <w:r w:rsidR="00F14AA6">
        <w:rPr>
          <w:lang w:val="en-GB"/>
        </w:rPr>
        <w:t>s of Early Morning (Prime)</w:t>
      </w:r>
      <w:bookmarkEnd w:id="153"/>
    </w:p>
    <w:p w14:paraId="1B1E9354" w14:textId="2E117F49"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89511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895112">
        <w:rPr>
          <w:noProof/>
        </w:rPr>
        <w:t>107</w:t>
      </w:r>
      <w:r w:rsidR="003A78C2">
        <w:fldChar w:fldCharType="end"/>
      </w:r>
    </w:p>
    <w:p w14:paraId="7F06AC31" w14:textId="6AC2C9B0"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895112">
        <w:t>Psalm</w:t>
      </w:r>
      <w:r w:rsidR="00895112" w:rsidRPr="00AB1781">
        <w:t xml:space="preserve"> 2</w:t>
      </w:r>
      <w:r w:rsidR="0089511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895112">
        <w:rPr>
          <w:noProof/>
        </w:rPr>
        <w:t>107</w:t>
      </w:r>
      <w:r w:rsidR="003A78C2">
        <w:fldChar w:fldCharType="end"/>
      </w:r>
    </w:p>
    <w:p w14:paraId="3E08DA39" w14:textId="48967C86"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895112">
        <w:t>Psalm</w:t>
      </w:r>
      <w:r w:rsidR="00895112" w:rsidRPr="00AB1781">
        <w:t xml:space="preserve"> 3</w:t>
      </w:r>
      <w:r w:rsidR="0089511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895112">
        <w:rPr>
          <w:noProof/>
        </w:rPr>
        <w:t>109</w:t>
      </w:r>
      <w:r w:rsidR="003A78C2">
        <w:fldChar w:fldCharType="end"/>
      </w:r>
    </w:p>
    <w:p w14:paraId="74A89173" w14:textId="68C10C53"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895112">
        <w:t>Psalm</w:t>
      </w:r>
      <w:r w:rsidR="00895112" w:rsidRPr="00AB1781">
        <w:t xml:space="preserve"> 4</w:t>
      </w:r>
      <w:r w:rsidR="0089511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895112">
        <w:rPr>
          <w:noProof/>
        </w:rPr>
        <w:t>110</w:t>
      </w:r>
      <w:r w:rsidR="003A78C2">
        <w:fldChar w:fldCharType="end"/>
      </w:r>
    </w:p>
    <w:p w14:paraId="01E0D354" w14:textId="4499D1F0"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895112">
        <w:t>Psalm</w:t>
      </w:r>
      <w:r w:rsidR="00895112" w:rsidRPr="00AB1781">
        <w:t xml:space="preserve"> 5</w:t>
      </w:r>
      <w:r w:rsidR="0089511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895112">
        <w:rPr>
          <w:noProof/>
        </w:rPr>
        <w:t>111</w:t>
      </w:r>
      <w:r w:rsidR="003A78C2">
        <w:fldChar w:fldCharType="end"/>
      </w:r>
    </w:p>
    <w:p w14:paraId="2917FC62" w14:textId="158EF77B"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895112">
        <w:rPr>
          <w:noProof/>
        </w:rPr>
        <w:t>112</w:t>
      </w:r>
      <w:r w:rsidR="003A78C2">
        <w:fldChar w:fldCharType="end"/>
      </w:r>
    </w:p>
    <w:p w14:paraId="1839FE4B" w14:textId="5D5203D3"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895112">
        <w:t>Psalm</w:t>
      </w:r>
      <w:r w:rsidR="00895112" w:rsidRPr="00AB1781">
        <w:t xml:space="preserve"> 8</w:t>
      </w:r>
      <w:r w:rsidR="0089511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895112">
        <w:rPr>
          <w:noProof/>
        </w:rPr>
        <w:t>115</w:t>
      </w:r>
      <w:r w:rsidR="003A78C2">
        <w:fldChar w:fldCharType="end"/>
      </w:r>
    </w:p>
    <w:p w14:paraId="03DD40B1" w14:textId="71765F1C"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895112">
        <w:t>Psalm</w:t>
      </w:r>
      <w:r w:rsidR="00895112" w:rsidRPr="00AB1781">
        <w:t xml:space="preserve"> 11</w:t>
      </w:r>
      <w:r w:rsidR="0089511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895112">
        <w:rPr>
          <w:noProof/>
        </w:rPr>
        <w:t>120</w:t>
      </w:r>
      <w:r w:rsidR="003A78C2">
        <w:fldChar w:fldCharType="end"/>
      </w:r>
    </w:p>
    <w:p w14:paraId="5A0777AD" w14:textId="12BF507D"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895112">
        <w:rPr>
          <w:noProof/>
        </w:rPr>
        <w:t>120</w:t>
      </w:r>
      <w:r w:rsidR="003A78C2">
        <w:fldChar w:fldCharType="end"/>
      </w:r>
    </w:p>
    <w:p w14:paraId="6B871C95" w14:textId="611D15C3"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895112">
        <w:t>Psalm</w:t>
      </w:r>
      <w:r w:rsidR="00895112" w:rsidRPr="00AB1781">
        <w:t xml:space="preserve"> 14</w:t>
      </w:r>
      <w:r w:rsidR="0089511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895112">
        <w:rPr>
          <w:noProof/>
        </w:rPr>
        <w:t>122</w:t>
      </w:r>
      <w:r w:rsidR="003A78C2">
        <w:fldChar w:fldCharType="end"/>
      </w:r>
    </w:p>
    <w:p w14:paraId="3960802F" w14:textId="6CA059C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895112">
        <w:t>Psalm</w:t>
      </w:r>
      <w:r w:rsidR="00895112" w:rsidRPr="00AB1781">
        <w:t xml:space="preserve"> 15</w:t>
      </w:r>
      <w:r w:rsidR="0089511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895112">
        <w:rPr>
          <w:noProof/>
        </w:rPr>
        <w:t>123</w:t>
      </w:r>
      <w:r w:rsidR="003A78C2">
        <w:fldChar w:fldCharType="end"/>
      </w:r>
    </w:p>
    <w:p w14:paraId="46224EE2" w14:textId="720ECFDE"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895112">
        <w:t>Psalm</w:t>
      </w:r>
      <w:r w:rsidR="00895112" w:rsidRPr="00AB1781">
        <w:t xml:space="preserve"> 18</w:t>
      </w:r>
      <w:r w:rsidR="0089511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895112">
        <w:rPr>
          <w:noProof/>
        </w:rPr>
        <w:t>129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4137C7DF"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895112">
        <w:t>Psalm</w:t>
      </w:r>
      <w:r w:rsidR="00895112" w:rsidRPr="00AB1781">
        <w:t xml:space="preserve"> 24</w:t>
      </w:r>
      <w:r w:rsidR="0089511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895112">
        <w:rPr>
          <w:noProof/>
        </w:rPr>
        <w:t>138</w:t>
      </w:r>
      <w:r w:rsidR="003A78C2">
        <w:fldChar w:fldCharType="end"/>
      </w:r>
    </w:p>
    <w:p w14:paraId="6EE9E88E" w14:textId="6D01AB00"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895112">
        <w:t>Psalm</w:t>
      </w:r>
      <w:r w:rsidR="00895112" w:rsidRPr="00AB1781">
        <w:t xml:space="preserve"> 26</w:t>
      </w:r>
      <w:r w:rsidR="0089511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895112">
        <w:rPr>
          <w:noProof/>
        </w:rPr>
        <w:t>141</w:t>
      </w:r>
      <w:r w:rsidR="003A78C2">
        <w:fldChar w:fldCharType="end"/>
      </w:r>
    </w:p>
    <w:p w14:paraId="1E8B8142" w14:textId="5E88C530"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895112">
        <w:t>Psalm</w:t>
      </w:r>
      <w:r w:rsidR="00895112" w:rsidRPr="00AB1781">
        <w:t xml:space="preserve"> 62</w:t>
      </w:r>
      <w:r w:rsidR="0089511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895112">
        <w:rPr>
          <w:noProof/>
        </w:rPr>
        <w:t>195</w:t>
      </w:r>
      <w:r w:rsidR="003A78C2">
        <w:fldChar w:fldCharType="end"/>
      </w:r>
    </w:p>
    <w:p w14:paraId="68EA7A25" w14:textId="2D48CF84"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895112">
        <w:rPr>
          <w:noProof/>
        </w:rPr>
        <w:t>200</w:t>
      </w:r>
      <w:r w:rsidR="003A78C2">
        <w:fldChar w:fldCharType="end"/>
      </w:r>
    </w:p>
    <w:p w14:paraId="065CCDFD" w14:textId="537775BC"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895112">
        <w:rPr>
          <w:noProof/>
        </w:rPr>
        <w:t>208</w:t>
      </w:r>
      <w:r w:rsidR="003A78C2">
        <w:fldChar w:fldCharType="end"/>
      </w:r>
    </w:p>
    <w:p w14:paraId="31570FA5" w14:textId="3374C240"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895112">
        <w:t>Psalm</w:t>
      </w:r>
      <w:r w:rsidR="00895112" w:rsidRPr="00AB1781">
        <w:t xml:space="preserve"> 112</w:t>
      </w:r>
      <w:r w:rsidR="0089511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895112">
        <w:rPr>
          <w:noProof/>
        </w:rPr>
        <w:t>282</w:t>
      </w:r>
      <w:r w:rsidR="003A78C2">
        <w:fldChar w:fldCharType="end"/>
      </w:r>
    </w:p>
    <w:p w14:paraId="73FFF146" w14:textId="5EE92086"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895112">
        <w:t>Psalm</w:t>
      </w:r>
      <w:r w:rsidR="00895112" w:rsidRPr="00AB1781">
        <w:t xml:space="preserve"> 142</w:t>
      </w:r>
      <w:r w:rsidR="0089511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895112">
        <w:rPr>
          <w:noProof/>
        </w:rPr>
        <w:t>330</w:t>
      </w:r>
      <w:r w:rsidR="003A78C2">
        <w:fldChar w:fldCharType="end"/>
      </w:r>
    </w:p>
    <w:p w14:paraId="3CD7FD72" w14:textId="4F43604B" w:rsidR="00CC066E" w:rsidRDefault="00CC066E" w:rsidP="00CC066E">
      <w:pPr>
        <w:pStyle w:val="Heading5"/>
      </w:pPr>
      <w:bookmarkStart w:id="154" w:name="_Ref435799363"/>
      <w:r>
        <w:t>T</w:t>
      </w:r>
      <w:r w:rsidR="00AB78C6">
        <w:t>he Gospel from Saint John</w:t>
      </w:r>
      <w:r>
        <w:t xml:space="preserve"> 1:1 17</w:t>
      </w:r>
      <w:bookmarkEnd w:id="15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2"/>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3"/>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4"/>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5CF28085"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895112">
        <w:rPr>
          <w:noProof/>
        </w:rPr>
        <w:t>75</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 xml:space="preserve">u, and the Holy Spirit has </w:t>
      </w:r>
      <w:r w:rsidR="00C241B0">
        <w:lastRenderedPageBreak/>
        <w:t>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777EDDB"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895112">
        <w:rPr>
          <w:noProof/>
        </w:rPr>
        <w:t>86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5" w:name="_Toc410196187"/>
      <w:bookmarkStart w:id="156" w:name="_Toc410196429"/>
      <w:bookmarkStart w:id="15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E7BF49A"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5"/>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C860A8C"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58" w:name="_Ref412098903"/>
      <w:r>
        <w:br w:type="page"/>
      </w:r>
    </w:p>
    <w:p w14:paraId="454C0BF9" w14:textId="4F7D835B" w:rsidR="00495F1A" w:rsidRDefault="00495F1A" w:rsidP="00495F1A">
      <w:pPr>
        <w:pStyle w:val="Heading3"/>
      </w:pPr>
      <w:bookmarkStart w:id="159" w:name="_Ref442855270"/>
      <w:bookmarkStart w:id="160" w:name="_Ref442855276"/>
      <w:bookmarkStart w:id="161" w:name="_Toc448227466"/>
      <w:r>
        <w:lastRenderedPageBreak/>
        <w:t>The Doxology of Prime</w:t>
      </w:r>
      <w:bookmarkEnd w:id="155"/>
      <w:bookmarkEnd w:id="156"/>
      <w:bookmarkEnd w:id="157"/>
      <w:bookmarkEnd w:id="158"/>
      <w:bookmarkEnd w:id="159"/>
      <w:bookmarkEnd w:id="160"/>
      <w:bookmarkEnd w:id="16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2"/>
            <w:r>
              <w:t>That gives light,</w:t>
            </w:r>
            <w:commentRangeEnd w:id="162"/>
            <w:r>
              <w:rPr>
                <w:rStyle w:val="CommentReference"/>
                <w:rFonts w:ascii="Times New Roman" w:eastAsiaTheme="minorHAnsi" w:hAnsi="Times New Roman" w:cstheme="minorBidi"/>
                <w:color w:val="auto"/>
              </w:rPr>
              <w:commentReference w:id="16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3"/>
            <w:r>
              <w:rPr>
                <w:rStyle w:val="CommentReference"/>
                <w:rFonts w:ascii="Garamond" w:hAnsi="Garamond" w:cstheme="minorBidi"/>
                <w:noProof w:val="0"/>
                <w:lang w:val="en-CA"/>
              </w:rPr>
              <w:commentReference w:id="16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164"/>
            <w:r w:rsidRPr="007425E1">
              <w:rPr>
                <w:rFonts w:eastAsiaTheme="minorHAnsi"/>
              </w:rPr>
              <w:t>prelate</w:t>
            </w:r>
            <w:commentRangeEnd w:id="164"/>
            <w:r>
              <w:rPr>
                <w:rStyle w:val="CommentReference"/>
                <w:rFonts w:ascii="Times New Roman" w:eastAsiaTheme="minorHAnsi" w:hAnsi="Times New Roman" w:cstheme="minorBidi"/>
                <w:color w:val="auto"/>
              </w:rPr>
              <w:commentReference w:id="16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148FA08"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89511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895112">
        <w:rPr>
          <w:noProof/>
        </w:rPr>
        <w:t>468</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5" w:name="_Toc410196188"/>
      <w:bookmarkStart w:id="166" w:name="_Toc410196430"/>
      <w:bookmarkStart w:id="167" w:name="_Toc410196932"/>
      <w:bookmarkStart w:id="168" w:name="_Ref412099016"/>
      <w:bookmarkStart w:id="169" w:name="_Toc298681357"/>
      <w:bookmarkStart w:id="170" w:name="_Ref299211976"/>
      <w:bookmarkStart w:id="171" w:name="_Toc308441947"/>
      <w:r>
        <w:br w:type="page"/>
      </w:r>
    </w:p>
    <w:p w14:paraId="67316D19" w14:textId="56ECD544" w:rsidR="00495F1A" w:rsidRDefault="00495F1A" w:rsidP="00495F1A">
      <w:pPr>
        <w:pStyle w:val="Heading3"/>
      </w:pPr>
      <w:bookmarkStart w:id="172" w:name="_Toc448227467"/>
      <w:r>
        <w:lastRenderedPageBreak/>
        <w:t>The Raising of Morning Incense</w:t>
      </w:r>
      <w:bookmarkEnd w:id="165"/>
      <w:bookmarkEnd w:id="166"/>
      <w:bookmarkEnd w:id="167"/>
      <w:bookmarkEnd w:id="168"/>
      <w:bookmarkEnd w:id="172"/>
    </w:p>
    <w:p w14:paraId="4CC3F3E8" w14:textId="77777777" w:rsidR="00895112" w:rsidRPr="00895112" w:rsidRDefault="00495F1A" w:rsidP="00895112">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895112" w:rsidRPr="00895112">
        <w:rPr>
          <w:i/>
        </w:rPr>
        <w:br w:type="page"/>
      </w:r>
    </w:p>
    <w:p w14:paraId="1470EDD1" w14:textId="77777777" w:rsidR="00895112" w:rsidRPr="00895112" w:rsidRDefault="00895112" w:rsidP="00895112">
      <w:pPr>
        <w:rPr>
          <w:i/>
        </w:rPr>
      </w:pPr>
      <w:r w:rsidRPr="00895112">
        <w:rPr>
          <w:i/>
        </w:rPr>
        <w:lastRenderedPageBreak/>
        <w:t>The Raising of Evening Incense</w:t>
      </w:r>
    </w:p>
    <w:p w14:paraId="6E334613" w14:textId="58F06CCF" w:rsidR="00495F1A" w:rsidRPr="003F5279" w:rsidRDefault="00895112" w:rsidP="00495F1A">
      <w:pPr>
        <w:rPr>
          <w:i/>
        </w:rPr>
      </w:pPr>
      <w:r w:rsidRPr="00895112">
        <w:rPr>
          <w:i/>
        </w:rPr>
        <w:t>See The</w:t>
      </w:r>
      <w:r>
        <w:t xml:space="preserve"> Raising of Incense, page </w:t>
      </w:r>
      <w:r>
        <w:rPr>
          <w:noProof/>
        </w:rPr>
        <w:t>551</w:t>
      </w:r>
      <w:r>
        <w:br w:type="page"/>
      </w:r>
      <w:r w:rsidR="00237D47">
        <w:rPr>
          <w:i/>
        </w:rPr>
        <w:lastRenderedPageBreak/>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16</w:t>
      </w:r>
      <w:r w:rsidR="00237D47">
        <w:rPr>
          <w:i/>
        </w:rPr>
        <w:fldChar w:fldCharType="end"/>
      </w:r>
      <w:r w:rsidR="00257A38">
        <w:rPr>
          <w:i/>
        </w:rPr>
        <w:t>.</w:t>
      </w:r>
    </w:p>
    <w:p w14:paraId="4014399E" w14:textId="77777777" w:rsidR="00495F1A" w:rsidRDefault="00495F1A" w:rsidP="00495F1A">
      <w:pPr>
        <w:pStyle w:val="Heading2"/>
      </w:pPr>
      <w:bookmarkStart w:id="173" w:name="_Toc410196189"/>
      <w:bookmarkStart w:id="174" w:name="_Toc410196431"/>
      <w:bookmarkStart w:id="175" w:name="_Toc410196933"/>
      <w:bookmarkStart w:id="176" w:name="_Toc448696623"/>
      <w:bookmarkEnd w:id="140"/>
      <w:r>
        <w:lastRenderedPageBreak/>
        <w:t>Mid-Morning (The Third Hour)</w:t>
      </w:r>
      <w:bookmarkEnd w:id="173"/>
      <w:bookmarkEnd w:id="174"/>
      <w:bookmarkEnd w:id="175"/>
      <w:bookmarkEnd w:id="176"/>
    </w:p>
    <w:p w14:paraId="62F33FD5" w14:textId="77777777" w:rsidR="00495F1A" w:rsidRDefault="00495F1A" w:rsidP="00495F1A">
      <w:pPr>
        <w:pStyle w:val="Heading3"/>
      </w:pPr>
      <w:bookmarkStart w:id="177" w:name="_Toc410196190"/>
      <w:bookmarkStart w:id="178" w:name="_Toc410196432"/>
      <w:bookmarkStart w:id="179" w:name="_Toc410196934"/>
      <w:bookmarkStart w:id="180" w:name="_Ref435434353"/>
      <w:bookmarkStart w:id="181" w:name="_Ref435434358"/>
      <w:bookmarkStart w:id="182" w:name="_Ref435800051"/>
      <w:bookmarkStart w:id="183" w:name="_Ref435800057"/>
      <w:bookmarkStart w:id="184" w:name="_Ref448124439"/>
      <w:bookmarkStart w:id="185" w:name="_Ref448124892"/>
      <w:bookmarkStart w:id="186" w:name="_Ref448124902"/>
      <w:r>
        <w:t>The Psalms of the Third Hour</w:t>
      </w:r>
      <w:bookmarkEnd w:id="177"/>
      <w:bookmarkEnd w:id="178"/>
      <w:bookmarkEnd w:id="179"/>
      <w:bookmarkEnd w:id="180"/>
      <w:bookmarkEnd w:id="181"/>
      <w:bookmarkEnd w:id="182"/>
      <w:bookmarkEnd w:id="183"/>
      <w:bookmarkEnd w:id="184"/>
      <w:bookmarkEnd w:id="185"/>
      <w:bookmarkEnd w:id="186"/>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F1A0669"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6C931A86" w14:textId="3E046B5C"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626D6935" w14:textId="3122A766"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87" w:name="_Ref434576019"/>
      <w:r>
        <w:rPr>
          <w:lang w:val="en-GB"/>
        </w:rPr>
        <w:t>The Psalms</w:t>
      </w:r>
      <w:r w:rsidR="00F14AA6">
        <w:rPr>
          <w:lang w:val="en-GB"/>
        </w:rPr>
        <w:t xml:space="preserve"> of Mid-Morning (The Third Hour)</w:t>
      </w:r>
      <w:bookmarkEnd w:id="187"/>
    </w:p>
    <w:p w14:paraId="03E00499" w14:textId="3B54EF5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895112">
        <w:t>Psalm</w:t>
      </w:r>
      <w:r w:rsidR="00895112" w:rsidRPr="00AB1781">
        <w:t xml:space="preserve"> 19</w:t>
      </w:r>
      <w:r w:rsidR="0089511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895112">
        <w:rPr>
          <w:noProof/>
        </w:rPr>
        <w:t>131</w:t>
      </w:r>
      <w:r w:rsidR="003A78C2">
        <w:fldChar w:fldCharType="end"/>
      </w:r>
    </w:p>
    <w:p w14:paraId="441D23D2" w14:textId="31E967D3"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895112">
        <w:t>Psalm</w:t>
      </w:r>
      <w:r w:rsidR="00895112" w:rsidRPr="00AB1781">
        <w:t xml:space="preserve"> 22</w:t>
      </w:r>
      <w:r w:rsidR="0089511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895112">
        <w:rPr>
          <w:noProof/>
        </w:rPr>
        <w:t>136</w:t>
      </w:r>
      <w:r w:rsidR="003A78C2">
        <w:fldChar w:fldCharType="end"/>
      </w:r>
    </w:p>
    <w:p w14:paraId="2CF3F8A5" w14:textId="71823F4F"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895112">
        <w:t>Psalm</w:t>
      </w:r>
      <w:r w:rsidR="00895112" w:rsidRPr="00AB1781">
        <w:t xml:space="preserve"> 23</w:t>
      </w:r>
      <w:r w:rsidR="0089511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895112">
        <w:rPr>
          <w:noProof/>
        </w:rPr>
        <w:t>137</w:t>
      </w:r>
      <w:r w:rsidR="003A78C2">
        <w:fldChar w:fldCharType="end"/>
      </w:r>
    </w:p>
    <w:p w14:paraId="2696A51D" w14:textId="58C53CF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895112">
        <w:t>Psalm</w:t>
      </w:r>
      <w:r w:rsidR="00895112" w:rsidRPr="00AB1781">
        <w:t xml:space="preserve"> 25</w:t>
      </w:r>
      <w:r w:rsidR="0089511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895112">
        <w:rPr>
          <w:noProof/>
        </w:rPr>
        <w:t>140</w:t>
      </w:r>
      <w:r w:rsidR="003A78C2">
        <w:fldChar w:fldCharType="end"/>
      </w:r>
    </w:p>
    <w:p w14:paraId="7C4914D6" w14:textId="48E28FC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895112">
        <w:t>Psalm</w:t>
      </w:r>
      <w:r w:rsidR="00895112" w:rsidRPr="00AB1781">
        <w:t xml:space="preserve"> 28</w:t>
      </w:r>
      <w:r w:rsidR="0089511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895112">
        <w:rPr>
          <w:noProof/>
        </w:rPr>
        <w:t>144</w:t>
      </w:r>
      <w:r w:rsidR="003A78C2">
        <w:fldChar w:fldCharType="end"/>
      </w:r>
    </w:p>
    <w:p w14:paraId="1AB144A3" w14:textId="2ED44E66"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895112">
        <w:t>Psalm</w:t>
      </w:r>
      <w:r w:rsidR="00895112" w:rsidRPr="00AB1781">
        <w:t xml:space="preserve"> 29</w:t>
      </w:r>
      <w:r w:rsidR="0089511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895112">
        <w:rPr>
          <w:noProof/>
        </w:rPr>
        <w:t>145</w:t>
      </w:r>
      <w:r w:rsidR="003A78C2">
        <w:fldChar w:fldCharType="end"/>
      </w:r>
    </w:p>
    <w:p w14:paraId="1DA2F476" w14:textId="30E741A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895112">
        <w:t>Psalm</w:t>
      </w:r>
      <w:r w:rsidR="00895112" w:rsidRPr="00AB1781">
        <w:t xml:space="preserve"> 33</w:t>
      </w:r>
      <w:r w:rsidR="0089511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895112">
        <w:rPr>
          <w:noProof/>
        </w:rPr>
        <w:t>152</w:t>
      </w:r>
      <w:r w:rsidR="003A78C2">
        <w:fldChar w:fldCharType="end"/>
      </w:r>
    </w:p>
    <w:p w14:paraId="0F892524" w14:textId="670C669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895112">
        <w:t>Psalm</w:t>
      </w:r>
      <w:r w:rsidR="00895112" w:rsidRPr="00AB1781">
        <w:t xml:space="preserve"> 40</w:t>
      </w:r>
      <w:r w:rsidR="0089511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895112">
        <w:rPr>
          <w:noProof/>
        </w:rPr>
        <w:t>166</w:t>
      </w:r>
      <w:r w:rsidR="003A78C2">
        <w:fldChar w:fldCharType="end"/>
      </w:r>
    </w:p>
    <w:p w14:paraId="1B629A7D" w14:textId="0AB6BA58"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895112">
        <w:t>Psalm</w:t>
      </w:r>
      <w:r w:rsidR="00895112" w:rsidRPr="00AB1781">
        <w:t xml:space="preserve"> 42</w:t>
      </w:r>
      <w:r w:rsidR="0089511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895112">
        <w:rPr>
          <w:noProof/>
        </w:rPr>
        <w:t>168</w:t>
      </w:r>
      <w:r w:rsidR="003A78C2">
        <w:fldChar w:fldCharType="end"/>
      </w:r>
    </w:p>
    <w:p w14:paraId="30CD8108" w14:textId="3813B28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895112">
        <w:t>Psalm</w:t>
      </w:r>
      <w:r w:rsidR="00895112" w:rsidRPr="00AB1781">
        <w:t xml:space="preserve"> 44</w:t>
      </w:r>
      <w:r w:rsidR="0089511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895112">
        <w:rPr>
          <w:noProof/>
        </w:rPr>
        <w:t>171</w:t>
      </w:r>
      <w:r w:rsidR="003A78C2">
        <w:fldChar w:fldCharType="end"/>
      </w:r>
    </w:p>
    <w:p w14:paraId="56DBDEA8" w14:textId="166CC6E1"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895112">
        <w:t>Psalm</w:t>
      </w:r>
      <w:r w:rsidR="00895112" w:rsidRPr="00AB1781">
        <w:t xml:space="preserve"> 45</w:t>
      </w:r>
      <w:r w:rsidR="0089511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895112">
        <w:rPr>
          <w:noProof/>
        </w:rPr>
        <w:t>173</w:t>
      </w:r>
      <w:r w:rsidR="003A78C2">
        <w:fldChar w:fldCharType="end"/>
      </w:r>
    </w:p>
    <w:p w14:paraId="4BF9A933" w14:textId="04FA4C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895112">
        <w:t>Psalm</w:t>
      </w:r>
      <w:r w:rsidR="00895112" w:rsidRPr="00AB1781">
        <w:t xml:space="preserve"> 46</w:t>
      </w:r>
      <w:r w:rsidR="0089511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895112">
        <w:rPr>
          <w:noProof/>
        </w:rPr>
        <w:t>174</w:t>
      </w:r>
      <w:r w:rsidR="003A78C2">
        <w:fldChar w:fldCharType="end"/>
      </w:r>
    </w:p>
    <w:p w14:paraId="43DCDF05" w14:textId="77777777" w:rsidR="00075EAD" w:rsidRDefault="00F14AA6" w:rsidP="00075EAD">
      <w:pPr>
        <w:pStyle w:val="Heading5"/>
      </w:pPr>
      <w:bookmarkStart w:id="188" w:name="_Ref435800080"/>
      <w:r>
        <w:lastRenderedPageBreak/>
        <w:t>The Gospel from Saint John</w:t>
      </w:r>
      <w:r w:rsidR="009407CD">
        <w:t xml:space="preserve"> 14:26—</w:t>
      </w:r>
      <w:r w:rsidR="00075EAD">
        <w:t>15:3</w:t>
      </w:r>
      <w:bookmarkEnd w:id="188"/>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6669D8D"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5F70F0F9"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89" w:name="_Toc410196191"/>
      <w:bookmarkStart w:id="190" w:name="_Toc410196433"/>
      <w:bookmarkStart w:id="191" w:name="_Toc410196935"/>
      <w:bookmarkStart w:id="192" w:name="_Toc448696624"/>
      <w:r>
        <w:lastRenderedPageBreak/>
        <w:t>Noon (The Sixth Hour)</w:t>
      </w:r>
      <w:bookmarkEnd w:id="189"/>
      <w:bookmarkEnd w:id="190"/>
      <w:bookmarkEnd w:id="191"/>
      <w:bookmarkEnd w:id="192"/>
    </w:p>
    <w:p w14:paraId="7BA25D87" w14:textId="77777777" w:rsidR="00495F1A" w:rsidRDefault="00495F1A" w:rsidP="00495F1A">
      <w:pPr>
        <w:pStyle w:val="Heading3"/>
      </w:pPr>
      <w:bookmarkStart w:id="193" w:name="_Toc410196192"/>
      <w:bookmarkStart w:id="194" w:name="_Toc410196434"/>
      <w:bookmarkStart w:id="195" w:name="_Toc410196936"/>
      <w:bookmarkStart w:id="196" w:name="_Ref435434365"/>
      <w:bookmarkStart w:id="197" w:name="_Ref435434371"/>
      <w:r>
        <w:t>The Psalms of the Sixth Hour</w:t>
      </w:r>
      <w:bookmarkEnd w:id="193"/>
      <w:bookmarkEnd w:id="194"/>
      <w:bookmarkEnd w:id="195"/>
      <w:bookmarkEnd w:id="196"/>
      <w:bookmarkEnd w:id="197"/>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3C1EBF4"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B899AA0" w14:textId="03151DF2"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78FDBE9E" w14:textId="68487294"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198" w:name="_Ref434576249"/>
      <w:r>
        <w:rPr>
          <w:lang w:val="en-GB"/>
        </w:rPr>
        <w:t>The Psalms</w:t>
      </w:r>
      <w:r w:rsidR="00F14AA6">
        <w:rPr>
          <w:lang w:val="en-GB"/>
        </w:rPr>
        <w:t xml:space="preserve"> of Noon (The Sixth Hour)</w:t>
      </w:r>
      <w:bookmarkEnd w:id="198"/>
    </w:p>
    <w:p w14:paraId="4B6FC1A8" w14:textId="14B14090"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895112">
        <w:t>Psalm</w:t>
      </w:r>
      <w:r w:rsidR="00895112" w:rsidRPr="00AB1781">
        <w:t xml:space="preserve"> 53</w:t>
      </w:r>
      <w:r w:rsidR="0089511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895112">
        <w:rPr>
          <w:noProof/>
        </w:rPr>
        <w:t>184</w:t>
      </w:r>
      <w:r w:rsidR="003A78C2">
        <w:fldChar w:fldCharType="end"/>
      </w:r>
    </w:p>
    <w:p w14:paraId="196531E2" w14:textId="1FD0C43C"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895112">
        <w:t>Psalm</w:t>
      </w:r>
      <w:r w:rsidR="00895112" w:rsidRPr="00AB1781">
        <w:t xml:space="preserve"> 56</w:t>
      </w:r>
      <w:r w:rsidR="0089511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895112">
        <w:rPr>
          <w:noProof/>
        </w:rPr>
        <w:t>188</w:t>
      </w:r>
      <w:r w:rsidR="003A78C2">
        <w:fldChar w:fldCharType="end"/>
      </w:r>
    </w:p>
    <w:p w14:paraId="5A377B80" w14:textId="2772EC69"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895112">
        <w:t>Psalm</w:t>
      </w:r>
      <w:r w:rsidR="00895112" w:rsidRPr="00AB1781">
        <w:t xml:space="preserve"> 60</w:t>
      </w:r>
      <w:r w:rsidR="0089511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895112">
        <w:rPr>
          <w:noProof/>
        </w:rPr>
        <w:t>193</w:t>
      </w:r>
      <w:r w:rsidR="003A78C2">
        <w:fldChar w:fldCharType="end"/>
      </w:r>
    </w:p>
    <w:p w14:paraId="1D89B385" w14:textId="04D3BEF0"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895112">
        <w:t>Psalm</w:t>
      </w:r>
      <w:r w:rsidR="00895112" w:rsidRPr="00AB1781">
        <w:t xml:space="preserve"> 62</w:t>
      </w:r>
      <w:r w:rsidR="0089511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895112">
        <w:rPr>
          <w:noProof/>
        </w:rPr>
        <w:t>195</w:t>
      </w:r>
      <w:r w:rsidR="003A78C2">
        <w:fldChar w:fldCharType="end"/>
      </w:r>
    </w:p>
    <w:p w14:paraId="46B8BCDF" w14:textId="1A0399C0"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5112">
        <w:rPr>
          <w:noProof/>
        </w:rPr>
        <w:t>200</w:t>
      </w:r>
      <w:r w:rsidR="003A78C2">
        <w:fldChar w:fldCharType="end"/>
      </w:r>
    </w:p>
    <w:p w14:paraId="3832A2C2" w14:textId="0ADDB8B4"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5112">
        <w:rPr>
          <w:noProof/>
        </w:rPr>
        <w:t>200</w:t>
      </w:r>
      <w:r w:rsidR="003A78C2">
        <w:fldChar w:fldCharType="end"/>
      </w:r>
    </w:p>
    <w:p w14:paraId="099ACDF6" w14:textId="63A18FB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895112">
        <w:t>Psalm</w:t>
      </w:r>
      <w:r w:rsidR="00895112" w:rsidRPr="00AB1781">
        <w:t xml:space="preserve"> 83</w:t>
      </w:r>
      <w:r w:rsidR="0089511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895112">
        <w:rPr>
          <w:noProof/>
        </w:rPr>
        <w:t>232</w:t>
      </w:r>
      <w:r w:rsidR="003A78C2">
        <w:fldChar w:fldCharType="end"/>
      </w:r>
    </w:p>
    <w:p w14:paraId="12DC15E9" w14:textId="2D42FD4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895112">
        <w:t>Psalm</w:t>
      </w:r>
      <w:r w:rsidR="00895112" w:rsidRPr="00AB1781">
        <w:t xml:space="preserve"> 84</w:t>
      </w:r>
      <w:r w:rsidR="0089511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895112">
        <w:rPr>
          <w:noProof/>
        </w:rPr>
        <w:t>233</w:t>
      </w:r>
      <w:r w:rsidR="003A78C2">
        <w:fldChar w:fldCharType="end"/>
      </w:r>
    </w:p>
    <w:p w14:paraId="20414052" w14:textId="559E8BD3"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895112">
        <w:rPr>
          <w:noProof/>
        </w:rPr>
        <w:t>235</w:t>
      </w:r>
      <w:r w:rsidR="003A78C2">
        <w:fldChar w:fldCharType="end"/>
      </w:r>
    </w:p>
    <w:p w14:paraId="024D57DE" w14:textId="67A71C9C"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895112">
        <w:t>Psalm</w:t>
      </w:r>
      <w:r w:rsidR="00895112" w:rsidRPr="00AB1781">
        <w:t xml:space="preserve"> 86</w:t>
      </w:r>
      <w:r w:rsidR="0089511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895112">
        <w:rPr>
          <w:noProof/>
        </w:rPr>
        <w:t>236</w:t>
      </w:r>
      <w:r w:rsidR="003A78C2">
        <w:fldChar w:fldCharType="end"/>
      </w:r>
    </w:p>
    <w:p w14:paraId="6C309D76" w14:textId="75C208C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895112">
        <w:rPr>
          <w:noProof/>
        </w:rPr>
        <w:t>244</w:t>
      </w:r>
      <w:r w:rsidR="003A78C2">
        <w:fldChar w:fldCharType="end"/>
      </w:r>
    </w:p>
    <w:p w14:paraId="2015B274" w14:textId="64951EB6"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895112">
        <w:t>Psalm</w:t>
      </w:r>
      <w:r w:rsidR="00895112" w:rsidRPr="00AB1781">
        <w:t xml:space="preserve"> 92</w:t>
      </w:r>
      <w:r w:rsidR="0089511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895112">
        <w:rPr>
          <w:noProof/>
        </w:rPr>
        <w:t>247</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64144613"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7"/>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199"/>
      <w:r>
        <w:t>Life Giver</w:t>
      </w:r>
      <w:r w:rsidR="00075EAD">
        <w:t>,</w:t>
      </w:r>
      <w:commentRangeEnd w:id="199"/>
      <w:r>
        <w:rPr>
          <w:rStyle w:val="CommentReference"/>
          <w:lang w:val="en-CA"/>
        </w:rPr>
        <w:commentReference w:id="199"/>
      </w:r>
      <w:r w:rsidR="00075EAD">
        <w:t xml:space="preserve"> now, and ever, and unto the ages of ages</w:t>
      </w:r>
      <w:r w:rsidR="00984EE6">
        <w:t>.</w:t>
      </w:r>
    </w:p>
    <w:p w14:paraId="402E0ACF" w14:textId="77777777" w:rsidR="00984EE6" w:rsidRDefault="00984EE6" w:rsidP="00984EE6">
      <w:pPr>
        <w:pStyle w:val="Rubric"/>
      </w:pPr>
      <w:commentRangeStart w:id="200"/>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0"/>
      <w:r w:rsidR="00180AE1">
        <w:rPr>
          <w:rStyle w:val="CommentReference"/>
          <w:i w:val="0"/>
        </w:rPr>
        <w:commentReference w:id="200"/>
      </w:r>
    </w:p>
    <w:p w14:paraId="416185FC" w14:textId="0A9CC24B"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1" w:name="_Toc410196193"/>
      <w:bookmarkStart w:id="202" w:name="_Toc410196435"/>
      <w:bookmarkStart w:id="203" w:name="_Toc410196937"/>
      <w:bookmarkStart w:id="204" w:name="_Toc448696625"/>
      <w:r>
        <w:lastRenderedPageBreak/>
        <w:t>Afternoon (The Ninth Hour)</w:t>
      </w:r>
      <w:bookmarkEnd w:id="201"/>
      <w:bookmarkEnd w:id="202"/>
      <w:bookmarkEnd w:id="203"/>
      <w:bookmarkEnd w:id="204"/>
    </w:p>
    <w:p w14:paraId="76CF3E2D" w14:textId="77777777" w:rsidR="00495F1A" w:rsidRDefault="00495F1A" w:rsidP="00495F1A">
      <w:pPr>
        <w:pStyle w:val="Heading3"/>
      </w:pPr>
      <w:bookmarkStart w:id="205" w:name="_Toc410196194"/>
      <w:bookmarkStart w:id="206" w:name="_Toc410196436"/>
      <w:bookmarkStart w:id="207" w:name="_Toc410196938"/>
      <w:bookmarkStart w:id="208" w:name="_Ref435434381"/>
      <w:bookmarkStart w:id="209" w:name="_Ref435434387"/>
      <w:r>
        <w:t>The Psalms of the Ninth Hour</w:t>
      </w:r>
      <w:bookmarkEnd w:id="205"/>
      <w:bookmarkEnd w:id="206"/>
      <w:bookmarkEnd w:id="207"/>
      <w:bookmarkEnd w:id="208"/>
      <w:bookmarkEnd w:id="209"/>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093A9E6"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04BF2C4A" w14:textId="6F305039"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3512D80B" w14:textId="14630360"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0" w:name="_Ref434576482"/>
      <w:r>
        <w:rPr>
          <w:lang w:val="en-GB"/>
        </w:rPr>
        <w:t>The Psalms</w:t>
      </w:r>
      <w:r w:rsidR="00F14AA6">
        <w:rPr>
          <w:lang w:val="en-GB"/>
        </w:rPr>
        <w:t xml:space="preserve"> of the Afternoon (Ninth hour)</w:t>
      </w:r>
      <w:bookmarkEnd w:id="210"/>
    </w:p>
    <w:p w14:paraId="3636D619" w14:textId="29EB4E13"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895112">
        <w:t>Psalm</w:t>
      </w:r>
      <w:r w:rsidR="00895112" w:rsidRPr="00AB1781">
        <w:t xml:space="preserve"> 95</w:t>
      </w:r>
      <w:r w:rsidR="0089511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895112">
        <w:rPr>
          <w:noProof/>
        </w:rPr>
        <w:t>251</w:t>
      </w:r>
      <w:r w:rsidR="003A78C2">
        <w:fldChar w:fldCharType="end"/>
      </w:r>
    </w:p>
    <w:p w14:paraId="70C04BAE" w14:textId="7612E772"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895112">
        <w:t>Psalm</w:t>
      </w:r>
      <w:r w:rsidR="00895112" w:rsidRPr="00AB1781">
        <w:t xml:space="preserve"> 96</w:t>
      </w:r>
      <w:r w:rsidR="0089511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895112">
        <w:rPr>
          <w:noProof/>
        </w:rPr>
        <w:t>252</w:t>
      </w:r>
      <w:r w:rsidR="003A78C2">
        <w:fldChar w:fldCharType="end"/>
      </w:r>
    </w:p>
    <w:p w14:paraId="1C2440CF" w14:textId="6A3849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895112">
        <w:t>Psalm</w:t>
      </w:r>
      <w:r w:rsidR="00895112" w:rsidRPr="00AB1781">
        <w:t xml:space="preserve"> 97</w:t>
      </w:r>
      <w:r w:rsidR="0089511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895112">
        <w:rPr>
          <w:noProof/>
        </w:rPr>
        <w:t>254</w:t>
      </w:r>
      <w:r w:rsidR="003A78C2">
        <w:fldChar w:fldCharType="end"/>
      </w:r>
    </w:p>
    <w:p w14:paraId="35D6FC92" w14:textId="5CA43DE9"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895112">
        <w:t>Psalm</w:t>
      </w:r>
      <w:r w:rsidR="00895112" w:rsidRPr="00AB1781">
        <w:t xml:space="preserve"> 98</w:t>
      </w:r>
      <w:r w:rsidR="0089511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895112">
        <w:rPr>
          <w:noProof/>
        </w:rPr>
        <w:t>255</w:t>
      </w:r>
      <w:r w:rsidR="003A78C2">
        <w:fldChar w:fldCharType="end"/>
      </w:r>
    </w:p>
    <w:p w14:paraId="13A44FCC" w14:textId="7B4AFAA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895112">
        <w:t>Psalm</w:t>
      </w:r>
      <w:r w:rsidR="00895112" w:rsidRPr="00AB1781">
        <w:t xml:space="preserve"> 99</w:t>
      </w:r>
      <w:r w:rsidR="0089511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895112">
        <w:rPr>
          <w:noProof/>
        </w:rPr>
        <w:t>256</w:t>
      </w:r>
      <w:r w:rsidR="003A78C2">
        <w:fldChar w:fldCharType="end"/>
      </w:r>
    </w:p>
    <w:p w14:paraId="21960806" w14:textId="1AFF2708"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895112">
        <w:t>Psalm</w:t>
      </w:r>
      <w:r w:rsidR="00895112" w:rsidRPr="00AB1781">
        <w:t xml:space="preserve"> 100</w:t>
      </w:r>
      <w:r w:rsidR="0089511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895112">
        <w:rPr>
          <w:noProof/>
        </w:rPr>
        <w:t>256</w:t>
      </w:r>
      <w:r w:rsidR="003A78C2">
        <w:fldChar w:fldCharType="end"/>
      </w:r>
    </w:p>
    <w:p w14:paraId="13BE8987" w14:textId="2C37FBF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895112">
        <w:t>Psalm</w:t>
      </w:r>
      <w:r w:rsidR="00895112" w:rsidRPr="00AB1781">
        <w:t xml:space="preserve"> 109</w:t>
      </w:r>
      <w:r w:rsidR="0089511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895112">
        <w:rPr>
          <w:noProof/>
        </w:rPr>
        <w:t>278</w:t>
      </w:r>
      <w:r w:rsidR="003A78C2">
        <w:fldChar w:fldCharType="end"/>
      </w:r>
    </w:p>
    <w:commentRangeStart w:id="211"/>
    <w:p w14:paraId="0FAEAE21" w14:textId="456095BF"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895112">
        <w:t>Psalm</w:t>
      </w:r>
      <w:r w:rsidR="00895112" w:rsidRPr="00AB1781">
        <w:t xml:space="preserve"> 110</w:t>
      </w:r>
      <w:r w:rsidR="00895112">
        <w:t>: “I will confess You, O Lord, with my whole heart”</w:t>
      </w:r>
      <w:r>
        <w:fldChar w:fldCharType="end"/>
      </w:r>
      <w:commentRangeEnd w:id="211"/>
      <w:r w:rsidR="00984EE6">
        <w:rPr>
          <w:rStyle w:val="CommentReference"/>
          <w:rFonts w:eastAsiaTheme="minorHAnsi" w:cstheme="minorBidi"/>
          <w:color w:val="auto"/>
          <w:lang w:val="en-CA"/>
        </w:rPr>
        <w:commentReference w:id="211"/>
      </w:r>
      <w:r w:rsidR="00075EAD">
        <w:tab/>
      </w:r>
      <w:r>
        <w:fldChar w:fldCharType="begin"/>
      </w:r>
      <w:r w:rsidR="00075EAD">
        <w:instrText xml:space="preserve"> PAGEREF _Ref412111792 \h </w:instrText>
      </w:r>
      <w:r>
        <w:fldChar w:fldCharType="separate"/>
      </w:r>
      <w:r w:rsidR="00895112">
        <w:rPr>
          <w:noProof/>
        </w:rPr>
        <w:t>279</w:t>
      </w:r>
      <w:r>
        <w:fldChar w:fldCharType="end"/>
      </w:r>
    </w:p>
    <w:p w14:paraId="3B5AD04D" w14:textId="26219AB1"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895112">
        <w:t>Psalm</w:t>
      </w:r>
      <w:r w:rsidR="00895112" w:rsidRPr="00AB1781">
        <w:t xml:space="preserve"> 111</w:t>
      </w:r>
      <w:r w:rsidR="0089511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895112">
        <w:rPr>
          <w:noProof/>
        </w:rPr>
        <w:t>280</w:t>
      </w:r>
      <w:r w:rsidR="003A78C2">
        <w:fldChar w:fldCharType="end"/>
      </w:r>
    </w:p>
    <w:p w14:paraId="25F5E92C" w14:textId="6F064C48"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895112">
        <w:t>Psalm</w:t>
      </w:r>
      <w:r w:rsidR="00895112" w:rsidRPr="00AB1781">
        <w:t xml:space="preserve"> 112</w:t>
      </w:r>
      <w:r w:rsidR="0089511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895112">
        <w:rPr>
          <w:noProof/>
        </w:rPr>
        <w:t>282</w:t>
      </w:r>
      <w:r w:rsidR="003A78C2">
        <w:fldChar w:fldCharType="end"/>
      </w:r>
    </w:p>
    <w:p w14:paraId="65FF1699" w14:textId="628554E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895112">
        <w:t>Psalm</w:t>
      </w:r>
      <w:r w:rsidR="00895112" w:rsidRPr="00AB1781">
        <w:t xml:space="preserve"> 114</w:t>
      </w:r>
      <w:r w:rsidR="0089511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895112">
        <w:rPr>
          <w:noProof/>
        </w:rPr>
        <w:t>285</w:t>
      </w:r>
      <w:r w:rsidR="003A78C2">
        <w:fldChar w:fldCharType="end"/>
      </w:r>
    </w:p>
    <w:p w14:paraId="0612CEB7" w14:textId="2B2C79BA"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895112">
        <w:t>Psalm</w:t>
      </w:r>
      <w:r w:rsidR="00895112" w:rsidRPr="00AB1781">
        <w:t xml:space="preserve"> 115</w:t>
      </w:r>
      <w:r w:rsidR="0089511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895112">
        <w:rPr>
          <w:noProof/>
        </w:rPr>
        <w:t>286</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lastRenderedPageBreak/>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0627E91F"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2922D35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2" w:name="_Toc410196195"/>
      <w:bookmarkStart w:id="213" w:name="_Toc410196437"/>
      <w:bookmarkStart w:id="214"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5" w:name="_Toc448696626"/>
      <w:r>
        <w:lastRenderedPageBreak/>
        <w:t>The Book of the Psalter</w:t>
      </w:r>
      <w:bookmarkEnd w:id="212"/>
      <w:bookmarkEnd w:id="213"/>
      <w:bookmarkEnd w:id="214"/>
      <w:bookmarkEnd w:id="215"/>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638C312C" w:rsidR="00CB700D" w:rsidRDefault="00D44900" w:rsidP="00336170">
            <w:r>
              <w:fldChar w:fldCharType="begin"/>
            </w:r>
            <w:r>
              <w:instrText xml:space="preserve"> REF _Ref439535283 \h </w:instrText>
            </w:r>
            <w:r>
              <w:fldChar w:fldCharType="separate"/>
            </w:r>
            <w:r w:rsidR="00895112">
              <w:t>Kathisma 1</w:t>
            </w:r>
            <w:r>
              <w:fldChar w:fldCharType="end"/>
            </w:r>
          </w:p>
        </w:tc>
        <w:tc>
          <w:tcPr>
            <w:tcW w:w="3024" w:type="dxa"/>
          </w:tcPr>
          <w:p w14:paraId="3E7DF9CE" w14:textId="043960DA"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895112" w:rsidRPr="00AB1781">
              <w:t>K</w:t>
            </w:r>
            <w:r w:rsidR="0089511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89511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35EC0C9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89511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895112" w:rsidRPr="00AB1781">
              <w:t>K</w:t>
            </w:r>
            <w:r w:rsidR="0089511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32EEEC20" w:rsidR="00CB700D" w:rsidRDefault="00CB700D" w:rsidP="0044639B">
            <w:r>
              <w:fldChar w:fldCharType="begin"/>
            </w:r>
            <w:r>
              <w:instrText xml:space="preserve"> REF _Ref435438548 \h </w:instrText>
            </w:r>
            <w:r w:rsidR="00336170">
              <w:instrText xml:space="preserve"> \* MERGEFORMAT </w:instrText>
            </w:r>
            <w:r>
              <w:fldChar w:fldCharType="separate"/>
            </w:r>
            <w:r w:rsidR="00895112" w:rsidRPr="00AB1781">
              <w:t>K</w:t>
            </w:r>
            <w:r w:rsidR="00895112">
              <w:t>athisma 6</w:t>
            </w:r>
            <w:r>
              <w:fldChar w:fldCharType="end"/>
            </w:r>
          </w:p>
        </w:tc>
        <w:tc>
          <w:tcPr>
            <w:tcW w:w="3024" w:type="dxa"/>
          </w:tcPr>
          <w:p w14:paraId="082B149A" w14:textId="734505C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89511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895112" w:rsidRPr="00AB1781">
              <w:t>K</w:t>
            </w:r>
            <w:r w:rsidR="0089511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FD51C24" w:rsidR="00CB700D" w:rsidRDefault="00CB700D" w:rsidP="0044639B">
            <w:r>
              <w:fldChar w:fldCharType="begin"/>
            </w:r>
            <w:r>
              <w:instrText xml:space="preserve"> REF _Ref435438574 \h </w:instrText>
            </w:r>
            <w:r w:rsidR="00336170">
              <w:instrText xml:space="preserve"> \* MERGEFORMAT </w:instrText>
            </w:r>
            <w:r>
              <w:fldChar w:fldCharType="separate"/>
            </w:r>
            <w:r w:rsidR="00895112" w:rsidRPr="00AB1781">
              <w:t>K</w:t>
            </w:r>
            <w:r w:rsidR="00895112">
              <w:t>athisma 9</w:t>
            </w:r>
            <w:r>
              <w:fldChar w:fldCharType="end"/>
            </w:r>
          </w:p>
        </w:tc>
        <w:tc>
          <w:tcPr>
            <w:tcW w:w="3024" w:type="dxa"/>
          </w:tcPr>
          <w:p w14:paraId="223BE2C2" w14:textId="0ADECE6C"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3D02B08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895112">
              <w:t>Kathisma 12</w:t>
            </w:r>
            <w:r w:rsidRPr="00926985">
              <w:fldChar w:fldCharType="end"/>
            </w:r>
          </w:p>
        </w:tc>
        <w:tc>
          <w:tcPr>
            <w:tcW w:w="3024" w:type="dxa"/>
          </w:tcPr>
          <w:p w14:paraId="353A9FDD" w14:textId="37804C7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5D6B9C2E" w:rsidR="00CB700D" w:rsidRDefault="00CB700D" w:rsidP="0044639B">
            <w:r>
              <w:fldChar w:fldCharType="begin"/>
            </w:r>
            <w:r>
              <w:instrText xml:space="preserve"> REF _Ref435438622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3024" w:type="dxa"/>
          </w:tcPr>
          <w:p w14:paraId="6DD26E94" w14:textId="40B5B10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89511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89511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629C5E26" w:rsidR="00CB700D" w:rsidRDefault="00D016DC" w:rsidP="0044639B">
            <w:r>
              <w:fldChar w:fldCharType="begin"/>
            </w:r>
            <w:r>
              <w:instrText xml:space="preserve"> REF _Ref435990063 \h </w:instrText>
            </w:r>
            <w:r w:rsidR="00336170">
              <w:instrText xml:space="preserve"> \* MERGEFORMAT </w:instrText>
            </w:r>
            <w:r>
              <w:fldChar w:fldCharType="separate"/>
            </w:r>
            <w:r w:rsidR="00895112">
              <w:t>Kathisma 18</w:t>
            </w:r>
            <w:r>
              <w:fldChar w:fldCharType="end"/>
            </w:r>
          </w:p>
        </w:tc>
        <w:tc>
          <w:tcPr>
            <w:tcW w:w="3024" w:type="dxa"/>
          </w:tcPr>
          <w:p w14:paraId="0F5729C0" w14:textId="3BAF92F1"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895112" w:rsidRPr="00AB1781">
              <w:t>K</w:t>
            </w:r>
            <w:r w:rsidR="0089511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0BA5141" w:rsidR="000B1D6D" w:rsidRDefault="00D44900" w:rsidP="00AB3348">
            <w:r>
              <w:fldChar w:fldCharType="begin"/>
            </w:r>
            <w:r>
              <w:instrText xml:space="preserve"> REF _Ref439535283 \h </w:instrText>
            </w:r>
            <w:r>
              <w:fldChar w:fldCharType="separate"/>
            </w:r>
            <w:r w:rsidR="00895112">
              <w:t>Kathisma 1</w:t>
            </w:r>
            <w:r>
              <w:fldChar w:fldCharType="end"/>
            </w:r>
          </w:p>
        </w:tc>
        <w:tc>
          <w:tcPr>
            <w:tcW w:w="3024" w:type="dxa"/>
          </w:tcPr>
          <w:p w14:paraId="1C0C5D94" w14:textId="71FF483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895112" w:rsidRPr="00AB1781">
              <w:t>K</w:t>
            </w:r>
            <w:r w:rsidR="0089511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3E9C3660"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89511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895112" w:rsidRPr="00AB1781">
              <w:t>K</w:t>
            </w:r>
            <w:r w:rsidR="0089511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895112" w:rsidRPr="00AB1781">
              <w:t>K</w:t>
            </w:r>
            <w:r w:rsidR="0089511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450ACD73"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14E6A0F7" w14:textId="62D3EA4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89511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895112" w:rsidRPr="00AB1781">
              <w:t>K</w:t>
            </w:r>
            <w:r w:rsidR="0089511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895112" w:rsidRPr="00AB1781">
              <w:t>K</w:t>
            </w:r>
            <w:r w:rsidR="0089511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47385FBC"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0EAD97E5" w14:textId="38E1DD38"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89511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80B756B"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14C76F95" w14:textId="3F6296B3"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895112" w:rsidRPr="00AB1781">
              <w:t>K</w:t>
            </w:r>
            <w:r w:rsidR="00895112">
              <w:t>athisma</w:t>
            </w:r>
            <w:r w:rsidR="00895112" w:rsidRPr="00AB1781">
              <w:t xml:space="preserve"> 1</w:t>
            </w:r>
            <w:r w:rsidR="0089511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05CAE4B4"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23EDA40F" w14:textId="33EE9B83"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89511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89511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450A1D55" w:rsidR="000B1D6D" w:rsidRDefault="000B1D6D"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0484B885" w14:textId="1E101B29" w:rsidR="000B1D6D" w:rsidRDefault="000B1D6D" w:rsidP="00336170">
            <w:r>
              <w:fldChar w:fldCharType="begin"/>
            </w:r>
            <w:r>
              <w:instrText xml:space="preserve"> REF _Ref435438658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895112" w:rsidRPr="00AB1781">
              <w:t>K</w:t>
            </w:r>
            <w:r w:rsidR="0089511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6030B113" w:rsidR="0023608C" w:rsidRDefault="0023608C" w:rsidP="00D016DC">
            <w:pPr>
              <w:jc w:val="left"/>
            </w:pPr>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rsidR="00D016DC">
              <w:fldChar w:fldCharType="begin"/>
            </w:r>
            <w:r w:rsidR="00D016DC">
              <w:instrText xml:space="preserve"> REF _Ref435990049 \h </w:instrText>
            </w:r>
            <w:r w:rsidR="00D016DC">
              <w:fldChar w:fldCharType="separate"/>
            </w:r>
            <w:r w:rsidR="0089511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0EC19C29" w:rsidR="0023608C" w:rsidRDefault="00D016DC" w:rsidP="00860FCB">
            <w:pPr>
              <w:jc w:val="left"/>
            </w:pPr>
            <w:r>
              <w:fldChar w:fldCharType="begin"/>
            </w:r>
            <w:r>
              <w:instrText xml:space="preserve"> REF _Ref435989991 \h </w:instrText>
            </w:r>
            <w:r>
              <w:fldChar w:fldCharType="separate"/>
            </w:r>
            <w:r w:rsidR="0089511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895112" w:rsidRPr="00AB1781">
              <w:t>K</w:t>
            </w:r>
            <w:r w:rsidR="0089511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895112" w:rsidRPr="00AB1781">
              <w:t>K</w:t>
            </w:r>
            <w:r w:rsidR="00895112">
              <w:t>athisma 6</w:t>
            </w:r>
            <w:r w:rsidR="0023608C">
              <w:fldChar w:fldCharType="end"/>
            </w:r>
          </w:p>
        </w:tc>
        <w:tc>
          <w:tcPr>
            <w:tcW w:w="1210" w:type="dxa"/>
          </w:tcPr>
          <w:p w14:paraId="4AF0757E" w14:textId="50AA3C58" w:rsidR="0023608C" w:rsidRDefault="0023608C" w:rsidP="0044639B"/>
        </w:tc>
        <w:tc>
          <w:tcPr>
            <w:tcW w:w="1357" w:type="dxa"/>
          </w:tcPr>
          <w:p w14:paraId="05D831AD" w14:textId="6A98AB72" w:rsidR="0023608C" w:rsidRDefault="00D016DC" w:rsidP="0044639B">
            <w:r>
              <w:fldChar w:fldCharType="begin"/>
            </w:r>
            <w:r>
              <w:instrText xml:space="preserve"> REF _Ref435990010 \h </w:instrText>
            </w:r>
            <w:r>
              <w:fldChar w:fldCharType="separate"/>
            </w:r>
            <w:r w:rsidR="00895112">
              <w:t>Kathisma 7</w:t>
            </w:r>
            <w:r>
              <w:fldChar w:fldCharType="end"/>
            </w:r>
          </w:p>
        </w:tc>
        <w:tc>
          <w:tcPr>
            <w:tcW w:w="1357" w:type="dxa"/>
          </w:tcPr>
          <w:p w14:paraId="51F67796" w14:textId="441A2152" w:rsidR="0023608C" w:rsidRDefault="0023608C" w:rsidP="0044639B">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296" w:type="dxa"/>
          </w:tcPr>
          <w:p w14:paraId="7756A91A" w14:textId="0EAD94F1" w:rsidR="0023608C" w:rsidRDefault="0023608C" w:rsidP="0044639B">
            <w:r>
              <w:fldChar w:fldCharType="begin"/>
            </w:r>
            <w:r>
              <w:instrText xml:space="preserve"> REF _Ref435438574 \h  \* MERGEFORMAT </w:instrText>
            </w:r>
            <w:r>
              <w:fldChar w:fldCharType="separate"/>
            </w:r>
            <w:r w:rsidR="00895112" w:rsidRPr="00AB1781">
              <w:t>K</w:t>
            </w:r>
            <w:r w:rsidR="00895112">
              <w:t>athisma 9</w:t>
            </w:r>
            <w:r>
              <w:fldChar w:fldCharType="end"/>
            </w:r>
          </w:p>
        </w:tc>
        <w:tc>
          <w:tcPr>
            <w:tcW w:w="1224" w:type="dxa"/>
          </w:tcPr>
          <w:p w14:paraId="2F051557" w14:textId="54A772A2"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12DAD6B1"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895112">
              <w:t>Kathisma 12</w:t>
            </w:r>
            <w:r w:rsidR="00D016DC">
              <w:fldChar w:fldCharType="end"/>
            </w:r>
            <w:r>
              <w:t xml:space="preserve"> </w:t>
            </w:r>
          </w:p>
        </w:tc>
        <w:tc>
          <w:tcPr>
            <w:tcW w:w="1210" w:type="dxa"/>
          </w:tcPr>
          <w:p w14:paraId="58733603" w14:textId="19B1096B" w:rsidR="0023608C" w:rsidRDefault="0023608C" w:rsidP="0044639B">
            <w:r>
              <w:fldChar w:fldCharType="begin"/>
            </w:r>
            <w:r>
              <w:instrText xml:space="preserve"> REF _Ref435438606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57" w:type="dxa"/>
          </w:tcPr>
          <w:p w14:paraId="56EBED07" w14:textId="3C3ABBDA" w:rsidR="0023608C" w:rsidRDefault="0023608C" w:rsidP="0044639B">
            <w:r>
              <w:fldChar w:fldCharType="begin"/>
            </w:r>
            <w:r>
              <w:instrText xml:space="preserve"> REF _Ref435438613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p>
        </w:tc>
        <w:tc>
          <w:tcPr>
            <w:tcW w:w="1357" w:type="dxa"/>
          </w:tcPr>
          <w:p w14:paraId="33F0FA83" w14:textId="6D0FEC32" w:rsidR="0023608C" w:rsidRDefault="0023608C" w:rsidP="0044639B">
            <w:r>
              <w:fldChar w:fldCharType="begin"/>
            </w:r>
            <w:r>
              <w:instrText xml:space="preserve"> REF _Ref435438622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296" w:type="dxa"/>
          </w:tcPr>
          <w:p w14:paraId="3EC74CAE" w14:textId="15E405A5" w:rsidR="0023608C" w:rsidRDefault="00D016DC" w:rsidP="0044639B">
            <w:r>
              <w:fldChar w:fldCharType="begin"/>
            </w:r>
            <w:r>
              <w:instrText xml:space="preserve"> REF _Ref435990049 \h </w:instrText>
            </w:r>
            <w:r>
              <w:fldChar w:fldCharType="separate"/>
            </w:r>
            <w:r w:rsidR="00895112">
              <w:t>Kathisma 17</w:t>
            </w:r>
            <w:r>
              <w:fldChar w:fldCharType="end"/>
            </w:r>
          </w:p>
        </w:tc>
        <w:tc>
          <w:tcPr>
            <w:tcW w:w="1224" w:type="dxa"/>
          </w:tcPr>
          <w:p w14:paraId="2242B4C0" w14:textId="54C3EF65"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16" w:name="_Ref436249450"/>
        <w:tc>
          <w:tcPr>
            <w:tcW w:w="1440" w:type="dxa"/>
          </w:tcPr>
          <w:p w14:paraId="7309AC0B" w14:textId="7470E7DB" w:rsidR="0023608C" w:rsidRDefault="0023608C" w:rsidP="00336170">
            <w:r>
              <w:fldChar w:fldCharType="begin"/>
            </w:r>
            <w:r>
              <w:instrText xml:space="preserve"> REF _Ref435438658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895112" w:rsidRPr="00AB1781">
              <w:t>K</w:t>
            </w:r>
            <w:r w:rsidR="00895112">
              <w:t>athisma 20</w:t>
            </w:r>
            <w:r>
              <w:fldChar w:fldCharType="end"/>
            </w:r>
            <w:r>
              <w:t>,</w:t>
            </w:r>
            <w:bookmarkEnd w:id="216"/>
            <w:r>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p>
        </w:tc>
        <w:tc>
          <w:tcPr>
            <w:tcW w:w="1210" w:type="dxa"/>
          </w:tcPr>
          <w:p w14:paraId="1D3E8CCC" w14:textId="31D045D3" w:rsidR="0023608C" w:rsidRDefault="0023608C" w:rsidP="0044639B">
            <w:r>
              <w:fldChar w:fldCharType="begin"/>
            </w:r>
            <w:r>
              <w:instrText xml:space="preserve"> REF _Ref435438475 \h </w:instrText>
            </w:r>
            <w:r w:rsidR="00860FCB">
              <w:instrText xml:space="preserve"> \* MERGEFORMAT </w:instrText>
            </w:r>
            <w:r>
              <w:fldChar w:fldCharType="separate"/>
            </w:r>
            <w:r w:rsidR="00895112" w:rsidRPr="00AB1781">
              <w:t>K</w:t>
            </w:r>
            <w:r w:rsidR="00895112">
              <w:t>athisma 2</w:t>
            </w:r>
            <w:r>
              <w:fldChar w:fldCharType="end"/>
            </w:r>
          </w:p>
        </w:tc>
        <w:tc>
          <w:tcPr>
            <w:tcW w:w="1357" w:type="dxa"/>
          </w:tcPr>
          <w:p w14:paraId="03AC3DB0" w14:textId="7CBC94B3" w:rsidR="0023608C" w:rsidRDefault="0023608C" w:rsidP="0044639B">
            <w:r>
              <w:fldChar w:fldCharType="begin"/>
            </w:r>
            <w:r>
              <w:instrText xml:space="preserve"> REF _Ref435438484 \h </w:instrText>
            </w:r>
            <w:r w:rsidR="00860FCB">
              <w:instrText xml:space="preserve"> \* MERGEFORMAT </w:instrText>
            </w:r>
            <w:r>
              <w:fldChar w:fldCharType="separate"/>
            </w:r>
            <w:r w:rsidR="00895112" w:rsidRPr="00AB1781">
              <w:t>K</w:t>
            </w:r>
            <w:r w:rsidR="00895112">
              <w:t>athisma 3</w:t>
            </w:r>
            <w:r>
              <w:fldChar w:fldCharType="end"/>
            </w:r>
          </w:p>
        </w:tc>
        <w:tc>
          <w:tcPr>
            <w:tcW w:w="1357" w:type="dxa"/>
          </w:tcPr>
          <w:p w14:paraId="01C738AC" w14:textId="23FADEF3" w:rsidR="0023608C" w:rsidRDefault="00D016DC" w:rsidP="0044639B">
            <w:r>
              <w:fldChar w:fldCharType="begin"/>
            </w:r>
            <w:r>
              <w:instrText xml:space="preserve"> REF _Ref435989991 \h </w:instrText>
            </w:r>
            <w:r>
              <w:fldChar w:fldCharType="separate"/>
            </w:r>
            <w:r w:rsidR="00895112">
              <w:t>Kathisma 4</w:t>
            </w:r>
            <w:r>
              <w:fldChar w:fldCharType="end"/>
            </w:r>
          </w:p>
        </w:tc>
        <w:tc>
          <w:tcPr>
            <w:tcW w:w="1296" w:type="dxa"/>
          </w:tcPr>
          <w:p w14:paraId="52D5C6A5" w14:textId="53E57530" w:rsidR="0023608C" w:rsidRDefault="0023608C" w:rsidP="0044639B">
            <w:r>
              <w:fldChar w:fldCharType="begin"/>
            </w:r>
            <w:r>
              <w:instrText xml:space="preserve"> REF _Ref435438533 \h </w:instrText>
            </w:r>
            <w:r w:rsidR="00860FCB">
              <w:instrText xml:space="preserve"> \* MERGEFORMAT </w:instrText>
            </w:r>
            <w:r>
              <w:fldChar w:fldCharType="separate"/>
            </w:r>
            <w:r w:rsidR="00895112" w:rsidRPr="00AB1781">
              <w:t>K</w:t>
            </w:r>
            <w:r w:rsidR="00895112">
              <w:t>athisma 5</w:t>
            </w:r>
            <w:r>
              <w:fldChar w:fldCharType="end"/>
            </w:r>
          </w:p>
        </w:tc>
        <w:tc>
          <w:tcPr>
            <w:tcW w:w="1224" w:type="dxa"/>
          </w:tcPr>
          <w:p w14:paraId="168D1BA3" w14:textId="120A778E"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6E0F760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895112" w:rsidRPr="00AB1781">
              <w:t>K</w:t>
            </w:r>
            <w:r w:rsidR="00895112">
              <w:t>athisma 6</w:t>
            </w:r>
            <w:r>
              <w:fldChar w:fldCharType="end"/>
            </w:r>
            <w:r>
              <w:t xml:space="preserve">, </w:t>
            </w:r>
            <w:r w:rsidR="00D016DC">
              <w:fldChar w:fldCharType="begin"/>
            </w:r>
            <w:r w:rsidR="00D016DC">
              <w:instrText xml:space="preserve"> REF _Ref435990010 \h </w:instrText>
            </w:r>
            <w:r w:rsidR="00D016DC">
              <w:fldChar w:fldCharType="separate"/>
            </w:r>
            <w:r w:rsidR="0089511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895112" w:rsidRPr="00AB1781">
              <w:t>K</w:t>
            </w:r>
            <w:r w:rsidR="00895112">
              <w:t>athisma 8</w:t>
            </w:r>
            <w:r>
              <w:fldChar w:fldCharType="end"/>
            </w:r>
          </w:p>
        </w:tc>
        <w:tc>
          <w:tcPr>
            <w:tcW w:w="1210" w:type="dxa"/>
          </w:tcPr>
          <w:p w14:paraId="2793AF29" w14:textId="04B9A4D3" w:rsidR="0023608C" w:rsidRDefault="0023608C" w:rsidP="0044639B">
            <w:r>
              <w:fldChar w:fldCharType="begin"/>
            </w:r>
            <w:r>
              <w:instrText xml:space="preserve"> REF _Ref435438574 \h </w:instrText>
            </w:r>
            <w:r w:rsidR="00860FCB">
              <w:instrText xml:space="preserve"> \* MERGEFORMAT </w:instrText>
            </w:r>
            <w:r>
              <w:fldChar w:fldCharType="separate"/>
            </w:r>
            <w:r w:rsidR="00895112" w:rsidRPr="00AB1781">
              <w:t>K</w:t>
            </w:r>
            <w:r w:rsidR="00895112">
              <w:t>athisma 9</w:t>
            </w:r>
            <w:r>
              <w:fldChar w:fldCharType="end"/>
            </w:r>
          </w:p>
        </w:tc>
        <w:tc>
          <w:tcPr>
            <w:tcW w:w="1357" w:type="dxa"/>
          </w:tcPr>
          <w:p w14:paraId="67B3861E" w14:textId="3B8CB201" w:rsidR="0023608C" w:rsidRDefault="0023608C" w:rsidP="0044639B">
            <w:r>
              <w:fldChar w:fldCharType="begin"/>
            </w:r>
            <w:r>
              <w:instrText xml:space="preserve"> REF _Ref435438582 \h </w:instrText>
            </w:r>
            <w:r w:rsidR="00860FCB">
              <w:instrText xml:space="preserve"> \* MERGEFORMAT </w:instrText>
            </w:r>
            <w:r>
              <w:fldChar w:fldCharType="separate"/>
            </w:r>
            <w:r w:rsidR="00895112" w:rsidRPr="00AB1781">
              <w:t>K</w:t>
            </w:r>
            <w:r w:rsidR="00895112">
              <w:t>athisma 10</w:t>
            </w:r>
            <w:r>
              <w:fldChar w:fldCharType="end"/>
            </w:r>
          </w:p>
        </w:tc>
        <w:tc>
          <w:tcPr>
            <w:tcW w:w="1357" w:type="dxa"/>
          </w:tcPr>
          <w:p w14:paraId="6D2D1F03" w14:textId="1BCED658" w:rsidR="0023608C" w:rsidRDefault="0023608C" w:rsidP="0044639B">
            <w:r>
              <w:fldChar w:fldCharType="begin"/>
            </w:r>
            <w:r>
              <w:instrText xml:space="preserve"> REF _Ref435438587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c>
          <w:tcPr>
            <w:tcW w:w="1296" w:type="dxa"/>
          </w:tcPr>
          <w:p w14:paraId="770BA86D" w14:textId="5CE737D3" w:rsidR="0023608C" w:rsidRDefault="00D016DC" w:rsidP="0044639B">
            <w:r>
              <w:fldChar w:fldCharType="begin"/>
            </w:r>
            <w:r>
              <w:instrText xml:space="preserve"> REF _Ref435990025 \h </w:instrText>
            </w:r>
            <w:r>
              <w:fldChar w:fldCharType="separate"/>
            </w:r>
            <w:r w:rsidR="00895112">
              <w:t>Kathisma 12</w:t>
            </w:r>
            <w:r>
              <w:fldChar w:fldCharType="end"/>
            </w:r>
          </w:p>
        </w:tc>
        <w:tc>
          <w:tcPr>
            <w:tcW w:w="1224" w:type="dxa"/>
          </w:tcPr>
          <w:p w14:paraId="0145692B" w14:textId="631471ED" w:rsidR="0023608C" w:rsidRDefault="00D016DC" w:rsidP="00336170">
            <w:r>
              <w:fldChar w:fldCharType="begin"/>
            </w:r>
            <w:r>
              <w:instrText xml:space="preserve"> REF _Ref435990063 \h </w:instrText>
            </w:r>
            <w:r>
              <w:fldChar w:fldCharType="separate"/>
            </w:r>
            <w:r w:rsidR="0089511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6B62F9D6"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210" w:type="dxa"/>
          </w:tcPr>
          <w:p w14:paraId="31804D6D" w14:textId="3E542D50" w:rsidR="0023608C" w:rsidRDefault="0023608C" w:rsidP="0044639B"/>
        </w:tc>
        <w:tc>
          <w:tcPr>
            <w:tcW w:w="1357" w:type="dxa"/>
          </w:tcPr>
          <w:p w14:paraId="2227158F" w14:textId="54409277" w:rsidR="0023608C" w:rsidRDefault="0023608C" w:rsidP="0044639B">
            <w:r>
              <w:fldChar w:fldCharType="begin"/>
            </w:r>
            <w:r>
              <w:instrText xml:space="preserve"> REF _Ref435438658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p>
        </w:tc>
        <w:tc>
          <w:tcPr>
            <w:tcW w:w="1357" w:type="dxa"/>
          </w:tcPr>
          <w:p w14:paraId="5072C2F3" w14:textId="72874FDD" w:rsidR="0023608C" w:rsidRDefault="0023608C" w:rsidP="0044639B">
            <w:r>
              <w:fldChar w:fldCharType="begin"/>
            </w:r>
            <w:r>
              <w:instrText xml:space="preserve"> REF _Ref435438665 \h </w:instrText>
            </w:r>
            <w:r w:rsidR="00860FCB">
              <w:instrText xml:space="preserve"> \* MERGEFORMAT </w:instrText>
            </w:r>
            <w:r>
              <w:fldChar w:fldCharType="separate"/>
            </w:r>
            <w:r w:rsidR="00895112" w:rsidRPr="00AB1781">
              <w:t>K</w:t>
            </w:r>
            <w:r w:rsidR="00895112">
              <w:t>athisma 20</w:t>
            </w:r>
            <w:r>
              <w:fldChar w:fldCharType="end"/>
            </w:r>
          </w:p>
        </w:tc>
        <w:tc>
          <w:tcPr>
            <w:tcW w:w="1296" w:type="dxa"/>
          </w:tcPr>
          <w:p w14:paraId="5DADC05D" w14:textId="77777777" w:rsidR="0023608C" w:rsidRDefault="0023608C" w:rsidP="0044639B"/>
        </w:tc>
        <w:tc>
          <w:tcPr>
            <w:tcW w:w="1224" w:type="dxa"/>
          </w:tcPr>
          <w:p w14:paraId="5A9094E5" w14:textId="52323E31"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082B114" w:rsidR="0023608C" w:rsidRDefault="00926985" w:rsidP="00860FCB">
            <w:pPr>
              <w:jc w:val="left"/>
            </w:pPr>
            <w:r>
              <w:fldChar w:fldCharType="begin"/>
            </w:r>
            <w:r>
              <w:instrText xml:space="preserve"> REF _Ref435990041 \h </w:instrText>
            </w:r>
            <w:r>
              <w:fldChar w:fldCharType="separate"/>
            </w:r>
            <w:r w:rsidR="0089511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89511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1B5EAE45" w:rsidR="0023608C" w:rsidRDefault="00D44900" w:rsidP="00336170">
            <w:r>
              <w:fldChar w:fldCharType="begin"/>
            </w:r>
            <w:r>
              <w:instrText xml:space="preserve"> REF _Ref439535283 \h </w:instrText>
            </w:r>
            <w:r>
              <w:fldChar w:fldCharType="separate"/>
            </w:r>
            <w:r w:rsidR="0089511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2ED43367" w:rsidR="00860FCB" w:rsidRDefault="00860FCB" w:rsidP="00926985">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rsidR="00926985">
              <w:fldChar w:fldCharType="begin"/>
            </w:r>
            <w:r w:rsidR="00926985">
              <w:instrText xml:space="preserve"> REF _Ref435990049 \h </w:instrText>
            </w:r>
            <w:r w:rsidR="00926985">
              <w:fldChar w:fldCharType="separate"/>
            </w:r>
            <w:r w:rsidR="0089511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7C8349F" w:rsidR="00860FCB" w:rsidRDefault="00926985" w:rsidP="00860FCB">
            <w:pPr>
              <w:jc w:val="left"/>
            </w:pPr>
            <w:r>
              <w:fldChar w:fldCharType="begin"/>
            </w:r>
            <w:r>
              <w:instrText xml:space="preserve"> REF _Ref435989991 \h </w:instrText>
            </w:r>
            <w:r>
              <w:fldChar w:fldCharType="separate"/>
            </w:r>
            <w:r w:rsidR="0089511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895112" w:rsidRPr="00AB1781">
              <w:t>K</w:t>
            </w:r>
            <w:r w:rsidR="0089511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895112" w:rsidRPr="00AB1781">
              <w:t>K</w:t>
            </w:r>
            <w:r w:rsidR="0089511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1493AD53" w:rsidR="00860FCB" w:rsidRDefault="00926985" w:rsidP="00CB700D">
            <w:r>
              <w:fldChar w:fldCharType="begin"/>
            </w:r>
            <w:r>
              <w:instrText xml:space="preserve"> REF _Ref435990010 \h </w:instrText>
            </w:r>
            <w:r>
              <w:fldChar w:fldCharType="separate"/>
            </w:r>
            <w:r w:rsidR="00895112">
              <w:t>Kathisma 7</w:t>
            </w:r>
            <w:r>
              <w:fldChar w:fldCharType="end"/>
            </w:r>
            <w:r>
              <w:t>,</w:t>
            </w:r>
          </w:p>
        </w:tc>
        <w:tc>
          <w:tcPr>
            <w:tcW w:w="1349" w:type="dxa"/>
          </w:tcPr>
          <w:p w14:paraId="42B6E93B" w14:textId="6A67BFF6" w:rsidR="00860FCB" w:rsidRDefault="00860FCB" w:rsidP="00CB700D">
            <w:r>
              <w:fldChar w:fldCharType="begin"/>
            </w:r>
            <w:r>
              <w:instrText xml:space="preserve"> REF _Ref435438564 \h </w:instrText>
            </w:r>
            <w:r>
              <w:fldChar w:fldCharType="separate"/>
            </w:r>
            <w:r w:rsidR="00895112" w:rsidRPr="00AB1781">
              <w:t>K</w:t>
            </w:r>
            <w:r w:rsidR="00895112">
              <w:t>athisma 8</w:t>
            </w:r>
            <w:r>
              <w:fldChar w:fldCharType="end"/>
            </w:r>
          </w:p>
        </w:tc>
        <w:tc>
          <w:tcPr>
            <w:tcW w:w="1397" w:type="dxa"/>
          </w:tcPr>
          <w:p w14:paraId="7E1E5811" w14:textId="7118A299" w:rsidR="00860FCB" w:rsidRDefault="00860FCB" w:rsidP="00CB700D">
            <w:r>
              <w:fldChar w:fldCharType="begin"/>
            </w:r>
            <w:r>
              <w:instrText xml:space="preserve"> REF _Ref435438574 \h </w:instrText>
            </w:r>
            <w:r>
              <w:fldChar w:fldCharType="separate"/>
            </w:r>
            <w:r w:rsidR="00895112" w:rsidRPr="00AB1781">
              <w:t>K</w:t>
            </w:r>
            <w:r w:rsidR="00895112">
              <w:t>athisma 9</w:t>
            </w:r>
            <w:r>
              <w:fldChar w:fldCharType="end"/>
            </w:r>
          </w:p>
        </w:tc>
        <w:tc>
          <w:tcPr>
            <w:tcW w:w="1053" w:type="dxa"/>
          </w:tcPr>
          <w:p w14:paraId="72F99562" w14:textId="0EDC215C" w:rsidR="00860FCB" w:rsidRDefault="00860FCB" w:rsidP="00CB700D">
            <w:r>
              <w:fldChar w:fldCharType="begin"/>
            </w:r>
            <w:r>
              <w:instrText xml:space="preserve"> REF _Ref435438582 \h  \* MERGEFORMAT </w:instrText>
            </w:r>
            <w:r>
              <w:fldChar w:fldCharType="separate"/>
            </w:r>
            <w:r w:rsidR="00895112" w:rsidRPr="00AB1781">
              <w:t>K</w:t>
            </w:r>
            <w:r w:rsidR="0089511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3656A3AC" w:rsidR="00860FCB" w:rsidRDefault="00860FCB" w:rsidP="00926985">
            <w:r>
              <w:fldChar w:fldCharType="begin"/>
            </w:r>
            <w:r>
              <w:instrText xml:space="preserve"> REF _Ref435438587 \h  \* MERGEFORMAT </w:instrText>
            </w:r>
            <w:r>
              <w:fldChar w:fldCharType="separate"/>
            </w:r>
            <w:r w:rsidR="00895112" w:rsidRPr="00AB1781">
              <w:t>K</w:t>
            </w:r>
            <w:r w:rsidR="00895112">
              <w:t>athisma</w:t>
            </w:r>
            <w:r w:rsidR="00895112" w:rsidRPr="00AB1781">
              <w:t xml:space="preserve"> 1</w:t>
            </w:r>
            <w:r w:rsidR="00895112">
              <w:t>1</w:t>
            </w:r>
            <w:r>
              <w:fldChar w:fldCharType="end"/>
            </w:r>
            <w:r w:rsidR="00926985">
              <w:t xml:space="preserve">, </w:t>
            </w:r>
            <w:r w:rsidR="00926985">
              <w:fldChar w:fldCharType="begin"/>
            </w:r>
            <w:r w:rsidR="00926985">
              <w:instrText xml:space="preserve"> REF _Ref435990025 \h </w:instrText>
            </w:r>
            <w:r w:rsidR="00926985">
              <w:fldChar w:fldCharType="separate"/>
            </w:r>
            <w:r w:rsidR="00895112">
              <w:t>Kathisma 12</w:t>
            </w:r>
            <w:r w:rsidR="00926985">
              <w:fldChar w:fldCharType="end"/>
            </w:r>
            <w:r>
              <w:t xml:space="preserve">, </w:t>
            </w:r>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49" w:type="dxa"/>
          </w:tcPr>
          <w:p w14:paraId="33051FE9" w14:textId="3AB06A40" w:rsidR="00860FCB" w:rsidRDefault="00860FCB" w:rsidP="00CB700D">
            <w:r>
              <w:fldChar w:fldCharType="begin"/>
            </w:r>
            <w:r>
              <w:instrText xml:space="preserve"> REF _Ref435438613 \h </w:instrText>
            </w:r>
            <w:r>
              <w:fldChar w:fldCharType="separate"/>
            </w:r>
            <w:r w:rsidR="00895112" w:rsidRPr="00AB1781">
              <w:t>K</w:t>
            </w:r>
            <w:r w:rsidR="00895112">
              <w:t>athisma</w:t>
            </w:r>
            <w:r w:rsidR="00895112" w:rsidRPr="00AB1781">
              <w:t xml:space="preserve"> 1</w:t>
            </w:r>
            <w:r w:rsidR="00895112">
              <w:t>4</w:t>
            </w:r>
            <w:r>
              <w:fldChar w:fldCharType="end"/>
            </w:r>
          </w:p>
        </w:tc>
        <w:tc>
          <w:tcPr>
            <w:tcW w:w="1349" w:type="dxa"/>
          </w:tcPr>
          <w:p w14:paraId="66A5F892" w14:textId="32FD991D" w:rsidR="00860FCB" w:rsidRDefault="00860FCB" w:rsidP="00CB700D">
            <w:r>
              <w:fldChar w:fldCharType="begin"/>
            </w:r>
            <w:r>
              <w:instrText xml:space="preserve"> REF _Ref435438622 \h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083DEB75" w14:textId="78901E0F" w:rsidR="00860FCB" w:rsidRDefault="00926985" w:rsidP="00CB700D">
            <w:r>
              <w:fldChar w:fldCharType="begin"/>
            </w:r>
            <w:r>
              <w:instrText xml:space="preserve"> REF _Ref435990041 \h </w:instrText>
            </w:r>
            <w:r>
              <w:fldChar w:fldCharType="separate"/>
            </w:r>
            <w:r w:rsidR="00895112">
              <w:t>Kathisma 16</w:t>
            </w:r>
            <w:r>
              <w:fldChar w:fldCharType="end"/>
            </w:r>
          </w:p>
        </w:tc>
        <w:tc>
          <w:tcPr>
            <w:tcW w:w="1397" w:type="dxa"/>
          </w:tcPr>
          <w:p w14:paraId="4A7EA8FE" w14:textId="2E213DE9" w:rsidR="00860FCB" w:rsidRDefault="00926985" w:rsidP="00CB700D">
            <w:r>
              <w:fldChar w:fldCharType="begin"/>
            </w:r>
            <w:r>
              <w:instrText xml:space="preserve"> REF _Ref435990063 \h </w:instrText>
            </w:r>
            <w:r>
              <w:fldChar w:fldCharType="separate"/>
            </w:r>
            <w:r w:rsidR="00895112">
              <w:t>Kathisma 18</w:t>
            </w:r>
            <w:r>
              <w:fldChar w:fldCharType="end"/>
            </w:r>
          </w:p>
        </w:tc>
        <w:tc>
          <w:tcPr>
            <w:tcW w:w="1053" w:type="dxa"/>
          </w:tcPr>
          <w:p w14:paraId="44703D7B" w14:textId="76374CCA" w:rsidR="00860FCB" w:rsidRDefault="00860FCB" w:rsidP="00926985">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A429F2B" w:rsidR="00860FCB" w:rsidRDefault="00860FCB" w:rsidP="00926985">
            <w:r>
              <w:fldChar w:fldCharType="begin"/>
            </w:r>
            <w:r>
              <w:instrText xml:space="preserve"> REF _Ref435438665 \h  \* MERGEFORMAT </w:instrText>
            </w:r>
            <w:r>
              <w:fldChar w:fldCharType="separate"/>
            </w:r>
            <w:r w:rsidR="00895112" w:rsidRPr="00AB1781">
              <w:t>K</w:t>
            </w:r>
            <w:r w:rsidR="0089511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r>
              <w:t xml:space="preserve">, </w:t>
            </w:r>
            <w:r>
              <w:fldChar w:fldCharType="begin"/>
            </w:r>
            <w:r>
              <w:instrText xml:space="preserve"> REF _Ref435438475 \h  \* MERGEFORMAT </w:instrText>
            </w:r>
            <w:r>
              <w:fldChar w:fldCharType="separate"/>
            </w:r>
            <w:r w:rsidR="00895112" w:rsidRPr="00AB1781">
              <w:t>K</w:t>
            </w:r>
            <w:r w:rsidR="00895112">
              <w:t>athisma 2</w:t>
            </w:r>
            <w:r>
              <w:fldChar w:fldCharType="end"/>
            </w:r>
          </w:p>
        </w:tc>
        <w:tc>
          <w:tcPr>
            <w:tcW w:w="1349" w:type="dxa"/>
          </w:tcPr>
          <w:p w14:paraId="1D59F06C" w14:textId="1EBE8407" w:rsidR="00860FCB" w:rsidRDefault="00860FCB" w:rsidP="00CB700D">
            <w:r>
              <w:fldChar w:fldCharType="begin"/>
            </w:r>
            <w:r>
              <w:instrText xml:space="preserve"> REF _Ref435438484 \h </w:instrText>
            </w:r>
            <w:r>
              <w:fldChar w:fldCharType="separate"/>
            </w:r>
            <w:r w:rsidR="00895112" w:rsidRPr="00AB1781">
              <w:t>K</w:t>
            </w:r>
            <w:r w:rsidR="00895112">
              <w:t>athisma 3</w:t>
            </w:r>
            <w:r>
              <w:fldChar w:fldCharType="end"/>
            </w:r>
          </w:p>
        </w:tc>
        <w:tc>
          <w:tcPr>
            <w:tcW w:w="1349" w:type="dxa"/>
          </w:tcPr>
          <w:p w14:paraId="1E69249F" w14:textId="1E7AB256" w:rsidR="00860FCB" w:rsidRDefault="00926985" w:rsidP="00CB700D">
            <w:r>
              <w:fldChar w:fldCharType="begin"/>
            </w:r>
            <w:r>
              <w:instrText xml:space="preserve"> REF _Ref435989991 \h </w:instrText>
            </w:r>
            <w:r>
              <w:fldChar w:fldCharType="separate"/>
            </w:r>
            <w:r w:rsidR="00895112">
              <w:t>Kathisma 4</w:t>
            </w:r>
            <w:r>
              <w:fldChar w:fldCharType="end"/>
            </w:r>
          </w:p>
        </w:tc>
        <w:tc>
          <w:tcPr>
            <w:tcW w:w="1349" w:type="dxa"/>
          </w:tcPr>
          <w:p w14:paraId="42AEA2E1" w14:textId="29626D72" w:rsidR="00860FCB" w:rsidRDefault="00860FCB" w:rsidP="00CB700D">
            <w:r>
              <w:fldChar w:fldCharType="begin"/>
            </w:r>
            <w:r>
              <w:instrText xml:space="preserve"> REF _Ref435438533 \h </w:instrText>
            </w:r>
            <w:r>
              <w:fldChar w:fldCharType="separate"/>
            </w:r>
            <w:r w:rsidR="00895112" w:rsidRPr="00AB1781">
              <w:t>K</w:t>
            </w:r>
            <w:r w:rsidR="00895112">
              <w:t>athisma 5</w:t>
            </w:r>
            <w:r>
              <w:fldChar w:fldCharType="end"/>
            </w:r>
          </w:p>
        </w:tc>
        <w:tc>
          <w:tcPr>
            <w:tcW w:w="1397" w:type="dxa"/>
          </w:tcPr>
          <w:p w14:paraId="40AB77A4" w14:textId="66FEF418" w:rsidR="00860FCB" w:rsidRDefault="00860FCB" w:rsidP="00CB700D">
            <w:r>
              <w:fldChar w:fldCharType="begin"/>
            </w:r>
            <w:r>
              <w:instrText xml:space="preserve"> REF _Ref435438548 \h </w:instrText>
            </w:r>
            <w:r>
              <w:fldChar w:fldCharType="separate"/>
            </w:r>
            <w:r w:rsidR="00895112" w:rsidRPr="00AB1781">
              <w:t>K</w:t>
            </w:r>
            <w:r w:rsidR="00895112">
              <w:t>athisma 6</w:t>
            </w:r>
            <w:r>
              <w:fldChar w:fldCharType="end"/>
            </w:r>
          </w:p>
        </w:tc>
        <w:tc>
          <w:tcPr>
            <w:tcW w:w="1053" w:type="dxa"/>
          </w:tcPr>
          <w:p w14:paraId="34010E41" w14:textId="38734745" w:rsidR="00860FCB" w:rsidRDefault="00926985" w:rsidP="00CB700D">
            <w:r>
              <w:fldChar w:fldCharType="begin"/>
            </w:r>
            <w:r>
              <w:instrText xml:space="preserve"> REF _Ref435990010 \h </w:instrText>
            </w:r>
            <w:r>
              <w:fldChar w:fldCharType="separate"/>
            </w:r>
            <w:r w:rsidR="0089511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7AE356E8" w:rsidR="00860FCB" w:rsidRDefault="00860FCB" w:rsidP="00CB700D">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349" w:type="dxa"/>
          </w:tcPr>
          <w:p w14:paraId="338C6623" w14:textId="7F3336BF" w:rsidR="00860FCB" w:rsidRDefault="00860FCB" w:rsidP="00CB700D"/>
        </w:tc>
        <w:tc>
          <w:tcPr>
            <w:tcW w:w="1349" w:type="dxa"/>
          </w:tcPr>
          <w:p w14:paraId="2C3720F0" w14:textId="43B9AF5A" w:rsidR="00860FCB" w:rsidRDefault="00860FCB" w:rsidP="00CB700D">
            <w:r>
              <w:fldChar w:fldCharType="begin"/>
            </w:r>
            <w:r>
              <w:instrText xml:space="preserve"> REF _Ref435438574 \h </w:instrText>
            </w:r>
            <w:r>
              <w:fldChar w:fldCharType="separate"/>
            </w:r>
            <w:r w:rsidR="00895112" w:rsidRPr="00AB1781">
              <w:t>K</w:t>
            </w:r>
            <w:r w:rsidR="00895112">
              <w:t>athisma 9</w:t>
            </w:r>
            <w:r>
              <w:fldChar w:fldCharType="end"/>
            </w:r>
          </w:p>
        </w:tc>
        <w:tc>
          <w:tcPr>
            <w:tcW w:w="1349" w:type="dxa"/>
          </w:tcPr>
          <w:p w14:paraId="59F750F5" w14:textId="2AC58D90" w:rsidR="00860FCB" w:rsidRDefault="00860FCB" w:rsidP="00CB700D">
            <w:r>
              <w:fldChar w:fldCharType="begin"/>
            </w:r>
            <w:r>
              <w:instrText xml:space="preserve"> REF _Ref435438582 \h </w:instrText>
            </w:r>
            <w:r>
              <w:fldChar w:fldCharType="separate"/>
            </w:r>
            <w:r w:rsidR="00895112" w:rsidRPr="00AB1781">
              <w:t>K</w:t>
            </w:r>
            <w:r w:rsidR="00895112">
              <w:t>athisma 10</w:t>
            </w:r>
            <w:r>
              <w:fldChar w:fldCharType="end"/>
            </w:r>
          </w:p>
        </w:tc>
        <w:tc>
          <w:tcPr>
            <w:tcW w:w="1397" w:type="dxa"/>
          </w:tcPr>
          <w:p w14:paraId="7FE9A290" w14:textId="7A58F8F2" w:rsidR="00860FCB" w:rsidRDefault="00860FCB" w:rsidP="00CB700D">
            <w:r>
              <w:fldChar w:fldCharType="begin"/>
            </w:r>
            <w:r>
              <w:instrText xml:space="preserve"> REF _Ref435438587 \h </w:instrText>
            </w:r>
            <w:r>
              <w:fldChar w:fldCharType="separate"/>
            </w:r>
            <w:r w:rsidR="00895112" w:rsidRPr="00AB1781">
              <w:t>K</w:t>
            </w:r>
            <w:r w:rsidR="00895112">
              <w:t>athisma</w:t>
            </w:r>
            <w:r w:rsidR="00895112" w:rsidRPr="00AB1781">
              <w:t xml:space="preserve"> 1</w:t>
            </w:r>
            <w:r w:rsidR="00895112">
              <w:t>1</w:t>
            </w:r>
            <w:r>
              <w:fldChar w:fldCharType="end"/>
            </w:r>
          </w:p>
        </w:tc>
        <w:tc>
          <w:tcPr>
            <w:tcW w:w="1053" w:type="dxa"/>
          </w:tcPr>
          <w:p w14:paraId="570FF90A" w14:textId="138E0409" w:rsidR="00860FCB" w:rsidRDefault="00926985" w:rsidP="00CB700D">
            <w:r>
              <w:fldChar w:fldCharType="begin"/>
            </w:r>
            <w:r>
              <w:instrText xml:space="preserve"> REF _Ref435990025 \h </w:instrText>
            </w:r>
            <w:r>
              <w:fldChar w:fldCharType="separate"/>
            </w:r>
            <w:r w:rsidR="0089511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F6ED0FA" w:rsidR="00860FCB" w:rsidRDefault="00860FCB" w:rsidP="00CB700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594C345A" w14:textId="1D93CB2E" w:rsidR="00860FCB" w:rsidRDefault="00860FCB" w:rsidP="00CB700D"/>
        </w:tc>
        <w:tc>
          <w:tcPr>
            <w:tcW w:w="1349" w:type="dxa"/>
          </w:tcPr>
          <w:p w14:paraId="5B814A6B" w14:textId="498B04D6" w:rsidR="00860FCB" w:rsidRDefault="00860FCB" w:rsidP="00CB700D">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c>
          <w:tcPr>
            <w:tcW w:w="1349" w:type="dxa"/>
          </w:tcPr>
          <w:p w14:paraId="0A10D007" w14:textId="736206EE" w:rsidR="00860FCB" w:rsidRDefault="00860FCB" w:rsidP="00CB700D">
            <w:r>
              <w:fldChar w:fldCharType="begin"/>
            </w:r>
            <w:r>
              <w:instrText xml:space="preserve"> REF _Ref435438665 \h </w:instrText>
            </w:r>
            <w:r>
              <w:fldChar w:fldCharType="separate"/>
            </w:r>
            <w:r w:rsidR="00895112" w:rsidRPr="00AB1781">
              <w:t>K</w:t>
            </w:r>
            <w:r w:rsidR="00895112">
              <w:t>athisma 20</w:t>
            </w:r>
            <w:r>
              <w:fldChar w:fldCharType="end"/>
            </w:r>
          </w:p>
        </w:tc>
        <w:tc>
          <w:tcPr>
            <w:tcW w:w="1397" w:type="dxa"/>
          </w:tcPr>
          <w:p w14:paraId="42095843" w14:textId="77777777" w:rsidR="00860FCB" w:rsidRDefault="00860FCB" w:rsidP="00CB700D"/>
        </w:tc>
        <w:tc>
          <w:tcPr>
            <w:tcW w:w="1053" w:type="dxa"/>
          </w:tcPr>
          <w:p w14:paraId="02181986" w14:textId="43A79D8A" w:rsidR="00860FCB" w:rsidRDefault="00926985" w:rsidP="00CB700D">
            <w:r>
              <w:fldChar w:fldCharType="begin"/>
            </w:r>
            <w:r>
              <w:instrText xml:space="preserve"> REF _Ref435990063 \h </w:instrText>
            </w:r>
            <w:r>
              <w:fldChar w:fldCharType="separate"/>
            </w:r>
            <w:r w:rsidR="0089511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0C1A2BE0" w:rsidR="00860FCB" w:rsidRDefault="00926985" w:rsidP="00926985">
            <w:r>
              <w:fldChar w:fldCharType="begin"/>
            </w:r>
            <w:r>
              <w:instrText xml:space="preserve"> REF _Ref435990041 \h </w:instrText>
            </w:r>
            <w:r>
              <w:fldChar w:fldCharType="separate"/>
            </w:r>
            <w:r w:rsidR="00895112">
              <w:t>Kathisma 16</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59E187CC" w:rsidR="00860FCB" w:rsidRDefault="00D44900" w:rsidP="00336170">
            <w:r>
              <w:fldChar w:fldCharType="begin"/>
            </w:r>
            <w:r>
              <w:instrText xml:space="preserve"> REF _Ref439535283 \h </w:instrText>
            </w:r>
            <w:r>
              <w:fldChar w:fldCharType="separate"/>
            </w:r>
            <w:r w:rsidR="0089511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0EFEEE17" w:rsidR="000B1D6D" w:rsidRDefault="000B1D6D" w:rsidP="000B1D6D">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39D73C37" w:rsidR="000B1D6D" w:rsidRDefault="000B1D6D" w:rsidP="000B1D6D">
            <w:pPr>
              <w:jc w:val="left"/>
            </w:pPr>
            <w:r>
              <w:fldChar w:fldCharType="begin"/>
            </w:r>
            <w:r>
              <w:instrText xml:space="preserve"> REF _Ref435989991 \h </w:instrText>
            </w:r>
            <w:r>
              <w:fldChar w:fldCharType="separate"/>
            </w:r>
            <w:r w:rsidR="00895112">
              <w:t>Kathisma 4</w:t>
            </w:r>
            <w:r>
              <w:fldChar w:fldCharType="end"/>
            </w:r>
            <w:r>
              <w:t xml:space="preserve">, </w:t>
            </w:r>
            <w:r>
              <w:fldChar w:fldCharType="begin"/>
            </w:r>
            <w:r>
              <w:instrText xml:space="preserve"> REF _Ref435438533 \h  \* MERGEFORMAT </w:instrText>
            </w:r>
            <w:r>
              <w:fldChar w:fldCharType="separate"/>
            </w:r>
            <w:r w:rsidR="00895112" w:rsidRPr="00AB1781">
              <w:t>K</w:t>
            </w:r>
            <w:r w:rsidR="00895112">
              <w:t>athisma 5</w:t>
            </w:r>
            <w:r>
              <w:fldChar w:fldCharType="end"/>
            </w:r>
            <w:r>
              <w:t xml:space="preserve">, </w:t>
            </w:r>
            <w:r>
              <w:fldChar w:fldCharType="begin"/>
            </w:r>
            <w:r>
              <w:instrText xml:space="preserve"> REF _Ref435438548 \h  \* MERGEFORMAT </w:instrText>
            </w:r>
            <w:r>
              <w:fldChar w:fldCharType="separate"/>
            </w:r>
            <w:r w:rsidR="00895112" w:rsidRPr="00AB1781">
              <w:t>K</w:t>
            </w:r>
            <w:r w:rsidR="00895112">
              <w:t>athisma 6</w:t>
            </w:r>
            <w:r>
              <w:fldChar w:fldCharType="end"/>
            </w:r>
          </w:p>
          <w:p w14:paraId="26164726" w14:textId="77777777" w:rsidR="000B1D6D" w:rsidRDefault="000B1D6D" w:rsidP="000B1D6D"/>
        </w:tc>
        <w:tc>
          <w:tcPr>
            <w:tcW w:w="1349" w:type="dxa"/>
          </w:tcPr>
          <w:p w14:paraId="3FB43F31" w14:textId="29F1EE8A" w:rsidR="000B1D6D" w:rsidRDefault="000B1D6D" w:rsidP="000B1D6D">
            <w:r>
              <w:fldChar w:fldCharType="begin"/>
            </w:r>
            <w:r>
              <w:instrText xml:space="preserve"> REF _Ref435990010 \h </w:instrText>
            </w:r>
            <w:r>
              <w:fldChar w:fldCharType="separate"/>
            </w:r>
            <w:r w:rsidR="00895112">
              <w:t>Kathisma 7</w:t>
            </w:r>
            <w:r>
              <w:fldChar w:fldCharType="end"/>
            </w:r>
          </w:p>
        </w:tc>
        <w:tc>
          <w:tcPr>
            <w:tcW w:w="1349" w:type="dxa"/>
          </w:tcPr>
          <w:p w14:paraId="00E91219" w14:textId="7F9EB88E" w:rsidR="000B1D6D" w:rsidRDefault="000B1D6D" w:rsidP="000B1D6D">
            <w:r>
              <w:fldChar w:fldCharType="begin"/>
            </w:r>
            <w:r>
              <w:instrText xml:space="preserve"> REF _Ref435438564 \h </w:instrText>
            </w:r>
            <w:r>
              <w:fldChar w:fldCharType="separate"/>
            </w:r>
            <w:r w:rsidR="00895112" w:rsidRPr="00AB1781">
              <w:t>K</w:t>
            </w:r>
            <w:r w:rsidR="00895112">
              <w:t>athisma 8</w:t>
            </w:r>
            <w:r>
              <w:fldChar w:fldCharType="end"/>
            </w:r>
          </w:p>
        </w:tc>
        <w:tc>
          <w:tcPr>
            <w:tcW w:w="1349" w:type="dxa"/>
          </w:tcPr>
          <w:p w14:paraId="0867EDA7" w14:textId="0CAE5584" w:rsidR="000B1D6D" w:rsidRDefault="000B1D6D" w:rsidP="000B1D6D">
            <w:r>
              <w:fldChar w:fldCharType="begin"/>
            </w:r>
            <w:r>
              <w:instrText xml:space="preserve"> REF _Ref435438574 \h </w:instrText>
            </w:r>
            <w:r>
              <w:fldChar w:fldCharType="separate"/>
            </w:r>
            <w:r w:rsidR="00895112" w:rsidRPr="00AB1781">
              <w:t>K</w:t>
            </w:r>
            <w:r w:rsidR="00895112">
              <w:t>athisma 9</w:t>
            </w:r>
            <w:r>
              <w:fldChar w:fldCharType="end"/>
            </w:r>
          </w:p>
        </w:tc>
        <w:tc>
          <w:tcPr>
            <w:tcW w:w="1397" w:type="dxa"/>
          </w:tcPr>
          <w:p w14:paraId="1614C55C" w14:textId="0C1DF5C1" w:rsidR="000B1D6D" w:rsidRDefault="000B1D6D" w:rsidP="000B1D6D">
            <w:r>
              <w:fldChar w:fldCharType="begin"/>
            </w:r>
            <w:r>
              <w:instrText xml:space="preserve"> REF _Ref435438582 \h  \* MERGEFORMAT </w:instrText>
            </w:r>
            <w:r>
              <w:fldChar w:fldCharType="separate"/>
            </w:r>
            <w:r w:rsidR="00895112" w:rsidRPr="00AB1781">
              <w:t>K</w:t>
            </w:r>
            <w:r w:rsidR="00895112">
              <w:t>athisma 10</w:t>
            </w:r>
            <w:r>
              <w:fldChar w:fldCharType="end"/>
            </w:r>
          </w:p>
        </w:tc>
        <w:tc>
          <w:tcPr>
            <w:tcW w:w="1053" w:type="dxa"/>
          </w:tcPr>
          <w:p w14:paraId="35E42769" w14:textId="2D59289D" w:rsidR="000B1D6D" w:rsidRDefault="000B1D6D" w:rsidP="000B1D6D">
            <w:r>
              <w:fldChar w:fldCharType="begin"/>
            </w:r>
            <w:r>
              <w:instrText xml:space="preserve"> REF _Ref435438587 \h  \* MERGEFORMAT </w:instrText>
            </w:r>
            <w:r>
              <w:fldChar w:fldCharType="separate"/>
            </w:r>
            <w:r w:rsidR="00895112" w:rsidRPr="00AB1781">
              <w:t>K</w:t>
            </w:r>
            <w:r w:rsidR="00895112">
              <w:t>athisma</w:t>
            </w:r>
            <w:r w:rsidR="00895112" w:rsidRPr="00AB1781">
              <w:t xml:space="preserve"> 1</w:t>
            </w:r>
            <w:r w:rsidR="0089511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280EEA01" w:rsidR="000B1D6D" w:rsidRDefault="000B1D6D" w:rsidP="000B1D6D">
            <w:r>
              <w:fldChar w:fldCharType="begin"/>
            </w:r>
            <w:r>
              <w:instrText xml:space="preserve"> REF _Ref435990025 \h </w:instrText>
            </w:r>
            <w:r>
              <w:fldChar w:fldCharType="separate"/>
            </w:r>
            <w:r w:rsidR="00895112">
              <w:t>Kathisma 12</w:t>
            </w:r>
            <w:r>
              <w:fldChar w:fldCharType="end"/>
            </w:r>
          </w:p>
        </w:tc>
        <w:tc>
          <w:tcPr>
            <w:tcW w:w="1349" w:type="dxa"/>
          </w:tcPr>
          <w:p w14:paraId="28ECDB90" w14:textId="3F0AB39C" w:rsidR="000B1D6D" w:rsidRDefault="000B1D6D" w:rsidP="000B1D6D"/>
        </w:tc>
        <w:tc>
          <w:tcPr>
            <w:tcW w:w="1349" w:type="dxa"/>
          </w:tcPr>
          <w:p w14:paraId="21AFE0AE" w14:textId="39D8C96B" w:rsidR="000B1D6D" w:rsidRDefault="000B1D6D" w:rsidP="000B1D6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49" w:type="dxa"/>
          </w:tcPr>
          <w:p w14:paraId="734B43FB" w14:textId="6B1122BE" w:rsidR="000B1D6D" w:rsidRDefault="000B1D6D" w:rsidP="000B1D6D">
            <w:r>
              <w:fldChar w:fldCharType="begin"/>
            </w:r>
            <w:r>
              <w:instrText xml:space="preserve"> REF _Ref435438613 \h </w:instrText>
            </w:r>
            <w:r>
              <w:fldChar w:fldCharType="separate"/>
            </w:r>
            <w:r w:rsidR="00895112" w:rsidRPr="00AB1781">
              <w:t>K</w:t>
            </w:r>
            <w:r w:rsidR="00895112">
              <w:t>athisma</w:t>
            </w:r>
            <w:r w:rsidR="00895112" w:rsidRPr="00AB1781">
              <w:t xml:space="preserve"> 1</w:t>
            </w:r>
            <w:r w:rsidR="00895112">
              <w:t>4</w:t>
            </w:r>
            <w:r>
              <w:fldChar w:fldCharType="end"/>
            </w:r>
          </w:p>
        </w:tc>
        <w:tc>
          <w:tcPr>
            <w:tcW w:w="1397" w:type="dxa"/>
          </w:tcPr>
          <w:p w14:paraId="297BED0B" w14:textId="4FD26D12" w:rsidR="000B1D6D" w:rsidRDefault="000B1D6D" w:rsidP="000B1D6D">
            <w:r>
              <w:fldChar w:fldCharType="begin"/>
            </w:r>
            <w:r>
              <w:instrText xml:space="preserve"> REF _Ref435438622 \h </w:instrText>
            </w:r>
            <w:r>
              <w:fldChar w:fldCharType="separate"/>
            </w:r>
            <w:r w:rsidR="00895112" w:rsidRPr="00AB1781">
              <w:t>K</w:t>
            </w:r>
            <w:r w:rsidR="00895112">
              <w:t>athisma</w:t>
            </w:r>
            <w:r w:rsidR="00895112" w:rsidRPr="00AB1781">
              <w:t xml:space="preserve"> 1</w:t>
            </w:r>
            <w:r w:rsidR="00895112">
              <w:t>5</w:t>
            </w:r>
            <w:r>
              <w:fldChar w:fldCharType="end"/>
            </w:r>
          </w:p>
        </w:tc>
        <w:tc>
          <w:tcPr>
            <w:tcW w:w="1053" w:type="dxa"/>
          </w:tcPr>
          <w:p w14:paraId="12419863" w14:textId="3B0C0EB3" w:rsidR="000B1D6D" w:rsidRDefault="000B1D6D" w:rsidP="000B1D6D">
            <w:r>
              <w:fldChar w:fldCharType="begin"/>
            </w:r>
            <w:r>
              <w:instrText xml:space="preserve"> REF _Ref435990041 \h </w:instrText>
            </w:r>
            <w:r>
              <w:fldChar w:fldCharType="separate"/>
            </w:r>
            <w:r w:rsidR="0089511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766DA4A" w:rsidR="000B1D6D" w:rsidRDefault="000B1D6D" w:rsidP="00336170">
            <w:r>
              <w:fldChar w:fldCharType="begin"/>
            </w:r>
            <w:r>
              <w:instrText xml:space="preserve"> REF _Ref435438658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w:t>
            </w:r>
          </w:p>
          <w:p w14:paraId="761F72EF" w14:textId="576331E1" w:rsidR="00D44900" w:rsidRDefault="000B1D6D" w:rsidP="00D44900">
            <w:r>
              <w:fldChar w:fldCharType="begin"/>
            </w:r>
            <w:r>
              <w:instrText xml:space="preserve"> REF _Ref435438665 \h  \* MERGEFORMAT </w:instrText>
            </w:r>
            <w:r>
              <w:fldChar w:fldCharType="separate"/>
            </w:r>
            <w:r w:rsidR="00895112" w:rsidRPr="00AB1781">
              <w:t>K</w:t>
            </w:r>
            <w:r w:rsidR="00895112">
              <w:t>athisma 20</w:t>
            </w:r>
            <w:r>
              <w:fldChar w:fldCharType="end"/>
            </w:r>
            <w:r>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p>
          <w:p w14:paraId="5D7486A3" w14:textId="6375D308" w:rsidR="000B1D6D" w:rsidRDefault="000B1D6D" w:rsidP="00336170"/>
        </w:tc>
        <w:tc>
          <w:tcPr>
            <w:tcW w:w="1349" w:type="dxa"/>
          </w:tcPr>
          <w:p w14:paraId="5A5E0310" w14:textId="75C94B29" w:rsidR="000B1D6D" w:rsidRDefault="000B1D6D" w:rsidP="000B1D6D">
            <w:r>
              <w:fldChar w:fldCharType="begin"/>
            </w:r>
            <w:r>
              <w:instrText xml:space="preserve"> REF _Ref435438475 \h </w:instrText>
            </w:r>
            <w:r>
              <w:fldChar w:fldCharType="separate"/>
            </w:r>
            <w:r w:rsidR="00895112" w:rsidRPr="00AB1781">
              <w:t>K</w:t>
            </w:r>
            <w:r w:rsidR="00895112">
              <w:t>athisma 2</w:t>
            </w:r>
            <w:r>
              <w:fldChar w:fldCharType="end"/>
            </w:r>
          </w:p>
        </w:tc>
        <w:tc>
          <w:tcPr>
            <w:tcW w:w="1349" w:type="dxa"/>
          </w:tcPr>
          <w:p w14:paraId="63A87392" w14:textId="12DDF2FA" w:rsidR="000B1D6D" w:rsidRDefault="000B1D6D" w:rsidP="000B1D6D">
            <w:r>
              <w:fldChar w:fldCharType="begin"/>
            </w:r>
            <w:r>
              <w:instrText xml:space="preserve"> REF _Ref435438484 \h </w:instrText>
            </w:r>
            <w:r>
              <w:fldChar w:fldCharType="separate"/>
            </w:r>
            <w:r w:rsidR="00895112" w:rsidRPr="00AB1781">
              <w:t>K</w:t>
            </w:r>
            <w:r w:rsidR="00895112">
              <w:t>athisma 3</w:t>
            </w:r>
            <w:r>
              <w:fldChar w:fldCharType="end"/>
            </w:r>
          </w:p>
        </w:tc>
        <w:tc>
          <w:tcPr>
            <w:tcW w:w="1349" w:type="dxa"/>
          </w:tcPr>
          <w:p w14:paraId="5066A46B" w14:textId="4EE1DE4D" w:rsidR="000B1D6D" w:rsidRDefault="000B1D6D" w:rsidP="000B1D6D">
            <w:r>
              <w:fldChar w:fldCharType="begin"/>
            </w:r>
            <w:r>
              <w:instrText xml:space="preserve"> REF _Ref435989991 \h </w:instrText>
            </w:r>
            <w:r>
              <w:fldChar w:fldCharType="separate"/>
            </w:r>
            <w:r w:rsidR="00895112">
              <w:t>Kathisma 4</w:t>
            </w:r>
            <w:r>
              <w:fldChar w:fldCharType="end"/>
            </w:r>
          </w:p>
        </w:tc>
        <w:tc>
          <w:tcPr>
            <w:tcW w:w="1397" w:type="dxa"/>
          </w:tcPr>
          <w:p w14:paraId="0CBE8ACB" w14:textId="0887ED7F" w:rsidR="000B1D6D" w:rsidRDefault="000B1D6D" w:rsidP="000B1D6D">
            <w:r>
              <w:fldChar w:fldCharType="begin"/>
            </w:r>
            <w:r>
              <w:instrText xml:space="preserve"> REF _Ref435438533 \h </w:instrText>
            </w:r>
            <w:r>
              <w:fldChar w:fldCharType="separate"/>
            </w:r>
            <w:r w:rsidR="00895112" w:rsidRPr="00AB1781">
              <w:t>K</w:t>
            </w:r>
            <w:r w:rsidR="0089511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052F3C17" w:rsidR="000B1D6D" w:rsidRDefault="000B1D6D" w:rsidP="000B1D6D">
            <w:r>
              <w:fldChar w:fldCharType="begin"/>
            </w:r>
            <w:r>
              <w:instrText xml:space="preserve"> REF _Ref435438548 \h </w:instrText>
            </w:r>
            <w:r>
              <w:fldChar w:fldCharType="separate"/>
            </w:r>
            <w:r w:rsidR="00895112" w:rsidRPr="00AB1781">
              <w:t>K</w:t>
            </w:r>
            <w:r w:rsidR="00895112">
              <w:t>athisma 6</w:t>
            </w:r>
            <w:r>
              <w:fldChar w:fldCharType="end"/>
            </w:r>
            <w:r>
              <w:t>,</w:t>
            </w:r>
          </w:p>
          <w:p w14:paraId="4FDC4FF4" w14:textId="51D1DA1F" w:rsidR="000B1D6D" w:rsidRDefault="000B1D6D" w:rsidP="000B1D6D">
            <w:r>
              <w:fldChar w:fldCharType="begin"/>
            </w:r>
            <w:r>
              <w:instrText xml:space="preserve"> REF _Ref435990010 \h </w:instrText>
            </w:r>
            <w:r>
              <w:fldChar w:fldCharType="separate"/>
            </w:r>
            <w:r w:rsidR="00895112">
              <w:t>Kathisma 7</w:t>
            </w:r>
            <w:r>
              <w:fldChar w:fldCharType="end"/>
            </w:r>
            <w:r>
              <w:t>,</w:t>
            </w:r>
          </w:p>
          <w:p w14:paraId="5BB7EA2C" w14:textId="36D08929" w:rsidR="000B1D6D" w:rsidRDefault="000B1D6D" w:rsidP="000B1D6D">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349" w:type="dxa"/>
          </w:tcPr>
          <w:p w14:paraId="399F8E6C" w14:textId="746681C6" w:rsidR="000B1D6D" w:rsidRDefault="000B1D6D" w:rsidP="000B1D6D">
            <w:r>
              <w:fldChar w:fldCharType="begin"/>
            </w:r>
            <w:r>
              <w:instrText xml:space="preserve"> REF _Ref435438574 \h </w:instrText>
            </w:r>
            <w:r>
              <w:fldChar w:fldCharType="separate"/>
            </w:r>
            <w:r w:rsidR="00895112" w:rsidRPr="00AB1781">
              <w:t>K</w:t>
            </w:r>
            <w:r w:rsidR="00895112">
              <w:t>athisma 9</w:t>
            </w:r>
            <w:r>
              <w:fldChar w:fldCharType="end"/>
            </w:r>
          </w:p>
        </w:tc>
        <w:tc>
          <w:tcPr>
            <w:tcW w:w="1349" w:type="dxa"/>
          </w:tcPr>
          <w:p w14:paraId="3927A96A" w14:textId="2C3B09BF" w:rsidR="000B1D6D" w:rsidRDefault="000B1D6D" w:rsidP="000B1D6D">
            <w:r>
              <w:fldChar w:fldCharType="begin"/>
            </w:r>
            <w:r>
              <w:instrText xml:space="preserve"> REF _Ref435438582 \h </w:instrText>
            </w:r>
            <w:r>
              <w:fldChar w:fldCharType="separate"/>
            </w:r>
            <w:r w:rsidR="00895112" w:rsidRPr="00AB1781">
              <w:t>K</w:t>
            </w:r>
            <w:r w:rsidR="00895112">
              <w:t>athisma 10</w:t>
            </w:r>
            <w:r>
              <w:fldChar w:fldCharType="end"/>
            </w:r>
          </w:p>
        </w:tc>
        <w:tc>
          <w:tcPr>
            <w:tcW w:w="1349" w:type="dxa"/>
          </w:tcPr>
          <w:p w14:paraId="419B1BBA" w14:textId="17D5D62A" w:rsidR="000B1D6D" w:rsidRDefault="000B1D6D" w:rsidP="000B1D6D">
            <w:r>
              <w:fldChar w:fldCharType="begin"/>
            </w:r>
            <w:r>
              <w:instrText xml:space="preserve"> REF _Ref435438587 \h </w:instrText>
            </w:r>
            <w:r>
              <w:fldChar w:fldCharType="separate"/>
            </w:r>
            <w:r w:rsidR="00895112" w:rsidRPr="00AB1781">
              <w:t>K</w:t>
            </w:r>
            <w:r w:rsidR="00895112">
              <w:t>athisma</w:t>
            </w:r>
            <w:r w:rsidR="00895112" w:rsidRPr="00AB1781">
              <w:t xml:space="preserve"> 1</w:t>
            </w:r>
            <w:r w:rsidR="00895112">
              <w:t>1</w:t>
            </w:r>
            <w:r>
              <w:fldChar w:fldCharType="end"/>
            </w:r>
          </w:p>
        </w:tc>
        <w:tc>
          <w:tcPr>
            <w:tcW w:w="1397" w:type="dxa"/>
          </w:tcPr>
          <w:p w14:paraId="76838EB3" w14:textId="5BACD86D" w:rsidR="000B1D6D" w:rsidRDefault="000B1D6D" w:rsidP="000B1D6D">
            <w:r>
              <w:fldChar w:fldCharType="begin"/>
            </w:r>
            <w:r>
              <w:instrText xml:space="preserve"> REF _Ref435990025 \h </w:instrText>
            </w:r>
            <w:r>
              <w:fldChar w:fldCharType="separate"/>
            </w:r>
            <w:r w:rsidR="0089511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718E243" w:rsidR="000B1D6D" w:rsidRDefault="000B1D6D" w:rsidP="000B1D6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4F3A59D1" w14:textId="77777777" w:rsidR="000B1D6D" w:rsidRDefault="000B1D6D" w:rsidP="000B1D6D"/>
        </w:tc>
        <w:tc>
          <w:tcPr>
            <w:tcW w:w="1349" w:type="dxa"/>
          </w:tcPr>
          <w:p w14:paraId="0C9483B1" w14:textId="2874172F" w:rsidR="000B1D6D" w:rsidRDefault="000B1D6D" w:rsidP="000B1D6D">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c>
          <w:tcPr>
            <w:tcW w:w="1349" w:type="dxa"/>
          </w:tcPr>
          <w:p w14:paraId="388CCBD5" w14:textId="5E68BFBE" w:rsidR="000B1D6D" w:rsidRDefault="000B1D6D" w:rsidP="000B1D6D">
            <w:r>
              <w:fldChar w:fldCharType="begin"/>
            </w:r>
            <w:r>
              <w:instrText xml:space="preserve"> REF _Ref435438665 \h </w:instrText>
            </w:r>
            <w:r>
              <w:fldChar w:fldCharType="separate"/>
            </w:r>
            <w:r w:rsidR="00895112" w:rsidRPr="00AB1781">
              <w:t>K</w:t>
            </w:r>
            <w:r w:rsidR="00895112">
              <w:t>athisma 20</w:t>
            </w:r>
            <w:r>
              <w:fldChar w:fldCharType="end"/>
            </w:r>
          </w:p>
        </w:tc>
        <w:tc>
          <w:tcPr>
            <w:tcW w:w="1397" w:type="dxa"/>
          </w:tcPr>
          <w:p w14:paraId="0C747C81" w14:textId="77777777" w:rsidR="000B1D6D" w:rsidRDefault="000B1D6D" w:rsidP="000B1D6D"/>
        </w:tc>
        <w:tc>
          <w:tcPr>
            <w:tcW w:w="1053" w:type="dxa"/>
          </w:tcPr>
          <w:p w14:paraId="6BD91755" w14:textId="6A606853" w:rsidR="000B1D6D" w:rsidRDefault="000B1D6D" w:rsidP="000B1D6D">
            <w:r>
              <w:fldChar w:fldCharType="begin"/>
            </w:r>
            <w:r>
              <w:instrText xml:space="preserve"> REF _Ref435990063 \h </w:instrText>
            </w:r>
            <w:r>
              <w:fldChar w:fldCharType="separate"/>
            </w:r>
            <w:r w:rsidR="0089511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3C565EE2" w:rsidR="000B1D6D" w:rsidRDefault="000B1D6D" w:rsidP="000B1D6D">
            <w:r>
              <w:fldChar w:fldCharType="begin"/>
            </w:r>
            <w:r>
              <w:instrText xml:space="preserve"> REF _Ref435990041 \h </w:instrText>
            </w:r>
            <w:r>
              <w:fldChar w:fldCharType="separate"/>
            </w:r>
            <w:r w:rsidR="00895112">
              <w:t>Kathisma 16</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3BBC6BFB" w:rsidR="000B1D6D" w:rsidRDefault="00D44900" w:rsidP="00336170">
            <w:r>
              <w:fldChar w:fldCharType="begin"/>
            </w:r>
            <w:r>
              <w:instrText xml:space="preserve"> REF _Ref439535283 \h </w:instrText>
            </w:r>
            <w:r>
              <w:fldChar w:fldCharType="separate"/>
            </w:r>
            <w:r w:rsidR="0089511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3290CB70" w:rsidR="00860FCB" w:rsidRDefault="00860FCB" w:rsidP="000B1D6D">
            <w:pPr>
              <w:jc w:val="left"/>
            </w:pPr>
            <w:r>
              <w:fldChar w:fldCharType="begin"/>
            </w:r>
            <w:r>
              <w:instrText xml:space="preserve"> REF _Ref435438475 \h  \* MERGEFORMAT </w:instrText>
            </w:r>
            <w:r>
              <w:fldChar w:fldCharType="separate"/>
            </w:r>
            <w:r w:rsidR="00895112" w:rsidRPr="00AB1781">
              <w:t>K</w:t>
            </w:r>
            <w:r w:rsidR="0089511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895112" w:rsidRPr="00AB1781">
              <w:t>K</w:t>
            </w:r>
            <w:r w:rsidR="0089511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81802E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89511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895112" w:rsidRPr="00AB1781">
              <w:t>K</w:t>
            </w:r>
            <w:r w:rsidR="0089511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895112" w:rsidRPr="00AB1781">
              <w:t>K</w:t>
            </w:r>
            <w:r w:rsidR="00895112">
              <w:t>athisma 6</w:t>
            </w:r>
            <w:r w:rsidR="00860FCB">
              <w:fldChar w:fldCharType="end"/>
            </w:r>
          </w:p>
        </w:tc>
        <w:tc>
          <w:tcPr>
            <w:tcW w:w="1897" w:type="dxa"/>
          </w:tcPr>
          <w:p w14:paraId="7DB9D2A0" w14:textId="07777680" w:rsidR="00860FCB" w:rsidRDefault="00926985" w:rsidP="0044639B">
            <w:r>
              <w:fldChar w:fldCharType="begin"/>
            </w:r>
            <w:r>
              <w:instrText xml:space="preserve"> REF _Ref435990010 \h </w:instrText>
            </w:r>
            <w:r w:rsidR="000B1D6D">
              <w:instrText xml:space="preserve"> \* MERGEFORMAT </w:instrText>
            </w:r>
            <w:r>
              <w:fldChar w:fldCharType="separate"/>
            </w:r>
            <w:r w:rsidR="00895112">
              <w:t>Kathisma 7</w:t>
            </w:r>
            <w:r>
              <w:fldChar w:fldCharType="end"/>
            </w:r>
          </w:p>
        </w:tc>
        <w:tc>
          <w:tcPr>
            <w:tcW w:w="1897" w:type="dxa"/>
          </w:tcPr>
          <w:p w14:paraId="5CD23E42" w14:textId="57D41E23" w:rsidR="00860FCB" w:rsidRDefault="00860FCB" w:rsidP="0044639B">
            <w:r>
              <w:fldChar w:fldCharType="begin"/>
            </w:r>
            <w:r>
              <w:instrText xml:space="preserve"> REF _Ref435438564 \h </w:instrText>
            </w:r>
            <w:r w:rsidR="000B1D6D">
              <w:instrText xml:space="preserve"> \* MERGEFORMAT </w:instrText>
            </w:r>
            <w:r>
              <w:fldChar w:fldCharType="separate"/>
            </w:r>
            <w:r w:rsidR="00895112" w:rsidRPr="00AB1781">
              <w:t>K</w:t>
            </w:r>
            <w:r w:rsidR="00895112">
              <w:t>athisma 8</w:t>
            </w:r>
            <w:r>
              <w:fldChar w:fldCharType="end"/>
            </w:r>
          </w:p>
        </w:tc>
        <w:tc>
          <w:tcPr>
            <w:tcW w:w="1626" w:type="dxa"/>
          </w:tcPr>
          <w:p w14:paraId="19B7455E" w14:textId="6EA2F794"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6FA4A1A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895112" w:rsidRPr="00AB1781">
              <w:t>K</w:t>
            </w:r>
            <w:r w:rsidR="0089511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c>
          <w:tcPr>
            <w:tcW w:w="1897" w:type="dxa"/>
          </w:tcPr>
          <w:p w14:paraId="21C0D0D2" w14:textId="46153757"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895112">
              <w:t>Kathisma 12</w:t>
            </w:r>
            <w:r w:rsidRPr="00926985">
              <w:fldChar w:fldCharType="end"/>
            </w:r>
          </w:p>
        </w:tc>
        <w:tc>
          <w:tcPr>
            <w:tcW w:w="1897" w:type="dxa"/>
          </w:tcPr>
          <w:p w14:paraId="7D17BE62" w14:textId="6FB27268" w:rsidR="00860FCB" w:rsidRDefault="00860FCB" w:rsidP="0044639B">
            <w:r>
              <w:fldChar w:fldCharType="begin"/>
            </w:r>
            <w:r>
              <w:instrText xml:space="preserve"> REF _Ref435438606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626" w:type="dxa"/>
          </w:tcPr>
          <w:p w14:paraId="699A0621" w14:textId="1691E04C"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3E7EF14D" w:rsidR="00860FCB" w:rsidRDefault="00860FCB" w:rsidP="000B1D6D">
            <w:pPr>
              <w:jc w:val="left"/>
            </w:pP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895112">
              <w:t>Kathisma 16</w:t>
            </w:r>
            <w:r w:rsidR="00926985">
              <w:fldChar w:fldCharType="end"/>
            </w:r>
          </w:p>
        </w:tc>
        <w:tc>
          <w:tcPr>
            <w:tcW w:w="1897" w:type="dxa"/>
          </w:tcPr>
          <w:p w14:paraId="3852DD66" w14:textId="4158823A" w:rsidR="00860FCB" w:rsidRDefault="00860FCB" w:rsidP="0044639B">
            <w:r>
              <w:fldChar w:fldCharType="begin"/>
            </w:r>
            <w:r>
              <w:instrText xml:space="preserve"> REF _Ref435438658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p>
        </w:tc>
        <w:tc>
          <w:tcPr>
            <w:tcW w:w="1897" w:type="dxa"/>
          </w:tcPr>
          <w:p w14:paraId="5E045184" w14:textId="2C6052A4" w:rsidR="00860FCB" w:rsidRDefault="00860FCB" w:rsidP="0044639B">
            <w:r>
              <w:fldChar w:fldCharType="begin"/>
            </w:r>
            <w:r>
              <w:instrText xml:space="preserve"> REF _Ref435438665 \h </w:instrText>
            </w:r>
            <w:r w:rsidR="000B1D6D">
              <w:instrText xml:space="preserve"> \* MERGEFORMAT </w:instrText>
            </w:r>
            <w:r>
              <w:fldChar w:fldCharType="separate"/>
            </w:r>
            <w:r w:rsidR="00895112" w:rsidRPr="00AB1781">
              <w:t>K</w:t>
            </w:r>
            <w:r w:rsidR="00895112">
              <w:t>athisma 20</w:t>
            </w:r>
            <w:r>
              <w:fldChar w:fldCharType="end"/>
            </w:r>
          </w:p>
        </w:tc>
        <w:tc>
          <w:tcPr>
            <w:tcW w:w="1626" w:type="dxa"/>
          </w:tcPr>
          <w:p w14:paraId="3107D5D5" w14:textId="447E5530"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2F7C2BB7"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89511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7" w:name="_Ref436249665"/>
      <w:bookmarkStart w:id="218" w:name="_Ref435989970"/>
      <w:r w:rsidR="002F2287">
        <w:br w:type="page"/>
      </w:r>
      <w:bookmarkEnd w:id="217"/>
    </w:p>
    <w:p w14:paraId="2F3CFB28" w14:textId="23DA9205" w:rsidR="00D44900" w:rsidRDefault="00D44900" w:rsidP="00D44900">
      <w:pPr>
        <w:pStyle w:val="Heading2"/>
      </w:pPr>
      <w:bookmarkStart w:id="219" w:name="_Toc448696627"/>
      <w:r>
        <w:lastRenderedPageBreak/>
        <w:t>The Psalms</w:t>
      </w:r>
      <w:bookmarkEnd w:id="219"/>
    </w:p>
    <w:p w14:paraId="5D1E6FC7" w14:textId="06BF4D7B" w:rsidR="003A7286" w:rsidRDefault="003A7286" w:rsidP="003A7286">
      <w:pPr>
        <w:pStyle w:val="Heading3"/>
      </w:pPr>
      <w:bookmarkStart w:id="220" w:name="_Ref439535283"/>
      <w:r>
        <w:t>Kathisma 1</w:t>
      </w:r>
      <w:bookmarkEnd w:id="218"/>
      <w:bookmarkEnd w:id="220"/>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1" w:name="_Ref412098127"/>
      <w:r>
        <w:t xml:space="preserve">Psalm 1: </w:t>
      </w:r>
      <w:r w:rsidR="005A728E">
        <w:t>“</w:t>
      </w:r>
      <w:r>
        <w:t>Blessed is the ma</w:t>
      </w:r>
      <w:r w:rsidR="00F017CA">
        <w:t>n”</w:t>
      </w:r>
      <w:bookmarkEnd w:id="221"/>
    </w:p>
    <w:p w14:paraId="15BC72C9" w14:textId="77777777" w:rsidR="00980D99" w:rsidRDefault="00980D99" w:rsidP="00E54261">
      <w:pPr>
        <w:jc w:val="center"/>
        <w:rPr>
          <w:b/>
        </w:rPr>
      </w:pPr>
      <w:r w:rsidRPr="00E54261">
        <w:rPr>
          <w:b/>
        </w:rPr>
        <w:t>The Two Ways: Tree or Dust</w:t>
      </w:r>
    </w:p>
    <w:p w14:paraId="798C55E5" w14:textId="525A80DF" w:rsidR="00091E79" w:rsidRPr="00E54261" w:rsidRDefault="00F14AA6" w:rsidP="00091E79">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19"/>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5A0FBC0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_Ref412098168 \h </w:instrText>
      </w:r>
      <w:r>
        <w:fldChar w:fldCharType="separate"/>
      </w:r>
      <w:r w:rsidR="00895112">
        <w:t>Psalm</w:t>
      </w:r>
      <w:r w:rsidR="00895112" w:rsidRPr="00AB1781">
        <w:t xml:space="preserve"> 2</w:t>
      </w:r>
      <w:r w:rsidR="00895112">
        <w:t>: “Why do the nations rage”</w:t>
      </w:r>
      <w:r>
        <w:fldChar w:fldCharType="end"/>
      </w:r>
      <w:r>
        <w:t xml:space="preserve">, on page </w:t>
      </w:r>
      <w:r>
        <w:fldChar w:fldCharType="begin"/>
      </w:r>
      <w:r>
        <w:instrText xml:space="preserve"> PAGEREF _Ref412098168 \h </w:instrText>
      </w:r>
      <w:r>
        <w:fldChar w:fldCharType="separate"/>
      </w:r>
      <w:r w:rsidR="00895112">
        <w:rPr>
          <w:noProof/>
        </w:rPr>
        <w:t>107</w:t>
      </w:r>
      <w:r>
        <w:fldChar w:fldCharType="end"/>
      </w:r>
      <w:r>
        <w:t>.</w:t>
      </w:r>
    </w:p>
    <w:p w14:paraId="5D0E6F55" w14:textId="63E886AD" w:rsidR="00E54261" w:rsidRPr="009C1C97" w:rsidRDefault="009C1C97" w:rsidP="00BF0205">
      <w:pPr>
        <w:pStyle w:val="Heading4"/>
      </w:pPr>
      <w:bookmarkStart w:id="222" w:name="_Ref412098168"/>
      <w:r>
        <w:t>Psalm</w:t>
      </w:r>
      <w:r w:rsidR="00E54261" w:rsidRPr="00AB1781">
        <w:t xml:space="preserve"> 2</w:t>
      </w:r>
      <w:r>
        <w:t xml:space="preserve">: </w:t>
      </w:r>
      <w:r w:rsidR="005A728E">
        <w:t>“</w:t>
      </w:r>
      <w:r>
        <w:t>Why do the nations rag</w:t>
      </w:r>
      <w:r w:rsidR="00F017CA">
        <w:t>e”</w:t>
      </w:r>
      <w:bookmarkEnd w:id="222"/>
    </w:p>
    <w:p w14:paraId="0DD205F8" w14:textId="77777777" w:rsidR="00E54261" w:rsidRDefault="00E54261" w:rsidP="007A1A59">
      <w:pPr>
        <w:jc w:val="center"/>
        <w:rPr>
          <w:b/>
        </w:rPr>
      </w:pPr>
      <w:r w:rsidRPr="007A1A59">
        <w:rPr>
          <w:b/>
        </w:rPr>
        <w:t>The Messianic Drama: Warnings to Rulers and Nations</w:t>
      </w:r>
    </w:p>
    <w:p w14:paraId="4D3BB8C2" w14:textId="53D7119D"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0"/>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1"/>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2"/>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3"/>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4"/>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7D1E9F00" w:rsidR="00F35AEA"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_Ref448061339 \h </w:instrText>
      </w:r>
      <w:r>
        <w:fldChar w:fldCharType="separate"/>
      </w:r>
      <w:r w:rsidR="00895112">
        <w:t>Psalm</w:t>
      </w:r>
      <w:r w:rsidR="00895112" w:rsidRPr="00AB1781">
        <w:t xml:space="preserve"> 3</w:t>
      </w:r>
      <w:r w:rsidR="00895112">
        <w:t>: “Lord, why have those that afflict me increased”</w:t>
      </w:r>
      <w:r>
        <w:fldChar w:fldCharType="end"/>
      </w:r>
      <w:r>
        <w:t xml:space="preserve">, on page </w:t>
      </w:r>
      <w:r>
        <w:fldChar w:fldCharType="begin"/>
      </w:r>
      <w:r>
        <w:instrText xml:space="preserve"> PAGEREF _Ref448061339 \h </w:instrText>
      </w:r>
      <w:r>
        <w:fldChar w:fldCharType="separate"/>
      </w:r>
      <w:r w:rsidR="00895112">
        <w:rPr>
          <w:noProof/>
        </w:rPr>
        <w:t>109</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3" w:name="_Ref412026989"/>
      <w:bookmarkStart w:id="224"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3"/>
      <w:bookmarkEnd w:id="224"/>
    </w:p>
    <w:p w14:paraId="0B7C065B" w14:textId="77777777" w:rsidR="00E54261" w:rsidRPr="007A1A59" w:rsidRDefault="00E54261" w:rsidP="007A1A59">
      <w:pPr>
        <w:jc w:val="center"/>
        <w:rPr>
          <w:b/>
        </w:rPr>
      </w:pPr>
      <w:r w:rsidRPr="007A1A59">
        <w:rPr>
          <w:b/>
        </w:rPr>
        <w:t>A Morning Prayer for Protection and Salvation</w:t>
      </w:r>
    </w:p>
    <w:p w14:paraId="300C7A0C" w14:textId="3DEEF7B0"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25"/>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14B57F8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_Ref412025808 \h </w:instrText>
      </w:r>
      <w:r>
        <w:fldChar w:fldCharType="separate"/>
      </w:r>
      <w:r w:rsidR="00895112">
        <w:t>Psalm</w:t>
      </w:r>
      <w:r w:rsidR="00895112" w:rsidRPr="00AB1781">
        <w:t xml:space="preserve"> 4</w:t>
      </w:r>
      <w:r w:rsidR="00895112">
        <w:t>: “You heard me when I called”</w:t>
      </w:r>
      <w:r>
        <w:fldChar w:fldCharType="end"/>
      </w:r>
      <w:r>
        <w:t xml:space="preserve">, page </w:t>
      </w:r>
      <w:r>
        <w:fldChar w:fldCharType="begin"/>
      </w:r>
      <w:r>
        <w:instrText xml:space="preserve"> PAGEREF _Ref412025808 \h </w:instrText>
      </w:r>
      <w:r>
        <w:fldChar w:fldCharType="separate"/>
      </w:r>
      <w:r w:rsidR="00895112">
        <w:rPr>
          <w:noProof/>
        </w:rPr>
        <w:t>110</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895112">
        <w:t>Psalm</w:t>
      </w:r>
      <w:r w:rsidR="00895112" w:rsidRPr="00AB1781">
        <w:t xml:space="preserve"> 6</w:t>
      </w:r>
      <w:r w:rsidR="0089511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895112">
        <w:rPr>
          <w:noProof/>
        </w:rPr>
        <w:t>112</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5"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4C759E6E"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26"/>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27"/>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28"/>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29"/>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0"/>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1"/>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2"/>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3"/>
      </w:r>
    </w:p>
    <w:p w14:paraId="30E2736C" w14:textId="6A0D0497"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_Ref412098238 \h </w:instrText>
      </w:r>
      <w:r>
        <w:fldChar w:fldCharType="separate"/>
      </w:r>
      <w:r w:rsidR="00895112">
        <w:t>Psalm</w:t>
      </w:r>
      <w:r w:rsidR="00895112" w:rsidRPr="00AB1781">
        <w:t xml:space="preserve"> 5</w:t>
      </w:r>
      <w:r w:rsidR="00895112">
        <w:t>: “Give ear to my words, O Lord”</w:t>
      </w:r>
      <w:r>
        <w:fldChar w:fldCharType="end"/>
      </w:r>
      <w:r>
        <w:t xml:space="preserve">, page </w:t>
      </w:r>
      <w:r>
        <w:fldChar w:fldCharType="begin"/>
      </w:r>
      <w:r>
        <w:instrText xml:space="preserve"> PAGEREF _Ref412098238 \h </w:instrText>
      </w:r>
      <w:r>
        <w:fldChar w:fldCharType="separate"/>
      </w:r>
      <w:r w:rsidR="00895112">
        <w:rPr>
          <w:noProof/>
        </w:rPr>
        <w:t>111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895112">
        <w:t>Psalm</w:t>
      </w:r>
      <w:r w:rsidR="00895112" w:rsidRPr="00AB1781">
        <w:t xml:space="preserve"> 6</w:t>
      </w:r>
      <w:r w:rsidR="0089511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895112">
        <w:rPr>
          <w:noProof/>
        </w:rPr>
        <w:t>112</w:t>
      </w:r>
      <w:r w:rsidR="00B35B25">
        <w:fldChar w:fldCharType="end"/>
      </w:r>
      <w:r w:rsidR="00B35B25">
        <w:t>.</w:t>
      </w:r>
    </w:p>
    <w:p w14:paraId="20A6142B" w14:textId="54175D5B" w:rsidR="00E54261" w:rsidRPr="009C1C97" w:rsidRDefault="009C1C97" w:rsidP="00BF0205">
      <w:pPr>
        <w:pStyle w:val="Heading4"/>
      </w:pPr>
      <w:bookmarkStart w:id="226" w:name="_Ref412098238"/>
      <w:r>
        <w:t>Psalm</w:t>
      </w:r>
      <w:r w:rsidR="00E54261" w:rsidRPr="00AB1781">
        <w:t xml:space="preserve"> 5</w:t>
      </w:r>
      <w:r>
        <w:t xml:space="preserve">: </w:t>
      </w:r>
      <w:r w:rsidR="005A728E">
        <w:t>“</w:t>
      </w:r>
      <w:r w:rsidR="00F017CA">
        <w:t>Give ear to my words, O Lord”</w:t>
      </w:r>
      <w:bookmarkEnd w:id="22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0EEB5AB7"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4"/>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35"/>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36"/>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lastRenderedPageBreak/>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37"/>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7E5BC51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_Ref412025822 \h </w:instrText>
      </w:r>
      <w:r>
        <w:fldChar w:fldCharType="separate"/>
      </w:r>
      <w:r w:rsidR="00895112">
        <w:t>Psalm</w:t>
      </w:r>
      <w:r w:rsidR="00895112" w:rsidRPr="00AB1781">
        <w:t xml:space="preserve"> 6</w:t>
      </w:r>
      <w:r w:rsidR="00895112">
        <w:t>: “O Lord, rebuke me, but not in Your anger”</w:t>
      </w:r>
      <w:r>
        <w:fldChar w:fldCharType="end"/>
      </w:r>
      <w:r>
        <w:t xml:space="preserve">, page </w:t>
      </w:r>
      <w:r>
        <w:fldChar w:fldCharType="begin"/>
      </w:r>
      <w:r>
        <w:instrText xml:space="preserve"> PAGEREF _Ref412025822 \h </w:instrText>
      </w:r>
      <w:r>
        <w:fldChar w:fldCharType="separate"/>
      </w:r>
      <w:r w:rsidR="00895112">
        <w:rPr>
          <w:noProof/>
        </w:rPr>
        <w:t>112</w:t>
      </w:r>
      <w:r>
        <w:fldChar w:fldCharType="end"/>
      </w:r>
      <w:r>
        <w:t>.</w:t>
      </w:r>
    </w:p>
    <w:p w14:paraId="3514BA70" w14:textId="3F9FE953" w:rsidR="00E54261" w:rsidRPr="009C1C97" w:rsidRDefault="009C1C97" w:rsidP="00BF0205">
      <w:pPr>
        <w:pStyle w:val="Heading4"/>
      </w:pPr>
      <w:bookmarkStart w:id="227"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448C5E78"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38"/>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39"/>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0"/>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1"/>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08F17AAB"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_Ref412098295 \h </w:instrText>
      </w:r>
      <w:r>
        <w:fldChar w:fldCharType="separate"/>
      </w:r>
      <w:r w:rsidR="00895112">
        <w:t>Psalm</w:t>
      </w:r>
      <w:r w:rsidR="00895112" w:rsidRPr="00AB1781">
        <w:t xml:space="preserve"> 8</w:t>
      </w:r>
      <w:r w:rsidR="00895112">
        <w:t>: “O Lord, our Lord, how wonderful is Your Name”</w:t>
      </w:r>
      <w:r>
        <w:fldChar w:fldCharType="end"/>
      </w:r>
      <w:r>
        <w:t xml:space="preserve">, page </w:t>
      </w:r>
      <w:r>
        <w:fldChar w:fldCharType="begin"/>
      </w:r>
      <w:r>
        <w:instrText xml:space="preserve"> PAGEREF _Ref412098295 \h </w:instrText>
      </w:r>
      <w:r>
        <w:fldChar w:fldCharType="separate"/>
      </w:r>
      <w:r w:rsidR="00895112">
        <w:rPr>
          <w:noProof/>
        </w:rPr>
        <w:t>115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895112">
        <w:t>Psalm</w:t>
      </w:r>
      <w:r w:rsidR="00895112" w:rsidRPr="00AB1781">
        <w:t xml:space="preserve"> 12</w:t>
      </w:r>
      <w:r w:rsidR="0089511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895112">
        <w:rPr>
          <w:noProof/>
        </w:rPr>
        <w:t>120</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3"/>
      </w:r>
      <w:r w:rsidRPr="00AB1781">
        <w:t xml:space="preserve"> seize my soul like a lion,</w:t>
      </w:r>
      <w:r w:rsidRPr="00AB1781">
        <w:rPr>
          <w:rStyle w:val="FootnoteReference"/>
        </w:rPr>
        <w:footnoteReference w:id="44"/>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45"/>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4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lastRenderedPageBreak/>
        <w:tab/>
        <w:t>and I will sing to the N</w:t>
      </w:r>
      <w:r w:rsidR="00E54261" w:rsidRPr="00AB1781">
        <w:t>ame of the Lord Most High.</w:t>
      </w:r>
    </w:p>
    <w:p w14:paraId="6E7D1CB8" w14:textId="56F39814" w:rsidR="00E54261" w:rsidRPr="009C1C97" w:rsidRDefault="009C1C97" w:rsidP="00BF0205">
      <w:pPr>
        <w:pStyle w:val="Heading4"/>
      </w:pPr>
      <w:bookmarkStart w:id="228"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2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8431EF9"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4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0"/>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AED4F76"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_Ref412098310 \h </w:instrText>
      </w:r>
      <w:r>
        <w:fldChar w:fldCharType="separate"/>
      </w:r>
      <w:r w:rsidR="00895112">
        <w:t>Psalm</w:t>
      </w:r>
      <w:r w:rsidR="00895112" w:rsidRPr="00AB1781">
        <w:t xml:space="preserve"> 11</w:t>
      </w:r>
      <w:r w:rsidR="00895112">
        <w:t>: “Save me, O Lord, for there is no saint left”</w:t>
      </w:r>
      <w:r>
        <w:fldChar w:fldCharType="end"/>
      </w:r>
      <w:r>
        <w:t xml:space="preserve">, page </w:t>
      </w:r>
      <w:r>
        <w:fldChar w:fldCharType="begin"/>
      </w:r>
      <w:r>
        <w:instrText xml:space="preserve"> PAGEREF _Ref412098310 \h </w:instrText>
      </w:r>
      <w:r>
        <w:fldChar w:fldCharType="separate"/>
      </w:r>
      <w:r w:rsidR="00895112">
        <w:rPr>
          <w:noProof/>
        </w:rPr>
        <w:t>120</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29" w:name="_Ref435438475"/>
      <w:r w:rsidRPr="00AB1781">
        <w:t>K</w:t>
      </w:r>
      <w:r>
        <w:t>athisma 2</w:t>
      </w:r>
      <w:bookmarkEnd w:id="229"/>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2"/>
      </w:r>
      <w:r w:rsidRPr="00AB1781">
        <w:t xml:space="preserve"> </w:t>
      </w:r>
      <w:r w:rsidR="001040C8">
        <w:t>You</w:t>
      </w:r>
      <w:r w:rsidR="0019202B">
        <w:rPr>
          <w:rStyle w:val="FootnoteReference"/>
        </w:rPr>
        <w:footnoteReference w:id="5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5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lastRenderedPageBreak/>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5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5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lastRenderedPageBreak/>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5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5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lastRenderedPageBreak/>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0" w:name="_Ref412098310"/>
      <w:r>
        <w:lastRenderedPageBreak/>
        <w:t>Psalm</w:t>
      </w:r>
      <w:r w:rsidRPr="00AB1781">
        <w:t xml:space="preserve"> 11</w:t>
      </w:r>
      <w:r>
        <w:t xml:space="preserve">: </w:t>
      </w:r>
      <w:r w:rsidR="005A728E">
        <w:t>“</w:t>
      </w:r>
      <w:r>
        <w:t>Save me, O Lord, for there is no saint lef</w:t>
      </w:r>
      <w:r w:rsidR="005453DF">
        <w:t>t”</w:t>
      </w:r>
      <w:bookmarkEnd w:id="23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14686C26"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41C45C43"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_Ref412025965 \h </w:instrText>
      </w:r>
      <w:r>
        <w:fldChar w:fldCharType="separate"/>
      </w:r>
      <w:r w:rsidR="00895112">
        <w:t>Psalm</w:t>
      </w:r>
      <w:r w:rsidR="00895112" w:rsidRPr="00AB1781">
        <w:t xml:space="preserve"> 12</w:t>
      </w:r>
      <w:r w:rsidR="00895112">
        <w:t>: “How long, O Lord, will You forget me”</w:t>
      </w:r>
      <w:r>
        <w:fldChar w:fldCharType="end"/>
      </w:r>
      <w:r>
        <w:t xml:space="preserve">, page </w:t>
      </w:r>
      <w:r>
        <w:fldChar w:fldCharType="begin"/>
      </w:r>
      <w:r>
        <w:instrText xml:space="preserve"> PAGEREF _Ref412025965 \h </w:instrText>
      </w:r>
      <w:r>
        <w:fldChar w:fldCharType="separate"/>
      </w:r>
      <w:r w:rsidR="00895112">
        <w:rPr>
          <w:noProof/>
        </w:rPr>
        <w:t>120</w:t>
      </w:r>
      <w:r>
        <w:fldChar w:fldCharType="end"/>
      </w:r>
      <w:r>
        <w:t>.</w:t>
      </w:r>
    </w:p>
    <w:p w14:paraId="14C73BB1" w14:textId="7218C759" w:rsidR="00435BD3" w:rsidRPr="00435BD3" w:rsidRDefault="00435BD3" w:rsidP="00BF0205">
      <w:pPr>
        <w:pStyle w:val="Heading4"/>
      </w:pPr>
      <w:bookmarkStart w:id="231"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2D9F90CB" w:rsidR="00F14AA6" w:rsidRDefault="00F14AA6" w:rsidP="00435BD3">
      <w:pPr>
        <w:pStyle w:val="Rubric"/>
      </w:pPr>
      <w:r>
        <w:lastRenderedPageBreak/>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606ACE40"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_Ref412098343 \h </w:instrText>
      </w:r>
      <w:r>
        <w:fldChar w:fldCharType="separate"/>
      </w:r>
      <w:r w:rsidR="00895112">
        <w:t>Psalm</w:t>
      </w:r>
      <w:r w:rsidR="00895112" w:rsidRPr="00AB1781">
        <w:t xml:space="preserve"> 14</w:t>
      </w:r>
      <w:r w:rsidR="00895112">
        <w:t>: “Lord, who can dwell in Your tabernacle”</w:t>
      </w:r>
      <w:r>
        <w:fldChar w:fldCharType="end"/>
      </w:r>
      <w:r>
        <w:t xml:space="preserve">, page </w:t>
      </w:r>
      <w:r>
        <w:fldChar w:fldCharType="begin"/>
      </w:r>
      <w:r>
        <w:instrText xml:space="preserve"> PAGEREF _Ref412098343 \h </w:instrText>
      </w:r>
      <w:r>
        <w:fldChar w:fldCharType="separate"/>
      </w:r>
      <w:r w:rsidR="00895112">
        <w:rPr>
          <w:noProof/>
        </w:rPr>
        <w:t>122</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895112">
        <w:t>Psalm</w:t>
      </w:r>
      <w:r w:rsidR="00895112" w:rsidRPr="00AB1781">
        <w:t xml:space="preserve"> 15</w:t>
      </w:r>
      <w:r w:rsidR="0089511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895112">
        <w:rPr>
          <w:noProof/>
        </w:rPr>
        <w:t>123</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895112">
        <w:t>Psalm</w:t>
      </w:r>
      <w:r w:rsidR="00895112" w:rsidRPr="00AB1781">
        <w:t xml:space="preserve"> 69</w:t>
      </w:r>
      <w:r w:rsidR="0089511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895112">
        <w:rPr>
          <w:noProof/>
        </w:rPr>
        <w:t>208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lastRenderedPageBreak/>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2" w:name="_Ref412098343"/>
      <w:r>
        <w:t>Psalm</w:t>
      </w:r>
      <w:r w:rsidRPr="00AB1781">
        <w:t xml:space="preserve"> 14</w:t>
      </w:r>
      <w:r>
        <w:t xml:space="preserve">: </w:t>
      </w:r>
      <w:r w:rsidR="005A728E">
        <w:t>“</w:t>
      </w:r>
      <w:r>
        <w:t xml:space="preserve">Lord, who can dwell in </w:t>
      </w:r>
      <w:r w:rsidR="00E570CB">
        <w:t>You</w:t>
      </w:r>
      <w:r w:rsidR="005453DF">
        <w:t>r tabernacle”</w:t>
      </w:r>
      <w:bookmarkEnd w:id="23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3DC9A62"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lastRenderedPageBreak/>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637741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_Ref412025981 \h </w:instrText>
      </w:r>
      <w:r>
        <w:fldChar w:fldCharType="separate"/>
      </w:r>
      <w:r w:rsidR="00895112">
        <w:t>Psalm</w:t>
      </w:r>
      <w:r w:rsidR="00895112" w:rsidRPr="00AB1781">
        <w:t xml:space="preserve"> 15</w:t>
      </w:r>
      <w:r w:rsidR="00895112">
        <w:t>: “Keep me, O Lord, I hope in You”</w:t>
      </w:r>
      <w:r>
        <w:fldChar w:fldCharType="end"/>
      </w:r>
      <w:r>
        <w:t xml:space="preserve">, page </w:t>
      </w:r>
      <w:r>
        <w:fldChar w:fldCharType="begin"/>
      </w:r>
      <w:r>
        <w:instrText xml:space="preserve"> PAGEREF _Ref412025981 \h </w:instrText>
      </w:r>
      <w:r>
        <w:fldChar w:fldCharType="separate"/>
      </w:r>
      <w:r w:rsidR="00895112">
        <w:rPr>
          <w:noProof/>
        </w:rPr>
        <w:t>123</w:t>
      </w:r>
      <w:r>
        <w:fldChar w:fldCharType="end"/>
      </w:r>
      <w:r>
        <w:t>.</w:t>
      </w:r>
    </w:p>
    <w:p w14:paraId="7999CE77" w14:textId="36DDA5D9" w:rsidR="00435BD3" w:rsidRPr="00435BD3" w:rsidRDefault="00520302" w:rsidP="00BF0205">
      <w:pPr>
        <w:pStyle w:val="Heading4"/>
      </w:pPr>
      <w:bookmarkStart w:id="233" w:name="_Ref412025981"/>
      <w:r>
        <w:t>Psalm</w:t>
      </w:r>
      <w:r w:rsidR="00435BD3" w:rsidRPr="00AB1781">
        <w:t xml:space="preserve"> 15</w:t>
      </w:r>
      <w:r>
        <w:t xml:space="preserve">: </w:t>
      </w:r>
      <w:r w:rsidR="005A728E">
        <w:t>“</w:t>
      </w:r>
      <w:r>
        <w:t>Keep me, O Lord</w:t>
      </w:r>
      <w:r w:rsidR="00F017CA">
        <w:t>, I hope in You”</w:t>
      </w:r>
      <w:bookmarkEnd w:id="23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258A3EB"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lastRenderedPageBreak/>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67"/>
      </w:r>
    </w:p>
    <w:p w14:paraId="501763F1" w14:textId="5AC21FE1" w:rsid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delights</w:t>
      </w:r>
      <w:r w:rsidR="003F1DDB">
        <w:t xml:space="preserve"> forevermore</w:t>
      </w:r>
      <w:r w:rsidRPr="00AB1781">
        <w:t>.</w:t>
      </w:r>
    </w:p>
    <w:p w14:paraId="0A2D3621" w14:textId="14BC9BAA"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_Ref412098373 \h </w:instrText>
      </w:r>
      <w:r>
        <w:fldChar w:fldCharType="separate"/>
      </w:r>
      <w:r w:rsidR="00895112">
        <w:t>Psalm</w:t>
      </w:r>
      <w:r w:rsidR="00895112" w:rsidRPr="00AB1781">
        <w:t xml:space="preserve"> 18</w:t>
      </w:r>
      <w:r w:rsidR="00895112">
        <w:t>: “The heavens declare the glory of God”</w:t>
      </w:r>
      <w:r>
        <w:fldChar w:fldCharType="end"/>
      </w:r>
      <w:r>
        <w:t xml:space="preserve">, page </w:t>
      </w:r>
      <w:r>
        <w:fldChar w:fldCharType="begin"/>
      </w:r>
      <w:r>
        <w:instrText xml:space="preserve"> PAGEREF _Ref412098373 \h </w:instrText>
      </w:r>
      <w:r>
        <w:fldChar w:fldCharType="separate"/>
      </w:r>
      <w:r w:rsidR="00895112">
        <w:rPr>
          <w:noProof/>
        </w:rPr>
        <w:t>129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895112">
        <w:t>Psalm</w:t>
      </w:r>
      <w:r w:rsidR="00895112" w:rsidRPr="00AB1781">
        <w:t xml:space="preserve"> 24</w:t>
      </w:r>
      <w:r w:rsidR="0089511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895112">
        <w:rPr>
          <w:noProof/>
        </w:rPr>
        <w:t>138</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lastRenderedPageBreak/>
        <w:t>8 Keep me as the apple</w:t>
      </w:r>
      <w:r w:rsidRPr="00AB1781">
        <w:rPr>
          <w:rStyle w:val="FootnoteReference"/>
        </w:rPr>
        <w:footnoteReference w:id="7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4" w:name="_Ref435438484"/>
      <w:r w:rsidRPr="00AB1781">
        <w:t>K</w:t>
      </w:r>
      <w:r>
        <w:t>athisma 3</w:t>
      </w:r>
      <w:bookmarkEnd w:id="234"/>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7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lastRenderedPageBreak/>
        <w:tab/>
        <w:t xml:space="preserve">and the Most High </w:t>
      </w:r>
      <w:r w:rsidR="00D47452">
        <w:t>gave forth</w:t>
      </w:r>
      <w:r w:rsidRPr="00AB1781">
        <w:t xml:space="preserve"> His voice.</w:t>
      </w:r>
      <w:r w:rsidRPr="00AB1781">
        <w:rPr>
          <w:rStyle w:val="FootnoteReference"/>
        </w:rPr>
        <w:footnoteReference w:id="7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7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lastRenderedPageBreak/>
        <w:tab/>
      </w:r>
      <w:commentRangeStart w:id="23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5"/>
      <w:r w:rsidR="007F516C">
        <w:rPr>
          <w:rStyle w:val="CommentReference"/>
          <w:rFonts w:eastAsiaTheme="minorHAnsi" w:cstheme="minorBidi"/>
          <w:color w:val="auto"/>
          <w:lang w:val="en-CA"/>
        </w:rPr>
        <w:commentReference w:id="235"/>
      </w:r>
      <w:r w:rsidRPr="00AB1781">
        <w:t>.</w:t>
      </w:r>
      <w:r w:rsidRPr="00AB1781">
        <w:rPr>
          <w:rStyle w:val="FootnoteReference"/>
        </w:rPr>
        <w:footnoteReference w:id="8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lastRenderedPageBreak/>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8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6" w:name="_Ref412098373"/>
      <w:r>
        <w:t>Psalm</w:t>
      </w:r>
      <w:r w:rsidR="00CF35A1" w:rsidRPr="00AB1781">
        <w:t xml:space="preserve"> 18</w:t>
      </w:r>
      <w:r>
        <w:t xml:space="preserve">: </w:t>
      </w:r>
      <w:r w:rsidR="005A728E">
        <w:t>“</w:t>
      </w:r>
      <w:r>
        <w:t>The heavens declare the glory of Go</w:t>
      </w:r>
      <w:r w:rsidR="005453DF">
        <w:t>d”</w:t>
      </w:r>
      <w:bookmarkEnd w:id="23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lastRenderedPageBreak/>
        <w:t>Sweeter than Honey, More Precious than Gold</w:t>
      </w:r>
    </w:p>
    <w:p w14:paraId="297AAA95" w14:textId="4C116486" w:rsidR="00F14AA6" w:rsidRDefault="00F14AA6" w:rsidP="00CF35A1">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lastRenderedPageBreak/>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6E96A920"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895112">
        <w:t>Psalm</w:t>
      </w:r>
      <w:r w:rsidR="00895112" w:rsidRPr="00AB1781">
        <w:t xml:space="preserve"> 24</w:t>
      </w:r>
      <w:r w:rsidR="00895112">
        <w:t>: “To You, O Lord, I lift up my soul”</w:t>
      </w:r>
      <w:r>
        <w:fldChar w:fldCharType="end"/>
      </w:r>
      <w:r>
        <w:t xml:space="preserve">, page </w:t>
      </w:r>
      <w:r>
        <w:fldChar w:fldCharType="begin"/>
      </w:r>
      <w:r>
        <w:instrText xml:space="preserve"> PAGEREF _Ref412026003 \h </w:instrText>
      </w:r>
      <w:r>
        <w:fldChar w:fldCharType="separate"/>
      </w:r>
      <w:r w:rsidR="00895112">
        <w:rPr>
          <w:noProof/>
        </w:rPr>
        <w:t>138</w:t>
      </w:r>
      <w:r>
        <w:fldChar w:fldCharType="end"/>
      </w:r>
      <w:r>
        <w:t>.</w:t>
      </w:r>
    </w:p>
    <w:p w14:paraId="2E6C9A8C" w14:textId="5A97DDA6" w:rsidR="00CF35A1" w:rsidRPr="00CF35A1" w:rsidRDefault="002D71F0" w:rsidP="00BF0205">
      <w:pPr>
        <w:pStyle w:val="Heading4"/>
      </w:pPr>
      <w:bookmarkStart w:id="237" w:name="_Ref412110716"/>
      <w:r>
        <w:t>Psalm</w:t>
      </w:r>
      <w:r w:rsidR="00CF35A1" w:rsidRPr="00AB1781">
        <w:t xml:space="preserve"> 19</w:t>
      </w:r>
      <w:r>
        <w:t xml:space="preserve">: </w:t>
      </w:r>
      <w:r w:rsidR="005A728E">
        <w:t>“</w:t>
      </w:r>
      <w:r>
        <w:t>May the Lord hear you in the day o</w:t>
      </w:r>
      <w:r w:rsidR="005453DF">
        <w:t>f affliction”</w:t>
      </w:r>
      <w:bookmarkEnd w:id="23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667C2809"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1E512568"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_Ref412026111 \h </w:instrText>
      </w:r>
      <w:r>
        <w:fldChar w:fldCharType="separate"/>
      </w:r>
      <w:r w:rsidR="00895112">
        <w:t>Psalm</w:t>
      </w:r>
      <w:r w:rsidR="00895112" w:rsidRPr="00AB1781">
        <w:t xml:space="preserve"> 22</w:t>
      </w:r>
      <w:r w:rsidR="00895112">
        <w:t>: “The Lord is my Shepherd, and I will lack nothing”</w:t>
      </w:r>
      <w:r>
        <w:fldChar w:fldCharType="end"/>
      </w:r>
      <w:r>
        <w:t xml:space="preserve">, page </w:t>
      </w:r>
      <w:r>
        <w:fldChar w:fldCharType="begin"/>
      </w:r>
      <w:r>
        <w:instrText xml:space="preserve"> PAGEREF _Ref412026111 \h </w:instrText>
      </w:r>
      <w:r>
        <w:fldChar w:fldCharType="separate"/>
      </w:r>
      <w:r w:rsidR="00895112">
        <w:rPr>
          <w:noProof/>
        </w:rPr>
        <w:t>136</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lastRenderedPageBreak/>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0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1501C2D7" w:rsidR="00CF35A1" w:rsidRPr="00AB1781" w:rsidRDefault="00CF35A1" w:rsidP="00CF35A1">
      <w:pPr>
        <w:pStyle w:val="EnglishHangNoCoptic"/>
      </w:pPr>
      <w:r w:rsidRPr="00AB1781">
        <w:lastRenderedPageBreak/>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lastRenderedPageBreak/>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1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19"/>
      </w:r>
    </w:p>
    <w:p w14:paraId="3B6A8177" w14:textId="3FDB7992" w:rsidR="00CF35A1" w:rsidRPr="00CF35A1" w:rsidRDefault="002D71F0" w:rsidP="00BF0205">
      <w:pPr>
        <w:pStyle w:val="Heading4"/>
      </w:pPr>
      <w:bookmarkStart w:id="238" w:name="_Ref412026111"/>
      <w:r>
        <w:t>Psalm</w:t>
      </w:r>
      <w:r w:rsidR="00CF35A1" w:rsidRPr="00AB1781">
        <w:t xml:space="preserve"> 22</w:t>
      </w:r>
      <w:r>
        <w:t xml:space="preserve">: </w:t>
      </w:r>
      <w:r w:rsidR="009216DA">
        <w:t>“</w:t>
      </w:r>
      <w:r>
        <w:t>The Lord is my Shepherd, an</w:t>
      </w:r>
      <w:r w:rsidR="00F017CA">
        <w:t>d I will lack nothing”</w:t>
      </w:r>
      <w:bookmarkEnd w:id="23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994150E"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1"/>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2"/>
      </w:r>
    </w:p>
    <w:p w14:paraId="26A7A53B" w14:textId="0ED69EE0"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_Ref412110755 \h </w:instrText>
      </w:r>
      <w:r>
        <w:fldChar w:fldCharType="separate"/>
      </w:r>
      <w:r w:rsidR="00895112">
        <w:t>Psalm</w:t>
      </w:r>
      <w:r w:rsidR="00895112" w:rsidRPr="00AB1781">
        <w:t xml:space="preserve"> 23</w:t>
      </w:r>
      <w:r w:rsidR="00895112">
        <w:t>: “The earth is the Lord's and all that is in it”</w:t>
      </w:r>
      <w:r>
        <w:fldChar w:fldCharType="end"/>
      </w:r>
      <w:r>
        <w:t xml:space="preserve">, page </w:t>
      </w:r>
      <w:r>
        <w:fldChar w:fldCharType="begin"/>
      </w:r>
      <w:r>
        <w:instrText xml:space="preserve"> PAGEREF _Ref412110755 \h </w:instrText>
      </w:r>
      <w:r>
        <w:fldChar w:fldCharType="separate"/>
      </w:r>
      <w:r w:rsidR="00895112">
        <w:rPr>
          <w:noProof/>
        </w:rPr>
        <w:t>137</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_Ref412026124 \h </w:instrText>
      </w:r>
      <w:r>
        <w:fldChar w:fldCharType="separate"/>
      </w:r>
      <w:r w:rsidR="00895112">
        <w:t>Psalm</w:t>
      </w:r>
      <w:r w:rsidR="00895112" w:rsidRPr="00AB1781">
        <w:t xml:space="preserve"> 29</w:t>
      </w:r>
      <w:r w:rsidR="00895112">
        <w:t>: “I will exalt You, O Lord”</w:t>
      </w:r>
      <w:r>
        <w:fldChar w:fldCharType="end"/>
      </w:r>
      <w:r>
        <w:t xml:space="preserve">, page </w:t>
      </w:r>
      <w:r>
        <w:fldChar w:fldCharType="begin"/>
      </w:r>
      <w:r>
        <w:instrText xml:space="preserve"> PAGEREF _Ref412026124 \h </w:instrText>
      </w:r>
      <w:r>
        <w:fldChar w:fldCharType="separate"/>
      </w:r>
      <w:r w:rsidR="00895112">
        <w:rPr>
          <w:noProof/>
        </w:rPr>
        <w:t>145</w:t>
      </w:r>
      <w:r>
        <w:fldChar w:fldCharType="end"/>
      </w:r>
      <w:r>
        <w:t>.</w:t>
      </w:r>
    </w:p>
    <w:p w14:paraId="3DFD110A" w14:textId="645B1EB9" w:rsidR="00CF35A1" w:rsidRPr="00CF35A1" w:rsidRDefault="002D71F0" w:rsidP="00BF0205">
      <w:pPr>
        <w:pStyle w:val="Heading4"/>
      </w:pPr>
      <w:bookmarkStart w:id="239" w:name="_Ref412110755"/>
      <w:r>
        <w:t>Psalm</w:t>
      </w:r>
      <w:r w:rsidR="00CF35A1" w:rsidRPr="00AB1781">
        <w:t xml:space="preserve"> 23</w:t>
      </w:r>
      <w:r>
        <w:t xml:space="preserve">: </w:t>
      </w:r>
      <w:r w:rsidR="009216DA">
        <w:t>“</w:t>
      </w:r>
      <w:r>
        <w:t>The earth is the Lord's and all that is in i</w:t>
      </w:r>
      <w:r w:rsidR="005453DF">
        <w:t>t”</w:t>
      </w:r>
      <w:bookmarkEnd w:id="23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CF7E369"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5"/>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DF65F48" w:rsidR="00B35B25"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_Ref412110770 \h </w:instrText>
      </w:r>
      <w:r>
        <w:fldChar w:fldCharType="separate"/>
      </w:r>
      <w:r w:rsidR="00895112">
        <w:t>Psalm</w:t>
      </w:r>
      <w:r w:rsidR="00895112" w:rsidRPr="00AB1781">
        <w:t xml:space="preserve"> 25</w:t>
      </w:r>
      <w:r w:rsidR="00895112">
        <w:t>: “Judge me, O Lord, for I have walked in my innocence”</w:t>
      </w:r>
      <w:r>
        <w:fldChar w:fldCharType="end"/>
      </w:r>
      <w:r>
        <w:t xml:space="preserve">, page </w:t>
      </w:r>
      <w:r>
        <w:fldChar w:fldCharType="begin"/>
      </w:r>
      <w:r>
        <w:instrText xml:space="preserve"> PAGEREF _Ref412110770 \h </w:instrText>
      </w:r>
      <w:r>
        <w:fldChar w:fldCharType="separate"/>
      </w:r>
      <w:r w:rsidR="00895112">
        <w:rPr>
          <w:noProof/>
        </w:rPr>
        <w:t>140</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0" w:name="_Ref435989991"/>
      <w:r>
        <w:t>Kathisma 4</w:t>
      </w:r>
      <w:bookmarkEnd w:id="240"/>
    </w:p>
    <w:p w14:paraId="125C09B3" w14:textId="71EB341A" w:rsidR="002D71F0" w:rsidRPr="00AB1781" w:rsidRDefault="002D71F0" w:rsidP="00BF0205">
      <w:pPr>
        <w:pStyle w:val="Heading4"/>
      </w:pPr>
      <w:bookmarkStart w:id="241" w:name="_Ref412026003"/>
      <w:r>
        <w:t>Psalm</w:t>
      </w:r>
      <w:r w:rsidRPr="00AB1781">
        <w:t xml:space="preserve"> 24</w:t>
      </w:r>
      <w:r>
        <w:t xml:space="preserve">: </w:t>
      </w:r>
      <w:r w:rsidR="009216DA">
        <w:t>“</w:t>
      </w:r>
      <w:r>
        <w:t xml:space="preserve">To </w:t>
      </w:r>
      <w:r w:rsidR="001040C8">
        <w:t>You</w:t>
      </w:r>
      <w:r>
        <w:t>, O Lord, I lift up my sou</w:t>
      </w:r>
      <w:r w:rsidR="005453DF">
        <w:t>l”</w:t>
      </w:r>
      <w:bookmarkEnd w:id="24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36BD59C1" w:rsidR="002D71F0" w:rsidRP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lastRenderedPageBreak/>
        <w:tab/>
        <w:t>for they are from all eternity.</w:t>
      </w:r>
      <w:r w:rsidR="005A5E13">
        <w:rPr>
          <w:rStyle w:val="FootnoteReference"/>
        </w:rPr>
        <w:footnoteReference w:id="12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2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8"/>
      </w:r>
      <w:r w:rsidRPr="00AB1781">
        <w:t xml:space="preserve"> His covenant and His </w:t>
      </w:r>
      <w:r w:rsidR="00055722">
        <w:t>testimonies</w:t>
      </w:r>
      <w:r w:rsidRPr="00AB1781">
        <w:t>.</w:t>
      </w:r>
      <w:r w:rsidRPr="00AB1781">
        <w:rPr>
          <w:rStyle w:val="FootnoteReference"/>
        </w:rPr>
        <w:footnoteReference w:id="12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5"/>
      </w:r>
    </w:p>
    <w:p w14:paraId="6BABEFBD" w14:textId="3738904A" w:rsidR="002D71F0" w:rsidRPr="00AB1781" w:rsidRDefault="002D71F0" w:rsidP="00906079">
      <w:pPr>
        <w:pStyle w:val="EnglishHangNoCoptic"/>
      </w:pPr>
      <w:r w:rsidRPr="00AB1781">
        <w:lastRenderedPageBreak/>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3BB9052"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895112">
        <w:t>Psalm</w:t>
      </w:r>
      <w:r w:rsidR="00895112" w:rsidRPr="00AB1781">
        <w:t xml:space="preserve"> 26</w:t>
      </w:r>
      <w:r w:rsidR="0089511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895112">
        <w:rPr>
          <w:noProof/>
        </w:rPr>
        <w:t>141</w:t>
      </w:r>
      <w:r>
        <w:fldChar w:fldCharType="end"/>
      </w:r>
      <w:r>
        <w:t>.</w:t>
      </w:r>
    </w:p>
    <w:p w14:paraId="4F2251F9" w14:textId="2E14AC17" w:rsidR="002D71F0" w:rsidRPr="00906079" w:rsidRDefault="00906079" w:rsidP="00BF0205">
      <w:pPr>
        <w:pStyle w:val="Heading4"/>
      </w:pPr>
      <w:bookmarkStart w:id="242" w:name="_Ref412110770"/>
      <w:r>
        <w:t>Psalm</w:t>
      </w:r>
      <w:r w:rsidR="002D71F0" w:rsidRPr="00AB1781">
        <w:t xml:space="preserve"> 25</w:t>
      </w:r>
      <w:r>
        <w:t xml:space="preserve">: </w:t>
      </w:r>
      <w:r w:rsidR="009216DA">
        <w:t>“</w:t>
      </w:r>
      <w:r>
        <w:t>Judge me, O Lord, for I have walked in my innocenc</w:t>
      </w:r>
      <w:r w:rsidR="005453DF">
        <w:t>e”</w:t>
      </w:r>
      <w:bookmarkEnd w:id="24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F14DAD1" w:rsidR="00F14AA6" w:rsidRDefault="00F14AA6" w:rsidP="00906079">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lastRenderedPageBreak/>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3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9"/>
      </w:r>
    </w:p>
    <w:p w14:paraId="7BB9F7DC" w14:textId="7F5FE156"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_Ref412110790 \h </w:instrText>
      </w:r>
      <w:r>
        <w:fldChar w:fldCharType="separate"/>
      </w:r>
      <w:r w:rsidR="00895112">
        <w:t>Psalm</w:t>
      </w:r>
      <w:r w:rsidR="00895112" w:rsidRPr="00AB1781">
        <w:t xml:space="preserve"> 28</w:t>
      </w:r>
      <w:r w:rsidR="00895112">
        <w:t>: “Bring to the Lord, O sons of God”</w:t>
      </w:r>
      <w:r>
        <w:fldChar w:fldCharType="end"/>
      </w:r>
      <w:r>
        <w:t xml:space="preserve">, page </w:t>
      </w:r>
      <w:r>
        <w:fldChar w:fldCharType="begin"/>
      </w:r>
      <w:r>
        <w:instrText xml:space="preserve"> PAGEREF _Ref412110790 \h </w:instrText>
      </w:r>
      <w:r>
        <w:fldChar w:fldCharType="separate"/>
      </w:r>
      <w:r w:rsidR="00895112">
        <w:rPr>
          <w:noProof/>
        </w:rPr>
        <w:t>144</w:t>
      </w:r>
      <w:r>
        <w:fldChar w:fldCharType="end"/>
      </w:r>
      <w:r>
        <w:t>.</w:t>
      </w:r>
    </w:p>
    <w:p w14:paraId="4B35662F" w14:textId="12BA05FF" w:rsidR="002D71F0" w:rsidRPr="00906079" w:rsidRDefault="00906079" w:rsidP="00BF0205">
      <w:pPr>
        <w:pStyle w:val="Heading4"/>
      </w:pPr>
      <w:bookmarkStart w:id="243" w:name="_Ref412026021"/>
      <w:r>
        <w:t>Psalm</w:t>
      </w:r>
      <w:r w:rsidR="002D71F0" w:rsidRPr="00AB1781">
        <w:t xml:space="preserve"> 26</w:t>
      </w:r>
      <w:r>
        <w:t xml:space="preserve"> </w:t>
      </w:r>
      <w:r w:rsidR="009216DA">
        <w:t>“</w:t>
      </w:r>
      <w:r>
        <w:t>The Lord is my light and my Saviour; whom shall I fea</w:t>
      </w:r>
      <w:r w:rsidR="005453DF">
        <w:t>r”</w:t>
      </w:r>
      <w:bookmarkEnd w:id="24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82C0674" w:rsidR="00F14AA6" w:rsidRDefault="00F14AA6" w:rsidP="00906079">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lastRenderedPageBreak/>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1"/>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lastRenderedPageBreak/>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1DB689C"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_Ref412098429 \h </w:instrText>
      </w:r>
      <w:r>
        <w:fldChar w:fldCharType="separate"/>
      </w:r>
      <w:r w:rsidR="00895112">
        <w:t>Psalm</w:t>
      </w:r>
      <w:r w:rsidR="00895112" w:rsidRPr="00AB1781">
        <w:t xml:space="preserve"> 62</w:t>
      </w:r>
      <w:r w:rsidR="00895112">
        <w:t>: “O God, my God, I rise early to be with You”</w:t>
      </w:r>
      <w:r>
        <w:fldChar w:fldCharType="end"/>
      </w:r>
      <w:r>
        <w:t xml:space="preserve">, page </w:t>
      </w:r>
      <w:r>
        <w:fldChar w:fldCharType="begin"/>
      </w:r>
      <w:r>
        <w:instrText xml:space="preserve"> PAGEREF _Ref412098429 \h </w:instrText>
      </w:r>
      <w:r>
        <w:fldChar w:fldCharType="separate"/>
      </w:r>
      <w:r w:rsidR="00895112">
        <w:rPr>
          <w:noProof/>
        </w:rPr>
        <w:t>195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895112">
        <w:t>Psalm</w:t>
      </w:r>
      <w:r w:rsidR="00895112" w:rsidRPr="00AB1781">
        <w:t xml:space="preserve"> 66</w:t>
      </w:r>
      <w:r w:rsidR="0089511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895112">
        <w:rPr>
          <w:noProof/>
        </w:rPr>
        <w:t>200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lastRenderedPageBreak/>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45"/>
      </w:r>
    </w:p>
    <w:p w14:paraId="74EB604D" w14:textId="1BE439E9" w:rsidR="002D71F0" w:rsidRPr="00906079" w:rsidRDefault="00906079" w:rsidP="00BF0205">
      <w:pPr>
        <w:pStyle w:val="Heading4"/>
      </w:pPr>
      <w:bookmarkStart w:id="244" w:name="_Ref412110790"/>
      <w:r>
        <w:t>Psalm</w:t>
      </w:r>
      <w:r w:rsidR="002D71F0" w:rsidRPr="00AB1781">
        <w:t xml:space="preserve"> 28</w:t>
      </w:r>
      <w:r>
        <w:t xml:space="preserve">: </w:t>
      </w:r>
      <w:r w:rsidR="009216DA">
        <w:t>“</w:t>
      </w:r>
      <w:r>
        <w:t>Bring to the Lord, O sons of Go</w:t>
      </w:r>
      <w:r w:rsidR="005453DF">
        <w:t>d”</w:t>
      </w:r>
      <w:bookmarkEnd w:id="24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3C25AA38" w:rsidR="00F14AA6" w:rsidRDefault="00F14AA6" w:rsidP="00906079">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4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lastRenderedPageBreak/>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48"/>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77CCEEDC"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_Ref412026124 \h </w:instrText>
      </w:r>
      <w:r>
        <w:fldChar w:fldCharType="separate"/>
      </w:r>
      <w:r w:rsidR="00895112">
        <w:t>Psalm</w:t>
      </w:r>
      <w:r w:rsidR="00895112" w:rsidRPr="00AB1781">
        <w:t xml:space="preserve"> 29</w:t>
      </w:r>
      <w:r w:rsidR="00895112">
        <w:t>: “I will exalt You, O Lord”</w:t>
      </w:r>
      <w:r>
        <w:fldChar w:fldCharType="end"/>
      </w:r>
      <w:r>
        <w:t xml:space="preserve">, page </w:t>
      </w:r>
      <w:r>
        <w:fldChar w:fldCharType="begin"/>
      </w:r>
      <w:r>
        <w:instrText xml:space="preserve"> PAGEREF _Ref412026124 \h </w:instrText>
      </w:r>
      <w:r>
        <w:fldChar w:fldCharType="separate"/>
      </w:r>
      <w:r w:rsidR="00895112">
        <w:rPr>
          <w:noProof/>
        </w:rPr>
        <w:t>145</w:t>
      </w:r>
      <w:r>
        <w:fldChar w:fldCharType="end"/>
      </w:r>
      <w:r>
        <w:t>.</w:t>
      </w:r>
    </w:p>
    <w:p w14:paraId="511CF4D8" w14:textId="0112890B" w:rsidR="002D71F0" w:rsidRPr="00906079" w:rsidRDefault="00906079" w:rsidP="00BF0205">
      <w:pPr>
        <w:pStyle w:val="Heading4"/>
      </w:pPr>
      <w:bookmarkStart w:id="245"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7E166DD" w:rsidR="00F14AA6" w:rsidRDefault="00F14AA6" w:rsidP="00906079">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lastRenderedPageBreak/>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9"/>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5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3"/>
      </w:r>
      <w:r w:rsidRPr="00AB1781">
        <w:t xml:space="preserve"> </w:t>
      </w:r>
      <w:r w:rsidR="001040C8">
        <w:t>You</w:t>
      </w:r>
      <w:r w:rsidRPr="00AB1781">
        <w:t xml:space="preserve"> </w:t>
      </w:r>
      <w:r w:rsidR="00A8396B">
        <w:t>forever</w:t>
      </w:r>
      <w:r w:rsidRPr="00AB1781">
        <w:t>.</w:t>
      </w:r>
    </w:p>
    <w:p w14:paraId="554C34EF" w14:textId="5E614E8C"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_Ref412110815 \h </w:instrText>
      </w:r>
      <w:r>
        <w:fldChar w:fldCharType="separate"/>
      </w:r>
      <w:r w:rsidR="00895112">
        <w:t>Psalm</w:t>
      </w:r>
      <w:r w:rsidR="00895112" w:rsidRPr="00AB1781">
        <w:t xml:space="preserve"> 33</w:t>
      </w:r>
      <w:r w:rsidR="00895112">
        <w:t>: “I will bless the Lord at all times”</w:t>
      </w:r>
      <w:r>
        <w:fldChar w:fldCharType="end"/>
      </w:r>
      <w:r>
        <w:t xml:space="preserve">, page </w:t>
      </w:r>
      <w:r>
        <w:fldChar w:fldCharType="begin"/>
      </w:r>
      <w:r>
        <w:instrText xml:space="preserve"> PAGEREF _Ref412110815 \h </w:instrText>
      </w:r>
      <w:r>
        <w:fldChar w:fldCharType="separate"/>
      </w:r>
      <w:r w:rsidR="00895112">
        <w:rPr>
          <w:noProof/>
        </w:rPr>
        <w:t>152</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_Ref412026139 \h </w:instrText>
      </w:r>
      <w:r>
        <w:fldChar w:fldCharType="separate"/>
      </w:r>
      <w:r w:rsidR="00895112">
        <w:t>Psalm</w:t>
      </w:r>
      <w:r w:rsidR="00895112" w:rsidRPr="00AB1781">
        <w:t xml:space="preserve"> 42</w:t>
      </w:r>
      <w:r w:rsidR="00895112">
        <w:t>: “Judge me, O God, and defend my cause”</w:t>
      </w:r>
      <w:r>
        <w:fldChar w:fldCharType="end"/>
      </w:r>
      <w:r>
        <w:t xml:space="preserve">, page </w:t>
      </w:r>
      <w:r>
        <w:fldChar w:fldCharType="begin"/>
      </w:r>
      <w:r>
        <w:instrText xml:space="preserve"> PAGEREF _Ref412026139 \h </w:instrText>
      </w:r>
      <w:r>
        <w:fldChar w:fldCharType="separate"/>
      </w:r>
      <w:r w:rsidR="00895112">
        <w:rPr>
          <w:noProof/>
        </w:rPr>
        <w:t>168</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5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lastRenderedPageBreak/>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lastRenderedPageBreak/>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9"/>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0"/>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1"/>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lastRenderedPageBreak/>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4"/>
      </w:r>
      <w:r w:rsidR="00E87C17">
        <w:t>,</w:t>
      </w:r>
      <w:r w:rsidRPr="00AB1781">
        <w:t xml:space="preserve"> all you </w:t>
      </w:r>
      <w:r w:rsidR="00121720">
        <w:t>upright in</w:t>
      </w:r>
      <w:r w:rsidRPr="00AB1781">
        <w:t xml:space="preserve"> heart.</w:t>
      </w:r>
      <w:r w:rsidRPr="00AB1781">
        <w:rPr>
          <w:rStyle w:val="FootnoteReference"/>
        </w:rPr>
        <w:footnoteReference w:id="16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6" w:name="_Ref435438533"/>
      <w:r w:rsidRPr="00AB1781">
        <w:t>K</w:t>
      </w:r>
      <w:r>
        <w:t>athisma 5</w:t>
      </w:r>
      <w:bookmarkEnd w:id="246"/>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66"/>
      </w:r>
      <w:r w:rsidRPr="00AB1781">
        <w:t xml:space="preserve"> the Lord with the </w:t>
      </w:r>
      <w:r w:rsidR="00643986">
        <w:t>lyre</w:t>
      </w:r>
      <w:r w:rsidR="00643986">
        <w:rPr>
          <w:rStyle w:val="FootnoteReference"/>
        </w:rPr>
        <w:footnoteReference w:id="16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lastRenderedPageBreak/>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lastRenderedPageBreak/>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7" w:name="_Ref412110815"/>
      <w:r>
        <w:t>Psalm</w:t>
      </w:r>
      <w:r w:rsidRPr="00AB1781">
        <w:t xml:space="preserve"> 33</w:t>
      </w:r>
      <w:r>
        <w:t xml:space="preserve">: </w:t>
      </w:r>
      <w:r w:rsidR="009216DA">
        <w:t>“</w:t>
      </w:r>
      <w:r>
        <w:t>I will bless the Lord at all time</w:t>
      </w:r>
      <w:r w:rsidR="005453DF">
        <w:t>s”</w:t>
      </w:r>
      <w:bookmarkEnd w:id="24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77390DE" w:rsidR="00F14AA6" w:rsidRDefault="00F14AA6" w:rsidP="00950468">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lastRenderedPageBreak/>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lastRenderedPageBreak/>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7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8"/>
      </w:r>
      <w:r w:rsidRPr="00AB1781">
        <w:t>.</w:t>
      </w:r>
    </w:p>
    <w:p w14:paraId="77115137" w14:textId="2B9689BC"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_Ref412110829 \h </w:instrText>
      </w:r>
      <w:r>
        <w:fldChar w:fldCharType="separate"/>
      </w:r>
      <w:r w:rsidR="00895112">
        <w:t>Psalm</w:t>
      </w:r>
      <w:r w:rsidR="00895112" w:rsidRPr="00AB1781">
        <w:t xml:space="preserve"> 40</w:t>
      </w:r>
      <w:r w:rsidR="00895112">
        <w:t>: “Blessed is he who considers the poor and needy”</w:t>
      </w:r>
      <w:r>
        <w:fldChar w:fldCharType="end"/>
      </w:r>
      <w:r>
        <w:t xml:space="preserve">, page </w:t>
      </w:r>
      <w:r>
        <w:fldChar w:fldCharType="begin"/>
      </w:r>
      <w:r>
        <w:instrText xml:space="preserve"> PAGEREF _Ref412110829 \h </w:instrText>
      </w:r>
      <w:r>
        <w:fldChar w:fldCharType="separate"/>
      </w:r>
      <w:r w:rsidR="00895112">
        <w:rPr>
          <w:noProof/>
        </w:rPr>
        <w:t>166</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lastRenderedPageBreak/>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2"/>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3"/>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4"/>
      </w:r>
    </w:p>
    <w:p w14:paraId="1C4466CC" w14:textId="4F735C29" w:rsidR="00950468" w:rsidRPr="00AB1781" w:rsidRDefault="00810FF2" w:rsidP="00950468">
      <w:pPr>
        <w:pStyle w:val="EnglishHangNoCoptic"/>
      </w:pPr>
      <w:r>
        <w:lastRenderedPageBreak/>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85"/>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8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lastRenderedPageBreak/>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87"/>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88"/>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89"/>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1"/>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2"/>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3"/>
      </w:r>
      <w:r w:rsidRPr="00AB1781">
        <w:t xml:space="preserve"> and be fed </w:t>
      </w:r>
      <w:r w:rsidR="00402CB0">
        <w:t>by</w:t>
      </w:r>
      <w:r w:rsidRPr="00AB1781">
        <w:t xml:space="preserve"> its wealth.</w:t>
      </w:r>
      <w:r w:rsidRPr="00AB1781">
        <w:rPr>
          <w:rStyle w:val="FootnoteReference"/>
        </w:rPr>
        <w:footnoteReference w:id="194"/>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95"/>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96"/>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97"/>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98"/>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99"/>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0"/>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lastRenderedPageBreak/>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1"/>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lastRenderedPageBreak/>
        <w:tab/>
      </w:r>
      <w:r w:rsidR="00915F9F">
        <w:t>n</w:t>
      </w:r>
      <w:r w:rsidRPr="00AB1781">
        <w:t>or his children</w:t>
      </w:r>
      <w:r w:rsidR="00090695">
        <w:rPr>
          <w:rStyle w:val="FootnoteReference"/>
        </w:rPr>
        <w:footnoteReference w:id="202"/>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3"/>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4"/>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lastRenderedPageBreak/>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48" w:name="_Ref435438548"/>
      <w:r w:rsidRPr="00AB1781">
        <w:t>K</w:t>
      </w:r>
      <w:r>
        <w:t>athisma 6</w:t>
      </w:r>
      <w:bookmarkEnd w:id="248"/>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05"/>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06"/>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07"/>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lastRenderedPageBreak/>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lastRenderedPageBreak/>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08"/>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09"/>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0"/>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lastRenderedPageBreak/>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1"/>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12"/>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lastRenderedPageBreak/>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3"/>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4"/>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1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lastRenderedPageBreak/>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49" w:name="_Ref412110829"/>
      <w:r>
        <w:t>Psalm</w:t>
      </w:r>
      <w:r w:rsidR="00950468" w:rsidRPr="00AB1781">
        <w:t xml:space="preserve"> 40</w:t>
      </w:r>
      <w:r>
        <w:t xml:space="preserve">: </w:t>
      </w:r>
      <w:r w:rsidR="009216DA">
        <w:t>“</w:t>
      </w:r>
      <w:r>
        <w:t>Blessed is he who considers the poor and need</w:t>
      </w:r>
      <w:r w:rsidR="005453DF">
        <w:t>y”</w:t>
      </w:r>
      <w:bookmarkEnd w:id="24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03C04443"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1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1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lastRenderedPageBreak/>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1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1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0"/>
      </w:r>
    </w:p>
    <w:p w14:paraId="3B07415D" w14:textId="7E9D18FC" w:rsidR="00B35B25"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_Ref412026139 \h </w:instrText>
      </w:r>
      <w:r>
        <w:fldChar w:fldCharType="separate"/>
      </w:r>
      <w:r w:rsidR="00895112">
        <w:t>Psalm</w:t>
      </w:r>
      <w:r w:rsidR="00895112" w:rsidRPr="00AB1781">
        <w:t xml:space="preserve"> 42</w:t>
      </w:r>
      <w:r w:rsidR="00895112">
        <w:t>: “Judge me, O God, and defend my cause”</w:t>
      </w:r>
      <w:r>
        <w:fldChar w:fldCharType="end"/>
      </w:r>
      <w:r>
        <w:t xml:space="preserve">, page </w:t>
      </w:r>
      <w:r>
        <w:fldChar w:fldCharType="begin"/>
      </w:r>
      <w:r>
        <w:instrText xml:space="preserve"> PAGEREF _Ref412026139 \h </w:instrText>
      </w:r>
      <w:r>
        <w:fldChar w:fldCharType="separate"/>
      </w:r>
      <w:r w:rsidR="00895112">
        <w:rPr>
          <w:noProof/>
        </w:rPr>
        <w:t>168</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lastRenderedPageBreak/>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3"/>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0" w:name="_Ref412026139"/>
      <w:r>
        <w:t>Psalm</w:t>
      </w:r>
      <w:r w:rsidR="00950468" w:rsidRPr="00AB1781">
        <w:t xml:space="preserve"> 42</w:t>
      </w:r>
      <w:r>
        <w:t xml:space="preserve">: </w:t>
      </w:r>
      <w:r w:rsidR="009216DA">
        <w:t>“</w:t>
      </w:r>
      <w:r>
        <w:t>Judge me, O God, and defend my caus</w:t>
      </w:r>
      <w:r w:rsidR="00F017CA">
        <w:t>e”</w:t>
      </w:r>
      <w:bookmarkEnd w:id="25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41720609"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lastRenderedPageBreak/>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4"/>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25"/>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26"/>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27"/>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5A05DFC1"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_Ref412110857 \h </w:instrText>
      </w:r>
      <w:r>
        <w:fldChar w:fldCharType="separate"/>
      </w:r>
      <w:r w:rsidR="00895112">
        <w:t>Psalm</w:t>
      </w:r>
      <w:r w:rsidR="00895112" w:rsidRPr="00AB1781">
        <w:t xml:space="preserve"> 44</w:t>
      </w:r>
      <w:r w:rsidR="00895112">
        <w:t>: “My heart erupted with a good word”</w:t>
      </w:r>
      <w:r>
        <w:fldChar w:fldCharType="end"/>
      </w:r>
      <w:r>
        <w:t xml:space="preserve">, page </w:t>
      </w:r>
      <w:r>
        <w:fldChar w:fldCharType="begin"/>
      </w:r>
      <w:r>
        <w:instrText xml:space="preserve"> PAGEREF _Ref412110857 \h </w:instrText>
      </w:r>
      <w:r>
        <w:fldChar w:fldCharType="separate"/>
      </w:r>
      <w:r w:rsidR="00895112">
        <w:rPr>
          <w:noProof/>
        </w:rPr>
        <w:t>171</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_Ref412026190 \h </w:instrText>
      </w:r>
      <w:r>
        <w:fldChar w:fldCharType="separate"/>
      </w:r>
      <w:r w:rsidR="00895112">
        <w:t>Psalm</w:t>
      </w:r>
      <w:r w:rsidR="00895112" w:rsidRPr="00AB1781">
        <w:t xml:space="preserve"> 56</w:t>
      </w:r>
      <w:r w:rsidR="00895112">
        <w:t>: “Have mercy on me, O God, have mercy on me”</w:t>
      </w:r>
      <w:r>
        <w:fldChar w:fldCharType="end"/>
      </w:r>
      <w:r>
        <w:t xml:space="preserve">, page </w:t>
      </w:r>
      <w:r>
        <w:fldChar w:fldCharType="begin"/>
      </w:r>
      <w:r>
        <w:instrText xml:space="preserve"> PAGEREF _Ref412026190 \h </w:instrText>
      </w:r>
      <w:r>
        <w:fldChar w:fldCharType="separate"/>
      </w:r>
      <w:r w:rsidR="00895112">
        <w:rPr>
          <w:noProof/>
        </w:rPr>
        <w:t>188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lastRenderedPageBreak/>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28"/>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29"/>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0"/>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1"/>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lastRenderedPageBreak/>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1"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6318048" w:rsidR="00F14AA6" w:rsidRDefault="00F14AA6" w:rsidP="004E0D33">
      <w:pPr>
        <w:pStyle w:val="Rubric"/>
      </w:pPr>
      <w:r>
        <w:lastRenderedPageBreak/>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3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3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3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3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lastRenderedPageBreak/>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39"/>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0"/>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4A41F132"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_Ref412110915 \h </w:instrText>
      </w:r>
      <w:r>
        <w:fldChar w:fldCharType="separate"/>
      </w:r>
      <w:r w:rsidR="00895112">
        <w:t>Psalm</w:t>
      </w:r>
      <w:r w:rsidR="00895112" w:rsidRPr="00AB1781">
        <w:t xml:space="preserve"> 45</w:t>
      </w:r>
      <w:r w:rsidR="00895112">
        <w:t>: “God is our refuge and strength”</w:t>
      </w:r>
      <w:r>
        <w:fldChar w:fldCharType="end"/>
      </w:r>
      <w:r>
        <w:t xml:space="preserve">, page </w:t>
      </w:r>
      <w:r>
        <w:fldChar w:fldCharType="begin"/>
      </w:r>
      <w:r>
        <w:instrText xml:space="preserve"> PAGEREF _Ref412110915 \h </w:instrText>
      </w:r>
      <w:r>
        <w:fldChar w:fldCharType="separate"/>
      </w:r>
      <w:r w:rsidR="00895112">
        <w:rPr>
          <w:noProof/>
        </w:rPr>
        <w:t>173</w:t>
      </w:r>
      <w:r>
        <w:fldChar w:fldCharType="end"/>
      </w:r>
      <w:r>
        <w:t>.</w:t>
      </w:r>
    </w:p>
    <w:p w14:paraId="5C84228E" w14:textId="1E068D83" w:rsidR="00950468" w:rsidRPr="008242AB" w:rsidRDefault="008242AB" w:rsidP="00BF0205">
      <w:pPr>
        <w:pStyle w:val="Heading4"/>
      </w:pPr>
      <w:bookmarkStart w:id="252" w:name="_Ref412110915"/>
      <w:r>
        <w:t>Psalm</w:t>
      </w:r>
      <w:r w:rsidR="00950468" w:rsidRPr="00AB1781">
        <w:t xml:space="preserve"> 45</w:t>
      </w:r>
      <w:r>
        <w:t xml:space="preserve">: </w:t>
      </w:r>
      <w:r w:rsidR="009216DA">
        <w:t>“</w:t>
      </w:r>
      <w:r>
        <w:t>God is our refuge and strengt</w:t>
      </w:r>
      <w:r w:rsidR="005453DF">
        <w:t>h”</w:t>
      </w:r>
      <w:bookmarkEnd w:id="25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1539AD78" w:rsidR="00F14AA6" w:rsidRDefault="00F14AA6" w:rsidP="008242AB">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1"/>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2"/>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43"/>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4"/>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45"/>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46"/>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16CF7167" w:rsidR="00B35B25"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_Ref412110929 \h </w:instrText>
      </w:r>
      <w:r>
        <w:fldChar w:fldCharType="separate"/>
      </w:r>
      <w:r w:rsidR="00895112">
        <w:t>Psalm</w:t>
      </w:r>
      <w:r w:rsidR="00895112" w:rsidRPr="00AB1781">
        <w:t xml:space="preserve"> 46</w:t>
      </w:r>
      <w:r w:rsidR="00895112">
        <w:t>: “Clap your hands, all you nations”</w:t>
      </w:r>
      <w:r>
        <w:fldChar w:fldCharType="end"/>
      </w:r>
      <w:r>
        <w:t xml:space="preserve">, page </w:t>
      </w:r>
      <w:r>
        <w:fldChar w:fldCharType="begin"/>
      </w:r>
      <w:r>
        <w:instrText xml:space="preserve"> PAGEREF _Ref412110929 \h </w:instrText>
      </w:r>
      <w:r>
        <w:fldChar w:fldCharType="separate"/>
      </w:r>
      <w:r w:rsidR="00895112">
        <w:rPr>
          <w:noProof/>
        </w:rPr>
        <w:t>174</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3" w:name="_Ref435990010"/>
      <w:r>
        <w:t>Kathisma 7</w:t>
      </w:r>
      <w:bookmarkEnd w:id="253"/>
    </w:p>
    <w:p w14:paraId="3F629085" w14:textId="3F034B79" w:rsidR="00A6346F" w:rsidRPr="00A6346F" w:rsidRDefault="00A6346F" w:rsidP="00BF0205">
      <w:pPr>
        <w:pStyle w:val="Heading4"/>
      </w:pPr>
      <w:bookmarkStart w:id="254" w:name="_Ref412110929"/>
      <w:r>
        <w:t>Psalm</w:t>
      </w:r>
      <w:r w:rsidRPr="00AB1781">
        <w:t xml:space="preserve"> 46</w:t>
      </w:r>
      <w:r>
        <w:t xml:space="preserve">: </w:t>
      </w:r>
      <w:r w:rsidR="009216DA">
        <w:t>“C</w:t>
      </w:r>
      <w:r>
        <w:t>lap your hand</w:t>
      </w:r>
      <w:r w:rsidR="005453DF">
        <w:t>s, all you nations”</w:t>
      </w:r>
      <w:bookmarkEnd w:id="25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1164DB20" w:rsidR="00F14AA6" w:rsidRDefault="00F14AA6" w:rsidP="00A6346F">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47"/>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lastRenderedPageBreak/>
        <w:t xml:space="preserve">3 For the Lord Most High is </w:t>
      </w:r>
      <w:r w:rsidR="007C3F83">
        <w:t>awesome,</w:t>
      </w:r>
      <w:r w:rsidRPr="00AB1781">
        <w:rPr>
          <w:rStyle w:val="FootnoteReference"/>
        </w:rPr>
        <w:footnoteReference w:id="248"/>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49"/>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0"/>
      </w:r>
    </w:p>
    <w:p w14:paraId="262D1E8F" w14:textId="04D47EBD"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1"/>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lastRenderedPageBreak/>
        <w:tab/>
        <w:t>the city of the great King—</w:t>
      </w:r>
      <w:r w:rsidR="00A6346F" w:rsidRPr="00AB1781">
        <w:rPr>
          <w:rStyle w:val="FootnoteReference"/>
        </w:rPr>
        <w:footnoteReference w:id="252"/>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3"/>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4"/>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55"/>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5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57"/>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lastRenderedPageBreak/>
        <w:tab/>
        <w:t>He will shepherd us unto the ages</w:t>
      </w:r>
      <w:r>
        <w:rPr>
          <w:rStyle w:val="FootnoteReference"/>
        </w:rPr>
        <w:footnoteReference w:id="258"/>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59"/>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0"/>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1"/>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2"/>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lastRenderedPageBreak/>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3"/>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4"/>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lastRenderedPageBreak/>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65"/>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lastRenderedPageBreak/>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66"/>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5"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657CFEF0" w:rsidR="00C06875" w:rsidRDefault="00C06875" w:rsidP="00336170">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89511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89511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89511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895112">
        <w:rPr>
          <w:noProof/>
        </w:rPr>
        <w:t>68</w:t>
      </w:r>
      <w:r>
        <w:fldChar w:fldCharType="end"/>
      </w:r>
      <w:r>
        <w:t xml:space="preserve">; </w:t>
      </w:r>
      <w:r>
        <w:fldChar w:fldCharType="begin"/>
      </w:r>
      <w:r>
        <w:instrText xml:space="preserve"> REF _Ref435434353 \h </w:instrText>
      </w:r>
      <w:r>
        <w:fldChar w:fldCharType="separate"/>
      </w:r>
      <w:r w:rsidR="00895112">
        <w:t>The Psalms of the Third Hour</w:t>
      </w:r>
      <w:r>
        <w:fldChar w:fldCharType="end"/>
      </w:r>
      <w:r>
        <w:t xml:space="preserve">, page </w:t>
      </w:r>
      <w:r>
        <w:fldChar w:fldCharType="begin"/>
      </w:r>
      <w:r>
        <w:instrText xml:space="preserve"> PAGEREF _Ref435434358 \h </w:instrText>
      </w:r>
      <w:r>
        <w:fldChar w:fldCharType="separate"/>
      </w:r>
      <w:r w:rsidR="00895112">
        <w:rPr>
          <w:noProof/>
        </w:rPr>
        <w:t>89</w:t>
      </w:r>
      <w:r>
        <w:fldChar w:fldCharType="end"/>
      </w:r>
      <w:r>
        <w:t xml:space="preserve">; </w:t>
      </w:r>
      <w:r>
        <w:fldChar w:fldCharType="begin"/>
      </w:r>
      <w:r>
        <w:instrText xml:space="preserve"> REF _Ref435434365 \h </w:instrText>
      </w:r>
      <w:r>
        <w:fldChar w:fldCharType="separate"/>
      </w:r>
      <w:r w:rsidR="00895112">
        <w:t>The Psalms of the Sixth Hour</w:t>
      </w:r>
      <w:r>
        <w:fldChar w:fldCharType="end"/>
      </w:r>
      <w:r>
        <w:t xml:space="preserve">, page </w:t>
      </w:r>
      <w:r>
        <w:fldChar w:fldCharType="begin"/>
      </w:r>
      <w:r>
        <w:instrText xml:space="preserve"> PAGEREF _Ref435434371 \p \h </w:instrText>
      </w:r>
      <w:r>
        <w:fldChar w:fldCharType="separate"/>
      </w:r>
      <w:r w:rsidR="00895112">
        <w:rPr>
          <w:noProof/>
        </w:rPr>
        <w:t>on page 92</w:t>
      </w:r>
      <w:r>
        <w:fldChar w:fldCharType="end"/>
      </w:r>
      <w:r>
        <w:t xml:space="preserve">; </w:t>
      </w:r>
      <w:r>
        <w:fldChar w:fldCharType="begin"/>
      </w:r>
      <w:r>
        <w:instrText xml:space="preserve"> REF _Ref435434381 \h </w:instrText>
      </w:r>
      <w:r>
        <w:fldChar w:fldCharType="separate"/>
      </w:r>
      <w:r w:rsidR="00895112">
        <w:t>The Psalms of the Ninth Hour</w:t>
      </w:r>
      <w:r>
        <w:fldChar w:fldCharType="end"/>
      </w:r>
      <w:r>
        <w:t xml:space="preserve">, page </w:t>
      </w:r>
      <w:r>
        <w:fldChar w:fldCharType="begin"/>
      </w:r>
      <w:r>
        <w:instrText xml:space="preserve"> PAGEREF _Ref435434387 \h </w:instrText>
      </w:r>
      <w:r>
        <w:fldChar w:fldCharType="separate"/>
      </w:r>
      <w:r w:rsidR="00895112">
        <w:rPr>
          <w:noProof/>
        </w:rPr>
        <w:t>96</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lastRenderedPageBreak/>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67"/>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68"/>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69"/>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0"/>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1"/>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lastRenderedPageBreak/>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2"/>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lastRenderedPageBreak/>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3"/>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lastRenderedPageBreak/>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6"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1E58F011" w:rsidR="00F14AA6" w:rsidRDefault="00F14AA6" w:rsidP="00FD3FDA">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7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76"/>
      </w:r>
      <w:r w:rsidRPr="00AB1781">
        <w:t xml:space="preserve"> </w:t>
      </w:r>
      <w:r w:rsidR="00E570CB">
        <w:t>Your</w:t>
      </w:r>
      <w:r w:rsidRPr="00AB1781">
        <w:t xml:space="preserve"> Name, O Lord, for it is good.</w:t>
      </w:r>
      <w:r w:rsidRPr="00AB1781">
        <w:rPr>
          <w:rStyle w:val="FootnoteReference"/>
        </w:rPr>
        <w:footnoteReference w:id="277"/>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lastRenderedPageBreak/>
        <w:tab/>
        <w:t xml:space="preserve">and my eye </w:t>
      </w:r>
      <w:r w:rsidR="00CB04AB">
        <w:t>looked upon</w:t>
      </w:r>
      <w:r w:rsidRPr="00AB1781">
        <w:t xml:space="preserve"> my enemies.</w:t>
      </w:r>
      <w:r w:rsidRPr="00AB1781">
        <w:rPr>
          <w:rStyle w:val="FootnoteReference"/>
        </w:rPr>
        <w:footnoteReference w:id="278"/>
      </w:r>
    </w:p>
    <w:p w14:paraId="01F8EC09" w14:textId="79249582"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895112">
        <w:t>Psalm</w:t>
      </w:r>
      <w:r w:rsidR="00895112" w:rsidRPr="00AB1781">
        <w:t xml:space="preserve"> 56</w:t>
      </w:r>
      <w:r w:rsidR="00895112">
        <w:t>: “Have mercy on me, O God, have mercy on me”</w:t>
      </w:r>
      <w:r>
        <w:fldChar w:fldCharType="end"/>
      </w:r>
      <w:r>
        <w:t xml:space="preserve">, page </w:t>
      </w:r>
      <w:r>
        <w:fldChar w:fldCharType="begin"/>
      </w:r>
      <w:r>
        <w:instrText xml:space="preserve"> PAGEREF _Ref412026190 \h </w:instrText>
      </w:r>
      <w:r>
        <w:fldChar w:fldCharType="separate"/>
      </w:r>
      <w:r w:rsidR="00895112">
        <w:rPr>
          <w:noProof/>
        </w:rPr>
        <w:t>188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79"/>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0"/>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lastRenderedPageBreak/>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1"/>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lastRenderedPageBreak/>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7" w:name="_Ref435438564"/>
      <w:r w:rsidRPr="00AB1781">
        <w:t>K</w:t>
      </w:r>
      <w:r>
        <w:t>athisma</w:t>
      </w:r>
      <w:r w:rsidR="0044639B">
        <w:t xml:space="preserve"> 8</w:t>
      </w:r>
      <w:bookmarkEnd w:id="257"/>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2"/>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3"/>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lastRenderedPageBreak/>
        <w:t xml:space="preserve">8 </w:t>
      </w:r>
      <w:r w:rsidR="00EF0D59">
        <w:t>By no means will you save them</w:t>
      </w:r>
      <w:r w:rsidRPr="00AB1781">
        <w:t>;</w:t>
      </w:r>
      <w:r w:rsidRPr="00AB1781">
        <w:rPr>
          <w:rStyle w:val="FootnoteReference"/>
        </w:rPr>
        <w:footnoteReference w:id="284"/>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58" w:name="_Ref412026190"/>
      <w:r>
        <w:t>Psalm</w:t>
      </w:r>
      <w:r w:rsidRPr="00AB1781">
        <w:t xml:space="preserve"> 56</w:t>
      </w:r>
      <w:r>
        <w:t xml:space="preserve">: </w:t>
      </w:r>
      <w:r w:rsidR="009216DA">
        <w:t>“</w:t>
      </w:r>
      <w:r>
        <w:t>Have mercy on me, O God, have mercy on m</w:t>
      </w:r>
      <w:r w:rsidR="00F017CA">
        <w:t>e”</w:t>
      </w:r>
      <w:bookmarkEnd w:id="25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02B4976" w:rsidR="00F14AA6" w:rsidRDefault="00F14AA6" w:rsidP="009E7111">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85"/>
      </w:r>
      <w:r w:rsidRPr="00AB1781">
        <w:t xml:space="preserve"> </w:t>
      </w:r>
      <w:r w:rsidRPr="00AB1781">
        <w:rPr>
          <w:i/>
        </w:rPr>
        <w:t>(Pause)</w:t>
      </w:r>
    </w:p>
    <w:p w14:paraId="5EEABDEC" w14:textId="4A988E5D" w:rsidR="009E7111" w:rsidRPr="009E7111" w:rsidRDefault="009E7111" w:rsidP="009E7111">
      <w:pPr>
        <w:pStyle w:val="EnglishHangEndNoCoptic"/>
      </w:pPr>
      <w:r w:rsidRPr="00AB1781">
        <w:lastRenderedPageBreak/>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86"/>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87"/>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88"/>
      </w:r>
    </w:p>
    <w:p w14:paraId="46679648" w14:textId="474C74AC"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895112">
        <w:t>Psalm</w:t>
      </w:r>
      <w:r w:rsidR="00895112" w:rsidRPr="00AB1781">
        <w:t xml:space="preserve"> 60</w:t>
      </w:r>
      <w:r w:rsidR="00895112">
        <w:t>: “Hear my supplication, O God”</w:t>
      </w:r>
      <w:r>
        <w:fldChar w:fldCharType="end"/>
      </w:r>
      <w:r>
        <w:t xml:space="preserve">, page </w:t>
      </w:r>
      <w:r>
        <w:fldChar w:fldCharType="begin"/>
      </w:r>
      <w:r>
        <w:instrText xml:space="preserve"> PAGEREF _Ref412111219 \h </w:instrText>
      </w:r>
      <w:r>
        <w:fldChar w:fldCharType="separate"/>
      </w:r>
      <w:r w:rsidR="00895112">
        <w:rPr>
          <w:noProof/>
        </w:rPr>
        <w:t>193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5112">
        <w:t>Psalm</w:t>
      </w:r>
      <w:r w:rsidR="00895112" w:rsidRPr="00AB1781">
        <w:t xml:space="preserve"> 85</w:t>
      </w:r>
      <w:r w:rsidR="0089511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895112">
        <w:rPr>
          <w:noProof/>
        </w:rPr>
        <w:t>235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lastRenderedPageBreak/>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89"/>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lastRenderedPageBreak/>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0"/>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1"/>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lastRenderedPageBreak/>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2"/>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3"/>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4"/>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59" w:name="_Ref412111219"/>
      <w:r>
        <w:t>Psalm</w:t>
      </w:r>
      <w:r w:rsidR="009E7111" w:rsidRPr="00AB1781">
        <w:t xml:space="preserve"> 60</w:t>
      </w:r>
      <w:r>
        <w:t xml:space="preserve">: </w:t>
      </w:r>
      <w:r w:rsidR="009216DA">
        <w:t>“Hear</w:t>
      </w:r>
      <w:r>
        <w:t xml:space="preserve"> my supplicatio</w:t>
      </w:r>
      <w:r w:rsidR="005453DF">
        <w:t>n, O God”</w:t>
      </w:r>
      <w:bookmarkEnd w:id="25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6855C0DC" w:rsidR="00F14AA6" w:rsidRDefault="00F14AA6" w:rsidP="00035647">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lastRenderedPageBreak/>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13BC5124"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895112">
        <w:t>Psalm</w:t>
      </w:r>
      <w:r w:rsidR="00895112" w:rsidRPr="00AB1781">
        <w:t xml:space="preserve"> 62</w:t>
      </w:r>
      <w:r w:rsidR="00895112">
        <w:t>: “O God, my God, I rise early to be with You”</w:t>
      </w:r>
      <w:r>
        <w:fldChar w:fldCharType="end"/>
      </w:r>
      <w:r>
        <w:t xml:space="preserve">, page </w:t>
      </w:r>
      <w:r>
        <w:fldChar w:fldCharType="begin"/>
      </w:r>
      <w:r>
        <w:instrText xml:space="preserve"> PAGEREF _Ref412098429 \h </w:instrText>
      </w:r>
      <w:r>
        <w:fldChar w:fldCharType="separate"/>
      </w:r>
      <w:r w:rsidR="00895112">
        <w:rPr>
          <w:noProof/>
        </w:rPr>
        <w:t>195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lastRenderedPageBreak/>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9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96"/>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97"/>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98"/>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0"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14367145" w:rsidR="00F14AA6" w:rsidRDefault="00F14AA6" w:rsidP="00035647">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lastRenderedPageBreak/>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299"/>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0"/>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56636D27"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895112">
        <w:t>Psalm</w:t>
      </w:r>
      <w:r w:rsidR="00895112" w:rsidRPr="00AB1781">
        <w:t xml:space="preserve"> 66</w:t>
      </w:r>
      <w:r w:rsidR="00895112">
        <w:t>: “May God have compassion on us and bless us”</w:t>
      </w:r>
      <w:r>
        <w:fldChar w:fldCharType="end"/>
      </w:r>
      <w:r>
        <w:t xml:space="preserve">, page </w:t>
      </w:r>
      <w:r>
        <w:fldChar w:fldCharType="begin"/>
      </w:r>
      <w:r>
        <w:instrText xml:space="preserve"> PAGEREF _Ref412026041 \h </w:instrText>
      </w:r>
      <w:r>
        <w:fldChar w:fldCharType="separate"/>
      </w:r>
      <w:r w:rsidR="00895112">
        <w:rPr>
          <w:noProof/>
        </w:rPr>
        <w:t>200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lastRenderedPageBreak/>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1" w:name="_Ref435438574"/>
      <w:r w:rsidRPr="00AB1781">
        <w:t>K</w:t>
      </w:r>
      <w:r>
        <w:t>athisma 9</w:t>
      </w:r>
      <w:bookmarkEnd w:id="261"/>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lastRenderedPageBreak/>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3"/>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lastRenderedPageBreak/>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0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0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0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07"/>
      </w:r>
      <w:r w:rsidRPr="00AB1781">
        <w:t xml:space="preserve"> worship</w:t>
      </w:r>
      <w:r w:rsidR="000E01D1">
        <w:rPr>
          <w:rStyle w:val="FootnoteReference"/>
        </w:rPr>
        <w:footnoteReference w:id="30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0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lastRenderedPageBreak/>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2" w:name="_Ref412026041"/>
      <w:r>
        <w:t>Psalm</w:t>
      </w:r>
      <w:r w:rsidRPr="00AB1781">
        <w:t xml:space="preserve"> 66</w:t>
      </w:r>
      <w:r>
        <w:t xml:space="preserve">: </w:t>
      </w:r>
      <w:r w:rsidR="007D2678">
        <w:t>“</w:t>
      </w:r>
      <w:r>
        <w:t>M</w:t>
      </w:r>
      <w:r w:rsidR="007D2678">
        <w:t>a</w:t>
      </w:r>
      <w:r>
        <w:t>y God have compassion on us and bless u</w:t>
      </w:r>
      <w:r w:rsidR="005453DF">
        <w:t>s”</w:t>
      </w:r>
      <w:bookmarkEnd w:id="26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0AA1DD60" w14:textId="73A79F00" w:rsidR="00F14AA6" w:rsidRDefault="00F14AA6" w:rsidP="00C879D4">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15"/>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1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1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1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5072F16C"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89511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895112">
        <w:t>Psalm</w:t>
      </w:r>
      <w:r w:rsidR="00895112" w:rsidRPr="00AB1781">
        <w:t xml:space="preserve"> 69</w:t>
      </w:r>
      <w:r w:rsidR="00895112">
        <w:t>: “O Lord, make haste to help me”</w:t>
      </w:r>
      <w:r>
        <w:fldChar w:fldCharType="end"/>
      </w:r>
      <w:r>
        <w:t xml:space="preserve">, page </w:t>
      </w:r>
      <w:r>
        <w:fldChar w:fldCharType="begin"/>
      </w:r>
      <w:r>
        <w:instrText xml:space="preserve"> PAGEREF _Ref412026055 \h </w:instrText>
      </w:r>
      <w:r>
        <w:fldChar w:fldCharType="separate"/>
      </w:r>
      <w:r w:rsidR="00895112">
        <w:rPr>
          <w:noProof/>
        </w:rPr>
        <w:t>208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lastRenderedPageBreak/>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1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3"/>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lastRenderedPageBreak/>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2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2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2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lastRenderedPageBreak/>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2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2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2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lastRenderedPageBreak/>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lastRenderedPageBreak/>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3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3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3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lastRenderedPageBreak/>
        <w:tab/>
        <w:t>and bend their back</w:t>
      </w:r>
      <w:r w:rsidR="00F213BA">
        <w:t>s</w:t>
      </w:r>
      <w:r w:rsidRPr="00AB1781">
        <w:t xml:space="preserve"> continually.</w:t>
      </w:r>
      <w:r w:rsidRPr="00AB1781">
        <w:rPr>
          <w:rStyle w:val="FootnoteReference"/>
        </w:rPr>
        <w:footnoteReference w:id="337"/>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3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3" w:name="_Ref412026055"/>
      <w:r>
        <w:lastRenderedPageBreak/>
        <w:t>Psalm</w:t>
      </w:r>
      <w:r w:rsidR="00C879D4" w:rsidRPr="00AB1781">
        <w:t xml:space="preserve"> 69</w:t>
      </w:r>
      <w:r>
        <w:t xml:space="preserve">: </w:t>
      </w:r>
      <w:r w:rsidR="007D2678">
        <w:t>“O Lord</w:t>
      </w:r>
      <w:r>
        <w:t xml:space="preserve">, </w:t>
      </w:r>
      <w:r w:rsidR="007D2678">
        <w:t>make haste to help m</w:t>
      </w:r>
      <w:r w:rsidR="00F017CA">
        <w:t>e”</w:t>
      </w:r>
      <w:bookmarkEnd w:id="26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163109E6" w:rsidR="00F14AA6" w:rsidRDefault="00F14AA6" w:rsidP="00B139A8">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3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510D2827" w:rsidR="00F35AEA" w:rsidRDefault="00F35AEA" w:rsidP="00E611C7">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_Ref412098484 \h </w:instrText>
      </w:r>
      <w:r>
        <w:fldChar w:fldCharType="separate"/>
      </w:r>
      <w:r w:rsidR="00895112">
        <w:t>Psalm</w:t>
      </w:r>
      <w:r w:rsidR="00895112" w:rsidRPr="00AB1781">
        <w:t xml:space="preserve"> 112</w:t>
      </w:r>
      <w:r w:rsidR="00895112">
        <w:t>: “Praise the Lord, you children”</w:t>
      </w:r>
      <w:r>
        <w:fldChar w:fldCharType="end"/>
      </w:r>
      <w:r>
        <w:t xml:space="preserve">, page </w:t>
      </w:r>
      <w:r>
        <w:fldChar w:fldCharType="begin"/>
      </w:r>
      <w:r>
        <w:instrText xml:space="preserve"> PAGEREF _Ref412098484 \h </w:instrText>
      </w:r>
      <w:r>
        <w:fldChar w:fldCharType="separate"/>
      </w:r>
      <w:r w:rsidR="00895112">
        <w:rPr>
          <w:noProof/>
        </w:rPr>
        <w:t>282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895112">
        <w:t>Psalm</w:t>
      </w:r>
      <w:r w:rsidR="00895112" w:rsidRPr="00AB1781">
        <w:t xml:space="preserve"> 83</w:t>
      </w:r>
      <w:r w:rsidR="0089511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895112">
        <w:rPr>
          <w:noProof/>
        </w:rPr>
        <w:t>232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895112">
        <w:t>Psalm</w:t>
      </w:r>
      <w:r w:rsidR="00895112" w:rsidRPr="00AB1781">
        <w:t xml:space="preserve"> 22</w:t>
      </w:r>
      <w:r w:rsidR="0089511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895112">
        <w:rPr>
          <w:noProof/>
        </w:rPr>
        <w:t>136</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5112">
        <w:t>Psalm</w:t>
      </w:r>
      <w:r w:rsidR="00895112" w:rsidRPr="00AB1781">
        <w:t xml:space="preserve"> 85</w:t>
      </w:r>
      <w:r w:rsidR="0089511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895112">
        <w:rPr>
          <w:noProof/>
        </w:rPr>
        <w:t>235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4" w:name="_Ref435438582"/>
      <w:r w:rsidRPr="00AB1781">
        <w:t>K</w:t>
      </w:r>
      <w:r>
        <w:t>athisma 10</w:t>
      </w:r>
      <w:bookmarkEnd w:id="264"/>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lastRenderedPageBreak/>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4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46"/>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4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4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4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lastRenderedPageBreak/>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5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lastRenderedPageBreak/>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5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5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lastRenderedPageBreak/>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5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5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lastRenderedPageBreak/>
        <w:tab/>
        <w:t>in the gates of the daughter of Zion.</w:t>
      </w:r>
      <w:r w:rsidRPr="00AB1781">
        <w:rPr>
          <w:rStyle w:val="FootnoteReference"/>
        </w:rPr>
        <w:footnoteReference w:id="362"/>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6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6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67"/>
      </w:r>
      <w:r w:rsidRPr="00AB1781">
        <w:t xml:space="preserve"> there is no longer a prophet,</w:t>
      </w:r>
    </w:p>
    <w:p w14:paraId="60D32349" w14:textId="5337036B" w:rsidR="00CA0029" w:rsidRPr="00AB1781" w:rsidRDefault="00CA0029" w:rsidP="00CA0029">
      <w:pPr>
        <w:pStyle w:val="EnglishHangEndNoCoptic"/>
      </w:pPr>
      <w:r w:rsidRPr="00AB1781">
        <w:lastRenderedPageBreak/>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6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6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7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7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7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7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lastRenderedPageBreak/>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7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5" w:name="_Ref435438587"/>
      <w:r w:rsidRPr="00AB1781">
        <w:t>K</w:t>
      </w:r>
      <w:r>
        <w:t>athisma</w:t>
      </w:r>
      <w:r w:rsidRPr="00AB1781">
        <w:t xml:space="preserve"> 1</w:t>
      </w:r>
      <w:r>
        <w:t>1</w:t>
      </w:r>
      <w:bookmarkEnd w:id="265"/>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8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8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8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8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389"/>
      </w:r>
    </w:p>
    <w:p w14:paraId="2A516247" w14:textId="4B62B2A8" w:rsidR="004A51E7" w:rsidRPr="00AB1781" w:rsidRDefault="004A51E7" w:rsidP="004A51E7">
      <w:pPr>
        <w:pStyle w:val="EnglishHangEndNoCoptic"/>
      </w:pPr>
      <w:r w:rsidRPr="00AB1781">
        <w:lastRenderedPageBreak/>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0"/>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3"/>
      </w:r>
      <w:r>
        <w:t xml:space="preserve">, </w:t>
      </w:r>
      <w:r w:rsidR="006B0A9B">
        <w:t>manifest Yourself</w:t>
      </w:r>
      <w:r w:rsidR="006B0A9B">
        <w:rPr>
          <w:rStyle w:val="FootnoteReference"/>
        </w:rPr>
        <w:footnoteReference w:id="39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9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9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lastRenderedPageBreak/>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9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9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lastRenderedPageBreak/>
        <w:t>12 But My people did not hear My voice,</w:t>
      </w:r>
      <w:r w:rsidRPr="00AB1781">
        <w:rPr>
          <w:rStyle w:val="FootnoteReference"/>
        </w:rPr>
        <w:footnoteReference w:id="39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2"/>
      </w:r>
    </w:p>
    <w:p w14:paraId="65A343DC" w14:textId="31254CAF" w:rsidR="004A51E7" w:rsidRPr="00AB1781" w:rsidRDefault="003D6ABB" w:rsidP="00A93CE8">
      <w:pPr>
        <w:pStyle w:val="EnglishHangNoCoptic"/>
      </w:pPr>
      <w:r>
        <w:lastRenderedPageBreak/>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lastRenderedPageBreak/>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6"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69F3AA69" w:rsidR="00F14AA6" w:rsidRDefault="00F14AA6" w:rsidP="00A93CE8">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0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lastRenderedPageBreak/>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0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0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0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38037C1D"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895112">
        <w:t>Psalm</w:t>
      </w:r>
      <w:r w:rsidR="00895112" w:rsidRPr="00AB1781">
        <w:t xml:space="preserve"> 84</w:t>
      </w:r>
      <w:r w:rsidR="00895112">
        <w:t>:” O Lord, You were pleased with Your land”</w:t>
      </w:r>
      <w:r>
        <w:fldChar w:fldCharType="end"/>
      </w:r>
      <w:r>
        <w:t xml:space="preserve">, page </w:t>
      </w:r>
      <w:r>
        <w:fldChar w:fldCharType="begin"/>
      </w:r>
      <w:r>
        <w:instrText xml:space="preserve"> PAGEREF _Ref412111302 \h </w:instrText>
      </w:r>
      <w:r>
        <w:fldChar w:fldCharType="separate"/>
      </w:r>
      <w:r w:rsidR="00895112">
        <w:rPr>
          <w:noProof/>
        </w:rPr>
        <w:t>233</w:t>
      </w:r>
      <w:r>
        <w:fldChar w:fldCharType="end"/>
      </w:r>
      <w:r>
        <w:t>.</w:t>
      </w:r>
    </w:p>
    <w:p w14:paraId="2EFF1703" w14:textId="35323D47" w:rsidR="004A51E7" w:rsidRPr="00AB1781" w:rsidRDefault="00A93CE8" w:rsidP="00BF0205">
      <w:pPr>
        <w:pStyle w:val="Heading4"/>
      </w:pPr>
      <w:bookmarkStart w:id="267"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3ED947F" w:rsidR="00F14AA6" w:rsidRDefault="00F14AA6" w:rsidP="00A93CE8">
      <w:pPr>
        <w:pStyle w:val="Rubric"/>
      </w:pPr>
      <w:r>
        <w:lastRenderedPageBreak/>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09"/>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2"/>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89322ED" w:rsidR="00B35B25" w:rsidRDefault="00B35B25" w:rsidP="00B35B25">
      <w:pPr>
        <w:pStyle w:val="Rubric"/>
      </w:pPr>
      <w:r>
        <w:lastRenderedPageBreak/>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895112">
        <w:t>Psalm</w:t>
      </w:r>
      <w:r w:rsidR="00895112" w:rsidRPr="00AB1781">
        <w:t xml:space="preserve"> 85</w:t>
      </w:r>
      <w:r w:rsidR="00895112">
        <w:t>: “Incline Your ear, O Lord, and hear me”</w:t>
      </w:r>
      <w:r>
        <w:fldChar w:fldCharType="end"/>
      </w:r>
      <w:r>
        <w:t xml:space="preserve">, page </w:t>
      </w:r>
      <w:r>
        <w:fldChar w:fldCharType="begin"/>
      </w:r>
      <w:r>
        <w:instrText xml:space="preserve"> PAGEREF _Ref412026212 \h </w:instrText>
      </w:r>
      <w:r>
        <w:fldChar w:fldCharType="separate"/>
      </w:r>
      <w:r w:rsidR="00895112">
        <w:rPr>
          <w:noProof/>
        </w:rPr>
        <w:t>235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68" w:name="_Ref435990025"/>
      <w:r>
        <w:t>Kathisma 12</w:t>
      </w:r>
      <w:bookmarkEnd w:id="268"/>
    </w:p>
    <w:p w14:paraId="3C923651" w14:textId="0BCFC39C" w:rsidR="00935D4B" w:rsidRPr="00AB1781" w:rsidRDefault="00935D4B" w:rsidP="00BF0205">
      <w:pPr>
        <w:pStyle w:val="Heading4"/>
      </w:pPr>
      <w:bookmarkStart w:id="269"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6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C9A2C71"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15"/>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lastRenderedPageBreak/>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1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1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1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1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0FCF09D" w:rsidR="00B35B25" w:rsidRPr="00935D4B" w:rsidRDefault="00B35B25" w:rsidP="00E611C7">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w:t>
      </w:r>
      <w:r>
        <w:fldChar w:fldCharType="begin"/>
      </w:r>
      <w:r>
        <w:instrText xml:space="preserve"> REF _Ref412111328 \h </w:instrText>
      </w:r>
      <w:r>
        <w:fldChar w:fldCharType="separate"/>
      </w:r>
      <w:r w:rsidR="00895112">
        <w:t>Psalm</w:t>
      </w:r>
      <w:r w:rsidR="00895112" w:rsidRPr="00AB1781">
        <w:t xml:space="preserve"> 86</w:t>
      </w:r>
      <w:r w:rsidR="00895112">
        <w:t>: “His foundations are on the holy mountains”</w:t>
      </w:r>
      <w:r>
        <w:fldChar w:fldCharType="end"/>
      </w:r>
      <w:r>
        <w:t xml:space="preserve">, page </w:t>
      </w:r>
      <w:r>
        <w:fldChar w:fldCharType="begin"/>
      </w:r>
      <w:r>
        <w:instrText xml:space="preserve"> PAGEREF _Ref412111328 \h </w:instrText>
      </w:r>
      <w:r>
        <w:fldChar w:fldCharType="separate"/>
      </w:r>
      <w:r w:rsidR="00895112">
        <w:rPr>
          <w:noProof/>
        </w:rPr>
        <w:t>236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895112">
        <w:t>Psalm</w:t>
      </w:r>
      <w:r w:rsidR="00895112" w:rsidRPr="00AB1781">
        <w:t xml:space="preserve"> 90</w:t>
      </w:r>
      <w:r w:rsidR="0089511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895112">
        <w:rPr>
          <w:noProof/>
        </w:rPr>
        <w:t>244</w:t>
      </w:r>
      <w:r w:rsidR="00E611C7">
        <w:fldChar w:fldCharType="end"/>
      </w:r>
      <w:r w:rsidR="00E611C7">
        <w:t>.</w:t>
      </w:r>
    </w:p>
    <w:p w14:paraId="45920DE7" w14:textId="6372A487" w:rsidR="00935D4B" w:rsidRPr="00AB1781" w:rsidRDefault="00935D4B" w:rsidP="00BF0205">
      <w:pPr>
        <w:pStyle w:val="Heading4"/>
      </w:pPr>
      <w:bookmarkStart w:id="270" w:name="_Ref412111328"/>
      <w:r>
        <w:t>Psalm</w:t>
      </w:r>
      <w:r w:rsidRPr="00AB1781">
        <w:t xml:space="preserve"> 86</w:t>
      </w:r>
      <w:r>
        <w:t xml:space="preserve">: </w:t>
      </w:r>
      <w:r w:rsidR="007D2678">
        <w:t>“</w:t>
      </w:r>
      <w:r>
        <w:t>His foundations are on the holy mountain</w:t>
      </w:r>
      <w:r w:rsidR="005453DF">
        <w:t>s”</w:t>
      </w:r>
      <w:bookmarkEnd w:id="27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6BF0BC7" w:rsidR="00F14AA6" w:rsidRDefault="00F14AA6" w:rsidP="00935D4B">
      <w:pPr>
        <w:pStyle w:val="Rubric"/>
      </w:pPr>
      <w:r>
        <w:lastRenderedPageBreak/>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4"/>
      </w:r>
    </w:p>
    <w:p w14:paraId="41ECC6AA" w14:textId="04147FD6" w:rsidR="00935D4B" w:rsidRPr="00AB1781" w:rsidRDefault="00ED7AD3" w:rsidP="00935D4B">
      <w:pPr>
        <w:pStyle w:val="EnglishHangNoCoptic"/>
      </w:pPr>
      <w:r>
        <w:tab/>
        <w:t>and, “a man was born in her,”</w:t>
      </w:r>
      <w:r>
        <w:rPr>
          <w:rStyle w:val="FootnoteReference"/>
        </w:rPr>
        <w:footnoteReference w:id="425"/>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26"/>
      </w:r>
    </w:p>
    <w:p w14:paraId="238BF1CD" w14:textId="29485C15"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895112">
        <w:t>Psalm</w:t>
      </w:r>
      <w:r w:rsidR="00895112" w:rsidRPr="00AB1781">
        <w:t xml:space="preserve"> 90</w:t>
      </w:r>
      <w:r w:rsidR="00895112">
        <w:t>: “He who dwells in the help of the Most High”</w:t>
      </w:r>
      <w:r>
        <w:fldChar w:fldCharType="end"/>
      </w:r>
      <w:r>
        <w:t xml:space="preserve">, page </w:t>
      </w:r>
      <w:r>
        <w:fldChar w:fldCharType="begin"/>
      </w:r>
      <w:r>
        <w:instrText xml:space="preserve"> PAGEREF _Ref412026283 \h </w:instrText>
      </w:r>
      <w:r>
        <w:fldChar w:fldCharType="separate"/>
      </w:r>
      <w:r w:rsidR="00895112">
        <w:rPr>
          <w:noProof/>
        </w:rPr>
        <w:t>244</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lastRenderedPageBreak/>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27"/>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28"/>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29"/>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0"/>
      </w:r>
      <w:r>
        <w:t xml:space="preserve"> confess</w:t>
      </w:r>
      <w:r w:rsidR="00F06A9C">
        <w:rPr>
          <w:rStyle w:val="FootnoteReference"/>
        </w:rPr>
        <w:footnoteReference w:id="431"/>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2"/>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lastRenderedPageBreak/>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3"/>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4"/>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35"/>
      </w:r>
      <w:r w:rsidRPr="00AB1781">
        <w:t xml:space="preserve"> </w:t>
      </w:r>
      <w:r w:rsidR="006D6CF8">
        <w:t>forever</w:t>
      </w:r>
      <w:r w:rsidR="006D6CF8">
        <w:rPr>
          <w:rStyle w:val="FootnoteReference"/>
        </w:rPr>
        <w:footnoteReference w:id="436"/>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37"/>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38"/>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3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lastRenderedPageBreak/>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lastRenderedPageBreak/>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4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46"/>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4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4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49"/>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0"/>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51"/>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2"/>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3"/>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lastRenderedPageBreak/>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4"/>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55"/>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56"/>
      </w:r>
      <w:r w:rsidRPr="00AB1781">
        <w:t xml:space="preserve"> in </w:t>
      </w:r>
      <w:r w:rsidR="00E570CB">
        <w:t>Your</w:t>
      </w:r>
      <w:r w:rsidRPr="00AB1781">
        <w:t xml:space="preserve"> wrath,</w:t>
      </w:r>
      <w:r w:rsidRPr="00AB1781">
        <w:rPr>
          <w:rStyle w:val="FootnoteReference"/>
        </w:rPr>
        <w:footnoteReference w:id="457"/>
      </w:r>
    </w:p>
    <w:p w14:paraId="71577F53" w14:textId="58ECBFB8" w:rsidR="00935D4B" w:rsidRPr="00AB1781" w:rsidRDefault="00935D4B" w:rsidP="00935D4B">
      <w:pPr>
        <w:pStyle w:val="EnglishHangEndNoCoptic"/>
      </w:pPr>
      <w:r w:rsidRPr="00AB1781">
        <w:lastRenderedPageBreak/>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5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5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1" w:name="_Ref412026283"/>
      <w:r>
        <w:t>Psalm</w:t>
      </w:r>
      <w:r w:rsidRPr="00AB1781">
        <w:t xml:space="preserve"> 90</w:t>
      </w:r>
      <w:r>
        <w:t xml:space="preserve">: </w:t>
      </w:r>
      <w:r w:rsidR="007D2678">
        <w:t>“</w:t>
      </w:r>
      <w:r>
        <w:t>He who dwells in the help of the Most Hig</w:t>
      </w:r>
      <w:r w:rsidR="00F017CA">
        <w:t>h”</w:t>
      </w:r>
      <w:bookmarkEnd w:id="27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084E9064"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4CEF572D" w14:textId="77777777" w:rsidR="00935D4B" w:rsidRPr="00AB1781" w:rsidRDefault="00935D4B" w:rsidP="00935D4B">
      <w:pPr>
        <w:pStyle w:val="Rubric"/>
      </w:pPr>
      <w:r w:rsidRPr="00AB1781">
        <w:lastRenderedPageBreak/>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2"/>
      </w:r>
      <w:r w:rsidRPr="00AB1781">
        <w:t xml:space="preserve"> underfoot.</w:t>
      </w:r>
    </w:p>
    <w:p w14:paraId="7626264B" w14:textId="57FBCB85" w:rsidR="00935D4B" w:rsidRPr="00AB1781" w:rsidRDefault="00935D4B" w:rsidP="00935D4B">
      <w:pPr>
        <w:pStyle w:val="EnglishHangNoCoptic"/>
      </w:pPr>
      <w:r w:rsidRPr="00AB1781">
        <w:lastRenderedPageBreak/>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0A30883" w:rsidR="00B35B25"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895112">
        <w:t>Psalm</w:t>
      </w:r>
      <w:r w:rsidR="00895112" w:rsidRPr="00AB1781">
        <w:t xml:space="preserve"> 92</w:t>
      </w:r>
      <w:r w:rsidR="00895112">
        <w:t>: “The Lord is reigns, He is robed in majesty”</w:t>
      </w:r>
      <w:r>
        <w:fldChar w:fldCharType="end"/>
      </w:r>
      <w:r>
        <w:t xml:space="preserve">, page </w:t>
      </w:r>
      <w:r>
        <w:fldChar w:fldCharType="begin"/>
      </w:r>
      <w:r>
        <w:instrText xml:space="preserve"> PAGEREF _Ref412111374 \h </w:instrText>
      </w:r>
      <w:r>
        <w:fldChar w:fldCharType="separate"/>
      </w:r>
      <w:r w:rsidR="00895112">
        <w:rPr>
          <w:noProof/>
        </w:rPr>
        <w:t>247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895112">
        <w:t>Psalm</w:t>
      </w:r>
      <w:r w:rsidR="00895112" w:rsidRPr="00AB1781">
        <w:t xml:space="preserve"> 96</w:t>
      </w:r>
      <w:r w:rsidR="0089511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895112">
        <w:rPr>
          <w:noProof/>
        </w:rPr>
        <w:t>252</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895112">
        <w:t>Psalm</w:t>
      </w:r>
      <w:r w:rsidR="00895112" w:rsidRPr="00AB1781">
        <w:t xml:space="preserve"> 116</w:t>
      </w:r>
      <w:r w:rsidR="0089511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895112">
        <w:rPr>
          <w:noProof/>
        </w:rPr>
        <w:t>287</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2" w:name="_Ref435438606"/>
      <w:r w:rsidRPr="00AB1781">
        <w:t>K</w:t>
      </w:r>
      <w:r>
        <w:t>athisma</w:t>
      </w:r>
      <w:r w:rsidRPr="00AB1781">
        <w:t xml:space="preserve"> 1</w:t>
      </w:r>
      <w:r>
        <w:t>3</w:t>
      </w:r>
      <w:bookmarkEnd w:id="272"/>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lastRenderedPageBreak/>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65"/>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6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6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6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69"/>
      </w:r>
      <w:r w:rsidRPr="00AB1781">
        <w:t xml:space="preserve"> in a ripe</w:t>
      </w:r>
      <w:r w:rsidR="00325B16">
        <w:rPr>
          <w:rStyle w:val="FootnoteReference"/>
        </w:rPr>
        <w:footnoteReference w:id="47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3" w:name="_Ref412111374"/>
      <w:r>
        <w:t>Psalm</w:t>
      </w:r>
      <w:r w:rsidRPr="00AB1781">
        <w:t xml:space="preserve"> 92</w:t>
      </w:r>
      <w:r>
        <w:t xml:space="preserve">: </w:t>
      </w:r>
      <w:r w:rsidR="007D2678">
        <w:t>“The Lord is reigns</w:t>
      </w:r>
      <w:r>
        <w:t xml:space="preserve">, He is robed in </w:t>
      </w:r>
      <w:r w:rsidR="007D2678">
        <w:t>majesty”</w:t>
      </w:r>
      <w:bookmarkEnd w:id="27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AAFFB93" w:rsidR="00F14AA6" w:rsidRDefault="00F14AA6" w:rsidP="008016CF">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lastRenderedPageBreak/>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2"/>
      </w:r>
      <w:r w:rsidRPr="00AB1781">
        <w:t>.</w:t>
      </w:r>
    </w:p>
    <w:p w14:paraId="4C593705" w14:textId="5823BCD4"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lastRenderedPageBreak/>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7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7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lastRenderedPageBreak/>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77"/>
      </w:r>
      <w:r w:rsidRPr="00AB1781">
        <w:t xml:space="preserve"> with thanksgiving</w:t>
      </w:r>
      <w:r w:rsidR="000470D3">
        <w:rPr>
          <w:rStyle w:val="FootnoteReference"/>
        </w:rPr>
        <w:footnoteReference w:id="47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7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80"/>
      </w:r>
      <w:r w:rsidRPr="00AB1781">
        <w:t xml:space="preserve"> and fall down</w:t>
      </w:r>
      <w:r w:rsidR="002A2713">
        <w:rPr>
          <w:rStyle w:val="FootnoteReference"/>
        </w:rPr>
        <w:footnoteReference w:id="48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2"/>
      </w:r>
    </w:p>
    <w:p w14:paraId="2B2A416A" w14:textId="1FFC0B99" w:rsidR="008016CF" w:rsidRPr="00AB1781" w:rsidRDefault="008016CF" w:rsidP="008016CF">
      <w:pPr>
        <w:pStyle w:val="EnglishHangEndNoCoptic"/>
      </w:pPr>
      <w:r w:rsidRPr="00AB1781">
        <w:lastRenderedPageBreak/>
        <w:tab/>
      </w:r>
      <w:r w:rsidR="002A2713">
        <w:t>as in</w:t>
      </w:r>
      <w:r w:rsidRPr="00AB1781">
        <w:t xml:space="preserve"> the day of trial in the wilderness,</w:t>
      </w:r>
      <w:r w:rsidRPr="00AB1781">
        <w:rPr>
          <w:rStyle w:val="FootnoteReference"/>
        </w:rPr>
        <w:footnoteReference w:id="48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8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86"/>
      </w:r>
    </w:p>
    <w:p w14:paraId="0D54EE54" w14:textId="754B1C97" w:rsidR="008016CF" w:rsidRPr="00AB1781" w:rsidRDefault="008016CF" w:rsidP="00BF0205">
      <w:pPr>
        <w:pStyle w:val="Heading4"/>
      </w:pPr>
      <w:bookmarkStart w:id="274"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578DCAE" w:rsidR="00F14AA6" w:rsidRDefault="00F14AA6" w:rsidP="008016C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8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8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89"/>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9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9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03DB1C5"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89511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895112">
        <w:t>Psalm</w:t>
      </w:r>
      <w:r w:rsidR="00895112" w:rsidRPr="00AB1781">
        <w:t xml:space="preserve"> 96</w:t>
      </w:r>
      <w:r w:rsidR="00895112">
        <w:t>: “The Lord reigns, let the earth rejoice”</w:t>
      </w:r>
      <w:r>
        <w:fldChar w:fldCharType="end"/>
      </w:r>
      <w:r>
        <w:t xml:space="preserve">, page </w:t>
      </w:r>
      <w:r>
        <w:fldChar w:fldCharType="begin"/>
      </w:r>
      <w:r>
        <w:instrText xml:space="preserve"> PAGEREF _Ref412026313 \h </w:instrText>
      </w:r>
      <w:r>
        <w:fldChar w:fldCharType="separate"/>
      </w:r>
      <w:r w:rsidR="00895112">
        <w:rPr>
          <w:noProof/>
        </w:rPr>
        <w:t>252</w:t>
      </w:r>
      <w:r>
        <w:fldChar w:fldCharType="end"/>
      </w:r>
      <w:r>
        <w:t>.</w:t>
      </w:r>
    </w:p>
    <w:p w14:paraId="27826D3E" w14:textId="51F45D77" w:rsidR="008016CF" w:rsidRPr="00AB1781" w:rsidRDefault="00A0015F" w:rsidP="00BF0205">
      <w:pPr>
        <w:pStyle w:val="Heading4"/>
      </w:pPr>
      <w:bookmarkStart w:id="275"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7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A2B445"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lastRenderedPageBreak/>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9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9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9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2"/>
      </w:r>
      <w:r w:rsidRPr="00AB1781">
        <w:t xml:space="preserve"> at the remembrance of His holiness.</w:t>
      </w:r>
    </w:p>
    <w:p w14:paraId="087C431E" w14:textId="5C424B92" w:rsidR="00B35B25"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895112">
        <w:t>Psalm</w:t>
      </w:r>
      <w:r w:rsidR="00895112" w:rsidRPr="00AB1781">
        <w:t xml:space="preserve"> 97</w:t>
      </w:r>
      <w:r w:rsidR="0089511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895112">
        <w:rPr>
          <w:noProof/>
        </w:rPr>
        <w:t>254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895112">
        <w:t>Psalm</w:t>
      </w:r>
      <w:r w:rsidR="00895112" w:rsidRPr="00AB1781">
        <w:t xml:space="preserve"> 109</w:t>
      </w:r>
      <w:r w:rsidR="0089511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895112">
        <w:rPr>
          <w:noProof/>
        </w:rPr>
        <w:t>278</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76"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BBEED9B"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09ABF788" w:rsidR="00B35B25" w:rsidRPr="00A0015F" w:rsidRDefault="00B35B25" w:rsidP="00B35B25">
      <w:pPr>
        <w:pStyle w:val="Rubric"/>
      </w:pPr>
      <w:r>
        <w:lastRenderedPageBreak/>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895112">
        <w:t>Psalm</w:t>
      </w:r>
      <w:r w:rsidR="00895112" w:rsidRPr="00AB1781">
        <w:t xml:space="preserve"> 98</w:t>
      </w:r>
      <w:r w:rsidR="00895112">
        <w:t>: “The Lord reigns, let the peoples rage”</w:t>
      </w:r>
      <w:r>
        <w:fldChar w:fldCharType="end"/>
      </w:r>
      <w:r>
        <w:t xml:space="preserve">, page </w:t>
      </w:r>
      <w:r>
        <w:fldChar w:fldCharType="begin"/>
      </w:r>
      <w:r>
        <w:instrText xml:space="preserve"> PAGEREF _Ref412111731 \h </w:instrText>
      </w:r>
      <w:r>
        <w:fldChar w:fldCharType="separate"/>
      </w:r>
      <w:r w:rsidR="00895112">
        <w:rPr>
          <w:noProof/>
        </w:rPr>
        <w:t>255</w:t>
      </w:r>
      <w:r>
        <w:fldChar w:fldCharType="end"/>
      </w:r>
      <w:r>
        <w:t>.</w:t>
      </w:r>
    </w:p>
    <w:p w14:paraId="45190D05" w14:textId="5690E2E2" w:rsidR="008016CF" w:rsidRPr="00A0015F" w:rsidRDefault="00A0015F" w:rsidP="00BF0205">
      <w:pPr>
        <w:pStyle w:val="Heading4"/>
      </w:pPr>
      <w:bookmarkStart w:id="277" w:name="_Ref412111731"/>
      <w:r>
        <w:t>Psalm</w:t>
      </w:r>
      <w:r w:rsidR="008016CF" w:rsidRPr="00AB1781">
        <w:t xml:space="preserve"> 98</w:t>
      </w:r>
      <w:r>
        <w:t xml:space="preserve">: </w:t>
      </w:r>
      <w:r w:rsidR="007D2678">
        <w:t>“The Lord reigns</w:t>
      </w:r>
      <w:r>
        <w:t>, let the peoples rag</w:t>
      </w:r>
      <w:r w:rsidR="007D2678">
        <w:t>e”</w:t>
      </w:r>
      <w:bookmarkEnd w:id="27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3BECC1C9"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0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0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0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08"/>
      </w:r>
      <w:r w:rsidRPr="00AB1781">
        <w:t xml:space="preserve"> all their practices.</w:t>
      </w:r>
    </w:p>
    <w:p w14:paraId="4330AE7C" w14:textId="77777777" w:rsidR="008016CF" w:rsidRPr="00AB1781" w:rsidRDefault="008016CF" w:rsidP="00A0015F">
      <w:pPr>
        <w:pStyle w:val="EnglishHangNoCoptic"/>
      </w:pPr>
      <w:r w:rsidRPr="00AB1781">
        <w:lastRenderedPageBreak/>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0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16BF91F7"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895112">
        <w:t>Psalm</w:t>
      </w:r>
      <w:r w:rsidR="00895112" w:rsidRPr="00AB1781">
        <w:t xml:space="preserve"> 99</w:t>
      </w:r>
      <w:r w:rsidR="00895112">
        <w:t>: “Shout for joy to the Lord, all the earth”</w:t>
      </w:r>
      <w:r>
        <w:fldChar w:fldCharType="end"/>
      </w:r>
      <w:r>
        <w:t xml:space="preserve">, page </w:t>
      </w:r>
      <w:r>
        <w:fldChar w:fldCharType="begin"/>
      </w:r>
      <w:r>
        <w:instrText xml:space="preserve"> PAGEREF _Ref412111741 \h </w:instrText>
      </w:r>
      <w:r>
        <w:fldChar w:fldCharType="separate"/>
      </w:r>
      <w:r w:rsidR="00895112">
        <w:rPr>
          <w:noProof/>
        </w:rPr>
        <w:t>256</w:t>
      </w:r>
      <w:r>
        <w:fldChar w:fldCharType="end"/>
      </w:r>
      <w:r>
        <w:t>.</w:t>
      </w:r>
    </w:p>
    <w:p w14:paraId="03F16376" w14:textId="0C4C7F9B" w:rsidR="008016CF" w:rsidRPr="00A0015F" w:rsidRDefault="00A0015F" w:rsidP="00BF0205">
      <w:pPr>
        <w:pStyle w:val="Heading4"/>
      </w:pPr>
      <w:bookmarkStart w:id="278" w:name="_Ref412111741"/>
      <w:r>
        <w:t>Psalm</w:t>
      </w:r>
      <w:r w:rsidR="008016CF" w:rsidRPr="00AB1781">
        <w:t xml:space="preserve"> 99</w:t>
      </w:r>
      <w:r>
        <w:t xml:space="preserve">: </w:t>
      </w:r>
      <w:r w:rsidR="007D2678">
        <w:t>“</w:t>
      </w:r>
      <w:r>
        <w:t>Shout for joy to the Lord, all the eart</w:t>
      </w:r>
      <w:r w:rsidR="007D2678">
        <w:t>h”</w:t>
      </w:r>
      <w:bookmarkEnd w:id="27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456CDD1E"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1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5E570E76"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895112">
        <w:t>Psalm</w:t>
      </w:r>
      <w:r w:rsidR="00895112" w:rsidRPr="00AB1781">
        <w:t xml:space="preserve"> 100</w:t>
      </w:r>
      <w:r w:rsidR="00895112">
        <w:t>: “I will sing to You of mercy and judgment, O Lord”</w:t>
      </w:r>
      <w:r>
        <w:fldChar w:fldCharType="end"/>
      </w:r>
      <w:r>
        <w:t xml:space="preserve">, page </w:t>
      </w:r>
      <w:r>
        <w:fldChar w:fldCharType="begin"/>
      </w:r>
      <w:r>
        <w:instrText xml:space="preserve"> PAGEREF _Ref412111752 \h </w:instrText>
      </w:r>
      <w:r>
        <w:fldChar w:fldCharType="separate"/>
      </w:r>
      <w:r w:rsidR="00895112">
        <w:rPr>
          <w:noProof/>
        </w:rPr>
        <w:t>256</w:t>
      </w:r>
      <w:r>
        <w:fldChar w:fldCharType="end"/>
      </w:r>
      <w:r>
        <w:t>.</w:t>
      </w:r>
    </w:p>
    <w:p w14:paraId="1FF767BE" w14:textId="1FAD1E5E" w:rsidR="008016CF" w:rsidRPr="00A0015F" w:rsidRDefault="00A0015F" w:rsidP="00BF0205">
      <w:pPr>
        <w:pStyle w:val="Heading4"/>
      </w:pPr>
      <w:bookmarkStart w:id="279"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7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23B905DB"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1123A54E" w14:textId="77777777" w:rsidR="008016CF" w:rsidRPr="00AB1781" w:rsidRDefault="008016CF" w:rsidP="00A0015F">
      <w:pPr>
        <w:pStyle w:val="Rubric"/>
      </w:pPr>
      <w:r w:rsidRPr="00AB1781">
        <w:lastRenderedPageBreak/>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1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603F44EF" w:rsidR="00B35B25"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895112">
        <w:t>Psalm</w:t>
      </w:r>
      <w:r w:rsidR="00895112" w:rsidRPr="00AB1781">
        <w:t xml:space="preserve"> 109</w:t>
      </w:r>
      <w:r w:rsidR="00895112">
        <w:t>: “The Lord said to my Lord, “Sit at My right hand’”</w:t>
      </w:r>
      <w:r>
        <w:fldChar w:fldCharType="end"/>
      </w:r>
      <w:r>
        <w:t xml:space="preserve">, page </w:t>
      </w:r>
      <w:r>
        <w:fldChar w:fldCharType="begin"/>
      </w:r>
      <w:r>
        <w:instrText xml:space="preserve"> PAGEREF _Ref412026343 \h </w:instrText>
      </w:r>
      <w:r>
        <w:fldChar w:fldCharType="separate"/>
      </w:r>
      <w:r w:rsidR="00895112">
        <w:rPr>
          <w:noProof/>
        </w:rPr>
        <w:t>278</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0" w:name="_Ref435438613"/>
      <w:r w:rsidRPr="00AB1781">
        <w:t>K</w:t>
      </w:r>
      <w:r>
        <w:t>athisma</w:t>
      </w:r>
      <w:r w:rsidRPr="00AB1781">
        <w:t xml:space="preserve"> 1</w:t>
      </w:r>
      <w:r>
        <w:t>4</w:t>
      </w:r>
      <w:bookmarkEnd w:id="280"/>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1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1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lastRenderedPageBreak/>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1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lastRenderedPageBreak/>
        <w:tab/>
        <w:t>and their descendants</w:t>
      </w:r>
      <w:r w:rsidRPr="00AB1781">
        <w:rPr>
          <w:rStyle w:val="FootnoteReference"/>
        </w:rPr>
        <w:footnoteReference w:id="51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2"/>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3"/>
      </w:r>
      <w:r w:rsidRPr="00AB1781">
        <w:t xml:space="preserve"> from us.</w:t>
      </w:r>
      <w:r w:rsidRPr="00AB1781">
        <w:rPr>
          <w:rStyle w:val="FootnoteReference"/>
        </w:rPr>
        <w:footnoteReference w:id="524"/>
      </w:r>
    </w:p>
    <w:p w14:paraId="1779A7D0" w14:textId="77777777" w:rsidR="00EC728E" w:rsidRPr="00AB1781" w:rsidRDefault="00EC728E" w:rsidP="00EC728E">
      <w:pPr>
        <w:pStyle w:val="EnglishHangNoCoptic"/>
      </w:pPr>
      <w:r w:rsidRPr="00AB1781">
        <w:lastRenderedPageBreak/>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2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2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lastRenderedPageBreak/>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2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2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2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2"/>
      </w:r>
      <w:r w:rsidR="00342E73">
        <w:t xml:space="preserve"> flames of fire.</w:t>
      </w:r>
      <w:r w:rsidRPr="00AB1781">
        <w:rPr>
          <w:rStyle w:val="FootnoteReference"/>
        </w:rPr>
        <w:footnoteReference w:id="53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3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3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lastRenderedPageBreak/>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3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3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lastRenderedPageBreak/>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3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4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4"/>
      </w:r>
      <w:r w:rsidRPr="00AB1781">
        <w:t xml:space="preserve"> Him;</w:t>
      </w:r>
    </w:p>
    <w:p w14:paraId="4BE32A34" w14:textId="15686435" w:rsidR="00EC728E" w:rsidRPr="00AB1781" w:rsidRDefault="00EC728E" w:rsidP="00DA6717">
      <w:pPr>
        <w:pStyle w:val="EnglishHangEndNoCoptic"/>
      </w:pPr>
      <w:r w:rsidRPr="00AB1781">
        <w:lastRenderedPageBreak/>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45"/>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4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4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4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4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lastRenderedPageBreak/>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lastRenderedPageBreak/>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55"/>
      </w:r>
    </w:p>
    <w:p w14:paraId="54FAFE34" w14:textId="3BF6EB7B" w:rsidR="00924D0C" w:rsidRDefault="00924D0C" w:rsidP="00924D0C">
      <w:pPr>
        <w:pStyle w:val="Rubric"/>
      </w:pPr>
      <w:r>
        <w:lastRenderedPageBreak/>
        <w:t>Glory…</w:t>
      </w:r>
    </w:p>
    <w:p w14:paraId="6F0C17E5" w14:textId="3DFDAA72" w:rsidR="0044639B" w:rsidRPr="00AB1781" w:rsidRDefault="0044639B" w:rsidP="00BF0205">
      <w:pPr>
        <w:pStyle w:val="Heading3"/>
      </w:pPr>
      <w:bookmarkStart w:id="281" w:name="_Ref435438622"/>
      <w:r w:rsidRPr="00AB1781">
        <w:t>K</w:t>
      </w:r>
      <w:r>
        <w:t>athisma</w:t>
      </w:r>
      <w:r w:rsidRPr="00AB1781">
        <w:t xml:space="preserve"> 1</w:t>
      </w:r>
      <w:r>
        <w:t>5</w:t>
      </w:r>
      <w:bookmarkEnd w:id="281"/>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5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5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5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5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lastRenderedPageBreak/>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3"/>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6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6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lastRenderedPageBreak/>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6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6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69"/>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lastRenderedPageBreak/>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7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76"/>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7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lastRenderedPageBreak/>
        <w:t xml:space="preserve">15 Let them </w:t>
      </w:r>
      <w:r w:rsidR="008B5FD0">
        <w:t>confess</w:t>
      </w:r>
      <w:r w:rsidR="008B5FD0">
        <w:rPr>
          <w:rStyle w:val="FootnoteReference"/>
        </w:rPr>
        <w:footnoteReference w:id="57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7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lastRenderedPageBreak/>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lastRenderedPageBreak/>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8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8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8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8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8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lastRenderedPageBreak/>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lastRenderedPageBreak/>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lastRenderedPageBreak/>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3"/>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2" w:name="_Ref435990041"/>
      <w:r>
        <w:t>Kathisma 16</w:t>
      </w:r>
      <w:bookmarkEnd w:id="282"/>
    </w:p>
    <w:p w14:paraId="10F0C415" w14:textId="0AB078EF" w:rsidR="00510795" w:rsidRPr="00267F42" w:rsidRDefault="00267F42" w:rsidP="00BF0205">
      <w:pPr>
        <w:pStyle w:val="Heading4"/>
      </w:pPr>
      <w:bookmarkStart w:id="283" w:name="_Ref412026343"/>
      <w:r>
        <w:t>Psalm</w:t>
      </w:r>
      <w:r w:rsidR="00510795" w:rsidRPr="00AB1781">
        <w:t xml:space="preserve"> 109</w:t>
      </w:r>
      <w:r>
        <w:t xml:space="preserve">: </w:t>
      </w:r>
      <w:r w:rsidR="00E67F94">
        <w:t>“The Lord said to my Lord, “</w:t>
      </w:r>
      <w:r>
        <w:t>Sit at My right han</w:t>
      </w:r>
      <w:r w:rsidR="00E67F94">
        <w:t>d’”</w:t>
      </w:r>
      <w:bookmarkEnd w:id="28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C44F816"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9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9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lastRenderedPageBreak/>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97"/>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9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99"/>
      </w:r>
      <w:r w:rsidRPr="00AB1781">
        <w:t>.</w:t>
      </w:r>
      <w:r w:rsidRPr="00AB1781">
        <w:rPr>
          <w:rStyle w:val="FootnoteReference"/>
        </w:rPr>
        <w:footnoteReference w:id="600"/>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0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3"/>
      </w:r>
    </w:p>
    <w:p w14:paraId="3ABB1A49" w14:textId="6D8FA34B" w:rsidR="00B35B25" w:rsidRDefault="00B35B25" w:rsidP="00E611C7">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895112">
        <w:t>Psalm</w:t>
      </w:r>
      <w:r w:rsidR="00895112" w:rsidRPr="00AB1781">
        <w:t xml:space="preserve"> 110</w:t>
      </w:r>
      <w:r w:rsidR="00895112">
        <w:t>: “I will confess You, O Lord, with my whole heart”</w:t>
      </w:r>
      <w:r>
        <w:fldChar w:fldCharType="end"/>
      </w:r>
      <w:r>
        <w:t xml:space="preserve">, page </w:t>
      </w:r>
      <w:r>
        <w:fldChar w:fldCharType="begin"/>
      </w:r>
      <w:r>
        <w:instrText xml:space="preserve"> PAGEREF _Ref412111792 \h </w:instrText>
      </w:r>
      <w:r>
        <w:fldChar w:fldCharType="separate"/>
      </w:r>
      <w:r w:rsidR="00895112">
        <w:rPr>
          <w:noProof/>
        </w:rPr>
        <w:t>279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895112">
        <w:t>Psalm</w:t>
      </w:r>
      <w:r w:rsidR="00895112" w:rsidRPr="00AB1781">
        <w:t xml:space="preserve"> 114</w:t>
      </w:r>
      <w:r w:rsidR="0089511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895112">
        <w:rPr>
          <w:noProof/>
        </w:rPr>
        <w:t>285</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4"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F776F0E"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05"/>
      </w:r>
      <w:r w:rsidRPr="00AB1781">
        <w:t>.</w:t>
      </w:r>
    </w:p>
    <w:p w14:paraId="6E7BB281" w14:textId="624B2B2E" w:rsidR="00510795" w:rsidRPr="00AB1781" w:rsidRDefault="00510795" w:rsidP="00267F42">
      <w:pPr>
        <w:pStyle w:val="EnglishHangNoCoptic"/>
      </w:pPr>
      <w:r w:rsidRPr="00AB1781">
        <w:lastRenderedPageBreak/>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06"/>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0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0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0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1877A060"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895112">
        <w:t>Psalm</w:t>
      </w:r>
      <w:r w:rsidR="00895112" w:rsidRPr="00AB1781">
        <w:t xml:space="preserve"> 111</w:t>
      </w:r>
      <w:r w:rsidR="00895112">
        <w:t>: “Blessed is the man who fears the Lord”</w:t>
      </w:r>
      <w:r>
        <w:fldChar w:fldCharType="end"/>
      </w:r>
      <w:r>
        <w:t xml:space="preserve">, page </w:t>
      </w:r>
      <w:r>
        <w:fldChar w:fldCharType="begin"/>
      </w:r>
      <w:r>
        <w:instrText xml:space="preserve"> PAGEREF _Ref412111806 \h </w:instrText>
      </w:r>
      <w:r>
        <w:fldChar w:fldCharType="separate"/>
      </w:r>
      <w:r w:rsidR="00895112">
        <w:rPr>
          <w:noProof/>
        </w:rPr>
        <w:t>280</w:t>
      </w:r>
      <w:r>
        <w:fldChar w:fldCharType="end"/>
      </w:r>
      <w:r>
        <w:t>.</w:t>
      </w:r>
    </w:p>
    <w:p w14:paraId="15C2806A" w14:textId="7A8D6D1E" w:rsidR="00510795" w:rsidRPr="00267F42" w:rsidRDefault="00267F42" w:rsidP="00BF0205">
      <w:pPr>
        <w:pStyle w:val="Heading4"/>
      </w:pPr>
      <w:bookmarkStart w:id="285" w:name="_Ref412111806"/>
      <w:r>
        <w:t>Psalm</w:t>
      </w:r>
      <w:r w:rsidR="00510795" w:rsidRPr="00AB1781">
        <w:t xml:space="preserve"> 111</w:t>
      </w:r>
      <w:r>
        <w:t xml:space="preserve">: </w:t>
      </w:r>
      <w:r w:rsidR="00E67F94">
        <w:t>“</w:t>
      </w:r>
      <w:r>
        <w:t>Blessed is the man who fears the Lor</w:t>
      </w:r>
      <w:r w:rsidR="00E67F94">
        <w:t>d”</w:t>
      </w:r>
      <w:bookmarkEnd w:id="28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569A068C"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5D18353E" w14:textId="77777777" w:rsidR="00510795" w:rsidRPr="00AB1781" w:rsidRDefault="00510795" w:rsidP="00267F42">
      <w:pPr>
        <w:pStyle w:val="Rubric"/>
      </w:pPr>
      <w:r w:rsidRPr="00AB1781">
        <w:lastRenderedPageBreak/>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1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1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1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18"/>
      </w:r>
    </w:p>
    <w:p w14:paraId="6BACCBFA" w14:textId="44578082" w:rsidR="00B35B25"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895112">
        <w:t>Psalm</w:t>
      </w:r>
      <w:r w:rsidR="00895112" w:rsidRPr="00AB1781">
        <w:t xml:space="preserve"> 112</w:t>
      </w:r>
      <w:r w:rsidR="00895112">
        <w:t>: “Praise the Lord, you children”</w:t>
      </w:r>
      <w:r>
        <w:fldChar w:fldCharType="end"/>
      </w:r>
      <w:r>
        <w:t xml:space="preserve">, page </w:t>
      </w:r>
      <w:r>
        <w:fldChar w:fldCharType="begin"/>
      </w:r>
      <w:r>
        <w:instrText xml:space="preserve"> PAGEREF _Ref412098484 \h </w:instrText>
      </w:r>
      <w:r>
        <w:fldChar w:fldCharType="separate"/>
      </w:r>
      <w:r w:rsidR="00895112">
        <w:rPr>
          <w:noProof/>
        </w:rPr>
        <w:t>282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6"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619"/>
      </w:r>
      <w:r w:rsidR="00267F42">
        <w:t xml:space="preserve">: </w:t>
      </w:r>
      <w:r w:rsidR="00E67F94">
        <w:t>“</w:t>
      </w:r>
      <w:r w:rsidR="00267F42">
        <w:t>Praise the Lord, you childre</w:t>
      </w:r>
      <w:r w:rsidR="00E67F94">
        <w:t>n”</w:t>
      </w:r>
      <w:bookmarkEnd w:id="28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0AF71E79" w:rsidR="00F14AA6" w:rsidRDefault="00F14AA6" w:rsidP="00267F42">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07ACC35F"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_Ref412098508 \h </w:instrText>
      </w:r>
      <w:r>
        <w:fldChar w:fldCharType="separate"/>
      </w:r>
      <w:r w:rsidR="00895112">
        <w:t>Psalm</w:t>
      </w:r>
      <w:r w:rsidR="00895112" w:rsidRPr="00AB1781">
        <w:t xml:space="preserve"> 142</w:t>
      </w:r>
      <w:r w:rsidR="0089511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895112">
        <w:rPr>
          <w:noProof/>
        </w:rPr>
        <w:t>330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895112">
        <w:t>Psalm</w:t>
      </w:r>
      <w:r w:rsidR="00895112" w:rsidRPr="00AB1781">
        <w:t xml:space="preserve"> 114</w:t>
      </w:r>
      <w:r w:rsidR="0089511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895112">
        <w:rPr>
          <w:noProof/>
        </w:rPr>
        <w:t>285</w:t>
      </w:r>
      <w:r w:rsidR="00B35B25">
        <w:fldChar w:fldCharType="end"/>
      </w:r>
      <w:r w:rsidR="00B35B25">
        <w:t>.</w:t>
      </w:r>
    </w:p>
    <w:p w14:paraId="4E58FCA1" w14:textId="262D88AC" w:rsidR="00510795" w:rsidRPr="00267F42" w:rsidRDefault="00267F42" w:rsidP="00BF0205">
      <w:pPr>
        <w:pStyle w:val="Heading4"/>
      </w:pPr>
      <w:r>
        <w:lastRenderedPageBreak/>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lastRenderedPageBreak/>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2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2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27"/>
      </w:r>
      <w:r w:rsidR="00510795" w:rsidRPr="00AB1781">
        <w:t>.</w:t>
      </w:r>
    </w:p>
    <w:p w14:paraId="397629CE" w14:textId="75AE80C9" w:rsidR="00510795" w:rsidRPr="00267F42" w:rsidRDefault="00267F42" w:rsidP="00BF0205">
      <w:pPr>
        <w:pStyle w:val="Heading4"/>
      </w:pPr>
      <w:bookmarkStart w:id="287"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42FBECC"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2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2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2"/>
      </w:r>
    </w:p>
    <w:p w14:paraId="30D31F28" w14:textId="11F59766" w:rsidR="00510795" w:rsidRDefault="00510795" w:rsidP="00267F42">
      <w:pPr>
        <w:pStyle w:val="EnglishHangEndNoCoptic"/>
      </w:pPr>
      <w:r w:rsidRPr="00AB1781">
        <w:lastRenderedPageBreak/>
        <w:tab/>
        <w:t>in the land of the living.</w:t>
      </w:r>
    </w:p>
    <w:p w14:paraId="15BDDE6D" w14:textId="09250519" w:rsidR="00B35B25"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895112">
        <w:t>Psalm</w:t>
      </w:r>
      <w:r w:rsidR="00895112" w:rsidRPr="00AB1781">
        <w:t xml:space="preserve"> 115</w:t>
      </w:r>
      <w:r w:rsidR="00895112">
        <w:t>: “I believed; therefore I spoke; but I was greatly humbled”</w:t>
      </w:r>
      <w:r>
        <w:fldChar w:fldCharType="end"/>
      </w:r>
      <w:r>
        <w:t xml:space="preserve">, page </w:t>
      </w:r>
      <w:r>
        <w:fldChar w:fldCharType="begin"/>
      </w:r>
      <w:r>
        <w:instrText xml:space="preserve"> PAGEREF _Ref412026376 \h </w:instrText>
      </w:r>
      <w:r>
        <w:fldChar w:fldCharType="separate"/>
      </w:r>
      <w:r w:rsidR="00895112">
        <w:rPr>
          <w:noProof/>
        </w:rPr>
        <w:t>286</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88"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8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5D950D0B"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3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3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3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3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3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lastRenderedPageBreak/>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0BA7B8A5"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895112">
        <w:t>Psalm</w:t>
      </w:r>
      <w:r w:rsidR="00895112" w:rsidRPr="00AB1781">
        <w:t xml:space="preserve"> 120</w:t>
      </w:r>
      <w:r w:rsidR="0089511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895112">
        <w:rPr>
          <w:noProof/>
        </w:rPr>
        <w:t>306</w:t>
      </w:r>
      <w:r w:rsidR="00E611C7">
        <w:fldChar w:fldCharType="end"/>
      </w:r>
      <w:r w:rsidR="00E611C7">
        <w:t>.</w:t>
      </w:r>
    </w:p>
    <w:p w14:paraId="2E64A8D8" w14:textId="4F0384A6" w:rsidR="00510795" w:rsidRPr="00267F42" w:rsidRDefault="00267F42" w:rsidP="00BF0205">
      <w:pPr>
        <w:pStyle w:val="Heading4"/>
      </w:pPr>
      <w:bookmarkStart w:id="289" w:name="_Ref411967180"/>
      <w:r>
        <w:t>Psalm</w:t>
      </w:r>
      <w:r w:rsidR="00510795" w:rsidRPr="00AB1781">
        <w:t xml:space="preserve"> 116</w:t>
      </w:r>
      <w:r>
        <w:t xml:space="preserve">: </w:t>
      </w:r>
      <w:r w:rsidR="00E67F94">
        <w:t xml:space="preserve">“Praise the Lord, all </w:t>
      </w:r>
      <w:r>
        <w:t>you nations</w:t>
      </w:r>
      <w:r w:rsidR="00E67F94">
        <w:t>”</w:t>
      </w:r>
      <w:bookmarkEnd w:id="28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47FB34EC" w:rsidR="00F14AA6" w:rsidRDefault="00F14AA6" w:rsidP="00267F42">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6AA6FE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895112">
        <w:t>Psalm</w:t>
      </w:r>
      <w:r w:rsidR="00895112" w:rsidRPr="00AB1781">
        <w:t xml:space="preserve"> 117</w:t>
      </w:r>
      <w:r w:rsidR="00895112">
        <w:t>: “Confess the Lord, He is good”</w:t>
      </w:r>
      <w:r>
        <w:fldChar w:fldCharType="end"/>
      </w:r>
      <w:r>
        <w:t xml:space="preserve">, page </w:t>
      </w:r>
      <w:r>
        <w:fldChar w:fldCharType="begin"/>
      </w:r>
      <w:r>
        <w:instrText xml:space="preserve"> PAGEREF _Ref411967211 \h </w:instrText>
      </w:r>
      <w:r>
        <w:fldChar w:fldCharType="separate"/>
      </w:r>
      <w:r w:rsidR="00895112">
        <w:rPr>
          <w:noProof/>
        </w:rPr>
        <w:t>287</w:t>
      </w:r>
      <w:r>
        <w:fldChar w:fldCharType="end"/>
      </w:r>
      <w:r>
        <w:t>.</w:t>
      </w:r>
    </w:p>
    <w:p w14:paraId="0CBD83A7" w14:textId="74CB9E6B" w:rsidR="00510795" w:rsidRPr="00267F42" w:rsidRDefault="00267F42" w:rsidP="00BF0205">
      <w:pPr>
        <w:pStyle w:val="Heading4"/>
      </w:pPr>
      <w:bookmarkStart w:id="290" w:name="_Ref411967211"/>
      <w:r>
        <w:t>Psalm</w:t>
      </w:r>
      <w:r w:rsidR="00510795" w:rsidRPr="00AB1781">
        <w:t xml:space="preserve"> 117</w:t>
      </w:r>
      <w:r>
        <w:t xml:space="preserve">: </w:t>
      </w:r>
      <w:r w:rsidR="00E67F94">
        <w:t>“Confess</w:t>
      </w:r>
      <w:r>
        <w:t xml:space="preserve"> the Lord, He is goo</w:t>
      </w:r>
      <w:r w:rsidR="00E67F94">
        <w:t>d”</w:t>
      </w:r>
      <w:bookmarkEnd w:id="29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C067FA" w:rsidR="00F14AA6" w:rsidRDefault="00F14AA6" w:rsidP="00267F42">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lastRenderedPageBreak/>
        <w:t>1 (Alleluia)</w:t>
      </w:r>
    </w:p>
    <w:p w14:paraId="127353E7" w14:textId="6BFCAAC8" w:rsidR="00510795" w:rsidRPr="00AB1781" w:rsidRDefault="001E3A06" w:rsidP="00267F42">
      <w:pPr>
        <w:pStyle w:val="EnglishHangNoCoptic"/>
      </w:pPr>
      <w:r>
        <w:t>Confess</w:t>
      </w:r>
      <w:r w:rsidR="00407DA2">
        <w:rPr>
          <w:rStyle w:val="FootnoteReference"/>
        </w:rPr>
        <w:footnoteReference w:id="64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4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4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lastRenderedPageBreak/>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4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4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4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3"/>
      </w:r>
      <w:r w:rsidRPr="00AB1781">
        <w:t xml:space="preserve"> with ropes</w:t>
      </w:r>
    </w:p>
    <w:p w14:paraId="4B02C02A" w14:textId="0C83628C" w:rsidR="00510795" w:rsidRPr="00AB1781" w:rsidRDefault="00510795" w:rsidP="00267F42">
      <w:pPr>
        <w:pStyle w:val="EnglishHangEndNoCoptic"/>
      </w:pPr>
      <w:r w:rsidRPr="00AB1781">
        <w:lastRenderedPageBreak/>
        <w:tab/>
        <w:t>to the horns of the altar</w:t>
      </w:r>
      <w:r w:rsidR="00407DA2">
        <w:rPr>
          <w:rStyle w:val="FootnoteReference"/>
        </w:rPr>
        <w:footnoteReference w:id="65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5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5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1CD6B8D0" w:rsidR="00550889"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t xml:space="preserve"> continue with </w:t>
      </w:r>
      <w:r>
        <w:fldChar w:fldCharType="begin"/>
      </w:r>
      <w:r>
        <w:instrText xml:space="preserve"> REF _Ref411967235 \h </w:instrText>
      </w:r>
      <w:r>
        <w:fldChar w:fldCharType="separate"/>
      </w:r>
      <w:r w:rsidR="00895112">
        <w:t>Psalm</w:t>
      </w:r>
      <w:r w:rsidR="00895112" w:rsidRPr="00AB1781">
        <w:t xml:space="preserve"> 119</w:t>
      </w:r>
      <w:r w:rsidR="00895112">
        <w:t>: “When I was afflicted, I cried out to the Lord”</w:t>
      </w:r>
      <w:r>
        <w:fldChar w:fldCharType="end"/>
      </w:r>
      <w:r>
        <w:t xml:space="preserve">, page </w:t>
      </w:r>
      <w:r>
        <w:fldChar w:fldCharType="begin"/>
      </w:r>
      <w:r>
        <w:instrText xml:space="preserve"> PAGEREF _Ref411967235 \h </w:instrText>
      </w:r>
      <w:r>
        <w:fldChar w:fldCharType="separate"/>
      </w:r>
      <w:r w:rsidR="00895112">
        <w:rPr>
          <w:noProof/>
        </w:rPr>
        <w:t>306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895112">
        <w:t>Psalm</w:t>
      </w:r>
      <w:r w:rsidR="00895112" w:rsidRPr="00AB1781">
        <w:t xml:space="preserve"> 118</w:t>
      </w:r>
      <w:r w:rsidR="0089511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895112">
        <w:rPr>
          <w:noProof/>
        </w:rPr>
        <w:t>290</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1" w:name="_Ref435990049"/>
      <w:r>
        <w:t>Kathisma 17</w:t>
      </w:r>
      <w:bookmarkEnd w:id="291"/>
    </w:p>
    <w:p w14:paraId="5D7D7323" w14:textId="4F44AF1E" w:rsidR="00385CB8" w:rsidRPr="00385CB8" w:rsidRDefault="00385CB8" w:rsidP="00BF0205">
      <w:pPr>
        <w:pStyle w:val="Heading4"/>
      </w:pPr>
      <w:bookmarkStart w:id="292"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6B0D0351" w:rsidR="00EE2E1D" w:rsidRDefault="00EE2E1D" w:rsidP="00385CB8">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224074F7" w:rsidR="006D2FE5" w:rsidRPr="006D2FE5" w:rsidRDefault="00EE2E1D" w:rsidP="006D2FE5">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5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5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59"/>
      </w:r>
    </w:p>
    <w:p w14:paraId="1C203906" w14:textId="473B9974" w:rsidR="00385CB8" w:rsidRPr="00AB1781" w:rsidRDefault="00385CB8" w:rsidP="00385CB8">
      <w:pPr>
        <w:pStyle w:val="EnglishHangEndNoCoptic"/>
      </w:pPr>
      <w:r w:rsidRPr="00AB1781">
        <w:lastRenderedPageBreak/>
        <w:tab/>
      </w:r>
      <w:r w:rsidR="006D46AA">
        <w:t>They will</w:t>
      </w:r>
      <w:r w:rsidRPr="00AB1781">
        <w:t xml:space="preserve"> seek Him with their whole heart.</w:t>
      </w:r>
      <w:r w:rsidRPr="00AB1781">
        <w:rPr>
          <w:rStyle w:val="FootnoteReference"/>
        </w:rPr>
        <w:footnoteReference w:id="66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772E393C"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lastRenderedPageBreak/>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41A24FA4"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6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6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6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651F1DA"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D925DBF" w14:textId="55109CE8" w:rsidR="00385CB8" w:rsidRPr="00AB1781" w:rsidRDefault="00385CB8" w:rsidP="00385CB8">
      <w:pPr>
        <w:pStyle w:val="EnglishHangNoCoptic"/>
      </w:pPr>
      <w:r w:rsidRPr="00AB1781">
        <w:lastRenderedPageBreak/>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6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6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75251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1"/>
      </w:r>
    </w:p>
    <w:p w14:paraId="080F9FF6" w14:textId="77777777" w:rsidR="00385CB8" w:rsidRPr="00AB1781" w:rsidRDefault="00385CB8" w:rsidP="00385CB8">
      <w:pPr>
        <w:pStyle w:val="EnglishHangEndNoCoptic"/>
      </w:pPr>
      <w:r w:rsidRPr="00AB1781">
        <w:lastRenderedPageBreak/>
        <w:tab/>
        <w:t xml:space="preserve">revive me in </w:t>
      </w:r>
      <w:r w:rsidR="00E570CB">
        <w:t>Your</w:t>
      </w:r>
      <w:r w:rsidRPr="00AB1781">
        <w:t xml:space="preserve"> way.</w:t>
      </w:r>
      <w:r w:rsidRPr="00AB1781">
        <w:rPr>
          <w:rStyle w:val="FootnoteReference"/>
        </w:rPr>
        <w:footnoteReference w:id="67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3"/>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1AE51F89"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6B59D315"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AA2BF6C" w14:textId="49F8A5E5" w:rsidR="00385CB8" w:rsidRPr="00AB1781" w:rsidRDefault="00385CB8" w:rsidP="00385CB8">
      <w:pPr>
        <w:pStyle w:val="EnglishHangNoCoptic"/>
      </w:pPr>
      <w:r w:rsidRPr="00AB1781">
        <w:lastRenderedPageBreak/>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5409B0BF"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7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lastRenderedPageBreak/>
        <w:t xml:space="preserve">62 At midnight I </w:t>
      </w:r>
      <w:r w:rsidR="00D305E3">
        <w:t>would rise</w:t>
      </w:r>
      <w:r w:rsidRPr="00AB1781">
        <w:t xml:space="preserve"> to </w:t>
      </w:r>
      <w:r w:rsidR="00D305E3">
        <w:t>confess</w:t>
      </w:r>
      <w:r w:rsidR="00D305E3">
        <w:rPr>
          <w:rStyle w:val="FootnoteReference"/>
        </w:rPr>
        <w:footnoteReference w:id="67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7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6D8071A7"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7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7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lastRenderedPageBreak/>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253BAF98"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4E78B53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lastRenderedPageBreak/>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0301D15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8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8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lastRenderedPageBreak/>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68B6D004"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8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0422B781"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8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lastRenderedPageBreak/>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8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3A33D3B8"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549AD33D"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9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2D7305B3"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96"/>
      </w:r>
    </w:p>
    <w:p w14:paraId="203A2663" w14:textId="4123D165" w:rsidR="00385CB8" w:rsidRPr="00AB1781" w:rsidRDefault="00385CB8" w:rsidP="00385CB8">
      <w:pPr>
        <w:pStyle w:val="EnglishHangNoCoptic"/>
      </w:pPr>
      <w:r w:rsidRPr="00AB1781">
        <w:lastRenderedPageBreak/>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9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9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71712685"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69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lastRenderedPageBreak/>
        <w:tab/>
      </w:r>
      <w:r w:rsidR="00A7568A">
        <w:t xml:space="preserve">but </w:t>
      </w:r>
      <w:r w:rsidR="00E570CB">
        <w:t>Your</w:t>
      </w:r>
      <w:r w:rsidRPr="00AB1781">
        <w:t xml:space="preserve"> commandments are my meditation.</w:t>
      </w:r>
      <w:r w:rsidRPr="00AB1781">
        <w:rPr>
          <w:rStyle w:val="FootnoteReference"/>
        </w:rPr>
        <w:footnoteReference w:id="700"/>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77774BA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3"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3"/>
    </w:p>
    <w:p w14:paraId="1B546F80" w14:textId="2263136E"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lastRenderedPageBreak/>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406F3A4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_Ref434579051 \h </w:instrText>
      </w:r>
      <w:r>
        <w:fldChar w:fldCharType="separate"/>
      </w:r>
      <w:r w:rsidR="00895112">
        <w:t>Psalm 118 Part 21 (</w:t>
      </w:r>
      <w:r w:rsidR="00895112" w:rsidRPr="0082523C">
        <w:rPr>
          <w:rFonts w:ascii="Tahoma" w:eastAsia="Tahoma" w:hAnsi="Tahoma" w:cs="Tahoma"/>
        </w:rPr>
        <w:t>ש</w:t>
      </w:r>
      <w:r w:rsidR="00895112">
        <w:t>): “Rulers persecute me without cause”</w:t>
      </w:r>
      <w:r>
        <w:fldChar w:fldCharType="end"/>
      </w:r>
      <w:r>
        <w:t>.</w:t>
      </w:r>
    </w:p>
    <w:p w14:paraId="4DDA1B57" w14:textId="1B122AC3" w:rsidR="00494693" w:rsidRPr="00494693" w:rsidRDefault="00494693" w:rsidP="00BF0205">
      <w:pPr>
        <w:pStyle w:val="Heading5"/>
      </w:pPr>
      <w:bookmarkStart w:id="294"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4"/>
    </w:p>
    <w:p w14:paraId="4357BBBC" w14:textId="7DE37035"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0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06"/>
      </w:r>
      <w:r w:rsidR="00922B79">
        <w:t xml:space="preserve"> have g</w:t>
      </w:r>
      <w:r w:rsidRPr="00AB1781">
        <w:t>reat peace,</w:t>
      </w:r>
    </w:p>
    <w:p w14:paraId="288CCE82" w14:textId="3802A327" w:rsidR="00385CB8" w:rsidRPr="00AB1781" w:rsidRDefault="00385CB8" w:rsidP="00385CB8">
      <w:pPr>
        <w:pStyle w:val="EnglishHangEndNoCoptic"/>
      </w:pPr>
      <w:r w:rsidRPr="00AB1781">
        <w:lastRenderedPageBreak/>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1A05E551"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_Ref434579065 \h </w:instrText>
      </w:r>
      <w:r>
        <w:fldChar w:fldCharType="separate"/>
      </w:r>
      <w:r w:rsidR="00895112">
        <w:t>Psalm 118 Part 22 (</w:t>
      </w:r>
      <w:r w:rsidR="00895112" w:rsidRPr="0082523C">
        <w:rPr>
          <w:rFonts w:ascii="Tahoma" w:eastAsia="Tahoma" w:hAnsi="Tahoma" w:cs="Tahoma"/>
        </w:rPr>
        <w:t>ת</w:t>
      </w:r>
      <w:r w:rsidR="00895112">
        <w:t>): “Let my supplication come before You, O Lord”</w:t>
      </w:r>
      <w:r>
        <w:fldChar w:fldCharType="end"/>
      </w:r>
      <w:r>
        <w:t>.</w:t>
      </w:r>
    </w:p>
    <w:p w14:paraId="473F235B" w14:textId="730800CE" w:rsidR="00494693" w:rsidRPr="00AB1781" w:rsidRDefault="00494693" w:rsidP="00BF0205">
      <w:pPr>
        <w:pStyle w:val="Heading5"/>
      </w:pPr>
      <w:bookmarkStart w:id="295"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5"/>
    </w:p>
    <w:p w14:paraId="5C3C407C" w14:textId="6A90D2A9"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0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D70501A" w:rsidR="00E611C7" w:rsidRDefault="00E611C7" w:rsidP="00E611C7">
      <w:pPr>
        <w:pStyle w:val="Rubric"/>
      </w:pPr>
      <w:r>
        <w:t xml:space="preserve">Alleluia. </w:t>
      </w:r>
      <w:r>
        <w:fldChar w:fldCharType="begin"/>
      </w:r>
      <w:r>
        <w:instrText xml:space="preserve"> REF _Ref434578449 \h </w:instrText>
      </w:r>
      <w:r>
        <w:fldChar w:fldCharType="separate"/>
      </w:r>
      <w:r w:rsidR="00895112">
        <w:rPr>
          <w:lang w:val="en-GB"/>
        </w:rPr>
        <w:t>The Psalms of the Veil</w:t>
      </w:r>
      <w:r>
        <w:fldChar w:fldCharType="end"/>
      </w:r>
      <w:r>
        <w:t xml:space="preserve"> and </w:t>
      </w:r>
      <w:r>
        <w:fldChar w:fldCharType="begin"/>
      </w:r>
      <w:r>
        <w:instrText xml:space="preserve"> REF _Ref448127130 \h </w:instrText>
      </w:r>
      <w:r>
        <w:fldChar w:fldCharType="separate"/>
      </w:r>
      <w:r w:rsidR="00895112">
        <w:t>The Psalms of Midnight (The Beginning of Watches)</w:t>
      </w:r>
      <w:r>
        <w:fldChar w:fldCharType="end"/>
      </w:r>
      <w:r>
        <w:t xml:space="preserve"> are completed. </w:t>
      </w:r>
    </w:p>
    <w:p w14:paraId="66E90143" w14:textId="13E2527E" w:rsidR="00924D0C" w:rsidRDefault="00924D0C" w:rsidP="00924D0C">
      <w:pPr>
        <w:pStyle w:val="Rubric"/>
      </w:pPr>
      <w:r>
        <w:lastRenderedPageBreak/>
        <w:t>Glory…</w:t>
      </w:r>
    </w:p>
    <w:p w14:paraId="13363AFE" w14:textId="2281CD5C" w:rsidR="003A7286" w:rsidRDefault="003A7286" w:rsidP="003A7286">
      <w:pPr>
        <w:pStyle w:val="Heading3"/>
      </w:pPr>
      <w:bookmarkStart w:id="296" w:name="_Ref435990063"/>
      <w:r>
        <w:t>Kathisma 18</w:t>
      </w:r>
      <w:bookmarkEnd w:id="296"/>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7" w:name="_Ref411967235"/>
      <w:r>
        <w:t>Psalm</w:t>
      </w:r>
      <w:r w:rsidRPr="00AB1781">
        <w:t xml:space="preserve"> 119</w:t>
      </w:r>
      <w:r>
        <w:t xml:space="preserve">: </w:t>
      </w:r>
      <w:r w:rsidR="00E67F94">
        <w:t>“When I was afflicted, I cried out to the Lord”</w:t>
      </w:r>
      <w:bookmarkEnd w:id="29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0AEEDF31"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0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0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2576F21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895112">
        <w:t>Psalm</w:t>
      </w:r>
      <w:r w:rsidR="00895112" w:rsidRPr="00AB1781">
        <w:t xml:space="preserve"> 120</w:t>
      </w:r>
      <w:r w:rsidR="00895112">
        <w:t>: “I lifted up my eyes to the mountains”</w:t>
      </w:r>
      <w:r>
        <w:fldChar w:fldCharType="end"/>
      </w:r>
      <w:r>
        <w:t xml:space="preserve">, page </w:t>
      </w:r>
      <w:r>
        <w:fldChar w:fldCharType="begin"/>
      </w:r>
      <w:r>
        <w:instrText xml:space="preserve"> PAGEREF _Ref411967252 \h </w:instrText>
      </w:r>
      <w:r>
        <w:fldChar w:fldCharType="separate"/>
      </w:r>
      <w:r w:rsidR="00895112">
        <w:rPr>
          <w:noProof/>
        </w:rPr>
        <w:t>306</w:t>
      </w:r>
      <w:r>
        <w:fldChar w:fldCharType="end"/>
      </w:r>
      <w:r>
        <w:t>.</w:t>
      </w:r>
      <w:r w:rsidR="00C61C1A">
        <w:t xml:space="preserve"> </w:t>
      </w:r>
    </w:p>
    <w:p w14:paraId="75788234" w14:textId="63941554" w:rsidR="00FD25B7" w:rsidRPr="00FD25B7" w:rsidRDefault="00FD25B7" w:rsidP="00BF0205">
      <w:pPr>
        <w:pStyle w:val="Heading4"/>
      </w:pPr>
      <w:bookmarkStart w:id="298"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29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Tunneling Mountains</w:t>
      </w:r>
    </w:p>
    <w:p w14:paraId="1AAA9A92" w14:textId="5824E349" w:rsidR="00F14AA6" w:rsidRDefault="00F14AA6" w:rsidP="00FD25B7">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16ABAC2D"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895112">
        <w:t>Psalm</w:t>
      </w:r>
      <w:r w:rsidR="00895112" w:rsidRPr="00AB1781">
        <w:t xml:space="preserve"> 121</w:t>
      </w:r>
      <w:r w:rsidR="0089511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895112">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895112">
        <w:t>Psalm</w:t>
      </w:r>
      <w:r w:rsidR="00895112" w:rsidRPr="00AB1781">
        <w:t xml:space="preserve"> 128</w:t>
      </w:r>
      <w:r w:rsidR="0089511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895112">
        <w:rPr>
          <w:noProof/>
        </w:rPr>
        <w:t>313</w:t>
      </w:r>
      <w:r w:rsidR="00E611C7">
        <w:fldChar w:fldCharType="end"/>
      </w:r>
      <w:r w:rsidR="00E611C7">
        <w:t>.</w:t>
      </w:r>
    </w:p>
    <w:p w14:paraId="7438C3A4" w14:textId="55B00F2C" w:rsidR="00FD25B7" w:rsidRPr="00FD25B7" w:rsidRDefault="00FD25B7" w:rsidP="00BF0205">
      <w:pPr>
        <w:pStyle w:val="Heading4"/>
      </w:pPr>
      <w:bookmarkStart w:id="299" w:name="_Ref411967283"/>
      <w:r>
        <w:t>Psalm</w:t>
      </w:r>
      <w:r w:rsidRPr="00AB1781">
        <w:t xml:space="preserve"> 121</w:t>
      </w:r>
      <w:r>
        <w:t xml:space="preserve">: </w:t>
      </w:r>
      <w:r w:rsidR="00E67F94">
        <w:t>“I was glad when they said to me, ‘we will</w:t>
      </w:r>
      <w:r>
        <w:t xml:space="preserve"> go to the house of the Lord</w:t>
      </w:r>
      <w:r w:rsidR="00E67F94">
        <w:t>’”</w:t>
      </w:r>
      <w:bookmarkEnd w:id="29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2671D751" w:rsidR="00F14AA6" w:rsidRDefault="00F14AA6" w:rsidP="00FD25B7">
      <w:pPr>
        <w:pStyle w:val="Rubric"/>
      </w:pPr>
      <w:r>
        <w:lastRenderedPageBreak/>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2"/>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1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1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6347545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895112">
        <w:t>Psalm</w:t>
      </w:r>
      <w:r w:rsidR="00895112" w:rsidRPr="00AB1781">
        <w:t xml:space="preserve"> 122</w:t>
      </w:r>
      <w:r w:rsidR="00895112">
        <w:t>: “I lift up my eyes to You, Who dwells in heaven”</w:t>
      </w:r>
      <w:r>
        <w:fldChar w:fldCharType="end"/>
      </w:r>
      <w:r>
        <w:t xml:space="preserve">, page </w:t>
      </w:r>
      <w:r>
        <w:fldChar w:fldCharType="begin"/>
      </w:r>
      <w:r>
        <w:instrText xml:space="preserve"> PAGEREF _Ref411967299 \h </w:instrText>
      </w:r>
      <w:r>
        <w:fldChar w:fldCharType="separate"/>
      </w:r>
      <w:r w:rsidR="00895112">
        <w:rPr>
          <w:noProof/>
        </w:rPr>
        <w:t>308</w:t>
      </w:r>
      <w:r>
        <w:fldChar w:fldCharType="end"/>
      </w:r>
      <w:r>
        <w:t>.</w:t>
      </w:r>
    </w:p>
    <w:p w14:paraId="3D506578" w14:textId="0E4C1AE7" w:rsidR="00FD25B7" w:rsidRPr="00FD25B7" w:rsidRDefault="00FD25B7" w:rsidP="00BF0205">
      <w:pPr>
        <w:pStyle w:val="Heading4"/>
      </w:pPr>
      <w:bookmarkStart w:id="300"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1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31BB1113" w:rsidR="00F14AA6" w:rsidRDefault="00F14AA6" w:rsidP="00550889">
      <w:pPr>
        <w:pStyle w:val="Rubric"/>
      </w:pPr>
      <w:r>
        <w:lastRenderedPageBreak/>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18"/>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7377DE0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895112">
        <w:t>Psalm</w:t>
      </w:r>
      <w:r w:rsidR="00895112" w:rsidRPr="00AB1781">
        <w:t xml:space="preserve"> 123</w:t>
      </w:r>
      <w:r w:rsidR="00895112">
        <w:t>: “‘if the Lord had not been among us,”—let Israel now say”</w:t>
      </w:r>
      <w:r>
        <w:fldChar w:fldCharType="end"/>
      </w:r>
      <w:r>
        <w:t xml:space="preserve">, page </w:t>
      </w:r>
      <w:r>
        <w:fldChar w:fldCharType="begin"/>
      </w:r>
      <w:r>
        <w:instrText xml:space="preserve"> PAGEREF _Ref411967321 \h </w:instrText>
      </w:r>
      <w:r>
        <w:fldChar w:fldCharType="separate"/>
      </w:r>
      <w:r w:rsidR="00895112">
        <w:rPr>
          <w:noProof/>
        </w:rPr>
        <w:t>309</w:t>
      </w:r>
      <w:r>
        <w:fldChar w:fldCharType="end"/>
      </w:r>
      <w:r>
        <w:t>.</w:t>
      </w:r>
    </w:p>
    <w:p w14:paraId="0C3917C8" w14:textId="7B98D177" w:rsidR="00FD25B7" w:rsidRPr="00FD25B7" w:rsidRDefault="00FD25B7" w:rsidP="00BF0205">
      <w:pPr>
        <w:pStyle w:val="Heading4"/>
      </w:pPr>
      <w:bookmarkStart w:id="301"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5B8950E0" w:rsidR="00FD25B7" w:rsidRP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lastRenderedPageBreak/>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1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C74B6C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895112">
        <w:t>Psalm</w:t>
      </w:r>
      <w:r w:rsidR="00895112" w:rsidRPr="00AB1781">
        <w:t xml:space="preserve"> 124</w:t>
      </w:r>
      <w:r w:rsidR="00895112">
        <w:t>: “Those who trust in the Lord are like Mount Zion”</w:t>
      </w:r>
      <w:r>
        <w:fldChar w:fldCharType="end"/>
      </w:r>
      <w:r>
        <w:t xml:space="preserve">, page </w:t>
      </w:r>
      <w:r>
        <w:fldChar w:fldCharType="begin"/>
      </w:r>
      <w:r>
        <w:instrText xml:space="preserve"> PAGEREF _Ref411967338 \h </w:instrText>
      </w:r>
      <w:r>
        <w:fldChar w:fldCharType="separate"/>
      </w:r>
      <w:r w:rsidR="00895112">
        <w:rPr>
          <w:noProof/>
        </w:rPr>
        <w:t>310</w:t>
      </w:r>
      <w:r>
        <w:fldChar w:fldCharType="end"/>
      </w:r>
      <w:r>
        <w:t>.</w:t>
      </w:r>
    </w:p>
    <w:p w14:paraId="5C7DBE57" w14:textId="3EE91A95" w:rsidR="00FD25B7" w:rsidRPr="00FD25B7" w:rsidRDefault="003A7286" w:rsidP="00BF0205">
      <w:pPr>
        <w:pStyle w:val="Heading4"/>
      </w:pPr>
      <w:bookmarkStart w:id="302"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0A96BC1B"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0"/>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lastRenderedPageBreak/>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440369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895112">
        <w:t>Psalm</w:t>
      </w:r>
      <w:r w:rsidR="00895112" w:rsidRPr="00AB1781">
        <w:t xml:space="preserve"> 125</w:t>
      </w:r>
      <w:r w:rsidR="00895112">
        <w:t>: “When the Lord brought back the captivy of Zion”</w:t>
      </w:r>
      <w:r>
        <w:fldChar w:fldCharType="end"/>
      </w:r>
      <w:r>
        <w:t xml:space="preserve">, page </w:t>
      </w:r>
      <w:r>
        <w:fldChar w:fldCharType="begin"/>
      </w:r>
      <w:r>
        <w:instrText xml:space="preserve"> PAGEREF _Ref411967353 \h </w:instrText>
      </w:r>
      <w:r>
        <w:fldChar w:fldCharType="separate"/>
      </w:r>
      <w:r w:rsidR="00895112">
        <w:rPr>
          <w:noProof/>
        </w:rPr>
        <w:t>311</w:t>
      </w:r>
      <w:r>
        <w:fldChar w:fldCharType="end"/>
      </w:r>
      <w:r>
        <w:t>.</w:t>
      </w:r>
    </w:p>
    <w:p w14:paraId="29D5D02A" w14:textId="734D2AA5" w:rsidR="00FD25B7" w:rsidRPr="00FD25B7" w:rsidRDefault="00FD25B7" w:rsidP="00BF0205">
      <w:pPr>
        <w:pStyle w:val="Heading4"/>
      </w:pPr>
      <w:bookmarkStart w:id="303"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54BAACF0"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842A0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895112">
        <w:t>Psalm</w:t>
      </w:r>
      <w:r w:rsidR="00895112" w:rsidRPr="00AB1781">
        <w:t xml:space="preserve"> 126</w:t>
      </w:r>
      <w:r w:rsidR="0089511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895112">
        <w:rPr>
          <w:noProof/>
        </w:rPr>
        <w:t>312</w:t>
      </w:r>
      <w:r>
        <w:fldChar w:fldCharType="end"/>
      </w:r>
      <w:r>
        <w:t>.</w:t>
      </w:r>
    </w:p>
    <w:p w14:paraId="7ABE7E2A" w14:textId="57E0B25A" w:rsidR="00FD25B7" w:rsidRPr="00FD25B7" w:rsidRDefault="00FD25B7" w:rsidP="00BF0205">
      <w:pPr>
        <w:pStyle w:val="Heading4"/>
      </w:pPr>
      <w:bookmarkStart w:id="304" w:name="_Ref411967372"/>
      <w:r>
        <w:lastRenderedPageBreak/>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162A282C"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2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2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079AD64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895112">
        <w:t>Psalm</w:t>
      </w:r>
      <w:r w:rsidR="00895112" w:rsidRPr="00AB1781">
        <w:t xml:space="preserve"> 127</w:t>
      </w:r>
      <w:r w:rsidR="00895112">
        <w:t>: “Blessed are all who fear the Lord, who walk in His ways”</w:t>
      </w:r>
      <w:r>
        <w:fldChar w:fldCharType="end"/>
      </w:r>
      <w:r>
        <w:t xml:space="preserve">, page </w:t>
      </w:r>
      <w:r>
        <w:fldChar w:fldCharType="begin"/>
      </w:r>
      <w:r>
        <w:instrText xml:space="preserve"> PAGEREF _Ref411967385 \h </w:instrText>
      </w:r>
      <w:r>
        <w:fldChar w:fldCharType="separate"/>
      </w:r>
      <w:r w:rsidR="00895112">
        <w:rPr>
          <w:noProof/>
        </w:rPr>
        <w:t>312</w:t>
      </w:r>
      <w:r>
        <w:fldChar w:fldCharType="end"/>
      </w:r>
      <w:r>
        <w:t>.</w:t>
      </w:r>
    </w:p>
    <w:p w14:paraId="3AAB1DE2" w14:textId="063F50A4" w:rsidR="00FD25B7" w:rsidRPr="00FD25B7" w:rsidRDefault="00FD25B7" w:rsidP="00BF0205">
      <w:pPr>
        <w:pStyle w:val="Heading4"/>
      </w:pPr>
      <w:bookmarkStart w:id="305"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273CFDD"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lastRenderedPageBreak/>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27"/>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28"/>
      </w:r>
    </w:p>
    <w:p w14:paraId="2D925D0C" w14:textId="3CAA3245" w:rsidR="00FD25B7" w:rsidRDefault="00FD25B7" w:rsidP="00FD25B7">
      <w:pPr>
        <w:pStyle w:val="EnglishHangEndNoCoptic"/>
      </w:pPr>
      <w:r w:rsidRPr="00AB1781">
        <w:tab/>
      </w:r>
      <w:r w:rsidR="00087D9B">
        <w:t>Peace be upon Israel!</w:t>
      </w:r>
    </w:p>
    <w:p w14:paraId="0FE658EC" w14:textId="3E8BC9A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895112">
        <w:t>Psalm</w:t>
      </w:r>
      <w:r w:rsidR="00895112" w:rsidRPr="00AB1781">
        <w:t xml:space="preserve"> 128</w:t>
      </w:r>
      <w:r w:rsidR="00895112">
        <w:t>: “Many times have they warred against me from my youth”</w:t>
      </w:r>
      <w:r>
        <w:fldChar w:fldCharType="end"/>
      </w:r>
      <w:r>
        <w:t xml:space="preserve">, page </w:t>
      </w:r>
      <w:r>
        <w:fldChar w:fldCharType="begin"/>
      </w:r>
      <w:r>
        <w:instrText xml:space="preserve"> PAGEREF _Ref411967400 \h </w:instrText>
      </w:r>
      <w:r>
        <w:fldChar w:fldCharType="separate"/>
      </w:r>
      <w:r w:rsidR="00895112">
        <w:rPr>
          <w:noProof/>
        </w:rPr>
        <w:t>313</w:t>
      </w:r>
      <w:r>
        <w:fldChar w:fldCharType="end"/>
      </w:r>
      <w:r>
        <w:t>.</w:t>
      </w:r>
    </w:p>
    <w:p w14:paraId="63084F0D" w14:textId="6A0EE63A" w:rsidR="00FD25B7" w:rsidRPr="00AB1781" w:rsidRDefault="00FD25B7" w:rsidP="00BF0205">
      <w:pPr>
        <w:pStyle w:val="Heading4"/>
      </w:pPr>
      <w:bookmarkStart w:id="306" w:name="_Ref411967400"/>
      <w:r>
        <w:t>Psalm</w:t>
      </w:r>
      <w:r w:rsidRPr="00AB1781">
        <w:t xml:space="preserve"> 128</w:t>
      </w:r>
      <w:r>
        <w:t xml:space="preserve">: </w:t>
      </w:r>
      <w:r w:rsidR="00BB3B58">
        <w:t xml:space="preserve">“Many times have </w:t>
      </w:r>
      <w:r>
        <w:t>they warred against me from my yout</w:t>
      </w:r>
      <w:r w:rsidR="00BB3B58">
        <w:t>h”</w:t>
      </w:r>
      <w:bookmarkEnd w:id="30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6E2B917A"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29"/>
      </w:r>
      <w:r w:rsidRPr="00AB1781">
        <w:t>;</w:t>
      </w:r>
    </w:p>
    <w:p w14:paraId="4543387A" w14:textId="41159B99" w:rsidR="00FD25B7" w:rsidRPr="00AB1781" w:rsidRDefault="00FD25B7" w:rsidP="00FD25B7">
      <w:pPr>
        <w:pStyle w:val="EnglishHangEndNoCoptic"/>
      </w:pPr>
      <w:r w:rsidRPr="00AB1781">
        <w:lastRenderedPageBreak/>
        <w:tab/>
        <w:t>they prolonged their iniquity</w:t>
      </w:r>
      <w:r w:rsidR="00087D9B">
        <w:rPr>
          <w:rStyle w:val="FootnoteReference"/>
        </w:rPr>
        <w:footnoteReference w:id="73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FB9F1CF" w:rsidR="00550889"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895112">
        <w:t>Psalm</w:t>
      </w:r>
      <w:r w:rsidR="00895112" w:rsidRPr="00AB1781">
        <w:t xml:space="preserve"> 129</w:t>
      </w:r>
      <w:r w:rsidR="0089511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895112">
        <w:rPr>
          <w:noProof/>
        </w:rPr>
        <w:t>314</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7" w:name="_Ref411968046"/>
      <w:r>
        <w:t>Psalm</w:t>
      </w:r>
      <w:r w:rsidRPr="00AB1781">
        <w:t xml:space="preserve"> 129</w:t>
      </w:r>
      <w:r>
        <w:t xml:space="preserve">: </w:t>
      </w:r>
      <w:r w:rsidR="00BB3B58">
        <w:t>“I cried to You, O Lord, out of the depths”</w:t>
      </w:r>
      <w:bookmarkEnd w:id="30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2263798"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1"/>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2"/>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lastRenderedPageBreak/>
        <w:t xml:space="preserve">4 </w:t>
      </w:r>
      <w:r w:rsidR="00714F88">
        <w:t>For</w:t>
      </w:r>
      <w:r w:rsidRPr="00AB1781">
        <w:t xml:space="preserve"> </w:t>
      </w:r>
      <w:r w:rsidR="00714F88">
        <w:t>there is atonement</w:t>
      </w:r>
      <w:r w:rsidR="00714F88">
        <w:rPr>
          <w:rStyle w:val="FootnoteReference"/>
        </w:rPr>
        <w:footnoteReference w:id="73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4"/>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35"/>
      </w:r>
    </w:p>
    <w:p w14:paraId="5BFD100E" w14:textId="74561F0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895112">
        <w:t>Psalm</w:t>
      </w:r>
      <w:r w:rsidR="00895112" w:rsidRPr="00AB1781">
        <w:t xml:space="preserve"> 130</w:t>
      </w:r>
      <w:r w:rsidR="00895112">
        <w:t>: “O Lord, my heart is not exalted, nor my eyes raised up”</w:t>
      </w:r>
      <w:r>
        <w:fldChar w:fldCharType="end"/>
      </w:r>
      <w:r>
        <w:t xml:space="preserve">, page </w:t>
      </w:r>
      <w:r>
        <w:fldChar w:fldCharType="begin"/>
      </w:r>
      <w:r>
        <w:instrText xml:space="preserve"> PAGEREF _Ref411968066 \h </w:instrText>
      </w:r>
      <w:r>
        <w:fldChar w:fldCharType="separate"/>
      </w:r>
      <w:r w:rsidR="00895112">
        <w:rPr>
          <w:noProof/>
        </w:rPr>
        <w:t>315</w:t>
      </w:r>
      <w:r>
        <w:fldChar w:fldCharType="end"/>
      </w:r>
      <w:r>
        <w:t>.</w:t>
      </w:r>
      <w:r w:rsidR="00E611C7">
        <w:t xml:space="preserve"> </w:t>
      </w:r>
    </w:p>
    <w:p w14:paraId="0B5F9423" w14:textId="010EE6E6" w:rsidR="00FD25B7" w:rsidRPr="00FD25B7" w:rsidRDefault="00FD25B7" w:rsidP="00BF0205">
      <w:pPr>
        <w:pStyle w:val="Heading4"/>
      </w:pPr>
      <w:bookmarkStart w:id="308"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0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08FEFFA"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3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lastRenderedPageBreak/>
        <w:tab/>
        <w:t xml:space="preserve">from now and </w:t>
      </w:r>
      <w:r w:rsidR="00C0758B">
        <w:t>to the ages</w:t>
      </w:r>
      <w:r w:rsidRPr="00AB1781">
        <w:t>.</w:t>
      </w:r>
    </w:p>
    <w:p w14:paraId="609D4CC0" w14:textId="54C4ACB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895112">
        <w:t>Psalm</w:t>
      </w:r>
      <w:r w:rsidR="00895112" w:rsidRPr="00AB1781">
        <w:t xml:space="preserve"> 131</w:t>
      </w:r>
      <w:r w:rsidR="00895112">
        <w:t>: “O Lord, remember David and all his meekness”</w:t>
      </w:r>
      <w:r>
        <w:fldChar w:fldCharType="end"/>
      </w:r>
      <w:r>
        <w:t xml:space="preserve">, page </w:t>
      </w:r>
      <w:r>
        <w:fldChar w:fldCharType="begin"/>
      </w:r>
      <w:r>
        <w:instrText xml:space="preserve"> PAGEREF _Ref411968081 \h </w:instrText>
      </w:r>
      <w:r>
        <w:fldChar w:fldCharType="separate"/>
      </w:r>
      <w:r w:rsidR="00895112">
        <w:rPr>
          <w:noProof/>
        </w:rPr>
        <w:t>316</w:t>
      </w:r>
      <w:r>
        <w:fldChar w:fldCharType="end"/>
      </w:r>
      <w:r>
        <w:t>.</w:t>
      </w:r>
    </w:p>
    <w:p w14:paraId="43A0FD26" w14:textId="359FA4AA" w:rsidR="00FD25B7" w:rsidRPr="00F431B1" w:rsidRDefault="00F431B1" w:rsidP="00BF0205">
      <w:pPr>
        <w:pStyle w:val="Heading4"/>
      </w:pPr>
      <w:bookmarkStart w:id="309" w:name="_Ref411968081"/>
      <w:r>
        <w:t>Psalm</w:t>
      </w:r>
      <w:r w:rsidR="00FD25B7" w:rsidRPr="00AB1781">
        <w:t xml:space="preserve"> 131</w:t>
      </w:r>
      <w:r>
        <w:t xml:space="preserve">: </w:t>
      </w:r>
      <w:r w:rsidR="00BB3B58">
        <w:t>“</w:t>
      </w:r>
      <w:r>
        <w:t>O Lord, remember David and all his meeknes</w:t>
      </w:r>
      <w:r w:rsidR="00BB3B58">
        <w:t>s”</w:t>
      </w:r>
      <w:bookmarkEnd w:id="30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0FB03EB7" w:rsidR="00F14AA6" w:rsidRDefault="00F14AA6" w:rsidP="00F431B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3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3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39"/>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lastRenderedPageBreak/>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4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4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4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4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7A40D082"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895112">
        <w:rPr>
          <w:noProof/>
        </w:rPr>
        <w:t>317</w:t>
      </w:r>
      <w:r>
        <w:fldChar w:fldCharType="end"/>
      </w:r>
      <w:r>
        <w:t>.</w:t>
      </w:r>
    </w:p>
    <w:p w14:paraId="359E6A39" w14:textId="3D6C3CDC" w:rsidR="00FD25B7" w:rsidRPr="00F431B1" w:rsidRDefault="00F431B1" w:rsidP="00BF0205">
      <w:pPr>
        <w:pStyle w:val="Heading4"/>
      </w:pPr>
      <w:bookmarkStart w:id="310"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14:paraId="0FDA0B21" w14:textId="1F73C95E" w:rsidR="00F14AA6" w:rsidRDefault="00F14AA6" w:rsidP="00F431B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4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450B5A6"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89511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895112">
        <w:t>Psalm</w:t>
      </w:r>
      <w:r w:rsidR="00895112" w:rsidRPr="00AB1781">
        <w:t xml:space="preserve"> 133</w:t>
      </w:r>
      <w:r w:rsidR="00895112">
        <w:t>: “Behold now, bless the Lord, all you servants of the Lord”</w:t>
      </w:r>
      <w:r>
        <w:fldChar w:fldCharType="end"/>
      </w:r>
      <w:r>
        <w:t xml:space="preserve">, page </w:t>
      </w:r>
      <w:r>
        <w:fldChar w:fldCharType="begin"/>
      </w:r>
      <w:r>
        <w:instrText xml:space="preserve"> PAGEREF _Ref411968119 \h </w:instrText>
      </w:r>
      <w:r>
        <w:fldChar w:fldCharType="separate"/>
      </w:r>
      <w:r w:rsidR="00895112">
        <w:rPr>
          <w:noProof/>
        </w:rPr>
        <w:t>318</w:t>
      </w:r>
      <w:r>
        <w:fldChar w:fldCharType="end"/>
      </w:r>
      <w:r>
        <w:t>.</w:t>
      </w:r>
    </w:p>
    <w:p w14:paraId="2852ED99" w14:textId="4294FF84" w:rsidR="00FD25B7" w:rsidRPr="00AB1781" w:rsidRDefault="00FD25B7" w:rsidP="00BF0205">
      <w:pPr>
        <w:pStyle w:val="Heading4"/>
      </w:pPr>
      <w:bookmarkStart w:id="311"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2C886586"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lastRenderedPageBreak/>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81257D5" w:rsidR="003E6DC3" w:rsidRDefault="003E6DC3" w:rsidP="003E6DC3">
      <w:pPr>
        <w:pStyle w:val="Rubric"/>
      </w:pPr>
      <w:r>
        <w:t xml:space="preserve">Alleluia. </w:t>
      </w:r>
      <w:r>
        <w:fldChar w:fldCharType="begin"/>
      </w:r>
      <w:r>
        <w:instrText xml:space="preserve"> REF _Ref434576945 \h  \* MERGEFORMAT </w:instrText>
      </w:r>
      <w:r>
        <w:fldChar w:fldCharType="separate"/>
      </w:r>
      <w:r w:rsidR="0089511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895112">
        <w:t>Psalm</w:t>
      </w:r>
      <w:r w:rsidR="00895112" w:rsidRPr="00AB1781">
        <w:t xml:space="preserve"> 136</w:t>
      </w:r>
      <w:r w:rsidR="00895112">
        <w:t>: “By the rivers of Babylon—we sat down, and wept”</w:t>
      </w:r>
      <w:r>
        <w:fldChar w:fldCharType="end"/>
      </w:r>
      <w:r>
        <w:t xml:space="preserve">, page </w:t>
      </w:r>
      <w:r>
        <w:fldChar w:fldCharType="begin"/>
      </w:r>
      <w:r>
        <w:instrText xml:space="preserve"> PAGEREF _Ref411968136 \h </w:instrText>
      </w:r>
      <w:r>
        <w:fldChar w:fldCharType="separate"/>
      </w:r>
      <w:r w:rsidR="00895112">
        <w:rPr>
          <w:noProof/>
        </w:rPr>
        <w:t>323</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2" w:name="_Ref435438658"/>
      <w:r w:rsidRPr="00AB1781">
        <w:t>K</w:t>
      </w:r>
      <w:r>
        <w:t>athisma</w:t>
      </w:r>
      <w:r w:rsidRPr="00AB1781">
        <w:t xml:space="preserve"> 1</w:t>
      </w:r>
      <w:r>
        <w:t>9</w:t>
      </w:r>
      <w:bookmarkEnd w:id="312"/>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lastRenderedPageBreak/>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5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lastRenderedPageBreak/>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5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32FCE791" w:rsidR="00086B05" w:rsidRDefault="00086B05" w:rsidP="00E276C1">
      <w:pPr>
        <w:pStyle w:val="Rubric"/>
      </w:pPr>
      <w:r>
        <w:fldChar w:fldCharType="begin"/>
      </w:r>
      <w:r>
        <w:instrText xml:space="preserve"> REF _Ref434580757 \h </w:instrText>
      </w:r>
      <w:r>
        <w:fldChar w:fldCharType="separate"/>
      </w:r>
      <w:r w:rsidR="00895112">
        <w:t>The Second Canticle: Psalm 135</w:t>
      </w:r>
      <w:r>
        <w:fldChar w:fldCharType="end"/>
      </w:r>
      <w:r>
        <w:t xml:space="preserve">, page </w:t>
      </w:r>
      <w:r>
        <w:fldChar w:fldCharType="begin"/>
      </w:r>
      <w:r>
        <w:instrText xml:space="preserve"> PAGEREF _Ref434580763 \h </w:instrText>
      </w:r>
      <w:r>
        <w:fldChar w:fldCharType="separate"/>
      </w:r>
      <w:r w:rsidR="00895112">
        <w:rPr>
          <w:noProof/>
        </w:rPr>
        <w:t>357</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57"/>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5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59"/>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lastRenderedPageBreak/>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0"/>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1"/>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lastRenderedPageBreak/>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2"/>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3"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2414147B" w:rsidR="00F14AA6" w:rsidRDefault="00F14AA6" w:rsidP="00F14AA6">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lastRenderedPageBreak/>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65"/>
      </w:r>
    </w:p>
    <w:p w14:paraId="0078B0CE" w14:textId="27BC400E" w:rsidR="003E6DC3" w:rsidRDefault="003E6DC3" w:rsidP="00E611C7">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895112">
        <w:t>Psalm</w:t>
      </w:r>
      <w:r w:rsidR="00895112" w:rsidRPr="00AB1781">
        <w:t xml:space="preserve"> 137</w:t>
      </w:r>
      <w:r w:rsidR="00895112">
        <w:t>: “I will confess You, O Lord, with all my heart”</w:t>
      </w:r>
      <w:r>
        <w:fldChar w:fldCharType="end"/>
      </w:r>
      <w:r>
        <w:t xml:space="preserve">, page </w:t>
      </w:r>
      <w:r>
        <w:fldChar w:fldCharType="begin"/>
      </w:r>
      <w:r>
        <w:instrText xml:space="preserve"> PAGEREF _Ref411968152 \h </w:instrText>
      </w:r>
      <w:r>
        <w:fldChar w:fldCharType="separate"/>
      </w:r>
      <w:r w:rsidR="00895112">
        <w:rPr>
          <w:noProof/>
        </w:rPr>
        <w:t>324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895112">
        <w:t>Psalm</w:t>
      </w:r>
      <w:r w:rsidR="00895112" w:rsidRPr="00AB1781">
        <w:t xml:space="preserve"> 140</w:t>
      </w:r>
      <w:r w:rsidR="0089511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895112">
        <w:rPr>
          <w:noProof/>
        </w:rPr>
        <w:t>328</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4"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827FE9E"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6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6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68"/>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69"/>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lastRenderedPageBreak/>
        <w:t xml:space="preserve">4 </w:t>
      </w:r>
      <w:r w:rsidR="00AC3281">
        <w:t>Let</w:t>
      </w:r>
      <w:r w:rsidRPr="00AB1781">
        <w:t xml:space="preserve"> all the kings of the earth </w:t>
      </w:r>
      <w:r w:rsidR="00AC3281">
        <w:t>confess</w:t>
      </w:r>
      <w:r w:rsidR="00C1761F">
        <w:rPr>
          <w:rStyle w:val="FootnoteReference"/>
        </w:rPr>
        <w:footnoteReference w:id="771"/>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1DDFEC1"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895112">
        <w:t>Psalm</w:t>
      </w:r>
      <w:r w:rsidR="00895112" w:rsidRPr="00AB1781">
        <w:t xml:space="preserve"> 140</w:t>
      </w:r>
      <w:r w:rsidR="00895112">
        <w:t>: “O Lord, I have cried to You, hear me”</w:t>
      </w:r>
      <w:r>
        <w:fldChar w:fldCharType="end"/>
      </w:r>
      <w:r>
        <w:t xml:space="preserve">, page </w:t>
      </w:r>
      <w:r>
        <w:fldChar w:fldCharType="begin"/>
      </w:r>
      <w:r>
        <w:instrText xml:space="preserve"> PAGEREF _Ref411968172 \h </w:instrText>
      </w:r>
      <w:r>
        <w:fldChar w:fldCharType="separate"/>
      </w:r>
      <w:r w:rsidR="00895112">
        <w:rPr>
          <w:noProof/>
        </w:rPr>
        <w:t>328</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lastRenderedPageBreak/>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75"/>
      </w:r>
      <w:r w:rsidRPr="00AB1781">
        <w:t xml:space="preserve"> my heart,</w:t>
      </w:r>
      <w:r w:rsidRPr="00AB1781">
        <w:rPr>
          <w:rStyle w:val="FootnoteReference"/>
        </w:rPr>
        <w:footnoteReference w:id="77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7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lastRenderedPageBreak/>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7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7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lastRenderedPageBreak/>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5"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7A0FA624"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lastRenderedPageBreak/>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4"/>
      </w:r>
    </w:p>
    <w:p w14:paraId="7853C3F1" w14:textId="65F9C8D4"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895112">
        <w:t>Psalm</w:t>
      </w:r>
      <w:r w:rsidR="00895112" w:rsidRPr="00AB1781">
        <w:t xml:space="preserve"> 141</w:t>
      </w:r>
      <w:r w:rsidR="0089511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895112">
        <w:rPr>
          <w:noProof/>
        </w:rPr>
        <w:t>329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895112">
        <w:t>Psalm</w:t>
      </w:r>
      <w:r w:rsidR="00895112" w:rsidRPr="00AB1781">
        <w:t xml:space="preserve"> 145</w:t>
      </w:r>
      <w:r w:rsidR="0089511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895112">
        <w:rPr>
          <w:noProof/>
        </w:rPr>
        <w:t>335</w:t>
      </w:r>
      <w:r w:rsidR="00E611C7">
        <w:fldChar w:fldCharType="end"/>
      </w:r>
      <w:r w:rsidR="00E611C7">
        <w:t>.</w:t>
      </w:r>
    </w:p>
    <w:p w14:paraId="51E1BFBF" w14:textId="48E35753" w:rsidR="00E276C1" w:rsidRPr="00E276C1" w:rsidRDefault="00E276C1" w:rsidP="00BF0205">
      <w:pPr>
        <w:pStyle w:val="Heading4"/>
      </w:pPr>
      <w:bookmarkStart w:id="316"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BC8B87D"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lastRenderedPageBreak/>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8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8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DB632FA"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895112">
        <w:t>Psalm</w:t>
      </w:r>
      <w:r w:rsidR="00895112" w:rsidRPr="00AB1781">
        <w:t xml:space="preserve"> 145</w:t>
      </w:r>
      <w:r w:rsidR="0089511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895112">
        <w:rPr>
          <w:noProof/>
        </w:rPr>
        <w:t>335</w:t>
      </w:r>
      <w:r>
        <w:fldChar w:fldCharType="end"/>
      </w:r>
      <w:r>
        <w:t>.</w:t>
      </w:r>
    </w:p>
    <w:p w14:paraId="1BBA4A8E" w14:textId="3A53A20E" w:rsidR="00E276C1" w:rsidRPr="00E276C1" w:rsidRDefault="00E276C1" w:rsidP="00BF0205">
      <w:pPr>
        <w:pStyle w:val="Heading4"/>
      </w:pPr>
      <w:bookmarkStart w:id="317"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53CE0503" w:rsidR="00F14AA6" w:rsidRDefault="00F14AA6" w:rsidP="00E276C1">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lastRenderedPageBreak/>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8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037F3D37"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89511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18" w:name="_Ref435438665"/>
      <w:r w:rsidRPr="00AB1781">
        <w:t>K</w:t>
      </w:r>
      <w:r>
        <w:t>athisma 20</w:t>
      </w:r>
      <w:bookmarkEnd w:id="318"/>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8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lastRenderedPageBreak/>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89"/>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lastRenderedPageBreak/>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lastRenderedPageBreak/>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9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19"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1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56ADA5A"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9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9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9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lastRenderedPageBreak/>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9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0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2E7A88"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895112">
        <w:t>Psalm</w:t>
      </w:r>
      <w:r w:rsidR="00895112" w:rsidRPr="00AB1781">
        <w:t xml:space="preserve"> 146</w:t>
      </w:r>
      <w:r w:rsidR="00895112">
        <w:t>: “Praise the Lord, for psalmody a is good thing”</w:t>
      </w:r>
      <w:r>
        <w:fldChar w:fldCharType="end"/>
      </w:r>
      <w:r>
        <w:t xml:space="preserve">, page </w:t>
      </w:r>
      <w:r>
        <w:fldChar w:fldCharType="begin"/>
      </w:r>
      <w:r>
        <w:instrText xml:space="preserve"> PAGEREF _Ref411968226 \h </w:instrText>
      </w:r>
      <w:r>
        <w:fldChar w:fldCharType="separate"/>
      </w:r>
      <w:r w:rsidR="00895112">
        <w:rPr>
          <w:noProof/>
        </w:rPr>
        <w:t>336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895112">
        <w:t>Psalm 118 Part 20 (</w:t>
      </w:r>
      <w:r w:rsidR="00895112" w:rsidRPr="0082523C">
        <w:rPr>
          <w:rFonts w:ascii="Tahoma" w:eastAsia="Tahoma" w:hAnsi="Tahoma" w:cs="Tahoma"/>
        </w:rPr>
        <w:t>ר</w:t>
      </w:r>
      <w:r w:rsidR="0089511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895112">
        <w:rPr>
          <w:noProof/>
        </w:rPr>
        <w:t>303</w:t>
      </w:r>
      <w:r w:rsidR="00E611C7">
        <w:fldChar w:fldCharType="end"/>
      </w:r>
      <w:r w:rsidR="00E611C7">
        <w:t>.</w:t>
      </w:r>
    </w:p>
    <w:p w14:paraId="16732583" w14:textId="68D0A344" w:rsidR="00E276C1" w:rsidRPr="002A0A20" w:rsidRDefault="002A0A20" w:rsidP="00BF0205">
      <w:pPr>
        <w:pStyle w:val="Heading4"/>
      </w:pPr>
      <w:bookmarkStart w:id="320"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9F7CC3F"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0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lastRenderedPageBreak/>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0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4FC46CB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895112">
        <w:t>Psalm</w:t>
      </w:r>
      <w:r w:rsidR="00895112" w:rsidRPr="00AB1781">
        <w:t xml:space="preserve"> 147</w:t>
      </w:r>
      <w:r w:rsidR="00895112">
        <w:t>: “Praise the Lord, O Jerusalem! Praise your God, O Zion”</w:t>
      </w:r>
      <w:r>
        <w:fldChar w:fldCharType="end"/>
      </w:r>
      <w:r>
        <w:t xml:space="preserve"> Page </w:t>
      </w:r>
      <w:r>
        <w:fldChar w:fldCharType="begin"/>
      </w:r>
      <w:r>
        <w:instrText xml:space="preserve"> PAGEREF _Ref411968245 \h </w:instrText>
      </w:r>
      <w:r>
        <w:fldChar w:fldCharType="separate"/>
      </w:r>
      <w:r w:rsidR="00895112">
        <w:rPr>
          <w:noProof/>
        </w:rPr>
        <w:t>337</w:t>
      </w:r>
      <w:r>
        <w:fldChar w:fldCharType="end"/>
      </w:r>
      <w:r>
        <w:t>.</w:t>
      </w:r>
    </w:p>
    <w:p w14:paraId="1D6C58E5" w14:textId="2704929F" w:rsidR="00E276C1" w:rsidRPr="002A0A20" w:rsidRDefault="002A0A20" w:rsidP="00BF0205">
      <w:pPr>
        <w:pStyle w:val="Heading4"/>
      </w:pPr>
      <w:bookmarkStart w:id="321" w:name="_Ref411968245"/>
      <w:r>
        <w:t>Psalm</w:t>
      </w:r>
      <w:r w:rsidR="00E276C1" w:rsidRPr="00AB1781">
        <w:t xml:space="preserve"> 147</w:t>
      </w:r>
      <w:r>
        <w:t xml:space="preserve">: </w:t>
      </w:r>
      <w:r w:rsidR="00BB3B58">
        <w:t>“</w:t>
      </w:r>
      <w:r>
        <w:t>Praise the Lord, O Jerusalem! Praise your God, O Zion</w:t>
      </w:r>
      <w:r w:rsidR="00BB3B58">
        <w:t>”</w:t>
      </w:r>
      <w:bookmarkEnd w:id="32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C54C7B6"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lastRenderedPageBreak/>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0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6A7FCE54"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3BA2473" w:rsidR="00086B05" w:rsidRDefault="00086B05" w:rsidP="002A0A20">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lastRenderedPageBreak/>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08"/>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0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506634E1" w14:textId="487C3987" w:rsidR="00086B05" w:rsidRPr="00AB1781" w:rsidRDefault="00086B05" w:rsidP="00086B05">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3"/>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1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1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FCF194B" w:rsidR="00086B05" w:rsidRDefault="00086B05" w:rsidP="002A0A20">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1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1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1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lastRenderedPageBreak/>
        <w:tab/>
        <w:t>and removed reproach from the sons of Israel.</w:t>
      </w:r>
    </w:p>
    <w:p w14:paraId="629B033F" w14:textId="7E6DF0A8" w:rsidR="007C6673" w:rsidRDefault="007C6673" w:rsidP="00AD3852">
      <w:pPr>
        <w:pStyle w:val="Rubric"/>
      </w:pPr>
      <w:bookmarkStart w:id="322" w:name="_Toc410196196"/>
      <w:bookmarkStart w:id="323" w:name="_Toc410196438"/>
      <w:bookmarkStart w:id="324" w:name="_Toc410196940"/>
    </w:p>
    <w:p w14:paraId="5AB6630A" w14:textId="7A71FD45" w:rsidR="00D31F38" w:rsidRDefault="00D31F38" w:rsidP="00D31F38">
      <w:pPr>
        <w:pStyle w:val="Heading2"/>
      </w:pPr>
      <w:bookmarkStart w:id="325" w:name="_Toc448696628"/>
      <w:r>
        <w:lastRenderedPageBreak/>
        <w:t>The Canticles</w:t>
      </w:r>
      <w:bookmarkEnd w:id="325"/>
    </w:p>
    <w:p w14:paraId="020E29B8" w14:textId="562B7E1E" w:rsidR="00D31F38" w:rsidRDefault="00D31F38" w:rsidP="00D31F38">
      <w:pPr>
        <w:pStyle w:val="Heading3"/>
      </w:pPr>
      <w:bookmarkStart w:id="326" w:name="_Ref448228164"/>
      <w:r>
        <w:t>The First Canticle</w:t>
      </w:r>
      <w:bookmarkEnd w:id="326"/>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27"/>
            <w:r>
              <w:t>Arise</w:t>
            </w:r>
            <w:commentRangeEnd w:id="327"/>
            <w:r>
              <w:rPr>
                <w:rStyle w:val="CommentReference"/>
              </w:rPr>
              <w:commentReference w:id="327"/>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28"/>
            <w:r>
              <w:t>flesh</w:t>
            </w:r>
            <w:commentRangeEnd w:id="328"/>
            <w:r>
              <w:rPr>
                <w:rStyle w:val="CommentReference"/>
              </w:rPr>
              <w:commentReference w:id="328"/>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29"/>
            <w:r w:rsidRPr="004E04E2">
              <w:t xml:space="preserve">send up </w:t>
            </w:r>
            <w:commentRangeEnd w:id="329"/>
            <w:r>
              <w:rPr>
                <w:rStyle w:val="CommentReference"/>
              </w:rPr>
              <w:commentReference w:id="329"/>
            </w:r>
            <w:r>
              <w:t>to</w:t>
            </w:r>
            <w:r w:rsidRPr="004E04E2">
              <w:t xml:space="preserve"> </w:t>
            </w:r>
            <w:r>
              <w:t>You</w:t>
            </w:r>
            <w:r w:rsidRPr="004E04E2">
              <w:t xml:space="preserve"> a befitting </w:t>
            </w:r>
            <w:commentRangeStart w:id="330"/>
            <w:r w:rsidRPr="004E04E2">
              <w:t>doxology</w:t>
            </w:r>
            <w:commentRangeEnd w:id="330"/>
            <w:r>
              <w:rPr>
                <w:rStyle w:val="CommentReference"/>
              </w:rPr>
              <w:commentReference w:id="330"/>
            </w:r>
            <w:r w:rsidRPr="004E04E2">
              <w:t xml:space="preserve">, and win the forgiveness of our many sins: </w:t>
            </w:r>
            <w:commentRangeStart w:id="331"/>
            <w:r w:rsidRPr="004E04E2">
              <w:t xml:space="preserve">Glory to </w:t>
            </w:r>
            <w:r>
              <w:t>You</w:t>
            </w:r>
            <w:r w:rsidRPr="004E04E2">
              <w:t xml:space="preserve"> </w:t>
            </w:r>
            <w:commentRangeEnd w:id="331"/>
            <w:r>
              <w:rPr>
                <w:rStyle w:val="CommentReference"/>
              </w:rPr>
              <w:commentReference w:id="331"/>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2"/>
            <w:r w:rsidRPr="004E04E2">
              <w:t xml:space="preserve">Who </w:t>
            </w:r>
            <w:commentRangeEnd w:id="332"/>
            <w:r>
              <w:rPr>
                <w:rStyle w:val="CommentReference"/>
              </w:rPr>
              <w:commentReference w:id="332"/>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3"/>
            <w:r w:rsidRPr="004E04E2">
              <w:t>to</w:t>
            </w:r>
            <w:r w:rsidR="00985EC5">
              <w:t>wards</w:t>
            </w:r>
            <w:r w:rsidRPr="004E04E2">
              <w:t xml:space="preserve"> the sanctuary</w:t>
            </w:r>
            <w:commentRangeEnd w:id="333"/>
            <w:r>
              <w:rPr>
                <w:rStyle w:val="CommentReference"/>
              </w:rPr>
              <w:commentReference w:id="333"/>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4"/>
            <w:r w:rsidRPr="004E04E2">
              <w:t xml:space="preserve">you out </w:t>
            </w:r>
            <w:commentRangeEnd w:id="334"/>
            <w:r>
              <w:rPr>
                <w:rStyle w:val="CommentReference"/>
              </w:rPr>
              <w:commentReference w:id="334"/>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5"/>
            <w:r w:rsidRPr="004E04E2">
              <w:t xml:space="preserve">supplication </w:t>
            </w:r>
            <w:commentRangeEnd w:id="335"/>
            <w:r>
              <w:rPr>
                <w:rStyle w:val="CommentReference"/>
              </w:rPr>
              <w:commentReference w:id="335"/>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6"/>
            <w:r w:rsidRPr="004E04E2">
              <w:t xml:space="preserve">petition </w:t>
            </w:r>
            <w:commentRangeEnd w:id="336"/>
            <w:r>
              <w:rPr>
                <w:rStyle w:val="CommentReference"/>
              </w:rPr>
              <w:commentReference w:id="336"/>
            </w:r>
            <w:r w:rsidR="00985EC5">
              <w:t>will</w:t>
            </w:r>
            <w:r w:rsidRPr="004E04E2">
              <w:t xml:space="preserve"> come in before </w:t>
            </w:r>
            <w:r>
              <w:t>You</w:t>
            </w:r>
            <w:r w:rsidR="00985EC5">
              <w:t xml:space="preserve">; </w:t>
            </w:r>
            <w:commentRangeStart w:id="337"/>
            <w:r w:rsidRPr="004E04E2">
              <w:t xml:space="preserve">revive </w:t>
            </w:r>
            <w:commentRangeEnd w:id="337"/>
            <w:r>
              <w:rPr>
                <w:rStyle w:val="CommentReference"/>
              </w:rPr>
              <w:commentReference w:id="337"/>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38"/>
            <w:r w:rsidRPr="004E04E2">
              <w:t>pour forth</w:t>
            </w:r>
            <w:commentRangeEnd w:id="338"/>
            <w:r>
              <w:rPr>
                <w:rStyle w:val="CommentReference"/>
              </w:rPr>
              <w:commentReference w:id="338"/>
            </w:r>
            <w:r w:rsidRPr="004E04E2">
              <w:t xml:space="preserve"> </w:t>
            </w:r>
            <w:commentRangeStart w:id="339"/>
            <w:r w:rsidRPr="004E04E2">
              <w:t>blessing</w:t>
            </w:r>
            <w:commentRangeEnd w:id="339"/>
            <w:r>
              <w:rPr>
                <w:rStyle w:val="CommentReference"/>
              </w:rPr>
              <w:commentReference w:id="339"/>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0"/>
            <w:r w:rsidRPr="004E04E2">
              <w:t xml:space="preserve">respond </w:t>
            </w:r>
            <w:commentRangeEnd w:id="340"/>
            <w:r>
              <w:rPr>
                <w:rStyle w:val="CommentReference"/>
              </w:rPr>
              <w:commentReference w:id="340"/>
            </w:r>
            <w:r w:rsidRPr="004E04E2">
              <w:t xml:space="preserve">with </w:t>
            </w:r>
            <w:r>
              <w:t>Your</w:t>
            </w:r>
            <w:r w:rsidR="00985EC5">
              <w:t xml:space="preserve"> words,</w:t>
            </w:r>
            <w:r w:rsidRPr="004E04E2">
              <w:t xml:space="preserve"> for all </w:t>
            </w:r>
            <w:r>
              <w:t>Your</w:t>
            </w:r>
            <w:r w:rsidRPr="004E04E2">
              <w:t xml:space="preserve"> commandments are </w:t>
            </w:r>
            <w:commentRangeStart w:id="341"/>
            <w:r w:rsidRPr="004E04E2">
              <w:t>righteous</w:t>
            </w:r>
            <w:commentRangeEnd w:id="341"/>
            <w:r>
              <w:rPr>
                <w:rStyle w:val="CommentReference"/>
              </w:rPr>
              <w:commentReference w:id="341"/>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2"/>
            <w:r w:rsidRPr="004E04E2">
              <w:t>meditation</w:t>
            </w:r>
            <w:commentRangeEnd w:id="342"/>
            <w:r>
              <w:rPr>
                <w:rStyle w:val="CommentReference"/>
              </w:rPr>
              <w:commentReference w:id="342"/>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3"/>
            <w:r w:rsidRPr="004E04E2">
              <w:t>always</w:t>
            </w:r>
            <w:commentRangeEnd w:id="343"/>
            <w:r>
              <w:rPr>
                <w:rStyle w:val="CommentReference"/>
              </w:rPr>
              <w:commentReference w:id="343"/>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4"/>
            <w:r w:rsidRPr="004E04E2">
              <w:rPr>
                <w:rFonts w:eastAsia="@MingLiU"/>
              </w:rPr>
              <w:t xml:space="preserve">and </w:t>
            </w:r>
            <w:commentRangeEnd w:id="344"/>
            <w:r>
              <w:rPr>
                <w:rStyle w:val="CommentReference"/>
              </w:rPr>
              <w:commentReference w:id="344"/>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5"/>
            <w:r w:rsidRPr="004E04E2">
              <w:rPr>
                <w:rFonts w:eastAsia="@MingLiU"/>
              </w:rPr>
              <w:t xml:space="preserve">to </w:t>
            </w:r>
            <w:commentRangeEnd w:id="345"/>
            <w:r>
              <w:rPr>
                <w:rStyle w:val="CommentReference"/>
              </w:rPr>
              <w:commentReference w:id="345"/>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6"/>
            <w:r w:rsidRPr="004E04E2">
              <w:t xml:space="preserve">to </w:t>
            </w:r>
            <w:commentRangeEnd w:id="346"/>
            <w:r>
              <w:rPr>
                <w:rStyle w:val="CommentReference"/>
              </w:rPr>
              <w:commentReference w:id="346"/>
            </w:r>
            <w:r>
              <w:t>You</w:t>
            </w:r>
            <w:r w:rsidRPr="004E04E2">
              <w:t>, O Only</w:t>
            </w:r>
            <w:r w:rsidRPr="004E04E2">
              <w:noBreakHyphen/>
            </w:r>
            <w:commentRangeStart w:id="347"/>
            <w:r w:rsidRPr="004E04E2">
              <w:t>Begotten</w:t>
            </w:r>
            <w:commentRangeEnd w:id="347"/>
            <w:r>
              <w:rPr>
                <w:rStyle w:val="CommentReference"/>
              </w:rPr>
              <w:commentReference w:id="347"/>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48"/>
            <w:r w:rsidRPr="004E04E2">
              <w:t xml:space="preserve">utter </w:t>
            </w:r>
            <w:commentRangeEnd w:id="348"/>
            <w:r>
              <w:rPr>
                <w:rStyle w:val="CommentReference"/>
              </w:rPr>
              <w:commentReference w:id="348"/>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DABA9C2"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895112">
        <w:rPr>
          <w:noProof/>
        </w:rPr>
        <w:t>1019</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49" w:name="_Toc297322053"/>
      <w:bookmarkStart w:id="350" w:name="_Toc297407698"/>
      <w:bookmarkStart w:id="351" w:name="_Toc298445750"/>
      <w:bookmarkStart w:id="352" w:name="_Toc298681233"/>
      <w:bookmarkStart w:id="353" w:name="_Toc298447475"/>
      <w:bookmarkStart w:id="354"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5"/>
            <w:r>
              <w:t xml:space="preserve">consider </w:t>
            </w:r>
            <w:commentRangeEnd w:id="355"/>
            <w:r>
              <w:rPr>
                <w:rStyle w:val="CommentReference"/>
                <w:lang w:val="en-CA"/>
              </w:rPr>
              <w:commentReference w:id="35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56"/>
            <w:r>
              <w:t xml:space="preserve">none </w:t>
            </w:r>
            <w:commentRangeEnd w:id="356"/>
            <w:r>
              <w:rPr>
                <w:rStyle w:val="CommentReference"/>
                <w:lang w:val="en-CA"/>
              </w:rPr>
              <w:commentReference w:id="356"/>
            </w:r>
            <w:r>
              <w:t>but You.</w:t>
            </w:r>
          </w:p>
          <w:p w14:paraId="45BFA942" w14:textId="77777777" w:rsidR="00D31F38" w:rsidRDefault="00D31F38" w:rsidP="00E35F1F">
            <w:pPr>
              <w:pStyle w:val="EngHangEnd"/>
            </w:pPr>
            <w:commentRangeStart w:id="357"/>
            <w:r>
              <w:t xml:space="preserve">After </w:t>
            </w:r>
            <w:commentRangeEnd w:id="357"/>
            <w:r>
              <w:rPr>
                <w:rStyle w:val="CommentReference"/>
                <w:lang w:val="en-CA"/>
              </w:rPr>
              <w:commentReference w:id="35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58"/>
            <w:r>
              <w:t xml:space="preserve">to </w:t>
            </w:r>
            <w:commentRangeEnd w:id="358"/>
            <w:r>
              <w:rPr>
                <w:rStyle w:val="CommentReference"/>
                <w:lang w:val="en-CA"/>
              </w:rPr>
              <w:commentReference w:id="35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59"/>
            <w:r>
              <w:t>joyful</w:t>
            </w:r>
            <w:commentRangeEnd w:id="359"/>
            <w:r>
              <w:rPr>
                <w:rStyle w:val="CommentReference"/>
                <w:lang w:val="en-CA"/>
              </w:rPr>
              <w:commentReference w:id="35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0"/>
            <w:r>
              <w:t xml:space="preserve">perfect </w:t>
            </w:r>
            <w:commentRangeEnd w:id="360"/>
            <w:r>
              <w:rPr>
                <w:rStyle w:val="CommentReference"/>
                <w:lang w:val="en-CA"/>
              </w:rPr>
              <w:commentReference w:id="36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1"/>
            <w:r>
              <w:t xml:space="preserve">sealed </w:t>
            </w:r>
            <w:commentRangeEnd w:id="361"/>
            <w:r>
              <w:rPr>
                <w:rStyle w:val="CommentReference"/>
                <w:lang w:val="en-CA"/>
              </w:rPr>
              <w:commentReference w:id="36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2"/>
            <w:r>
              <w:t xml:space="preserve">fragrant </w:t>
            </w:r>
            <w:commentRangeEnd w:id="362"/>
            <w:r>
              <w:rPr>
                <w:rStyle w:val="CommentReference"/>
                <w:lang w:val="en-CA"/>
              </w:rPr>
              <w:commentReference w:id="36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3"/>
            <w:r>
              <w:t>spices</w:t>
            </w:r>
            <w:commentRangeEnd w:id="363"/>
            <w:r>
              <w:rPr>
                <w:rStyle w:val="CommentReference"/>
                <w:lang w:val="en-CA"/>
              </w:rPr>
              <w:commentReference w:id="363"/>
            </w:r>
            <w:r>
              <w:t>,</w:t>
            </w:r>
          </w:p>
          <w:p w14:paraId="2BF4322B" w14:textId="77777777" w:rsidR="00D31F38" w:rsidRDefault="00D31F38" w:rsidP="00E35F1F">
            <w:pPr>
              <w:pStyle w:val="EngHangEnd"/>
            </w:pPr>
            <w:r>
              <w:t xml:space="preserve">"Behold and see that the Saviour </w:t>
            </w:r>
            <w:commentRangeStart w:id="364"/>
            <w:r>
              <w:t xml:space="preserve">is risen </w:t>
            </w:r>
            <w:commentRangeEnd w:id="364"/>
            <w:r>
              <w:rPr>
                <w:rStyle w:val="CommentReference"/>
                <w:lang w:val="en-CA"/>
              </w:rPr>
              <w:commentReference w:id="36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5"/>
            <w:r>
              <w:t>A</w:t>
            </w:r>
            <w:commentRangeEnd w:id="365"/>
            <w:r>
              <w:rPr>
                <w:rStyle w:val="CommentReference"/>
                <w:lang w:val="en-CA"/>
              </w:rPr>
              <w:commentReference w:id="36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66"/>
            <w:r>
              <w:t xml:space="preserve">We </w:t>
            </w:r>
            <w:commentRangeEnd w:id="366"/>
            <w:r>
              <w:rPr>
                <w:rStyle w:val="CommentReference"/>
                <w:lang w:val="en-CA"/>
              </w:rPr>
              <w:commentReference w:id="36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67"/>
            <w:r>
              <w:t>alteration</w:t>
            </w:r>
            <w:commentRangeEnd w:id="367"/>
            <w:r>
              <w:rPr>
                <w:rStyle w:val="CommentReference"/>
                <w:lang w:val="en-CA"/>
              </w:rPr>
              <w:commentReference w:id="36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49"/>
      <w:bookmarkEnd w:id="350"/>
      <w:bookmarkEnd w:id="351"/>
      <w:bookmarkEnd w:id="352"/>
      <w:bookmarkEnd w:id="353"/>
      <w:bookmarkEnd w:id="354"/>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68"/>
            <w:r>
              <w:t>glorify Him</w:t>
            </w:r>
            <w:commentRangeEnd w:id="368"/>
            <w:r>
              <w:rPr>
                <w:rStyle w:val="CommentReference"/>
                <w:lang w:val="en-CA"/>
              </w:rPr>
              <w:commentReference w:id="368"/>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69"/>
            <w:r>
              <w:t xml:space="preserve">when he shatters </w:t>
            </w:r>
            <w:commentRangeEnd w:id="369"/>
            <w:r>
              <w:rPr>
                <w:rStyle w:val="CommentReference"/>
                <w:lang w:val="en-CA"/>
              </w:rPr>
              <w:commentReference w:id="369"/>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0"/>
            <w:r w:rsidR="00D31F38">
              <w:t xml:space="preserve">chosen </w:t>
            </w:r>
            <w:commentRangeEnd w:id="370"/>
            <w:r w:rsidR="00D31F38">
              <w:rPr>
                <w:rStyle w:val="CommentReference"/>
                <w:lang w:val="en-CA"/>
              </w:rPr>
              <w:commentReference w:id="370"/>
            </w:r>
            <w:r w:rsidR="00D31F38">
              <w:t xml:space="preserve">mounted </w:t>
            </w:r>
            <w:commentRangeStart w:id="371"/>
            <w:r w:rsidR="00D31F38">
              <w:t xml:space="preserve">captains </w:t>
            </w:r>
            <w:commentRangeEnd w:id="371"/>
            <w:r w:rsidR="00D31F38">
              <w:rPr>
                <w:rStyle w:val="CommentReference"/>
                <w:lang w:val="en-CA"/>
              </w:rPr>
              <w:commentReference w:id="371"/>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2"/>
            <w:r>
              <w:t xml:space="preserve"> </w:t>
            </w:r>
            <w:commentRangeEnd w:id="372"/>
            <w:r>
              <w:rPr>
                <w:rStyle w:val="CommentReference"/>
                <w:lang w:val="en-CA"/>
              </w:rPr>
              <w:commentReference w:id="372"/>
            </w:r>
            <w:r>
              <w:t xml:space="preserve">glorified in </w:t>
            </w:r>
            <w:r w:rsidR="00865C59">
              <w:t>strength</w:t>
            </w:r>
            <w:r>
              <w:t xml:space="preserve">. Your right hand, O Lord, </w:t>
            </w:r>
            <w:commentRangeStart w:id="373"/>
            <w:r>
              <w:t xml:space="preserve">crushed </w:t>
            </w:r>
            <w:commentRangeEnd w:id="373"/>
            <w:r>
              <w:rPr>
                <w:rStyle w:val="CommentReference"/>
                <w:lang w:val="en-CA"/>
              </w:rPr>
              <w:commentReference w:id="373"/>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4"/>
            <w:r w:rsidR="00D31F38">
              <w:t xml:space="preserve">shattered </w:t>
            </w:r>
            <w:commentRangeEnd w:id="374"/>
            <w:r w:rsidR="00D31F38">
              <w:rPr>
                <w:rStyle w:val="CommentReference"/>
                <w:lang w:val="en-CA"/>
              </w:rPr>
              <w:commentReference w:id="374"/>
            </w:r>
            <w:r>
              <w:t>the</w:t>
            </w:r>
            <w:r w:rsidR="00D31F38">
              <w:t xml:space="preserve"> </w:t>
            </w:r>
            <w:r>
              <w:t>adversaries</w:t>
            </w:r>
            <w:r w:rsidR="00D31F38">
              <w:t xml:space="preserve">; You </w:t>
            </w:r>
            <w:commentRangeStart w:id="375"/>
            <w:r w:rsidR="00D31F38">
              <w:t xml:space="preserve">sent </w:t>
            </w:r>
            <w:commentRangeEnd w:id="375"/>
            <w:r w:rsidR="00D31F38">
              <w:rPr>
                <w:rStyle w:val="CommentReference"/>
                <w:lang w:val="en-CA"/>
              </w:rPr>
              <w:commentReference w:id="375"/>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76"/>
            <w:r w:rsidR="00D31F38">
              <w:t>holy</w:t>
            </w:r>
            <w:commentRangeEnd w:id="376"/>
            <w:r w:rsidR="00D31F38">
              <w:rPr>
                <w:rStyle w:val="CommentReference"/>
                <w:lang w:val="en-CA"/>
              </w:rPr>
              <w:commentReference w:id="376"/>
            </w:r>
            <w:r w:rsidR="00D31F38">
              <w:t xml:space="preserve">, awesome in </w:t>
            </w:r>
            <w:commentRangeStart w:id="377"/>
            <w:r w:rsidR="00D31F38">
              <w:t>glorious deeds</w:t>
            </w:r>
            <w:commentRangeEnd w:id="377"/>
            <w:r w:rsidR="00D31F38">
              <w:rPr>
                <w:rStyle w:val="CommentReference"/>
                <w:lang w:val="en-CA"/>
              </w:rPr>
              <w:commentReference w:id="377"/>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78"/>
            <w:r>
              <w:t>redeemed</w:t>
            </w:r>
            <w:commentRangeEnd w:id="378"/>
            <w:r>
              <w:rPr>
                <w:rStyle w:val="CommentReference"/>
                <w:lang w:val="en-CA"/>
              </w:rPr>
              <w:commentReference w:id="378"/>
            </w:r>
            <w:r>
              <w:t xml:space="preserve">; You called them by Your power into Your holy </w:t>
            </w:r>
            <w:commentRangeStart w:id="379"/>
            <w:r>
              <w:t>abode</w:t>
            </w:r>
            <w:commentRangeEnd w:id="379"/>
            <w:r>
              <w:rPr>
                <w:rStyle w:val="CommentReference"/>
                <w:lang w:val="en-CA"/>
              </w:rPr>
              <w:commentReference w:id="379"/>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0"/>
            <w:r>
              <w:t xml:space="preserve">Sorrow </w:t>
            </w:r>
            <w:commentRangeEnd w:id="380"/>
            <w:r>
              <w:rPr>
                <w:rStyle w:val="CommentReference"/>
                <w:lang w:val="en-CA"/>
              </w:rPr>
              <w:commentReference w:id="380"/>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81"/>
            <w:r>
              <w:t>May</w:t>
            </w:r>
            <w:commentRangeEnd w:id="381"/>
            <w:r>
              <w:rPr>
                <w:rStyle w:val="CommentReference"/>
                <w:lang w:val="en-CA"/>
              </w:rPr>
              <w:commentReference w:id="381"/>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2"/>
            <w:r>
              <w:t xml:space="preserve">reigning </w:t>
            </w:r>
            <w:commentRangeEnd w:id="382"/>
            <w:r>
              <w:rPr>
                <w:rStyle w:val="CommentReference"/>
                <w:lang w:val="en-CA"/>
              </w:rPr>
              <w:commentReference w:id="382"/>
            </w:r>
            <w:r>
              <w:t xml:space="preserve">as King forever and ever </w:t>
            </w:r>
            <w:commentRangeStart w:id="383"/>
            <w:r>
              <w:t>and beyond</w:t>
            </w:r>
            <w:commentRangeEnd w:id="383"/>
            <w:r>
              <w:rPr>
                <w:rStyle w:val="CommentReference"/>
                <w:lang w:val="en-CA"/>
              </w:rPr>
              <w:commentReference w:id="383"/>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4"/>
            <w:r w:rsidR="00D31F38">
              <w:t xml:space="preserve"> </w:t>
            </w:r>
            <w:commentRangeEnd w:id="384"/>
            <w:r w:rsidR="00D31F38">
              <w:rPr>
                <w:rStyle w:val="CommentReference"/>
                <w:lang w:val="en-CA"/>
              </w:rPr>
              <w:commentReference w:id="384"/>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5"/>
            <w:r w:rsidR="00D31F38">
              <w:t>praises</w:t>
            </w:r>
            <w:commentRangeEnd w:id="385"/>
            <w:r w:rsidR="00D31F38">
              <w:rPr>
                <w:rStyle w:val="CommentReference"/>
                <w:lang w:val="en-CA"/>
              </w:rPr>
              <w:commentReference w:id="385"/>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86"/>
            <w:r>
              <w:t>glorified</w:t>
            </w:r>
            <w:commentRangeEnd w:id="386"/>
            <w:r>
              <w:rPr>
                <w:rStyle w:val="CommentReference"/>
                <w:rFonts w:eastAsiaTheme="minorHAnsi" w:cstheme="minorBidi"/>
                <w:color w:val="auto"/>
                <w:lang w:val="en-CA"/>
              </w:rPr>
              <w:commentReference w:id="386"/>
            </w:r>
            <w:r>
              <w:t>.</w:t>
            </w:r>
            <w:r w:rsidR="00D31F38">
              <w:rPr>
                <w:rStyle w:val="CommentReference"/>
                <w:lang w:val="en-CA"/>
              </w:rPr>
              <w:commentReference w:id="387"/>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88" w:name="_Toc297322054"/>
      <w:bookmarkStart w:id="389" w:name="_Toc297407699"/>
      <w:bookmarkStart w:id="390" w:name="_Toc298445751"/>
      <w:bookmarkStart w:id="391" w:name="_Toc298681234"/>
      <w:bookmarkStart w:id="392" w:name="_Toc298447476"/>
      <w:r>
        <w:t>Psali Adam</w:t>
      </w:r>
      <w:bookmarkEnd w:id="388"/>
      <w:bookmarkEnd w:id="389"/>
      <w:bookmarkEnd w:id="390"/>
      <w:bookmarkEnd w:id="391"/>
      <w:bookmarkEnd w:id="392"/>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3"/>
            <w:r>
              <w:t xml:space="preserve">The </w:t>
            </w:r>
            <w:commentRangeEnd w:id="393"/>
            <w:r>
              <w:rPr>
                <w:rStyle w:val="CommentReference"/>
                <w:lang w:val="en-CA"/>
              </w:rPr>
              <w:commentReference w:id="393"/>
            </w:r>
            <w:r>
              <w:t xml:space="preserve">water of the sea was parted into parts, And the great deep became a </w:t>
            </w:r>
            <w:commentRangeStart w:id="394"/>
            <w:r>
              <w:t>path</w:t>
            </w:r>
            <w:commentRangeEnd w:id="394"/>
            <w:r>
              <w:rPr>
                <w:rStyle w:val="CommentReference"/>
                <w:lang w:val="en-CA"/>
              </w:rPr>
              <w:commentReference w:id="394"/>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5"/>
            <w:r w:rsidRPr="00D33B3C">
              <w:rPr>
                <w:rFonts w:ascii="Times New Roman" w:hAnsi="Times New Roman" w:cs="Times New Roman"/>
              </w:rPr>
              <w:t>Ϧ</w:t>
            </w:r>
            <w:r w:rsidRPr="00D33B3C">
              <w:t>ⲉⲛ</w:t>
            </w:r>
            <w:commentRangeEnd w:id="395"/>
            <w:r>
              <w:rPr>
                <w:rStyle w:val="CommentReference"/>
                <w:rFonts w:ascii="Garamond" w:hAnsi="Garamond" w:cstheme="minorBidi"/>
                <w:noProof w:val="0"/>
                <w:lang w:val="en-CA"/>
              </w:rPr>
              <w:commentReference w:id="395"/>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396"/>
            <w:r>
              <w:t xml:space="preserve">miraculous </w:t>
            </w:r>
            <w:commentRangeEnd w:id="396"/>
            <w:r>
              <w:rPr>
                <w:rStyle w:val="CommentReference"/>
                <w:lang w:val="en-CA"/>
              </w:rPr>
              <w:commentReference w:id="396"/>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397"/>
            <w:r>
              <w:t xml:space="preserve">passed </w:t>
            </w:r>
            <w:commentRangeEnd w:id="397"/>
            <w:r>
              <w:rPr>
                <w:rStyle w:val="CommentReference"/>
                <w:lang w:val="en-CA"/>
              </w:rPr>
              <w:commentReference w:id="397"/>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398"/>
            <w:r>
              <w:t xml:space="preserve">praising </w:t>
            </w:r>
            <w:commentRangeEnd w:id="398"/>
            <w:r>
              <w:rPr>
                <w:rStyle w:val="CommentReference"/>
                <w:lang w:val="en-CA"/>
              </w:rPr>
              <w:commentReference w:id="398"/>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399"/>
            <w:r>
              <w:t xml:space="preserve"> </w:t>
            </w:r>
            <w:commentRangeEnd w:id="399"/>
            <w:r>
              <w:rPr>
                <w:rStyle w:val="CommentReference"/>
                <w:lang w:val="en-CA"/>
              </w:rPr>
              <w:commentReference w:id="399"/>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F9DD0F7"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895112">
        <w:rPr>
          <w:noProof/>
        </w:rPr>
        <w:t>450</w:t>
      </w:r>
      <w:r>
        <w:fldChar w:fldCharType="end"/>
      </w:r>
      <w:r>
        <w:t>, until Part Nine of the Sunday Theotokia before continuing as usual from the Second Canticle.</w:t>
      </w:r>
    </w:p>
    <w:p w14:paraId="7A906C89" w14:textId="503D1303"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895112">
        <w:rPr>
          <w:noProof/>
        </w:rPr>
        <w:t>1023</w:t>
      </w:r>
      <w:r>
        <w:fldChar w:fldCharType="end"/>
      </w:r>
      <w:r>
        <w:t>.</w:t>
      </w:r>
    </w:p>
    <w:p w14:paraId="1E66D54D" w14:textId="77777777" w:rsidR="00895112"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fldChar w:fldCharType="begin"/>
      </w:r>
      <w:r w:rsidR="001604CF">
        <w:instrText xml:space="preserve"> REF _Ref448664867 \h </w:instrText>
      </w:r>
      <w:r w:rsidR="001604CF">
        <w:fldChar w:fldCharType="separate"/>
      </w:r>
      <w:r w:rsidR="00895112">
        <w:t>The Second Prayer of Esaias the Prophet</w:t>
      </w:r>
    </w:p>
    <w:p w14:paraId="6A11AA36" w14:textId="77777777" w:rsidR="00895112" w:rsidRDefault="00895112" w:rsidP="00A7333E">
      <w:pPr>
        <w:pStyle w:val="Rubric"/>
      </w:pPr>
      <w:r>
        <w:t>(Esaias 25:1-12. Coptic rite: Joyous Saturday.)</w:t>
      </w:r>
    </w:p>
    <w:p w14:paraId="42BBBF25" w14:textId="77777777" w:rsidR="00895112" w:rsidRPr="0040319E" w:rsidRDefault="00895112" w:rsidP="00ED1D04">
      <w:pPr>
        <w:pStyle w:val="Rubric"/>
      </w:pPr>
      <w:r>
        <w:t>Again, a reading from the book of Esaias the Prophet. His blessing be upon us all. Amen.</w:t>
      </w:r>
    </w:p>
    <w:p w14:paraId="37A0CD00" w14:textId="77777777" w:rsidR="00895112" w:rsidRDefault="00895112" w:rsidP="00A7333E">
      <w:pPr>
        <w:pStyle w:val="EnglishHangNoCoptic"/>
      </w:pPr>
      <w:r>
        <w:t>1 O Lord my God,</w:t>
      </w:r>
    </w:p>
    <w:p w14:paraId="2EE55BAF" w14:textId="77777777" w:rsidR="00895112" w:rsidRDefault="00895112" w:rsidP="00A7333E">
      <w:pPr>
        <w:pStyle w:val="EnglishHangNoCoptic"/>
        <w:ind w:firstLine="0"/>
      </w:pPr>
      <w:r>
        <w:t>I will glorify You;</w:t>
      </w:r>
    </w:p>
    <w:p w14:paraId="2FFB0485" w14:textId="77777777" w:rsidR="00895112" w:rsidRDefault="00895112" w:rsidP="00A7333E">
      <w:pPr>
        <w:pStyle w:val="EnglishHangNoCoptic"/>
        <w:ind w:firstLine="0"/>
      </w:pPr>
      <w:r w:rsidRPr="00224A73">
        <w:t>I</w:t>
      </w:r>
      <w:r>
        <w:t xml:space="preserve"> will sing a hymn to Your Name,</w:t>
      </w:r>
    </w:p>
    <w:p w14:paraId="4BE921C8" w14:textId="77777777" w:rsidR="00895112" w:rsidRDefault="00895112" w:rsidP="00A7333E">
      <w:pPr>
        <w:pStyle w:val="EnglishHangNoCoptic"/>
        <w:ind w:firstLine="0"/>
      </w:pPr>
      <w:r w:rsidRPr="00224A73">
        <w:t xml:space="preserve">for </w:t>
      </w:r>
      <w:r>
        <w:t>You have done wonderful things—</w:t>
      </w:r>
    </w:p>
    <w:p w14:paraId="49C1C9BA" w14:textId="77777777" w:rsidR="00895112" w:rsidRDefault="00895112" w:rsidP="00A7333E">
      <w:pPr>
        <w:pStyle w:val="EnglishHangEndNoCoptic"/>
        <w:ind w:firstLine="0"/>
      </w:pPr>
      <w:r w:rsidRPr="00224A73">
        <w:t xml:space="preserve">an ancient and true </w:t>
      </w:r>
      <w:r>
        <w:t>plan</w:t>
      </w:r>
      <w:r w:rsidRPr="00224A73">
        <w:t xml:space="preserve">. </w:t>
      </w:r>
      <w:r>
        <w:t>Amen, Lord!</w:t>
      </w:r>
    </w:p>
    <w:p w14:paraId="2A64B6C5" w14:textId="77777777" w:rsidR="00895112" w:rsidRDefault="00895112" w:rsidP="00A7333E">
      <w:pPr>
        <w:pStyle w:val="EnglishHangNoCoptic"/>
      </w:pPr>
      <w:r w:rsidRPr="00224A73">
        <w:lastRenderedPageBreak/>
        <w:t>2</w:t>
      </w:r>
      <w:r>
        <w:t xml:space="preserve"> </w:t>
      </w:r>
      <w:r w:rsidRPr="00224A73">
        <w:t>Fo</w:t>
      </w:r>
      <w:r>
        <w:t>r You have made cities into a mound;</w:t>
      </w:r>
    </w:p>
    <w:p w14:paraId="74C46101" w14:textId="77777777" w:rsidR="00895112" w:rsidRDefault="00895112" w:rsidP="00A7333E">
      <w:pPr>
        <w:pStyle w:val="EnglishHangNoCoptic"/>
        <w:ind w:firstLine="0"/>
      </w:pPr>
      <w:r w:rsidRPr="00224A73">
        <w:t xml:space="preserve">You </w:t>
      </w:r>
      <w:r>
        <w:t xml:space="preserve">have </w:t>
      </w:r>
      <w:r w:rsidRPr="00224A73">
        <w:t>made the foundatio</w:t>
      </w:r>
      <w:r>
        <w:t>ns of their strong cities fall.</w:t>
      </w:r>
    </w:p>
    <w:p w14:paraId="2CCA6178" w14:textId="77777777" w:rsidR="00895112" w:rsidRDefault="00895112" w:rsidP="00A7333E">
      <w:pPr>
        <w:pStyle w:val="EnglishHangEndNoCoptic"/>
        <w:ind w:firstLine="0"/>
      </w:pPr>
      <w:r w:rsidRPr="00224A73">
        <w:t>The city of the ungo</w:t>
      </w:r>
      <w:r>
        <w:t>dly shall not be built forever.</w:t>
      </w:r>
    </w:p>
    <w:p w14:paraId="6B0A070B" w14:textId="77777777" w:rsidR="00895112" w:rsidRDefault="00895112" w:rsidP="00A7333E">
      <w:pPr>
        <w:pStyle w:val="EnglishHangNoCoptic"/>
      </w:pPr>
      <w:r w:rsidRPr="00224A73">
        <w:t>3</w:t>
      </w:r>
      <w:r>
        <w:t xml:space="preserve"> </w:t>
      </w:r>
      <w:r w:rsidRPr="00224A73">
        <w:t>Therefore</w:t>
      </w:r>
      <w:r>
        <w:t>,</w:t>
      </w:r>
      <w:r w:rsidRPr="00224A73">
        <w:t xml:space="preserve"> </w:t>
      </w:r>
      <w:r>
        <w:t>the poor people will bless You,</w:t>
      </w:r>
    </w:p>
    <w:p w14:paraId="7ABD11A6" w14:textId="77777777" w:rsidR="00895112" w:rsidRDefault="00895112" w:rsidP="00A7333E">
      <w:pPr>
        <w:pStyle w:val="EnglishHangEndNoCoptic"/>
        <w:ind w:firstLine="0"/>
      </w:pPr>
      <w:r w:rsidRPr="00224A73">
        <w:t xml:space="preserve">and the cities of </w:t>
      </w:r>
      <w:r>
        <w:t>wronged people will praise You.</w:t>
      </w:r>
    </w:p>
    <w:p w14:paraId="425B19CC" w14:textId="77777777" w:rsidR="00895112" w:rsidRDefault="0089511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3BF970C4" w14:textId="77777777" w:rsidR="00895112" w:rsidRDefault="00895112" w:rsidP="00A7333E">
      <w:pPr>
        <w:pStyle w:val="EnglishHangNoCoptic"/>
        <w:ind w:firstLine="0"/>
      </w:pPr>
      <w:r w:rsidRPr="00224A73">
        <w:t>and a protection to those who were dis</w:t>
      </w:r>
      <w:r>
        <w:t>heartened because of poverty.</w:t>
      </w:r>
    </w:p>
    <w:p w14:paraId="6B67D7E2" w14:textId="77777777" w:rsidR="00895112" w:rsidRDefault="00895112" w:rsidP="00A7333E">
      <w:pPr>
        <w:pStyle w:val="EnglishHangNoCoptic"/>
        <w:ind w:firstLine="0"/>
      </w:pPr>
      <w:r w:rsidRPr="00224A73">
        <w:t>You w</w:t>
      </w:r>
      <w:r>
        <w:t>ill deliver them from evil men,</w:t>
      </w:r>
    </w:p>
    <w:p w14:paraId="09D1DA4A" w14:textId="77777777" w:rsidR="00895112" w:rsidRDefault="00895112" w:rsidP="00A7333E">
      <w:pPr>
        <w:pStyle w:val="EnglishHangEndNoCoptic"/>
        <w:ind w:firstLine="0"/>
      </w:pPr>
      <w:r w:rsidRPr="00224A73">
        <w:t>and be a shelter of the thirsty</w:t>
      </w:r>
      <w:r>
        <w:t>,</w:t>
      </w:r>
      <w:r w:rsidRPr="00224A73">
        <w:t xml:space="preserve"> and a</w:t>
      </w:r>
      <w:r>
        <w:t xml:space="preserve"> breath of life to the wronged.</w:t>
      </w:r>
    </w:p>
    <w:p w14:paraId="52AFEC9F" w14:textId="77777777" w:rsidR="00895112" w:rsidRDefault="00895112" w:rsidP="00A7333E">
      <w:pPr>
        <w:pStyle w:val="EnglishHangNoCoptic"/>
      </w:pPr>
      <w:r w:rsidRPr="00224A73">
        <w:t>5</w:t>
      </w:r>
      <w:r>
        <w:t xml:space="preserve"> </w:t>
      </w:r>
      <w:r w:rsidRPr="00224A73">
        <w:t>They will b</w:t>
      </w:r>
      <w:r>
        <w:t>less You as discouraged people,</w:t>
      </w:r>
    </w:p>
    <w:p w14:paraId="42158241" w14:textId="77777777" w:rsidR="00895112" w:rsidRDefault="00895112" w:rsidP="00A7333E">
      <w:pPr>
        <w:pStyle w:val="EnglishHangEndNoCoptic"/>
        <w:ind w:firstLine="0"/>
      </w:pPr>
      <w:r w:rsidRPr="00224A73">
        <w:t>thirsting in Zion because of ungodl</w:t>
      </w:r>
      <w:r>
        <w:t>y men, to whom You delivered us.</w:t>
      </w:r>
    </w:p>
    <w:p w14:paraId="4E32C012" w14:textId="77777777" w:rsidR="00895112" w:rsidRDefault="0089511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0BFF3ED2" w14:textId="77777777" w:rsidR="00895112" w:rsidRDefault="00895112" w:rsidP="00A7333E">
      <w:pPr>
        <w:pStyle w:val="EnglishHangNoCoptic"/>
        <w:ind w:firstLine="0"/>
      </w:pPr>
      <w:r>
        <w:t>They will drink joy;</w:t>
      </w:r>
    </w:p>
    <w:p w14:paraId="5A19AE51" w14:textId="77777777" w:rsidR="00895112" w:rsidRDefault="00895112" w:rsidP="00A7333E">
      <w:pPr>
        <w:pStyle w:val="EnglishHangNoCoptic"/>
        <w:ind w:firstLine="0"/>
      </w:pPr>
      <w:r>
        <w:t>they will drink wine;</w:t>
      </w:r>
    </w:p>
    <w:p w14:paraId="264143D3" w14:textId="77777777" w:rsidR="00895112" w:rsidRDefault="00895112" w:rsidP="00A7333E">
      <w:pPr>
        <w:pStyle w:val="EnglishHangEndNoCoptic"/>
        <w:ind w:firstLine="0"/>
      </w:pPr>
      <w:r>
        <w:t>they will</w:t>
      </w:r>
      <w:r w:rsidRPr="00224A73">
        <w:t xml:space="preserve"> </w:t>
      </w:r>
      <w:r>
        <w:t>anoint themselves with ointment.</w:t>
      </w:r>
    </w:p>
    <w:p w14:paraId="30D3CCCC" w14:textId="77777777" w:rsidR="00895112" w:rsidRDefault="00895112" w:rsidP="00A7333E">
      <w:pPr>
        <w:pStyle w:val="EnglishHangNoCoptic"/>
      </w:pPr>
      <w:r w:rsidRPr="00224A73">
        <w:t>7</w:t>
      </w:r>
      <w:r>
        <w:t xml:space="preserve"> </w:t>
      </w:r>
      <w:r w:rsidRPr="00224A73">
        <w:t>Deliver a</w:t>
      </w:r>
      <w:r>
        <w:t>ll these things to the nations on this mountain,</w:t>
      </w:r>
    </w:p>
    <w:p w14:paraId="48646B1A" w14:textId="77777777" w:rsidR="00895112" w:rsidRDefault="00895112" w:rsidP="00A7333E">
      <w:pPr>
        <w:pStyle w:val="EnglishHangEndNoCoptic"/>
        <w:ind w:firstLine="0"/>
      </w:pPr>
      <w:r w:rsidRPr="00224A73">
        <w:t>for this is t</w:t>
      </w:r>
      <w:r>
        <w:t>he counsel for all the nations.</w:t>
      </w:r>
    </w:p>
    <w:p w14:paraId="4F6D98BD" w14:textId="77777777" w:rsidR="00895112" w:rsidRDefault="00895112" w:rsidP="00A7333E">
      <w:pPr>
        <w:pStyle w:val="EnglishHangNoCoptic"/>
      </w:pPr>
      <w:r w:rsidRPr="00224A73">
        <w:t>8</w:t>
      </w:r>
      <w:r>
        <w:t xml:space="preserve"> </w:t>
      </w:r>
      <w:r w:rsidRPr="00224A73">
        <w:t>Deat</w:t>
      </w:r>
      <w:r>
        <w:t>h prevailed and swallowed them,</w:t>
      </w:r>
    </w:p>
    <w:p w14:paraId="3A8971C3" w14:textId="77777777" w:rsidR="00895112" w:rsidRDefault="00895112" w:rsidP="00A7333E">
      <w:pPr>
        <w:pStyle w:val="EnglishHangNoCoptic"/>
        <w:ind w:firstLine="0"/>
      </w:pPr>
      <w:r w:rsidRPr="00224A73">
        <w:t>but again God wiped a</w:t>
      </w:r>
      <w:r>
        <w:t>way every tear from every face;</w:t>
      </w:r>
    </w:p>
    <w:p w14:paraId="45DE1D48" w14:textId="77777777" w:rsidR="00895112" w:rsidRDefault="00895112" w:rsidP="00A7333E">
      <w:pPr>
        <w:pStyle w:val="EnglishHangNoCoptic"/>
        <w:ind w:firstLine="0"/>
      </w:pPr>
      <w:r w:rsidRPr="00224A73">
        <w:t>He took away the disgrace of</w:t>
      </w:r>
      <w:r>
        <w:t xml:space="preserve"> His people from all the earth;</w:t>
      </w:r>
    </w:p>
    <w:p w14:paraId="75162C05" w14:textId="77777777" w:rsidR="00895112" w:rsidRDefault="00895112" w:rsidP="00A7333E">
      <w:pPr>
        <w:pStyle w:val="EnglishHangEndNoCoptic"/>
        <w:ind w:firstLine="0"/>
      </w:pPr>
      <w:r w:rsidRPr="00224A73">
        <w:t>for the mouth of the Lord h</w:t>
      </w:r>
      <w:r>
        <w:t>as spoken.</w:t>
      </w:r>
    </w:p>
    <w:p w14:paraId="6EA3A5FD" w14:textId="77777777" w:rsidR="00895112" w:rsidRDefault="00895112" w:rsidP="00A7333E">
      <w:pPr>
        <w:pStyle w:val="EnglishHangNoCoptic"/>
      </w:pPr>
      <w:r w:rsidRPr="00224A73">
        <w:t>9</w:t>
      </w:r>
      <w:r>
        <w:t xml:space="preserve"> </w:t>
      </w:r>
      <w:r w:rsidRPr="00224A73">
        <w:t>Th</w:t>
      </w:r>
      <w:r>
        <w:t>en it will be said in that day,</w:t>
      </w:r>
    </w:p>
    <w:p w14:paraId="1723C396" w14:textId="77777777" w:rsidR="00895112" w:rsidRDefault="00895112" w:rsidP="00A7333E">
      <w:pPr>
        <w:pStyle w:val="EnglishHangNoCoptic"/>
        <w:ind w:firstLine="0"/>
      </w:pPr>
      <w:r w:rsidRPr="00224A73">
        <w:t>“Behold, th</w:t>
      </w:r>
      <w:r>
        <w:t>is is our God, in whom we hoped</w:t>
      </w:r>
    </w:p>
    <w:p w14:paraId="521321E4" w14:textId="77777777" w:rsidR="00895112" w:rsidRDefault="00895112" w:rsidP="00A7333E">
      <w:pPr>
        <w:pStyle w:val="EnglishHangEndNoCoptic"/>
        <w:ind w:firstLine="0"/>
      </w:pPr>
      <w:r w:rsidRPr="00224A73">
        <w:t xml:space="preserve">and we </w:t>
      </w:r>
      <w:r>
        <w:t>were glad in His salvation.”</w:t>
      </w:r>
    </w:p>
    <w:p w14:paraId="4307FDD9" w14:textId="77777777" w:rsidR="00895112" w:rsidRDefault="0089511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24A23564" w14:textId="77777777" w:rsidR="00895112" w:rsidRDefault="00895112" w:rsidP="00A7333E">
      <w:pPr>
        <w:pStyle w:val="EnglishHangNoCoptic"/>
        <w:ind w:firstLine="0"/>
      </w:pPr>
      <w:r w:rsidRPr="00224A73">
        <w:t xml:space="preserve">and the </w:t>
      </w:r>
      <w:r>
        <w:t>Moabite shall be trampled down,</w:t>
      </w:r>
    </w:p>
    <w:p w14:paraId="7DE702B5" w14:textId="77777777" w:rsidR="00895112" w:rsidRDefault="00895112" w:rsidP="00A7333E">
      <w:pPr>
        <w:pStyle w:val="EnglishHangEndNoCoptic"/>
        <w:ind w:firstLine="0"/>
      </w:pPr>
      <w:r>
        <w:t>as</w:t>
      </w:r>
      <w:r w:rsidRPr="00224A73">
        <w:t xml:space="preserve"> the thresh</w:t>
      </w:r>
      <w:r>
        <w:t>ing floor is tread with wagons.</w:t>
      </w:r>
    </w:p>
    <w:p w14:paraId="225FE19A" w14:textId="77777777" w:rsidR="00895112" w:rsidRDefault="00895112" w:rsidP="00A7333E">
      <w:pPr>
        <w:pStyle w:val="EnglishHangNoCoptic"/>
      </w:pPr>
      <w:r w:rsidRPr="00224A73">
        <w:t>1</w:t>
      </w:r>
      <w:r>
        <w:t>1 He will spread forth His hands</w:t>
      </w:r>
    </w:p>
    <w:p w14:paraId="535E908F" w14:textId="77777777" w:rsidR="00895112" w:rsidRDefault="00895112" w:rsidP="00A7333E">
      <w:pPr>
        <w:pStyle w:val="EnglishHangNoCoptic"/>
        <w:ind w:firstLine="0"/>
      </w:pPr>
      <w:r w:rsidRPr="00224A73">
        <w:t>so as</w:t>
      </w:r>
      <w:r>
        <w:t xml:space="preserve"> to humble man, to destroy him;</w:t>
      </w:r>
    </w:p>
    <w:p w14:paraId="6DDC9FF4" w14:textId="77777777" w:rsidR="00895112" w:rsidRDefault="00895112" w:rsidP="00A7333E">
      <w:pPr>
        <w:pStyle w:val="EnglishHangNoCoptic"/>
        <w:ind w:firstLine="0"/>
      </w:pPr>
      <w:r w:rsidRPr="00224A73">
        <w:t>and He will humble his arrogance—</w:t>
      </w:r>
    </w:p>
    <w:p w14:paraId="43F143F5" w14:textId="77777777" w:rsidR="00895112" w:rsidRDefault="00895112" w:rsidP="00A7333E">
      <w:pPr>
        <w:pStyle w:val="EnglishHangEndNoCoptic"/>
        <w:ind w:firstLine="0"/>
      </w:pPr>
      <w:r w:rsidRPr="00224A73">
        <w:t>arroga</w:t>
      </w:r>
      <w:r>
        <w:t>nce on which he laid his hands.</w:t>
      </w:r>
    </w:p>
    <w:p w14:paraId="19C8F2A3" w14:textId="77777777" w:rsidR="00895112" w:rsidRDefault="0089511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4D110884" w14:textId="77777777" w:rsidR="00895112" w:rsidRDefault="00895112" w:rsidP="00A7333E">
      <w:pPr>
        <w:pStyle w:val="EnglishHangEndNoCoptic"/>
        <w:ind w:firstLine="0"/>
      </w:pPr>
      <w:r w:rsidRPr="00224A73">
        <w:t>and bring it down to the ground.</w:t>
      </w:r>
    </w:p>
    <w:p w14:paraId="21809DBA" w14:textId="77777777" w:rsidR="00895112" w:rsidRDefault="00895112" w:rsidP="00A7333E">
      <w:pPr>
        <w:pStyle w:val="Heading4"/>
      </w:pPr>
      <w:r>
        <w:lastRenderedPageBreak/>
        <w:t>The Third Prayer of Esaias the Prophet</w:t>
      </w:r>
    </w:p>
    <w:p w14:paraId="5E2FA004" w14:textId="77777777" w:rsidR="00895112" w:rsidRDefault="00895112" w:rsidP="00A7333E">
      <w:pPr>
        <w:pStyle w:val="Rubric"/>
      </w:pPr>
      <w:r>
        <w:t>(Esaias 26:1-9. Coptic rite: Joyous Saturday.)</w:t>
      </w:r>
    </w:p>
    <w:p w14:paraId="641AA32D" w14:textId="77777777" w:rsidR="00895112" w:rsidRPr="0040319E" w:rsidRDefault="00895112" w:rsidP="00ED1D04">
      <w:pPr>
        <w:pStyle w:val="Rubric"/>
      </w:pPr>
      <w:r>
        <w:t>And again, a reading from the book of Esaias the Prophet. His blessing be upon us all. Amen.</w:t>
      </w:r>
    </w:p>
    <w:p w14:paraId="6CF2DA80" w14:textId="77777777" w:rsidR="00895112" w:rsidRDefault="0089511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3BB54295" w14:textId="77777777" w:rsidR="00895112" w:rsidRDefault="00895112" w:rsidP="00A7333E">
      <w:pPr>
        <w:pStyle w:val="EnglishHangNoCoptic"/>
        <w:ind w:firstLine="0"/>
      </w:pPr>
      <w:r>
        <w:t>“Behold, we have a strong city;</w:t>
      </w:r>
    </w:p>
    <w:p w14:paraId="33C81F21" w14:textId="77777777" w:rsidR="00895112" w:rsidRDefault="00895112" w:rsidP="00A7333E">
      <w:pPr>
        <w:pStyle w:val="EnglishHangEndNoCoptic"/>
        <w:ind w:firstLine="0"/>
      </w:pPr>
      <w:r>
        <w:t>He will make its outer wall our salvation.</w:t>
      </w:r>
    </w:p>
    <w:p w14:paraId="1F5EF607" w14:textId="77777777" w:rsidR="00895112" w:rsidRDefault="00895112" w:rsidP="00A7333E">
      <w:pPr>
        <w:pStyle w:val="EnglishHangNoCoptic"/>
      </w:pPr>
      <w:r>
        <w:t>2 Open the gates;</w:t>
      </w:r>
    </w:p>
    <w:p w14:paraId="1911377F" w14:textId="77777777" w:rsidR="00895112" w:rsidRDefault="00895112" w:rsidP="00A7333E">
      <w:pPr>
        <w:pStyle w:val="EnglishHangNoCoptic"/>
        <w:ind w:firstLine="0"/>
      </w:pPr>
      <w:r w:rsidRPr="00224A73">
        <w:t>let the peop</w:t>
      </w:r>
      <w:r>
        <w:t>le enter who keep righteousness</w:t>
      </w:r>
    </w:p>
    <w:p w14:paraId="448ACB84" w14:textId="77777777" w:rsidR="00895112" w:rsidRDefault="00895112" w:rsidP="00A7333E">
      <w:pPr>
        <w:pStyle w:val="EnglishHangEndNoCoptic"/>
        <w:ind w:firstLine="0"/>
      </w:pPr>
      <w:r>
        <w:t>and guard the truth,</w:t>
      </w:r>
    </w:p>
    <w:p w14:paraId="1BAE72A1" w14:textId="77777777" w:rsidR="00895112" w:rsidRDefault="00895112" w:rsidP="00A7333E">
      <w:pPr>
        <w:pStyle w:val="EnglishHangNoCoptic"/>
      </w:pPr>
      <w:r>
        <w:t>3 and who lay hold of the truth</w:t>
      </w:r>
    </w:p>
    <w:p w14:paraId="0E703EA4" w14:textId="77777777" w:rsidR="00895112" w:rsidRDefault="00895112" w:rsidP="00A7333E">
      <w:pPr>
        <w:pStyle w:val="EnglishHangEndNoCoptic"/>
        <w:ind w:firstLine="0"/>
      </w:pPr>
      <w:r>
        <w:t>and keep peace,</w:t>
      </w:r>
    </w:p>
    <w:p w14:paraId="031FDD3E" w14:textId="77777777" w:rsidR="00895112" w:rsidRDefault="00895112" w:rsidP="00A7333E">
      <w:pPr>
        <w:pStyle w:val="EnglishHangNoCoptic"/>
      </w:pPr>
      <w:r w:rsidRPr="00224A73">
        <w:t>4</w:t>
      </w:r>
      <w:r>
        <w:t xml:space="preserve"> </w:t>
      </w:r>
      <w:r w:rsidRPr="00224A73">
        <w:t>because th</w:t>
      </w:r>
      <w:r>
        <w:t>ey hope forever in You, O Lord,</w:t>
      </w:r>
    </w:p>
    <w:p w14:paraId="787747D2" w14:textId="77777777" w:rsidR="00895112" w:rsidRDefault="00895112" w:rsidP="00A7333E">
      <w:pPr>
        <w:pStyle w:val="EnglishHangEndNoCoptic"/>
        <w:ind w:firstLine="0"/>
      </w:pPr>
      <w:r>
        <w:t>the great and eternal God,</w:t>
      </w:r>
    </w:p>
    <w:p w14:paraId="130B3B41" w14:textId="77777777" w:rsidR="00895112" w:rsidRDefault="00895112" w:rsidP="00A7333E">
      <w:pPr>
        <w:pStyle w:val="EnglishHangNoCoptic"/>
      </w:pPr>
      <w:r>
        <w:t>5 Who humbles and brings down</w:t>
      </w:r>
    </w:p>
    <w:p w14:paraId="30ECEFAD" w14:textId="77777777" w:rsidR="00895112" w:rsidRDefault="00895112" w:rsidP="00A7333E">
      <w:pPr>
        <w:pStyle w:val="EnglishHangNoCoptic"/>
        <w:ind w:firstLine="0"/>
      </w:pPr>
      <w:r>
        <w:t>those who dwell in lofty places;</w:t>
      </w:r>
    </w:p>
    <w:p w14:paraId="0CB38922" w14:textId="77777777" w:rsidR="00895112" w:rsidRDefault="00895112" w:rsidP="00A7333E">
      <w:pPr>
        <w:pStyle w:val="EnglishHangNoCoptic"/>
        <w:ind w:firstLine="0"/>
      </w:pPr>
      <w:r w:rsidRPr="00224A73">
        <w:t>You will</w:t>
      </w:r>
      <w:r>
        <w:t xml:space="preserve"> cast down</w:t>
      </w:r>
      <w:r w:rsidRPr="00224A73">
        <w:t xml:space="preserve"> strong cities</w:t>
      </w:r>
      <w:r>
        <w:t>;</w:t>
      </w:r>
    </w:p>
    <w:p w14:paraId="5EA08330" w14:textId="77777777" w:rsidR="00895112" w:rsidRDefault="00895112" w:rsidP="00A7333E">
      <w:pPr>
        <w:pStyle w:val="EnglishHangEndNoCoptic"/>
        <w:ind w:firstLine="0"/>
      </w:pPr>
      <w:r w:rsidRPr="00224A73">
        <w:t>You will</w:t>
      </w:r>
      <w:r>
        <w:t xml:space="preserve"> bring them down to the ground.</w:t>
      </w:r>
    </w:p>
    <w:p w14:paraId="4ED5BE39" w14:textId="77777777" w:rsidR="00895112" w:rsidRDefault="00895112" w:rsidP="00A7333E">
      <w:pPr>
        <w:pStyle w:val="EnglishHangNoCoptic"/>
      </w:pPr>
      <w:r w:rsidRPr="00224A73">
        <w:t>6</w:t>
      </w:r>
      <w:r>
        <w:t xml:space="preserve"> </w:t>
      </w:r>
      <w:r w:rsidRPr="00224A73">
        <w:t>The fe</w:t>
      </w:r>
      <w:r>
        <w:t>et of the gentle and the humble</w:t>
      </w:r>
    </w:p>
    <w:p w14:paraId="78EF7F39" w14:textId="77777777" w:rsidR="00895112" w:rsidRDefault="00895112" w:rsidP="00A7333E">
      <w:pPr>
        <w:pStyle w:val="EnglishHangEndNoCoptic"/>
        <w:ind w:firstLine="0"/>
      </w:pPr>
      <w:r>
        <w:t>will trample them [underfoot].</w:t>
      </w:r>
    </w:p>
    <w:p w14:paraId="16F0AAD7" w14:textId="77777777" w:rsidR="00895112" w:rsidRDefault="00895112" w:rsidP="00A7333E">
      <w:pPr>
        <w:pStyle w:val="EnglishHangNoCoptic"/>
      </w:pPr>
      <w:r w:rsidRPr="00224A73">
        <w:t>7</w:t>
      </w:r>
      <w:r>
        <w:t xml:space="preserve"> </w:t>
      </w:r>
      <w:r w:rsidRPr="00224A73">
        <w:t>Th</w:t>
      </w:r>
      <w:r>
        <w:t>e way of the godly has become straight;</w:t>
      </w:r>
    </w:p>
    <w:p w14:paraId="29D6BAC5" w14:textId="77777777" w:rsidR="00895112" w:rsidRDefault="00895112" w:rsidP="00A7333E">
      <w:pPr>
        <w:pStyle w:val="EnglishHangEndNoCoptic"/>
        <w:ind w:firstLine="0"/>
      </w:pPr>
      <w:r w:rsidRPr="00224A73">
        <w:t>and th</w:t>
      </w:r>
      <w:r>
        <w:t>e way of the godly is prepared.</w:t>
      </w:r>
    </w:p>
    <w:p w14:paraId="2DC7E80A" w14:textId="77777777" w:rsidR="00895112" w:rsidRDefault="00895112" w:rsidP="00A7333E">
      <w:pPr>
        <w:pStyle w:val="EnglishHangNoCoptic"/>
      </w:pPr>
      <w:r w:rsidRPr="00224A73">
        <w:t>8</w:t>
      </w:r>
      <w:r>
        <w:t xml:space="preserve"> </w:t>
      </w:r>
      <w:r w:rsidRPr="00224A73">
        <w:t>For t</w:t>
      </w:r>
      <w:r>
        <w:t>he way of the Lord is justice.</w:t>
      </w:r>
    </w:p>
    <w:p w14:paraId="691DA49E" w14:textId="77777777" w:rsidR="00895112" w:rsidRDefault="00895112" w:rsidP="00A7333E">
      <w:pPr>
        <w:pStyle w:val="EnglishHangNoCoptic"/>
        <w:ind w:firstLine="0"/>
      </w:pPr>
      <w:r>
        <w:t>We hope in Your Name</w:t>
      </w:r>
    </w:p>
    <w:p w14:paraId="31412B33" w14:textId="77777777" w:rsidR="00895112" w:rsidRDefault="00895112" w:rsidP="00A7333E">
      <w:pPr>
        <w:pStyle w:val="EnglishHangEndNoCoptic"/>
        <w:ind w:firstLine="0"/>
      </w:pPr>
      <w:r w:rsidRPr="00224A73">
        <w:t>and i</w:t>
      </w:r>
      <w:r>
        <w:t>n the remembrance of You.</w:t>
      </w:r>
    </w:p>
    <w:p w14:paraId="2C23094A" w14:textId="77777777" w:rsidR="00895112" w:rsidRDefault="00895112" w:rsidP="00A7333E">
      <w:pPr>
        <w:pStyle w:val="EnglishHangNoCoptic"/>
      </w:pPr>
      <w:r w:rsidRPr="0040319E">
        <w:t>9</w:t>
      </w:r>
      <w:r>
        <w:t xml:space="preserve"> that our soul desires]</w:t>
      </w:r>
    </w:p>
    <w:p w14:paraId="5728137B" w14:textId="77777777" w:rsidR="00895112" w:rsidRDefault="00895112" w:rsidP="00A7333E">
      <w:pPr>
        <w:pStyle w:val="EnglishHangNoCoptic"/>
        <w:ind w:firstLine="0"/>
      </w:pPr>
      <w:r>
        <w:t>At night m</w:t>
      </w:r>
      <w:r w:rsidRPr="0040319E">
        <w:t>y spirit rises earl</w:t>
      </w:r>
      <w:r>
        <w:t>y toward You, O God,</w:t>
      </w:r>
    </w:p>
    <w:p w14:paraId="378026FB" w14:textId="77777777" w:rsidR="00895112" w:rsidRDefault="00895112" w:rsidP="00A7333E">
      <w:pPr>
        <w:pStyle w:val="EnglishHangNoCoptic"/>
        <w:ind w:firstLine="0"/>
      </w:pPr>
      <w:r w:rsidRPr="0040319E">
        <w:t>for Your comma</w:t>
      </w:r>
      <w:r>
        <w:t>nds are a light upon the earth.</w:t>
      </w:r>
    </w:p>
    <w:p w14:paraId="4A644818" w14:textId="77777777" w:rsidR="00895112" w:rsidRDefault="00895112" w:rsidP="00A7333E">
      <w:pPr>
        <w:pStyle w:val="EnglishHangEndNoCoptic"/>
        <w:ind w:firstLine="0"/>
      </w:pPr>
      <w:r w:rsidRPr="0040319E">
        <w:t>Learn righteousne</w:t>
      </w:r>
      <w:r>
        <w:t>ss, you who dwell on the earth.</w:t>
      </w:r>
    </w:p>
    <w:p w14:paraId="042EA38E" w14:textId="77777777" w:rsidR="00895112" w:rsidRDefault="00895112" w:rsidP="00A7333E">
      <w:pPr>
        <w:pStyle w:val="Heading4"/>
      </w:pPr>
      <w:r>
        <w:t>The Prayer of Jeremias the Prophet</w:t>
      </w:r>
    </w:p>
    <w:p w14:paraId="0C45221B" w14:textId="77777777" w:rsidR="00895112" w:rsidRDefault="00895112" w:rsidP="00A7333E">
      <w:pPr>
        <w:pStyle w:val="Rubric"/>
      </w:pPr>
      <w:r>
        <w:t>(Lamentations 5:16-22. Coptic rite: Joyous Saturday.)</w:t>
      </w:r>
    </w:p>
    <w:p w14:paraId="533A1D08" w14:textId="77777777" w:rsidR="00895112" w:rsidRPr="0040319E" w:rsidRDefault="00895112" w:rsidP="00A7333E">
      <w:pPr>
        <w:pStyle w:val="Rubric"/>
      </w:pPr>
      <w:r>
        <w:t xml:space="preserve">A reading from the Lamentation of Jeremias. His blessing be upon us all. Amen. </w:t>
      </w:r>
    </w:p>
    <w:p w14:paraId="777890B9" w14:textId="77777777" w:rsidR="00895112" w:rsidRDefault="00895112" w:rsidP="00A7333E">
      <w:pPr>
        <w:pStyle w:val="EnglishHangNoCoptic"/>
      </w:pPr>
      <w:r>
        <w:t>16 The crown fell from our head;</w:t>
      </w:r>
    </w:p>
    <w:p w14:paraId="6754FAB9" w14:textId="77777777" w:rsidR="00895112" w:rsidRDefault="00895112" w:rsidP="00A7333E">
      <w:pPr>
        <w:pStyle w:val="EnglishHangEndNoCoptic"/>
        <w:ind w:firstLine="0"/>
      </w:pPr>
      <w:r>
        <w:t>woe to us, for we have sinned!</w:t>
      </w:r>
    </w:p>
    <w:p w14:paraId="42236C3D" w14:textId="77777777" w:rsidR="00895112" w:rsidRDefault="00895112" w:rsidP="00A7333E">
      <w:pPr>
        <w:pStyle w:val="EnglishHangNoCoptic"/>
      </w:pPr>
      <w:r>
        <w:lastRenderedPageBreak/>
        <w:t>17 Because of this, our heart has become grief stricken;</w:t>
      </w:r>
    </w:p>
    <w:p w14:paraId="63FC429D" w14:textId="77777777" w:rsidR="00895112" w:rsidRDefault="00895112" w:rsidP="00A7333E">
      <w:pPr>
        <w:pStyle w:val="EnglishHangEndNoCoptic"/>
        <w:ind w:firstLine="0"/>
      </w:pPr>
      <w:r>
        <w:t>because of this, our eyes have grown dark,</w:t>
      </w:r>
    </w:p>
    <w:p w14:paraId="5F9474CC" w14:textId="77777777" w:rsidR="00895112" w:rsidRDefault="00895112" w:rsidP="00A7333E">
      <w:pPr>
        <w:pStyle w:val="EnglishHangNoCoptic"/>
      </w:pPr>
      <w:r>
        <w:t>18 for Mount Zion, because it is desolate;</w:t>
      </w:r>
    </w:p>
    <w:p w14:paraId="5D51A84C" w14:textId="77777777" w:rsidR="00895112" w:rsidRDefault="00895112" w:rsidP="00A7333E">
      <w:pPr>
        <w:pStyle w:val="EnglishHangEndNoCoptic"/>
        <w:ind w:firstLine="0"/>
      </w:pPr>
      <w:r>
        <w:t>foxes pass through it.</w:t>
      </w:r>
    </w:p>
    <w:p w14:paraId="20B264EC" w14:textId="77777777" w:rsidR="00895112" w:rsidRDefault="00895112" w:rsidP="00A7333E">
      <w:pPr>
        <w:pStyle w:val="EnglishHangNoCoptic"/>
      </w:pPr>
      <w:r>
        <w:t>19 But You, O Lord, will dwell forever;</w:t>
      </w:r>
    </w:p>
    <w:p w14:paraId="76D66821" w14:textId="77777777" w:rsidR="00895112" w:rsidRDefault="00895112" w:rsidP="00A7333E">
      <w:pPr>
        <w:pStyle w:val="EnglishHangEndNoCoptic"/>
        <w:ind w:firstLine="0"/>
      </w:pPr>
      <w:r>
        <w:t>Your throne from generation to generation.</w:t>
      </w:r>
    </w:p>
    <w:p w14:paraId="1A65B53F" w14:textId="77777777" w:rsidR="00895112" w:rsidRDefault="00895112" w:rsidP="00A7333E">
      <w:pPr>
        <w:pStyle w:val="EnglishHangNoCoptic"/>
      </w:pPr>
      <w:r>
        <w:t>20 Why will You utterly forget us?</w:t>
      </w:r>
    </w:p>
    <w:p w14:paraId="4AE70415" w14:textId="77777777" w:rsidR="00895112" w:rsidRDefault="00895112" w:rsidP="00A7333E">
      <w:pPr>
        <w:pStyle w:val="EnglishHangEndNoCoptic"/>
        <w:ind w:firstLine="0"/>
      </w:pPr>
      <w:r>
        <w:t>Will You forsake us for a long time?</w:t>
      </w:r>
    </w:p>
    <w:p w14:paraId="1B947D70" w14:textId="77777777" w:rsidR="00895112" w:rsidRDefault="00895112" w:rsidP="00A7333E">
      <w:pPr>
        <w:pStyle w:val="EnglishHangNoCoptic"/>
      </w:pPr>
      <w:r>
        <w:t>21 Turn us back to You, O Lord,</w:t>
      </w:r>
    </w:p>
    <w:p w14:paraId="2A9CE311" w14:textId="77777777" w:rsidR="00895112" w:rsidRDefault="00895112" w:rsidP="00A7333E">
      <w:pPr>
        <w:pStyle w:val="EnglishHangNoCoptic"/>
        <w:ind w:firstLine="0"/>
      </w:pPr>
      <w:r>
        <w:t>and we will turn back;</w:t>
      </w:r>
    </w:p>
    <w:p w14:paraId="5FBFD18D" w14:textId="77777777" w:rsidR="00895112" w:rsidRDefault="00895112" w:rsidP="00A7333E">
      <w:pPr>
        <w:pStyle w:val="EnglishHangEndNoCoptic"/>
        <w:ind w:firstLine="0"/>
      </w:pPr>
      <w:r>
        <w:t>renew our days as before.</w:t>
      </w:r>
    </w:p>
    <w:p w14:paraId="5CD6E7E9" w14:textId="77777777" w:rsidR="00895112" w:rsidRDefault="00895112" w:rsidP="00A7333E">
      <w:pPr>
        <w:pStyle w:val="EnglishHangNoCoptic"/>
      </w:pPr>
      <w:r>
        <w:t>22 For You have indeed rejected us,</w:t>
      </w:r>
    </w:p>
    <w:p w14:paraId="3B8BBFBE" w14:textId="77777777" w:rsidR="00895112" w:rsidRDefault="00895112" w:rsidP="00A7333E">
      <w:pPr>
        <w:pStyle w:val="EnglishHangEndNoCoptic"/>
        <w:ind w:firstLine="0"/>
      </w:pPr>
      <w:r>
        <w:t>and have become exceedingly angry with us.</w:t>
      </w:r>
    </w:p>
    <w:p w14:paraId="262EA7FD" w14:textId="6611B90C" w:rsidR="00F970EE" w:rsidRDefault="001604CF" w:rsidP="00D31F38">
      <w:pPr>
        <w:pStyle w:val="Rubric"/>
      </w:pPr>
      <w:r>
        <w:fldChar w:fldCharType="end"/>
      </w:r>
      <w:r>
        <w:t>.</w:t>
      </w:r>
    </w:p>
    <w:p w14:paraId="22339EA3" w14:textId="77777777" w:rsidR="00344A59" w:rsidRDefault="00344A59" w:rsidP="00344A59">
      <w:pPr>
        <w:pStyle w:val="Heading3"/>
      </w:pPr>
      <w:bookmarkStart w:id="400" w:name="_Ref448228178"/>
      <w:r>
        <w:t>The Second Canticle</w:t>
      </w:r>
    </w:p>
    <w:p w14:paraId="31599D65" w14:textId="38E915A3"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895112">
        <w:rPr>
          <w:noProof/>
        </w:rPr>
        <w:t>1025</w:t>
      </w:r>
      <w:r>
        <w:fldChar w:fldCharType="end"/>
      </w:r>
      <w:r>
        <w:t>, is said.</w:t>
      </w:r>
    </w:p>
    <w:p w14:paraId="55F7FEC9" w14:textId="77777777" w:rsidR="00344A59" w:rsidRDefault="00344A59" w:rsidP="00344A59">
      <w:pPr>
        <w:pStyle w:val="Heading4"/>
      </w:pPr>
      <w:bookmarkStart w:id="401" w:name="_Toc297322055"/>
      <w:bookmarkStart w:id="402" w:name="_Toc297407700"/>
      <w:bookmarkStart w:id="403" w:name="_Ref297493889"/>
      <w:bookmarkStart w:id="404" w:name="_Toc298445752"/>
      <w:bookmarkStart w:id="405" w:name="_Toc298681235"/>
      <w:bookmarkStart w:id="406" w:name="_Toc298447477"/>
      <w:bookmarkStart w:id="407" w:name="_Toc308441895"/>
      <w:bookmarkStart w:id="408" w:name="_Ref434580757"/>
      <w:bookmarkStart w:id="409" w:name="_Ref434580763"/>
      <w:r>
        <w:t>The Second Canticle: Psalm 135</w:t>
      </w:r>
      <w:bookmarkEnd w:id="401"/>
      <w:bookmarkEnd w:id="402"/>
      <w:bookmarkEnd w:id="403"/>
      <w:bookmarkEnd w:id="404"/>
      <w:bookmarkEnd w:id="405"/>
      <w:bookmarkEnd w:id="406"/>
      <w:bookmarkEnd w:id="407"/>
      <w:bookmarkEnd w:id="408"/>
      <w:bookmarkEnd w:id="40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1"/>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2"/>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3"/>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lastRenderedPageBreak/>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0"/>
            <w:r w:rsidRPr="00FC3604">
              <w:t>Ⲉⲩⲕ̀ⲗⲏⲣⲟⲛⲟⲙⲓⲁ̀ ⲙ̀ⲡⲉϥⲃⲱⲕ ⲡⲓⲥ̅ⲗ̅</w:t>
            </w:r>
            <w:r w:rsidRPr="00597158">
              <w:t xml:space="preserve"> </w:t>
            </w:r>
            <w:commentRangeEnd w:id="410"/>
            <w:r>
              <w:rPr>
                <w:rStyle w:val="CommentReference"/>
                <w:rFonts w:ascii="Garamond" w:hAnsi="Garamond" w:cstheme="minorBidi"/>
                <w:noProof w:val="0"/>
                <w:lang w:val="en-CA"/>
              </w:rPr>
              <w:commentReference w:id="41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1" w:name="_Toc297322056"/>
      <w:bookmarkStart w:id="412" w:name="_Toc297407701"/>
      <w:bookmarkStart w:id="413" w:name="_Toc298445753"/>
      <w:bookmarkStart w:id="414" w:name="_Toc298681236"/>
      <w:bookmarkStart w:id="415" w:name="_Toc298447478"/>
      <w:r>
        <w:t>Psali Adam</w:t>
      </w:r>
      <w:bookmarkEnd w:id="411"/>
      <w:bookmarkEnd w:id="412"/>
      <w:bookmarkEnd w:id="413"/>
      <w:bookmarkEnd w:id="414"/>
      <w:bookmarkEnd w:id="415"/>
      <w:r>
        <w:t xml:space="preserve"> on the Second Canticle</w:t>
      </w:r>
    </w:p>
    <w:p w14:paraId="20E92FDC" w14:textId="77777777" w:rsidR="00344A59" w:rsidRDefault="00344A59" w:rsidP="00344A59">
      <w:pPr>
        <w:pStyle w:val="Heading5non-TOC"/>
      </w:pPr>
      <w:r w:rsidRPr="00D175BB">
        <w:t>Ⲯⲁⲗⲓ Ⲁ̀ⲇⲁⲙ</w:t>
      </w:r>
    </w:p>
    <w:p w14:paraId="2CDDD4E1" w14:textId="6AAF8068"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895112">
        <w:rPr>
          <w:noProof/>
        </w:rPr>
        <w:t>1027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lastRenderedPageBreak/>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16"/>
            <w:r w:rsidRPr="004C0CA2">
              <w:t xml:space="preserve">brought </w:t>
            </w:r>
            <w:commentRangeEnd w:id="416"/>
            <w:r>
              <w:rPr>
                <w:rStyle w:val="CommentReference"/>
                <w:rFonts w:eastAsiaTheme="minorHAnsi" w:cstheme="minorBidi"/>
                <w:color w:val="auto"/>
                <w:lang w:val="en-CA"/>
              </w:rPr>
              <w:commentReference w:id="416"/>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07771C4D"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895112">
        <w:rPr>
          <w:noProof/>
        </w:rPr>
        <w:t>1029</w:t>
      </w:r>
      <w:r>
        <w:fldChar w:fldCharType="end"/>
      </w:r>
      <w:r>
        <w:t>.</w:t>
      </w:r>
    </w:p>
    <w:bookmarkEnd w:id="400"/>
    <w:p w14:paraId="2E7A68B9" w14:textId="4BEF5E0D" w:rsidR="00D31F38" w:rsidRDefault="00D31F38" w:rsidP="00D31F38">
      <w:pPr>
        <w:jc w:val="left"/>
      </w:pPr>
    </w:p>
    <w:p w14:paraId="2CF40924" w14:textId="6307B7EC" w:rsidR="00A7333E" w:rsidRDefault="00A7333E" w:rsidP="00A7333E">
      <w:pPr>
        <w:pStyle w:val="Heading3"/>
      </w:pPr>
      <w:bookmarkStart w:id="417" w:name="_Ref448228188"/>
      <w:r>
        <w:t>Additional Canticles for the Vigil of Joyous Saturday from the Old Testament</w:t>
      </w:r>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lastRenderedPageBreak/>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lastRenderedPageBreak/>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lastRenderedPageBreak/>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lastRenderedPageBreak/>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24"/>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lastRenderedPageBreak/>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25"/>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26"/>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lastRenderedPageBreak/>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27"/>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lastRenderedPageBreak/>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28"/>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29"/>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lastRenderedPageBreak/>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lastRenderedPageBreak/>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0"/>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lastRenderedPageBreak/>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1"/>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lastRenderedPageBreak/>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32"/>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lastRenderedPageBreak/>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18"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33"/>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lastRenderedPageBreak/>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lastRenderedPageBreak/>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lastRenderedPageBreak/>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77777777" w:rsidR="00A7333E" w:rsidRDefault="00A7333E" w:rsidP="00A7333E">
      <w:pPr>
        <w:pStyle w:val="EnglishHangEndNoCoptic"/>
        <w:ind w:firstLine="0"/>
      </w:pPr>
      <w:r>
        <w:t>and have become exceedingly angry with us.</w:t>
      </w:r>
    </w:p>
    <w:bookmarkEnd w:id="418"/>
    <w:p w14:paraId="717B2D9D" w14:textId="4BED49F5" w:rsidR="00A7333E" w:rsidRDefault="00A7333E" w:rsidP="00A7333E">
      <w:pPr>
        <w:pStyle w:val="Heading3"/>
      </w:pPr>
      <w:r>
        <w:t>Additional Canticles for the Vigil of Joyous Saturday from the New Testament</w:t>
      </w:r>
      <w:r w:rsidR="00680B91">
        <w:rPr>
          <w:rStyle w:val="FootnoteReference"/>
        </w:rPr>
        <w:footnoteReference w:id="834"/>
      </w:r>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lastRenderedPageBreak/>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35"/>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lastRenderedPageBreak/>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19" w:name="_Toc297322057"/>
      <w:bookmarkStart w:id="420" w:name="_Toc297407702"/>
      <w:bookmarkStart w:id="421" w:name="_Toc298445754"/>
      <w:bookmarkStart w:id="422" w:name="_Toc298681237"/>
      <w:bookmarkStart w:id="423" w:name="_Toc298447479"/>
      <w:bookmarkStart w:id="424" w:name="_Toc308441896"/>
      <w:bookmarkEnd w:id="417"/>
    </w:p>
    <w:bookmarkEnd w:id="419"/>
    <w:bookmarkEnd w:id="420"/>
    <w:bookmarkEnd w:id="421"/>
    <w:bookmarkEnd w:id="422"/>
    <w:bookmarkEnd w:id="423"/>
    <w:bookmarkEnd w:id="424"/>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w:t>
      </w:r>
      <w:r>
        <w:lastRenderedPageBreak/>
        <w:t>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lastRenderedPageBreak/>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lastRenderedPageBreak/>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25"/>
            <w:r w:rsidRPr="00BE273A">
              <w:t xml:space="preserve">Blessed </w:t>
            </w:r>
            <w:commentRangeEnd w:id="425"/>
            <w:r w:rsidRPr="00BE273A">
              <w:rPr>
                <w:rStyle w:val="CommentReference"/>
                <w:rFonts w:eastAsiaTheme="minorHAnsi"/>
                <w:sz w:val="24"/>
              </w:rPr>
              <w:commentReference w:id="425"/>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lastRenderedPageBreak/>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36"/>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26"/>
            <w:r w:rsidRPr="00BE273A">
              <w:t>heaven</w:t>
            </w:r>
            <w:commentRangeEnd w:id="426"/>
            <w:r w:rsidRPr="00BE273A">
              <w:rPr>
                <w:rStyle w:val="CommentReference"/>
                <w:rFonts w:eastAsiaTheme="minorHAnsi"/>
                <w:sz w:val="24"/>
              </w:rPr>
              <w:commentReference w:id="426"/>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27"/>
            <w:r w:rsidRPr="00BE273A">
              <w:t xml:space="preserve">clouds </w:t>
            </w:r>
            <w:commentRangeEnd w:id="427"/>
            <w:r w:rsidRPr="00BE273A">
              <w:rPr>
                <w:rStyle w:val="CommentReference"/>
                <w:rFonts w:eastAsiaTheme="minorHAnsi"/>
                <w:sz w:val="24"/>
              </w:rPr>
              <w:commentReference w:id="427"/>
            </w:r>
            <w:r w:rsidRPr="00BE273A">
              <w:t>and winds: Praise Him and exalt Him above all forever.</w:t>
            </w:r>
            <w:r w:rsidR="00426715">
              <w:rPr>
                <w:rStyle w:val="FootnoteReference"/>
              </w:rPr>
              <w:footnoteReference w:id="837"/>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28"/>
            <w:r w:rsidRPr="00BE273A">
              <w:t xml:space="preserve">Bless </w:t>
            </w:r>
            <w:commentRangeEnd w:id="428"/>
            <w:r w:rsidRPr="00BE273A">
              <w:rPr>
                <w:rStyle w:val="CommentReference"/>
                <w:rFonts w:eastAsiaTheme="minorHAnsi"/>
                <w:sz w:val="24"/>
              </w:rPr>
              <w:commentReference w:id="428"/>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29"/>
            <w:r w:rsidRPr="00BE273A">
              <w:t>falling snow</w:t>
            </w:r>
            <w:commentRangeEnd w:id="429"/>
            <w:r w:rsidRPr="00BE273A">
              <w:rPr>
                <w:rStyle w:val="CommentReference"/>
                <w:rFonts w:eastAsiaTheme="minorHAnsi"/>
                <w:sz w:val="24"/>
              </w:rPr>
              <w:commentReference w:id="429"/>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0"/>
            <w:r w:rsidRPr="00BE273A">
              <w:t xml:space="preserve">Bless </w:t>
            </w:r>
            <w:commentRangeEnd w:id="430"/>
            <w:r w:rsidRPr="00BE273A">
              <w:rPr>
                <w:rStyle w:val="CommentReference"/>
                <w:rFonts w:eastAsiaTheme="minorHAnsi"/>
                <w:sz w:val="24"/>
              </w:rPr>
              <w:commentReference w:id="430"/>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38"/>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31"/>
            <w:r w:rsidRPr="00BE273A">
              <w:t xml:space="preserve">Bless </w:t>
            </w:r>
            <w:commentRangeEnd w:id="431"/>
            <w:r w:rsidRPr="00BE273A">
              <w:rPr>
                <w:rStyle w:val="CommentReference"/>
                <w:rFonts w:eastAsiaTheme="minorHAnsi"/>
                <w:sz w:val="24"/>
              </w:rPr>
              <w:commentReference w:id="431"/>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2"/>
            <w:r w:rsidRPr="00BE273A">
              <w:t xml:space="preserve">ye </w:t>
            </w:r>
            <w:commentRangeEnd w:id="432"/>
            <w:r>
              <w:rPr>
                <w:rStyle w:val="CommentReference"/>
                <w:rFonts w:eastAsiaTheme="minorHAnsi" w:cstheme="minorBidi"/>
                <w:color w:val="auto"/>
                <w:lang w:val="en-CA"/>
              </w:rPr>
              <w:commentReference w:id="432"/>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33"/>
            <w:r w:rsidRPr="00BE273A">
              <w:t>whales</w:t>
            </w:r>
            <w:r w:rsidR="007757C9">
              <w:rPr>
                <w:rStyle w:val="FootnoteReference"/>
              </w:rPr>
              <w:footnoteReference w:id="839"/>
            </w:r>
            <w:r w:rsidRPr="00BE273A">
              <w:t xml:space="preserve"> </w:t>
            </w:r>
            <w:commentRangeEnd w:id="433"/>
            <w:r w:rsidRPr="00BE273A">
              <w:rPr>
                <w:rStyle w:val="CommentReference"/>
                <w:rFonts w:eastAsiaTheme="minorHAnsi"/>
                <w:sz w:val="24"/>
              </w:rPr>
              <w:commentReference w:id="433"/>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34"/>
            <w:r w:rsidRPr="00BE273A">
              <w:t xml:space="preserve"> </w:t>
            </w:r>
            <w:commentRangeEnd w:id="434"/>
            <w:r w:rsidRPr="00BE273A">
              <w:rPr>
                <w:rStyle w:val="CommentReference"/>
                <w:rFonts w:eastAsiaTheme="minorHAnsi"/>
                <w:sz w:val="24"/>
              </w:rPr>
              <w:commentReference w:id="434"/>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35"/>
            <w:r w:rsidRPr="00BE273A">
              <w:t xml:space="preserve"> </w:t>
            </w:r>
            <w:commentRangeEnd w:id="435"/>
            <w:r w:rsidRPr="00BE273A">
              <w:rPr>
                <w:rStyle w:val="CommentReference"/>
                <w:rFonts w:eastAsiaTheme="minorHAnsi"/>
                <w:sz w:val="24"/>
              </w:rPr>
              <w:commentReference w:id="435"/>
            </w:r>
            <w:r w:rsidRPr="00BE273A">
              <w:t xml:space="preserve">of men; </w:t>
            </w:r>
            <w:r w:rsidR="007757C9">
              <w:t>[</w:t>
            </w:r>
            <w:r w:rsidRPr="00BE273A">
              <w:t>worship the Lord</w:t>
            </w:r>
            <w:r w:rsidR="007757C9">
              <w:t>]</w:t>
            </w:r>
            <w:r w:rsidR="007757C9">
              <w:rPr>
                <w:rStyle w:val="FootnoteReference"/>
              </w:rPr>
              <w:footnoteReference w:id="840"/>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36"/>
            <w:r w:rsidR="00D31F38" w:rsidRPr="00BE273A">
              <w:t xml:space="preserve">of </w:t>
            </w:r>
            <w:commentRangeEnd w:id="436"/>
            <w:r w:rsidR="00D31F38" w:rsidRPr="00BE273A">
              <w:rPr>
                <w:rStyle w:val="CommentReference"/>
                <w:rFonts w:eastAsiaTheme="minorHAnsi"/>
                <w:sz w:val="24"/>
              </w:rPr>
              <w:commentReference w:id="436"/>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1"/>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37"/>
            <w:r w:rsidRPr="00BE273A">
              <w:t xml:space="preserve">Bless </w:t>
            </w:r>
            <w:commentRangeEnd w:id="437"/>
            <w:r w:rsidRPr="00BE273A">
              <w:rPr>
                <w:rStyle w:val="CommentReference"/>
                <w:rFonts w:eastAsiaTheme="minorHAnsi"/>
                <w:sz w:val="24"/>
              </w:rPr>
              <w:commentReference w:id="437"/>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38" w:name="_Toc297322058"/>
      <w:bookmarkStart w:id="439" w:name="_Toc297407703"/>
      <w:bookmarkStart w:id="440" w:name="_Toc298445755"/>
      <w:bookmarkStart w:id="441" w:name="_Toc298681238"/>
      <w:bookmarkStart w:id="442" w:name="_Toc298447480"/>
      <w:r>
        <w:lastRenderedPageBreak/>
        <w:t>The Third Canticle: The Song of the Three Children—Abridged</w:t>
      </w:r>
      <w:r w:rsidR="003641E3">
        <w:rPr>
          <w:rStyle w:val="FootnoteReference"/>
        </w:rPr>
        <w:footnoteReference w:id="84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43"/>
            <w:r w:rsidRPr="00BE273A">
              <w:t xml:space="preserve">Blessed </w:t>
            </w:r>
            <w:commentRangeEnd w:id="443"/>
            <w:r w:rsidRPr="00BE273A">
              <w:rPr>
                <w:rStyle w:val="CommentReference"/>
                <w:rFonts w:eastAsiaTheme="minorHAnsi"/>
                <w:sz w:val="24"/>
              </w:rPr>
              <w:commentReference w:id="443"/>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43"/>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44"/>
            <w:r w:rsidRPr="00BE273A">
              <w:t>heaven</w:t>
            </w:r>
            <w:commentRangeEnd w:id="444"/>
            <w:r w:rsidRPr="00BE273A">
              <w:rPr>
                <w:rStyle w:val="CommentReference"/>
                <w:rFonts w:eastAsiaTheme="minorHAnsi"/>
                <w:sz w:val="24"/>
              </w:rPr>
              <w:commentReference w:id="444"/>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45"/>
            <w:r w:rsidRPr="00BE273A">
              <w:t>falling snow</w:t>
            </w:r>
            <w:commentRangeEnd w:id="445"/>
            <w:r w:rsidRPr="00BE273A">
              <w:rPr>
                <w:rStyle w:val="CommentReference"/>
                <w:rFonts w:eastAsiaTheme="minorHAnsi"/>
                <w:sz w:val="24"/>
              </w:rPr>
              <w:commentReference w:id="445"/>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44"/>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48"/>
            <w:r w:rsidRPr="00BE273A">
              <w:t xml:space="preserve"> </w:t>
            </w:r>
            <w:commentRangeEnd w:id="448"/>
            <w:r w:rsidRPr="00BE273A">
              <w:rPr>
                <w:rStyle w:val="CommentReference"/>
                <w:rFonts w:eastAsiaTheme="minorHAnsi"/>
                <w:sz w:val="24"/>
              </w:rPr>
              <w:commentReference w:id="448"/>
            </w:r>
            <w:r w:rsidRPr="00BE273A">
              <w:t xml:space="preserve">of men; </w:t>
            </w:r>
            <w:r>
              <w:t>[</w:t>
            </w:r>
            <w:r w:rsidRPr="00BE273A">
              <w:t>worship the Lord</w:t>
            </w:r>
            <w:r>
              <w:t>]</w:t>
            </w:r>
            <w:r>
              <w:rPr>
                <w:rStyle w:val="FootnoteReference"/>
              </w:rPr>
              <w:footnoteReference w:id="845"/>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49"/>
            <w:r w:rsidR="003758F4" w:rsidRPr="00BE273A">
              <w:t xml:space="preserve">of </w:t>
            </w:r>
            <w:commentRangeEnd w:id="449"/>
            <w:r w:rsidR="003758F4" w:rsidRPr="00BE273A">
              <w:rPr>
                <w:rStyle w:val="CommentReference"/>
                <w:rFonts w:eastAsiaTheme="minorHAnsi"/>
                <w:sz w:val="24"/>
              </w:rPr>
              <w:commentReference w:id="449"/>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46"/>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lastRenderedPageBreak/>
        <w:t>Psali Batos</w:t>
      </w:r>
      <w:bookmarkEnd w:id="438"/>
      <w:bookmarkEnd w:id="439"/>
      <w:bookmarkEnd w:id="440"/>
      <w:bookmarkEnd w:id="441"/>
      <w:bookmarkEnd w:id="442"/>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1"/>
            <w:r>
              <w:t>Giver</w:t>
            </w:r>
            <w:r w:rsidRPr="00C05A5B">
              <w:t xml:space="preserve"> </w:t>
            </w:r>
            <w:commentRangeEnd w:id="451"/>
            <w:r>
              <w:rPr>
                <w:rStyle w:val="CommentReference"/>
                <w:rFonts w:eastAsiaTheme="minorHAnsi" w:cstheme="minorBidi"/>
                <w:color w:val="auto"/>
                <w:lang w:val="en-CA"/>
              </w:rPr>
              <w:commentReference w:id="45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2"/>
            <w:r w:rsidRPr="00C05A5B">
              <w:t>nanias</w:t>
            </w:r>
            <w:commentRangeEnd w:id="452"/>
            <w:r>
              <w:rPr>
                <w:rStyle w:val="CommentReference"/>
                <w:rFonts w:eastAsiaTheme="minorHAnsi" w:cstheme="minorBidi"/>
                <w:color w:val="auto"/>
                <w:lang w:val="en-CA"/>
              </w:rPr>
              <w:commentReference w:id="45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53"/>
            <w:r w:rsidRPr="00C05A5B">
              <w:t>Morning</w:t>
            </w:r>
            <w:commentRangeEnd w:id="453"/>
            <w:r>
              <w:rPr>
                <w:rStyle w:val="CommentReference"/>
                <w:rFonts w:eastAsiaTheme="minorHAnsi" w:cstheme="minorBidi"/>
                <w:color w:val="auto"/>
                <w:lang w:val="en-CA"/>
              </w:rPr>
              <w:commentReference w:id="45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54"/>
            <w:r w:rsidRPr="00C05A5B">
              <w:t>Emmanuel</w:t>
            </w:r>
            <w:commentRangeEnd w:id="454"/>
            <w:r>
              <w:rPr>
                <w:rStyle w:val="CommentReference"/>
                <w:rFonts w:eastAsiaTheme="minorHAnsi" w:cstheme="minorBidi"/>
                <w:color w:val="auto"/>
                <w:lang w:val="en-CA"/>
              </w:rPr>
              <w:commentReference w:id="45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55"/>
            <w:r w:rsidRPr="00C05A5B">
              <w:t xml:space="preserve">Proclaim </w:t>
            </w:r>
            <w:commentRangeEnd w:id="455"/>
            <w:r>
              <w:rPr>
                <w:rStyle w:val="CommentReference"/>
                <w:rFonts w:eastAsiaTheme="minorHAnsi" w:cstheme="minorBidi"/>
                <w:color w:val="auto"/>
                <w:lang w:val="en-CA"/>
              </w:rPr>
              <w:commentReference w:id="45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56"/>
            <w:r>
              <w:t>persevere</w:t>
            </w:r>
            <w:commentRangeEnd w:id="456"/>
            <w:r>
              <w:rPr>
                <w:rStyle w:val="CommentReference"/>
                <w:rFonts w:eastAsiaTheme="minorHAnsi" w:cstheme="minorBidi"/>
                <w:color w:val="auto"/>
                <w:lang w:val="en-CA"/>
              </w:rPr>
              <w:commentReference w:id="45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57"/>
            <w:r>
              <w:t>presbyters</w:t>
            </w:r>
            <w:commentRangeEnd w:id="457"/>
            <w:r>
              <w:rPr>
                <w:rStyle w:val="CommentReference"/>
                <w:rFonts w:eastAsiaTheme="minorHAnsi" w:cstheme="minorBidi"/>
                <w:color w:val="auto"/>
                <w:lang w:val="en-CA"/>
              </w:rPr>
              <w:commentReference w:id="457"/>
            </w:r>
            <w:r w:rsidRPr="00C05A5B">
              <w:t>:</w:t>
            </w:r>
          </w:p>
          <w:p w14:paraId="0639E799" w14:textId="42F5BA8C" w:rsidR="00D31F38" w:rsidRDefault="00985EC5" w:rsidP="00E35F1F">
            <w:pPr>
              <w:pStyle w:val="EngHang"/>
            </w:pPr>
            <w:r>
              <w:t>“</w:t>
            </w:r>
            <w:commentRangeStart w:id="458"/>
            <w:r w:rsidR="00D31F38">
              <w:t>Bless</w:t>
            </w:r>
            <w:commentRangeEnd w:id="458"/>
            <w:r w:rsidR="00D31F38">
              <w:rPr>
                <w:rStyle w:val="CommentReference"/>
                <w:rFonts w:eastAsiaTheme="minorHAnsi" w:cstheme="minorBidi"/>
                <w:color w:val="auto"/>
                <w:lang w:val="en-CA"/>
              </w:rPr>
              <w:commentReference w:id="45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59"/>
            <w:r>
              <w:t>day</w:t>
            </w:r>
            <w:commentRangeEnd w:id="459"/>
            <w:r>
              <w:rPr>
                <w:rStyle w:val="CommentReference"/>
                <w:rFonts w:eastAsiaTheme="minorHAnsi" w:cstheme="minorBidi"/>
                <w:color w:val="auto"/>
                <w:lang w:val="en-CA"/>
              </w:rPr>
              <w:commentReference w:id="45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60"/>
            <w:r w:rsidRPr="00C05A5B">
              <w:t xml:space="preserve">souls </w:t>
            </w:r>
            <w:commentRangeEnd w:id="460"/>
            <w:r>
              <w:rPr>
                <w:rStyle w:val="CommentReference"/>
                <w:rFonts w:eastAsiaTheme="minorHAnsi" w:cstheme="minorBidi"/>
                <w:color w:val="auto"/>
                <w:lang w:val="en-CA"/>
              </w:rPr>
              <w:commentReference w:id="46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1"/>
            <w:r w:rsidRPr="00C05A5B">
              <w:t>sea</w:t>
            </w:r>
            <w:commentRangeEnd w:id="461"/>
            <w:r>
              <w:rPr>
                <w:rStyle w:val="CommentReference"/>
                <w:rFonts w:eastAsiaTheme="minorHAnsi" w:cstheme="minorBidi"/>
                <w:color w:val="auto"/>
                <w:lang w:val="en-CA"/>
              </w:rPr>
              <w:commentReference w:id="46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2"/>
            <w:r w:rsidR="00D31F38" w:rsidRPr="00C05A5B">
              <w:t xml:space="preserve">all </w:t>
            </w:r>
            <w:commentRangeEnd w:id="462"/>
            <w:r w:rsidR="00D31F38">
              <w:rPr>
                <w:rStyle w:val="CommentReference"/>
                <w:rFonts w:eastAsiaTheme="minorHAnsi" w:cstheme="minorBidi"/>
                <w:color w:val="auto"/>
                <w:lang w:val="en-CA"/>
              </w:rPr>
              <w:commentReference w:id="46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63"/>
            <w:r w:rsidRPr="00C05A5B">
              <w:t>heretics</w:t>
            </w:r>
            <w:commentRangeEnd w:id="463"/>
            <w:r>
              <w:rPr>
                <w:rStyle w:val="CommentReference"/>
                <w:rFonts w:eastAsiaTheme="minorHAnsi" w:cstheme="minorBidi"/>
                <w:color w:val="auto"/>
                <w:lang w:val="en-CA"/>
              </w:rPr>
              <w:commentReference w:id="46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64"/>
            <w:r w:rsidRPr="00C05A5B">
              <w:t xml:space="preserve">spirits </w:t>
            </w:r>
            <w:commentRangeEnd w:id="464"/>
            <w:r>
              <w:rPr>
                <w:rStyle w:val="CommentReference"/>
                <w:rFonts w:eastAsiaTheme="minorHAnsi" w:cstheme="minorBidi"/>
                <w:color w:val="auto"/>
                <w:lang w:val="en-CA"/>
              </w:rPr>
              <w:commentReference w:id="46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65"/>
            <w:r>
              <w:t>contrite</w:t>
            </w:r>
            <w:r w:rsidRPr="00C05A5B">
              <w:t xml:space="preserve"> </w:t>
            </w:r>
            <w:commentRangeEnd w:id="465"/>
            <w:r>
              <w:rPr>
                <w:rStyle w:val="CommentReference"/>
                <w:rFonts w:eastAsiaTheme="minorHAnsi" w:cstheme="minorBidi"/>
                <w:color w:val="auto"/>
                <w:lang w:val="en-CA"/>
              </w:rPr>
              <w:commentReference w:id="465"/>
            </w:r>
            <w:commentRangeStart w:id="466"/>
            <w:r w:rsidRPr="00C05A5B">
              <w:t>hearts</w:t>
            </w:r>
            <w:commentRangeEnd w:id="466"/>
            <w:r>
              <w:rPr>
                <w:rStyle w:val="CommentReference"/>
                <w:rFonts w:eastAsiaTheme="minorHAnsi" w:cstheme="minorBidi"/>
                <w:color w:val="auto"/>
                <w:lang w:val="en-CA"/>
              </w:rPr>
              <w:commentReference w:id="46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67"/>
            <w:r w:rsidRPr="00C05A5B">
              <w:t>Make haste and be very attentive</w:t>
            </w:r>
            <w:commentRangeEnd w:id="467"/>
            <w:r>
              <w:rPr>
                <w:rStyle w:val="CommentReference"/>
                <w:rFonts w:eastAsiaTheme="minorHAnsi" w:cstheme="minorBidi"/>
                <w:color w:val="auto"/>
                <w:lang w:val="en-CA"/>
              </w:rPr>
              <w:commentReference w:id="46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68"/>
            <w:r w:rsidRPr="00C05A5B">
              <w:t xml:space="preserve">righteous </w:t>
            </w:r>
            <w:commentRangeEnd w:id="468"/>
            <w:r>
              <w:rPr>
                <w:rStyle w:val="CommentReference"/>
                <w:rFonts w:eastAsiaTheme="minorHAnsi" w:cstheme="minorBidi"/>
                <w:color w:val="auto"/>
                <w:lang w:val="en-CA"/>
              </w:rPr>
              <w:commentReference w:id="46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69"/>
            <w:r w:rsidR="00D31F38">
              <w:t>condemned</w:t>
            </w:r>
            <w:commentRangeEnd w:id="469"/>
            <w:r w:rsidR="00D31F38">
              <w:rPr>
                <w:rStyle w:val="CommentReference"/>
                <w:rFonts w:eastAsiaTheme="minorHAnsi" w:cstheme="minorBidi"/>
                <w:color w:val="auto"/>
                <w:lang w:val="en-CA"/>
              </w:rPr>
              <w:commentReference w:id="469"/>
            </w:r>
            <w:r w:rsidR="00D31F38" w:rsidRPr="00C05A5B">
              <w:t xml:space="preserve">, </w:t>
            </w:r>
          </w:p>
          <w:p w14:paraId="25CD9610" w14:textId="77777777" w:rsidR="00D31F38" w:rsidRDefault="00D31F38" w:rsidP="00E35F1F">
            <w:pPr>
              <w:pStyle w:val="EngHang"/>
            </w:pPr>
            <w:r w:rsidRPr="00C05A5B">
              <w:t xml:space="preserve">That he may </w:t>
            </w:r>
            <w:commentRangeStart w:id="470"/>
            <w:r w:rsidRPr="00C05A5B">
              <w:t xml:space="preserve">join </w:t>
            </w:r>
            <w:commentRangeEnd w:id="470"/>
            <w:r>
              <w:rPr>
                <w:rStyle w:val="CommentReference"/>
                <w:rFonts w:eastAsiaTheme="minorHAnsi" w:cstheme="minorBidi"/>
                <w:color w:val="auto"/>
                <w:lang w:val="en-CA"/>
              </w:rPr>
              <w:commentReference w:id="47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A43A383"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895112">
        <w:rPr>
          <w:noProof/>
        </w:rPr>
        <w:t>1030</w:t>
      </w:r>
      <w:r>
        <w:fldChar w:fldCharType="end"/>
      </w:r>
      <w:r>
        <w:t>.</w:t>
      </w:r>
    </w:p>
    <w:p w14:paraId="1CC85704" w14:textId="77777777" w:rsidR="00D31F38" w:rsidRDefault="00D31F38" w:rsidP="00F4219E">
      <w:pPr>
        <w:pStyle w:val="Heading3"/>
      </w:pPr>
      <w:bookmarkStart w:id="471" w:name="_Toc297322059"/>
      <w:bookmarkStart w:id="472" w:name="_Toc297407704"/>
      <w:bookmarkStart w:id="473" w:name="_Toc298445756"/>
      <w:bookmarkStart w:id="474" w:name="_Toc298681239"/>
      <w:bookmarkStart w:id="475" w:name="_Toc298447481"/>
      <w:r>
        <w:t>We Follow You</w:t>
      </w:r>
      <w:bookmarkEnd w:id="471"/>
      <w:bookmarkEnd w:id="472"/>
      <w:bookmarkEnd w:id="473"/>
      <w:bookmarkEnd w:id="474"/>
      <w:bookmarkEnd w:id="475"/>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76" w:name="_Toc297322060"/>
      <w:bookmarkStart w:id="477" w:name="_Toc297407705"/>
      <w:bookmarkStart w:id="478" w:name="_Toc298445757"/>
      <w:bookmarkStart w:id="479" w:name="_Toc298681240"/>
      <w:bookmarkStart w:id="480" w:name="_Toc298447482"/>
      <w:bookmarkStart w:id="481" w:name="_Toc308441897"/>
      <w:bookmarkStart w:id="482" w:name="_Ref448228216"/>
      <w:bookmarkStart w:id="483" w:name="_Ref448228224"/>
      <w:r>
        <w:lastRenderedPageBreak/>
        <w:t>The Communion of the Saints</w:t>
      </w:r>
      <w:bookmarkEnd w:id="476"/>
      <w:bookmarkEnd w:id="477"/>
      <w:bookmarkEnd w:id="478"/>
      <w:bookmarkEnd w:id="479"/>
      <w:bookmarkEnd w:id="480"/>
      <w:bookmarkEnd w:id="481"/>
      <w:bookmarkEnd w:id="482"/>
      <w:bookmarkEnd w:id="483"/>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84"/>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84"/>
            <w:r>
              <w:rPr>
                <w:rStyle w:val="CommentReference"/>
                <w:rFonts w:ascii="Garamond" w:hAnsi="Garamond" w:cstheme="minorBidi"/>
                <w:noProof w:val="0"/>
                <w:lang w:val="en-CA"/>
              </w:rPr>
              <w:commentReference w:id="484"/>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85"/>
            <w:r w:rsidRPr="00006239">
              <w:t>My</w:t>
            </w:r>
            <w:commentRangeEnd w:id="485"/>
            <w:r>
              <w:rPr>
                <w:rStyle w:val="CommentReference"/>
                <w:rFonts w:eastAsiaTheme="minorHAnsi" w:cstheme="minorBidi"/>
                <w:color w:val="auto"/>
                <w:lang w:val="en-CA"/>
              </w:rPr>
              <w:commentReference w:id="485"/>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86"/>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86"/>
            <w:r>
              <w:rPr>
                <w:rStyle w:val="CommentReference"/>
                <w:rFonts w:ascii="Garamond" w:hAnsi="Garamond" w:cstheme="minorBidi"/>
                <w:noProof w:val="0"/>
                <w:lang w:val="en-CA"/>
              </w:rPr>
              <w:commentReference w:id="486"/>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87"/>
            <w:r w:rsidRPr="00FC3604">
              <w:t>ⲡⲓϣⲟⲙⲧ ϣⲉ ⲙⲏⲧ ϣ̀ⲙⲏⲛ</w:t>
            </w:r>
            <w:commentRangeEnd w:id="487"/>
            <w:r>
              <w:rPr>
                <w:rStyle w:val="CommentReference"/>
                <w:rFonts w:ascii="Garamond" w:hAnsi="Garamond" w:cstheme="minorBidi"/>
                <w:noProof w:val="0"/>
                <w:lang w:val="en-CA"/>
              </w:rPr>
              <w:commentReference w:id="487"/>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88"/>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88"/>
            <w:r>
              <w:rPr>
                <w:rStyle w:val="CommentReference"/>
                <w:rFonts w:eastAsiaTheme="minorHAnsi" w:cstheme="minorBidi"/>
                <w:color w:val="auto"/>
                <w:lang w:val="en-CA"/>
              </w:rPr>
              <w:commentReference w:id="488"/>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89"/>
            <w:r w:rsidRPr="00645C3A">
              <w:t xml:space="preserve">Pray </w:t>
            </w:r>
            <w:commentRangeEnd w:id="489"/>
            <w:r>
              <w:rPr>
                <w:rStyle w:val="CommentReference"/>
                <w:rFonts w:eastAsiaTheme="minorHAnsi" w:cstheme="minorBidi"/>
                <w:color w:val="auto"/>
                <w:lang w:val="en-CA"/>
              </w:rPr>
              <w:commentReference w:id="489"/>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0"/>
            </w:r>
          </w:p>
        </w:tc>
      </w:tr>
    </w:tbl>
    <w:p w14:paraId="38417DCC" w14:textId="77777777" w:rsidR="00D31F38" w:rsidRDefault="00D31F38" w:rsidP="00D31F38">
      <w:pPr>
        <w:pStyle w:val="Heading4"/>
      </w:pPr>
      <w:bookmarkStart w:id="491" w:name="_Toc298681241"/>
      <w:bookmarkStart w:id="492" w:name="_Toc308441898"/>
      <w:r>
        <w:t xml:space="preserve">A </w:t>
      </w:r>
      <w:commentRangeStart w:id="493"/>
      <w:r>
        <w:t xml:space="preserve">Short </w:t>
      </w:r>
      <w:commentRangeEnd w:id="493"/>
      <w:r>
        <w:rPr>
          <w:rStyle w:val="CommentReference"/>
          <w:rFonts w:eastAsiaTheme="minorHAnsi" w:cstheme="minorBidi"/>
          <w:b w:val="0"/>
          <w:bCs w:val="0"/>
        </w:rPr>
        <w:commentReference w:id="493"/>
      </w:r>
      <w:commentRangeStart w:id="494"/>
      <w:r>
        <w:t xml:space="preserve">Communion </w:t>
      </w:r>
      <w:commentRangeEnd w:id="494"/>
      <w:r>
        <w:rPr>
          <w:rStyle w:val="CommentReference"/>
          <w:rFonts w:eastAsiaTheme="minorHAnsi" w:cstheme="minorBidi"/>
          <w:b w:val="0"/>
          <w:bCs w:val="0"/>
        </w:rPr>
        <w:commentReference w:id="494"/>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495"/>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495"/>
            <w:r>
              <w:rPr>
                <w:rStyle w:val="CommentReference"/>
                <w:rFonts w:ascii="Garamond" w:hAnsi="Garamond" w:cstheme="minorBidi"/>
                <w:noProof w:val="0"/>
                <w:lang w:val="en-CA"/>
              </w:rPr>
              <w:commentReference w:id="495"/>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496"/>
            <w:r w:rsidRPr="00006239">
              <w:t>My</w:t>
            </w:r>
            <w:commentRangeEnd w:id="496"/>
            <w:r>
              <w:rPr>
                <w:rStyle w:val="CommentReference"/>
                <w:rFonts w:eastAsiaTheme="minorHAnsi" w:cstheme="minorBidi"/>
                <w:color w:val="auto"/>
                <w:lang w:val="en-CA"/>
              </w:rPr>
              <w:commentReference w:id="496"/>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497"/>
            <w:r w:rsidRPr="00FC3604">
              <w:t>ⲡⲓϣⲟⲙⲧ ϣⲉ ⲙⲏⲧ ϣ̀ⲙⲏⲛ</w:t>
            </w:r>
            <w:commentRangeEnd w:id="497"/>
            <w:r>
              <w:rPr>
                <w:rStyle w:val="CommentReference"/>
                <w:rFonts w:ascii="Garamond" w:hAnsi="Garamond" w:cstheme="minorBidi"/>
                <w:noProof w:val="0"/>
                <w:lang w:val="en-CA"/>
              </w:rPr>
              <w:commentReference w:id="497"/>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498"/>
            <w:r w:rsidRPr="000100FF">
              <w:t xml:space="preserve">Pray </w:t>
            </w:r>
            <w:commentRangeEnd w:id="498"/>
            <w:r>
              <w:rPr>
                <w:rStyle w:val="CommentReference"/>
                <w:rFonts w:eastAsiaTheme="minorHAnsi" w:cstheme="minorBidi"/>
                <w:color w:val="auto"/>
                <w:lang w:val="en-CA"/>
              </w:rPr>
              <w:commentReference w:id="498"/>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499"/>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499"/>
            <w:r>
              <w:rPr>
                <w:rStyle w:val="CommentReference"/>
                <w:rFonts w:eastAsiaTheme="minorHAnsi" w:cstheme="minorBidi"/>
                <w:color w:val="auto"/>
                <w:lang w:val="en-CA"/>
              </w:rPr>
              <w:commentReference w:id="499"/>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0" w:name="_Ref448228235"/>
      <w:r>
        <w:rPr>
          <w:lang w:val="en-US"/>
        </w:rPr>
        <w:t>The Doxologies</w:t>
      </w:r>
      <w:bookmarkEnd w:id="491"/>
      <w:bookmarkEnd w:id="492"/>
      <w:bookmarkEnd w:id="500"/>
    </w:p>
    <w:p w14:paraId="04E32178" w14:textId="5CD5C5BF" w:rsidR="00D31F38" w:rsidRDefault="00D31F38" w:rsidP="00D31F38">
      <w:pPr>
        <w:pStyle w:val="Rubric"/>
        <w:rPr>
          <w:lang w:val="en-US"/>
        </w:rPr>
      </w:pPr>
      <w:bookmarkStart w:id="501"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895112">
        <w:rPr>
          <w:noProof/>
          <w:lang w:val="en-US"/>
        </w:rPr>
        <w:t>86</w:t>
      </w:r>
      <w:r>
        <w:rPr>
          <w:lang w:val="en-US"/>
        </w:rPr>
        <w:fldChar w:fldCharType="end"/>
      </w:r>
      <w:r>
        <w:rPr>
          <w:lang w:val="en-US"/>
        </w:rPr>
        <w:t>.</w:t>
      </w:r>
    </w:p>
    <w:p w14:paraId="1887BB95" w14:textId="77777777" w:rsidR="00D31F38" w:rsidRDefault="00D31F38" w:rsidP="00D31F38">
      <w:pPr>
        <w:pStyle w:val="Heading4"/>
        <w:rPr>
          <w:lang w:val="en-US"/>
        </w:rPr>
      </w:pPr>
      <w:bookmarkStart w:id="502" w:name="_Toc308441900"/>
      <w:bookmarkStart w:id="503" w:name="_Ref434487886"/>
      <w:bookmarkStart w:id="504" w:name="_Ref434487891"/>
      <w:r>
        <w:rPr>
          <w:lang w:val="en-US"/>
        </w:rPr>
        <w:t>The Doxology of the Virgin for Midnight Praise</w:t>
      </w:r>
      <w:bookmarkEnd w:id="502"/>
      <w:bookmarkEnd w:id="503"/>
      <w:bookmarkEnd w:id="504"/>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05"/>
            <w:r>
              <w:t>Godhead</w:t>
            </w:r>
            <w:commentRangeEnd w:id="505"/>
            <w:r>
              <w:rPr>
                <w:rStyle w:val="CommentReference"/>
                <w:rFonts w:eastAsiaTheme="minorHAnsi" w:cstheme="minorBidi"/>
                <w:color w:val="auto"/>
                <w:lang w:val="en-CA"/>
              </w:rPr>
              <w:commentReference w:id="505"/>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06"/>
            <w:r>
              <w:t xml:space="preserve">to </w:t>
            </w:r>
            <w:commentRangeEnd w:id="506"/>
            <w:r>
              <w:rPr>
                <w:rStyle w:val="CommentReference"/>
                <w:rFonts w:eastAsiaTheme="minorHAnsi" w:cstheme="minorBidi"/>
                <w:color w:val="auto"/>
                <w:lang w:val="en-CA"/>
              </w:rPr>
              <w:commentReference w:id="506"/>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47"/>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07"/>
            <w:r>
              <w:t xml:space="preserve">faithful </w:t>
            </w:r>
            <w:commentRangeEnd w:id="507"/>
            <w:r>
              <w:rPr>
                <w:rStyle w:val="CommentReference"/>
                <w:rFonts w:eastAsiaTheme="minorHAnsi" w:cstheme="minorBidi"/>
                <w:color w:val="auto"/>
                <w:lang w:val="en-CA"/>
              </w:rPr>
              <w:commentReference w:id="507"/>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51A76D47"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895112">
        <w:rPr>
          <w:noProof/>
          <w:lang w:val="en-US"/>
        </w:rPr>
        <w:t>1037</w:t>
      </w:r>
      <w:r>
        <w:rPr>
          <w:lang w:val="en-US"/>
        </w:rPr>
        <w:fldChar w:fldCharType="end"/>
      </w:r>
      <w:r>
        <w:rPr>
          <w:lang w:val="en-US"/>
        </w:rPr>
        <w:t>.</w:t>
      </w:r>
    </w:p>
    <w:p w14:paraId="367F23ED" w14:textId="77777777" w:rsidR="00D31F38" w:rsidRDefault="00D31F38" w:rsidP="00D31F38">
      <w:pPr>
        <w:pStyle w:val="Heading4"/>
        <w:rPr>
          <w:lang w:val="en-US"/>
        </w:rPr>
      </w:pPr>
      <w:bookmarkStart w:id="508" w:name="_Toc308441901"/>
      <w:r>
        <w:rPr>
          <w:lang w:val="en-US"/>
        </w:rPr>
        <w:t>The Conclusion of the Doxologies</w:t>
      </w:r>
      <w:bookmarkEnd w:id="501"/>
      <w:bookmarkEnd w:id="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48"/>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09" w:name="_Ref448228501"/>
      <w:bookmarkStart w:id="510" w:name="_Ref448228505"/>
      <w:r>
        <w:t>The Fourth Canticle</w:t>
      </w:r>
      <w:bookmarkEnd w:id="509"/>
      <w:bookmarkEnd w:id="510"/>
    </w:p>
    <w:p w14:paraId="575FD42E" w14:textId="77777777" w:rsidR="00D31F38" w:rsidRDefault="00D31F38" w:rsidP="00D31F38">
      <w:pPr>
        <w:pStyle w:val="Heading4"/>
      </w:pPr>
      <w:bookmarkStart w:id="511" w:name="_Toc410196423"/>
      <w:bookmarkStart w:id="512" w:name="_Toc410196925"/>
      <w:bookmarkStart w:id="513" w:name="_Ref434580708"/>
      <w:bookmarkStart w:id="514" w:name="_Ref434580714"/>
      <w:r>
        <w:t>The Fourth Canticle</w:t>
      </w:r>
      <w:bookmarkEnd w:id="511"/>
      <w:bookmarkEnd w:id="512"/>
      <w:bookmarkEnd w:id="513"/>
      <w:bookmarkEnd w:id="514"/>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15" w:name="_Toc297322062"/>
      <w:bookmarkStart w:id="516" w:name="_Toc297407707"/>
      <w:bookmarkStart w:id="517" w:name="_Toc298445759"/>
      <w:bookmarkStart w:id="518" w:name="_Toc298681245"/>
      <w:bookmarkStart w:id="519" w:name="_Toc298447484"/>
      <w:r>
        <w:rPr>
          <w:lang w:val="en-US"/>
        </w:rPr>
        <w:t>Psalm 148</w:t>
      </w:r>
      <w:bookmarkEnd w:id="515"/>
      <w:bookmarkEnd w:id="516"/>
      <w:bookmarkEnd w:id="517"/>
      <w:bookmarkEnd w:id="518"/>
      <w:bookmarkEnd w:id="519"/>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49"/>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0"/>
            <w:commentRangeStart w:id="521"/>
            <w:r w:rsidRPr="00FC3604">
              <w:t>For</w:t>
            </w:r>
            <w:commentRangeEnd w:id="520"/>
            <w:r w:rsidRPr="00FC3604">
              <w:rPr>
                <w:rStyle w:val="CommentReference"/>
                <w:rFonts w:cstheme="minorBidi"/>
                <w:color w:val="auto"/>
                <w:lang w:val="en-CA"/>
              </w:rPr>
              <w:commentReference w:id="520"/>
            </w:r>
            <w:r w:rsidRPr="00FC3604">
              <w:t xml:space="preserve"> He spoke and </w:t>
            </w:r>
            <w:r w:rsidRPr="00FC3604">
              <w:rPr>
                <w:color w:val="auto"/>
              </w:rPr>
              <w:t>they</w:t>
            </w:r>
            <w:r w:rsidRPr="00FC3604">
              <w:t xml:space="preserve"> came to be!</w:t>
            </w:r>
            <w:commentRangeEnd w:id="521"/>
            <w:r>
              <w:rPr>
                <w:rStyle w:val="CommentReference"/>
                <w:rFonts w:cstheme="minorBidi"/>
                <w:color w:val="auto"/>
                <w:lang w:val="en-CA"/>
              </w:rPr>
              <w:commentReference w:id="521"/>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2"/>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2"/>
            <w:r w:rsidR="00D31F38">
              <w:rPr>
                <w:rStyle w:val="CommentReference"/>
                <w:rFonts w:eastAsiaTheme="minorHAnsi" w:cstheme="minorBidi"/>
                <w:color w:val="auto"/>
                <w:lang w:val="en-CA"/>
              </w:rPr>
              <w:commentReference w:id="522"/>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23"/>
            <w:r w:rsidRPr="00FC3604">
              <w:t>Praise the Lord from the earth!</w:t>
            </w:r>
            <w:commentRangeEnd w:id="523"/>
            <w:r>
              <w:rPr>
                <w:rStyle w:val="CommentReference"/>
                <w:rFonts w:cstheme="minorBidi"/>
                <w:color w:val="auto"/>
                <w:lang w:val="en-CA"/>
              </w:rPr>
              <w:commentReference w:id="523"/>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24"/>
            <w:r w:rsidRPr="007425E1">
              <w:rPr>
                <w:rFonts w:eastAsiaTheme="minorHAnsi"/>
              </w:rPr>
              <w:t xml:space="preserve">His </w:t>
            </w:r>
            <w:commentRangeEnd w:id="524"/>
            <w:r>
              <w:rPr>
                <w:rStyle w:val="CommentReference"/>
                <w:rFonts w:eastAsiaTheme="minorHAnsi" w:cstheme="minorBidi"/>
                <w:color w:val="auto"/>
                <w:lang w:val="en-CA"/>
              </w:rPr>
              <w:commentReference w:id="524"/>
            </w:r>
            <w:r w:rsidRPr="007425E1">
              <w:rPr>
                <w:rFonts w:eastAsiaTheme="minorHAnsi"/>
              </w:rPr>
              <w:t>glory is above the earth and heaven</w:t>
            </w:r>
            <w:r w:rsidR="00A17656">
              <w:rPr>
                <w:rStyle w:val="FootnoteReference"/>
                <w:rFonts w:eastAsiaTheme="minorHAnsi"/>
              </w:rPr>
              <w:footnoteReference w:id="850"/>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1"/>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25" w:name="_Toc297322063"/>
      <w:bookmarkStart w:id="526" w:name="_Toc297407708"/>
      <w:bookmarkStart w:id="527" w:name="_Toc298445760"/>
      <w:bookmarkStart w:id="528" w:name="_Toc298681246"/>
      <w:bookmarkStart w:id="529" w:name="_Toc298447485"/>
      <w:r>
        <w:rPr>
          <w:lang w:val="en-US"/>
        </w:rPr>
        <w:t>Psalm 149</w:t>
      </w:r>
      <w:bookmarkEnd w:id="525"/>
      <w:bookmarkEnd w:id="526"/>
      <w:bookmarkEnd w:id="527"/>
      <w:bookmarkEnd w:id="528"/>
      <w:bookmarkEnd w:id="529"/>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0"/>
            <w:r w:rsidRPr="007425E1">
              <w:rPr>
                <w:rFonts w:eastAsiaTheme="minorHAnsi"/>
              </w:rPr>
              <w:t>chorus</w:t>
            </w:r>
            <w:commentRangeEnd w:id="530"/>
            <w:r>
              <w:rPr>
                <w:rStyle w:val="CommentReference"/>
                <w:rFonts w:eastAsiaTheme="minorHAnsi" w:cstheme="minorBidi"/>
                <w:color w:val="auto"/>
                <w:lang w:val="en-CA"/>
              </w:rPr>
              <w:commentReference w:id="530"/>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1"/>
            <w:r w:rsidRPr="007425E1">
              <w:rPr>
                <w:rFonts w:eastAsiaTheme="minorHAnsi"/>
              </w:rPr>
              <w:t xml:space="preserve"> </w:t>
            </w:r>
            <w:commentRangeEnd w:id="531"/>
            <w:r>
              <w:rPr>
                <w:rStyle w:val="CommentReference"/>
                <w:rFonts w:eastAsiaTheme="minorHAnsi" w:cstheme="minorBidi"/>
                <w:color w:val="auto"/>
                <w:lang w:val="en-CA"/>
              </w:rPr>
              <w:commentReference w:id="531"/>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2"/>
            <w:r w:rsidR="00D31F38">
              <w:t>rejoice</w:t>
            </w:r>
            <w:r w:rsidR="00D31F38" w:rsidRPr="007425E1">
              <w:t xml:space="preserve"> </w:t>
            </w:r>
            <w:commentRangeEnd w:id="532"/>
            <w:r w:rsidR="00D31F38">
              <w:rPr>
                <w:rStyle w:val="CommentReference"/>
                <w:rFonts w:cstheme="minorBidi"/>
                <w:color w:val="auto"/>
                <w:lang w:val="en-CA"/>
              </w:rPr>
              <w:commentReference w:id="532"/>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33"/>
            <w:r w:rsidRPr="007425E1">
              <w:rPr>
                <w:rFonts w:eastAsiaTheme="minorHAnsi"/>
              </w:rPr>
              <w:t>mouth</w:t>
            </w:r>
            <w:commentRangeEnd w:id="533"/>
            <w:r w:rsidR="002275C0">
              <w:rPr>
                <w:rFonts w:eastAsiaTheme="minorHAnsi"/>
              </w:rPr>
              <w:t>s</w:t>
            </w:r>
            <w:r>
              <w:rPr>
                <w:rStyle w:val="CommentReference"/>
                <w:rFonts w:eastAsiaTheme="minorHAnsi" w:cstheme="minorBidi"/>
                <w:color w:val="auto"/>
                <w:lang w:val="en-CA"/>
              </w:rPr>
              <w:commentReference w:id="533"/>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34"/>
            <w:r>
              <w:t>rebukes</w:t>
            </w:r>
            <w:r w:rsidRPr="007425E1">
              <w:t xml:space="preserve"> </w:t>
            </w:r>
            <w:commentRangeEnd w:id="534"/>
            <w:r>
              <w:rPr>
                <w:rStyle w:val="CommentReference"/>
                <w:rFonts w:cstheme="minorBidi"/>
                <w:color w:val="auto"/>
                <w:lang w:val="en-CA"/>
              </w:rPr>
              <w:commentReference w:id="534"/>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35" w:name="_Toc297322064"/>
      <w:bookmarkStart w:id="536" w:name="_Toc297407709"/>
      <w:bookmarkStart w:id="537" w:name="_Toc298445761"/>
      <w:bookmarkStart w:id="538" w:name="_Toc298681247"/>
      <w:bookmarkStart w:id="539" w:name="_Toc298447486"/>
      <w:r>
        <w:rPr>
          <w:lang w:val="en-US"/>
        </w:rPr>
        <w:t>Psalm 150</w:t>
      </w:r>
      <w:bookmarkEnd w:id="535"/>
      <w:bookmarkEnd w:id="536"/>
      <w:bookmarkEnd w:id="537"/>
      <w:bookmarkEnd w:id="538"/>
      <w:bookmarkEnd w:id="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0"/>
            <w:r w:rsidRPr="007425E1">
              <w:t xml:space="preserve">psaltery </w:t>
            </w:r>
            <w:commentRangeEnd w:id="540"/>
            <w:r>
              <w:rPr>
                <w:rStyle w:val="CommentReference"/>
                <w:rFonts w:cstheme="minorBidi"/>
                <w:color w:val="auto"/>
                <w:lang w:val="en-CA"/>
              </w:rPr>
              <w:commentReference w:id="540"/>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1"/>
            <w:r w:rsidRPr="007425E1">
              <w:t>chorus</w:t>
            </w:r>
            <w:commentRangeEnd w:id="541"/>
            <w:r>
              <w:rPr>
                <w:rStyle w:val="CommentReference"/>
                <w:rFonts w:cstheme="minorBidi"/>
                <w:color w:val="auto"/>
                <w:lang w:val="en-CA"/>
              </w:rPr>
              <w:commentReference w:id="541"/>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06C6C4F4"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895112">
        <w:rPr>
          <w:noProof/>
        </w:rPr>
        <w:t>428</w:t>
      </w:r>
      <w:r>
        <w:fldChar w:fldCharType="end"/>
      </w:r>
      <w:r>
        <w:t xml:space="preserve">, or Seasonal Psali (see </w:t>
      </w:r>
      <w:r>
        <w:fldChar w:fldCharType="begin"/>
      </w:r>
      <w:r>
        <w:instrText xml:space="preserve"> PAGEREF _Ref448471804 \h </w:instrText>
      </w:r>
      <w:r>
        <w:fldChar w:fldCharType="separate"/>
      </w:r>
      <w:r w:rsidR="00895112">
        <w:rPr>
          <w:noProof/>
        </w:rPr>
        <w:t>619</w:t>
      </w:r>
      <w:r>
        <w:fldChar w:fldCharType="end"/>
      </w:r>
      <w:r>
        <w:t>).</w:t>
      </w:r>
    </w:p>
    <w:p w14:paraId="38CFB0EB" w14:textId="0919C436" w:rsidR="00823768" w:rsidRDefault="00823768" w:rsidP="00823768">
      <w:pPr>
        <w:pStyle w:val="Heading3"/>
      </w:pPr>
      <w:r>
        <w:t>Prophecies After the Canticles for the Vigil of Joyous Saturday</w:t>
      </w:r>
    </w:p>
    <w:p w14:paraId="0D02FDD6" w14:textId="351319C0" w:rsidR="00823768" w:rsidRDefault="00823768" w:rsidP="00823768">
      <w:pPr>
        <w:pStyle w:val="Heading4"/>
      </w:pPr>
      <w:r>
        <w:t>The Prayer of Baruch the Prophet</w:t>
      </w:r>
    </w:p>
    <w:p w14:paraId="46D0B9AF" w14:textId="77777777" w:rsidR="00823768" w:rsidRPr="0040319E" w:rsidRDefault="00823768" w:rsidP="00823768">
      <w:pPr>
        <w:pStyle w:val="Rubric"/>
      </w:pPr>
      <w:r>
        <w:t>(Baruch 2:11-15. Coptic rite: Joyous Saturday. A Plea for Mercy and Deliverance)</w:t>
      </w:r>
    </w:p>
    <w:p w14:paraId="5070383A" w14:textId="77777777" w:rsidR="00823768" w:rsidRDefault="00823768" w:rsidP="00823768">
      <w:pPr>
        <w:pStyle w:val="EnglishHangNoCoptic"/>
      </w:pPr>
      <w:r w:rsidRPr="00224A73">
        <w:t>11</w:t>
      </w:r>
      <w:r>
        <w:t xml:space="preserve"> And now, O Lord God of Israel,</w:t>
      </w:r>
    </w:p>
    <w:p w14:paraId="7C29F81C" w14:textId="77777777" w:rsidR="00823768" w:rsidRDefault="00823768" w:rsidP="00823768">
      <w:pPr>
        <w:pStyle w:val="EnglishHangNoCoptic"/>
        <w:ind w:firstLine="0"/>
      </w:pPr>
      <w:r>
        <w:t>Who brought</w:t>
      </w:r>
      <w:r w:rsidRPr="00224A73">
        <w:t xml:space="preserve"> Your people </w:t>
      </w:r>
      <w:r>
        <w:t>out of the land of Egypt</w:t>
      </w:r>
    </w:p>
    <w:p w14:paraId="712051B7" w14:textId="77777777" w:rsidR="00823768" w:rsidRDefault="00823768" w:rsidP="00823768">
      <w:pPr>
        <w:pStyle w:val="EnglishHangNoCoptic"/>
        <w:ind w:firstLine="0"/>
      </w:pPr>
      <w:r>
        <w:t>with a mighty hand,</w:t>
      </w:r>
    </w:p>
    <w:p w14:paraId="7FEBC9F2" w14:textId="77777777" w:rsidR="00823768" w:rsidRDefault="00823768" w:rsidP="00823768">
      <w:pPr>
        <w:pStyle w:val="EnglishHangNoCoptic"/>
        <w:ind w:firstLine="0"/>
      </w:pPr>
      <w:r>
        <w:t>with signs and wonders,</w:t>
      </w:r>
    </w:p>
    <w:p w14:paraId="13AF3B7C" w14:textId="77777777" w:rsidR="00823768" w:rsidRDefault="00823768" w:rsidP="00823768">
      <w:pPr>
        <w:pStyle w:val="EnglishHangNoCoptic"/>
        <w:ind w:firstLine="0"/>
      </w:pPr>
      <w:r w:rsidRPr="00224A73">
        <w:t>with great p</w:t>
      </w:r>
      <w:r>
        <w:t>ower and with outstretched arm,</w:t>
      </w:r>
    </w:p>
    <w:p w14:paraId="4489AD2F" w14:textId="77777777" w:rsidR="00823768" w:rsidRDefault="00823768" w:rsidP="00823768">
      <w:pPr>
        <w:pStyle w:val="EnglishHangNoCoptic"/>
        <w:ind w:firstLine="0"/>
      </w:pPr>
      <w:r w:rsidRPr="00224A73">
        <w:t>and</w:t>
      </w:r>
      <w:r>
        <w:t xml:space="preserve"> made a name for Yourself,</w:t>
      </w:r>
    </w:p>
    <w:p w14:paraId="70C5B332" w14:textId="77777777" w:rsidR="00823768" w:rsidRDefault="00823768" w:rsidP="00823768">
      <w:pPr>
        <w:pStyle w:val="EnglishHangEndNoCoptic"/>
        <w:ind w:firstLine="0"/>
      </w:pPr>
      <w:r>
        <w:t>which continues to this day,</w:t>
      </w:r>
    </w:p>
    <w:p w14:paraId="6B787E2C" w14:textId="77777777" w:rsidR="00823768" w:rsidRDefault="00823768" w:rsidP="00823768">
      <w:pPr>
        <w:pStyle w:val="EnglishHangNoCoptic"/>
      </w:pPr>
      <w:r w:rsidRPr="00224A73">
        <w:t>12</w:t>
      </w:r>
      <w:r>
        <w:t xml:space="preserve"> </w:t>
      </w:r>
      <w:r w:rsidRPr="00224A73">
        <w:t>we</w:t>
      </w:r>
      <w:r>
        <w:t xml:space="preserve"> have sinned and been ungodly,</w:t>
      </w:r>
    </w:p>
    <w:p w14:paraId="088D4550" w14:textId="77777777" w:rsidR="00823768" w:rsidRDefault="00823768" w:rsidP="00823768">
      <w:pPr>
        <w:pStyle w:val="EnglishHangNoCoptic"/>
        <w:ind w:firstLine="0"/>
      </w:pPr>
      <w:r>
        <w:t>we have done wrong, O Lord our God,</w:t>
      </w:r>
    </w:p>
    <w:p w14:paraId="2EA8D41F" w14:textId="77777777" w:rsidR="00823768" w:rsidRDefault="00823768" w:rsidP="00823768">
      <w:pPr>
        <w:pStyle w:val="EnglishHangEndNoCoptic"/>
        <w:ind w:firstLine="0"/>
      </w:pPr>
      <w:r w:rsidRPr="00224A73">
        <w:t>against all Your c</w:t>
      </w:r>
      <w:r>
        <w:t>ommandments.</w:t>
      </w:r>
    </w:p>
    <w:p w14:paraId="1DDE7CBC" w14:textId="77777777" w:rsidR="00823768" w:rsidRDefault="00823768" w:rsidP="00823768">
      <w:pPr>
        <w:pStyle w:val="EnglishHangNoCoptic"/>
      </w:pPr>
      <w:r w:rsidRPr="00224A73">
        <w:t>13L</w:t>
      </w:r>
      <w:r>
        <w:t xml:space="preserve"> </w:t>
      </w:r>
      <w:r w:rsidRPr="00224A73">
        <w:t>e</w:t>
      </w:r>
      <w:r>
        <w:t>t Your wrath turn away from us,</w:t>
      </w:r>
    </w:p>
    <w:p w14:paraId="7B63F91B" w14:textId="77777777" w:rsidR="00823768" w:rsidRDefault="00823768" w:rsidP="00823768">
      <w:pPr>
        <w:pStyle w:val="EnglishHangNoCoptic"/>
        <w:ind w:firstLine="0"/>
      </w:pPr>
      <w:r>
        <w:t>for only a few of us remain</w:t>
      </w:r>
    </w:p>
    <w:p w14:paraId="45588595" w14:textId="77777777" w:rsidR="00823768" w:rsidRDefault="00823768" w:rsidP="00823768">
      <w:pPr>
        <w:pStyle w:val="EnglishHangEndNoCoptic"/>
        <w:ind w:firstLine="0"/>
      </w:pPr>
      <w:r w:rsidRPr="00224A73">
        <w:t xml:space="preserve">within the </w:t>
      </w:r>
      <w:r>
        <w:t>nations where You scattered us.</w:t>
      </w:r>
    </w:p>
    <w:p w14:paraId="700979DF" w14:textId="77777777" w:rsidR="00823768" w:rsidRDefault="00823768" w:rsidP="00823768">
      <w:pPr>
        <w:pStyle w:val="EnglishHangNoCoptic"/>
      </w:pPr>
      <w:r w:rsidRPr="00224A73">
        <w:t>14</w:t>
      </w:r>
      <w:r>
        <w:t xml:space="preserve"> </w:t>
      </w:r>
      <w:r w:rsidRPr="00224A73">
        <w:t>O Lord, he</w:t>
      </w:r>
      <w:r>
        <w:t>ar our prayer and our supplication,</w:t>
      </w:r>
    </w:p>
    <w:p w14:paraId="36954A90" w14:textId="77777777" w:rsidR="00823768" w:rsidRDefault="00823768" w:rsidP="00823768">
      <w:pPr>
        <w:pStyle w:val="EnglishHangNoCoptic"/>
        <w:ind w:firstLine="0"/>
      </w:pPr>
      <w:r w:rsidRPr="00224A73">
        <w:t>an</w:t>
      </w:r>
      <w:r>
        <w:t>d</w:t>
      </w:r>
      <w:r w:rsidRPr="00497E1E">
        <w:t xml:space="preserve"> </w:t>
      </w:r>
      <w:r>
        <w:t>deliver us for Your own sake,</w:t>
      </w:r>
    </w:p>
    <w:p w14:paraId="185A352E" w14:textId="77777777" w:rsidR="00823768" w:rsidRDefault="00823768" w:rsidP="00823768">
      <w:pPr>
        <w:pStyle w:val="EnglishHangEndNoCoptic"/>
        <w:ind w:firstLine="0"/>
      </w:pPr>
      <w:r w:rsidRPr="00224A73">
        <w:t>and grant us mercy before those who have carried us into e</w:t>
      </w:r>
      <w:r>
        <w:t>xile,</w:t>
      </w:r>
    </w:p>
    <w:p w14:paraId="57B6E865" w14:textId="77777777" w:rsidR="00823768" w:rsidRDefault="00823768" w:rsidP="00823768">
      <w:pPr>
        <w:pStyle w:val="EnglishHangNoCoptic"/>
      </w:pPr>
      <w:r w:rsidRPr="00224A73">
        <w:t>15</w:t>
      </w:r>
      <w:r>
        <w:t xml:space="preserve"> </w:t>
      </w:r>
      <w:r w:rsidRPr="00224A73">
        <w:t>in order that t</w:t>
      </w:r>
      <w:r>
        <w:t>he whole earth may come to know</w:t>
      </w:r>
    </w:p>
    <w:p w14:paraId="1EFE5DDC" w14:textId="77777777" w:rsidR="00823768" w:rsidRDefault="00823768" w:rsidP="00823768">
      <w:pPr>
        <w:pStyle w:val="EnglishHangNoCoptic"/>
        <w:ind w:firstLine="0"/>
      </w:pPr>
      <w:r>
        <w:lastRenderedPageBreak/>
        <w:t>that You are the Lord our God,</w:t>
      </w:r>
    </w:p>
    <w:p w14:paraId="1F637B5E" w14:textId="77777777" w:rsidR="00823768" w:rsidRDefault="00823768" w:rsidP="00823768">
      <w:pPr>
        <w:pStyle w:val="EnglishHangEndNoCoptic"/>
        <w:ind w:firstLine="0"/>
      </w:pPr>
      <w:r w:rsidRPr="00224A73">
        <w:t xml:space="preserve">for Israel and his </w:t>
      </w:r>
      <w:r>
        <w:t>descendants are called by Your N</w:t>
      </w:r>
      <w:r w:rsidRPr="00224A73">
        <w:t>ame.</w:t>
      </w:r>
    </w:p>
    <w:p w14:paraId="468092B3" w14:textId="77777777" w:rsidR="00823768" w:rsidRDefault="00823768" w:rsidP="00823768">
      <w:pPr>
        <w:pStyle w:val="Heading4"/>
      </w:pPr>
      <w:r>
        <w:t>The Prayer of Elias the Prophet</w:t>
      </w:r>
    </w:p>
    <w:p w14:paraId="4D88B6CA" w14:textId="77777777" w:rsidR="00823768" w:rsidRPr="0040319E" w:rsidRDefault="00823768" w:rsidP="00823768">
      <w:pPr>
        <w:pStyle w:val="Rubric"/>
      </w:pPr>
      <w:r>
        <w:t>(3 Kings 18:36-39. Coptic rite: Joyous Saturday. The Victory over Ba’al)</w:t>
      </w:r>
    </w:p>
    <w:p w14:paraId="10D95474" w14:textId="77777777" w:rsidR="00823768" w:rsidRDefault="00823768" w:rsidP="00823768">
      <w:pPr>
        <w:pStyle w:val="EnglishHangNoCoptic"/>
      </w:pPr>
      <w:r>
        <w:t>36 After this, Elias cried out to heaven and said,</w:t>
      </w:r>
    </w:p>
    <w:p w14:paraId="7C899D49" w14:textId="77777777" w:rsidR="00823768" w:rsidRDefault="00823768" w:rsidP="00823768">
      <w:pPr>
        <w:pStyle w:val="EnglishHangNoCoptic"/>
        <w:ind w:firstLine="0"/>
      </w:pPr>
      <w:r>
        <w:t>“O Lord God of Abraham, Isaac, and Israel,</w:t>
      </w:r>
    </w:p>
    <w:p w14:paraId="4663EDBC" w14:textId="77777777" w:rsidR="00823768" w:rsidRDefault="00823768" w:rsidP="00823768">
      <w:pPr>
        <w:pStyle w:val="EnglishHangNoCoptic"/>
        <w:ind w:firstLine="0"/>
      </w:pPr>
      <w:r>
        <w:t>answer me, O Lord, answer me this day with fire,</w:t>
      </w:r>
    </w:p>
    <w:p w14:paraId="02A414A6" w14:textId="77777777" w:rsidR="00823768" w:rsidRDefault="00823768" w:rsidP="00823768">
      <w:pPr>
        <w:pStyle w:val="EnglishHangNoCoptic"/>
        <w:ind w:firstLine="0"/>
      </w:pPr>
      <w:r>
        <w:t>and let this people know You are Lord, God of Israel,</w:t>
      </w:r>
    </w:p>
    <w:p w14:paraId="6BB8E57D" w14:textId="77777777" w:rsidR="00823768" w:rsidRDefault="00823768" w:rsidP="00823768">
      <w:pPr>
        <w:pStyle w:val="EnglishHangEndNoCoptic"/>
        <w:ind w:firstLine="0"/>
      </w:pPr>
      <w:r>
        <w:t>and I am Your servant; and I have done all these things on Your account.</w:t>
      </w:r>
    </w:p>
    <w:p w14:paraId="2F48EDAA" w14:textId="77777777" w:rsidR="00823768" w:rsidRDefault="00823768" w:rsidP="00823768">
      <w:pPr>
        <w:pStyle w:val="EnglishHangNoCoptic"/>
      </w:pPr>
      <w:r>
        <w:t>37 Answer me, O Lord, answer me with fire,</w:t>
      </w:r>
    </w:p>
    <w:p w14:paraId="1BD269E7" w14:textId="77777777" w:rsidR="00823768" w:rsidRDefault="00823768" w:rsidP="00823768">
      <w:pPr>
        <w:pStyle w:val="EnglishHangNoCoptic"/>
        <w:ind w:firstLine="0"/>
      </w:pPr>
      <w:r>
        <w:t>and let these people know You are the Lord God,</w:t>
      </w:r>
    </w:p>
    <w:p w14:paraId="72357FE8" w14:textId="77777777" w:rsidR="00823768" w:rsidRDefault="00823768" w:rsidP="00823768">
      <w:pPr>
        <w:pStyle w:val="EnglishHangEndNoCoptic"/>
        <w:ind w:firstLine="0"/>
      </w:pPr>
      <w:r>
        <w:t>so as to turn the heart of this people back.”</w:t>
      </w:r>
    </w:p>
    <w:p w14:paraId="0978E1F1" w14:textId="77777777" w:rsidR="00823768" w:rsidRDefault="00823768" w:rsidP="00823768">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7D809B5C" w14:textId="77777777" w:rsidR="00823768" w:rsidRDefault="00823768" w:rsidP="00823768">
      <w:pPr>
        <w:pStyle w:val="Heading4"/>
      </w:pPr>
      <w:r>
        <w:t>The Prayer of David the Prophet</w:t>
      </w:r>
    </w:p>
    <w:p w14:paraId="49D51D32" w14:textId="77777777" w:rsidR="00823768" w:rsidRDefault="00823768" w:rsidP="00823768">
      <w:pPr>
        <w:pStyle w:val="Rubric"/>
      </w:pPr>
      <w:r>
        <w:t xml:space="preserve">(1 Chronicles 29:10-13. Coptic rite: Joyous Saturday. </w:t>
      </w:r>
      <w:r w:rsidRPr="00EA4CF1">
        <w:t>With this, King David blessed the Lord before all the assembly, saying,</w:t>
      </w:r>
      <w:r>
        <w:t>)</w:t>
      </w:r>
    </w:p>
    <w:p w14:paraId="0FCDDBE9" w14:textId="77777777" w:rsidR="00823768" w:rsidRDefault="00823768" w:rsidP="00823768">
      <w:pPr>
        <w:pStyle w:val="EnglishHangNoCoptic"/>
      </w:pPr>
      <w:r w:rsidRPr="00EA4CF1">
        <w:t>“Blessed</w:t>
      </w:r>
      <w:r>
        <w:t xml:space="preserve"> are You, O Lord God of Israel,</w:t>
      </w:r>
    </w:p>
    <w:p w14:paraId="677A3DD4" w14:textId="77777777" w:rsidR="00823768" w:rsidRDefault="00823768" w:rsidP="00823768">
      <w:pPr>
        <w:pStyle w:val="EnglishHangEndNoCoptic"/>
        <w:ind w:firstLine="0"/>
      </w:pPr>
      <w:r w:rsidRPr="00EA4CF1">
        <w:t>our</w:t>
      </w:r>
      <w:r>
        <w:t xml:space="preserve"> Father, unto the ages of ages.</w:t>
      </w:r>
    </w:p>
    <w:p w14:paraId="57A2D318" w14:textId="77777777" w:rsidR="00823768" w:rsidRDefault="00823768" w:rsidP="00823768">
      <w:pPr>
        <w:pStyle w:val="EnglishHangNoCoptic"/>
      </w:pPr>
      <w:r w:rsidRPr="00EA4CF1">
        <w:t>11</w:t>
      </w:r>
      <w:r>
        <w:t xml:space="preserve"> Yours, O Lord, is the greatness</w:t>
      </w:r>
    </w:p>
    <w:p w14:paraId="1C891AD6" w14:textId="77777777" w:rsidR="00823768" w:rsidRDefault="00823768" w:rsidP="00823768">
      <w:pPr>
        <w:pStyle w:val="EnglishHangNoCoptic"/>
        <w:ind w:firstLine="0"/>
      </w:pPr>
      <w:r>
        <w:t>and the power and the glory</w:t>
      </w:r>
    </w:p>
    <w:p w14:paraId="52D7326C" w14:textId="77777777" w:rsidR="00823768" w:rsidRDefault="00823768" w:rsidP="00823768">
      <w:pPr>
        <w:pStyle w:val="EnglishHangNoCoptic"/>
        <w:ind w:firstLine="0"/>
      </w:pPr>
      <w:r>
        <w:t>and the victory and the might.</w:t>
      </w:r>
    </w:p>
    <w:p w14:paraId="24B6394B" w14:textId="77777777" w:rsidR="00823768" w:rsidRDefault="00823768" w:rsidP="00823768">
      <w:pPr>
        <w:pStyle w:val="EnglishHangNoCoptic"/>
        <w:ind w:firstLine="0"/>
      </w:pPr>
      <w:r>
        <w:t>You have dominion over all that is</w:t>
      </w:r>
    </w:p>
    <w:p w14:paraId="7DC0C6D6" w14:textId="77777777" w:rsidR="00823768" w:rsidRDefault="00823768" w:rsidP="00823768">
      <w:pPr>
        <w:pStyle w:val="EnglishHangNoCoptic"/>
        <w:ind w:firstLine="0"/>
      </w:pPr>
      <w:r>
        <w:t>in heaven and on the earth.</w:t>
      </w:r>
    </w:p>
    <w:p w14:paraId="679902B7" w14:textId="77777777" w:rsidR="00823768" w:rsidRDefault="00823768" w:rsidP="00823768">
      <w:pPr>
        <w:pStyle w:val="EnglishHangNoCoptic"/>
        <w:ind w:firstLine="0"/>
      </w:pPr>
      <w:r w:rsidRPr="00EA4CF1">
        <w:t xml:space="preserve">Every king and </w:t>
      </w:r>
      <w:r>
        <w:t>nation</w:t>
      </w:r>
    </w:p>
    <w:p w14:paraId="740A13CC" w14:textId="77777777" w:rsidR="00823768" w:rsidRDefault="00823768" w:rsidP="00823768">
      <w:pPr>
        <w:pStyle w:val="EnglishHangEndNoCoptic"/>
        <w:ind w:firstLine="0"/>
      </w:pPr>
      <w:r w:rsidRPr="00EA4CF1">
        <w:t>is th</w:t>
      </w:r>
      <w:r>
        <w:t>rown into confusion before You.</w:t>
      </w:r>
    </w:p>
    <w:p w14:paraId="41A679D6" w14:textId="77777777" w:rsidR="00823768" w:rsidRDefault="00823768" w:rsidP="00823768">
      <w:pPr>
        <w:pStyle w:val="EnglishHangNoCoptic"/>
      </w:pPr>
      <w:r w:rsidRPr="00EA4CF1">
        <w:t>12</w:t>
      </w:r>
      <w:r>
        <w:t xml:space="preserve"> </w:t>
      </w:r>
      <w:r w:rsidRPr="00EA4CF1">
        <w:t>Fro</w:t>
      </w:r>
      <w:r>
        <w:t xml:space="preserve">m You are the wealth </w:t>
      </w:r>
      <w:r w:rsidRPr="00EA4CF1">
        <w:t>and</w:t>
      </w:r>
      <w:r>
        <w:t xml:space="preserve"> glory.</w:t>
      </w:r>
    </w:p>
    <w:p w14:paraId="2A9CE2FB" w14:textId="77777777" w:rsidR="00823768" w:rsidRDefault="00823768" w:rsidP="00823768">
      <w:pPr>
        <w:pStyle w:val="EnglishHangNoCoptic"/>
        <w:ind w:firstLine="0"/>
      </w:pPr>
      <w:r>
        <w:t>You reigns over all, Lord, and ruler of all rule.</w:t>
      </w:r>
    </w:p>
    <w:p w14:paraId="5FBC81A9" w14:textId="77777777" w:rsidR="00823768" w:rsidRDefault="00823768" w:rsidP="00823768">
      <w:pPr>
        <w:pStyle w:val="EnglishHangNoCoptic"/>
        <w:ind w:firstLine="0"/>
      </w:pPr>
      <w:r w:rsidRPr="00EA4CF1">
        <w:t>In Yo</w:t>
      </w:r>
      <w:r>
        <w:t>ur hand is power and authority,</w:t>
      </w:r>
    </w:p>
    <w:p w14:paraId="5DC71F5D" w14:textId="77777777" w:rsidR="00823768" w:rsidRDefault="00823768" w:rsidP="00823768">
      <w:pPr>
        <w:pStyle w:val="EnglishHangNoCoptic"/>
        <w:ind w:firstLine="0"/>
      </w:pPr>
      <w:r w:rsidRPr="00EA4CF1">
        <w:t xml:space="preserve">and </w:t>
      </w:r>
      <w:r>
        <w:t>it is in Your hand, almighty one,</w:t>
      </w:r>
    </w:p>
    <w:p w14:paraId="3B0B0D00" w14:textId="77777777" w:rsidR="00823768" w:rsidRDefault="00823768" w:rsidP="00823768">
      <w:pPr>
        <w:pStyle w:val="EnglishHangEndNoCoptic"/>
        <w:ind w:firstLine="0"/>
      </w:pPr>
      <w:r w:rsidRPr="00EA4CF1">
        <w:t>to inc</w:t>
      </w:r>
      <w:r>
        <w:t>rease and establish all things.</w:t>
      </w:r>
    </w:p>
    <w:p w14:paraId="31FE8727" w14:textId="77777777" w:rsidR="00823768" w:rsidRDefault="00823768" w:rsidP="00823768">
      <w:pPr>
        <w:pStyle w:val="EnglishHangNoCoptic"/>
      </w:pPr>
      <w:r w:rsidRPr="00EA4CF1">
        <w:lastRenderedPageBreak/>
        <w:t>13</w:t>
      </w:r>
      <w:r>
        <w:t xml:space="preserve"> </w:t>
      </w:r>
      <w:r w:rsidRPr="00EA4CF1">
        <w:t>And no</w:t>
      </w:r>
      <w:r>
        <w:t>w, Lord, we confess</w:t>
      </w:r>
      <w:r>
        <w:rPr>
          <w:rStyle w:val="FootnoteReference"/>
        </w:rPr>
        <w:footnoteReference w:id="852"/>
      </w:r>
      <w:r>
        <w:t xml:space="preserve"> You,</w:t>
      </w:r>
    </w:p>
    <w:p w14:paraId="0C93A7F5" w14:textId="77777777" w:rsidR="00823768" w:rsidRDefault="00823768" w:rsidP="00823768">
      <w:pPr>
        <w:pStyle w:val="EnglishHangEndNoCoptic"/>
        <w:ind w:firstLine="0"/>
      </w:pPr>
      <w:r>
        <w:t>and we praise Your glorious N</w:t>
      </w:r>
      <w:r w:rsidRPr="00EA4CF1">
        <w:t>ame.</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w:t>
      </w:r>
      <w:r w:rsidR="00823768" w:rsidRPr="00924E6C">
        <w:lastRenderedPageBreak/>
        <w:t>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w:t>
      </w:r>
      <w:r>
        <w:lastRenderedPageBreak/>
        <w:t>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lastRenderedPageBreak/>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42" w:name="_Ref448228521"/>
      <w:bookmarkStart w:id="543" w:name="_Ref448228524"/>
      <w:bookmarkStart w:id="544" w:name="_Ref448471720"/>
      <w:bookmarkStart w:id="545" w:name="_Toc448696629"/>
      <w:r>
        <w:lastRenderedPageBreak/>
        <w:t>The Annual Psalis and Theotokia</w:t>
      </w:r>
      <w:bookmarkEnd w:id="542"/>
      <w:bookmarkEnd w:id="543"/>
      <w:bookmarkEnd w:id="544"/>
      <w:bookmarkEnd w:id="545"/>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46" w:name="_Toc448696630"/>
      <w:r>
        <w:lastRenderedPageBreak/>
        <w:t>Sunday</w:t>
      </w:r>
      <w:bookmarkEnd w:id="546"/>
    </w:p>
    <w:p w14:paraId="45726092" w14:textId="77777777" w:rsidR="00E35F1F" w:rsidRDefault="00E35F1F" w:rsidP="00E35F1F">
      <w:pPr>
        <w:pStyle w:val="Heading3"/>
        <w:rPr>
          <w:lang w:val="en-US"/>
        </w:rPr>
      </w:pPr>
      <w:bookmarkStart w:id="547" w:name="_Toc297322066"/>
      <w:bookmarkStart w:id="548" w:name="_Toc297407711"/>
      <w:bookmarkStart w:id="549" w:name="_Toc298445763"/>
      <w:bookmarkStart w:id="550" w:name="_Toc298447488"/>
      <w:bookmarkStart w:id="551" w:name="_Toc308441905"/>
      <w:r>
        <w:rPr>
          <w:lang w:val="en-US"/>
        </w:rPr>
        <w:t>The Sunday Psali for the Lord</w:t>
      </w:r>
      <w:bookmarkEnd w:id="547"/>
      <w:bookmarkEnd w:id="548"/>
      <w:bookmarkEnd w:id="549"/>
      <w:bookmarkEnd w:id="550"/>
      <w:bookmarkEnd w:id="551"/>
    </w:p>
    <w:p w14:paraId="136558CF" w14:textId="2DAE99D4" w:rsidR="006F0694" w:rsidRPr="00CE3852" w:rsidRDefault="00E35F1F" w:rsidP="006F0694">
      <w:pPr>
        <w:pStyle w:val="Heading5non-TOC"/>
        <w:rPr>
          <w:lang w:val="en-US"/>
        </w:rPr>
      </w:pPr>
      <w:commentRangeStart w:id="55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2"/>
      <w:r>
        <w:rPr>
          <w:rStyle w:val="CommentReference"/>
          <w:rFonts w:ascii="Garamond" w:eastAsiaTheme="minorHAnsi" w:hAnsi="Garamond" w:cstheme="minorBidi"/>
        </w:rPr>
        <w:commentReference w:id="5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53"/>
            <w:r w:rsidRPr="00FC3604">
              <w:t>ⲛⲏⲓ</w:t>
            </w:r>
            <w:commentRangeEnd w:id="553"/>
            <w:r>
              <w:rPr>
                <w:rStyle w:val="CommentReference"/>
                <w:rFonts w:ascii="Garamond" w:hAnsi="Garamond" w:cstheme="minorBidi"/>
                <w:noProof w:val="0"/>
                <w:lang w:val="en-CA"/>
              </w:rPr>
              <w:commentReference w:id="553"/>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54"/>
            <w:r w:rsidRPr="005832A1">
              <w:t xml:space="preserve">praise </w:t>
            </w:r>
            <w:commentRangeEnd w:id="554"/>
            <w:r w:rsidRPr="005832A1">
              <w:rPr>
                <w:rStyle w:val="CommentReference"/>
                <w:rFonts w:eastAsiaTheme="minorHAnsi"/>
                <w:sz w:val="24"/>
              </w:rPr>
              <w:commentReference w:id="554"/>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55"/>
            <w:r w:rsidRPr="005832A1">
              <w:t>Earth</w:t>
            </w:r>
            <w:commentRangeEnd w:id="555"/>
            <w:r w:rsidRPr="005832A1">
              <w:rPr>
                <w:rStyle w:val="CommentReference"/>
                <w:rFonts w:eastAsiaTheme="minorHAnsi"/>
                <w:sz w:val="24"/>
              </w:rPr>
              <w:commentReference w:id="555"/>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56"/>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56"/>
            <w:r>
              <w:rPr>
                <w:rStyle w:val="CommentReference"/>
                <w:rFonts w:ascii="Garamond" w:hAnsi="Garamond" w:cstheme="minorBidi"/>
                <w:noProof w:val="0"/>
                <w:lang w:val="en-CA"/>
              </w:rPr>
              <w:commentReference w:id="556"/>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57"/>
            <w:r w:rsidRPr="005832A1">
              <w:t xml:space="preserve">Make haste </w:t>
            </w:r>
            <w:commentRangeEnd w:id="557"/>
            <w:r w:rsidRPr="005832A1">
              <w:rPr>
                <w:rStyle w:val="CommentReference"/>
                <w:rFonts w:eastAsiaTheme="minorHAnsi"/>
                <w:sz w:val="24"/>
              </w:rPr>
              <w:commentReference w:id="557"/>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58"/>
            <w:r w:rsidRPr="005832A1">
              <w:rPr>
                <w:rFonts w:eastAsiaTheme="minorHAnsi"/>
              </w:rPr>
              <w:t xml:space="preserve">different </w:t>
            </w:r>
            <w:commentRangeEnd w:id="558"/>
            <w:r w:rsidRPr="005832A1">
              <w:rPr>
                <w:rStyle w:val="CommentReference"/>
                <w:rFonts w:eastAsiaTheme="minorHAnsi"/>
                <w:sz w:val="24"/>
              </w:rPr>
              <w:commentReference w:id="558"/>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59"/>
            <w:r w:rsidRPr="005832A1">
              <w:t>truth</w:t>
            </w:r>
            <w:commentRangeEnd w:id="559"/>
            <w:r w:rsidRPr="005832A1">
              <w:rPr>
                <w:rStyle w:val="CommentReference"/>
                <w:rFonts w:eastAsiaTheme="minorHAnsi"/>
                <w:sz w:val="24"/>
              </w:rPr>
              <w:commentReference w:id="559"/>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0"/>
            <w:r w:rsidRPr="005832A1">
              <w:t xml:space="preserve">longsuffering </w:t>
            </w:r>
            <w:commentRangeEnd w:id="560"/>
            <w:r w:rsidRPr="005832A1">
              <w:rPr>
                <w:rStyle w:val="CommentReference"/>
                <w:rFonts w:eastAsiaTheme="minorHAnsi"/>
                <w:sz w:val="24"/>
              </w:rPr>
              <w:commentReference w:id="560"/>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1"/>
            <w:r w:rsidRPr="005832A1">
              <w:t xml:space="preserve">I rise </w:t>
            </w:r>
            <w:commentRangeEnd w:id="561"/>
            <w:r w:rsidRPr="005832A1">
              <w:rPr>
                <w:rStyle w:val="CommentReference"/>
                <w:rFonts w:eastAsiaTheme="minorHAnsi"/>
                <w:sz w:val="24"/>
              </w:rPr>
              <w:commentReference w:id="561"/>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2"/>
            <w:r w:rsidRPr="005832A1">
              <w:t>sweet</w:t>
            </w:r>
            <w:commentRangeEnd w:id="562"/>
            <w:r w:rsidRPr="005832A1">
              <w:rPr>
                <w:rStyle w:val="CommentReference"/>
                <w:rFonts w:eastAsiaTheme="minorHAnsi"/>
                <w:sz w:val="24"/>
              </w:rPr>
              <w:commentReference w:id="562"/>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63"/>
            <w:r w:rsidRPr="005832A1">
              <w:rPr>
                <w:rFonts w:eastAsiaTheme="minorHAnsi"/>
              </w:rPr>
              <w:t>Oh, how I love</w:t>
            </w:r>
            <w:commentRangeEnd w:id="563"/>
            <w:r w:rsidRPr="005832A1">
              <w:rPr>
                <w:rStyle w:val="CommentReference"/>
                <w:rFonts w:eastAsiaTheme="minorHAnsi"/>
                <w:sz w:val="24"/>
              </w:rPr>
              <w:commentReference w:id="563"/>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64"/>
            <w:r w:rsidRPr="005832A1">
              <w:rPr>
                <w:rFonts w:eastAsiaTheme="minorHAnsi"/>
              </w:rPr>
              <w:t xml:space="preserve">of </w:t>
            </w:r>
            <w:commentRangeEnd w:id="564"/>
            <w:r w:rsidRPr="005832A1">
              <w:rPr>
                <w:rStyle w:val="CommentReference"/>
                <w:rFonts w:eastAsiaTheme="minorHAnsi"/>
                <w:sz w:val="24"/>
              </w:rPr>
              <w:commentReference w:id="564"/>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65"/>
            <w:r w:rsidRPr="005832A1">
              <w:t>truth</w:t>
            </w:r>
            <w:commentRangeEnd w:id="565"/>
            <w:r w:rsidRPr="005832A1">
              <w:rPr>
                <w:rStyle w:val="CommentReference"/>
                <w:rFonts w:eastAsiaTheme="minorHAnsi"/>
                <w:sz w:val="24"/>
              </w:rPr>
              <w:commentReference w:id="565"/>
            </w:r>
            <w:r w:rsidR="008A107E">
              <w:rPr>
                <w:rStyle w:val="FootnoteReference"/>
              </w:rPr>
              <w:footnoteReference w:id="85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66"/>
            <w:r w:rsidRPr="005832A1">
              <w:t xml:space="preserve">true </w:t>
            </w:r>
            <w:commentRangeEnd w:id="566"/>
            <w:r w:rsidRPr="005832A1">
              <w:rPr>
                <w:rStyle w:val="CommentReference"/>
                <w:rFonts w:eastAsiaTheme="minorHAnsi"/>
                <w:sz w:val="24"/>
              </w:rPr>
              <w:commentReference w:id="566"/>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67"/>
            <w:r>
              <w:t xml:space="preserve">Whenever </w:t>
            </w:r>
            <w:commentRangeEnd w:id="567"/>
            <w:r>
              <w:rPr>
                <w:rStyle w:val="CommentReference"/>
                <w:rFonts w:eastAsiaTheme="minorHAnsi" w:cstheme="minorBidi"/>
                <w:color w:val="auto"/>
                <w:lang w:val="en-CA"/>
              </w:rPr>
              <w:commentReference w:id="567"/>
            </w:r>
            <w:r>
              <w:t>we</w:t>
            </w:r>
          </w:p>
          <w:p w14:paraId="1820B153" w14:textId="77777777" w:rsidR="00E35F1F" w:rsidRDefault="00E35F1F" w:rsidP="00E35F1F">
            <w:pPr>
              <w:pStyle w:val="EngHang"/>
            </w:pPr>
            <w:commentRangeStart w:id="568"/>
            <w:r>
              <w:t xml:space="preserve">Gather </w:t>
            </w:r>
            <w:commentRangeEnd w:id="568"/>
            <w:r>
              <w:rPr>
                <w:rStyle w:val="CommentReference"/>
                <w:rFonts w:eastAsiaTheme="minorHAnsi" w:cstheme="minorBidi"/>
                <w:color w:val="auto"/>
                <w:lang w:val="en-CA"/>
              </w:rPr>
              <w:commentReference w:id="568"/>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69"/>
            <w:r>
              <w:t xml:space="preserve">will </w:t>
            </w:r>
            <w:commentRangeEnd w:id="569"/>
            <w:r>
              <w:rPr>
                <w:rStyle w:val="CommentReference"/>
                <w:rFonts w:eastAsiaTheme="minorHAnsi" w:cstheme="minorBidi"/>
                <w:color w:val="auto"/>
                <w:lang w:val="en-CA"/>
              </w:rPr>
              <w:commentReference w:id="569"/>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0"/>
            <w:r>
              <w:t xml:space="preserve">Deliver </w:t>
            </w:r>
            <w:commentRangeEnd w:id="570"/>
            <w:r>
              <w:rPr>
                <w:rStyle w:val="CommentReference"/>
                <w:rFonts w:eastAsiaTheme="minorHAnsi" w:cstheme="minorBidi"/>
                <w:color w:val="auto"/>
                <w:lang w:val="en-CA"/>
              </w:rPr>
              <w:commentReference w:id="570"/>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1"/>
            <w:r w:rsidRPr="00A16DFE">
              <w:rPr>
                <w:rFonts w:eastAsiaTheme="minorHAnsi"/>
              </w:rPr>
              <w:t xml:space="preserve">come </w:t>
            </w:r>
            <w:commentRangeEnd w:id="571"/>
            <w:r>
              <w:rPr>
                <w:rStyle w:val="CommentReference"/>
                <w:rFonts w:eastAsiaTheme="minorHAnsi" w:cstheme="minorBidi"/>
                <w:color w:val="auto"/>
                <w:lang w:val="en-CA"/>
              </w:rPr>
              <w:commentReference w:id="571"/>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2"/>
            <w:r>
              <w:rPr>
                <w:rFonts w:eastAsiaTheme="minorHAnsi"/>
              </w:rPr>
              <w:t>be</w:t>
            </w:r>
            <w:r w:rsidRPr="00A16DFE">
              <w:rPr>
                <w:rFonts w:eastAsiaTheme="minorHAnsi"/>
              </w:rPr>
              <w:t xml:space="preserve"> </w:t>
            </w:r>
            <w:commentRangeEnd w:id="572"/>
            <w:r>
              <w:rPr>
                <w:rStyle w:val="CommentReference"/>
                <w:rFonts w:eastAsiaTheme="minorHAnsi" w:cstheme="minorBidi"/>
                <w:color w:val="auto"/>
                <w:lang w:val="en-CA"/>
              </w:rPr>
              <w:commentReference w:id="572"/>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73" w:name="_Toc297322067"/>
      <w:bookmarkStart w:id="574" w:name="_Toc297407712"/>
      <w:bookmarkStart w:id="575" w:name="_Toc298445764"/>
      <w:bookmarkStart w:id="576" w:name="_Toc298681249"/>
      <w:bookmarkStart w:id="577" w:name="_Toc298447489"/>
      <w:bookmarkStart w:id="578" w:name="_Toc308441906"/>
      <w:r>
        <w:rPr>
          <w:lang w:val="en-US"/>
        </w:rPr>
        <w:lastRenderedPageBreak/>
        <w:t>The Sunday Theotokia</w:t>
      </w:r>
      <w:bookmarkEnd w:id="573"/>
      <w:bookmarkEnd w:id="574"/>
      <w:bookmarkEnd w:id="575"/>
      <w:bookmarkEnd w:id="576"/>
      <w:bookmarkEnd w:id="577"/>
      <w:bookmarkEnd w:id="578"/>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79" w:name="_Toc298445765"/>
      <w:bookmarkStart w:id="580" w:name="_Toc298681250"/>
      <w:bookmarkStart w:id="581" w:name="_Toc298447490"/>
      <w:r>
        <w:rPr>
          <w:lang w:val="en-US"/>
        </w:rPr>
        <w:t>Part One</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2"/>
            <w:r w:rsidRPr="007425E1">
              <w:rPr>
                <w:rFonts w:eastAsiaTheme="minorHAnsi"/>
              </w:rPr>
              <w:t>Of the Covenant</w:t>
            </w:r>
            <w:commentRangeEnd w:id="582"/>
            <w:r>
              <w:rPr>
                <w:rStyle w:val="CommentReference"/>
                <w:rFonts w:eastAsiaTheme="minorHAnsi" w:cstheme="minorBidi"/>
                <w:color w:val="auto"/>
                <w:lang w:val="en-CA"/>
              </w:rPr>
              <w:commentReference w:id="582"/>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83"/>
            <w:r>
              <w:rPr>
                <w:rFonts w:eastAsiaTheme="minorHAnsi"/>
              </w:rPr>
              <w:t>sprinkling</w:t>
            </w:r>
            <w:commentRangeEnd w:id="583"/>
            <w:r>
              <w:rPr>
                <w:rStyle w:val="CommentReference"/>
                <w:rFonts w:eastAsiaTheme="minorHAnsi" w:cstheme="minorBidi"/>
                <w:color w:val="auto"/>
                <w:lang w:val="en-CA"/>
              </w:rPr>
              <w:commentReference w:id="583"/>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84"/>
            <w:r>
              <w:rPr>
                <w:rFonts w:eastAsiaTheme="minorHAnsi"/>
              </w:rPr>
              <w:t>dwelt</w:t>
            </w:r>
            <w:commentRangeEnd w:id="584"/>
            <w:r>
              <w:rPr>
                <w:rStyle w:val="CommentReference"/>
                <w:rFonts w:eastAsiaTheme="minorHAnsi" w:cstheme="minorBidi"/>
                <w:color w:val="auto"/>
                <w:lang w:val="en-CA"/>
              </w:rPr>
              <w:commentReference w:id="584"/>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85"/>
            <w:r>
              <w:t xml:space="preserve">Magnify </w:t>
            </w:r>
            <w:commentRangeEnd w:id="585"/>
            <w:r>
              <w:rPr>
                <w:rStyle w:val="CommentReference"/>
                <w:rFonts w:eastAsiaTheme="minorHAnsi" w:cstheme="minorBidi"/>
                <w:color w:val="auto"/>
                <w:lang w:val="en-CA"/>
              </w:rPr>
              <w:commentReference w:id="585"/>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86"/>
            <w:r>
              <w:t xml:space="preserve">obtain </w:t>
            </w:r>
            <w:commentRangeEnd w:id="586"/>
            <w:r>
              <w:rPr>
                <w:rStyle w:val="CommentReference"/>
                <w:rFonts w:eastAsiaTheme="minorHAnsi" w:cstheme="minorBidi"/>
                <w:color w:val="auto"/>
                <w:lang w:val="en-CA"/>
              </w:rPr>
              <w:commentReference w:id="586"/>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87" w:name="_Toc298445766"/>
      <w:bookmarkStart w:id="588" w:name="_Toc298681251"/>
      <w:bookmarkStart w:id="589"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87"/>
      <w:bookmarkEnd w:id="588"/>
      <w:bookmarkEnd w:id="589"/>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0"/>
            <w:r>
              <w:rPr>
                <w:rFonts w:eastAsiaTheme="minorHAnsi"/>
              </w:rPr>
              <w:t xml:space="preserve">type </w:t>
            </w:r>
            <w:commentRangeEnd w:id="590"/>
            <w:r>
              <w:rPr>
                <w:rStyle w:val="CommentReference"/>
                <w:rFonts w:eastAsiaTheme="minorHAnsi" w:cstheme="minorBidi"/>
                <w:color w:val="auto"/>
                <w:lang w:val="en-CA"/>
              </w:rPr>
              <w:commentReference w:id="590"/>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1"/>
            <w:r>
              <w:t xml:space="preserve">one </w:t>
            </w:r>
            <w:commentRangeEnd w:id="591"/>
            <w:r>
              <w:rPr>
                <w:rStyle w:val="CommentReference"/>
                <w:rFonts w:eastAsiaTheme="minorHAnsi" w:cstheme="minorBidi"/>
                <w:color w:val="auto"/>
                <w:lang w:val="en-CA"/>
              </w:rPr>
              <w:commentReference w:id="591"/>
            </w:r>
            <w:r>
              <w:t>from two,</w:t>
            </w:r>
          </w:p>
          <w:p w14:paraId="12509199" w14:textId="77777777" w:rsidR="00E35F1F" w:rsidRDefault="00E35F1F" w:rsidP="00E35F1F">
            <w:pPr>
              <w:pStyle w:val="EngHang"/>
            </w:pPr>
            <w:r>
              <w:t xml:space="preserve">A </w:t>
            </w:r>
            <w:commentRangeStart w:id="592"/>
            <w:r>
              <w:t xml:space="preserve">Holy </w:t>
            </w:r>
            <w:commentRangeEnd w:id="592"/>
            <w:r>
              <w:rPr>
                <w:rStyle w:val="CommentReference"/>
                <w:rFonts w:eastAsiaTheme="minorHAnsi" w:cstheme="minorBidi"/>
                <w:color w:val="auto"/>
                <w:lang w:val="en-CA"/>
              </w:rPr>
              <w:commentReference w:id="592"/>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593"/>
            <w:r>
              <w:rPr>
                <w:rFonts w:eastAsiaTheme="minorHAnsi"/>
              </w:rPr>
              <w:t xml:space="preserve">Begotten </w:t>
            </w:r>
            <w:commentRangeEnd w:id="593"/>
            <w:r>
              <w:rPr>
                <w:rStyle w:val="CommentReference"/>
                <w:rFonts w:eastAsiaTheme="minorHAnsi" w:cstheme="minorBidi"/>
                <w:color w:val="auto"/>
                <w:lang w:val="en-CA"/>
              </w:rPr>
              <w:commentReference w:id="593"/>
            </w:r>
            <w:r>
              <w:rPr>
                <w:rFonts w:eastAsiaTheme="minorHAnsi"/>
              </w:rPr>
              <w:t>without seed,</w:t>
            </w:r>
          </w:p>
          <w:p w14:paraId="47914132" w14:textId="77777777" w:rsidR="00E35F1F" w:rsidRDefault="00E35F1F" w:rsidP="00E35F1F">
            <w:pPr>
              <w:pStyle w:val="EngHang"/>
              <w:rPr>
                <w:rFonts w:eastAsiaTheme="minorHAnsi"/>
              </w:rPr>
            </w:pPr>
            <w:commentRangeStart w:id="594"/>
            <w:r>
              <w:rPr>
                <w:rFonts w:eastAsiaTheme="minorHAnsi"/>
              </w:rPr>
              <w:t xml:space="preserve">Consubstantial </w:t>
            </w:r>
            <w:commentRangeEnd w:id="594"/>
            <w:r>
              <w:rPr>
                <w:rStyle w:val="CommentReference"/>
                <w:rFonts w:eastAsiaTheme="minorHAnsi" w:cstheme="minorBidi"/>
                <w:color w:val="auto"/>
                <w:lang w:val="en-CA"/>
              </w:rPr>
              <w:commentReference w:id="594"/>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595"/>
            <w:r>
              <w:rPr>
                <w:rFonts w:eastAsiaTheme="minorHAnsi"/>
              </w:rPr>
              <w:t xml:space="preserve">made one </w:t>
            </w:r>
            <w:commentRangeEnd w:id="595"/>
            <w:r>
              <w:rPr>
                <w:rStyle w:val="CommentReference"/>
                <w:rFonts w:eastAsiaTheme="minorHAnsi" w:cstheme="minorBidi"/>
                <w:color w:val="auto"/>
                <w:lang w:val="en-CA"/>
              </w:rPr>
              <w:commentReference w:id="595"/>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596"/>
            <w:r>
              <w:t xml:space="preserve">The </w:t>
            </w:r>
            <w:commentRangeEnd w:id="596"/>
            <w:r>
              <w:rPr>
                <w:rStyle w:val="CommentReference"/>
                <w:rFonts w:eastAsiaTheme="minorHAnsi" w:cstheme="minorBidi"/>
                <w:color w:val="auto"/>
                <w:lang w:val="en-CA"/>
              </w:rPr>
              <w:commentReference w:id="596"/>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597"/>
            <w:r>
              <w:rPr>
                <w:rFonts w:eastAsiaTheme="minorHAnsi"/>
              </w:rPr>
              <w:t xml:space="preserve">Purple </w:t>
            </w:r>
            <w:commentRangeEnd w:id="597"/>
            <w:r>
              <w:rPr>
                <w:rStyle w:val="CommentReference"/>
                <w:rFonts w:eastAsiaTheme="minorHAnsi" w:cstheme="minorBidi"/>
                <w:color w:val="auto"/>
                <w:lang w:val="en-CA"/>
              </w:rPr>
              <w:commentReference w:id="597"/>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598"/>
            <w:r>
              <w:rPr>
                <w:rFonts w:eastAsiaTheme="minorHAnsi"/>
              </w:rPr>
              <w:t xml:space="preserve">fine </w:t>
            </w:r>
            <w:commentRangeEnd w:id="598"/>
            <w:r>
              <w:rPr>
                <w:rStyle w:val="CommentReference"/>
                <w:rFonts w:eastAsiaTheme="minorHAnsi" w:cstheme="minorBidi"/>
                <w:color w:val="auto"/>
                <w:lang w:val="en-CA"/>
              </w:rPr>
              <w:commentReference w:id="598"/>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599"/>
            <w:r>
              <w:rPr>
                <w:rFonts w:eastAsiaTheme="minorHAnsi"/>
              </w:rPr>
              <w:t xml:space="preserve">wood </w:t>
            </w:r>
            <w:commentRangeEnd w:id="599"/>
            <w:r>
              <w:rPr>
                <w:rStyle w:val="CommentReference"/>
                <w:rFonts w:eastAsiaTheme="minorHAnsi" w:cstheme="minorBidi"/>
                <w:color w:val="auto"/>
                <w:lang w:val="en-CA"/>
              </w:rPr>
              <w:commentReference w:id="599"/>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00"/>
            <w:r>
              <w:t xml:space="preserve">Magnify </w:t>
            </w:r>
            <w:commentRangeEnd w:id="600"/>
            <w:r>
              <w:rPr>
                <w:rStyle w:val="CommentReference"/>
                <w:rFonts w:eastAsiaTheme="minorHAnsi" w:cstheme="minorBidi"/>
                <w:color w:val="auto"/>
                <w:lang w:val="en-CA"/>
              </w:rPr>
              <w:commentReference w:id="600"/>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1"/>
            <w:r>
              <w:t xml:space="preserve">obtain </w:t>
            </w:r>
            <w:commentRangeEnd w:id="601"/>
            <w:r>
              <w:rPr>
                <w:rStyle w:val="CommentReference"/>
                <w:rFonts w:eastAsiaTheme="minorHAnsi" w:cstheme="minorBidi"/>
                <w:color w:val="auto"/>
                <w:lang w:val="en-CA"/>
              </w:rPr>
              <w:commentReference w:id="601"/>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02" w:name="_Toc298445767"/>
      <w:bookmarkStart w:id="603" w:name="_Toc298681252"/>
      <w:bookmarkStart w:id="604"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02"/>
      <w:bookmarkEnd w:id="603"/>
      <w:bookmarkEnd w:id="604"/>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05"/>
            <w:r>
              <w:rPr>
                <w:rFonts w:eastAsiaTheme="minorHAnsi"/>
              </w:rPr>
              <w:t>Cherubs</w:t>
            </w:r>
            <w:commentRangeEnd w:id="605"/>
            <w:r>
              <w:rPr>
                <w:rStyle w:val="CommentReference"/>
                <w:rFonts w:eastAsiaTheme="minorHAnsi" w:cstheme="minorBidi"/>
                <w:color w:val="auto"/>
                <w:lang w:val="en-CA"/>
              </w:rPr>
              <w:commentReference w:id="605"/>
            </w:r>
          </w:p>
          <w:p w14:paraId="338C43D3" w14:textId="65EF4612" w:rsidR="00E35F1F" w:rsidRPr="001A0083" w:rsidRDefault="00E35F1F" w:rsidP="00E35F1F">
            <w:pPr>
              <w:pStyle w:val="EngHangEnd"/>
            </w:pPr>
            <w:commentRangeStart w:id="606"/>
            <w:r>
              <w:rPr>
                <w:rFonts w:eastAsiaTheme="minorHAnsi"/>
              </w:rPr>
              <w:t xml:space="preserve">Forged </w:t>
            </w:r>
            <w:commentRangeEnd w:id="606"/>
            <w:r>
              <w:rPr>
                <w:rStyle w:val="CommentReference"/>
                <w:rFonts w:eastAsiaTheme="minorHAnsi" w:cstheme="minorBidi"/>
                <w:color w:val="auto"/>
                <w:lang w:val="en-CA"/>
              </w:rPr>
              <w:commentReference w:id="606"/>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07"/>
            <w:r>
              <w:t xml:space="preserve">Always </w:t>
            </w:r>
            <w:commentRangeEnd w:id="607"/>
            <w:r>
              <w:rPr>
                <w:rStyle w:val="CommentReference"/>
                <w:rFonts w:eastAsiaTheme="minorHAnsi" w:cstheme="minorBidi"/>
                <w:color w:val="auto"/>
                <w:lang w:val="en-CA"/>
              </w:rPr>
              <w:commentReference w:id="607"/>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08"/>
            <w:r>
              <w:rPr>
                <w:rFonts w:eastAsiaTheme="minorHAnsi"/>
              </w:rPr>
              <w:t xml:space="preserve">Overshadowed </w:t>
            </w:r>
            <w:commentRangeEnd w:id="608"/>
            <w:r>
              <w:rPr>
                <w:rStyle w:val="CommentReference"/>
                <w:rFonts w:eastAsiaTheme="minorHAnsi" w:cstheme="minorBidi"/>
                <w:color w:val="auto"/>
                <w:lang w:val="en-CA"/>
              </w:rPr>
              <w:commentReference w:id="608"/>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09"/>
            <w:r>
              <w:rPr>
                <w:rFonts w:eastAsiaTheme="minorHAnsi"/>
              </w:rPr>
              <w:t xml:space="preserve">sin </w:t>
            </w:r>
            <w:commentRangeEnd w:id="609"/>
            <w:r>
              <w:rPr>
                <w:rStyle w:val="CommentReference"/>
                <w:rFonts w:eastAsiaTheme="minorHAnsi" w:cstheme="minorBidi"/>
                <w:color w:val="auto"/>
                <w:lang w:val="en-CA"/>
              </w:rPr>
              <w:commentReference w:id="609"/>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10"/>
            <w:r>
              <w:t xml:space="preserve">Magnify </w:t>
            </w:r>
            <w:commentRangeEnd w:id="610"/>
            <w:r>
              <w:rPr>
                <w:rStyle w:val="CommentReference"/>
                <w:rFonts w:eastAsiaTheme="minorHAnsi" w:cstheme="minorBidi"/>
                <w:color w:val="auto"/>
                <w:lang w:val="en-CA"/>
              </w:rPr>
              <w:commentReference w:id="610"/>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1"/>
            <w:r>
              <w:t xml:space="preserve">obtain </w:t>
            </w:r>
            <w:commentRangeEnd w:id="611"/>
            <w:r>
              <w:rPr>
                <w:rStyle w:val="CommentReference"/>
                <w:rFonts w:eastAsiaTheme="minorHAnsi" w:cstheme="minorBidi"/>
                <w:color w:val="auto"/>
                <w:lang w:val="en-CA"/>
              </w:rPr>
              <w:commentReference w:id="611"/>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12" w:name="_Toc298445768"/>
      <w:bookmarkStart w:id="613" w:name="_Toc298681253"/>
      <w:bookmarkStart w:id="614"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t>72 to show mercy towards our fathers,</w:t>
      </w:r>
    </w:p>
    <w:p w14:paraId="0B49D412" w14:textId="77777777" w:rsidR="00680B91" w:rsidRDefault="00680B91" w:rsidP="00680B91">
      <w:pPr>
        <w:pStyle w:val="EnglishHangEndNoCoptic"/>
        <w:ind w:firstLine="0"/>
      </w:pPr>
      <w:r>
        <w:lastRenderedPageBreak/>
        <w:t>to remember his holy covenant,</w:t>
      </w:r>
    </w:p>
    <w:p w14:paraId="3D164714" w14:textId="131AD397" w:rsidR="00E35F1F" w:rsidRDefault="00E35F1F" w:rsidP="00E35F1F">
      <w:pPr>
        <w:pStyle w:val="Heading6"/>
      </w:pPr>
      <w:r>
        <w:t>Part Four</w:t>
      </w:r>
      <w:bookmarkEnd w:id="612"/>
      <w:bookmarkEnd w:id="613"/>
      <w:bookmarkEnd w:id="614"/>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15"/>
            <w:r>
              <w:t xml:space="preserve">you </w:t>
            </w:r>
            <w:commentRangeEnd w:id="615"/>
            <w:r>
              <w:rPr>
                <w:rStyle w:val="CommentReference"/>
                <w:rFonts w:eastAsiaTheme="minorHAnsi" w:cstheme="minorBidi"/>
                <w:color w:val="auto"/>
                <w:lang w:val="en-CA"/>
              </w:rPr>
              <w:commentReference w:id="615"/>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16"/>
            <w:r>
              <w:rPr>
                <w:rFonts w:eastAsiaTheme="minorHAnsi"/>
              </w:rPr>
              <w:t xml:space="preserve">for </w:t>
            </w:r>
            <w:commentRangeEnd w:id="616"/>
            <w:r>
              <w:rPr>
                <w:rStyle w:val="CommentReference"/>
                <w:rFonts w:eastAsiaTheme="minorHAnsi" w:cstheme="minorBidi"/>
                <w:color w:val="auto"/>
                <w:lang w:val="en-CA"/>
              </w:rPr>
              <w:commentReference w:id="616"/>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17"/>
            <w:r>
              <w:t xml:space="preserve">Magnify </w:t>
            </w:r>
            <w:commentRangeEnd w:id="617"/>
            <w:r>
              <w:rPr>
                <w:rStyle w:val="CommentReference"/>
                <w:rFonts w:eastAsiaTheme="minorHAnsi" w:cstheme="minorBidi"/>
                <w:color w:val="auto"/>
                <w:lang w:val="en-CA"/>
              </w:rPr>
              <w:commentReference w:id="617"/>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18"/>
            <w:r>
              <w:t xml:space="preserve">obtain </w:t>
            </w:r>
            <w:commentRangeEnd w:id="618"/>
            <w:r>
              <w:rPr>
                <w:rStyle w:val="CommentReference"/>
                <w:rFonts w:eastAsiaTheme="minorHAnsi" w:cstheme="minorBidi"/>
                <w:color w:val="auto"/>
                <w:lang w:val="en-CA"/>
              </w:rPr>
              <w:commentReference w:id="618"/>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19" w:name="_Toc298445769"/>
      <w:bookmarkStart w:id="620" w:name="_Toc298681254"/>
      <w:bookmarkStart w:id="621"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5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19"/>
      <w:bookmarkEnd w:id="620"/>
      <w:bookmarkEnd w:id="621"/>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2"/>
            <w:r w:rsidR="00E35F1F">
              <w:rPr>
                <w:rFonts w:eastAsiaTheme="minorHAnsi"/>
              </w:rPr>
              <w:t xml:space="preserve">burning </w:t>
            </w:r>
            <w:commentRangeEnd w:id="622"/>
            <w:r w:rsidR="00E35F1F">
              <w:rPr>
                <w:rStyle w:val="CommentReference"/>
                <w:rFonts w:eastAsiaTheme="minorHAnsi" w:cstheme="minorBidi"/>
                <w:color w:val="auto"/>
                <w:lang w:val="en-CA"/>
              </w:rPr>
              <w:commentReference w:id="622"/>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23"/>
            <w:r>
              <w:rPr>
                <w:rFonts w:eastAsiaTheme="minorHAnsi"/>
              </w:rPr>
              <w:t>manifestation</w:t>
            </w:r>
            <w:commentRangeEnd w:id="623"/>
            <w:r>
              <w:rPr>
                <w:rStyle w:val="CommentReference"/>
                <w:rFonts w:eastAsiaTheme="minorHAnsi" w:cstheme="minorBidi"/>
                <w:color w:val="auto"/>
                <w:lang w:val="en-CA"/>
              </w:rPr>
              <w:commentReference w:id="623"/>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24"/>
            <w:r>
              <w:rPr>
                <w:rFonts w:eastAsiaTheme="minorHAnsi"/>
              </w:rPr>
              <w:t xml:space="preserve">carried </w:t>
            </w:r>
            <w:commentRangeEnd w:id="624"/>
            <w:r>
              <w:rPr>
                <w:rStyle w:val="CommentReference"/>
                <w:rFonts w:eastAsiaTheme="minorHAnsi" w:cstheme="minorBidi"/>
                <w:color w:val="auto"/>
                <w:lang w:val="en-CA"/>
              </w:rPr>
              <w:commentReference w:id="624"/>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25"/>
            <w:r>
              <w:rPr>
                <w:rFonts w:eastAsiaTheme="minorHAnsi"/>
              </w:rPr>
              <w:t xml:space="preserve">Gives light to </w:t>
            </w:r>
            <w:commentRangeEnd w:id="625"/>
            <w:r>
              <w:rPr>
                <w:rStyle w:val="CommentReference"/>
                <w:rFonts w:eastAsiaTheme="minorHAnsi" w:cstheme="minorBidi"/>
                <w:color w:val="auto"/>
                <w:lang w:val="en-CA"/>
              </w:rPr>
              <w:commentReference w:id="625"/>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26"/>
            <w:r>
              <w:t xml:space="preserve">Magnify </w:t>
            </w:r>
            <w:commentRangeEnd w:id="626"/>
            <w:r>
              <w:rPr>
                <w:rStyle w:val="CommentReference"/>
                <w:rFonts w:eastAsiaTheme="minorHAnsi" w:cstheme="minorBidi"/>
                <w:color w:val="auto"/>
                <w:lang w:val="en-CA"/>
              </w:rPr>
              <w:commentReference w:id="626"/>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27"/>
            <w:r>
              <w:t xml:space="preserve">obtain </w:t>
            </w:r>
            <w:commentRangeEnd w:id="627"/>
            <w:r>
              <w:rPr>
                <w:rStyle w:val="CommentReference"/>
                <w:rFonts w:eastAsiaTheme="minorHAnsi" w:cstheme="minorBidi"/>
                <w:color w:val="auto"/>
                <w:lang w:val="en-CA"/>
              </w:rPr>
              <w:commentReference w:id="627"/>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28" w:name="_Toc298445770"/>
      <w:bookmarkStart w:id="629" w:name="_Toc298681255"/>
      <w:bookmarkStart w:id="630"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28"/>
      <w:bookmarkEnd w:id="629"/>
      <w:bookmarkEnd w:id="630"/>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1"/>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1"/>
            <w:r>
              <w:rPr>
                <w:rStyle w:val="CommentReference"/>
                <w:rFonts w:eastAsiaTheme="minorHAnsi" w:cstheme="minorBidi"/>
                <w:color w:val="auto"/>
                <w:lang w:val="en-CA"/>
              </w:rPr>
              <w:commentReference w:id="631"/>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2"/>
            <w:r>
              <w:rPr>
                <w:rFonts w:eastAsiaTheme="minorHAnsi"/>
              </w:rPr>
              <w:t xml:space="preserve">Upon </w:t>
            </w:r>
            <w:commentRangeEnd w:id="632"/>
            <w:r>
              <w:rPr>
                <w:rStyle w:val="CommentReference"/>
                <w:rFonts w:eastAsiaTheme="minorHAnsi" w:cstheme="minorBidi"/>
                <w:color w:val="auto"/>
                <w:lang w:val="en-CA"/>
              </w:rPr>
              <w:commentReference w:id="632"/>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33"/>
            <w:r>
              <w:t xml:space="preserve">Magnify </w:t>
            </w:r>
            <w:commentRangeEnd w:id="633"/>
            <w:r>
              <w:rPr>
                <w:rStyle w:val="CommentReference"/>
                <w:rFonts w:eastAsiaTheme="minorHAnsi" w:cstheme="minorBidi"/>
                <w:color w:val="auto"/>
                <w:lang w:val="en-CA"/>
              </w:rPr>
              <w:commentReference w:id="633"/>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34"/>
            <w:r>
              <w:t xml:space="preserve">obtain </w:t>
            </w:r>
            <w:commentRangeEnd w:id="634"/>
            <w:r>
              <w:rPr>
                <w:rStyle w:val="CommentReference"/>
                <w:rFonts w:eastAsiaTheme="minorHAnsi" w:cstheme="minorBidi"/>
                <w:color w:val="auto"/>
                <w:lang w:val="en-CA"/>
              </w:rPr>
              <w:commentReference w:id="634"/>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35" w:name="_Toc298445771"/>
      <w:bookmarkStart w:id="636" w:name="_Toc298681256"/>
      <w:bookmarkStart w:id="637" w:name="_Toc298447496"/>
      <w:bookmarkStart w:id="638" w:name="_Ref299211949"/>
      <w:r>
        <w:t>The Gospel According the St. Luke</w:t>
      </w:r>
      <w:bookmarkEnd w:id="635"/>
      <w:bookmarkEnd w:id="636"/>
      <w:bookmarkEnd w:id="637"/>
      <w:bookmarkEnd w:id="638"/>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39" w:name="_Toc298445772"/>
      <w:bookmarkStart w:id="640" w:name="_Toc298681257"/>
      <w:bookmarkStart w:id="641" w:name="_Toc298447497"/>
      <w:r>
        <w:t xml:space="preserve">Part </w:t>
      </w:r>
      <w:bookmarkEnd w:id="639"/>
      <w:bookmarkEnd w:id="640"/>
      <w:bookmarkEnd w:id="641"/>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2"/>
            <w:r>
              <w:rPr>
                <w:rFonts w:eastAsiaTheme="minorHAnsi"/>
              </w:rPr>
              <w:t>truth</w:t>
            </w:r>
            <w:commentRangeEnd w:id="642"/>
            <w:r>
              <w:rPr>
                <w:rStyle w:val="CommentReference"/>
                <w:rFonts w:eastAsiaTheme="minorHAnsi" w:cstheme="minorBidi"/>
                <w:color w:val="auto"/>
                <w:lang w:val="en-CA"/>
              </w:rPr>
              <w:commentReference w:id="642"/>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43"/>
            <w:r>
              <w:rPr>
                <w:rFonts w:eastAsiaTheme="minorHAnsi"/>
              </w:rPr>
              <w:t xml:space="preserve">a </w:t>
            </w:r>
            <w:commentRangeEnd w:id="643"/>
            <w:r>
              <w:rPr>
                <w:rStyle w:val="CommentReference"/>
                <w:rFonts w:eastAsiaTheme="minorHAnsi" w:cstheme="minorBidi"/>
                <w:color w:val="auto"/>
                <w:lang w:val="en-CA"/>
              </w:rPr>
              <w:commentReference w:id="643"/>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44"/>
            <w:r>
              <w:rPr>
                <w:rFonts w:eastAsiaTheme="minorHAnsi"/>
              </w:rPr>
              <w:t xml:space="preserve">holy </w:t>
            </w:r>
            <w:commentRangeEnd w:id="644"/>
            <w:r>
              <w:rPr>
                <w:rStyle w:val="CommentReference"/>
                <w:rFonts w:eastAsiaTheme="minorHAnsi" w:cstheme="minorBidi"/>
                <w:color w:val="auto"/>
                <w:lang w:val="en-CA"/>
              </w:rPr>
              <w:commentReference w:id="644"/>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45"/>
            <w:r>
              <w:rPr>
                <w:rFonts w:eastAsiaTheme="minorHAnsi"/>
              </w:rPr>
              <w:t xml:space="preserve">abode </w:t>
            </w:r>
            <w:commentRangeEnd w:id="645"/>
            <w:r>
              <w:rPr>
                <w:rStyle w:val="CommentReference"/>
                <w:rFonts w:eastAsiaTheme="minorHAnsi" w:cstheme="minorBidi"/>
                <w:color w:val="auto"/>
                <w:lang w:val="en-CA"/>
              </w:rPr>
              <w:commentReference w:id="645"/>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46"/>
            <w:r>
              <w:t xml:space="preserve">Magnify </w:t>
            </w:r>
            <w:commentRangeEnd w:id="646"/>
            <w:r>
              <w:rPr>
                <w:rStyle w:val="CommentReference"/>
                <w:rFonts w:eastAsiaTheme="minorHAnsi" w:cstheme="minorBidi"/>
                <w:color w:val="auto"/>
                <w:lang w:val="en-CA"/>
              </w:rPr>
              <w:commentReference w:id="646"/>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47"/>
            <w:r>
              <w:t xml:space="preserve">obtain </w:t>
            </w:r>
            <w:commentRangeEnd w:id="647"/>
            <w:r>
              <w:rPr>
                <w:rStyle w:val="CommentReference"/>
                <w:rFonts w:eastAsiaTheme="minorHAnsi" w:cstheme="minorBidi"/>
                <w:color w:val="auto"/>
                <w:lang w:val="en-CA"/>
              </w:rPr>
              <w:commentReference w:id="647"/>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48" w:name="_Toc298445773"/>
      <w:bookmarkStart w:id="649" w:name="_Toc298681258"/>
      <w:bookmarkStart w:id="650" w:name="_Toc298447498"/>
      <w:r>
        <w:lastRenderedPageBreak/>
        <w:t>Part Seven (Modern Part Eight)</w:t>
      </w:r>
      <w:bookmarkEnd w:id="648"/>
      <w:bookmarkEnd w:id="649"/>
      <w:bookmarkEnd w:id="650"/>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1"/>
            <w:r>
              <w:rPr>
                <w:rFonts w:eastAsiaTheme="minorHAnsi"/>
              </w:rPr>
              <w:t>O Lord of all.</w:t>
            </w:r>
            <w:commentRangeEnd w:id="651"/>
            <w:r>
              <w:rPr>
                <w:rStyle w:val="CommentReference"/>
                <w:rFonts w:eastAsiaTheme="minorHAnsi" w:cstheme="minorBidi"/>
                <w:color w:val="auto"/>
                <w:lang w:val="en-CA"/>
              </w:rPr>
              <w:commentReference w:id="651"/>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2"/>
            <w:r>
              <w:rPr>
                <w:rFonts w:eastAsiaTheme="minorHAnsi"/>
              </w:rPr>
              <w:t>The True One who came</w:t>
            </w:r>
            <w:commentRangeEnd w:id="652"/>
            <w:r>
              <w:rPr>
                <w:rStyle w:val="CommentReference"/>
                <w:rFonts w:eastAsiaTheme="minorHAnsi" w:cstheme="minorBidi"/>
                <w:color w:val="auto"/>
                <w:lang w:val="en-CA"/>
              </w:rPr>
              <w:commentReference w:id="652"/>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53"/>
            <w:r>
              <w:rPr>
                <w:rFonts w:eastAsiaTheme="minorHAnsi"/>
              </w:rPr>
              <w:t>And perfect rejoicing.</w:t>
            </w:r>
            <w:commentRangeEnd w:id="653"/>
            <w:r>
              <w:rPr>
                <w:rStyle w:val="CommentReference"/>
                <w:rFonts w:eastAsiaTheme="minorHAnsi" w:cstheme="minorBidi"/>
                <w:color w:val="auto"/>
                <w:lang w:val="en-CA"/>
              </w:rPr>
              <w:commentReference w:id="653"/>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54"/>
            <w:r>
              <w:rPr>
                <w:rFonts w:eastAsiaTheme="minorHAnsi"/>
              </w:rPr>
              <w:t>about</w:t>
            </w:r>
            <w:commentRangeEnd w:id="654"/>
            <w:r>
              <w:rPr>
                <w:rStyle w:val="CommentReference"/>
                <w:rFonts w:eastAsiaTheme="minorHAnsi" w:cstheme="minorBidi"/>
                <w:color w:val="auto"/>
                <w:lang w:val="en-CA"/>
              </w:rPr>
              <w:commentReference w:id="654"/>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55"/>
            <w:r>
              <w:rPr>
                <w:rFonts w:eastAsiaTheme="minorHAnsi"/>
              </w:rPr>
              <w:t>proclaim</w:t>
            </w:r>
            <w:commentRangeEnd w:id="655"/>
            <w:r>
              <w:rPr>
                <w:rStyle w:val="CommentReference"/>
                <w:rFonts w:eastAsiaTheme="minorHAnsi" w:cstheme="minorBidi"/>
                <w:color w:val="auto"/>
                <w:lang w:val="en-CA"/>
              </w:rPr>
              <w:commentReference w:id="655"/>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56"/>
            <w:r w:rsidR="00E35F1F">
              <w:t>generations</w:t>
            </w:r>
            <w:commentRangeEnd w:id="656"/>
            <w:r w:rsidR="00E35F1F">
              <w:rPr>
                <w:rStyle w:val="CommentReference"/>
                <w:rFonts w:eastAsiaTheme="minorHAnsi" w:cstheme="minorBidi"/>
                <w:color w:val="auto"/>
                <w:lang w:val="en-CA"/>
              </w:rPr>
              <w:commentReference w:id="656"/>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57"/>
            <w:r w:rsidR="00E35F1F">
              <w:t xml:space="preserve">just </w:t>
            </w:r>
            <w:commentRangeEnd w:id="657"/>
            <w:r w:rsidR="00E35F1F">
              <w:rPr>
                <w:rStyle w:val="CommentReference"/>
                <w:rFonts w:eastAsiaTheme="minorHAnsi" w:cstheme="minorBidi"/>
                <w:color w:val="auto"/>
                <w:lang w:val="en-CA"/>
              </w:rPr>
              <w:commentReference w:id="657"/>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58"/>
            <w:r w:rsidR="00E35F1F">
              <w:t xml:space="preserve">chaste </w:t>
            </w:r>
            <w:commentRangeEnd w:id="658"/>
            <w:r w:rsidR="00E35F1F">
              <w:rPr>
                <w:rStyle w:val="CommentReference"/>
                <w:rFonts w:eastAsiaTheme="minorHAnsi" w:cstheme="minorBidi"/>
                <w:color w:val="auto"/>
                <w:lang w:val="en-CA"/>
              </w:rPr>
              <w:commentReference w:id="658"/>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59"/>
            <w:r w:rsidR="00E35F1F">
              <w:t>Isaac</w:t>
            </w:r>
            <w:commentRangeEnd w:id="659"/>
            <w:r w:rsidR="00E35F1F">
              <w:rPr>
                <w:rStyle w:val="CommentReference"/>
                <w:rFonts w:eastAsiaTheme="minorHAnsi" w:cstheme="minorBidi"/>
                <w:color w:val="auto"/>
                <w:lang w:val="en-CA"/>
              </w:rPr>
              <w:commentReference w:id="659"/>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0"/>
            <w:r w:rsidR="00E35F1F">
              <w:t>myriads of myriads.</w:t>
            </w:r>
            <w:commentRangeEnd w:id="660"/>
            <w:r w:rsidR="00E35F1F">
              <w:rPr>
                <w:rStyle w:val="CommentReference"/>
                <w:rFonts w:eastAsiaTheme="minorHAnsi" w:cstheme="minorBidi"/>
                <w:color w:val="auto"/>
                <w:lang w:val="en-CA"/>
              </w:rPr>
              <w:commentReference w:id="660"/>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1"/>
            <w:r w:rsidR="00E35F1F">
              <w:t>Master</w:t>
            </w:r>
            <w:commentRangeEnd w:id="661"/>
            <w:r w:rsidR="00E35F1F">
              <w:rPr>
                <w:rStyle w:val="CommentReference"/>
                <w:rFonts w:eastAsiaTheme="minorHAnsi" w:cstheme="minorBidi"/>
                <w:color w:val="auto"/>
                <w:lang w:val="en-CA"/>
              </w:rPr>
              <w:commentReference w:id="661"/>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2"/>
            <w:r w:rsidR="00E35F1F">
              <w:t xml:space="preserve">honour </w:t>
            </w:r>
            <w:commentRangeEnd w:id="662"/>
            <w:r w:rsidR="00E35F1F">
              <w:rPr>
                <w:rStyle w:val="CommentReference"/>
                <w:rFonts w:eastAsiaTheme="minorHAnsi" w:cstheme="minorBidi"/>
                <w:color w:val="auto"/>
                <w:lang w:val="en-CA"/>
              </w:rPr>
              <w:commentReference w:id="662"/>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3"/>
            <w:r w:rsidR="00E35F1F">
              <w:t xml:space="preserve">spouse </w:t>
            </w:r>
            <w:commentRangeEnd w:id="663"/>
            <w:r w:rsidR="00E35F1F">
              <w:rPr>
                <w:rStyle w:val="CommentReference"/>
                <w:rFonts w:eastAsiaTheme="minorHAnsi" w:cstheme="minorBidi"/>
                <w:color w:val="auto"/>
                <w:lang w:val="en-CA"/>
              </w:rPr>
              <w:commentReference w:id="663"/>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4"/>
            <w:r w:rsidR="00E35F1F">
              <w:t xml:space="preserve">health </w:t>
            </w:r>
            <w:commentRangeEnd w:id="664"/>
            <w:r w:rsidR="00E35F1F">
              <w:rPr>
                <w:rStyle w:val="CommentReference"/>
                <w:rFonts w:eastAsiaTheme="minorHAnsi" w:cstheme="minorBidi"/>
                <w:color w:val="auto"/>
                <w:lang w:val="en-CA"/>
              </w:rPr>
              <w:commentReference w:id="664"/>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65"/>
            <w:r>
              <w:t>indescribable</w:t>
            </w:r>
            <w:commentRangeEnd w:id="665"/>
            <w:r>
              <w:rPr>
                <w:rStyle w:val="CommentReference"/>
                <w:rFonts w:eastAsiaTheme="minorHAnsi" w:cstheme="minorBidi"/>
                <w:color w:val="auto"/>
                <w:lang w:val="en-CA"/>
              </w:rPr>
              <w:commentReference w:id="665"/>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66"/>
            <w:r>
              <w:t>Without mingling of substance</w:t>
            </w:r>
            <w:commentRangeEnd w:id="666"/>
            <w:r>
              <w:rPr>
                <w:rStyle w:val="CommentReference"/>
                <w:rFonts w:eastAsiaTheme="minorHAnsi" w:cstheme="minorBidi"/>
                <w:color w:val="auto"/>
                <w:lang w:val="en-CA"/>
              </w:rPr>
              <w:commentReference w:id="666"/>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67"/>
            <w:r>
              <w:t xml:space="preserve">intercede </w:t>
            </w:r>
            <w:commentRangeEnd w:id="667"/>
            <w:r>
              <w:rPr>
                <w:rStyle w:val="CommentReference"/>
                <w:rFonts w:eastAsiaTheme="minorHAnsi" w:cstheme="minorBidi"/>
                <w:color w:val="auto"/>
                <w:lang w:val="en-CA"/>
              </w:rPr>
              <w:commentReference w:id="667"/>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68" w:name="_Toc298445774"/>
      <w:bookmarkStart w:id="669" w:name="_Toc298681259"/>
      <w:bookmarkStart w:id="670" w:name="_Toc298447499"/>
      <w:r>
        <w:t>Part Nine</w:t>
      </w:r>
      <w:bookmarkEnd w:id="668"/>
      <w:bookmarkEnd w:id="669"/>
      <w:bookmarkEnd w:id="670"/>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19A4BF22" w:rsidR="00E35F1F" w:rsidRDefault="00E35F1F" w:rsidP="00E35F1F">
      <w:pPr>
        <w:pStyle w:val="Rubric"/>
      </w:pPr>
      <w:r>
        <w:t xml:space="preserve">On non-Sundays, return to the Second Canticle on Page </w:t>
      </w:r>
      <w:r w:rsidR="000F34DF">
        <w:fldChar w:fldCharType="begin"/>
      </w:r>
      <w:r w:rsidR="000F34DF">
        <w:instrText xml:space="preserve"> PAGEREF _Ref297493889 </w:instrText>
      </w:r>
      <w:r w:rsidR="000F34DF">
        <w:fldChar w:fldCharType="separate"/>
      </w:r>
      <w:r w:rsidR="00895112">
        <w:rPr>
          <w:noProof/>
        </w:rPr>
        <w:t>357</w:t>
      </w:r>
      <w:r w:rsidR="000F34DF">
        <w:rPr>
          <w:noProof/>
        </w:rPr>
        <w:fldChar w:fldCharType="end"/>
      </w:r>
      <w:r>
        <w:t>.</w:t>
      </w:r>
    </w:p>
    <w:p w14:paraId="7308305D" w14:textId="77777777" w:rsidR="00E35F1F" w:rsidRDefault="00E35F1F" w:rsidP="00E35F1F">
      <w:pPr>
        <w:pStyle w:val="Heading6"/>
      </w:pPr>
      <w:bookmarkStart w:id="671" w:name="_Toc298445775"/>
      <w:bookmarkStart w:id="672" w:name="_Toc298681260"/>
      <w:bookmarkStart w:id="673" w:name="_Toc298447500"/>
      <w:r>
        <w:t>Part Ten</w:t>
      </w:r>
      <w:bookmarkEnd w:id="671"/>
      <w:bookmarkEnd w:id="672"/>
      <w:bookmarkEnd w:id="673"/>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74"/>
            <w:r>
              <w:t>honoured</w:t>
            </w:r>
            <w:r w:rsidRPr="007425E1">
              <w:t xml:space="preserve"> </w:t>
            </w:r>
            <w:commentRangeEnd w:id="674"/>
            <w:r>
              <w:rPr>
                <w:rStyle w:val="CommentReference"/>
                <w:rFonts w:eastAsiaTheme="minorHAnsi" w:cstheme="minorBidi"/>
                <w:color w:val="auto"/>
                <w:lang w:val="en-CA"/>
              </w:rPr>
              <w:commentReference w:id="674"/>
            </w:r>
            <w:commentRangeStart w:id="675"/>
            <w:r w:rsidRPr="007425E1">
              <w:t xml:space="preserve">more </w:t>
            </w:r>
            <w:commentRangeEnd w:id="675"/>
            <w:r>
              <w:rPr>
                <w:rStyle w:val="CommentReference"/>
                <w:rFonts w:eastAsiaTheme="minorHAnsi" w:cstheme="minorBidi"/>
                <w:color w:val="auto"/>
                <w:lang w:val="en-CA"/>
              </w:rPr>
              <w:commentReference w:id="675"/>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76"/>
            <w:r w:rsidRPr="007425E1">
              <w:t>means</w:t>
            </w:r>
            <w:commentRangeEnd w:id="676"/>
            <w:r>
              <w:rPr>
                <w:rStyle w:val="CommentReference"/>
                <w:rFonts w:eastAsiaTheme="minorHAnsi" w:cstheme="minorBidi"/>
                <w:color w:val="auto"/>
                <w:lang w:val="en-CA"/>
              </w:rPr>
              <w:commentReference w:id="676"/>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77" w:name="_Toc298445776"/>
      <w:bookmarkStart w:id="678" w:name="_Toc298681261"/>
      <w:bookmarkStart w:id="679" w:name="_Toc298447501"/>
      <w:r w:rsidRPr="00D24FE1">
        <w:t>Part</w:t>
      </w:r>
      <w:r>
        <w:t xml:space="preserve"> Eleven</w:t>
      </w:r>
      <w:bookmarkEnd w:id="677"/>
      <w:bookmarkEnd w:id="678"/>
      <w:bookmarkEnd w:id="679"/>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0" w:name="_Toc298445777"/>
      <w:bookmarkStart w:id="681" w:name="_Toc298681262"/>
      <w:bookmarkStart w:id="682" w:name="_Toc298447502"/>
      <w:r>
        <w:lastRenderedPageBreak/>
        <w:t>Part Twelve</w:t>
      </w:r>
      <w:bookmarkEnd w:id="680"/>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83"/>
            <w:r w:rsidRPr="007425E1">
              <w:t>heaven</w:t>
            </w:r>
            <w:commentRangeEnd w:id="683"/>
            <w:r>
              <w:rPr>
                <w:rStyle w:val="CommentReference"/>
                <w:rFonts w:eastAsiaTheme="minorHAnsi" w:cstheme="minorBidi"/>
                <w:color w:val="auto"/>
                <w:lang w:val="en-CA"/>
              </w:rPr>
              <w:commentReference w:id="683"/>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84"/>
            <w:r w:rsidRPr="007425E1">
              <w:t xml:space="preserve">true </w:t>
            </w:r>
            <w:commentRangeEnd w:id="684"/>
            <w:r>
              <w:rPr>
                <w:rStyle w:val="CommentReference"/>
                <w:rFonts w:eastAsiaTheme="minorHAnsi" w:cstheme="minorBidi"/>
                <w:color w:val="auto"/>
                <w:lang w:val="en-CA"/>
              </w:rPr>
              <w:commentReference w:id="684"/>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85" w:name="_Toc298445778"/>
      <w:bookmarkStart w:id="686" w:name="_Toc298681263"/>
      <w:bookmarkStart w:id="687" w:name="_Toc298447503"/>
      <w:r>
        <w:t>Part Thirteen</w:t>
      </w:r>
      <w:bookmarkEnd w:id="685"/>
      <w:bookmarkEnd w:id="686"/>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88"/>
            <w:r>
              <w:rPr>
                <w:rFonts w:eastAsiaTheme="minorHAnsi"/>
              </w:rPr>
              <w:t xml:space="preserve">Virgin Mary </w:t>
            </w:r>
            <w:commentRangeEnd w:id="688"/>
            <w:r>
              <w:rPr>
                <w:rStyle w:val="CommentReference"/>
                <w:rFonts w:eastAsiaTheme="minorHAnsi" w:cstheme="minorBidi"/>
                <w:color w:val="auto"/>
                <w:lang w:val="en-CA"/>
              </w:rPr>
              <w:commentReference w:id="688"/>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89"/>
            <w:r w:rsidRPr="007425E1">
              <w:t>And the Cherubic,</w:t>
            </w:r>
          </w:p>
          <w:p w14:paraId="317A08CE" w14:textId="77777777" w:rsidR="00E35F1F" w:rsidRPr="001A0083" w:rsidRDefault="00E35F1F" w:rsidP="00E35F1F">
            <w:pPr>
              <w:pStyle w:val="EngHangEnd"/>
            </w:pPr>
            <w:r>
              <w:t>Mercy Seat</w:t>
            </w:r>
            <w:commentRangeEnd w:id="689"/>
            <w:r>
              <w:t>.</w:t>
            </w:r>
            <w:r>
              <w:rPr>
                <w:rStyle w:val="CommentReference"/>
                <w:rFonts w:eastAsiaTheme="minorHAnsi" w:cstheme="minorBidi"/>
                <w:color w:val="auto"/>
                <w:lang w:val="en-CA"/>
              </w:rPr>
              <w:commentReference w:id="689"/>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0"/>
            <w:r w:rsidRPr="007425E1">
              <w:t>pot</w:t>
            </w:r>
            <w:commentRangeEnd w:id="690"/>
            <w:r>
              <w:rPr>
                <w:rStyle w:val="CommentReference"/>
                <w:rFonts w:eastAsiaTheme="minorHAnsi" w:cstheme="minorBidi"/>
                <w:color w:val="auto"/>
                <w:lang w:val="en-CA"/>
              </w:rPr>
              <w:commentReference w:id="690"/>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1"/>
            <w:r w:rsidRPr="007425E1">
              <w:t>l</w:t>
            </w:r>
            <w:r>
              <w:t>ampstand</w:t>
            </w:r>
            <w:commentRangeEnd w:id="691"/>
            <w:r>
              <w:rPr>
                <w:rStyle w:val="CommentReference"/>
                <w:rFonts w:eastAsiaTheme="minorHAnsi" w:cstheme="minorBidi"/>
                <w:color w:val="auto"/>
                <w:lang w:val="en-CA"/>
              </w:rPr>
              <w:commentReference w:id="691"/>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2" w:name="_Toc298445779"/>
      <w:bookmarkStart w:id="693" w:name="_Toc298681264"/>
      <w:bookmarkStart w:id="694" w:name="_Toc298447504"/>
      <w:r>
        <w:lastRenderedPageBreak/>
        <w:t>Part Fourteen</w:t>
      </w:r>
      <w:bookmarkEnd w:id="692"/>
      <w:bookmarkEnd w:id="693"/>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695"/>
            <w:r w:rsidRPr="007425E1">
              <w:t>t</w:t>
            </w:r>
            <w:commentRangeEnd w:id="695"/>
            <w:r>
              <w:rPr>
                <w:rStyle w:val="CommentReference"/>
                <w:rFonts w:eastAsiaTheme="minorHAnsi" w:cstheme="minorBidi"/>
                <w:color w:val="auto"/>
                <w:lang w:val="en-CA"/>
              </w:rPr>
              <w:commentReference w:id="695"/>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696"/>
            <w:r>
              <w:t xml:space="preserve">The </w:t>
            </w:r>
            <w:commentRangeEnd w:id="696"/>
            <w:r>
              <w:rPr>
                <w:rStyle w:val="CommentReference"/>
                <w:rFonts w:eastAsiaTheme="minorHAnsi" w:cstheme="minorBidi"/>
                <w:color w:val="auto"/>
                <w:lang w:val="en-CA"/>
              </w:rPr>
              <w:commentReference w:id="696"/>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697"/>
            <w:r w:rsidRPr="007425E1">
              <w:t xml:space="preserve">And </w:t>
            </w:r>
            <w:commentRangeEnd w:id="697"/>
            <w:r>
              <w:rPr>
                <w:rStyle w:val="CommentReference"/>
                <w:rFonts w:eastAsiaTheme="minorHAnsi" w:cstheme="minorBidi"/>
                <w:color w:val="auto"/>
                <w:lang w:val="en-CA"/>
              </w:rPr>
              <w:commentReference w:id="697"/>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698" w:name="_Toc298445780"/>
      <w:bookmarkStart w:id="699" w:name="_Toc298681265"/>
      <w:bookmarkStart w:id="700" w:name="_Toc298447505"/>
      <w:r>
        <w:t>Part Fifteen</w:t>
      </w:r>
      <w:bookmarkEnd w:id="698"/>
      <w:bookmarkEnd w:id="699"/>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1"/>
            <w:r>
              <w:t>Which</w:t>
            </w:r>
            <w:r w:rsidRPr="007425E1">
              <w:t xml:space="preserve"> </w:t>
            </w:r>
            <w:commentRangeEnd w:id="701"/>
            <w:r>
              <w:rPr>
                <w:rStyle w:val="CommentReference"/>
                <w:rFonts w:eastAsiaTheme="minorHAnsi" w:cstheme="minorBidi"/>
                <w:color w:val="auto"/>
                <w:lang w:val="en-CA"/>
              </w:rPr>
              <w:commentReference w:id="701"/>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2"/>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2"/>
            <w:r>
              <w:rPr>
                <w:rStyle w:val="CommentReference"/>
                <w:rFonts w:ascii="Garamond" w:hAnsi="Garamond" w:cstheme="minorBidi"/>
                <w:noProof w:val="0"/>
                <w:lang w:val="en-CA"/>
              </w:rPr>
              <w:commentReference w:id="702"/>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03"/>
            <w:r w:rsidRPr="007425E1">
              <w:t>savour</w:t>
            </w:r>
            <w:commentRangeEnd w:id="703"/>
            <w:r>
              <w:rPr>
                <w:rStyle w:val="CommentReference"/>
                <w:rFonts w:eastAsiaTheme="minorHAnsi" w:cstheme="minorBidi"/>
                <w:color w:val="auto"/>
                <w:lang w:val="en-CA"/>
              </w:rPr>
              <w:commentReference w:id="703"/>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04"/>
            <w:r w:rsidRPr="007425E1">
              <w:t>estate</w:t>
            </w:r>
            <w:commentRangeEnd w:id="704"/>
            <w:r>
              <w:rPr>
                <w:rStyle w:val="CommentReference"/>
                <w:rFonts w:eastAsiaTheme="minorHAnsi" w:cstheme="minorBidi"/>
                <w:color w:val="auto"/>
                <w:lang w:val="en-CA"/>
              </w:rPr>
              <w:commentReference w:id="704"/>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05" w:name="_Toc298445781"/>
      <w:bookmarkStart w:id="706" w:name="_Toc298681266"/>
      <w:bookmarkStart w:id="707" w:name="_Toc298447506"/>
      <w:r>
        <w:rPr>
          <w:lang w:val="en-GB"/>
        </w:rPr>
        <w:lastRenderedPageBreak/>
        <w:t>Part Sixteen</w:t>
      </w:r>
      <w:bookmarkEnd w:id="705"/>
      <w:bookmarkEnd w:id="706"/>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08" w:name="_Toc298445782"/>
      <w:bookmarkStart w:id="709" w:name="_Toc298681267"/>
      <w:bookmarkStart w:id="710" w:name="_Toc298447507"/>
      <w:r w:rsidRPr="00D24FE1">
        <w:t>Part</w:t>
      </w:r>
      <w:r>
        <w:t xml:space="preserve"> Seventeen</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1" w:name="_Toc298445783"/>
      <w:bookmarkStart w:id="712" w:name="_Toc298681268"/>
      <w:bookmarkStart w:id="713" w:name="_Toc298447508"/>
      <w:r>
        <w:t>Part Eighteen</w:t>
      </w:r>
      <w:bookmarkEnd w:id="711"/>
      <w:bookmarkEnd w:id="712"/>
      <w:bookmarkEnd w:id="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14"/>
            <w:r>
              <w:t>care</w:t>
            </w:r>
            <w:commentRangeEnd w:id="714"/>
            <w:r>
              <w:rPr>
                <w:rStyle w:val="CommentReference"/>
                <w:rFonts w:eastAsiaTheme="minorHAnsi" w:cstheme="minorBidi"/>
                <w:color w:val="auto"/>
                <w:lang w:val="en-CA"/>
              </w:rPr>
              <w:commentReference w:id="714"/>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15"/>
            <w:r w:rsidRPr="007425E1">
              <w:t xml:space="preserve">Sabbath </w:t>
            </w:r>
            <w:commentRangeEnd w:id="715"/>
            <w:r>
              <w:rPr>
                <w:rStyle w:val="CommentReference"/>
                <w:rFonts w:eastAsiaTheme="minorHAnsi" w:cstheme="minorBidi"/>
                <w:color w:val="auto"/>
                <w:lang w:val="en-CA"/>
              </w:rPr>
              <w:commentReference w:id="715"/>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16" w:name="_Toc298445784"/>
      <w:bookmarkStart w:id="717" w:name="_Toc298681269"/>
      <w:bookmarkStart w:id="718" w:name="_Toc298447509"/>
      <w:bookmarkStart w:id="719" w:name="_Ref299212037"/>
      <w:bookmarkStart w:id="720" w:name="_Ref299212071"/>
      <w:bookmarkStart w:id="721" w:name="_Toc308441907"/>
      <w:r>
        <w:t>The Antiphonarium is read.</w:t>
      </w:r>
    </w:p>
    <w:p w14:paraId="220BAA57" w14:textId="77777777" w:rsidR="00E35F1F" w:rsidRDefault="00E35F1F" w:rsidP="00E35F1F">
      <w:pPr>
        <w:pStyle w:val="Heading2"/>
      </w:pPr>
      <w:bookmarkStart w:id="722" w:name="_Ref434564976"/>
      <w:bookmarkStart w:id="723" w:name="_Toc448696631"/>
      <w:r>
        <w:lastRenderedPageBreak/>
        <w:t>The Conclusion of the Adam Theotokias</w:t>
      </w:r>
      <w:bookmarkEnd w:id="716"/>
      <w:bookmarkEnd w:id="717"/>
      <w:bookmarkEnd w:id="718"/>
      <w:bookmarkEnd w:id="719"/>
      <w:bookmarkEnd w:id="720"/>
      <w:bookmarkEnd w:id="721"/>
      <w:bookmarkEnd w:id="722"/>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24"/>
            <w:r w:rsidRPr="007425E1">
              <w:rPr>
                <w:rFonts w:eastAsiaTheme="minorHAnsi"/>
              </w:rPr>
              <w:t xml:space="preserve">too </w:t>
            </w:r>
            <w:commentRangeEnd w:id="724"/>
            <w:r>
              <w:rPr>
                <w:rStyle w:val="CommentReference"/>
                <w:rFonts w:eastAsiaTheme="minorHAnsi" w:cstheme="minorBidi"/>
                <w:color w:val="auto"/>
                <w:lang w:val="en-CA"/>
              </w:rPr>
              <w:commentReference w:id="724"/>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25"/>
            <w:r w:rsidRPr="007425E1">
              <w:rPr>
                <w:rFonts w:eastAsiaTheme="minorHAnsi"/>
              </w:rPr>
              <w:t xml:space="preserve">count </w:t>
            </w:r>
            <w:commentRangeEnd w:id="725"/>
            <w:r>
              <w:rPr>
                <w:rStyle w:val="CommentReference"/>
                <w:rFonts w:eastAsiaTheme="minorHAnsi" w:cstheme="minorBidi"/>
                <w:color w:val="auto"/>
                <w:lang w:val="en-CA"/>
              </w:rPr>
              <w:commentReference w:id="725"/>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26"/>
            <w:r>
              <w:rPr>
                <w:rFonts w:eastAsiaTheme="minorHAnsi"/>
              </w:rPr>
              <w:t>I</w:t>
            </w:r>
            <w:r w:rsidRPr="007425E1">
              <w:rPr>
                <w:rFonts w:eastAsiaTheme="minorHAnsi"/>
              </w:rPr>
              <w:t xml:space="preserve"> </w:t>
            </w:r>
            <w:commentRangeEnd w:id="726"/>
            <w:r>
              <w:rPr>
                <w:rStyle w:val="CommentReference"/>
                <w:rFonts w:eastAsiaTheme="minorHAnsi" w:cstheme="minorBidi"/>
                <w:color w:val="auto"/>
                <w:lang w:val="en-CA"/>
              </w:rPr>
              <w:commentReference w:id="726"/>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27"/>
            <w:r w:rsidRPr="007425E1">
              <w:rPr>
                <w:rFonts w:eastAsiaTheme="minorHAnsi"/>
              </w:rPr>
              <w:t>To offer repentance</w:t>
            </w:r>
            <w:commentRangeEnd w:id="727"/>
            <w:r>
              <w:rPr>
                <w:rStyle w:val="CommentReference"/>
                <w:rFonts w:eastAsiaTheme="minorHAnsi" w:cstheme="minorBidi"/>
                <w:color w:val="auto"/>
                <w:lang w:val="en-CA"/>
              </w:rPr>
              <w:commentReference w:id="727"/>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28"/>
            <w:r w:rsidRPr="007425E1">
              <w:rPr>
                <w:rFonts w:eastAsiaTheme="minorHAnsi"/>
              </w:rPr>
              <w:t>The death of a sinner</w:t>
            </w:r>
            <w:commentRangeEnd w:id="728"/>
            <w:r>
              <w:rPr>
                <w:rStyle w:val="CommentReference"/>
                <w:rFonts w:eastAsiaTheme="minorHAnsi" w:cstheme="minorBidi"/>
                <w:color w:val="auto"/>
                <w:lang w:val="en-CA"/>
              </w:rPr>
              <w:commentReference w:id="728"/>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29"/>
            <w:r>
              <w:t>kind-hearted</w:t>
            </w:r>
            <w:commentRangeEnd w:id="729"/>
            <w:r>
              <w:rPr>
                <w:rStyle w:val="CommentReference"/>
                <w:rFonts w:eastAsiaTheme="minorHAnsi" w:cstheme="minorBidi"/>
                <w:color w:val="auto"/>
                <w:lang w:val="en-CA"/>
              </w:rPr>
              <w:commentReference w:id="729"/>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0"/>
            <w:r>
              <w:t>compassions</w:t>
            </w:r>
            <w:commentRangeEnd w:id="730"/>
            <w:r>
              <w:rPr>
                <w:rStyle w:val="CommentReference"/>
                <w:rFonts w:eastAsiaTheme="minorHAnsi" w:cstheme="minorBidi"/>
                <w:color w:val="auto"/>
                <w:lang w:val="en-CA"/>
              </w:rPr>
              <w:commentReference w:id="730"/>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1"/>
            <w:r w:rsidRPr="007425E1">
              <w:t xml:space="preserve">May </w:t>
            </w:r>
            <w:commentRangeEnd w:id="731"/>
            <w:r>
              <w:rPr>
                <w:rStyle w:val="CommentReference"/>
                <w:rFonts w:eastAsiaTheme="minorHAnsi" w:cstheme="minorBidi"/>
                <w:color w:val="auto"/>
                <w:lang w:val="en-CA"/>
              </w:rPr>
              <w:commentReference w:id="731"/>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2" w:name="_Toc298445791"/>
      <w:bookmarkStart w:id="733" w:name="_Toc298681276"/>
      <w:bookmarkStart w:id="734" w:name="_Toc298447516"/>
      <w:bookmarkStart w:id="735" w:name="_Toc308441914"/>
      <w:bookmarkStart w:id="736" w:name="_Toc448696632"/>
      <w:r>
        <w:lastRenderedPageBreak/>
        <w:t>Monday</w:t>
      </w:r>
      <w:bookmarkEnd w:id="732"/>
      <w:bookmarkEnd w:id="733"/>
      <w:bookmarkEnd w:id="734"/>
      <w:bookmarkEnd w:id="735"/>
      <w:bookmarkEnd w:id="736"/>
    </w:p>
    <w:p w14:paraId="47BF983A" w14:textId="77777777" w:rsidR="00E35F1F" w:rsidRDefault="00E35F1F" w:rsidP="00E35F1F">
      <w:pPr>
        <w:pStyle w:val="Heading3"/>
      </w:pPr>
      <w:bookmarkStart w:id="737" w:name="_Toc298445792"/>
      <w:bookmarkStart w:id="738" w:name="_Toc298681277"/>
      <w:bookmarkStart w:id="739" w:name="_Toc298447517"/>
      <w:bookmarkStart w:id="740" w:name="_Toc308441915"/>
      <w:r>
        <w:t>The Monday Psali Adam</w:t>
      </w:r>
      <w:bookmarkEnd w:id="737"/>
      <w:bookmarkEnd w:id="738"/>
      <w:bookmarkEnd w:id="739"/>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1"/>
            <w:r>
              <w:t>G</w:t>
            </w:r>
            <w:r w:rsidRPr="007425E1">
              <w:t xml:space="preserve">reatly </w:t>
            </w:r>
            <w:commentRangeEnd w:id="741"/>
            <w:r>
              <w:rPr>
                <w:rStyle w:val="CommentReference"/>
                <w:rFonts w:ascii="Times New Roman" w:eastAsiaTheme="minorHAnsi" w:hAnsi="Times New Roman" w:cstheme="minorBidi"/>
                <w:color w:val="auto"/>
              </w:rPr>
              <w:commentReference w:id="741"/>
            </w:r>
            <w:r w:rsidRPr="007425E1">
              <w:t>exalted</w:t>
            </w:r>
            <w:r>
              <w:t>,</w:t>
            </w:r>
          </w:p>
          <w:p w14:paraId="5F0EBDF2" w14:textId="77777777" w:rsidR="00E35F1F" w:rsidRDefault="00E35F1F" w:rsidP="00E35F1F">
            <w:pPr>
              <w:pStyle w:val="EngHang"/>
              <w:spacing w:before="2"/>
            </w:pPr>
            <w:commentRangeStart w:id="742"/>
            <w:r>
              <w:t>B</w:t>
            </w:r>
            <w:r w:rsidRPr="007425E1">
              <w:t xml:space="preserve">eyond </w:t>
            </w:r>
            <w:commentRangeEnd w:id="742"/>
            <w:r>
              <w:rPr>
                <w:rStyle w:val="CommentReference"/>
                <w:rFonts w:ascii="Times New Roman" w:eastAsiaTheme="minorHAnsi" w:hAnsi="Times New Roman" w:cstheme="minorBidi"/>
                <w:color w:val="auto"/>
              </w:rPr>
              <w:commentReference w:id="74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43"/>
            <w:r>
              <w:t>righteous</w:t>
            </w:r>
            <w:commentRangeEnd w:id="743"/>
            <w:r>
              <w:rPr>
                <w:rStyle w:val="CommentReference"/>
                <w:rFonts w:ascii="Times New Roman" w:eastAsiaTheme="minorHAnsi" w:hAnsi="Times New Roman" w:cstheme="minorBidi"/>
                <w:color w:val="auto"/>
              </w:rPr>
              <w:commentReference w:id="74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44"/>
            <w:r>
              <w:t>M</w:t>
            </w:r>
            <w:r w:rsidRPr="007425E1">
              <w:t xml:space="preserve">editate </w:t>
            </w:r>
            <w:commentRangeEnd w:id="744"/>
            <w:r>
              <w:rPr>
                <w:rStyle w:val="CommentReference"/>
                <w:rFonts w:ascii="Times New Roman" w:eastAsiaTheme="minorHAnsi" w:hAnsi="Times New Roman" w:cstheme="minorBidi"/>
                <w:color w:val="auto"/>
              </w:rPr>
              <w:commentReference w:id="74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45"/>
            <w:r>
              <w:t>lips</w:t>
            </w:r>
            <w:commentRangeEnd w:id="745"/>
            <w:r>
              <w:rPr>
                <w:rStyle w:val="CommentReference"/>
              </w:rPr>
              <w:commentReference w:id="74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46"/>
            <w:r>
              <w:t>O</w:t>
            </w:r>
            <w:r w:rsidRPr="007425E1">
              <w:t>f</w:t>
            </w:r>
            <w:commentRangeEnd w:id="746"/>
            <w:r>
              <w:rPr>
                <w:rStyle w:val="CommentReference"/>
              </w:rPr>
              <w:commentReference w:id="74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47"/>
            <w:r w:rsidRPr="007425E1">
              <w:t>praise</w:t>
            </w:r>
            <w:r>
              <w:t xml:space="preserve"> </w:t>
            </w:r>
            <w:commentRangeEnd w:id="747"/>
            <w:r>
              <w:rPr>
                <w:rStyle w:val="CommentReference"/>
                <w:rFonts w:ascii="Times New Roman" w:eastAsiaTheme="minorHAnsi" w:hAnsi="Times New Roman" w:cstheme="minorBidi"/>
                <w:color w:val="auto"/>
              </w:rPr>
              <w:commentReference w:id="74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48"/>
            <w:r>
              <w:t>set</w:t>
            </w:r>
            <w:r w:rsidRPr="007425E1">
              <w:t xml:space="preserve"> </w:t>
            </w:r>
            <w:commentRangeEnd w:id="748"/>
            <w:r>
              <w:rPr>
                <w:rStyle w:val="CommentReference"/>
                <w:rFonts w:ascii="Times New Roman" w:eastAsiaTheme="minorHAnsi" w:hAnsi="Times New Roman" w:cstheme="minorBidi"/>
                <w:color w:val="auto"/>
              </w:rPr>
              <w:commentReference w:id="74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49"/>
            <w:r w:rsidRPr="007425E1">
              <w:t xml:space="preserve"> </w:t>
            </w:r>
            <w:commentRangeEnd w:id="749"/>
            <w:r>
              <w:rPr>
                <w:rStyle w:val="CommentReference"/>
                <w:rFonts w:ascii="Times New Roman" w:eastAsiaTheme="minorHAnsi" w:hAnsi="Times New Roman" w:cstheme="minorBidi"/>
                <w:color w:val="auto"/>
              </w:rPr>
              <w:commentReference w:id="74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0"/>
            <w:r>
              <w:t xml:space="preserve">similitudes </w:t>
            </w:r>
            <w:commentRangeEnd w:id="750"/>
            <w:r>
              <w:rPr>
                <w:rStyle w:val="CommentReference"/>
                <w:rFonts w:ascii="Times New Roman" w:eastAsiaTheme="minorHAnsi" w:hAnsi="Times New Roman" w:cstheme="minorBidi"/>
                <w:color w:val="auto"/>
              </w:rPr>
              <w:commentReference w:id="75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1" w:name="_Toc298445793"/>
      <w:bookmarkStart w:id="752" w:name="_Toc298681278"/>
      <w:bookmarkStart w:id="753" w:name="_Toc298447518"/>
      <w:bookmarkStart w:id="754" w:name="_Toc308441916"/>
      <w:r w:rsidRPr="00FD2E69">
        <w:t>The Conclusion of the Adam Psali</w:t>
      </w:r>
      <w:bookmarkEnd w:id="751"/>
      <w:bookmarkEnd w:id="752"/>
      <w:bookmarkEnd w:id="753"/>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55" w:name="_Toc298445794"/>
      <w:bookmarkStart w:id="756" w:name="_Toc298681279"/>
      <w:bookmarkStart w:id="757" w:name="_Toc298447519"/>
      <w:r>
        <w:t>Part One</w:t>
      </w:r>
      <w:bookmarkEnd w:id="755"/>
      <w:bookmarkEnd w:id="756"/>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58"/>
            <w:r>
              <w:t xml:space="preserve">his </w:t>
            </w:r>
            <w:commentRangeEnd w:id="758"/>
            <w:r>
              <w:rPr>
                <w:rStyle w:val="CommentReference"/>
              </w:rPr>
              <w:commentReference w:id="758"/>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59"/>
            <w:r w:rsidRPr="007425E1">
              <w:t xml:space="preserve">risen </w:t>
            </w:r>
            <w:commentRangeEnd w:id="759"/>
            <w:r>
              <w:rPr>
                <w:rStyle w:val="CommentReference"/>
                <w:rFonts w:ascii="Times New Roman" w:eastAsiaTheme="minorHAnsi" w:hAnsi="Times New Roman" w:cstheme="minorBidi"/>
                <w:color w:val="auto"/>
              </w:rPr>
              <w:commentReference w:id="759"/>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0" w:name="_Toc298445795"/>
      <w:bookmarkStart w:id="761" w:name="_Toc298681280"/>
      <w:bookmarkStart w:id="762" w:name="_Toc298447520"/>
      <w:r>
        <w:t>Part Two</w:t>
      </w:r>
      <w:bookmarkEnd w:id="760"/>
      <w:bookmarkEnd w:id="761"/>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63" w:name="_Toc298445796"/>
      <w:bookmarkStart w:id="764" w:name="_Toc298681281"/>
      <w:bookmarkStart w:id="765" w:name="_Toc298447521"/>
      <w:r>
        <w:t>Part Three</w:t>
      </w:r>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66"/>
            <w:r w:rsidRPr="007425E1">
              <w:t xml:space="preserve">only </w:t>
            </w:r>
            <w:commentRangeEnd w:id="766"/>
            <w:r>
              <w:rPr>
                <w:rStyle w:val="CommentReference"/>
                <w:rFonts w:ascii="Times New Roman" w:eastAsiaTheme="minorHAnsi" w:hAnsi="Times New Roman" w:cstheme="minorBidi"/>
                <w:color w:val="auto"/>
              </w:rPr>
              <w:commentReference w:id="766"/>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67"/>
            <w:r w:rsidRPr="007425E1">
              <w:t xml:space="preserve">save </w:t>
            </w:r>
            <w:commentRangeEnd w:id="767"/>
            <w:r>
              <w:rPr>
                <w:rStyle w:val="CommentReference"/>
              </w:rPr>
              <w:commentReference w:id="767"/>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68" w:name="_Toc298445797"/>
      <w:bookmarkStart w:id="769" w:name="_Toc298681282"/>
      <w:bookmarkStart w:id="770" w:name="_Toc298447522"/>
      <w:r>
        <w:lastRenderedPageBreak/>
        <w:t>Part Four</w:t>
      </w:r>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1"/>
            <w:r w:rsidRPr="007425E1">
              <w:t>Esaias</w:t>
            </w:r>
            <w:commentRangeEnd w:id="771"/>
            <w:r>
              <w:rPr>
                <w:rStyle w:val="CommentReference"/>
                <w:rFonts w:ascii="Times New Roman" w:eastAsiaTheme="minorHAnsi" w:hAnsi="Times New Roman" w:cstheme="minorBidi"/>
                <w:color w:val="auto"/>
              </w:rPr>
              <w:commentReference w:id="771"/>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2"/>
            <w:r w:rsidRPr="007425E1">
              <w:t>counsel</w:t>
            </w:r>
            <w:commentRangeEnd w:id="772"/>
            <w:r>
              <w:rPr>
                <w:rStyle w:val="CommentReference"/>
              </w:rPr>
              <w:commentReference w:id="772"/>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73" w:name="_Toc298445798"/>
      <w:bookmarkStart w:id="774" w:name="_Toc298681283"/>
      <w:bookmarkStart w:id="775" w:name="_Toc298447523"/>
      <w:r>
        <w:t>Part Five</w:t>
      </w:r>
      <w:bookmarkEnd w:id="773"/>
      <w:bookmarkEnd w:id="774"/>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76"/>
            <w:r w:rsidRPr="007425E1">
              <w:t>overcome</w:t>
            </w:r>
            <w:commentRangeEnd w:id="776"/>
            <w:r>
              <w:rPr>
                <w:rStyle w:val="CommentReference"/>
                <w:rFonts w:ascii="Times New Roman" w:eastAsiaTheme="minorHAnsi" w:hAnsi="Times New Roman" w:cstheme="minorBidi"/>
                <w:color w:val="auto"/>
              </w:rPr>
              <w:commentReference w:id="776"/>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77" w:name="_Toc298445799"/>
      <w:bookmarkStart w:id="778" w:name="_Toc298681284"/>
      <w:bookmarkStart w:id="779" w:name="_Toc298447524"/>
      <w:r>
        <w:t>Part Six</w:t>
      </w:r>
      <w:bookmarkEnd w:id="777"/>
      <w:bookmarkEnd w:id="778"/>
      <w:bookmarkEnd w:id="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0"/>
            <w:r>
              <w:t>A</w:t>
            </w:r>
            <w:r w:rsidRPr="007425E1">
              <w:t xml:space="preserve">nd became </w:t>
            </w:r>
            <w:r w:rsidR="00524D23">
              <w:t xml:space="preserve">a perfect </w:t>
            </w:r>
            <w:r w:rsidRPr="007425E1">
              <w:t>man</w:t>
            </w:r>
            <w:commentRangeEnd w:id="780"/>
            <w:r>
              <w:rPr>
                <w:rStyle w:val="CommentReference"/>
              </w:rPr>
              <w:commentReference w:id="780"/>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1"/>
            <w:r w:rsidRPr="007425E1">
              <w:t xml:space="preserve">Without </w:t>
            </w:r>
            <w:commentRangeEnd w:id="781"/>
            <w:r>
              <w:rPr>
                <w:rStyle w:val="CommentReference"/>
                <w:rFonts w:ascii="Times New Roman" w:eastAsiaTheme="minorHAnsi" w:hAnsi="Times New Roman" w:cstheme="minorBidi"/>
                <w:color w:val="auto"/>
              </w:rPr>
              <w:commentReference w:id="78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2" w:name="_Toc298445800"/>
      <w:bookmarkStart w:id="783" w:name="_Toc298681285"/>
      <w:bookmarkStart w:id="784" w:name="_Toc298447525"/>
      <w:r>
        <w:t>Part Seven</w:t>
      </w:r>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85" w:name="_Toc298445801"/>
      <w:bookmarkStart w:id="786" w:name="_Toc298681286"/>
      <w:bookmarkStart w:id="787" w:name="_Toc298447526"/>
      <w:r>
        <w:t>Part Eight</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88"/>
            <w:r>
              <w:t>And good</w:t>
            </w:r>
            <w:r w:rsidRPr="007425E1">
              <w:t>will toward men</w:t>
            </w:r>
            <w:commentRangeEnd w:id="788"/>
            <w:r>
              <w:rPr>
                <w:rStyle w:val="CommentReference"/>
              </w:rPr>
              <w:commentReference w:id="788"/>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89"/>
            <w:r w:rsidRPr="007425E1">
              <w:t xml:space="preserve"> </w:t>
            </w:r>
            <w:commentRangeEnd w:id="789"/>
            <w:r>
              <w:rPr>
                <w:rStyle w:val="CommentReference"/>
                <w:rFonts w:ascii="Times New Roman" w:eastAsiaTheme="minorHAnsi" w:hAnsi="Times New Roman" w:cstheme="minorBidi"/>
                <w:color w:val="auto"/>
              </w:rPr>
              <w:commentReference w:id="789"/>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0" w:name="_Toc298445802"/>
      <w:bookmarkStart w:id="791" w:name="_Toc298681287"/>
      <w:bookmarkStart w:id="792" w:name="_Toc298447527"/>
      <w:r>
        <w:t>Part Nine</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793"/>
            <w:r>
              <w:t>A</w:t>
            </w:r>
            <w:r w:rsidRPr="007425E1">
              <w:t>ngels</w:t>
            </w:r>
            <w:commentRangeEnd w:id="793"/>
            <w:r>
              <w:rPr>
                <w:rStyle w:val="CommentReference"/>
                <w:rFonts w:ascii="Times New Roman" w:eastAsiaTheme="minorHAnsi" w:hAnsi="Times New Roman" w:cstheme="minorBidi"/>
                <w:color w:val="auto"/>
              </w:rPr>
              <w:commentReference w:id="793"/>
            </w:r>
            <w:r w:rsidRPr="007425E1">
              <w:t xml:space="preserve"> of light </w:t>
            </w:r>
          </w:p>
          <w:p w14:paraId="63D00661" w14:textId="77777777" w:rsidR="00E35F1F" w:rsidRDefault="00E35F1F" w:rsidP="00E35F1F">
            <w:pPr>
              <w:pStyle w:val="EngHangEnd"/>
            </w:pPr>
            <w:commentRangeStart w:id="794"/>
            <w:r>
              <w:t>P</w:t>
            </w:r>
            <w:r w:rsidRPr="007425E1">
              <w:t xml:space="preserve">raise </w:t>
            </w:r>
            <w:commentRangeEnd w:id="794"/>
            <w:r>
              <w:rPr>
                <w:rStyle w:val="CommentReference"/>
              </w:rPr>
              <w:commentReference w:id="79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795"/>
            <w:r>
              <w:t>shone</w:t>
            </w:r>
            <w:commentRangeEnd w:id="795"/>
            <w:r>
              <w:rPr>
                <w:rStyle w:val="CommentReference"/>
                <w:rFonts w:ascii="Times New Roman" w:eastAsiaTheme="minorHAnsi" w:hAnsi="Times New Roman" w:cstheme="minorBidi"/>
                <w:color w:val="auto"/>
              </w:rPr>
              <w:commentReference w:id="79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796"/>
            <w:r w:rsidRPr="007425E1">
              <w:t xml:space="preserve">In </w:t>
            </w:r>
            <w:commentRangeEnd w:id="796"/>
            <w:r>
              <w:rPr>
                <w:rStyle w:val="CommentReference"/>
                <w:rFonts w:ascii="Times New Roman" w:eastAsiaTheme="minorHAnsi" w:hAnsi="Times New Roman" w:cstheme="minorBidi"/>
                <w:color w:val="auto"/>
              </w:rPr>
              <w:commentReference w:id="79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797"/>
            <w:r>
              <w:t>W</w:t>
            </w:r>
            <w:r w:rsidRPr="007425E1">
              <w:t xml:space="preserve">ho </w:t>
            </w:r>
            <w:commentRangeEnd w:id="797"/>
            <w:r>
              <w:rPr>
                <w:rStyle w:val="CommentReference"/>
                <w:rFonts w:ascii="Times New Roman" w:eastAsiaTheme="minorHAnsi" w:hAnsi="Times New Roman" w:cstheme="minorBidi"/>
                <w:color w:val="auto"/>
              </w:rPr>
              <w:commentReference w:id="79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798"/>
            <w:r w:rsidRPr="007425E1">
              <w:t xml:space="preserve">we bless </w:t>
            </w:r>
            <w:r>
              <w:t>You</w:t>
            </w:r>
            <w:r w:rsidRPr="007425E1">
              <w:t xml:space="preserve"> </w:t>
            </w:r>
            <w:commentRangeEnd w:id="798"/>
            <w:r>
              <w:rPr>
                <w:rStyle w:val="CommentReference"/>
                <w:rFonts w:ascii="Times New Roman" w:eastAsiaTheme="minorHAnsi" w:hAnsi="Times New Roman" w:cstheme="minorBidi"/>
                <w:color w:val="auto"/>
              </w:rPr>
              <w:commentReference w:id="79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799" w:name="_Toc298445803"/>
      <w:bookmarkStart w:id="800" w:name="_Toc298681288"/>
      <w:bookmarkStart w:id="801" w:name="_Toc298447528"/>
      <w:bookmarkStart w:id="802" w:name="_Toc308441917"/>
      <w:r>
        <w:lastRenderedPageBreak/>
        <w:t>The Crown Adam</w:t>
      </w:r>
      <w:bookmarkEnd w:id="799"/>
      <w:bookmarkEnd w:id="800"/>
      <w:bookmarkEnd w:id="801"/>
      <w:bookmarkEnd w:id="80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03"/>
            <w:r w:rsidRPr="007425E1">
              <w:t>estate</w:t>
            </w:r>
            <w:commentRangeEnd w:id="803"/>
            <w:r>
              <w:rPr>
                <w:rStyle w:val="CommentReference"/>
              </w:rPr>
              <w:commentReference w:id="80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04"/>
            <w:r w:rsidRPr="007425E1">
              <w:t xml:space="preserve">holy </w:t>
            </w:r>
            <w:commentRangeEnd w:id="804"/>
            <w:r>
              <w:rPr>
                <w:rStyle w:val="CommentReference"/>
              </w:rPr>
              <w:commentReference w:id="80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05"/>
            <w:r>
              <w:t xml:space="preserve">Womanhood </w:t>
            </w:r>
            <w:commentRangeEnd w:id="805"/>
            <w:r>
              <w:rPr>
                <w:rStyle w:val="CommentReference"/>
                <w:rFonts w:ascii="Times New Roman" w:eastAsiaTheme="minorHAnsi" w:hAnsi="Times New Roman" w:cstheme="minorBidi"/>
                <w:color w:val="auto"/>
              </w:rPr>
              <w:commentReference w:id="80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59F9E2F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895112">
        <w:rPr>
          <w:noProof/>
        </w:rPr>
        <w:t>467</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06" w:name="_Toc298445804"/>
      <w:bookmarkStart w:id="807" w:name="_Toc298681289"/>
      <w:bookmarkStart w:id="808" w:name="_Toc298447529"/>
      <w:bookmarkStart w:id="809" w:name="_Toc308441918"/>
      <w:bookmarkStart w:id="810" w:name="_Toc448696633"/>
      <w:r>
        <w:lastRenderedPageBreak/>
        <w:t>Tuesday</w:t>
      </w:r>
      <w:bookmarkEnd w:id="806"/>
      <w:bookmarkEnd w:id="807"/>
      <w:bookmarkEnd w:id="808"/>
      <w:bookmarkEnd w:id="809"/>
      <w:bookmarkEnd w:id="810"/>
    </w:p>
    <w:p w14:paraId="5EF92007" w14:textId="77777777" w:rsidR="00E35F1F" w:rsidRDefault="00E35F1F" w:rsidP="00E35F1F">
      <w:pPr>
        <w:pStyle w:val="Heading3"/>
      </w:pPr>
      <w:bookmarkStart w:id="811" w:name="_Toc298445805"/>
      <w:bookmarkStart w:id="812" w:name="_Toc298681290"/>
      <w:bookmarkStart w:id="813" w:name="_Toc298447530"/>
      <w:bookmarkStart w:id="814" w:name="_Toc308441919"/>
      <w:r>
        <w:t>The Tuesday Psali Adam</w:t>
      </w:r>
      <w:bookmarkEnd w:id="811"/>
      <w:bookmarkEnd w:id="812"/>
      <w:bookmarkEnd w:id="813"/>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15"/>
            <w:r w:rsidRPr="007425E1">
              <w:t>wandered</w:t>
            </w:r>
            <w:commentRangeEnd w:id="815"/>
            <w:r>
              <w:rPr>
                <w:rStyle w:val="CommentReference"/>
                <w:rFonts w:ascii="Times New Roman" w:eastAsiaTheme="minorHAnsi" w:hAnsi="Times New Roman" w:cstheme="minorBidi"/>
                <w:color w:val="auto"/>
              </w:rPr>
              <w:commentReference w:id="815"/>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16"/>
            <w:r w:rsidRPr="007425E1">
              <w:t>cold and frost</w:t>
            </w:r>
            <w:commentRangeEnd w:id="816"/>
            <w:r>
              <w:rPr>
                <w:rStyle w:val="CommentReference"/>
              </w:rPr>
              <w:commentReference w:id="816"/>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17"/>
            <w:r>
              <w:t>From</w:t>
            </w:r>
            <w:r w:rsidRPr="007425E1">
              <w:t xml:space="preserve"> </w:t>
            </w:r>
            <w:commentRangeEnd w:id="817"/>
            <w:r>
              <w:rPr>
                <w:rStyle w:val="CommentReference"/>
              </w:rPr>
              <w:commentReference w:id="817"/>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18" w:name="_Toc298445806"/>
      <w:bookmarkStart w:id="819" w:name="_Toc298681291"/>
      <w:bookmarkStart w:id="820" w:name="_Toc298447531"/>
      <w:bookmarkStart w:id="821" w:name="_Toc308441920"/>
      <w:r w:rsidRPr="00FD2E69">
        <w:lastRenderedPageBreak/>
        <w:t>The Conclusion of the Adam Psali</w:t>
      </w:r>
      <w:bookmarkEnd w:id="818"/>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2" w:name="_Toc298445807"/>
      <w:bookmarkStart w:id="823" w:name="_Toc298681292"/>
      <w:bookmarkStart w:id="824" w:name="_Toc298447532"/>
      <w:bookmarkStart w:id="825" w:name="_Toc308441921"/>
      <w:r>
        <w:t>The Tuesday Theotokia</w:t>
      </w:r>
      <w:bookmarkEnd w:id="822"/>
      <w:bookmarkEnd w:id="823"/>
      <w:bookmarkEnd w:id="824"/>
      <w:bookmarkEnd w:id="825"/>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26" w:name="_Toc298445808"/>
      <w:bookmarkStart w:id="827" w:name="_Toc298681293"/>
      <w:bookmarkStart w:id="828" w:name="_Toc298447533"/>
      <w:r>
        <w:t>Part One</w:t>
      </w:r>
      <w:bookmarkEnd w:id="826"/>
      <w:bookmarkEnd w:id="827"/>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29" w:name="_Toc298445809"/>
      <w:bookmarkStart w:id="830" w:name="_Toc298681294"/>
      <w:bookmarkStart w:id="831" w:name="_Toc298447534"/>
      <w:r>
        <w:t>Part Tw</w:t>
      </w:r>
      <w:bookmarkEnd w:id="829"/>
      <w:r>
        <w:t>o</w:t>
      </w:r>
      <w:bookmarkEnd w:id="830"/>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2"/>
            <w:r>
              <w:t>received</w:t>
            </w:r>
            <w:commentRangeEnd w:id="832"/>
            <w:r>
              <w:rPr>
                <w:rStyle w:val="CommentReference"/>
                <w:rFonts w:ascii="Times New Roman" w:eastAsiaTheme="minorHAnsi" w:hAnsi="Times New Roman" w:cstheme="minorBidi"/>
                <w:color w:val="auto"/>
              </w:rPr>
              <w:commentReference w:id="832"/>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33" w:name="_Toc298681295"/>
      <w:bookmarkStart w:id="834" w:name="_Toc298447535"/>
      <w:r>
        <w:lastRenderedPageBreak/>
        <w:t>Part Three</w:t>
      </w:r>
      <w:bookmarkEnd w:id="833"/>
      <w:bookmarkEnd w:id="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35" w:name="_Toc298681296"/>
      <w:bookmarkStart w:id="836" w:name="_Toc298447536"/>
      <w:r>
        <w:lastRenderedPageBreak/>
        <w:t>Part Four</w:t>
      </w:r>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37"/>
            <w:r w:rsidRPr="007425E1">
              <w:t xml:space="preserve">perfect </w:t>
            </w:r>
            <w:commentRangeEnd w:id="837"/>
            <w:r>
              <w:rPr>
                <w:rStyle w:val="CommentReference"/>
              </w:rPr>
              <w:commentReference w:id="837"/>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38" w:name="_Toc298681297"/>
      <w:bookmarkStart w:id="839" w:name="_Toc298447537"/>
      <w:r>
        <w:t>Part Five</w:t>
      </w:r>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0"/>
            <w:r>
              <w:t>unlimited</w:t>
            </w:r>
            <w:commentRangeEnd w:id="840"/>
            <w:r>
              <w:rPr>
                <w:rStyle w:val="CommentReference"/>
                <w:rFonts w:ascii="Times New Roman" w:eastAsiaTheme="minorHAnsi" w:hAnsi="Times New Roman" w:cstheme="minorBidi"/>
                <w:color w:val="auto"/>
              </w:rPr>
              <w:commentReference w:id="840"/>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1" w:name="_Toc298681298"/>
      <w:bookmarkStart w:id="842" w:name="_Toc298447538"/>
      <w:r>
        <w:t>Part Six</w:t>
      </w:r>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43"/>
            <w:r>
              <w:t xml:space="preserve"> </w:t>
            </w:r>
            <w:commentRangeEnd w:id="843"/>
            <w:r>
              <w:rPr>
                <w:rStyle w:val="CommentReference"/>
              </w:rPr>
              <w:commentReference w:id="843"/>
            </w:r>
            <w:r>
              <w:t>f</w:t>
            </w:r>
            <w:commentRangeStart w:id="844"/>
            <w:r>
              <w:t>aith</w:t>
            </w:r>
            <w:commentRangeEnd w:id="844"/>
            <w:r>
              <w:rPr>
                <w:rStyle w:val="CommentReference"/>
              </w:rPr>
              <w:commentReference w:id="844"/>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45" w:name="_Toc298681299"/>
      <w:bookmarkStart w:id="846" w:name="_Toc298447539"/>
      <w:r>
        <w:lastRenderedPageBreak/>
        <w:t>Part Seven</w:t>
      </w:r>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47"/>
            <w:r>
              <w:t xml:space="preserve">a </w:t>
            </w:r>
            <w:commentRangeEnd w:id="847"/>
            <w:r>
              <w:rPr>
                <w:rStyle w:val="CommentReference"/>
                <w:rFonts w:ascii="Times New Roman" w:eastAsiaTheme="minorHAnsi" w:hAnsi="Times New Roman" w:cstheme="minorBidi"/>
                <w:color w:val="auto"/>
              </w:rPr>
              <w:commentReference w:id="847"/>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48" w:name="_Toc298681300"/>
      <w:bookmarkStart w:id="849" w:name="_Toc298447540"/>
      <w:bookmarkStart w:id="850" w:name="_Toc308441922"/>
      <w:r>
        <w:t>The Crown Adam</w:t>
      </w:r>
      <w:bookmarkEnd w:id="848"/>
      <w:bookmarkEnd w:id="849"/>
      <w:bookmarkEnd w:id="850"/>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1"/>
            <w:r>
              <w:t>He</w:t>
            </w:r>
            <w:r w:rsidRPr="007425E1">
              <w:t xml:space="preserve"> </w:t>
            </w:r>
            <w:commentRangeEnd w:id="851"/>
            <w:r>
              <w:rPr>
                <w:rStyle w:val="CommentReference"/>
                <w:rFonts w:ascii="Times New Roman" w:eastAsiaTheme="minorHAnsi" w:hAnsi="Times New Roman" w:cstheme="minorBidi"/>
                <w:color w:val="auto"/>
              </w:rPr>
              <w:commentReference w:id="851"/>
            </w:r>
            <w:r w:rsidRPr="007425E1">
              <w:t xml:space="preserve">who is carried </w:t>
            </w:r>
          </w:p>
          <w:p w14:paraId="05DA09F2" w14:textId="04037ECB" w:rsidR="00E35F1F" w:rsidRDefault="00557D05" w:rsidP="00E35F1F">
            <w:pPr>
              <w:pStyle w:val="EngHangEnd"/>
            </w:pPr>
            <w:r>
              <w:t>Upon</w:t>
            </w:r>
            <w:commentRangeStart w:id="852"/>
            <w:r w:rsidR="00E35F1F" w:rsidRPr="007425E1">
              <w:t xml:space="preserve"> </w:t>
            </w:r>
            <w:commentRangeEnd w:id="852"/>
            <w:r w:rsidR="00E35F1F">
              <w:rPr>
                <w:rStyle w:val="CommentReference"/>
              </w:rPr>
              <w:commentReference w:id="852"/>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53"/>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53"/>
            <w:r>
              <w:rPr>
                <w:rStyle w:val="CommentReference"/>
                <w:rFonts w:ascii="Garamond" w:hAnsi="Garamond" w:cstheme="minorBidi"/>
                <w:noProof w:val="0"/>
                <w:lang w:val="en-CA"/>
              </w:rPr>
              <w:commentReference w:id="853"/>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443444F3"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895112">
        <w:rPr>
          <w:noProof/>
        </w:rPr>
        <w:t>467</w:t>
      </w:r>
      <w:r>
        <w:fldChar w:fldCharType="end"/>
      </w:r>
      <w:r>
        <w:t>.</w:t>
      </w:r>
    </w:p>
    <w:p w14:paraId="55A2AE2E" w14:textId="77777777" w:rsidR="00E35F1F" w:rsidRDefault="00E35F1F" w:rsidP="00E35F1F">
      <w:pPr>
        <w:pStyle w:val="Heading2"/>
      </w:pPr>
      <w:bookmarkStart w:id="854" w:name="_Toc298681301"/>
      <w:bookmarkStart w:id="855" w:name="_Toc308441923"/>
      <w:bookmarkStart w:id="856" w:name="_Toc448696634"/>
      <w:r>
        <w:lastRenderedPageBreak/>
        <w:t>Wednesday</w:t>
      </w:r>
      <w:bookmarkEnd w:id="854"/>
      <w:bookmarkEnd w:id="855"/>
      <w:bookmarkEnd w:id="856"/>
    </w:p>
    <w:p w14:paraId="5D01081B" w14:textId="77777777" w:rsidR="00E35F1F" w:rsidRDefault="00E35F1F" w:rsidP="00E35F1F">
      <w:pPr>
        <w:pStyle w:val="Heading3"/>
      </w:pPr>
      <w:bookmarkStart w:id="857" w:name="_Toc298681302"/>
      <w:bookmarkStart w:id="858" w:name="_Toc308441924"/>
      <w:r>
        <w:t>The Wednesday Psali Batos</w:t>
      </w:r>
      <w:bookmarkEnd w:id="857"/>
      <w:bookmarkEnd w:id="858"/>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59"/>
            <w:r>
              <w:t xml:space="preserve">breaths </w:t>
            </w:r>
            <w:commentRangeEnd w:id="859"/>
            <w:r>
              <w:rPr>
                <w:rStyle w:val="CommentReference"/>
                <w:rFonts w:ascii="Times New Roman" w:eastAsiaTheme="minorHAnsi" w:hAnsi="Times New Roman" w:cstheme="minorBidi"/>
                <w:color w:val="auto"/>
              </w:rPr>
              <w:commentReference w:id="859"/>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0"/>
            <w:r>
              <w:t xml:space="preserve">When </w:t>
            </w:r>
            <w:commentRangeEnd w:id="860"/>
            <w:r>
              <w:rPr>
                <w:rStyle w:val="CommentReference"/>
                <w:rFonts w:ascii="Times New Roman" w:eastAsiaTheme="minorHAnsi" w:hAnsi="Times New Roman" w:cstheme="minorBidi"/>
                <w:color w:val="auto"/>
              </w:rPr>
              <w:commentReference w:id="860"/>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1"/>
            <w:r>
              <w:t>tribulations</w:t>
            </w:r>
            <w:commentRangeEnd w:id="861"/>
            <w:r>
              <w:rPr>
                <w:rStyle w:val="CommentReference"/>
                <w:rFonts w:ascii="Times New Roman" w:eastAsiaTheme="minorHAnsi" w:hAnsi="Times New Roman" w:cstheme="minorBidi"/>
                <w:color w:val="auto"/>
              </w:rPr>
              <w:commentReference w:id="861"/>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2" w:name="_Toc298681303"/>
      <w:bookmarkStart w:id="863" w:name="_Toc308441925"/>
      <w:r w:rsidRPr="00FD2E69">
        <w:t xml:space="preserve">The Conclusion of the </w:t>
      </w:r>
      <w:r>
        <w:t>Batos</w:t>
      </w:r>
      <w:r w:rsidRPr="00FD2E69">
        <w:t xml:space="preserve"> Psali</w:t>
      </w:r>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64" w:name="_Toc298681304"/>
      <w:bookmarkStart w:id="865" w:name="_Toc308441926"/>
      <w:r>
        <w:t>The Wednesday Theotokia</w:t>
      </w:r>
      <w:bookmarkEnd w:id="864"/>
      <w:bookmarkEnd w:id="865"/>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66" w:name="_Toc298681305"/>
      <w:r>
        <w:t>Part One</w:t>
      </w:r>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67" w:name="_Toc298681306"/>
      <w:r>
        <w:t>Part Two</w:t>
      </w:r>
      <w:bookmarkEnd w:id="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68"/>
            <w:r w:rsidRPr="00FA5B8C">
              <w:t>ⲥⲉⲙⲟϣⲓ ϧⲉⲛ ⲛ̀ⲧⲉ ⲡ̀ⲕⲁϩⲓ ⲥⲉⲙⲟϣⲓ ϧⲉⲛ ⲡⲉⲟⲩⲱⲓⲛⲓ</w:t>
            </w:r>
            <w:r w:rsidRPr="00F6464C">
              <w:t xml:space="preserve"> </w:t>
            </w:r>
            <w:commentRangeEnd w:id="868"/>
            <w:r>
              <w:rPr>
                <w:rStyle w:val="CommentReference"/>
                <w:rFonts w:ascii="Garamond" w:hAnsi="Garamond" w:cstheme="minorBidi"/>
                <w:noProof w:val="0"/>
                <w:lang w:val="en-CA"/>
              </w:rPr>
              <w:commentReference w:id="868"/>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69" w:name="_Toc298681307"/>
      <w:r>
        <w:lastRenderedPageBreak/>
        <w:t>Part Three</w:t>
      </w:r>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0"/>
            <w:r w:rsidRPr="007425E1">
              <w:t>For you brought forth</w:t>
            </w:r>
            <w:commentRangeEnd w:id="870"/>
            <w:r>
              <w:rPr>
                <w:rStyle w:val="CommentReference"/>
                <w:rFonts w:ascii="Times New Roman" w:eastAsiaTheme="minorHAnsi" w:hAnsi="Times New Roman" w:cstheme="minorBidi"/>
                <w:color w:val="auto"/>
              </w:rPr>
              <w:commentReference w:id="870"/>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1" w:name="_Toc298681308"/>
      <w:r>
        <w:t>Part Four</w:t>
      </w:r>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2" w:name="_Toc298681309"/>
      <w:r>
        <w:t>Part Five</w:t>
      </w:r>
      <w:bookmarkEnd w:id="8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73"/>
            <w:r>
              <w:t>He</w:t>
            </w:r>
            <w:r w:rsidRPr="007425E1">
              <w:t xml:space="preserve"> </w:t>
            </w:r>
            <w:commentRangeEnd w:id="873"/>
            <w:r>
              <w:rPr>
                <w:rStyle w:val="CommentReference"/>
              </w:rPr>
              <w:commentReference w:id="873"/>
            </w:r>
            <w:r w:rsidRPr="007425E1">
              <w:t xml:space="preserve">Who </w:t>
            </w:r>
            <w:commentRangeStart w:id="874"/>
            <w:r w:rsidRPr="007425E1">
              <w:t xml:space="preserve">is </w:t>
            </w:r>
            <w:commentRangeEnd w:id="874"/>
            <w:r>
              <w:rPr>
                <w:rStyle w:val="CommentReference"/>
              </w:rPr>
              <w:commentReference w:id="874"/>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75"/>
            <w:r w:rsidRPr="007425E1">
              <w:t>He to Whom is due the glory forever</w:t>
            </w:r>
            <w:commentRangeEnd w:id="875"/>
            <w:r>
              <w:rPr>
                <w:rStyle w:val="CommentReference"/>
                <w:rFonts w:ascii="Times New Roman" w:eastAsiaTheme="minorHAnsi" w:hAnsi="Times New Roman" w:cstheme="minorBidi"/>
                <w:color w:val="auto"/>
              </w:rPr>
              <w:commentReference w:id="875"/>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76" w:name="_Toc298681310"/>
      <w:r>
        <w:t>Part Six</w:t>
      </w:r>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77"/>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77"/>
            <w:r>
              <w:rPr>
                <w:rStyle w:val="CommentReference"/>
              </w:rPr>
              <w:commentReference w:id="877"/>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78"/>
            <w:r w:rsidRPr="00FA5B8C">
              <w:t>ⲙⲁⲣⲓⲁ</w:t>
            </w:r>
            <w:r w:rsidRPr="002147AA">
              <w:t xml:space="preserve"> </w:t>
            </w:r>
            <w:commentRangeEnd w:id="878"/>
            <w:r>
              <w:rPr>
                <w:rStyle w:val="CommentReference"/>
                <w:rFonts w:ascii="Garamond" w:hAnsi="Garamond" w:cstheme="minorBidi"/>
                <w:noProof w:val="0"/>
                <w:lang w:val="en-CA"/>
              </w:rPr>
              <w:commentReference w:id="878"/>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79"/>
            <w:r w:rsidRPr="00FA5B8C">
              <w:t>ⲥⲧⲁⲓⲏⲟⲩⲧ ̀</w:t>
            </w:r>
            <w:commentRangeEnd w:id="879"/>
            <w:r>
              <w:rPr>
                <w:rStyle w:val="CommentReference"/>
                <w:rFonts w:ascii="Garamond" w:hAnsi="Garamond" w:cstheme="minorBidi"/>
                <w:noProof w:val="0"/>
                <w:lang w:val="en-CA"/>
              </w:rPr>
              <w:commentReference w:id="879"/>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0"/>
            <w:r w:rsidRPr="00FA5B8C">
              <w:t>ⲙⲡⲓⲟⲩⲁⲓ ̀</w:t>
            </w:r>
            <w:commentRangeEnd w:id="880"/>
            <w:r>
              <w:rPr>
                <w:rStyle w:val="CommentReference"/>
                <w:rFonts w:ascii="Garamond" w:hAnsi="Garamond" w:cstheme="minorBidi"/>
                <w:noProof w:val="0"/>
                <w:lang w:val="en-CA"/>
              </w:rPr>
              <w:commentReference w:id="880"/>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1"/>
            <w:r w:rsidRPr="00FA5B8C">
              <w:t>ⲉⲣⲉ ̀</w:t>
            </w:r>
            <w:commentRangeEnd w:id="881"/>
            <w:r>
              <w:rPr>
                <w:rStyle w:val="CommentReference"/>
                <w:rFonts w:ascii="Garamond" w:hAnsi="Garamond" w:cstheme="minorBidi"/>
                <w:noProof w:val="0"/>
                <w:lang w:val="en-CA"/>
              </w:rPr>
              <w:commentReference w:id="881"/>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2" w:name="_Toc298681311"/>
      <w:r>
        <w:t>Part Seven</w:t>
      </w:r>
      <w:bookmarkEnd w:id="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83"/>
            <w:r>
              <w:t xml:space="preserve">sits </w:t>
            </w:r>
            <w:commentRangeEnd w:id="883"/>
            <w:r>
              <w:rPr>
                <w:rStyle w:val="CommentReference"/>
                <w:rFonts w:ascii="Times New Roman" w:eastAsiaTheme="minorHAnsi" w:hAnsi="Times New Roman" w:cstheme="minorBidi"/>
                <w:color w:val="auto"/>
              </w:rPr>
              <w:commentReference w:id="883"/>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84"/>
            <w:r w:rsidRPr="00FA5B8C">
              <w:t>ⲉⲧⲁϥⲟⲩⲱⲛϩ</w:t>
            </w:r>
            <w:r w:rsidRPr="002147AA">
              <w:t xml:space="preserve"> </w:t>
            </w:r>
            <w:commentRangeEnd w:id="884"/>
            <w:r>
              <w:rPr>
                <w:rStyle w:val="CommentReference"/>
                <w:rFonts w:ascii="Garamond" w:hAnsi="Garamond" w:cstheme="minorBidi"/>
                <w:noProof w:val="0"/>
                <w:lang w:val="en-CA"/>
              </w:rPr>
              <w:commentReference w:id="884"/>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85"/>
            <w:r w:rsidRPr="00FA5B8C">
              <w:t>Ϫⲉ ⲡⲓⲁⲧⲥⲁⲣⲝ</w:t>
            </w:r>
            <w:commentRangeEnd w:id="885"/>
            <w:r>
              <w:rPr>
                <w:rStyle w:val="CommentReference"/>
                <w:rFonts w:ascii="Garamond" w:hAnsi="Garamond" w:cstheme="minorBidi"/>
                <w:noProof w:val="0"/>
                <w:lang w:val="en-CA"/>
              </w:rPr>
              <w:commentReference w:id="885"/>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86" w:name="_Toc298681312"/>
      <w:bookmarkStart w:id="887" w:name="_Toc308441927"/>
      <w:r>
        <w:t>The Crown Batos</w:t>
      </w:r>
      <w:bookmarkEnd w:id="886"/>
      <w:bookmarkEnd w:id="887"/>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88"/>
            <w:r w:rsidRPr="007425E1">
              <w:t>has entered and come forth</w:t>
            </w:r>
            <w:commentRangeEnd w:id="888"/>
            <w:r>
              <w:rPr>
                <w:rStyle w:val="CommentReference"/>
                <w:rFonts w:ascii="Times New Roman" w:eastAsiaTheme="minorHAnsi" w:hAnsi="Times New Roman" w:cstheme="minorBidi"/>
                <w:color w:val="auto"/>
              </w:rPr>
              <w:commentReference w:id="888"/>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89"/>
            <w:r w:rsidRPr="007425E1">
              <w:t>manifestation</w:t>
            </w:r>
            <w:commentRangeEnd w:id="889"/>
            <w:r>
              <w:rPr>
                <w:rStyle w:val="CommentReference"/>
              </w:rPr>
              <w:commentReference w:id="889"/>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0"/>
            <w:r>
              <w:t>and</w:t>
            </w:r>
            <w:r w:rsidRPr="007425E1">
              <w:t xml:space="preserve"> </w:t>
            </w:r>
            <w:commentRangeEnd w:id="890"/>
            <w:r>
              <w:rPr>
                <w:rStyle w:val="CommentReference"/>
              </w:rPr>
              <w:commentReference w:id="890"/>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5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9D99941"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895112">
        <w:rPr>
          <w:noProof/>
        </w:rPr>
        <w:t>549</w:t>
      </w:r>
      <w:r>
        <w:fldChar w:fldCharType="end"/>
      </w:r>
      <w:r>
        <w:t>.</w:t>
      </w:r>
    </w:p>
    <w:p w14:paraId="6C2803B6" w14:textId="77777777" w:rsidR="00E35F1F" w:rsidRDefault="00E35F1F" w:rsidP="00E35F1F">
      <w:pPr>
        <w:pStyle w:val="Heading2"/>
      </w:pPr>
      <w:bookmarkStart w:id="891" w:name="_Toc298681313"/>
      <w:bookmarkStart w:id="892" w:name="_Toc308441928"/>
      <w:bookmarkStart w:id="893" w:name="_Toc448696635"/>
      <w:r>
        <w:lastRenderedPageBreak/>
        <w:t>Thursday</w:t>
      </w:r>
      <w:bookmarkEnd w:id="891"/>
      <w:bookmarkEnd w:id="892"/>
      <w:bookmarkEnd w:id="893"/>
    </w:p>
    <w:p w14:paraId="562349E9" w14:textId="453ED52C" w:rsidR="00E35F1F" w:rsidRDefault="00E35F1F" w:rsidP="00E35F1F">
      <w:pPr>
        <w:pStyle w:val="Heading3"/>
      </w:pPr>
      <w:bookmarkStart w:id="894" w:name="_Toc298681314"/>
      <w:bookmarkStart w:id="895" w:name="_Toc308441929"/>
      <w:r>
        <w:t xml:space="preserve">The Psali Batos for </w:t>
      </w:r>
      <w:bookmarkEnd w:id="894"/>
      <w:bookmarkEnd w:id="895"/>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896"/>
            <w:r w:rsidRPr="007425E1">
              <w:t xml:space="preserve">on </w:t>
            </w:r>
            <w:commentRangeEnd w:id="896"/>
            <w:r>
              <w:rPr>
                <w:rStyle w:val="CommentReference"/>
              </w:rPr>
              <w:commentReference w:id="89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897"/>
            <w:r w:rsidRPr="007425E1">
              <w:t xml:space="preserve">Forty </w:t>
            </w:r>
            <w:commentRangeEnd w:id="897"/>
            <w:r>
              <w:rPr>
                <w:rStyle w:val="CommentReference"/>
                <w:rFonts w:ascii="Times New Roman" w:eastAsiaTheme="minorHAnsi" w:hAnsi="Times New Roman" w:cstheme="minorBidi"/>
                <w:color w:val="auto"/>
              </w:rPr>
              <w:commentReference w:id="89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898"/>
            <w:r w:rsidRPr="007425E1">
              <w:t xml:space="preserve">Crush </w:t>
            </w:r>
            <w:r w:rsidR="00CF15BA" w:rsidRPr="00CF15BA">
              <w:t xml:space="preserve">beneath </w:t>
            </w:r>
            <w:r w:rsidRPr="007425E1">
              <w:t>us</w:t>
            </w:r>
            <w:commentRangeEnd w:id="898"/>
            <w:r>
              <w:rPr>
                <w:rStyle w:val="CommentReference"/>
                <w:rFonts w:ascii="Times New Roman" w:eastAsiaTheme="minorHAnsi" w:hAnsi="Times New Roman" w:cstheme="minorBidi"/>
                <w:color w:val="auto"/>
              </w:rPr>
              <w:commentReference w:id="89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899" w:name="_Toc298681315"/>
      <w:bookmarkStart w:id="900" w:name="_Toc308441930"/>
      <w:r w:rsidRPr="00FD2E69">
        <w:lastRenderedPageBreak/>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1" w:name="_Toc298681316"/>
      <w:bookmarkStart w:id="902" w:name="_Toc308441931"/>
      <w:r>
        <w:t>The Thursday Theotokia</w:t>
      </w:r>
      <w:bookmarkEnd w:id="901"/>
      <w:bookmarkEnd w:id="902"/>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03" w:name="_Toc298681317"/>
      <w:r>
        <w:t>Part One</w:t>
      </w:r>
      <w:bookmarkEnd w:id="9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04"/>
            <w:r w:rsidRPr="007425E1">
              <w:t>virgin</w:t>
            </w:r>
            <w:commentRangeEnd w:id="904"/>
            <w:r>
              <w:rPr>
                <w:rStyle w:val="CommentReference"/>
                <w:rFonts w:ascii="Times New Roman" w:eastAsiaTheme="minorHAnsi" w:hAnsi="Times New Roman" w:cstheme="minorBidi"/>
                <w:color w:val="auto"/>
              </w:rPr>
              <w:commentReference w:id="904"/>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05" w:name="_Toc298681318"/>
      <w:r>
        <w:t>Part Two</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06"/>
            <w:r>
              <w:t>abolished</w:t>
            </w:r>
            <w:commentRangeEnd w:id="906"/>
            <w:r>
              <w:rPr>
                <w:rStyle w:val="CommentReference"/>
                <w:rFonts w:ascii="Times New Roman" w:eastAsiaTheme="minorHAnsi" w:hAnsi="Times New Roman" w:cstheme="minorBidi"/>
                <w:color w:val="auto"/>
              </w:rPr>
              <w:commentReference w:id="906"/>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07" w:name="_Toc298681319"/>
      <w:r>
        <w:t>Part Three</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08" w:name="_Toc298681320"/>
      <w:r>
        <w:t>Part Four</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09"/>
            <w:r>
              <w:t>.</w:t>
            </w:r>
            <w:commentRangeEnd w:id="909"/>
            <w:r>
              <w:rPr>
                <w:rStyle w:val="CommentReference"/>
              </w:rPr>
              <w:commentReference w:id="909"/>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0"/>
            <w:r>
              <w:t xml:space="preserve">appeared </w:t>
            </w:r>
            <w:commentRangeEnd w:id="910"/>
            <w:r>
              <w:rPr>
                <w:rStyle w:val="CommentReference"/>
                <w:rFonts w:ascii="Times New Roman" w:eastAsiaTheme="minorHAnsi" w:hAnsi="Times New Roman" w:cstheme="minorBidi"/>
                <w:color w:val="auto"/>
              </w:rPr>
              <w:commentReference w:id="910"/>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1"/>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2"/>
            <w:r w:rsidRPr="007425E1">
              <w:t>strength</w:t>
            </w:r>
            <w:commentRangeEnd w:id="912"/>
            <w:r>
              <w:rPr>
                <w:rStyle w:val="CommentReference"/>
                <w:rFonts w:ascii="Times New Roman" w:eastAsiaTheme="minorHAnsi" w:hAnsi="Times New Roman" w:cstheme="minorBidi"/>
                <w:color w:val="auto"/>
              </w:rPr>
              <w:commentReference w:id="912"/>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13"/>
            <w:r>
              <w:t>N</w:t>
            </w:r>
            <w:r w:rsidRPr="007425E1">
              <w:t xml:space="preserve">ow </w:t>
            </w:r>
            <w:commentRangeEnd w:id="913"/>
            <w:r>
              <w:rPr>
                <w:rStyle w:val="CommentReference"/>
                <w:rFonts w:ascii="Times New Roman" w:eastAsiaTheme="minorHAnsi" w:hAnsi="Times New Roman" w:cstheme="minorBidi"/>
                <w:color w:val="auto"/>
              </w:rPr>
              <w:commentReference w:id="913"/>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14" w:name="_Toc298681321"/>
      <w:r>
        <w:t>Part Five</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15"/>
            <w:r>
              <w:t>Theotokos</w:t>
            </w:r>
            <w:commentRangeEnd w:id="915"/>
            <w:r>
              <w:rPr>
                <w:rStyle w:val="CommentReference"/>
                <w:rFonts w:ascii="Times New Roman" w:eastAsiaTheme="minorHAnsi" w:hAnsi="Times New Roman" w:cstheme="minorBidi"/>
                <w:color w:val="auto"/>
              </w:rPr>
              <w:commentReference w:id="915"/>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16"/>
            <w:r>
              <w:t xml:space="preserve">of </w:t>
            </w:r>
            <w:commentRangeEnd w:id="916"/>
            <w:r>
              <w:rPr>
                <w:rStyle w:val="CommentReference"/>
                <w:rFonts w:ascii="Times New Roman" w:eastAsiaTheme="minorHAnsi" w:hAnsi="Times New Roman" w:cstheme="minorBidi"/>
                <w:color w:val="auto"/>
              </w:rPr>
              <w:commentReference w:id="916"/>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17" w:name="_Toc298681322"/>
      <w:r>
        <w:t>Part Six</w:t>
      </w:r>
      <w:bookmarkEnd w:id="9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18"/>
            <w:r>
              <w:t xml:space="preserve">The </w:t>
            </w:r>
            <w:commentRangeEnd w:id="918"/>
            <w:r>
              <w:rPr>
                <w:rStyle w:val="CommentReference"/>
                <w:rFonts w:ascii="Times New Roman" w:eastAsiaTheme="minorHAnsi" w:hAnsi="Times New Roman" w:cstheme="minorBidi"/>
                <w:color w:val="auto"/>
              </w:rPr>
              <w:commentReference w:id="918"/>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19"/>
            <w:r>
              <w:t>would</w:t>
            </w:r>
            <w:r w:rsidRPr="007425E1">
              <w:t xml:space="preserve"> </w:t>
            </w:r>
            <w:commentRangeEnd w:id="919"/>
            <w:r>
              <w:rPr>
                <w:rStyle w:val="CommentReference"/>
              </w:rPr>
              <w:commentReference w:id="919"/>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0" w:name="_Toc298681323"/>
      <w:r>
        <w:t>Part Seven</w:t>
      </w:r>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1"/>
            <w:r>
              <w:t>David</w:t>
            </w:r>
            <w:commentRangeEnd w:id="921"/>
            <w:r>
              <w:rPr>
                <w:rStyle w:val="CommentReference"/>
                <w:rFonts w:ascii="Times New Roman" w:eastAsiaTheme="minorHAnsi" w:hAnsi="Times New Roman" w:cstheme="minorBidi"/>
                <w:color w:val="auto"/>
              </w:rPr>
              <w:commentReference w:id="921"/>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2"/>
            <w:r w:rsidRPr="00E03CD4">
              <w:t xml:space="preserve">deemed </w:t>
            </w:r>
            <w:commentRangeEnd w:id="922"/>
            <w:r>
              <w:rPr>
                <w:rStyle w:val="CommentReference"/>
                <w:rFonts w:ascii="Times New Roman" w:eastAsiaTheme="minorHAnsi" w:hAnsi="Times New Roman" w:cstheme="minorBidi"/>
                <w:color w:val="auto"/>
              </w:rPr>
              <w:commentReference w:id="922"/>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23" w:name="_Toc298681324"/>
      <w:r>
        <w:t>Part Eight</w:t>
      </w:r>
      <w:bookmarkEnd w:id="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24"/>
            <w:r>
              <w:t>heaven</w:t>
            </w:r>
            <w:r w:rsidRPr="007425E1">
              <w:t xml:space="preserve"> </w:t>
            </w:r>
            <w:commentRangeEnd w:id="924"/>
            <w:r>
              <w:rPr>
                <w:rStyle w:val="CommentReference"/>
                <w:rFonts w:ascii="Times New Roman" w:eastAsiaTheme="minorHAnsi" w:hAnsi="Times New Roman" w:cstheme="minorBidi"/>
                <w:color w:val="auto"/>
              </w:rPr>
              <w:commentReference w:id="924"/>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25" w:name="_Toc298681325"/>
      <w:r>
        <w:lastRenderedPageBreak/>
        <w:t>Part Nine</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26"/>
            <w:r w:rsidRPr="007425E1">
              <w:t>Rises</w:t>
            </w:r>
            <w:commentRangeEnd w:id="926"/>
            <w:r>
              <w:rPr>
                <w:rStyle w:val="CommentReference"/>
              </w:rPr>
              <w:commentReference w:id="926"/>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27" w:name="_Toc298681326"/>
      <w:bookmarkStart w:id="928" w:name="_Toc308441932"/>
      <w:r>
        <w:lastRenderedPageBreak/>
        <w:t xml:space="preserve">The </w:t>
      </w:r>
      <w:r w:rsidRPr="007C4181">
        <w:t>Crown</w:t>
      </w:r>
      <w:bookmarkEnd w:id="927"/>
      <w:bookmarkEnd w:id="928"/>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29"/>
            <w:r w:rsidRPr="007425E1">
              <w:t>destroyed</w:t>
            </w:r>
            <w:commentRangeEnd w:id="929"/>
            <w:r>
              <w:rPr>
                <w:rStyle w:val="CommentReference"/>
                <w:rFonts w:ascii="Times New Roman" w:eastAsiaTheme="minorHAnsi" w:hAnsi="Times New Roman" w:cstheme="minorBidi"/>
                <w:color w:val="auto"/>
              </w:rPr>
              <w:commentReference w:id="929"/>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56"/>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74A81A0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895112">
        <w:rPr>
          <w:noProof/>
        </w:rPr>
        <w:t>549</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0" w:name="_Toc298681327"/>
      <w:bookmarkStart w:id="931" w:name="_Toc308441933"/>
      <w:bookmarkStart w:id="932" w:name="_Toc448696636"/>
      <w:r>
        <w:lastRenderedPageBreak/>
        <w:t>Friday</w:t>
      </w:r>
      <w:bookmarkEnd w:id="930"/>
      <w:bookmarkEnd w:id="931"/>
      <w:bookmarkEnd w:id="932"/>
    </w:p>
    <w:p w14:paraId="05EA9798" w14:textId="77777777" w:rsidR="00E35F1F" w:rsidRDefault="00E35F1F" w:rsidP="00E35F1F">
      <w:pPr>
        <w:pStyle w:val="Heading3"/>
      </w:pPr>
      <w:bookmarkStart w:id="933" w:name="_Toc298681328"/>
      <w:bookmarkStart w:id="934" w:name="_Toc308441934"/>
      <w:r>
        <w:t>The Psali Batos for Friday</w:t>
      </w:r>
      <w:bookmarkEnd w:id="933"/>
      <w:bookmarkEnd w:id="934"/>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35"/>
            <w:r w:rsidRPr="007425E1">
              <w:t>servants</w:t>
            </w:r>
            <w:commentRangeEnd w:id="935"/>
            <w:r>
              <w:rPr>
                <w:rStyle w:val="CommentReference"/>
                <w:rFonts w:ascii="Times New Roman" w:eastAsiaTheme="minorHAnsi" w:hAnsi="Times New Roman" w:cstheme="minorBidi"/>
                <w:color w:val="auto"/>
              </w:rPr>
              <w:commentReference w:id="935"/>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36"/>
            <w:r w:rsidRPr="007425E1">
              <w:t>To escape the face of the bows.</w:t>
            </w:r>
            <w:commentRangeEnd w:id="936"/>
            <w:r>
              <w:rPr>
                <w:rStyle w:val="CommentReference"/>
              </w:rPr>
              <w:commentReference w:id="936"/>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37"/>
            <w:r w:rsidRPr="00FA5B8C">
              <w:t>ⲉⲑⲣⲟⲩⲱ̀ϣⲉⲙ ⲛ̀ⲧ̀ϫⲟⲙ ⲛ̀ⲧⲉ ⲡⲓⲭ̀ⲣⲱⲙ</w:t>
            </w:r>
            <w:commentRangeEnd w:id="937"/>
            <w:r>
              <w:rPr>
                <w:rStyle w:val="CommentReference"/>
                <w:rFonts w:ascii="Garamond" w:hAnsi="Garamond" w:cstheme="minorBidi"/>
                <w:noProof w:val="0"/>
                <w:lang w:val="en-CA"/>
              </w:rPr>
              <w:commentReference w:id="937"/>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38" w:name="_Toc298681329"/>
      <w:bookmarkStart w:id="939" w:name="_Toc308441935"/>
      <w:r w:rsidRPr="00FD2E69">
        <w:lastRenderedPageBreak/>
        <w:t xml:space="preserve">The Conclusion of the </w:t>
      </w:r>
      <w:r>
        <w:t>Batos</w:t>
      </w:r>
      <w:r w:rsidRPr="00FD2E69">
        <w:t xml:space="preserve"> Psali</w:t>
      </w:r>
      <w:bookmarkEnd w:id="938"/>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0" w:name="_Toc298681330"/>
      <w:bookmarkStart w:id="941" w:name="_Toc308441936"/>
      <w:r>
        <w:t>The Friday Theotokia</w:t>
      </w:r>
      <w:bookmarkEnd w:id="940"/>
      <w:bookmarkEnd w:id="941"/>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2" w:name="_Toc298681331"/>
      <w:r>
        <w:t>Part One</w:t>
      </w:r>
      <w:bookmarkEnd w:id="9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43"/>
            <w:r>
              <w:t>the fruit of your womb</w:t>
            </w:r>
            <w:commentRangeEnd w:id="943"/>
            <w:r>
              <w:rPr>
                <w:rStyle w:val="CommentReference"/>
                <w:rFonts w:ascii="Times New Roman" w:eastAsiaTheme="minorHAnsi" w:hAnsi="Times New Roman" w:cstheme="minorBidi"/>
                <w:color w:val="auto"/>
              </w:rPr>
              <w:commentReference w:id="943"/>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44" w:name="_Toc298681332"/>
      <w:r>
        <w:lastRenderedPageBreak/>
        <w:t>Part Two</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45"/>
            <w:r>
              <w:t xml:space="preserve">incarnate </w:t>
            </w:r>
            <w:commentRangeEnd w:id="945"/>
            <w:r>
              <w:rPr>
                <w:rStyle w:val="CommentReference"/>
                <w:rFonts w:ascii="Times New Roman" w:eastAsiaTheme="minorHAnsi" w:hAnsi="Times New Roman" w:cstheme="minorBidi"/>
                <w:color w:val="auto"/>
              </w:rPr>
              <w:commentReference w:id="945"/>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46" w:name="_Toc298681333"/>
      <w:r>
        <w:t>Part Three</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47"/>
            <w:r>
              <w:t>O</w:t>
            </w:r>
            <w:commentRangeEnd w:id="947"/>
            <w:r>
              <w:rPr>
                <w:rStyle w:val="CommentReference"/>
                <w:rFonts w:ascii="Times New Roman" w:eastAsiaTheme="minorHAnsi" w:hAnsi="Times New Roman" w:cstheme="minorBidi"/>
                <w:color w:val="auto"/>
              </w:rPr>
              <w:commentReference w:id="947"/>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48" w:name="_Toc298681334"/>
      <w:r>
        <w:t>Part Four</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49" w:name="_Toc298681335"/>
      <w:r>
        <w:t>Part Five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0" w:name="_Toc298681336"/>
      <w:r>
        <w:lastRenderedPageBreak/>
        <w:t>Part Six</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1" w:name="_Toc298681337"/>
      <w:r>
        <w:t>Part Seven</w:t>
      </w:r>
      <w:bookmarkEnd w:id="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2"/>
            <w:r>
              <w:t>temple</w:t>
            </w:r>
            <w:commentRangeEnd w:id="952"/>
            <w:r>
              <w:rPr>
                <w:rStyle w:val="CommentReference"/>
                <w:rFonts w:ascii="Times New Roman" w:eastAsiaTheme="minorHAnsi" w:hAnsi="Times New Roman" w:cstheme="minorBidi"/>
                <w:color w:val="auto"/>
              </w:rPr>
              <w:commentReference w:id="952"/>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53" w:name="_Toc298681338"/>
      <w:bookmarkStart w:id="954" w:name="_Toc308441937"/>
      <w:r>
        <w:lastRenderedPageBreak/>
        <w:t>The Crown</w:t>
      </w:r>
      <w:bookmarkEnd w:id="953"/>
      <w:bookmarkEnd w:id="954"/>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55"/>
            <w:r w:rsidRPr="00F0646D">
              <w:t xml:space="preserve">Infinite </w:t>
            </w:r>
            <w:commentRangeEnd w:id="955"/>
            <w:r>
              <w:rPr>
                <w:rStyle w:val="CommentReference"/>
                <w:rFonts w:ascii="Times New Roman" w:eastAsiaTheme="minorHAnsi" w:hAnsi="Times New Roman" w:cstheme="minorBidi"/>
                <w:color w:val="auto"/>
              </w:rPr>
              <w:commentReference w:id="955"/>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56"/>
            <w:r w:rsidRPr="007425E1">
              <w:t>hook</w:t>
            </w:r>
            <w:commentRangeEnd w:id="956"/>
            <w:r>
              <w:rPr>
                <w:rStyle w:val="CommentReference"/>
                <w:rFonts w:ascii="Times New Roman" w:eastAsiaTheme="minorHAnsi" w:hAnsi="Times New Roman" w:cstheme="minorBidi"/>
                <w:color w:val="auto"/>
              </w:rPr>
              <w:commentReference w:id="956"/>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57"/>
            <w:r w:rsidRPr="007425E1">
              <w:t xml:space="preserve">Teaching </w:t>
            </w:r>
            <w:commentRangeEnd w:id="957"/>
            <w:r>
              <w:rPr>
                <w:rStyle w:val="CommentReference"/>
                <w:rFonts w:ascii="Times New Roman" w:eastAsiaTheme="minorHAnsi" w:hAnsi="Times New Roman" w:cstheme="minorBidi"/>
                <w:color w:val="auto"/>
              </w:rPr>
              <w:commentReference w:id="957"/>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58"/>
            <w:r w:rsidRPr="007425E1">
              <w:t>a cause</w:t>
            </w:r>
            <w:r>
              <w:t xml:space="preserve"> for us</w:t>
            </w:r>
            <w:r w:rsidRPr="007425E1">
              <w:t>,</w:t>
            </w:r>
            <w:commentRangeEnd w:id="958"/>
            <w:r>
              <w:rPr>
                <w:rStyle w:val="CommentReference"/>
                <w:rFonts w:ascii="Times New Roman" w:eastAsiaTheme="minorHAnsi" w:hAnsi="Times New Roman" w:cstheme="minorBidi"/>
                <w:color w:val="auto"/>
              </w:rPr>
              <w:commentReference w:id="958"/>
            </w:r>
          </w:p>
          <w:p w14:paraId="18A8A756" w14:textId="77777777" w:rsidR="00E35F1F" w:rsidRDefault="00E35F1F" w:rsidP="00E35F1F">
            <w:pPr>
              <w:pStyle w:val="EngHangEnd"/>
            </w:pPr>
            <w:r w:rsidRPr="007425E1">
              <w:t xml:space="preserve">To ascend the </w:t>
            </w:r>
            <w:commentRangeStart w:id="959"/>
            <w:r w:rsidRPr="007425E1">
              <w:t xml:space="preserve">path </w:t>
            </w:r>
            <w:commentRangeEnd w:id="959"/>
            <w:r>
              <w:rPr>
                <w:rStyle w:val="CommentReference"/>
                <w:rFonts w:ascii="Times New Roman" w:eastAsiaTheme="minorHAnsi" w:hAnsi="Times New Roman" w:cstheme="minorBidi"/>
                <w:color w:val="auto"/>
              </w:rPr>
              <w:commentReference w:id="959"/>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0"/>
            </w:r>
            <w:r>
              <w:t>,</w:t>
            </w:r>
          </w:p>
          <w:p w14:paraId="51E3C73A" w14:textId="77777777" w:rsidR="00E35F1F" w:rsidRDefault="00E35F1F" w:rsidP="00E35F1F">
            <w:pPr>
              <w:pStyle w:val="EngHangEnd"/>
            </w:pPr>
            <w:r>
              <w:t>With</w:t>
            </w:r>
            <w:r w:rsidRPr="007425E1">
              <w:t xml:space="preserve"> joy and </w:t>
            </w:r>
            <w:commentRangeStart w:id="961"/>
            <w:r w:rsidRPr="007425E1">
              <w:t>rejoicing</w:t>
            </w:r>
            <w:commentRangeEnd w:id="961"/>
            <w:r>
              <w:rPr>
                <w:rStyle w:val="CommentReference"/>
                <w:rFonts w:ascii="Times New Roman" w:eastAsiaTheme="minorHAnsi" w:hAnsi="Times New Roman" w:cstheme="minorBidi"/>
                <w:color w:val="auto"/>
              </w:rPr>
              <w:commentReference w:id="961"/>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B34FA00"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895112">
        <w:rPr>
          <w:noProof/>
        </w:rPr>
        <w:t>549</w:t>
      </w:r>
      <w:r>
        <w:fldChar w:fldCharType="end"/>
      </w:r>
      <w:r>
        <w:t>.</w:t>
      </w:r>
    </w:p>
    <w:p w14:paraId="38557AE9" w14:textId="77777777" w:rsidR="00E35F1F" w:rsidRDefault="00E35F1F" w:rsidP="00E35F1F">
      <w:pPr>
        <w:pStyle w:val="Heading2"/>
      </w:pPr>
      <w:bookmarkStart w:id="962" w:name="_Toc298681339"/>
      <w:bookmarkStart w:id="963" w:name="_Toc308441938"/>
      <w:bookmarkStart w:id="964" w:name="_Toc448696637"/>
      <w:r>
        <w:lastRenderedPageBreak/>
        <w:t>Saturday</w:t>
      </w:r>
      <w:bookmarkEnd w:id="962"/>
      <w:bookmarkEnd w:id="963"/>
      <w:bookmarkEnd w:id="964"/>
    </w:p>
    <w:p w14:paraId="425920E6" w14:textId="77777777" w:rsidR="00E35F1F" w:rsidRDefault="00E35F1F" w:rsidP="00E35F1F">
      <w:pPr>
        <w:pStyle w:val="Heading3"/>
      </w:pPr>
      <w:bookmarkStart w:id="965" w:name="_Toc298681340"/>
      <w:bookmarkStart w:id="966" w:name="_Toc308441939"/>
      <w:r>
        <w:t>The Saturday Psali Batos</w:t>
      </w:r>
      <w:bookmarkEnd w:id="965"/>
      <w:bookmarkEnd w:id="966"/>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67"/>
            <w:r w:rsidRPr="007425E1">
              <w:rPr>
                <w:rFonts w:eastAsiaTheme="minorHAnsi"/>
              </w:rPr>
              <w:t xml:space="preserve">All </w:t>
            </w:r>
            <w:commentRangeEnd w:id="967"/>
            <w:r>
              <w:rPr>
                <w:rStyle w:val="CommentReference"/>
                <w:rFonts w:ascii="Times New Roman" w:eastAsiaTheme="minorHAnsi" w:hAnsi="Times New Roman" w:cstheme="minorBidi"/>
                <w:color w:val="auto"/>
              </w:rPr>
              <w:commentReference w:id="967"/>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68"/>
            <w:r w:rsidRPr="007425E1">
              <w:rPr>
                <w:rFonts w:eastAsiaTheme="minorHAnsi"/>
              </w:rPr>
              <w:t>every</w:t>
            </w:r>
            <w:r>
              <w:rPr>
                <w:rFonts w:eastAsiaTheme="minorHAnsi"/>
              </w:rPr>
              <w:t xml:space="preserve"> </w:t>
            </w:r>
            <w:r w:rsidRPr="007425E1">
              <w:rPr>
                <w:rFonts w:eastAsiaTheme="minorHAnsi"/>
              </w:rPr>
              <w:t>day</w:t>
            </w:r>
            <w:commentRangeEnd w:id="968"/>
            <w:r>
              <w:rPr>
                <w:rStyle w:val="CommentReference"/>
                <w:rFonts w:ascii="Times New Roman" w:eastAsiaTheme="minorHAnsi" w:hAnsi="Times New Roman" w:cstheme="minorBidi"/>
                <w:color w:val="auto"/>
              </w:rPr>
              <w:commentReference w:id="968"/>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69"/>
            <w:r>
              <w:rPr>
                <w:rFonts w:eastAsiaTheme="minorHAnsi"/>
              </w:rPr>
              <w:t>ecstasy</w:t>
            </w:r>
            <w:commentRangeEnd w:id="969"/>
            <w:r>
              <w:rPr>
                <w:rStyle w:val="CommentReference"/>
                <w:rFonts w:ascii="Times New Roman" w:eastAsiaTheme="minorHAnsi" w:hAnsi="Times New Roman" w:cstheme="minorBidi"/>
                <w:color w:val="auto"/>
              </w:rPr>
              <w:commentReference w:id="969"/>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0"/>
            <w:r w:rsidRPr="007425E1">
              <w:rPr>
                <w:color w:val="000000"/>
              </w:rPr>
              <w:t xml:space="preserve">glory </w:t>
            </w:r>
            <w:commentRangeEnd w:id="970"/>
            <w:r>
              <w:rPr>
                <w:rStyle w:val="CommentReference"/>
              </w:rPr>
              <w:commentReference w:id="970"/>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1"/>
            <w:r>
              <w:rPr>
                <w:rFonts w:eastAsiaTheme="minorHAnsi"/>
              </w:rPr>
              <w:t xml:space="preserve">From </w:t>
            </w:r>
            <w:commentRangeEnd w:id="971"/>
            <w:r>
              <w:rPr>
                <w:rStyle w:val="CommentReference"/>
                <w:rFonts w:ascii="Times New Roman" w:eastAsiaTheme="minorHAnsi" w:hAnsi="Times New Roman" w:cstheme="minorBidi"/>
                <w:color w:val="auto"/>
              </w:rPr>
              <w:commentReference w:id="971"/>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2"/>
            <w:r>
              <w:rPr>
                <w:rFonts w:eastAsiaTheme="minorHAnsi"/>
              </w:rPr>
              <w:t>prophet</w:t>
            </w:r>
            <w:commentRangeEnd w:id="972"/>
            <w:r>
              <w:rPr>
                <w:rStyle w:val="CommentReference"/>
                <w:rFonts w:ascii="Times New Roman" w:eastAsiaTheme="minorHAnsi" w:hAnsi="Times New Roman" w:cstheme="minorBidi"/>
                <w:color w:val="auto"/>
              </w:rPr>
              <w:commentReference w:id="972"/>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73"/>
            <w:r w:rsidRPr="007425E1">
              <w:rPr>
                <w:rFonts w:eastAsiaTheme="minorHAnsi"/>
              </w:rPr>
              <w:t>everyone</w:t>
            </w:r>
            <w:commentRangeEnd w:id="973"/>
            <w:r>
              <w:rPr>
                <w:rStyle w:val="CommentReference"/>
                <w:rFonts w:ascii="Times New Roman" w:eastAsiaTheme="minorHAnsi" w:hAnsi="Times New Roman" w:cstheme="minorBidi"/>
                <w:color w:val="auto"/>
              </w:rPr>
              <w:commentReference w:id="973"/>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74"/>
            <w:r>
              <w:rPr>
                <w:rFonts w:eastAsiaTheme="minorHAnsi"/>
              </w:rPr>
              <w:t xml:space="preserve">never </w:t>
            </w:r>
            <w:commentRangeEnd w:id="974"/>
            <w:r>
              <w:rPr>
                <w:rStyle w:val="CommentReference"/>
                <w:rFonts w:ascii="Times New Roman" w:eastAsiaTheme="minorHAnsi" w:hAnsi="Times New Roman" w:cstheme="minorBidi"/>
                <w:color w:val="auto"/>
              </w:rPr>
              <w:commentReference w:id="974"/>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75"/>
            <w:r w:rsidRPr="007425E1">
              <w:rPr>
                <w:rFonts w:eastAsiaTheme="minorHAnsi"/>
              </w:rPr>
              <w:t xml:space="preserve">and </w:t>
            </w:r>
            <w:commentRangeEnd w:id="975"/>
            <w:r>
              <w:rPr>
                <w:rStyle w:val="CommentReference"/>
                <w:rFonts w:ascii="Times New Roman" w:eastAsiaTheme="minorHAnsi" w:hAnsi="Times New Roman" w:cstheme="minorBidi"/>
                <w:color w:val="auto"/>
              </w:rPr>
              <w:commentReference w:id="975"/>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76"/>
            <w:r w:rsidRPr="007425E1">
              <w:rPr>
                <w:rFonts w:eastAsiaTheme="minorHAnsi"/>
              </w:rPr>
              <w:t xml:space="preserve">praises </w:t>
            </w:r>
            <w:commentRangeEnd w:id="976"/>
            <w:r>
              <w:rPr>
                <w:rStyle w:val="CommentReference"/>
                <w:rFonts w:ascii="Times New Roman" w:eastAsiaTheme="minorHAnsi" w:hAnsi="Times New Roman" w:cstheme="minorBidi"/>
                <w:color w:val="auto"/>
              </w:rPr>
              <w:commentReference w:id="976"/>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77"/>
            <w:r w:rsidRPr="007425E1">
              <w:rPr>
                <w:rFonts w:eastAsiaTheme="minorHAnsi"/>
              </w:rPr>
              <w:t>blessing</w:t>
            </w:r>
            <w:commentRangeEnd w:id="977"/>
            <w:r>
              <w:rPr>
                <w:rStyle w:val="CommentReference"/>
                <w:rFonts w:ascii="Times New Roman" w:eastAsiaTheme="minorHAnsi" w:hAnsi="Times New Roman" w:cstheme="minorBidi"/>
                <w:color w:val="auto"/>
              </w:rPr>
              <w:commentReference w:id="977"/>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78"/>
            <w:r w:rsidRPr="007425E1">
              <w:rPr>
                <w:rFonts w:eastAsiaTheme="minorHAnsi"/>
              </w:rPr>
              <w:t xml:space="preserve">we'll </w:t>
            </w:r>
            <w:commentRangeEnd w:id="978"/>
            <w:r>
              <w:rPr>
                <w:rStyle w:val="CommentReference"/>
                <w:rFonts w:ascii="Times New Roman" w:eastAsiaTheme="minorHAnsi" w:hAnsi="Times New Roman" w:cstheme="minorBidi"/>
                <w:color w:val="auto"/>
              </w:rPr>
              <w:commentReference w:id="978"/>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79"/>
            <w:r w:rsidRPr="007425E1">
              <w:rPr>
                <w:rFonts w:eastAsiaTheme="minorHAnsi"/>
              </w:rPr>
              <w:t xml:space="preserve">perfect </w:t>
            </w:r>
            <w:commentRangeEnd w:id="979"/>
            <w:r>
              <w:rPr>
                <w:rStyle w:val="CommentReference"/>
                <w:rFonts w:ascii="Times New Roman" w:eastAsiaTheme="minorHAnsi" w:hAnsi="Times New Roman" w:cstheme="minorBidi"/>
                <w:color w:val="auto"/>
              </w:rPr>
              <w:commentReference w:id="979"/>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0" w:name="_Toc298681341"/>
      <w:bookmarkStart w:id="981" w:name="_Toc308441940"/>
      <w:r w:rsidRPr="00FD2E69">
        <w:t xml:space="preserve">The Conclusion of the </w:t>
      </w:r>
      <w:r>
        <w:t>Batos</w:t>
      </w:r>
      <w:r w:rsidRPr="00FD2E69">
        <w:t xml:space="preserve"> Psali</w:t>
      </w:r>
      <w:bookmarkEnd w:id="980"/>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2"/>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2"/>
            <w:r>
              <w:rPr>
                <w:rStyle w:val="CommentReference"/>
                <w:rFonts w:ascii="Garamond" w:hAnsi="Garamond" w:cstheme="minorBidi"/>
                <w:noProof w:val="0"/>
                <w:lang w:val="en-CA"/>
              </w:rPr>
              <w:commentReference w:id="982"/>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83" w:name="_Toc298681342"/>
      <w:bookmarkStart w:id="984" w:name="_Toc308441941"/>
      <w:r>
        <w:t>The Saturday Theotokia</w:t>
      </w:r>
      <w:bookmarkEnd w:id="983"/>
      <w:bookmarkEnd w:id="98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85" w:name="_Toc298681343"/>
      <w:r>
        <w:t>Part One</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86" w:name="_Toc298681344"/>
      <w:r w:rsidRPr="00D24FE1">
        <w:t>Part</w:t>
      </w:r>
      <w:r>
        <w:t xml:space="preserve"> Two</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87"/>
            <w:r w:rsidRPr="007425E1">
              <w:rPr>
                <w:rFonts w:eastAsiaTheme="minorHAnsi"/>
              </w:rPr>
              <w:t xml:space="preserve">honour </w:t>
            </w:r>
            <w:commentRangeEnd w:id="987"/>
            <w:r>
              <w:rPr>
                <w:rStyle w:val="CommentReference"/>
                <w:rFonts w:ascii="Times New Roman" w:eastAsiaTheme="minorHAnsi" w:hAnsi="Times New Roman" w:cstheme="minorBidi"/>
                <w:color w:val="auto"/>
              </w:rPr>
              <w:commentReference w:id="98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88"/>
            <w:r w:rsidRPr="007425E1">
              <w:rPr>
                <w:rFonts w:eastAsiaTheme="minorHAnsi"/>
              </w:rPr>
              <w:t xml:space="preserve">prudent </w:t>
            </w:r>
            <w:commentRangeEnd w:id="988"/>
            <w:r>
              <w:rPr>
                <w:rStyle w:val="CommentReference"/>
                <w:rFonts w:ascii="Times New Roman" w:eastAsiaTheme="minorHAnsi" w:hAnsi="Times New Roman" w:cstheme="minorBidi"/>
                <w:color w:val="auto"/>
              </w:rPr>
              <w:commentReference w:id="98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89" w:name="_Toc298681345"/>
      <w:r>
        <w:t>Part Three</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0"/>
            <w:r w:rsidRPr="007425E1">
              <w:rPr>
                <w:rFonts w:eastAsiaTheme="minorHAnsi"/>
              </w:rPr>
              <w:t>bride</w:t>
            </w:r>
            <w:commentRangeEnd w:id="990"/>
            <w:r>
              <w:rPr>
                <w:rStyle w:val="CommentReference"/>
                <w:rFonts w:ascii="Times New Roman" w:eastAsiaTheme="minorHAnsi" w:hAnsi="Times New Roman" w:cstheme="minorBidi"/>
                <w:color w:val="auto"/>
              </w:rPr>
              <w:commentReference w:id="99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1"/>
            <w:r w:rsidRPr="007425E1">
              <w:rPr>
                <w:rFonts w:eastAsiaTheme="minorHAnsi"/>
              </w:rPr>
              <w:t xml:space="preserve">rue </w:t>
            </w:r>
            <w:commentRangeEnd w:id="991"/>
            <w:r>
              <w:rPr>
                <w:rStyle w:val="CommentReference"/>
                <w:rFonts w:ascii="Times New Roman" w:eastAsiaTheme="minorHAnsi" w:hAnsi="Times New Roman" w:cstheme="minorBidi"/>
                <w:color w:val="auto"/>
              </w:rPr>
              <w:commentReference w:id="99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2"/>
            <w:r w:rsidRPr="007425E1">
              <w:rPr>
                <w:rFonts w:eastAsiaTheme="minorHAnsi"/>
              </w:rPr>
              <w:t xml:space="preserve">ed </w:t>
            </w:r>
            <w:commentRangeEnd w:id="992"/>
            <w:r>
              <w:rPr>
                <w:rStyle w:val="CommentReference"/>
                <w:rFonts w:ascii="Times New Roman" w:eastAsiaTheme="minorHAnsi" w:hAnsi="Times New Roman" w:cstheme="minorBidi"/>
                <w:color w:val="auto"/>
              </w:rPr>
              <w:commentReference w:id="99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993" w:name="_Toc298681346"/>
      <w:r w:rsidRPr="00D24FE1">
        <w:t>Part</w:t>
      </w:r>
      <w:r>
        <w:t xml:space="preserve"> Four</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994"/>
            <w:r>
              <w:rPr>
                <w:rFonts w:eastAsiaTheme="minorHAnsi"/>
              </w:rPr>
              <w:t xml:space="preserve">unto </w:t>
            </w:r>
            <w:commentRangeEnd w:id="994"/>
            <w:r>
              <w:rPr>
                <w:rStyle w:val="CommentReference"/>
                <w:rFonts w:ascii="Times New Roman" w:eastAsiaTheme="minorHAnsi" w:hAnsi="Times New Roman" w:cstheme="minorBidi"/>
                <w:color w:val="auto"/>
              </w:rPr>
              <w:commentReference w:id="99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995" w:name="_Toc298681347"/>
      <w:r w:rsidRPr="00D24FE1">
        <w:t>Part</w:t>
      </w:r>
      <w:r>
        <w:t xml:space="preserve">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996" w:name="_Toc298681348"/>
      <w:r>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997"/>
            <w:r w:rsidRPr="007425E1">
              <w:t>rejoice</w:t>
            </w:r>
            <w:r>
              <w:t>d</w:t>
            </w:r>
            <w:commentRangeEnd w:id="997"/>
            <w:r>
              <w:rPr>
                <w:rStyle w:val="CommentReference"/>
                <w:rFonts w:ascii="Times New Roman" w:eastAsiaTheme="minorHAnsi" w:hAnsi="Times New Roman" w:cstheme="minorBidi"/>
                <w:color w:val="auto"/>
              </w:rPr>
              <w:commentReference w:id="99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998"/>
            <w:r>
              <w:t>save</w:t>
            </w:r>
            <w:r w:rsidRPr="007425E1">
              <w:t xml:space="preserve"> </w:t>
            </w:r>
            <w:commentRangeEnd w:id="998"/>
            <w:r>
              <w:rPr>
                <w:rStyle w:val="CommentReference"/>
              </w:rPr>
              <w:commentReference w:id="99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999" w:name="_Toc298681349"/>
      <w:r>
        <w:t>Part Seven</w:t>
      </w:r>
      <w:bookmarkEnd w:id="9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0"/>
            <w:r>
              <w:t>Paradoxically</w:t>
            </w:r>
            <w:commentRangeEnd w:id="1000"/>
            <w:r>
              <w:rPr>
                <w:rStyle w:val="CommentReference"/>
                <w:rFonts w:ascii="Times New Roman" w:eastAsiaTheme="minorHAnsi" w:hAnsi="Times New Roman" w:cstheme="minorBidi"/>
                <w:color w:val="auto"/>
              </w:rPr>
              <w:commentReference w:id="100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1"/>
            <w:r>
              <w:t xml:space="preserve">is </w:t>
            </w:r>
            <w:commentRangeEnd w:id="1001"/>
            <w:r>
              <w:rPr>
                <w:rStyle w:val="CommentReference"/>
                <w:rFonts w:ascii="Times New Roman" w:eastAsiaTheme="minorHAnsi" w:hAnsi="Times New Roman" w:cstheme="minorBidi"/>
                <w:color w:val="auto"/>
              </w:rPr>
              <w:commentReference w:id="100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2" w:name="_Toc298681350"/>
      <w:r>
        <w:t>Part Eight</w:t>
      </w:r>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03"/>
            <w:r w:rsidRPr="007425E1">
              <w:t>from all sides</w:t>
            </w:r>
            <w:commentRangeEnd w:id="1003"/>
            <w:r>
              <w:rPr>
                <w:rStyle w:val="CommentReference"/>
                <w:rFonts w:ascii="Times New Roman" w:eastAsiaTheme="minorHAnsi" w:hAnsi="Times New Roman" w:cstheme="minorBidi"/>
                <w:color w:val="auto"/>
              </w:rPr>
              <w:commentReference w:id="100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04"/>
            <w:r>
              <w:t>Saviour</w:t>
            </w:r>
            <w:commentRangeEnd w:id="1004"/>
            <w:r>
              <w:rPr>
                <w:rStyle w:val="CommentReference"/>
                <w:rFonts w:ascii="Times New Roman" w:eastAsiaTheme="minorHAnsi" w:hAnsi="Times New Roman" w:cstheme="minorBidi"/>
                <w:color w:val="auto"/>
              </w:rPr>
              <w:commentReference w:id="100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05" w:name="_Toc298681351"/>
      <w:r>
        <w:t>Part Nine</w:t>
      </w:r>
      <w:bookmarkEnd w:id="1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06"/>
            <w:r>
              <w:t>compassion</w:t>
            </w:r>
            <w:commentRangeEnd w:id="1006"/>
            <w:r>
              <w:rPr>
                <w:rStyle w:val="CommentReference"/>
                <w:rFonts w:ascii="Times New Roman" w:eastAsiaTheme="minorHAnsi" w:hAnsi="Times New Roman" w:cstheme="minorBidi"/>
                <w:color w:val="auto"/>
              </w:rPr>
              <w:commentReference w:id="100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07" w:name="_Toc298681352"/>
      <w:bookmarkStart w:id="1008" w:name="_Toc308441942"/>
      <w:r>
        <w:lastRenderedPageBreak/>
        <w:t>The Crown Batos</w:t>
      </w:r>
      <w:bookmarkEnd w:id="1007"/>
      <w:bookmarkEnd w:id="100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09"/>
            <w:r>
              <w:t>Sanctuary</w:t>
            </w:r>
            <w:commentRangeEnd w:id="1009"/>
            <w:r>
              <w:rPr>
                <w:rStyle w:val="CommentReference"/>
                <w:rFonts w:ascii="Times New Roman" w:eastAsiaTheme="minorHAnsi" w:hAnsi="Times New Roman" w:cstheme="minorBidi"/>
                <w:color w:val="auto"/>
              </w:rPr>
              <w:commentReference w:id="100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0"/>
            <w:r>
              <w:t>lampstand</w:t>
            </w:r>
            <w:commentRangeEnd w:id="1010"/>
            <w:r>
              <w:rPr>
                <w:rStyle w:val="CommentReference"/>
                <w:rFonts w:ascii="Times New Roman" w:eastAsiaTheme="minorHAnsi" w:hAnsi="Times New Roman" w:cstheme="minorBidi"/>
                <w:color w:val="auto"/>
              </w:rPr>
              <w:commentReference w:id="101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1"/>
            <w:r>
              <w:t>Greeted</w:t>
            </w:r>
            <w:commentRangeEnd w:id="1011"/>
            <w:r>
              <w:rPr>
                <w:rStyle w:val="CommentReference"/>
                <w:rFonts w:ascii="Times New Roman" w:eastAsiaTheme="minorHAnsi" w:hAnsi="Times New Roman" w:cstheme="minorBidi"/>
                <w:color w:val="auto"/>
              </w:rPr>
              <w:commentReference w:id="101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2"/>
            <w:r w:rsidRPr="007425E1">
              <w:t xml:space="preserve">For </w:t>
            </w:r>
            <w:commentRangeEnd w:id="1012"/>
            <w:r>
              <w:rPr>
                <w:rStyle w:val="CommentReference"/>
                <w:rFonts w:ascii="Times New Roman" w:eastAsiaTheme="minorHAnsi" w:hAnsi="Times New Roman" w:cstheme="minorBidi"/>
                <w:color w:val="auto"/>
              </w:rPr>
              <w:commentReference w:id="101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13"/>
            <w:r>
              <w:t>coming</w:t>
            </w:r>
            <w:r w:rsidRPr="007425E1">
              <w:t xml:space="preserve"> </w:t>
            </w:r>
            <w:commentRangeEnd w:id="1013"/>
            <w:r>
              <w:rPr>
                <w:rStyle w:val="CommentReference"/>
                <w:rFonts w:ascii="Times New Roman" w:eastAsiaTheme="minorHAnsi" w:hAnsi="Times New Roman" w:cstheme="minorBidi"/>
                <w:color w:val="auto"/>
              </w:rPr>
              <w:commentReference w:id="101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14"/>
            <w:r w:rsidRPr="00582AD7">
              <w:t>ⲧⲉⲥⲱⲙⲁ</w:t>
            </w:r>
            <w:commentRangeEnd w:id="1014"/>
            <w:r>
              <w:rPr>
                <w:rStyle w:val="CommentReference"/>
                <w:rFonts w:ascii="Garamond" w:hAnsi="Garamond" w:cstheme="minorBidi"/>
                <w:noProof w:val="0"/>
                <w:lang w:val="en-CA"/>
              </w:rPr>
              <w:commentReference w:id="101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15"/>
            <w:r w:rsidRPr="007425E1">
              <w:t>you</w:t>
            </w:r>
            <w:commentRangeEnd w:id="1015"/>
            <w:r>
              <w:rPr>
                <w:rStyle w:val="CommentReference"/>
                <w:rFonts w:ascii="Times New Roman" w:eastAsiaTheme="minorHAnsi" w:hAnsi="Times New Roman" w:cstheme="minorBidi"/>
                <w:color w:val="auto"/>
              </w:rPr>
              <w:commentReference w:id="101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16" w:name="_Toc298681353"/>
      <w:bookmarkStart w:id="1017" w:name="_Toc308441943"/>
      <w:r>
        <w:lastRenderedPageBreak/>
        <w:t>The Second Crown Batos</w:t>
      </w:r>
      <w:bookmarkEnd w:id="1016"/>
      <w:bookmarkEnd w:id="101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18"/>
            <w:r>
              <w:t>evangelized</w:t>
            </w:r>
            <w:r w:rsidRPr="007425E1">
              <w:t xml:space="preserve"> </w:t>
            </w:r>
            <w:commentRangeEnd w:id="1018"/>
            <w:r>
              <w:rPr>
                <w:rStyle w:val="CommentReference"/>
                <w:rFonts w:ascii="Times New Roman" w:eastAsiaTheme="minorHAnsi" w:hAnsi="Times New Roman" w:cstheme="minorBidi"/>
                <w:color w:val="auto"/>
              </w:rPr>
              <w:commentReference w:id="101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19"/>
            <w:r w:rsidRPr="007425E1">
              <w:t>thereof</w:t>
            </w:r>
            <w:commentRangeEnd w:id="1019"/>
            <w:r>
              <w:rPr>
                <w:rStyle w:val="CommentReference"/>
                <w:rFonts w:ascii="Times New Roman" w:eastAsiaTheme="minorHAnsi" w:hAnsi="Times New Roman" w:cstheme="minorBidi"/>
                <w:color w:val="auto"/>
              </w:rPr>
              <w:commentReference w:id="101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0"/>
            <w:r>
              <w:rPr>
                <w:rStyle w:val="CommentReference"/>
                <w:rFonts w:ascii="Garamond" w:hAnsi="Garamond" w:cstheme="minorBidi"/>
                <w:noProof w:val="0"/>
                <w:lang w:val="en-CA"/>
              </w:rPr>
              <w:commentReference w:id="102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57"/>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1" w:name="_Toc298681354"/>
      <w:bookmarkStart w:id="1022" w:name="_Ref299212102"/>
      <w:bookmarkStart w:id="1023" w:name="_Ref299212144"/>
      <w:bookmarkStart w:id="1024" w:name="_Ref299212161"/>
      <w:bookmarkStart w:id="1025" w:name="_Toc308441944"/>
      <w:bookmarkStart w:id="1026" w:name="_Toc448696638"/>
      <w:r>
        <w:lastRenderedPageBreak/>
        <w:t>The Ending of the Batos Theotokias</w:t>
      </w:r>
      <w:bookmarkEnd w:id="1021"/>
      <w:bookmarkEnd w:id="1022"/>
      <w:bookmarkEnd w:id="1023"/>
      <w:bookmarkEnd w:id="1024"/>
      <w:bookmarkEnd w:id="1025"/>
      <w:bookmarkEnd w:id="10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27"/>
            <w:r w:rsidRPr="007425E1">
              <w:rPr>
                <w:rFonts w:eastAsiaTheme="minorHAnsi"/>
              </w:rPr>
              <w:t>Awesome and full of glory</w:t>
            </w:r>
            <w:commentRangeEnd w:id="1027"/>
            <w:r>
              <w:rPr>
                <w:rStyle w:val="CommentReference"/>
                <w:rFonts w:ascii="Times New Roman" w:eastAsiaTheme="minorHAnsi" w:hAnsi="Times New Roman" w:cstheme="minorBidi"/>
                <w:color w:val="auto"/>
              </w:rPr>
              <w:commentReference w:id="1027"/>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28"/>
            <w:r w:rsidRPr="007425E1">
              <w:rPr>
                <w:rFonts w:eastAsiaTheme="minorHAnsi"/>
              </w:rPr>
              <w:t>works</w:t>
            </w:r>
            <w:commentRangeEnd w:id="1028"/>
            <w:r>
              <w:rPr>
                <w:rStyle w:val="CommentReference"/>
                <w:rFonts w:ascii="Times New Roman" w:eastAsiaTheme="minorHAnsi" w:hAnsi="Times New Roman" w:cstheme="minorBidi"/>
                <w:color w:val="auto"/>
              </w:rPr>
              <w:commentReference w:id="1028"/>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29"/>
            <w:r w:rsidRPr="00582AD7">
              <w:t>ϥ̀ⲛⲁϯ ⲙ̀ⲡⲓⲟⲩⲁⲓ</w:t>
            </w:r>
            <w:commentRangeEnd w:id="1029"/>
            <w:r>
              <w:rPr>
                <w:rStyle w:val="CommentReference"/>
                <w:rFonts w:ascii="Garamond" w:hAnsi="Garamond" w:cstheme="minorBidi"/>
                <w:noProof w:val="0"/>
                <w:lang w:val="en-CA"/>
              </w:rPr>
              <w:commentReference w:id="1029"/>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0"/>
            <w:r w:rsidRPr="007425E1">
              <w:rPr>
                <w:rFonts w:eastAsiaTheme="minorHAnsi"/>
              </w:rPr>
              <w:t xml:space="preserve">with </w:t>
            </w:r>
            <w:commentRangeEnd w:id="1030"/>
            <w:r>
              <w:rPr>
                <w:rStyle w:val="CommentReference"/>
                <w:rFonts w:ascii="Times New Roman" w:eastAsiaTheme="minorHAnsi" w:hAnsi="Times New Roman" w:cstheme="minorBidi"/>
                <w:color w:val="auto"/>
              </w:rPr>
              <w:commentReference w:id="1030"/>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1"/>
            <w:r w:rsidRPr="00582AD7">
              <w:t>ⲡⲁⲓ ⲉ̀ϩⲟⲟⲩ</w:t>
            </w:r>
            <w:commentRangeEnd w:id="1031"/>
            <w:r>
              <w:rPr>
                <w:rStyle w:val="CommentReference"/>
                <w:rFonts w:ascii="Garamond" w:hAnsi="Garamond" w:cstheme="minorBidi"/>
                <w:noProof w:val="0"/>
                <w:lang w:val="en-CA"/>
              </w:rPr>
              <w:commentReference w:id="1031"/>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2"/>
            <w:r w:rsidRPr="007425E1">
              <w:rPr>
                <w:rFonts w:eastAsiaTheme="minorHAnsi"/>
              </w:rPr>
              <w:t xml:space="preserve">bless </w:t>
            </w:r>
            <w:commentRangeEnd w:id="1032"/>
            <w:r>
              <w:rPr>
                <w:rStyle w:val="CommentReference"/>
                <w:rFonts w:ascii="Times New Roman" w:eastAsiaTheme="minorHAnsi" w:hAnsi="Times New Roman" w:cstheme="minorBidi"/>
                <w:color w:val="auto"/>
              </w:rPr>
              <w:commentReference w:id="1032"/>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85A70" w:rsidR="006869EE" w:rsidRPr="00D65F5D" w:rsidRDefault="00E35F1F" w:rsidP="00D65F5D">
      <w:r>
        <w:t xml:space="preserve">Continue to the Creed on page </w:t>
      </w:r>
      <w:r>
        <w:fldChar w:fldCharType="begin"/>
      </w:r>
      <w:r>
        <w:instrText xml:space="preserve"> PAGEREF _Ref299212181 \h </w:instrText>
      </w:r>
      <w:r>
        <w:fldChar w:fldCharType="separate"/>
      </w:r>
      <w:r w:rsidR="00895112">
        <w:rPr>
          <w:noProof/>
        </w:rPr>
        <w:t>5</w:t>
      </w:r>
      <w:r>
        <w:fldChar w:fldCharType="end"/>
      </w:r>
      <w:r>
        <w:t>.</w:t>
      </w:r>
    </w:p>
    <w:p w14:paraId="0F571DA3" w14:textId="41F2142E" w:rsidR="006869EE" w:rsidRDefault="006869EE" w:rsidP="006869EE">
      <w:pPr>
        <w:pStyle w:val="Heading1"/>
      </w:pPr>
      <w:bookmarkStart w:id="1033" w:name="_Ref448227875"/>
      <w:bookmarkStart w:id="1034" w:name="_Ref448227880"/>
      <w:bookmarkStart w:id="1035" w:name="_Toc448696639"/>
      <w:r>
        <w:lastRenderedPageBreak/>
        <w:t>The Raising of Incense</w:t>
      </w:r>
      <w:bookmarkEnd w:id="1033"/>
      <w:bookmarkEnd w:id="1034"/>
      <w:bookmarkEnd w:id="1035"/>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36" w:name="_Toc448227457"/>
      <w:r>
        <w:lastRenderedPageBreak/>
        <w:t xml:space="preserve">The Raising of Evening (or </w:t>
      </w:r>
      <w:commentRangeStart w:id="1037"/>
      <w:r>
        <w:t>Morning</w:t>
      </w:r>
      <w:commentRangeEnd w:id="1037"/>
      <w:r>
        <w:rPr>
          <w:rStyle w:val="CommentReference"/>
          <w:rFonts w:eastAsiaTheme="minorHAnsi" w:cstheme="minorBidi"/>
          <w:b w:val="0"/>
          <w:bCs w:val="0"/>
        </w:rPr>
        <w:commentReference w:id="1037"/>
      </w:r>
      <w:r>
        <w:t>) Incense</w:t>
      </w:r>
      <w:bookmarkEnd w:id="1036"/>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38" w:name="ThanksgivingIncense"/>
      <w:r>
        <w:lastRenderedPageBreak/>
        <w:t>The Prayer of Thanksgiving</w:t>
      </w:r>
    </w:p>
    <w:bookmarkEnd w:id="1038"/>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42380C88" w14:textId="77777777" w:rsidR="0089511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895112">
        <w:br w:type="page"/>
      </w:r>
    </w:p>
    <w:p w14:paraId="61E412E8" w14:textId="7DA46C24" w:rsidR="006869EE" w:rsidRDefault="00895112" w:rsidP="006869EE">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75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39" w:name="_Ref435789344"/>
      <w:bookmarkStart w:id="1040" w:name="VersesCymbals"/>
      <w:r>
        <w:t>The Verses of the Cymbals</w:t>
      </w:r>
      <w:bookmarkEnd w:id="1039"/>
    </w:p>
    <w:bookmarkEnd w:id="1040"/>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58"/>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59"/>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777777" w:rsidR="006869EE" w:rsidRDefault="006869EE" w:rsidP="006869EE">
            <w:pPr>
              <w:pStyle w:val="EngHang"/>
            </w:pPr>
            <w:r>
              <w:t>W</w:t>
            </w:r>
            <w:r>
              <w:rPr>
                <w:rFonts w:hint="eastAsia"/>
              </w:rPr>
              <w:t>ith Thy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1"/>
            <w:r w:rsidRPr="007425E1">
              <w:t xml:space="preserve">May </w:t>
            </w:r>
            <w:commentRangeEnd w:id="1041"/>
            <w:r>
              <w:rPr>
                <w:rStyle w:val="CommentReference"/>
                <w:rFonts w:eastAsiaTheme="minorHAnsi" w:cstheme="minorBidi"/>
                <w:color w:val="auto"/>
                <w:lang w:val="en-CA"/>
              </w:rPr>
              <w:commentReference w:id="1041"/>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2" w:name="PrayerDeparted"/>
      <w:r>
        <w:t>The Prayer for the Departed</w:t>
      </w:r>
    </w:p>
    <w:bookmarkEnd w:id="1042"/>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0"/>
      </w:r>
      <w:commentRangeStart w:id="1043"/>
      <w:r>
        <w:t xml:space="preserve"> </w:t>
      </w:r>
      <w:commentRangeEnd w:id="1043"/>
      <w:r>
        <w:rPr>
          <w:rStyle w:val="CommentReference"/>
          <w:lang w:val="en-CA"/>
        </w:rPr>
        <w:commentReference w:id="1043"/>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44"/>
      <w:r>
        <w:t xml:space="preserve"> </w:t>
      </w:r>
      <w:commentRangeEnd w:id="1044"/>
      <w:r>
        <w:rPr>
          <w:rStyle w:val="CommentReference"/>
          <w:lang w:val="en-CA"/>
        </w:rPr>
        <w:commentReference w:id="1044"/>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77777777" w:rsidR="006869EE" w:rsidRDefault="006869EE" w:rsidP="006869EE">
      <w:pPr>
        <w:pStyle w:val="Body"/>
      </w:pPr>
      <w:r>
        <w:t>Those who have long lain in sickness raise up and comfort. All them that are afflicted by unclean spirits, set them all free.</w:t>
      </w:r>
    </w:p>
    <w:p w14:paraId="46C35DDD" w14:textId="77777777" w:rsidR="006869EE" w:rsidRDefault="006869EE" w:rsidP="006869EE">
      <w:pPr>
        <w:pStyle w:val="Body"/>
      </w:pPr>
      <w:r>
        <w:t>Those who are in prisons or dungeons, and those who are in exile or captivity, or those who are held in bitter bondage, O Lord, set them all free and have mercy upon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77777777" w:rsidR="006869EE" w:rsidRDefault="006869EE" w:rsidP="006869EE">
      <w:pPr>
        <w:pStyle w:val="Body"/>
      </w:pPr>
      <w:r>
        <w:t>As for us also, O Lord, the maladies of our souls heal, and those of our bodies too, do cure.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45"/>
      <w:r>
        <w:t>You</w:t>
      </w:r>
      <w:commentRangeEnd w:id="1045"/>
      <w:r>
        <w:rPr>
          <w:rStyle w:val="CommentReference"/>
          <w:lang w:val="en-CA"/>
        </w:rPr>
        <w:commentReference w:id="1045"/>
      </w:r>
      <w:r>
        <w:t>, with Him, and the Holy Spirit, the Giver of Life, Who is of One Essence with You, now, and at all times, and unto the age of all ages. Amen.</w:t>
      </w:r>
    </w:p>
    <w:p w14:paraId="651763CC" w14:textId="4834A8F0"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895112">
        <w:rPr>
          <w:noProof/>
        </w:rPr>
        <w:t>75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77777777" w:rsidR="006869EE" w:rsidRDefault="006869EE" w:rsidP="006869EE">
      <w:pPr>
        <w:pStyle w:val="Body"/>
      </w:pPr>
      <w:r>
        <w:t>We ask and entreat Thy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46" w:name="_Ref435789903"/>
      <w:r>
        <w:rPr>
          <w:lang w:val="en-GB"/>
        </w:rPr>
        <w:t>Graciously Accord</w:t>
      </w:r>
      <w:bookmarkEnd w:id="1046"/>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47" w:name="_Ref435789927"/>
      <w:bookmarkStart w:id="1048"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49"/>
      <w:r>
        <w:rPr>
          <w:lang w:val="en-GB"/>
        </w:rPr>
        <w:t xml:space="preserve">to </w:t>
      </w:r>
      <w:commentRangeEnd w:id="1049"/>
      <w:r>
        <w:rPr>
          <w:rStyle w:val="CommentReference"/>
          <w:lang w:val="en-CA"/>
        </w:rPr>
        <w:commentReference w:id="1049"/>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0" w:name="_Ref442856274"/>
      <w:r>
        <w:t>The Gloria</w:t>
      </w:r>
      <w:bookmarkEnd w:id="1047"/>
      <w:bookmarkEnd w:id="1050"/>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1" w:name="_Ref435789969"/>
      <w:bookmarkEnd w:id="1048"/>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2" w:name="_Ref442856358"/>
      <w:r>
        <w:t>The Trisagion</w:t>
      </w:r>
      <w:bookmarkEnd w:id="1051"/>
      <w:bookmarkEnd w:id="1052"/>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53" w:name="_Ref442856453"/>
      <w:r>
        <w:t>Hail to You</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54" w:name="_Ref434477171"/>
      <w:r>
        <w:t>The Introduction to the Doxologies</w:t>
      </w:r>
      <w:bookmarkEnd w:id="1054"/>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61"/>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55" w:name="_Ref435799700"/>
      <w:r>
        <w:t>The Doxologies</w:t>
      </w:r>
      <w:bookmarkEnd w:id="1055"/>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56" w:name="_Ref434487836"/>
      <w:r>
        <w:t>The Evening Doxology of the Virgin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2"/>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57" w:name="_Ref434487846"/>
      <w:r>
        <w:t>The Morning Doxology of the Virgin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58"/>
            <w:r>
              <w:t xml:space="preserve">declared </w:t>
            </w:r>
            <w:commentRangeEnd w:id="1058"/>
            <w:r>
              <w:rPr>
                <w:rStyle w:val="CommentReference"/>
                <w:rFonts w:ascii="Times New Roman" w:eastAsiaTheme="minorHAnsi" w:hAnsi="Times New Roman" w:cstheme="minorBidi"/>
                <w:color w:val="auto"/>
              </w:rPr>
              <w:commentReference w:id="1058"/>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59"/>
            <w:r>
              <w:t xml:space="preserve">Good New </w:t>
            </w:r>
            <w:commentRangeEnd w:id="1059"/>
            <w:r>
              <w:rPr>
                <w:rStyle w:val="CommentReference"/>
                <w:rFonts w:ascii="Times New Roman" w:eastAsiaTheme="minorHAnsi" w:hAnsi="Times New Roman" w:cstheme="minorBidi"/>
                <w:color w:val="auto"/>
              </w:rPr>
              <w:commentReference w:id="1059"/>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63"/>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0"/>
            <w:r>
              <w:t>Be our advocate</w:t>
            </w:r>
            <w:commentRangeEnd w:id="1060"/>
            <w:r>
              <w:rPr>
                <w:rStyle w:val="CommentReference"/>
                <w:rFonts w:ascii="Times New Roman" w:eastAsiaTheme="minorHAnsi" w:hAnsi="Times New Roman" w:cstheme="minorBidi"/>
                <w:color w:val="auto"/>
              </w:rPr>
              <w:commentReference w:id="1060"/>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1"/>
            <w:r>
              <w:t>Mary</w:t>
            </w:r>
            <w:commentRangeEnd w:id="1061"/>
            <w:r>
              <w:rPr>
                <w:rStyle w:val="CommentReference"/>
                <w:rFonts w:ascii="Times New Roman" w:eastAsiaTheme="minorHAnsi" w:hAnsi="Times New Roman" w:cstheme="minorBidi"/>
                <w:color w:val="auto"/>
              </w:rPr>
              <w:commentReference w:id="1061"/>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64"/>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2" w:name="_Ref435799710"/>
      <w:r>
        <w:t>The Orthodox Creed</w:t>
      </w:r>
      <w:bookmarkEnd w:id="1062"/>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63" w:name="_Ref442856751"/>
      <w:r>
        <w:t>God Have mercy upon us</w:t>
      </w:r>
      <w:bookmarkEnd w:id="1063"/>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65"/>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64"/>
      <w:r>
        <w:t>God</w:t>
      </w:r>
      <w:commentRangeEnd w:id="1064"/>
      <w:r>
        <w:rPr>
          <w:rStyle w:val="CommentReference"/>
          <w:lang w:val="en-CA"/>
        </w:rPr>
        <w:commentReference w:id="1064"/>
      </w:r>
      <w:r>
        <w:t>, have mercy upon us,</w:t>
      </w:r>
    </w:p>
    <w:p w14:paraId="08FF9B30" w14:textId="77777777" w:rsidR="006869EE" w:rsidRDefault="006869EE" w:rsidP="006869EE">
      <w:pPr>
        <w:pStyle w:val="Body"/>
      </w:pPr>
      <w:r>
        <w:t>Settle Thy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7777777" w:rsidR="006869EE" w:rsidRDefault="006869EE" w:rsidP="006869EE">
      <w:pPr>
        <w:pStyle w:val="Body"/>
      </w:pPr>
      <w:r>
        <w:t>Take away Your anger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66"/>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65" w:name="_Ref442856856"/>
      <w:r>
        <w:t>The Prayer for the Gospel</w:t>
      </w:r>
      <w:bookmarkEnd w:id="1065"/>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66" w:name="_Ref442870575"/>
      <w:r>
        <w:t>The Gospel Response</w:t>
      </w:r>
      <w:bookmarkEnd w:id="1066"/>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67" w:name="_Ref442870289"/>
      <w:r>
        <w:lastRenderedPageBreak/>
        <w:t>The Absolutions</w:t>
      </w:r>
      <w:bookmarkEnd w:id="1067"/>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77777777" w:rsidR="006869EE" w:rsidRDefault="006869EE" w:rsidP="006869EE">
      <w:pPr>
        <w:pStyle w:val="Body"/>
      </w:pPr>
      <w:r>
        <w:t>Yes, Lord, the Lord,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7777777" w:rsidR="006869EE" w:rsidRDefault="006869EE" w:rsidP="006869EE">
      <w:pPr>
        <w:pStyle w:val="Body"/>
      </w:pPr>
      <w:r>
        <w:t>O Christ our God, King of Peace, grant us Thy peace, establish for us Thy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68" w:name="_Toc448696640"/>
      <w:r>
        <w:lastRenderedPageBreak/>
        <w:t>Non-Traditional</w:t>
      </w:r>
      <w:bookmarkEnd w:id="1068"/>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69" w:name="_Toc448696641"/>
      <w:r>
        <w:rPr>
          <w:lang w:val="en-GB"/>
        </w:rPr>
        <w:lastRenderedPageBreak/>
        <w:t>Reader’s Service</w:t>
      </w:r>
      <w:bookmarkEnd w:id="1069"/>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6100AE6" w14:textId="77777777" w:rsidR="0089511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89511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895112">
        <w:rPr>
          <w:noProof/>
          <w:lang w:val="en-US"/>
        </w:rPr>
        <w:t>67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22701632"/>
        <w:docPartObj>
          <w:docPartGallery w:val="Table of Contents"/>
          <w:docPartUnique/>
        </w:docPartObj>
      </w:sdtPr>
      <w:sdtEndPr>
        <w:rPr>
          <w:b/>
          <w:bCs/>
        </w:rPr>
      </w:sdtEndPr>
      <w:sdtContent>
        <w:p w14:paraId="1EFA6818" w14:textId="263ABA76"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Vespers Praise</w:t>
          </w:r>
          <w:r>
            <w:rPr>
              <w:noProof/>
              <w:webHidden/>
            </w:rPr>
            <w:tab/>
            <w:t>5</w:t>
          </w:r>
        </w:p>
        <w:p w14:paraId="0778207D"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Psalms of the Eleventh Hour (Little Vespers)</w:t>
          </w:r>
          <w:r>
            <w:rPr>
              <w:noProof/>
              <w:webHidden/>
            </w:rPr>
            <w:tab/>
            <w:t>10</w:t>
          </w:r>
        </w:p>
        <w:p w14:paraId="2682FEA1"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Raising of Evening (or Morning) Incense</w:t>
          </w:r>
          <w:r>
            <w:rPr>
              <w:noProof/>
              <w:webHidden/>
            </w:rPr>
            <w:tab/>
            <w:t>552</w:t>
          </w:r>
        </w:p>
        <w:p w14:paraId="0A6F2834" w14:textId="77777777" w:rsidR="00895112" w:rsidRPr="00895112" w:rsidRDefault="00895112" w:rsidP="009800DB"/>
      </w:sdtContent>
    </w:sdt>
    <w:p w14:paraId="656611D4" w14:textId="77777777" w:rsidR="00895112" w:rsidRDefault="00895112" w:rsidP="00895112">
      <w:r w:rsidRPr="0089511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17C6E209" w14:textId="77777777" w:rsidR="00895112" w:rsidRPr="00895112" w:rsidRDefault="00895112" w:rsidP="00895112">
      <w:pPr>
        <w:pStyle w:val="Rubric"/>
        <w:rPr>
          <w:rStyle w:val="Hyperlink"/>
        </w:rPr>
      </w:pPr>
      <w:r w:rsidRPr="00895112">
        <w:rPr>
          <w:rStyle w:val="Hyperlink"/>
        </w:rPr>
        <w:br w:type="page"/>
      </w:r>
    </w:p>
    <w:p w14:paraId="5F28BB60" w14:textId="40A40E5A" w:rsidR="00CA3D47" w:rsidRDefault="00895112" w:rsidP="00CA3D47">
      <w:pPr>
        <w:pStyle w:val="Rubric"/>
        <w:rPr>
          <w:lang w:val="en-US"/>
        </w:rPr>
      </w:pPr>
      <w:r w:rsidRPr="0089511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13809EF3"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89511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895112">
        <w:rPr>
          <w:noProof/>
          <w:lang w:val="en-US"/>
        </w:rPr>
        <w:t>10</w:t>
      </w:r>
      <w:r>
        <w:rPr>
          <w:lang w:val="en-US"/>
        </w:rPr>
        <w:fldChar w:fldCharType="end"/>
      </w:r>
      <w:r>
        <w:rPr>
          <w:lang w:val="en-US"/>
        </w:rPr>
        <w:t>.</w:t>
      </w:r>
    </w:p>
    <w:p w14:paraId="10695CEB" w14:textId="1ED4E5D6"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89511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895112">
        <w:rPr>
          <w:noProof/>
          <w:lang w:val="en-US"/>
        </w:rPr>
        <w:t>10</w:t>
      </w:r>
      <w:r>
        <w:rPr>
          <w:lang w:val="en-US"/>
        </w:rPr>
        <w:fldChar w:fldCharType="end"/>
      </w:r>
      <w:r>
        <w:rPr>
          <w:lang w:val="en-US"/>
        </w:rPr>
        <w:t>.</w:t>
      </w:r>
    </w:p>
    <w:p w14:paraId="2670844D" w14:textId="77777777" w:rsidR="00895112" w:rsidRDefault="00CA3D47" w:rsidP="00837F89">
      <w:pPr>
        <w:pStyle w:val="Body"/>
      </w:pPr>
      <w:r>
        <w:t xml:space="preserve">In the morning, recite </w:t>
      </w:r>
      <w:r>
        <w:fldChar w:fldCharType="begin"/>
      </w:r>
      <w:r>
        <w:instrText xml:space="preserve"> REF _Ref412098903 \h </w:instrText>
      </w:r>
      <w:r>
        <w:fldChar w:fldCharType="separate"/>
      </w:r>
      <w:r w:rsidR="00895112">
        <w:br w:type="page"/>
      </w:r>
    </w:p>
    <w:p w14:paraId="66E860A9" w14:textId="3F9E4618" w:rsidR="00CA3D47" w:rsidRDefault="0089511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75</w:t>
      </w:r>
      <w:r w:rsidR="00CA3D47">
        <w:fldChar w:fldCharType="end"/>
      </w:r>
      <w:r w:rsidR="00CA3D47">
        <w:t>, stopping before “O true light”.</w:t>
      </w:r>
    </w:p>
    <w:p w14:paraId="7BD11087" w14:textId="1F441A9B" w:rsidR="00CA3D47" w:rsidRDefault="00CA3D47" w:rsidP="00CA3D47">
      <w:pPr>
        <w:pStyle w:val="Rubric"/>
      </w:pPr>
      <w:r>
        <w:t xml:space="preserve">Recite </w:t>
      </w:r>
      <w:r>
        <w:fldChar w:fldCharType="begin"/>
      </w:r>
      <w:r>
        <w:instrText xml:space="preserve"> REF _Ref435789344 \h </w:instrText>
      </w:r>
      <w:r>
        <w:fldChar w:fldCharType="separate"/>
      </w:r>
      <w:r w:rsidR="00895112">
        <w:t>The Verses of the Cymbals</w:t>
      </w:r>
      <w:r>
        <w:fldChar w:fldCharType="end"/>
      </w:r>
      <w:r>
        <w:t xml:space="preserve">, page </w:t>
      </w:r>
      <w:r>
        <w:fldChar w:fldCharType="begin"/>
      </w:r>
      <w:r>
        <w:instrText xml:space="preserve"> PAGEREF _Ref435789344 \h </w:instrText>
      </w:r>
      <w:r>
        <w:fldChar w:fldCharType="separate"/>
      </w:r>
      <w:r w:rsidR="00895112">
        <w:rPr>
          <w:noProof/>
        </w:rPr>
        <w:t>555</w:t>
      </w:r>
      <w:r>
        <w:fldChar w:fldCharType="end"/>
      </w:r>
      <w:r>
        <w:t>.</w:t>
      </w:r>
    </w:p>
    <w:p w14:paraId="1E7402C8" w14:textId="71D769BD"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895112">
        <w:rPr>
          <w:noProof/>
          <w:lang w:val="en-US"/>
        </w:rPr>
        <w:t>180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7790DA0" w14:textId="77777777" w:rsidR="0089511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51873532"/>
        <w:docPartObj>
          <w:docPartGallery w:val="Table of Contents"/>
          <w:docPartUnique/>
        </w:docPartObj>
      </w:sdtPr>
      <w:sdtEndPr>
        <w:rPr>
          <w:b/>
          <w:bCs/>
          <w:noProof/>
        </w:rPr>
      </w:sdtEndPr>
      <w:sdtContent>
        <w:p w14:paraId="024197D9" w14:textId="633C32E3"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Psalms of Prime</w:t>
          </w:r>
          <w:r>
            <w:rPr>
              <w:noProof/>
              <w:webHidden/>
            </w:rPr>
            <w:tab/>
            <w:t>69</w:t>
          </w:r>
        </w:p>
        <w:p w14:paraId="296B1961"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Doxology of Prime</w:t>
          </w:r>
          <w:r>
            <w:rPr>
              <w:noProof/>
              <w:webHidden/>
            </w:rPr>
            <w:tab/>
            <w:t>75</w:t>
          </w:r>
        </w:p>
        <w:p w14:paraId="0CB964E7"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Raising of Morning Incense</w:t>
          </w:r>
          <w:r>
            <w:rPr>
              <w:noProof/>
              <w:webHidden/>
            </w:rPr>
            <w:tab/>
            <w:t>86</w:t>
          </w:r>
        </w:p>
        <w:p w14:paraId="3F60A10C" w14:textId="77777777" w:rsidR="00895112" w:rsidRDefault="00895112" w:rsidP="009800DB"/>
      </w:sdtContent>
    </w:sdt>
    <w:p w14:paraId="790F2CDC" w14:textId="77777777" w:rsidR="00895112" w:rsidRDefault="00895112" w:rsidP="00AB3348">
      <w:r>
        <w:br w:type="page"/>
      </w:r>
    </w:p>
    <w:p w14:paraId="0149F0B3" w14:textId="32CE23B8" w:rsidR="00CA3D47" w:rsidRPr="007E0213" w:rsidRDefault="0089511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68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70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D12CD8A" w14:textId="77777777" w:rsidR="0089511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895112">
        <w:rPr>
          <w:noProof/>
          <w:lang w:val="en-GB"/>
        </w:rPr>
        <w:t>70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895112">
        <w:br w:type="page"/>
      </w:r>
    </w:p>
    <w:p w14:paraId="6B80621C" w14:textId="35A869EC" w:rsidR="00CA3D47" w:rsidRDefault="0089511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75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89EC1BB" w14:textId="77777777" w:rsidR="00895112" w:rsidRDefault="00CA3D47" w:rsidP="006869EE">
      <w:pPr>
        <w:pStyle w:val="Body"/>
        <w:rPr>
          <w:lang w:val="en-GB"/>
        </w:rPr>
      </w:pPr>
      <w:r>
        <w:t xml:space="preserve">Recite </w:t>
      </w:r>
      <w:r>
        <w:fldChar w:fldCharType="begin"/>
      </w:r>
      <w:r>
        <w:instrText xml:space="preserve"> REF _Ref435789927 \h </w:instrText>
      </w:r>
      <w:r>
        <w:fldChar w:fldCharType="separate"/>
      </w:r>
      <w:r w:rsidR="00895112">
        <w:rPr>
          <w:lang w:val="en-GB"/>
        </w:rPr>
        <w:t>Graciously accord, O Lord, to keep us this night without sin. You are blessed, O Lord, God of our fathers, and Your Holy Name is greatly blessed and full of glory forever. Amen.</w:t>
      </w:r>
    </w:p>
    <w:p w14:paraId="3D7AE971" w14:textId="77777777" w:rsidR="00895112" w:rsidRDefault="00895112" w:rsidP="006869EE">
      <w:pPr>
        <w:pStyle w:val="Body"/>
        <w:rPr>
          <w:lang w:val="en-GB"/>
        </w:rPr>
      </w:pPr>
      <w:r>
        <w:rPr>
          <w:lang w:val="en-GB"/>
        </w:rPr>
        <w:t>Let Your mercy be upon us, O Lord, even as we have set our hope in You. For the eyes of everyone wait upon You, for You give them their food in due season.</w:t>
      </w:r>
    </w:p>
    <w:p w14:paraId="2F5A6AF8" w14:textId="77777777" w:rsidR="00895112" w:rsidRDefault="0089511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AC67A8B" w14:textId="77777777" w:rsidR="00895112" w:rsidRDefault="0089511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B580727" w14:textId="77777777" w:rsidR="00895112" w:rsidRDefault="00895112" w:rsidP="006869EE">
      <w:pPr>
        <w:pStyle w:val="Body"/>
        <w:rPr>
          <w:lang w:val="en-GB"/>
        </w:rPr>
      </w:pPr>
      <w:r>
        <w:rPr>
          <w:lang w:val="en-GB"/>
        </w:rPr>
        <w:t>Your mercy, O Lord, endures forever. O despise not the works of Your hands.</w:t>
      </w:r>
    </w:p>
    <w:p w14:paraId="2B174926" w14:textId="77777777" w:rsidR="00895112" w:rsidRDefault="00895112" w:rsidP="006869EE">
      <w:pPr>
        <w:pStyle w:val="Body"/>
        <w:rPr>
          <w:lang w:val="en-GB"/>
        </w:rPr>
      </w:pPr>
      <w:r>
        <w:rPr>
          <w:lang w:val="en-GB"/>
        </w:rPr>
        <w:t>Lord, You have been our refuge in all generations. I said, “Be merciful to me, heal my soul; for I have sinned against You.”</w:t>
      </w:r>
    </w:p>
    <w:p w14:paraId="375DF286" w14:textId="77777777" w:rsidR="00895112" w:rsidRDefault="0089511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A2DCF9B" w14:textId="77777777" w:rsidR="00895112" w:rsidRDefault="00895112" w:rsidP="006869EE">
      <w:pPr>
        <w:pStyle w:val="Body"/>
        <w:rPr>
          <w:lang w:val="en-GB"/>
        </w:rPr>
      </w:pPr>
      <w:r>
        <w:rPr>
          <w:lang w:val="en-GB"/>
        </w:rPr>
        <w:t>Blessing belongs to You, praise belongs to You praise, glory belongs to You, O Father, Son and Holy Spirit, now, and forever and ever. Amen.</w:t>
      </w:r>
    </w:p>
    <w:p w14:paraId="3A822761" w14:textId="77777777" w:rsidR="00895112" w:rsidRPr="008D61EA" w:rsidRDefault="00895112" w:rsidP="006869EE">
      <w:pPr>
        <w:pStyle w:val="Body"/>
        <w:rPr>
          <w:lang w:val="en-GB"/>
        </w:rPr>
      </w:pPr>
      <w:r>
        <w:rPr>
          <w:lang w:val="en-GB"/>
        </w:rPr>
        <w:t xml:space="preserve">It is a good thing to confess </w:t>
      </w:r>
      <w:commentRangeStart w:id="1070"/>
      <w:r>
        <w:rPr>
          <w:lang w:val="en-GB"/>
        </w:rPr>
        <w:t xml:space="preserve">to </w:t>
      </w:r>
      <w:commentRangeEnd w:id="1070"/>
      <w:r>
        <w:rPr>
          <w:lang w:val="en-GB"/>
        </w:rPr>
        <w:t>the Lord, and to sing praises unto Your Name, O Most High; to show forth Your loving</w:t>
      </w:r>
      <w:r>
        <w:rPr>
          <w:lang w:val="en-GB"/>
        </w:rPr>
        <w:noBreakHyphen/>
        <w:t>kindness in the morning, and Your faithfulness every night.</w:t>
      </w:r>
    </w:p>
    <w:p w14:paraId="225AF90C" w14:textId="77777777" w:rsidR="00895112" w:rsidRDefault="0089511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710F8A9" w14:textId="77777777" w:rsidR="00895112" w:rsidRDefault="0089511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12020D3" w14:textId="77777777" w:rsidR="00895112" w:rsidRDefault="0089511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2758EF3A" w:rsidR="00CA3D47" w:rsidRDefault="0089511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565</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67"/>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38BABFE7" w:rsidR="00CA3D47" w:rsidRDefault="00CA3D47" w:rsidP="00CA3D47">
      <w:pPr>
        <w:pStyle w:val="Rubric"/>
      </w:pPr>
      <w:r>
        <w:t xml:space="preserve">Read </w:t>
      </w:r>
      <w:r>
        <w:fldChar w:fldCharType="begin"/>
      </w:r>
      <w:r>
        <w:instrText xml:space="preserve"> REF _Ref435800051 \h </w:instrText>
      </w:r>
      <w:r>
        <w:fldChar w:fldCharType="separate"/>
      </w:r>
      <w:r w:rsidR="00895112">
        <w:t>The Psalms of the Third Hour</w:t>
      </w:r>
      <w:r>
        <w:fldChar w:fldCharType="end"/>
      </w:r>
      <w:r>
        <w:t xml:space="preserve">, page </w:t>
      </w:r>
      <w:r>
        <w:fldChar w:fldCharType="begin"/>
      </w:r>
      <w:r>
        <w:instrText xml:space="preserve"> PAGEREF _Ref435800057 \h </w:instrText>
      </w:r>
      <w:r>
        <w:fldChar w:fldCharType="separate"/>
      </w:r>
      <w:r w:rsidR="00895112">
        <w:rPr>
          <w:noProof/>
        </w:rPr>
        <w:t>89</w:t>
      </w:r>
      <w:r>
        <w:fldChar w:fldCharType="end"/>
      </w:r>
      <w:r>
        <w:t xml:space="preserve">, and continue with </w:t>
      </w:r>
      <w:r>
        <w:fldChar w:fldCharType="begin"/>
      </w:r>
      <w:r>
        <w:instrText xml:space="preserve"> REF _Ref435800080 \h </w:instrText>
      </w:r>
      <w:r>
        <w:fldChar w:fldCharType="separate"/>
      </w:r>
      <w:r w:rsidR="0089511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77777777" w:rsidR="00CA3D47" w:rsidRPr="004A6996" w:rsidRDefault="00CA3D47" w:rsidP="00CA3D47">
            <w:pPr>
              <w:pStyle w:val="BodyNoIndent"/>
            </w:pPr>
            <w:r w:rsidRPr="004A6996">
              <w:t xml:space="preserve">We worship </w:t>
            </w:r>
            <w:r>
              <w:t>You</w:t>
            </w:r>
            <w:r w:rsidRPr="004A6996">
              <w:t>, O Christ, with Thy Good Father and the Holy Spirit, for Thou hast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77777777" w:rsidR="00CA3D47" w:rsidRDefault="00CA3D47" w:rsidP="00CA3D47">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1" w:name="_Toc448696642"/>
      <w:r>
        <w:lastRenderedPageBreak/>
        <w:t>Prayers for Needs</w:t>
      </w:r>
      <w:bookmarkEnd w:id="1071"/>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710B8D5E"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895112">
        <w:rPr>
          <w:noProof/>
          <w:lang w:val="en-US"/>
        </w:rPr>
        <w:t>10</w:t>
      </w:r>
      <w:r>
        <w:rPr>
          <w:lang w:val="en-US"/>
        </w:rPr>
        <w:fldChar w:fldCharType="end"/>
      </w:r>
    </w:p>
    <w:p w14:paraId="3C5C610B" w14:textId="01002EDD"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895112">
        <w:rPr>
          <w:noProof/>
          <w:lang w:val="en-US"/>
        </w:rPr>
        <w:t>10</w:t>
      </w:r>
      <w:r>
        <w:rPr>
          <w:lang w:val="en-US"/>
        </w:rPr>
        <w:fldChar w:fldCharType="end"/>
      </w:r>
    </w:p>
    <w:p w14:paraId="3F03AED4" w14:textId="1C01B8AE"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895112">
        <w:t>The Verses of the Cymbals</w:t>
      </w:r>
      <w:r>
        <w:fldChar w:fldCharType="end"/>
      </w:r>
      <w:r>
        <w:t xml:space="preserve">, page </w:t>
      </w:r>
      <w:r>
        <w:fldChar w:fldCharType="begin"/>
      </w:r>
      <w:r>
        <w:instrText xml:space="preserve"> PAGEREF _Ref435789344 \h </w:instrText>
      </w:r>
      <w:r>
        <w:fldChar w:fldCharType="separate"/>
      </w:r>
      <w:r w:rsidR="00895112">
        <w:rPr>
          <w:noProof/>
        </w:rPr>
        <w:t>555</w:t>
      </w:r>
      <w:r>
        <w:fldChar w:fldCharType="end"/>
      </w:r>
      <w:r>
        <w:t xml:space="preserve">. If integrating this service with Prime, the first part of </w:t>
      </w:r>
      <w:r>
        <w:fldChar w:fldCharType="begin"/>
      </w:r>
      <w:r>
        <w:instrText xml:space="preserve"> REF _Ref442855270 \h </w:instrText>
      </w:r>
      <w:r>
        <w:fldChar w:fldCharType="separate"/>
      </w:r>
      <w:r w:rsidR="00895112">
        <w:t>The Doxology of Prime</w:t>
      </w:r>
      <w:r>
        <w:fldChar w:fldCharType="end"/>
      </w:r>
      <w:r>
        <w:t xml:space="preserve">, </w:t>
      </w:r>
      <w:r>
        <w:fldChar w:fldCharType="begin"/>
      </w:r>
      <w:r>
        <w:instrText xml:space="preserve"> PAGEREF _Ref442855276 \h </w:instrText>
      </w:r>
      <w:r>
        <w:fldChar w:fldCharType="separate"/>
      </w:r>
      <w:r w:rsidR="00895112">
        <w:rPr>
          <w:noProof/>
        </w:rPr>
        <w:t>75</w:t>
      </w:r>
      <w:r>
        <w:fldChar w:fldCharType="end"/>
      </w:r>
      <w:r>
        <w:t>, may precede the Verses of Cymbals. Following the Verses of the Cymbals, the people recite with one voice,</w:t>
      </w:r>
    </w:p>
    <w:p w14:paraId="0B56BE9B" w14:textId="11CB0C28"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895112">
        <w:rPr>
          <w:noProof/>
          <w:lang w:val="en-US"/>
        </w:rPr>
        <w:t>180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3F0958C4"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895112">
        <w:t>Ephesians 4:1 5</w:t>
      </w:r>
      <w:r>
        <w:fldChar w:fldCharType="end"/>
      </w:r>
      <w:r>
        <w:t xml:space="preserve">, page </w:t>
      </w:r>
      <w:r>
        <w:fldChar w:fldCharType="begin"/>
      </w:r>
      <w:r>
        <w:instrText xml:space="preserve"> PAGEREF _Ref442855527 \h </w:instrText>
      </w:r>
      <w:r>
        <w:fldChar w:fldCharType="separate"/>
      </w:r>
      <w:r w:rsidR="00895112">
        <w:rPr>
          <w:noProof/>
        </w:rPr>
        <w:t>69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77777777" w:rsidR="00CA3D47" w:rsidRDefault="00CA3D47" w:rsidP="00CA3D47">
      <w:pPr>
        <w:pStyle w:val="Body"/>
      </w:pPr>
      <w:r>
        <w:t>Again, let us ask God the Pantocrator, the Father of our Lord, God and Saviour, Jesus Christ. We ask and entreat Thy Goodness, O Lover of mankind: remember, O Lord, the peace of Thine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77777777" w:rsidR="00CA3D47" w:rsidRDefault="00CA3D47" w:rsidP="00CA3D47">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3B14B2B3" w14:textId="77777777" w:rsidR="00CA3D47" w:rsidRDefault="00CA3D47" w:rsidP="00CA3D47">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lastRenderedPageBreak/>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77777777" w:rsidR="00CA3D47" w:rsidRDefault="00CA3D47" w:rsidP="00CA3D47">
      <w:pPr>
        <w:pStyle w:val="Body"/>
      </w:pPr>
      <w:r>
        <w:t>And the readers, the chanters, the exorcists, the monks, the virgins and the widows; the orphans, the ascetics and the laity; and all the fullness of Thine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07C441F4"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895112">
        <w:t>The Doxology of Prime</w:t>
      </w:r>
      <w:r>
        <w:fldChar w:fldCharType="end"/>
      </w:r>
      <w:r>
        <w:t xml:space="preserve">, </w:t>
      </w:r>
      <w:r>
        <w:fldChar w:fldCharType="begin"/>
      </w:r>
      <w:r>
        <w:instrText xml:space="preserve"> PAGEREF _Ref442855276 \h </w:instrText>
      </w:r>
      <w:r>
        <w:fldChar w:fldCharType="separate"/>
      </w:r>
      <w:r w:rsidR="00895112">
        <w:rPr>
          <w:noProof/>
        </w:rPr>
        <w:t>75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77777777" w:rsidR="00CA3D47" w:rsidRDefault="00CA3D47" w:rsidP="00CA3D47">
      <w:pPr>
        <w:pStyle w:val="Body"/>
      </w:pPr>
      <w:r>
        <w:t>Again, let us ask God the Pantocrator, the Father of our Lord, God and Saviour, Jesus Christ. We ask and entreat Thy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77777777" w:rsidR="00CA3D47" w:rsidRDefault="00CA3D47" w:rsidP="00CA3D47">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1CD0F11F" w14:textId="77777777" w:rsidR="00CA3D47" w:rsidRDefault="00CA3D47" w:rsidP="00CA3D47">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77777777" w:rsidR="00CA3D47" w:rsidRDefault="00CA3D47" w:rsidP="00CA3D47">
      <w:pPr>
        <w:pStyle w:val="Body"/>
      </w:pPr>
      <w:r>
        <w:t>Arise, O Lord God. Let all Thine enemies be scattered, and let all that hate Thine Holy Name flee before Thy face.</w:t>
      </w:r>
    </w:p>
    <w:p w14:paraId="584F5B4F" w14:textId="77777777" w:rsidR="00CA3D47" w:rsidRDefault="00CA3D47" w:rsidP="00CA3D47">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5BC55D87"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895112">
        <w:rPr>
          <w:lang w:val="en-GB"/>
        </w:rPr>
        <w:t>Graciously Accord</w:t>
      </w:r>
      <w:r>
        <w:fldChar w:fldCharType="end"/>
      </w:r>
      <w:r>
        <w:t xml:space="preserve">, page </w:t>
      </w:r>
      <w:r>
        <w:fldChar w:fldCharType="begin"/>
      </w:r>
      <w:r>
        <w:instrText xml:space="preserve"> PAGEREF _Ref435789903 \h </w:instrText>
      </w:r>
      <w:r>
        <w:fldChar w:fldCharType="separate"/>
      </w:r>
      <w:r w:rsidR="00895112">
        <w:rPr>
          <w:noProof/>
        </w:rPr>
        <w:t>565</w:t>
      </w:r>
      <w:r>
        <w:fldChar w:fldCharType="end"/>
      </w:r>
      <w:r>
        <w:t xml:space="preserve">. If integrating with the Morning hour, </w:t>
      </w:r>
      <w:r>
        <w:fldChar w:fldCharType="begin"/>
      </w:r>
      <w:r>
        <w:instrText xml:space="preserve"> REF _Ref442856274 \h </w:instrText>
      </w:r>
      <w:r>
        <w:fldChar w:fldCharType="separate"/>
      </w:r>
      <w:r w:rsidR="00895112">
        <w:t>The Gloria</w:t>
      </w:r>
      <w:r>
        <w:fldChar w:fldCharType="end"/>
      </w:r>
      <w:r>
        <w:t xml:space="preserve">, page </w:t>
      </w:r>
      <w:r>
        <w:fldChar w:fldCharType="begin"/>
      </w:r>
      <w:r>
        <w:instrText xml:space="preserve"> PAGEREF _Ref442856274 \h </w:instrText>
      </w:r>
      <w:r>
        <w:fldChar w:fldCharType="separate"/>
      </w:r>
      <w:r w:rsidR="00895112">
        <w:rPr>
          <w:noProof/>
        </w:rPr>
        <w:t>566</w:t>
      </w:r>
      <w:r>
        <w:fldChar w:fldCharType="end"/>
      </w:r>
      <w:r>
        <w:t>.</w:t>
      </w:r>
    </w:p>
    <w:p w14:paraId="67B66390" w14:textId="470AFE2B"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895112">
        <w:t>The Trisagion</w:t>
      </w:r>
      <w:r>
        <w:fldChar w:fldCharType="end"/>
      </w:r>
      <w:r>
        <w:t xml:space="preserve">, </w:t>
      </w:r>
      <w:r>
        <w:fldChar w:fldCharType="begin"/>
      </w:r>
      <w:r>
        <w:instrText xml:space="preserve"> PAGEREF _Ref442856358 \h </w:instrText>
      </w:r>
      <w:r>
        <w:fldChar w:fldCharType="separate"/>
      </w:r>
      <w:r w:rsidR="00895112">
        <w:rPr>
          <w:noProof/>
        </w:rPr>
        <w:t>566</w:t>
      </w:r>
      <w:r>
        <w:fldChar w:fldCharType="end"/>
      </w:r>
      <w:r>
        <w:t xml:space="preserve">, followed by </w:t>
      </w:r>
      <w:r>
        <w:fldChar w:fldCharType="begin"/>
      </w:r>
      <w:r>
        <w:instrText xml:space="preserve"> REF _Ref442856453 \h </w:instrText>
      </w:r>
      <w:r>
        <w:fldChar w:fldCharType="separate"/>
      </w:r>
      <w:r w:rsidR="00895112">
        <w:t>Hail to You</w:t>
      </w:r>
      <w:r>
        <w:fldChar w:fldCharType="end"/>
      </w:r>
      <w:r>
        <w:t xml:space="preserve">, page </w:t>
      </w:r>
      <w:r>
        <w:fldChar w:fldCharType="begin"/>
      </w:r>
      <w:r>
        <w:instrText xml:space="preserve"> PAGEREF _Ref442856453 \p \h </w:instrText>
      </w:r>
      <w:r>
        <w:fldChar w:fldCharType="separate"/>
      </w:r>
      <w:r w:rsidR="00895112">
        <w:rPr>
          <w:noProof/>
        </w:rPr>
        <w:t>on page 567</w:t>
      </w:r>
      <w:r>
        <w:fldChar w:fldCharType="end"/>
      </w:r>
      <w:r>
        <w:t xml:space="preserve">, </w:t>
      </w:r>
      <w:r>
        <w:fldChar w:fldCharType="begin"/>
      </w:r>
      <w:r>
        <w:instrText xml:space="preserve"> REF _Ref435799700 \h </w:instrText>
      </w:r>
      <w:r>
        <w:fldChar w:fldCharType="separate"/>
      </w:r>
      <w:r w:rsidR="00895112">
        <w:t>The Doxologies</w:t>
      </w:r>
      <w:r>
        <w:fldChar w:fldCharType="end"/>
      </w:r>
      <w:r>
        <w:t xml:space="preserve">, </w:t>
      </w:r>
      <w:r>
        <w:fldChar w:fldCharType="begin"/>
      </w:r>
      <w:r>
        <w:instrText xml:space="preserve"> PAGEREF _Ref435799700 \h </w:instrText>
      </w:r>
      <w:r>
        <w:fldChar w:fldCharType="separate"/>
      </w:r>
      <w:r w:rsidR="00895112">
        <w:rPr>
          <w:noProof/>
        </w:rPr>
        <w:t>568</w:t>
      </w:r>
      <w:r>
        <w:fldChar w:fldCharType="end"/>
      </w:r>
      <w:r>
        <w:t xml:space="preserve">, </w:t>
      </w:r>
      <w:r>
        <w:fldChar w:fldCharType="begin"/>
      </w:r>
      <w:r>
        <w:instrText xml:space="preserve"> REF _Ref435799710 \h </w:instrText>
      </w:r>
      <w:r>
        <w:fldChar w:fldCharType="separate"/>
      </w:r>
      <w:r w:rsidR="00895112">
        <w:t>The Orthodox Creed</w:t>
      </w:r>
      <w:r>
        <w:fldChar w:fldCharType="end"/>
      </w:r>
      <w:r>
        <w:t xml:space="preserve">, </w:t>
      </w:r>
      <w:r>
        <w:fldChar w:fldCharType="begin"/>
      </w:r>
      <w:r>
        <w:instrText xml:space="preserve"> PAGEREF _Ref435799710 \h </w:instrText>
      </w:r>
      <w:r>
        <w:fldChar w:fldCharType="separate"/>
      </w:r>
      <w:r w:rsidR="00895112">
        <w:rPr>
          <w:noProof/>
        </w:rPr>
        <w:t>573</w:t>
      </w:r>
      <w:r>
        <w:fldChar w:fldCharType="end"/>
      </w:r>
      <w:r>
        <w:t>.</w:t>
      </w:r>
    </w:p>
    <w:p w14:paraId="5B167A95" w14:textId="33A5597B"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895112">
        <w:t>God Have mercy upon us</w:t>
      </w:r>
      <w:r>
        <w:fldChar w:fldCharType="end"/>
      </w:r>
      <w:r>
        <w:t xml:space="preserve">, page </w:t>
      </w:r>
      <w:r>
        <w:fldChar w:fldCharType="begin"/>
      </w:r>
      <w:r>
        <w:instrText xml:space="preserve"> PAGEREF _Ref442856751 \h </w:instrText>
      </w:r>
      <w:r>
        <w:fldChar w:fldCharType="separate"/>
      </w:r>
      <w:r w:rsidR="00895112">
        <w:rPr>
          <w:noProof/>
        </w:rPr>
        <w:t>574</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895112">
        <w:t>The Prayer for the Gospel</w:t>
      </w:r>
      <w:r>
        <w:fldChar w:fldCharType="end"/>
      </w:r>
      <w:r>
        <w:t xml:space="preserve">, page </w:t>
      </w:r>
      <w:r>
        <w:fldChar w:fldCharType="begin"/>
      </w:r>
      <w:r>
        <w:instrText xml:space="preserve"> PAGEREF _Ref442856856 \h </w:instrText>
      </w:r>
      <w:r>
        <w:fldChar w:fldCharType="separate"/>
      </w:r>
      <w:r w:rsidR="00895112">
        <w:rPr>
          <w:noProof/>
        </w:rPr>
        <w:t>575</w:t>
      </w:r>
      <w:r>
        <w:fldChar w:fldCharType="end"/>
      </w:r>
      <w:r>
        <w:t>.</w:t>
      </w:r>
    </w:p>
    <w:p w14:paraId="08698CDC" w14:textId="77777777" w:rsidR="00CA3D47" w:rsidRDefault="00CA3D47" w:rsidP="00CA3D47">
      <w:pPr>
        <w:pStyle w:val="Heading4"/>
      </w:pPr>
      <w:r>
        <w:lastRenderedPageBreak/>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1C71A07F"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895112">
        <w:rPr>
          <w:noProof/>
        </w:rPr>
        <w:t>577</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lastRenderedPageBreak/>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869F22A"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895112">
        <w:rPr>
          <w:noProof/>
        </w:rPr>
        <w:t>582</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68"/>
            </w:r>
          </w:p>
          <w:p w14:paraId="7B5835D5" w14:textId="77777777" w:rsidR="00CA3D47" w:rsidRPr="00B609A7" w:rsidRDefault="00CA3D47" w:rsidP="00CA3D47">
            <w:pPr>
              <w:pStyle w:val="EngHang"/>
            </w:pPr>
            <w:r w:rsidRPr="00B609A7">
              <w:t>and may Thy mercy and Thy peace</w:t>
            </w:r>
          </w:p>
          <w:p w14:paraId="021616DB" w14:textId="77777777" w:rsidR="00CA3D47" w:rsidRDefault="00CA3D47" w:rsidP="00CA3D47">
            <w:pPr>
              <w:pStyle w:val="EngHangEnd"/>
            </w:pPr>
            <w:r w:rsidRPr="00B609A7">
              <w:t>be a fortress unto Thy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77777777" w:rsidR="00CA3D47" w:rsidRPr="00B609A7" w:rsidRDefault="00CA3D47" w:rsidP="00CA3D47">
            <w:pPr>
              <w:pStyle w:val="EngHang"/>
            </w:pPr>
            <w:r w:rsidRPr="00B609A7">
              <w:t>of Thine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2"/>
            <w:r w:rsidRPr="007425E1">
              <w:t xml:space="preserve">May </w:t>
            </w:r>
            <w:commentRangeEnd w:id="1072"/>
            <w:r>
              <w:rPr>
                <w:rStyle w:val="CommentReference"/>
                <w:rFonts w:eastAsiaTheme="minorHAnsi" w:cstheme="minorBidi"/>
                <w:color w:val="auto"/>
                <w:lang w:val="en-CA"/>
              </w:rPr>
              <w:commentReference w:id="1072"/>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0605B458"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895112">
        <w:t>The Prayer of the Hours</w:t>
      </w:r>
      <w:r>
        <w:fldChar w:fldCharType="end"/>
      </w:r>
      <w:r>
        <w:t xml:space="preserve">, page </w:t>
      </w:r>
      <w:r>
        <w:fldChar w:fldCharType="begin"/>
      </w:r>
      <w:r>
        <w:instrText xml:space="preserve"> PAGEREF _Ref411969145 \h </w:instrText>
      </w:r>
      <w:r>
        <w:fldChar w:fldCharType="separate"/>
      </w:r>
      <w:r w:rsidR="0089511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3" w:name="_Ref448228543"/>
      <w:bookmarkStart w:id="1074" w:name="_Ref448228546"/>
      <w:bookmarkStart w:id="1075" w:name="_Ref448471804"/>
      <w:bookmarkStart w:id="1076" w:name="_Toc448696643"/>
      <w:r>
        <w:lastRenderedPageBreak/>
        <w:t>The B</w:t>
      </w:r>
      <w:bookmarkStart w:id="1077" w:name="_GoBack"/>
      <w:bookmarkEnd w:id="1077"/>
      <w:r>
        <w:t>ook of Psalis and Doxologies</w:t>
      </w:r>
      <w:bookmarkEnd w:id="322"/>
      <w:bookmarkEnd w:id="323"/>
      <w:bookmarkEnd w:id="324"/>
      <w:bookmarkEnd w:id="1073"/>
      <w:bookmarkEnd w:id="1074"/>
      <w:bookmarkEnd w:id="1075"/>
      <w:bookmarkEnd w:id="1076"/>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78" w:name="_Toc448696644"/>
      <w:bookmarkStart w:id="1079" w:name="_Toc410196197"/>
      <w:bookmarkStart w:id="1080" w:name="_Toc410196439"/>
      <w:bookmarkStart w:id="1081" w:name="_Toc410196941"/>
      <w:r>
        <w:lastRenderedPageBreak/>
        <w:t>General and Common Doxologies</w:t>
      </w:r>
      <w:bookmarkEnd w:id="1078"/>
    </w:p>
    <w:p w14:paraId="1B082926" w14:textId="77777777" w:rsidR="009C13E9" w:rsidRDefault="009C13E9" w:rsidP="009C13E9">
      <w:pPr>
        <w:pStyle w:val="Heading3"/>
      </w:pPr>
      <w:bookmarkStart w:id="1082" w:name="_Ref434488390"/>
      <w:r>
        <w:t>The Doxology of the Heavenly</w:t>
      </w:r>
      <w:bookmarkEnd w:id="10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3"/>
            <w:r>
              <w:t>The great and holy luminaries,</w:t>
            </w:r>
            <w:commentRangeEnd w:id="1083"/>
            <w:r>
              <w:rPr>
                <w:rStyle w:val="CommentReference"/>
                <w:rFonts w:ascii="Times New Roman" w:hAnsi="Times New Roman"/>
              </w:rPr>
              <w:commentReference w:id="108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4"/>
            <w:r>
              <w:rPr>
                <w:rStyle w:val="CommentReference"/>
                <w:rFonts w:ascii="Times New Roman" w:hAnsi="Times New Roman"/>
              </w:rPr>
              <w:commentReference w:id="108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85"/>
            <w:r w:rsidRPr="00602B0F">
              <w:t xml:space="preserve">O Lord, </w:t>
            </w:r>
            <w:commentRangeEnd w:id="1085"/>
            <w:r>
              <w:rPr>
                <w:rStyle w:val="CommentReference"/>
                <w:rFonts w:ascii="Times New Roman" w:hAnsi="Times New Roman"/>
              </w:rPr>
              <w:commentReference w:id="108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86" w:name="_Ref434488524"/>
      <w:r>
        <w:t>The Doxology of St. John the Baptist</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87" w:name="_Ref434488546"/>
      <w:r>
        <w:t>Another Doxology of St. John the Baptist</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88" w:name="_Ref434488644"/>
      <w:r>
        <w:lastRenderedPageBreak/>
        <w:t>A Doxology for the Apostles</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89"/>
            <w:r>
              <w:t xml:space="preserve">called </w:t>
            </w:r>
            <w:commentRangeEnd w:id="1089"/>
            <w:r>
              <w:rPr>
                <w:rStyle w:val="CommentReference"/>
                <w:rFonts w:ascii="Times New Roman" w:eastAsiaTheme="minorHAnsi" w:hAnsi="Times New Roman" w:cstheme="minorBidi"/>
                <w:color w:val="auto"/>
              </w:rPr>
              <w:commentReference w:id="108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0"/>
            <w:r>
              <w:t>Who loved him greatly.</w:t>
            </w:r>
            <w:commentRangeEnd w:id="1090"/>
            <w:r>
              <w:rPr>
                <w:rStyle w:val="CommentReference"/>
                <w:rFonts w:ascii="Times New Roman" w:eastAsiaTheme="minorHAnsi" w:hAnsi="Times New Roman" w:cstheme="minorBidi"/>
                <w:color w:val="auto"/>
              </w:rPr>
              <w:commentReference w:id="109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1" w:name="_Ref434488657"/>
      <w:r>
        <w:t>Another Doxology for the Apostles</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2"/>
            <w:r>
              <w:t xml:space="preserve">Our </w:t>
            </w:r>
            <w:commentRangeEnd w:id="1092"/>
            <w:r>
              <w:rPr>
                <w:rStyle w:val="CommentReference"/>
                <w:rFonts w:ascii="Times New Roman" w:eastAsiaTheme="minorHAnsi" w:hAnsi="Times New Roman" w:cstheme="minorBidi"/>
                <w:color w:val="auto"/>
              </w:rPr>
              <w:commentReference w:id="109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3"/>
            <w:r>
              <w:t xml:space="preserve">And </w:t>
            </w:r>
            <w:commentRangeEnd w:id="1093"/>
            <w:r>
              <w:rPr>
                <w:rStyle w:val="CommentReference"/>
                <w:rFonts w:ascii="Times New Roman" w:eastAsiaTheme="minorHAnsi" w:hAnsi="Times New Roman" w:cstheme="minorBidi"/>
                <w:color w:val="auto"/>
              </w:rPr>
              <w:commentReference w:id="109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4"/>
            <w:r>
              <w:t>And was numbered with</w:t>
            </w:r>
          </w:p>
          <w:p w14:paraId="5527B3A6" w14:textId="77777777" w:rsidR="004C7F73" w:rsidRDefault="004C7F73" w:rsidP="004C7F73">
            <w:pPr>
              <w:pStyle w:val="EngHangEnd"/>
            </w:pPr>
            <w:r>
              <w:t>The rest of the Apostles.</w:t>
            </w:r>
            <w:commentRangeEnd w:id="1094"/>
            <w:r>
              <w:rPr>
                <w:rStyle w:val="CommentReference"/>
                <w:rFonts w:ascii="Times New Roman" w:eastAsiaTheme="minorHAnsi" w:hAnsi="Times New Roman" w:cstheme="minorBidi"/>
                <w:color w:val="auto"/>
              </w:rPr>
              <w:commentReference w:id="109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95"/>
            <w:r>
              <w:t xml:space="preserve">sound </w:t>
            </w:r>
            <w:commentRangeEnd w:id="1095"/>
            <w:r>
              <w:rPr>
                <w:rStyle w:val="CommentReference"/>
                <w:rFonts w:ascii="Times New Roman" w:eastAsiaTheme="minorHAnsi" w:hAnsi="Times New Roman" w:cstheme="minorBidi"/>
                <w:color w:val="auto"/>
              </w:rPr>
              <w:commentReference w:id="109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96" w:name="_Ref434488814"/>
      <w:r>
        <w:t>The Doxology of St. Mark</w:t>
      </w:r>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97"/>
            <w:r>
              <w:t>Beholder of God</w:t>
            </w:r>
            <w:commentRangeEnd w:id="1097"/>
            <w:r>
              <w:rPr>
                <w:rStyle w:val="CommentReference"/>
                <w:rFonts w:ascii="Times New Roman" w:eastAsiaTheme="minorHAnsi" w:hAnsi="Times New Roman" w:cstheme="minorBidi"/>
                <w:color w:val="auto"/>
              </w:rPr>
              <w:commentReference w:id="109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98" w:name="_Ref434488992"/>
      <w:r>
        <w:t>The Doxology of Any Apostle</w:t>
      </w:r>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9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99"/>
            <w:r>
              <w:rPr>
                <w:rStyle w:val="CommentReference"/>
                <w:rFonts w:ascii="Times New Roman" w:eastAsiaTheme="minorHAnsi" w:hAnsi="Times New Roman" w:cstheme="minorBidi"/>
                <w:color w:val="auto"/>
              </w:rPr>
              <w:commentReference w:id="109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0"/>
            <w:r>
              <w:t>compatriots</w:t>
            </w:r>
            <w:commentRangeEnd w:id="1100"/>
            <w:r>
              <w:rPr>
                <w:rStyle w:val="CommentReference"/>
                <w:rFonts w:ascii="Times New Roman" w:eastAsiaTheme="minorHAnsi" w:hAnsi="Times New Roman" w:cstheme="minorBidi"/>
                <w:color w:val="auto"/>
              </w:rPr>
              <w:commentReference w:id="110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1" w:name="_Ref434489014"/>
      <w:r>
        <w:t>The Doxology of St. Stephen</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6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2" w:name="_Ref434489170"/>
      <w:r>
        <w:t>The Doxology of St. George</w:t>
      </w:r>
      <w:bookmarkEnd w:id="1102"/>
    </w:p>
    <w:p w14:paraId="066A4290" w14:textId="4E523FC8"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89511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89511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895112">
        <w:rPr>
          <w:noProof/>
        </w:rPr>
        <w:t>852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3" w:name="_Ref434490082"/>
      <w:r>
        <w:t>The Doxology of St. Demiana</w:t>
      </w:r>
      <w:bookmarkEnd w:id="1103"/>
    </w:p>
    <w:p w14:paraId="10DFBB59" w14:textId="66251448"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89511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89511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895112">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4" w:name="_Ref434489950"/>
      <w:r>
        <w:t>The Doxology of the Martyrs</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05"/>
            <w:r>
              <w:t>Akrash</w:t>
            </w:r>
            <w:commentRangeEnd w:id="1105"/>
            <w:r>
              <w:rPr>
                <w:rStyle w:val="CommentReference"/>
              </w:rPr>
              <w:commentReference w:id="110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06" w:name="_Ref434490311"/>
      <w:r>
        <w:t>The Doxology of St. Anthony and St. Paul</w:t>
      </w:r>
      <w:bookmarkEnd w:id="1106"/>
    </w:p>
    <w:p w14:paraId="716265E5" w14:textId="76C0CAB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89511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89511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895112">
        <w:rPr>
          <w:noProof/>
        </w:rPr>
        <w:t>823</w:t>
      </w:r>
      <w:r w:rsidR="00191A26">
        <w:fldChar w:fldCharType="end"/>
      </w:r>
      <w:r>
        <w:t xml:space="preserve">, and </w:t>
      </w:r>
      <w:r w:rsidR="00191A26">
        <w:fldChar w:fldCharType="begin"/>
      </w:r>
      <w:r w:rsidR="00191A26">
        <w:instrText xml:space="preserve"> REF _Ref434490368 \h </w:instrText>
      </w:r>
      <w:r w:rsidR="00191A26">
        <w:fldChar w:fldCharType="separate"/>
      </w:r>
      <w:r w:rsidR="0089511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895112">
        <w:rPr>
          <w:noProof/>
        </w:rPr>
        <w:t>826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07"/>
            <w:r w:rsidRPr="004764BD">
              <w:t>give light to</w:t>
            </w:r>
            <w:commentRangeEnd w:id="1107"/>
            <w:r>
              <w:rPr>
                <w:rStyle w:val="CommentReference"/>
                <w:rFonts w:ascii="Times New Roman" w:eastAsiaTheme="minorHAnsi" w:hAnsi="Times New Roman" w:cstheme="minorBidi"/>
                <w:color w:val="auto"/>
              </w:rPr>
              <w:commentReference w:id="110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08" w:name="_Ref434490826"/>
      <w:r>
        <w:lastRenderedPageBreak/>
        <w:t>The Doxology of St. Pishoy and St. Paul of Tammah</w:t>
      </w:r>
      <w:bookmarkEnd w:id="1108"/>
    </w:p>
    <w:p w14:paraId="204E33B1" w14:textId="5C72D6C2"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89511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895112">
        <w:rPr>
          <w:lang w:val="en-US"/>
        </w:rPr>
        <w:t>July 2 / Epip 8: St. Pishoy</w:t>
      </w:r>
      <w:r>
        <w:fldChar w:fldCharType="end"/>
      </w:r>
      <w:r>
        <w:t xml:space="preserve">, page </w:t>
      </w:r>
      <w:r>
        <w:fldChar w:fldCharType="begin"/>
      </w:r>
      <w:r>
        <w:instrText xml:space="preserve"> PAGEREF _Ref434490783 \h </w:instrText>
      </w:r>
      <w:r>
        <w:fldChar w:fldCharType="separate"/>
      </w:r>
      <w:r w:rsidR="00895112">
        <w:rPr>
          <w:noProof/>
        </w:rPr>
        <w:t>909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09" w:name="_Ref434492161"/>
      <w:r>
        <w:lastRenderedPageBreak/>
        <w:t>The Doxology of St. Athanasius the Apostolic</w:t>
      </w:r>
      <w:bookmarkEnd w:id="1109"/>
      <w:r w:rsidR="00B52F78">
        <w:rPr>
          <w:rStyle w:val="FootnoteReference"/>
        </w:rPr>
        <w:footnoteReference w:id="871"/>
      </w:r>
    </w:p>
    <w:p w14:paraId="1BC7DA79" w14:textId="71CC37A5"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89511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89511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895112">
        <w:rPr>
          <w:noProof/>
        </w:rPr>
        <w:t>857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895112">
        <w:rPr>
          <w:noProof/>
        </w:rPr>
        <w:t>859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0" w:name="_Ref434492536"/>
      <w:r>
        <w:t xml:space="preserve">The Doxology of </w:t>
      </w:r>
      <w:r w:rsidR="00231798">
        <w:t>the</w:t>
      </w:r>
      <w:r>
        <w:t xml:space="preserve"> Cross Bearers</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1" w:name="_Ref434492645"/>
      <w:r>
        <w:t>The Doxology for a Hierarch Who is Present</w:t>
      </w:r>
      <w:bookmarkEnd w:id="11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7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7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1"/>
            <w:r>
              <w:rPr>
                <w:rStyle w:val="CommentReference"/>
                <w:rFonts w:ascii="Times New Roman" w:eastAsiaTheme="minorHAnsi" w:hAnsi="Times New Roman" w:cstheme="minorBidi"/>
                <w:color w:val="auto"/>
              </w:rPr>
              <w:commentReference w:id="112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7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25" w:name="_Toc448696645"/>
      <w:bookmarkStart w:id="1126" w:name="September"/>
      <w:r>
        <w:lastRenderedPageBreak/>
        <w:t>September</w:t>
      </w:r>
      <w:bookmarkEnd w:id="1079"/>
      <w:bookmarkEnd w:id="1080"/>
      <w:bookmarkEnd w:id="108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25"/>
    </w:p>
    <w:sdt>
      <w:sdtPr>
        <w:id w:val="861411790"/>
        <w:docPartObj>
          <w:docPartGallery w:val="Table of Contents"/>
          <w:docPartUnique/>
        </w:docPartObj>
      </w:sdtPr>
      <w:sdtEndPr>
        <w:rPr>
          <w:b/>
          <w:bCs/>
          <w:noProof/>
        </w:rPr>
      </w:sdtEndPr>
      <w:sdtContent>
        <w:p w14:paraId="74DB5BF2" w14:textId="36415630"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895112">
              <w:rPr>
                <w:noProof/>
                <w:webHidden/>
              </w:rPr>
              <w:t>642</w:t>
            </w:r>
            <w:r w:rsidR="00E35F1F">
              <w:rPr>
                <w:noProof/>
                <w:webHidden/>
              </w:rPr>
              <w:fldChar w:fldCharType="end"/>
            </w:r>
          </w:hyperlink>
        </w:p>
        <w:p w14:paraId="1E634E2C" w14:textId="6C168B97" w:rsidR="00E35F1F" w:rsidRDefault="000F34DF">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62BAC02E" w14:textId="761F294D" w:rsidR="00E35F1F" w:rsidRDefault="000F34DF">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316B8884" w14:textId="6EA5FE20" w:rsidR="00E35F1F" w:rsidRDefault="000F34DF">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056107B3" w14:textId="7ECE9B51" w:rsidR="00E35F1F" w:rsidRDefault="000F34DF">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76710609" w14:textId="68E3817B" w:rsidR="00E35F1F" w:rsidRDefault="000F34DF">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69018752" w14:textId="2AA9703E" w:rsidR="00E35F1F" w:rsidRDefault="000F34DF">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7AB13EF6" w14:textId="5CEFC23D" w:rsidR="00E35F1F" w:rsidRDefault="000F34DF">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7CC94BF7" w14:textId="70F4CA1D" w:rsidR="00E35F1F" w:rsidRDefault="000F34DF">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51743273" w14:textId="2198C4E5" w:rsidR="00E35F1F" w:rsidRDefault="000F34DF">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71C03905" w14:textId="5CA3BC57" w:rsidR="00E35F1F" w:rsidRDefault="000F34DF">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76586D73" w14:textId="324943C5" w:rsidR="00E35F1F" w:rsidRDefault="000F34DF">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396BBFB3" w14:textId="51D9CDFD" w:rsidR="00E35F1F" w:rsidRDefault="000F34DF">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75A617A8" w14:textId="095A5E41" w:rsidR="00E35F1F" w:rsidRDefault="000F34DF">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895112">
              <w:rPr>
                <w:noProof/>
                <w:webHidden/>
              </w:rPr>
              <w:t>670</w:t>
            </w:r>
            <w:r w:rsidR="00E35F1F">
              <w:rPr>
                <w:noProof/>
                <w:webHidden/>
              </w:rPr>
              <w:fldChar w:fldCharType="end"/>
            </w:r>
          </w:hyperlink>
        </w:p>
        <w:p w14:paraId="7FE67BDE" w14:textId="7690F375" w:rsidR="00E35F1F" w:rsidRDefault="000F34DF">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895112">
              <w:rPr>
                <w:noProof/>
                <w:webHidden/>
              </w:rPr>
              <w:t>670</w:t>
            </w:r>
            <w:r w:rsidR="00E35F1F">
              <w:rPr>
                <w:noProof/>
                <w:webHidden/>
              </w:rPr>
              <w:fldChar w:fldCharType="end"/>
            </w:r>
          </w:hyperlink>
        </w:p>
        <w:p w14:paraId="482AECF5" w14:textId="656BA716" w:rsidR="00E35F1F" w:rsidRDefault="000F34DF">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895112">
              <w:rPr>
                <w:noProof/>
                <w:webHidden/>
              </w:rPr>
              <w:t>679</w:t>
            </w:r>
            <w:r w:rsidR="00E35F1F">
              <w:rPr>
                <w:noProof/>
                <w:webHidden/>
              </w:rPr>
              <w:fldChar w:fldCharType="end"/>
            </w:r>
          </w:hyperlink>
        </w:p>
        <w:p w14:paraId="31D14FD7" w14:textId="0C2DD7F9" w:rsidR="00E35F1F" w:rsidRDefault="000F34DF">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895112">
              <w:rPr>
                <w:noProof/>
                <w:webHidden/>
              </w:rPr>
              <w:t>679</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27" w:name="_Toc410196198"/>
      <w:bookmarkStart w:id="1128" w:name="_Toc410196440"/>
      <w:bookmarkStart w:id="1129" w:name="_Toc410196942"/>
      <w:r>
        <w:br w:type="page"/>
      </w:r>
    </w:p>
    <w:p w14:paraId="3B77A2B2" w14:textId="6F99453D" w:rsidR="00495F1A" w:rsidRDefault="0092592B" w:rsidP="00495F1A">
      <w:pPr>
        <w:pStyle w:val="Heading3"/>
      </w:pPr>
      <w:bookmarkStart w:id="1130" w:name="_Toc448227468"/>
      <w:r>
        <w:lastRenderedPageBreak/>
        <w:t xml:space="preserve">August 29 (30) / Tho-out 1: </w:t>
      </w:r>
      <w:r w:rsidR="00495F1A">
        <w:t>Ecclesiastical New Year: Nairouz</w:t>
      </w:r>
      <w:bookmarkEnd w:id="1127"/>
      <w:bookmarkEnd w:id="1128"/>
      <w:bookmarkEnd w:id="1129"/>
      <w:bookmarkEnd w:id="113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31" w:name="_Ref434477358"/>
      <w:r>
        <w:t>The Doxolog</w:t>
      </w:r>
      <w:r w:rsidR="00E21EA3">
        <w:t>y for Ecclesiastical New Year</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2"/>
            <w:r>
              <w:t xml:space="preserve">wiles </w:t>
            </w:r>
            <w:commentRangeEnd w:id="1132"/>
            <w:r>
              <w:rPr>
                <w:rStyle w:val="CommentReference"/>
                <w:rFonts w:ascii="Times New Roman" w:eastAsiaTheme="minorHAnsi" w:hAnsi="Times New Roman" w:cstheme="minorBidi"/>
                <w:color w:val="auto"/>
              </w:rPr>
              <w:commentReference w:id="113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3" w:name="_Ref434473482"/>
      <w:r>
        <w:t>The Psali Adam</w:t>
      </w:r>
      <w:r w:rsidR="00B411C9">
        <w:t xml:space="preserve"> for the Ecclesiastical New Year</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4"/>
            <w:r>
              <w:t xml:space="preserve">Ϯⲛⲁⲟⲩⲱϣⲧ </w:t>
            </w:r>
            <w:commentRangeEnd w:id="1134"/>
            <w:r>
              <w:rPr>
                <w:rStyle w:val="CommentReference"/>
                <w:rFonts w:ascii="Times New Roman" w:hAnsi="Times New Roman"/>
              </w:rPr>
              <w:commentReference w:id="113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35"/>
            <w:r>
              <w:t>reign</w:t>
            </w:r>
            <w:commentRangeEnd w:id="1135"/>
            <w:r>
              <w:rPr>
                <w:rStyle w:val="CommentReference"/>
              </w:rPr>
              <w:commentReference w:id="113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36" w:name="_Ref434473530"/>
      <w:r>
        <w:t xml:space="preserve">The Psali </w:t>
      </w:r>
      <w:r w:rsidR="004E71A7">
        <w:t>Batos for the Ecclesiastical New Year</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37"/>
            <w:r>
              <w:t xml:space="preserve">be </w:t>
            </w:r>
            <w:commentRangeEnd w:id="1137"/>
            <w:r>
              <w:rPr>
                <w:rStyle w:val="CommentReference"/>
              </w:rPr>
              <w:commentReference w:id="113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38"/>
            <w:r>
              <w:t xml:space="preserve">Ⲁⲙⲱⲛⲓ </w:t>
            </w:r>
            <w:commentRangeEnd w:id="1138"/>
            <w:r>
              <w:rPr>
                <w:rStyle w:val="CommentReference"/>
                <w:rFonts w:ascii="Times New Roman" w:hAnsi="Times New Roman"/>
              </w:rPr>
              <w:commentReference w:id="113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39"/>
            <w:r>
              <w:t xml:space="preserve">the </w:t>
            </w:r>
            <w:commentRangeEnd w:id="1139"/>
            <w:r>
              <w:rPr>
                <w:rStyle w:val="CommentReference"/>
              </w:rPr>
              <w:commentReference w:id="113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0"/>
            <w:r>
              <w:t xml:space="preserve">entreat </w:t>
            </w:r>
            <w:commentRangeEnd w:id="1140"/>
            <w:r>
              <w:rPr>
                <w:rStyle w:val="CommentReference"/>
              </w:rPr>
              <w:commentReference w:id="114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1" w:name="_Toc448227469"/>
      <w:r>
        <w:t xml:space="preserve">August 29 (30) / Tho-out 1: </w:t>
      </w:r>
      <w:r w:rsidRPr="00646349">
        <w:t xml:space="preserve">Also </w:t>
      </w:r>
      <w:r>
        <w:t>the Martyrdom of St. Bartholomew the Apostle</w:t>
      </w:r>
      <w:bookmarkEnd w:id="1141"/>
    </w:p>
    <w:p w14:paraId="18F26E46" w14:textId="2D4A5A3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77D452E" w14:textId="77777777" w:rsidR="0092592B" w:rsidRDefault="0092592B" w:rsidP="0092592B">
      <w:pPr>
        <w:pStyle w:val="Heading3"/>
      </w:pPr>
      <w:bookmarkStart w:id="1142" w:name="_Toc448227470"/>
      <w:r>
        <w:t xml:space="preserve">August 30 (31) / Tho-out 2: </w:t>
      </w:r>
      <w:r w:rsidR="005242D1">
        <w:t xml:space="preserve">Martyrdom of </w:t>
      </w:r>
      <w:r>
        <w:t>St. John the Baptist</w:t>
      </w:r>
      <w:bookmarkEnd w:id="1142"/>
    </w:p>
    <w:p w14:paraId="0BD3AFB5" w14:textId="7656DF0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511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895112">
        <w:rPr>
          <w:noProof/>
        </w:rPr>
        <w:t>621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5112">
        <w:rPr>
          <w:noProof/>
        </w:rPr>
        <w:t>622</w:t>
      </w:r>
      <w:r w:rsidR="00191A26">
        <w:fldChar w:fldCharType="end"/>
      </w:r>
      <w:r>
        <w:t>.</w:t>
      </w:r>
    </w:p>
    <w:p w14:paraId="53087CDB" w14:textId="77777777" w:rsidR="00C46B09" w:rsidRDefault="00C46B09" w:rsidP="0039635A">
      <w:pPr>
        <w:pStyle w:val="Heading3"/>
      </w:pPr>
      <w:bookmarkStart w:id="1143" w:name="_Toc448227471"/>
      <w:r>
        <w:t>September 1 (2) / Tho-out 4: St. Verena</w:t>
      </w:r>
      <w:bookmarkEnd w:id="1143"/>
    </w:p>
    <w:p w14:paraId="07AAD00E" w14:textId="77777777" w:rsidR="00C46B09" w:rsidRDefault="00C46B09" w:rsidP="00C46B09">
      <w:pPr>
        <w:pStyle w:val="Heading4"/>
      </w:pPr>
      <w:bookmarkStart w:id="1144" w:name="_Ref434490285"/>
      <w:r>
        <w:t>The Doxology</w:t>
      </w:r>
      <w:r w:rsidR="00B46E6E">
        <w:t xml:space="preserve"> for St. Verena</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45" w:name="_Toc448227472"/>
      <w:r>
        <w:lastRenderedPageBreak/>
        <w:t>September 3 (4) / Tho-out 6: St. Phoebe the Protodeaconess</w:t>
      </w:r>
      <w:r w:rsidR="008C4D26">
        <w:rPr>
          <w:rStyle w:val="FootnoteReference"/>
        </w:rPr>
        <w:footnoteReference w:id="876"/>
      </w:r>
      <w:bookmarkEnd w:id="1145"/>
    </w:p>
    <w:p w14:paraId="47E3028B" w14:textId="77777777" w:rsidR="0039635A" w:rsidRDefault="0039635A" w:rsidP="0039635A">
      <w:pPr>
        <w:pStyle w:val="Heading3"/>
      </w:pPr>
      <w:bookmarkStart w:id="1146" w:name="_Toc448227473"/>
      <w:r>
        <w:t>September 4 (5) / Tho-out 7: St. Dioscorus</w:t>
      </w:r>
      <w:bookmarkEnd w:id="1146"/>
    </w:p>
    <w:p w14:paraId="6AE56346" w14:textId="48813E5F" w:rsidR="0039635A" w:rsidRDefault="00191A26" w:rsidP="0039635A">
      <w:pPr>
        <w:pStyle w:val="Rubric"/>
      </w:pPr>
      <w:r>
        <w:fldChar w:fldCharType="begin"/>
      </w:r>
      <w:r>
        <w:instrText xml:space="preserve"> REF _Ref434492249 \h </w:instrText>
      </w:r>
      <w:r>
        <w:fldChar w:fldCharType="separate"/>
      </w:r>
      <w:r w:rsidR="00895112">
        <w:t>The Doxology for St. Severus</w:t>
      </w:r>
      <w:r>
        <w:fldChar w:fldCharType="end"/>
      </w:r>
      <w:r>
        <w:t xml:space="preserve">, </w:t>
      </w:r>
      <w:r>
        <w:fldChar w:fldCharType="begin"/>
      </w:r>
      <w:r>
        <w:instrText xml:space="preserve"> REF _Ref434561058 \h </w:instrText>
      </w:r>
      <w:r>
        <w:fldChar w:fldCharType="separate"/>
      </w:r>
      <w:r w:rsidR="0089511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895112">
        <w:rPr>
          <w:noProof/>
        </w:rPr>
        <w:t>679</w:t>
      </w:r>
      <w:r>
        <w:fldChar w:fldCharType="end"/>
      </w:r>
      <w:r w:rsidR="0039635A">
        <w:t xml:space="preserve"> can be adapted.</w:t>
      </w:r>
    </w:p>
    <w:p w14:paraId="7D1E759A" w14:textId="77777777" w:rsidR="0046481B" w:rsidRDefault="0046481B" w:rsidP="0046481B">
      <w:pPr>
        <w:pStyle w:val="Heading3"/>
      </w:pPr>
      <w:bookmarkStart w:id="1147" w:name="_Toc448227474"/>
      <w:r>
        <w:t>September 4 (5) / Tho-out 7: Also St. Rebecca and her Children</w:t>
      </w:r>
      <w:bookmarkEnd w:id="1147"/>
    </w:p>
    <w:p w14:paraId="14929AD8" w14:textId="77777777" w:rsidR="0046481B" w:rsidRDefault="0046481B" w:rsidP="0046481B">
      <w:pPr>
        <w:pStyle w:val="Heading4"/>
      </w:pPr>
      <w:bookmarkStart w:id="1148" w:name="_Ref434490258"/>
      <w:r>
        <w:t>The Doxology</w:t>
      </w:r>
      <w:r w:rsidR="00B46E6E">
        <w:t xml:space="preserve"> for St. Rebecca and her Children</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49" w:name="_Toc448227475"/>
      <w:r>
        <w:t>September 9 (10) / Tho-out 12: Commemoration of Archangel Michael</w:t>
      </w:r>
      <w:bookmarkEnd w:id="1149"/>
    </w:p>
    <w:p w14:paraId="3D3E8225" w14:textId="4C0C8678"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895112">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895112">
        <w:rPr>
          <w:noProof/>
        </w:rPr>
        <w:t>691</w:t>
      </w:r>
      <w:r w:rsidR="00191A26">
        <w:fldChar w:fldCharType="end"/>
      </w:r>
      <w:r w:rsidR="00191A26">
        <w:t>.</w:t>
      </w:r>
    </w:p>
    <w:p w14:paraId="221393BE" w14:textId="77777777" w:rsidR="0092592B" w:rsidRDefault="006E370D" w:rsidP="006E370D">
      <w:pPr>
        <w:pStyle w:val="Heading3"/>
      </w:pPr>
      <w:bookmarkStart w:id="1150" w:name="_Toc448227476"/>
      <w:r>
        <w:t xml:space="preserve">September 12 (13) / Tho-out 15: </w:t>
      </w:r>
      <w:r w:rsidR="00191A26">
        <w:t xml:space="preserve">Translocation of the Relics of </w:t>
      </w:r>
      <w:r>
        <w:t>St. Stephen</w:t>
      </w:r>
      <w:bookmarkEnd w:id="1150"/>
    </w:p>
    <w:p w14:paraId="6417B2BE" w14:textId="2F8FC0B5"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89511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895112">
        <w:rPr>
          <w:noProof/>
        </w:rPr>
        <w:t>764</w:t>
      </w:r>
      <w:r w:rsidR="00191A26">
        <w:fldChar w:fldCharType="end"/>
      </w:r>
      <w:r>
        <w:t>.</w:t>
      </w:r>
    </w:p>
    <w:p w14:paraId="7C31113D" w14:textId="77777777" w:rsidR="00495F1A" w:rsidRDefault="0092592B" w:rsidP="00495F1A">
      <w:pPr>
        <w:pStyle w:val="Heading3"/>
      </w:pPr>
      <w:bookmarkStart w:id="1151" w:name="_Toc410196199"/>
      <w:bookmarkStart w:id="1152" w:name="_Toc410196441"/>
      <w:bookmarkStart w:id="1153" w:name="_Toc410196943"/>
      <w:bookmarkStart w:id="1154" w:name="_Ref434563524"/>
      <w:bookmarkStart w:id="1155" w:name="_Ref434563530"/>
      <w:bookmarkStart w:id="1156" w:name="_Toc448227477"/>
      <w:r>
        <w:t xml:space="preserve">September 14 (15) / Tho-out 17: </w:t>
      </w:r>
      <w:r w:rsidR="00495F1A">
        <w:t>The Dedication of the Church of the Holy Cross</w:t>
      </w:r>
      <w:bookmarkEnd w:id="1151"/>
      <w:bookmarkEnd w:id="1152"/>
      <w:bookmarkEnd w:id="1153"/>
      <w:bookmarkEnd w:id="1154"/>
      <w:bookmarkEnd w:id="1155"/>
      <w:bookmarkEnd w:id="115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57" w:name="_Ref434477443"/>
      <w:r>
        <w:lastRenderedPageBreak/>
        <w:t>The Doxology</w:t>
      </w:r>
      <w:r w:rsidR="00E21EA3">
        <w:t xml:space="preserve"> for the Feast of the Cross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58" w:name="_Ref434474964"/>
      <w:r>
        <w:lastRenderedPageBreak/>
        <w:t>The Psali Ada</w:t>
      </w:r>
      <w:r w:rsidR="006C1B94">
        <w:t>m for the Feast of the Cross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5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59"/>
            <w:r>
              <w:rPr>
                <w:rStyle w:val="CommentReference"/>
              </w:rPr>
              <w:commentReference w:id="115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0" w:name="_Ref434474992"/>
      <w:r>
        <w:t>The Psali Bato</w:t>
      </w:r>
      <w:r w:rsidR="006C1B94">
        <w:t>s for the Feast of the Cross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1" w:name="_Toc448227478"/>
      <w:r>
        <w:t>September 18 (19) / Tho-out 21: Commemoration of the Theotokos</w:t>
      </w:r>
      <w:bookmarkEnd w:id="1161"/>
    </w:p>
    <w:p w14:paraId="5E6BB9BD" w14:textId="7EC838D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65C17FB1" w14:textId="77777777" w:rsidR="00160DE3" w:rsidRDefault="00160DE3" w:rsidP="00160DE3">
      <w:pPr>
        <w:pStyle w:val="Heading3"/>
      </w:pPr>
      <w:bookmarkStart w:id="1162" w:name="_Toc448227479"/>
      <w:r>
        <w:t>September 21 (22) / Tho-out 24: Martyrdom of St. Quandratus, One of the Seventy Two</w:t>
      </w:r>
      <w:bookmarkEnd w:id="1162"/>
    </w:p>
    <w:p w14:paraId="4B4CA90E" w14:textId="1BF294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89511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895112">
        <w:rPr>
          <w:noProof/>
        </w:rPr>
        <w:t>623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895112">
        <w:rPr>
          <w:noProof/>
        </w:rPr>
        <w:t>623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895112">
        <w:rPr>
          <w:noProof/>
        </w:rPr>
        <w:t>625</w:t>
      </w:r>
      <w:r w:rsidR="00191A26">
        <w:fldChar w:fldCharType="end"/>
      </w:r>
      <w:r>
        <w:t>.</w:t>
      </w:r>
    </w:p>
    <w:p w14:paraId="56FE4C4F" w14:textId="77777777" w:rsidR="00D54A29" w:rsidRDefault="00D54A29" w:rsidP="00D54A29">
      <w:pPr>
        <w:pStyle w:val="Heading3"/>
      </w:pPr>
      <w:bookmarkStart w:id="1163" w:name="_Toc448227480"/>
      <w:r>
        <w:t xml:space="preserve">September 22 (23) / </w:t>
      </w:r>
      <w:commentRangeStart w:id="1164"/>
      <w:r>
        <w:t>Tho-out 24</w:t>
      </w:r>
      <w:commentRangeEnd w:id="1164"/>
      <w:r w:rsidR="00C46B09">
        <w:rPr>
          <w:rStyle w:val="CommentReference"/>
          <w:rFonts w:eastAsiaTheme="minorHAnsi" w:cstheme="minorBidi"/>
          <w:b w:val="0"/>
          <w:bCs w:val="0"/>
        </w:rPr>
        <w:commentReference w:id="1164"/>
      </w:r>
      <w:r>
        <w:t>: St. Maurice and the Theban Legion</w:t>
      </w:r>
      <w:bookmarkEnd w:id="1163"/>
    </w:p>
    <w:p w14:paraId="74C264D0" w14:textId="77777777" w:rsidR="00D54A29" w:rsidRDefault="00B46E6E" w:rsidP="00D54A29">
      <w:pPr>
        <w:pStyle w:val="Heading4"/>
      </w:pPr>
      <w:bookmarkStart w:id="1165" w:name="_Ref434489859"/>
      <w:r>
        <w:t>The Doxology for</w:t>
      </w:r>
      <w:r w:rsidR="00D54A29">
        <w:t xml:space="preserve"> St. Maurice and the Theban Legion</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66" w:name="_Ref434489873"/>
      <w:r>
        <w:lastRenderedPageBreak/>
        <w:t>Another Doxology of St. Maurice</w:t>
      </w:r>
      <w:bookmarkEnd w:id="11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67" w:name="_Toc448227481"/>
      <w:r>
        <w:t>September 23 (24) / Tho-out 26: Annunciation of St. John the Baptist to Zacharias</w:t>
      </w:r>
      <w:bookmarkEnd w:id="1167"/>
    </w:p>
    <w:p w14:paraId="2D6418E3" w14:textId="6ADDB28D"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511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895112">
        <w:rPr>
          <w:noProof/>
        </w:rPr>
        <w:t>621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5112">
        <w:rPr>
          <w:noProof/>
        </w:rPr>
        <w:t>622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68" w:name="_Ref435003974"/>
      <w:bookmarkStart w:id="1169" w:name="_Toc448227482"/>
      <w:r>
        <w:t>September 26 (27) / Tho-out 29: Commemoration of the Annunciation, Nativity, and Resurrection on the 29</w:t>
      </w:r>
      <w:r w:rsidRPr="00C0205C">
        <w:rPr>
          <w:vertAlign w:val="superscript"/>
        </w:rPr>
        <w:t>th</w:t>
      </w:r>
      <w:r>
        <w:t xml:space="preserve"> of Every Month</w:t>
      </w:r>
      <w:bookmarkEnd w:id="1168"/>
      <w:bookmarkEnd w:id="1169"/>
    </w:p>
    <w:p w14:paraId="0A0A7EC3" w14:textId="77777777" w:rsidR="00C0205C" w:rsidRDefault="00C0205C" w:rsidP="00C0205C">
      <w:pPr>
        <w:pStyle w:val="Heading4"/>
      </w:pPr>
      <w:bookmarkStart w:id="1170" w:name="_Ref435003845"/>
      <w:r>
        <w:t>The Psali Adam for the 29</w:t>
      </w:r>
      <w:r w:rsidRPr="00C0205C">
        <w:rPr>
          <w:vertAlign w:val="superscript"/>
        </w:rPr>
        <w:t>th</w:t>
      </w:r>
      <w:r>
        <w:t xml:space="preserve"> of Every Month</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1"/>
            <w:r>
              <w:t>At the end of times.</w:t>
            </w:r>
            <w:commentRangeEnd w:id="1171"/>
            <w:r>
              <w:rPr>
                <w:rStyle w:val="CommentReference"/>
                <w:rFonts w:ascii="Times New Roman" w:eastAsiaTheme="minorHAnsi" w:hAnsi="Times New Roman" w:cstheme="minorBidi"/>
                <w:color w:val="auto"/>
              </w:rPr>
              <w:commentReference w:id="117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7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2" w:name="_Ref435003860"/>
      <w:r>
        <w:t>The Psali Batos for the 29</w:t>
      </w:r>
      <w:r w:rsidRPr="00C0205C">
        <w:rPr>
          <w:vertAlign w:val="superscript"/>
        </w:rPr>
        <w:t>th</w:t>
      </w:r>
      <w:r>
        <w:t xml:space="preserve"> of Every Month</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3"/>
            <w:r>
              <w:rPr>
                <w:rStyle w:val="CommentReference"/>
                <w:rFonts w:ascii="Times New Roman" w:eastAsiaTheme="minorHAnsi" w:hAnsi="Times New Roman" w:cstheme="minorBidi"/>
                <w:color w:val="auto"/>
              </w:rPr>
              <w:commentReference w:id="117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4"/>
            <w:r>
              <w:t xml:space="preserve"> Lord God</w:t>
            </w:r>
            <w:commentRangeEnd w:id="1174"/>
            <w:r>
              <w:rPr>
                <w:rStyle w:val="CommentReference"/>
                <w:rFonts w:ascii="Times New Roman" w:eastAsiaTheme="minorHAnsi" w:hAnsi="Times New Roman" w:cstheme="minorBidi"/>
                <w:color w:val="auto"/>
              </w:rPr>
              <w:commentReference w:id="117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7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75" w:name="_Toc448227483"/>
      <w:r>
        <w:t>September 27 (28) / Tho-out 30: Miracle performed by St. Athanasius the Apostolic</w:t>
      </w:r>
      <w:bookmarkEnd w:id="117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76" w:name="_Ref434561058"/>
      <w:bookmarkStart w:id="1177" w:name="_Toc448227484"/>
      <w:r>
        <w:t xml:space="preserve">September 29 (30) / Paopi 2: </w:t>
      </w:r>
      <w:r w:rsidR="000274A5">
        <w:t xml:space="preserve">The Coming of </w:t>
      </w:r>
      <w:r>
        <w:t>St. Severus</w:t>
      </w:r>
      <w:r w:rsidR="000274A5">
        <w:t xml:space="preserve"> to Egypt</w:t>
      </w:r>
      <w:bookmarkEnd w:id="1176"/>
      <w:bookmarkEnd w:id="1177"/>
    </w:p>
    <w:p w14:paraId="1B16436A" w14:textId="77777777" w:rsidR="0039635A" w:rsidRDefault="0039635A" w:rsidP="0039635A">
      <w:pPr>
        <w:pStyle w:val="Heading4"/>
      </w:pPr>
      <w:bookmarkStart w:id="1178" w:name="_Ref434492249"/>
      <w:r>
        <w:t>The Doxology</w:t>
      </w:r>
      <w:r w:rsidR="00B82753">
        <w:t xml:space="preserve"> for St. Severus</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79"/>
            <w:r w:rsidRPr="004764BD">
              <w:t xml:space="preserve">confirmed </w:t>
            </w:r>
            <w:commentRangeEnd w:id="1179"/>
            <w:r>
              <w:rPr>
                <w:rStyle w:val="CommentReference"/>
                <w:rFonts w:ascii="Times New Roman" w:eastAsiaTheme="minorHAnsi" w:hAnsi="Times New Roman" w:cstheme="minorBidi"/>
                <w:color w:val="auto"/>
              </w:rPr>
              <w:commentReference w:id="117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7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0" w:name="_Toc410196200"/>
      <w:bookmarkStart w:id="1181" w:name="_Toc410196442"/>
      <w:bookmarkStart w:id="1182" w:name="_Toc410196944"/>
      <w:bookmarkStart w:id="1183" w:name="_Toc448696646"/>
      <w:bookmarkStart w:id="1184" w:name="October"/>
      <w:bookmarkEnd w:id="1126"/>
      <w:r>
        <w:lastRenderedPageBreak/>
        <w:t>October</w:t>
      </w:r>
      <w:bookmarkEnd w:id="1180"/>
      <w:bookmarkEnd w:id="1181"/>
      <w:bookmarkEnd w:id="1182"/>
      <w:r w:rsidR="006E370D">
        <w:t xml:space="preserve"> or </w:t>
      </w:r>
      <w:r w:rsidR="006E370D">
        <w:rPr>
          <w:rFonts w:ascii="FreeSerifAvvaShenouda" w:hAnsi="FreeSerifAvvaShenouda" w:cs="FreeSerifAvvaShenouda"/>
        </w:rPr>
        <w:t>Ⲡⲁⲱⲡⲉ</w:t>
      </w:r>
      <w:bookmarkEnd w:id="1183"/>
    </w:p>
    <w:bookmarkStart w:id="1185" w:name="_Ref434561633" w:displacedByCustomXml="next"/>
    <w:sdt>
      <w:sdtPr>
        <w:id w:val="960613025"/>
        <w:docPartObj>
          <w:docPartGallery w:val="Table of Contents"/>
          <w:docPartUnique/>
        </w:docPartObj>
      </w:sdtPr>
      <w:sdtEndPr>
        <w:rPr>
          <w:b/>
          <w:bCs/>
          <w:noProof/>
        </w:rPr>
      </w:sdtEndPr>
      <w:sdtContent>
        <w:p w14:paraId="510D75EB" w14:textId="699369F7"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895112">
              <w:rPr>
                <w:noProof/>
                <w:webHidden/>
              </w:rPr>
              <w:t>682</w:t>
            </w:r>
            <w:r w:rsidR="00E35F1F">
              <w:rPr>
                <w:noProof/>
                <w:webHidden/>
              </w:rPr>
              <w:fldChar w:fldCharType="end"/>
            </w:r>
          </w:hyperlink>
        </w:p>
        <w:p w14:paraId="0C71949C" w14:textId="745600F0" w:rsidR="00E35F1F" w:rsidRDefault="000F34DF">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7C5EEF26" w14:textId="174EDAE8" w:rsidR="00E35F1F" w:rsidRDefault="000F34DF">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610973C6" w14:textId="328856A8" w:rsidR="00E35F1F" w:rsidRDefault="000F34DF">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42AB4D38" w14:textId="1946E963" w:rsidR="00E35F1F" w:rsidRDefault="000F34DF">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40BE3276" w14:textId="170EF53B" w:rsidR="00E35F1F" w:rsidRDefault="000F34DF">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895112">
              <w:rPr>
                <w:noProof/>
                <w:webHidden/>
              </w:rPr>
              <w:t>684</w:t>
            </w:r>
            <w:r w:rsidR="00E35F1F">
              <w:rPr>
                <w:noProof/>
                <w:webHidden/>
              </w:rPr>
              <w:fldChar w:fldCharType="end"/>
            </w:r>
          </w:hyperlink>
        </w:p>
        <w:p w14:paraId="5BA2BFE4" w14:textId="16129054" w:rsidR="00E35F1F" w:rsidRDefault="000F34DF">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895112">
              <w:rPr>
                <w:noProof/>
                <w:webHidden/>
              </w:rPr>
              <w:t>685</w:t>
            </w:r>
            <w:r w:rsidR="00E35F1F">
              <w:rPr>
                <w:noProof/>
                <w:webHidden/>
              </w:rPr>
              <w:fldChar w:fldCharType="end"/>
            </w:r>
          </w:hyperlink>
        </w:p>
        <w:p w14:paraId="0DA884AB" w14:textId="2C49A063" w:rsidR="00E35F1F" w:rsidRDefault="000F34DF">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895112">
              <w:rPr>
                <w:noProof/>
                <w:webHidden/>
              </w:rPr>
              <w:t>686</w:t>
            </w:r>
            <w:r w:rsidR="00E35F1F">
              <w:rPr>
                <w:noProof/>
                <w:webHidden/>
              </w:rPr>
              <w:fldChar w:fldCharType="end"/>
            </w:r>
          </w:hyperlink>
        </w:p>
        <w:p w14:paraId="14F64ABF" w14:textId="1028CEC3" w:rsidR="00E35F1F" w:rsidRDefault="000F34DF">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895112">
              <w:rPr>
                <w:noProof/>
                <w:webHidden/>
              </w:rPr>
              <w:t>687</w:t>
            </w:r>
            <w:r w:rsidR="00E35F1F">
              <w:rPr>
                <w:noProof/>
                <w:webHidden/>
              </w:rPr>
              <w:fldChar w:fldCharType="end"/>
            </w:r>
          </w:hyperlink>
        </w:p>
        <w:p w14:paraId="479E44D2" w14:textId="3666F8FC" w:rsidR="00E35F1F" w:rsidRDefault="000F34DF">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895112">
              <w:rPr>
                <w:noProof/>
                <w:webHidden/>
              </w:rPr>
              <w:t>687</w:t>
            </w:r>
            <w:r w:rsidR="00E35F1F">
              <w:rPr>
                <w:noProof/>
                <w:webHidden/>
              </w:rPr>
              <w:fldChar w:fldCharType="end"/>
            </w:r>
          </w:hyperlink>
        </w:p>
        <w:p w14:paraId="1DC3186A" w14:textId="418CE1DB" w:rsidR="00E35F1F" w:rsidRDefault="000F34DF">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608C521A" w14:textId="1A7006FF" w:rsidR="00E35F1F" w:rsidRDefault="000F34DF">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0236A71C" w14:textId="7EBF9EE6" w:rsidR="00E35F1F" w:rsidRDefault="000F34DF">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86" w:name="_Ref436250096"/>
      <w:bookmarkStart w:id="1187" w:name="_Ref436250168"/>
      <w:bookmarkStart w:id="1188" w:name="_Toc448227485"/>
      <w:r>
        <w:lastRenderedPageBreak/>
        <w:t>October 1 (2) / Paopi 4: St. Bacchus</w:t>
      </w:r>
      <w:bookmarkEnd w:id="1185"/>
      <w:bookmarkEnd w:id="1186"/>
      <w:bookmarkEnd w:id="1187"/>
      <w:bookmarkEnd w:id="1188"/>
    </w:p>
    <w:p w14:paraId="7EAFB97D" w14:textId="77777777" w:rsidR="0081710C" w:rsidRDefault="0081710C" w:rsidP="0081710C">
      <w:pPr>
        <w:pStyle w:val="Heading4"/>
      </w:pPr>
      <w:bookmarkStart w:id="1189" w:name="_Ref434489638"/>
      <w:r>
        <w:t>The Doxology</w:t>
      </w:r>
      <w:r w:rsidR="00B46E6E">
        <w:t xml:space="preserve"> for Sts. Sergius and Bacchus</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0"/>
            <w:r>
              <w:t>heroes</w:t>
            </w:r>
            <w:commentRangeEnd w:id="1190"/>
            <w:r>
              <w:rPr>
                <w:rStyle w:val="CommentReference"/>
                <w:rFonts w:ascii="Times New Roman" w:eastAsiaTheme="minorHAnsi" w:hAnsi="Times New Roman" w:cstheme="minorBidi"/>
                <w:color w:val="auto"/>
              </w:rPr>
              <w:commentReference w:id="119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1" w:name="_Toc448227486"/>
      <w:r>
        <w:t>October 4 (5) / Paopi 7: St. Paul of Tammoh</w:t>
      </w:r>
      <w:bookmarkEnd w:id="1191"/>
    </w:p>
    <w:p w14:paraId="307B5F3B" w14:textId="77777777" w:rsidR="0039635A" w:rsidRDefault="0039635A" w:rsidP="0039635A">
      <w:pPr>
        <w:pStyle w:val="Heading4"/>
      </w:pPr>
      <w:r>
        <w:t>The Doxology</w:t>
      </w:r>
    </w:p>
    <w:p w14:paraId="08012657" w14:textId="53593187" w:rsidR="00FB36D8" w:rsidRPr="00FB36D8" w:rsidRDefault="00191A26" w:rsidP="00FB36D8">
      <w:pPr>
        <w:pStyle w:val="Rubric"/>
      </w:pPr>
      <w:r>
        <w:t xml:space="preserve">See </w:t>
      </w:r>
      <w:r>
        <w:fldChar w:fldCharType="begin"/>
      </w:r>
      <w:r>
        <w:instrText xml:space="preserve"> REF _Ref434490826 \h </w:instrText>
      </w:r>
      <w:r>
        <w:fldChar w:fldCharType="separate"/>
      </w:r>
      <w:r w:rsidR="00895112">
        <w:t>The Doxology of St. Pishoy and St. Paul of Tammah</w:t>
      </w:r>
      <w:r>
        <w:fldChar w:fldCharType="end"/>
      </w:r>
      <w:r>
        <w:t xml:space="preserve">, page </w:t>
      </w:r>
      <w:r>
        <w:fldChar w:fldCharType="begin"/>
      </w:r>
      <w:r>
        <w:instrText xml:space="preserve"> PAGEREF _Ref434490826 \h </w:instrText>
      </w:r>
      <w:r>
        <w:fldChar w:fldCharType="separate"/>
      </w:r>
      <w:r w:rsidR="00895112">
        <w:rPr>
          <w:noProof/>
        </w:rPr>
        <w:t>637</w:t>
      </w:r>
      <w:r>
        <w:fldChar w:fldCharType="end"/>
      </w:r>
      <w:r w:rsidR="00FB36D8">
        <w:t>.</w:t>
      </w:r>
    </w:p>
    <w:p w14:paraId="2F2896A9" w14:textId="77777777" w:rsidR="0081710C" w:rsidRDefault="0081710C" w:rsidP="0081710C">
      <w:pPr>
        <w:pStyle w:val="Heading3"/>
      </w:pPr>
      <w:bookmarkStart w:id="1192" w:name="_Toc448227487"/>
      <w:r>
        <w:t>October 7 (8) / Paopi 10: St. Sergius</w:t>
      </w:r>
      <w:bookmarkEnd w:id="1192"/>
    </w:p>
    <w:p w14:paraId="43289252" w14:textId="1244E78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895112">
        <w:t>October 1 (2) / Paopi 4: St. Bacchus</w:t>
      </w:r>
      <w:r w:rsidR="00336170">
        <w:fldChar w:fldCharType="end"/>
      </w:r>
      <w:r>
        <w:t xml:space="preserve">, page </w:t>
      </w:r>
      <w:r>
        <w:fldChar w:fldCharType="begin"/>
      </w:r>
      <w:r>
        <w:instrText xml:space="preserve"> PAGEREF _Ref434561633 \h </w:instrText>
      </w:r>
      <w:r>
        <w:fldChar w:fldCharType="separate"/>
      </w:r>
      <w:r w:rsidR="00895112">
        <w:rPr>
          <w:noProof/>
        </w:rPr>
        <w:t>681</w:t>
      </w:r>
      <w:r>
        <w:fldChar w:fldCharType="end"/>
      </w:r>
      <w:r w:rsidR="0081710C">
        <w:t>.</w:t>
      </w:r>
    </w:p>
    <w:p w14:paraId="06822979" w14:textId="77777777" w:rsidR="00B637D8" w:rsidRDefault="00B637D8" w:rsidP="00B637D8">
      <w:pPr>
        <w:pStyle w:val="Heading3"/>
      </w:pPr>
      <w:bookmarkStart w:id="1193" w:name="_Toc448227488"/>
      <w:r>
        <w:t>October 9 (10) / Paopi 12: Commemoration of Archangel Michael</w:t>
      </w:r>
      <w:bookmarkEnd w:id="1193"/>
    </w:p>
    <w:p w14:paraId="4A7DC24D" w14:textId="71AC2F3E"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5593D86A" w14:textId="77777777" w:rsidR="0039635A" w:rsidRDefault="0039635A" w:rsidP="0039635A">
      <w:pPr>
        <w:pStyle w:val="Heading3"/>
      </w:pPr>
      <w:bookmarkStart w:id="1194" w:name="_Ref434564830"/>
      <w:bookmarkStart w:id="1195" w:name="_Toc448227489"/>
      <w:r>
        <w:t>October 17 (18) Paopi 20: St. John the Short</w:t>
      </w:r>
      <w:bookmarkEnd w:id="1194"/>
      <w:bookmarkEnd w:id="1195"/>
    </w:p>
    <w:p w14:paraId="23E24F8C" w14:textId="77777777" w:rsidR="0039635A" w:rsidRDefault="0039635A" w:rsidP="0039635A">
      <w:pPr>
        <w:pStyle w:val="Heading4"/>
      </w:pPr>
      <w:bookmarkStart w:id="1196" w:name="_Ref434490715"/>
      <w:r>
        <w:t>The Doxology</w:t>
      </w:r>
      <w:r w:rsidR="00B46E6E">
        <w:t xml:space="preserve"> for St. John the Short</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8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97" w:name="_Toc448227490"/>
      <w:r>
        <w:t>October 18 (19) / Paopi</w:t>
      </w:r>
      <w:r w:rsidR="00FE0AE4">
        <w:t xml:space="preserve"> </w:t>
      </w:r>
      <w:r>
        <w:t>21: Commemoration of the Theotokos</w:t>
      </w:r>
      <w:bookmarkEnd w:id="1197"/>
    </w:p>
    <w:p w14:paraId="60A7D882" w14:textId="623AAF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2229EA11" w14:textId="77777777" w:rsidR="00BF2674" w:rsidRDefault="00BF2674" w:rsidP="00BF2674">
      <w:pPr>
        <w:pStyle w:val="Heading3"/>
      </w:pPr>
      <w:bookmarkStart w:id="1198" w:name="_Toc448227491"/>
      <w:r>
        <w:lastRenderedPageBreak/>
        <w:t>October 18 (19) / Paopi</w:t>
      </w:r>
      <w:r w:rsidR="00FE0AE4">
        <w:t xml:space="preserve"> </w:t>
      </w:r>
      <w:r>
        <w:t>21: Also St. Teji (Reweiss)</w:t>
      </w:r>
      <w:bookmarkEnd w:id="1198"/>
    </w:p>
    <w:p w14:paraId="3D0544CD" w14:textId="77777777" w:rsidR="00BF2674" w:rsidRPr="00137929" w:rsidRDefault="00BF2674" w:rsidP="00BF2674">
      <w:pPr>
        <w:pStyle w:val="Heading4"/>
      </w:pPr>
      <w:bookmarkStart w:id="1199" w:name="_Ref434491337"/>
      <w:r>
        <w:t>The Doxology</w:t>
      </w:r>
      <w:r w:rsidR="00810F04">
        <w:t xml:space="preserve"> for St. Teji (Reweiss)</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0" w:name="_Ref434563347"/>
      <w:bookmarkStart w:id="1201" w:name="_Toc448227492"/>
      <w:r>
        <w:t>October 23 (24) / Paopi</w:t>
      </w:r>
      <w:r w:rsidR="00FE0AE4">
        <w:t xml:space="preserve"> </w:t>
      </w:r>
      <w:r>
        <w:t>26: St. Apip the Friend of St. Apollo</w:t>
      </w:r>
      <w:bookmarkEnd w:id="1200"/>
      <w:bookmarkEnd w:id="1201"/>
    </w:p>
    <w:p w14:paraId="69CDA95A" w14:textId="77777777" w:rsidR="00E30E2D" w:rsidRPr="00137929" w:rsidRDefault="00E30E2D" w:rsidP="00E30E2D">
      <w:pPr>
        <w:pStyle w:val="Heading4"/>
      </w:pPr>
      <w:bookmarkStart w:id="1202" w:name="_Ref434492837"/>
      <w:r>
        <w:t>The Doxology</w:t>
      </w:r>
      <w:r w:rsidR="00B82753">
        <w:t xml:space="preserve"> for Sts. Apollo and Apip</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3" w:name="_Toc448227493"/>
      <w:r>
        <w:t>October 23 (24) / Paopi</w:t>
      </w:r>
      <w:r w:rsidR="00FE0AE4">
        <w:t xml:space="preserve"> </w:t>
      </w:r>
      <w:r>
        <w:t>26: The Martyrdom of St. Timothy the Apostle</w:t>
      </w:r>
      <w:bookmarkEnd w:id="1203"/>
    </w:p>
    <w:p w14:paraId="4D4E33D6" w14:textId="6015E07A" w:rsidR="00013EB0"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C276672" w14:textId="77777777" w:rsidR="00137929" w:rsidRDefault="00137929" w:rsidP="00137929">
      <w:pPr>
        <w:pStyle w:val="Heading3"/>
      </w:pPr>
      <w:bookmarkStart w:id="1204" w:name="_Toc448227494"/>
      <w:r>
        <w:t>October 24 (25) / Paopi</w:t>
      </w:r>
      <w:r w:rsidR="00FE0AE4">
        <w:t xml:space="preserve"> </w:t>
      </w:r>
      <w:r>
        <w:t>27: St. Macarius the Bishop of Edkow</w:t>
      </w:r>
      <w:bookmarkEnd w:id="1204"/>
    </w:p>
    <w:p w14:paraId="1E91FBC2" w14:textId="77777777" w:rsidR="00137929" w:rsidRPr="00137929" w:rsidRDefault="00137929" w:rsidP="00137929">
      <w:pPr>
        <w:pStyle w:val="Heading4"/>
      </w:pPr>
      <w:bookmarkStart w:id="1205" w:name="_Ref434490474"/>
      <w:r>
        <w:t>The Doxology</w:t>
      </w:r>
      <w:r w:rsidR="00B46E6E">
        <w:t xml:space="preserve"> for St. Macarius the Bishop of Edkow</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06" w:name="_Toc448227495"/>
      <w:r>
        <w:t>October 26 (27) / Paopi 29: Commemoration of the Annunciation, Nativity, and Resurrection on the 29</w:t>
      </w:r>
      <w:r w:rsidRPr="00C0205C">
        <w:rPr>
          <w:vertAlign w:val="superscript"/>
        </w:rPr>
        <w:t>th</w:t>
      </w:r>
      <w:r>
        <w:t xml:space="preserve"> of Every Month</w:t>
      </w:r>
      <w:bookmarkEnd w:id="1206"/>
    </w:p>
    <w:p w14:paraId="7511E0D5" w14:textId="3EBB41BB"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49EB3135" w14:textId="77777777" w:rsidR="00205EA4" w:rsidRDefault="00205EA4" w:rsidP="00205EA4">
      <w:pPr>
        <w:pStyle w:val="Heading3"/>
      </w:pPr>
      <w:bookmarkStart w:id="1207" w:name="_Toc448227496"/>
      <w:r>
        <w:t>October 27 (28) / Paopi 30: St. Mark</w:t>
      </w:r>
      <w:r w:rsidR="00F20BBD">
        <w:t xml:space="preserve"> (Consecration and Appearance of Head)</w:t>
      </w:r>
      <w:bookmarkEnd w:id="1207"/>
    </w:p>
    <w:p w14:paraId="5ECB9266" w14:textId="1CDB665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89511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895112">
        <w:rPr>
          <w:noProof/>
        </w:rPr>
        <w:t>854</w:t>
      </w:r>
      <w:r w:rsidR="00191A26">
        <w:fldChar w:fldCharType="end"/>
      </w:r>
      <w:r>
        <w:t>.</w:t>
      </w:r>
    </w:p>
    <w:p w14:paraId="42BC2C38" w14:textId="77777777" w:rsidR="006E370D" w:rsidRPr="007F571C" w:rsidRDefault="007F571C" w:rsidP="007F571C">
      <w:pPr>
        <w:pStyle w:val="Heading3"/>
      </w:pPr>
      <w:bookmarkStart w:id="1208" w:name="_Toc448227497"/>
      <w:r>
        <w:t>October 28 (29) / Athor 1: St. Cleopas and His Companion, Two of the Seventy Two Apostles</w:t>
      </w:r>
      <w:bookmarkEnd w:id="1208"/>
    </w:p>
    <w:p w14:paraId="47F94007" w14:textId="77936BE0" w:rsidR="006E370D" w:rsidRPr="006E370D"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09" w:name="_Toc410196201"/>
      <w:bookmarkStart w:id="1210" w:name="_Toc410196443"/>
      <w:bookmarkStart w:id="1211" w:name="_Toc410196945"/>
      <w:bookmarkStart w:id="1212" w:name="_Toc448696647"/>
      <w:bookmarkStart w:id="1213" w:name="November"/>
      <w:bookmarkEnd w:id="1184"/>
      <w:r>
        <w:lastRenderedPageBreak/>
        <w:t>November</w:t>
      </w:r>
      <w:r w:rsidR="00495F1A">
        <w:t xml:space="preserve"> or </w:t>
      </w:r>
      <w:bookmarkEnd w:id="1209"/>
      <w:bookmarkEnd w:id="1210"/>
      <w:bookmarkEnd w:id="1211"/>
      <w:r w:rsidRPr="00FB5E62">
        <w:rPr>
          <w:rFonts w:ascii="FreeSerifAvvaShenouda" w:eastAsia="Arial Unicode MS" w:hAnsi="FreeSerifAvvaShenouda" w:cs="FreeSerifAvvaShenouda"/>
        </w:rPr>
        <w:t>Ⲁⲑⲟⲣ</w:t>
      </w:r>
      <w:bookmarkEnd w:id="1212"/>
    </w:p>
    <w:sdt>
      <w:sdtPr>
        <w:id w:val="254490828"/>
        <w:docPartObj>
          <w:docPartGallery w:val="Table of Contents"/>
          <w:docPartUnique/>
        </w:docPartObj>
      </w:sdtPr>
      <w:sdtEndPr>
        <w:rPr>
          <w:b/>
          <w:bCs/>
          <w:noProof/>
        </w:rPr>
      </w:sdtEndPr>
      <w:sdtContent>
        <w:p w14:paraId="4CABC828" w14:textId="737CA20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895112">
              <w:rPr>
                <w:noProof/>
                <w:webHidden/>
              </w:rPr>
              <w:t>690</w:t>
            </w:r>
            <w:r w:rsidR="00E35F1F">
              <w:rPr>
                <w:noProof/>
                <w:webHidden/>
              </w:rPr>
              <w:fldChar w:fldCharType="end"/>
            </w:r>
          </w:hyperlink>
        </w:p>
        <w:p w14:paraId="752A8AA2" w14:textId="417EED6A" w:rsidR="00E35F1F" w:rsidRDefault="000F34DF">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895112">
              <w:rPr>
                <w:noProof/>
                <w:webHidden/>
              </w:rPr>
              <w:t>690</w:t>
            </w:r>
            <w:r w:rsidR="00E35F1F">
              <w:rPr>
                <w:noProof/>
                <w:webHidden/>
              </w:rPr>
              <w:fldChar w:fldCharType="end"/>
            </w:r>
          </w:hyperlink>
        </w:p>
        <w:p w14:paraId="7C155C76" w14:textId="2E0D9DC1" w:rsidR="00E35F1F" w:rsidRDefault="000F34DF">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895112">
              <w:rPr>
                <w:noProof/>
                <w:webHidden/>
              </w:rPr>
              <w:t>691</w:t>
            </w:r>
            <w:r w:rsidR="00E35F1F">
              <w:rPr>
                <w:noProof/>
                <w:webHidden/>
              </w:rPr>
              <w:fldChar w:fldCharType="end"/>
            </w:r>
          </w:hyperlink>
        </w:p>
        <w:p w14:paraId="5A89258F" w14:textId="03272FFC" w:rsidR="00E35F1F" w:rsidRDefault="000F34DF">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895112">
              <w:rPr>
                <w:noProof/>
                <w:webHidden/>
              </w:rPr>
              <w:t>693</w:t>
            </w:r>
            <w:r w:rsidR="00E35F1F">
              <w:rPr>
                <w:noProof/>
                <w:webHidden/>
              </w:rPr>
              <w:fldChar w:fldCharType="end"/>
            </w:r>
          </w:hyperlink>
        </w:p>
        <w:p w14:paraId="5A72C12E" w14:textId="707B9142" w:rsidR="00E35F1F" w:rsidRDefault="000F34DF">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895112">
              <w:rPr>
                <w:noProof/>
                <w:webHidden/>
              </w:rPr>
              <w:t>695</w:t>
            </w:r>
            <w:r w:rsidR="00E35F1F">
              <w:rPr>
                <w:noProof/>
                <w:webHidden/>
              </w:rPr>
              <w:fldChar w:fldCharType="end"/>
            </w:r>
          </w:hyperlink>
        </w:p>
        <w:p w14:paraId="7F69E091" w14:textId="127C6164" w:rsidR="00E35F1F" w:rsidRDefault="000F34DF">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1BD9193B" w14:textId="49116EA2" w:rsidR="00E35F1F" w:rsidRDefault="000F34DF">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72A9BE54" w14:textId="4A492A76" w:rsidR="00E35F1F" w:rsidRDefault="000F34DF">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74F78ACF" w14:textId="2D58D71B" w:rsidR="00E35F1F" w:rsidRDefault="000F34DF">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57950F6C" w14:textId="09AF156A" w:rsidR="00E35F1F" w:rsidRDefault="000F34DF">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0C7D958D" w14:textId="3D181749" w:rsidR="00E35F1F" w:rsidRDefault="000F34DF">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895112">
              <w:rPr>
                <w:noProof/>
                <w:webHidden/>
              </w:rPr>
              <w:t>697</w:t>
            </w:r>
            <w:r w:rsidR="00E35F1F">
              <w:rPr>
                <w:noProof/>
                <w:webHidden/>
              </w:rPr>
              <w:fldChar w:fldCharType="end"/>
            </w:r>
          </w:hyperlink>
        </w:p>
        <w:p w14:paraId="48DF0A9A" w14:textId="6363DA51" w:rsidR="00E35F1F" w:rsidRDefault="000F34DF">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895112">
              <w:rPr>
                <w:noProof/>
                <w:webHidden/>
              </w:rPr>
              <w:t>698</w:t>
            </w:r>
            <w:r w:rsidR="00E35F1F">
              <w:rPr>
                <w:noProof/>
                <w:webHidden/>
              </w:rPr>
              <w:fldChar w:fldCharType="end"/>
            </w:r>
          </w:hyperlink>
        </w:p>
        <w:p w14:paraId="2FA6A19E" w14:textId="14B16018" w:rsidR="00E35F1F" w:rsidRDefault="000F34DF">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895112">
              <w:rPr>
                <w:noProof/>
                <w:webHidden/>
              </w:rPr>
              <w:t>698</w:t>
            </w:r>
            <w:r w:rsidR="00E35F1F">
              <w:rPr>
                <w:noProof/>
                <w:webHidden/>
              </w:rPr>
              <w:fldChar w:fldCharType="end"/>
            </w:r>
          </w:hyperlink>
        </w:p>
        <w:p w14:paraId="269304EA" w14:textId="329F5B78" w:rsidR="00E35F1F" w:rsidRDefault="000F34DF">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895112">
              <w:rPr>
                <w:noProof/>
                <w:webHidden/>
              </w:rPr>
              <w:t>699</w:t>
            </w:r>
            <w:r w:rsidR="00E35F1F">
              <w:rPr>
                <w:noProof/>
                <w:webHidden/>
              </w:rPr>
              <w:fldChar w:fldCharType="end"/>
            </w:r>
          </w:hyperlink>
        </w:p>
        <w:p w14:paraId="713048AA" w14:textId="52285469" w:rsidR="00E35F1F" w:rsidRDefault="000F34DF">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895112">
              <w:rPr>
                <w:noProof/>
                <w:webHidden/>
              </w:rPr>
              <w:t>701</w:t>
            </w:r>
            <w:r w:rsidR="00E35F1F">
              <w:rPr>
                <w:noProof/>
                <w:webHidden/>
              </w:rPr>
              <w:fldChar w:fldCharType="end"/>
            </w:r>
          </w:hyperlink>
        </w:p>
        <w:p w14:paraId="6460A2C8" w14:textId="281B564E" w:rsidR="00E35F1F" w:rsidRDefault="000F34DF">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6A51CAC4" w14:textId="6A3DDCBF" w:rsidR="00E35F1F" w:rsidRDefault="000F34DF">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5EDCA18F" w14:textId="5DF452E4" w:rsidR="00E35F1F" w:rsidRDefault="000F34DF">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512EDB6A" w14:textId="4D3C193C" w:rsidR="00E35F1F" w:rsidRDefault="000F34DF">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895112">
              <w:rPr>
                <w:noProof/>
                <w:webHidden/>
              </w:rPr>
              <w:t>703</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4" w:name="_Toc448227498"/>
      <w:r>
        <w:lastRenderedPageBreak/>
        <w:t>November 3 (4) / Athor 7</w:t>
      </w:r>
      <w:r w:rsidR="00205EA4">
        <w:t>: St. George</w:t>
      </w:r>
      <w:bookmarkEnd w:id="1214"/>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15" w:name="_Toc448227499"/>
      <w:r>
        <w:t>November 4 (5) / Athor 8</w:t>
      </w:r>
      <w:r w:rsidR="00205EA4">
        <w:t>: The Four Incorporeal Beasts</w:t>
      </w:r>
      <w:bookmarkEnd w:id="1215"/>
    </w:p>
    <w:p w14:paraId="0FEBB939" w14:textId="77777777" w:rsidR="00205EA4" w:rsidRDefault="00205EA4" w:rsidP="00205EA4">
      <w:pPr>
        <w:pStyle w:val="Heading4"/>
      </w:pPr>
      <w:bookmarkStart w:id="1216" w:name="_Ref434488301"/>
      <w:r>
        <w:t>The Doxology</w:t>
      </w:r>
      <w:r w:rsidR="00B46E6E">
        <w:t xml:space="preserve"> for the Four Incorporeal Beasts</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17"/>
            <w:r>
              <w:t>Bea</w:t>
            </w:r>
            <w:r w:rsidR="001D2DF6">
              <w:t>s</w:t>
            </w:r>
            <w:r>
              <w:t>ts</w:t>
            </w:r>
            <w:commentRangeEnd w:id="1217"/>
            <w:r>
              <w:rPr>
                <w:rStyle w:val="CommentReference"/>
                <w:rFonts w:ascii="Times New Roman" w:eastAsiaTheme="minorHAnsi" w:hAnsi="Times New Roman" w:cstheme="minorBidi"/>
                <w:color w:val="auto"/>
              </w:rPr>
              <w:commentReference w:id="121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8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18"/>
            <w:r>
              <w:t xml:space="preserve">incessant </w:t>
            </w:r>
            <w:commentRangeEnd w:id="1218"/>
            <w:r>
              <w:rPr>
                <w:rStyle w:val="CommentReference"/>
                <w:rFonts w:ascii="Times New Roman" w:eastAsiaTheme="minorHAnsi" w:hAnsi="Times New Roman" w:cstheme="minorBidi"/>
                <w:color w:val="auto"/>
              </w:rPr>
              <w:commentReference w:id="121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19"/>
            <w:r>
              <w:t>The ministering flames of fire,</w:t>
            </w:r>
            <w:commentRangeEnd w:id="1219"/>
            <w:r>
              <w:rPr>
                <w:rStyle w:val="CommentReference"/>
                <w:rFonts w:ascii="Times New Roman" w:eastAsiaTheme="minorHAnsi" w:hAnsi="Times New Roman" w:cstheme="minorBidi"/>
                <w:color w:val="auto"/>
              </w:rPr>
              <w:commentReference w:id="121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0" w:name="_Ref434561114"/>
      <w:bookmarkStart w:id="1221" w:name="_Toc448227500"/>
      <w:r>
        <w:t>November 8 (9) / Athor 12: Archangel Michael</w:t>
      </w:r>
      <w:bookmarkEnd w:id="1220"/>
      <w:bookmarkEnd w:id="1221"/>
    </w:p>
    <w:p w14:paraId="7E078728" w14:textId="77777777" w:rsidR="004750F8" w:rsidRDefault="004750F8" w:rsidP="004750F8">
      <w:pPr>
        <w:pStyle w:val="Heading4"/>
      </w:pPr>
      <w:bookmarkStart w:id="1222" w:name="_Ref434487967"/>
      <w:r>
        <w:t>The Doxology</w:t>
      </w:r>
      <w:r w:rsidR="009D0B24">
        <w:t xml:space="preserve"> for Archangel Michael</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3"/>
            <w:r w:rsidRPr="004764BD">
              <w:t xml:space="preserve">before </w:t>
            </w:r>
            <w:commentRangeEnd w:id="1223"/>
            <w:r>
              <w:rPr>
                <w:rStyle w:val="CommentReference"/>
                <w:rFonts w:ascii="Times New Roman" w:eastAsiaTheme="minorHAnsi" w:hAnsi="Times New Roman" w:cstheme="minorBidi"/>
                <w:color w:val="auto"/>
              </w:rPr>
              <w:commentReference w:id="122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8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8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8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2" w:name="_Ref434487984"/>
      <w:r>
        <w:t>The Doxology for Michael and Gabriel</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3" w:name="_Toc448227501"/>
      <w:r>
        <w:t>November 10 (11) / Athor 14: St. Martin of Tours</w:t>
      </w:r>
      <w:bookmarkEnd w:id="1233"/>
    </w:p>
    <w:p w14:paraId="098FEB00" w14:textId="77777777" w:rsidR="00056020" w:rsidRDefault="00056020" w:rsidP="00056020">
      <w:pPr>
        <w:pStyle w:val="Heading4"/>
      </w:pPr>
      <w:bookmarkStart w:id="1234" w:name="_Ref439518461"/>
      <w:r>
        <w:t>The Doxology for St. Martin of Tours</w:t>
      </w:r>
      <w:r>
        <w:rPr>
          <w:rStyle w:val="FootnoteReference"/>
        </w:rPr>
        <w:footnoteReference w:id="887"/>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35" w:name="_Toc448227502"/>
      <w:r>
        <w:t>November 11 (12) / Athor 15: St</w:t>
      </w:r>
      <w:r w:rsidR="004750F8">
        <w:t>. Me</w:t>
      </w:r>
      <w:r>
        <w:t>na the Martyr</w:t>
      </w:r>
      <w:bookmarkEnd w:id="1235"/>
    </w:p>
    <w:p w14:paraId="5E17B349" w14:textId="77777777" w:rsidR="00205EA4" w:rsidRDefault="00205EA4" w:rsidP="00205EA4">
      <w:pPr>
        <w:pStyle w:val="Heading4"/>
      </w:pPr>
      <w:bookmarkStart w:id="1236" w:name="_Ref434489493"/>
      <w:r>
        <w:t>The Doxology</w:t>
      </w:r>
      <w:r w:rsidR="00B46E6E">
        <w:t xml:space="preserve"> for St. Mena</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37"/>
            <w:r w:rsidRPr="004764BD">
              <w:t>Voice Divine</w:t>
            </w:r>
            <w:commentRangeEnd w:id="1237"/>
            <w:r>
              <w:rPr>
                <w:rStyle w:val="CommentReference"/>
                <w:rFonts w:ascii="Times New Roman" w:eastAsiaTheme="minorHAnsi" w:hAnsi="Times New Roman" w:cstheme="minorBidi"/>
                <w:color w:val="auto"/>
              </w:rPr>
              <w:commentReference w:id="123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38"/>
            <w:r w:rsidRPr="004764BD">
              <w:t xml:space="preserve">received </w:t>
            </w:r>
            <w:commentRangeEnd w:id="1238"/>
            <w:r>
              <w:rPr>
                <w:rStyle w:val="CommentReference"/>
                <w:rFonts w:ascii="Times New Roman" w:eastAsiaTheme="minorHAnsi" w:hAnsi="Times New Roman" w:cstheme="minorBidi"/>
                <w:color w:val="auto"/>
              </w:rPr>
              <w:commentReference w:id="123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39" w:name="_Toc448227503"/>
      <w:r>
        <w:t>November 14 (15) / Athor 18: St. Philip the Apostle</w:t>
      </w:r>
      <w:bookmarkEnd w:id="1239"/>
    </w:p>
    <w:p w14:paraId="0DF27E19" w14:textId="7B10645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ADC4A64" w14:textId="77777777" w:rsidR="007F571C" w:rsidRDefault="007F571C" w:rsidP="007F571C">
      <w:pPr>
        <w:pStyle w:val="Heading3"/>
      </w:pPr>
      <w:bookmarkStart w:id="1240" w:name="_Toc448227504"/>
      <w:r>
        <w:t>November 15 (16) / Athor 19: The Preaching of St. Bartholomew</w:t>
      </w:r>
      <w:bookmarkEnd w:id="1240"/>
    </w:p>
    <w:p w14:paraId="601EB8D7" w14:textId="780B375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5A5FA22" w14:textId="77777777" w:rsidR="009F6E07" w:rsidRDefault="009F6E07" w:rsidP="009F6E07">
      <w:pPr>
        <w:pStyle w:val="Heading3"/>
      </w:pPr>
      <w:bookmarkStart w:id="1241" w:name="_Toc448227505"/>
      <w:r>
        <w:t>November 15 (16) / Athor 19: Also the Consecration of the Church of Sts. Sergius and Bacchus.</w:t>
      </w:r>
      <w:bookmarkEnd w:id="1241"/>
    </w:p>
    <w:p w14:paraId="1B799EA7" w14:textId="31CE84B7"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89511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895112">
        <w:rPr>
          <w:noProof/>
        </w:rPr>
        <w:t>681</w:t>
      </w:r>
      <w:r w:rsidR="00191A26">
        <w:fldChar w:fldCharType="end"/>
      </w:r>
      <w:r>
        <w:t>.</w:t>
      </w:r>
    </w:p>
    <w:p w14:paraId="23C83E44" w14:textId="77777777" w:rsidR="002F1988" w:rsidRDefault="002F1988" w:rsidP="002F1988">
      <w:pPr>
        <w:pStyle w:val="Heading3"/>
      </w:pPr>
      <w:bookmarkStart w:id="1242" w:name="_Toc448227506"/>
      <w:r>
        <w:t>November 16 (17) / Athor 20: Consecration of Sts. Theodore and Theodore</w:t>
      </w:r>
      <w:bookmarkEnd w:id="1242"/>
    </w:p>
    <w:p w14:paraId="54098920" w14:textId="65995CC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89511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895112">
        <w:rPr>
          <w:noProof/>
        </w:rPr>
        <w:t>911</w:t>
      </w:r>
      <w:r w:rsidR="00191A26">
        <w:fldChar w:fldCharType="end"/>
      </w:r>
      <w:r>
        <w:t xml:space="preserve">, and </w:t>
      </w:r>
      <w:commentRangeStart w:id="1243"/>
      <w:r w:rsidR="00191A26">
        <w:fldChar w:fldCharType="begin"/>
      </w:r>
      <w:r w:rsidR="00191A26">
        <w:instrText xml:space="preserve"> REF _Ref434562461 \h </w:instrText>
      </w:r>
      <w:r w:rsidR="00191A26">
        <w:fldChar w:fldCharType="separate"/>
      </w:r>
      <w:r w:rsidR="00895112">
        <w:t xml:space="preserve">January 7 (8) / Tobi 12: </w:t>
      </w:r>
      <w:commentRangeStart w:id="1244"/>
      <w:r w:rsidR="00895112">
        <w:t>Also St. Theodore Anatoly</w:t>
      </w:r>
      <w:commentRangeEnd w:id="1244"/>
      <w:r w:rsidR="00191A26">
        <w:fldChar w:fldCharType="end"/>
      </w:r>
      <w:r w:rsidR="00191A26">
        <w:t>,</w:t>
      </w:r>
      <w:commentRangeEnd w:id="1243"/>
      <w:r w:rsidR="00191A26">
        <w:rPr>
          <w:rStyle w:val="CommentReference"/>
          <w:i w:val="0"/>
        </w:rPr>
        <w:commentReference w:id="1243"/>
      </w:r>
      <w:r w:rsidR="00191A26">
        <w:t xml:space="preserve"> page </w:t>
      </w:r>
      <w:r w:rsidR="00191A26">
        <w:fldChar w:fldCharType="begin"/>
      </w:r>
      <w:r w:rsidR="00191A26">
        <w:instrText xml:space="preserve"> PAGEREF _Ref434562461 \h </w:instrText>
      </w:r>
      <w:r w:rsidR="00191A26">
        <w:fldChar w:fldCharType="separate"/>
      </w:r>
      <w:r w:rsidR="00895112">
        <w:rPr>
          <w:noProof/>
        </w:rPr>
        <w:t>810</w:t>
      </w:r>
      <w:r w:rsidR="00191A26">
        <w:fldChar w:fldCharType="end"/>
      </w:r>
      <w:r>
        <w:t>.</w:t>
      </w:r>
    </w:p>
    <w:p w14:paraId="0CDE62FA" w14:textId="77777777" w:rsidR="005329C1" w:rsidRDefault="005329C1" w:rsidP="005329C1">
      <w:pPr>
        <w:pStyle w:val="Heading3"/>
      </w:pPr>
      <w:bookmarkStart w:id="1245" w:name="_Toc448227507"/>
      <w:r>
        <w:t>November 17 (18) / Athor 21: Commemoration of the Theotokos</w:t>
      </w:r>
      <w:bookmarkEnd w:id="1245"/>
    </w:p>
    <w:p w14:paraId="4A87B5D6" w14:textId="45B9471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357A23E" w14:textId="77777777" w:rsidR="0059166B" w:rsidRDefault="0059166B" w:rsidP="0059166B">
      <w:pPr>
        <w:pStyle w:val="Heading3"/>
      </w:pPr>
      <w:bookmarkStart w:id="1246" w:name="_Ref434562715"/>
      <w:bookmarkStart w:id="1247" w:name="_Toc448227508"/>
      <w:r>
        <w:lastRenderedPageBreak/>
        <w:t>November 18 (19) / Athor 22: Martyrdom of Sts. Cosmas, Damian, and their Brothers</w:t>
      </w:r>
      <w:bookmarkEnd w:id="1246"/>
      <w:bookmarkEnd w:id="1247"/>
    </w:p>
    <w:p w14:paraId="63F7F3A5" w14:textId="77777777" w:rsidR="0059166B" w:rsidRDefault="0059166B" w:rsidP="0059166B">
      <w:pPr>
        <w:pStyle w:val="Heading4"/>
      </w:pPr>
      <w:bookmarkStart w:id="1248" w:name="_Ref434489688"/>
      <w:r>
        <w:t>The Doxology</w:t>
      </w:r>
      <w:r w:rsidR="00B46E6E">
        <w:t xml:space="preserve"> for Sts. Cosmas, Damian, their Brothers and their Mother</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49"/>
            <w:r>
              <w:t>Prabioc</w:t>
            </w:r>
            <w:commentRangeEnd w:id="1249"/>
            <w:r>
              <w:rPr>
                <w:rStyle w:val="CommentReference"/>
                <w:rFonts w:ascii="Times New Roman" w:eastAsiaTheme="minorHAnsi" w:hAnsi="Times New Roman" w:cstheme="minorBidi"/>
                <w:color w:val="auto"/>
              </w:rPr>
              <w:commentReference w:id="1249"/>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0"/>
            <w:r>
              <w:t xml:space="preserve">confirming </w:t>
            </w:r>
            <w:commentRangeEnd w:id="1250"/>
            <w:r>
              <w:rPr>
                <w:rStyle w:val="CommentReference"/>
                <w:rFonts w:ascii="Times New Roman" w:eastAsiaTheme="minorHAnsi" w:hAnsi="Times New Roman" w:cstheme="minorBidi"/>
                <w:color w:val="auto"/>
              </w:rPr>
              <w:commentReference w:id="1250"/>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1" w:name="_Toc448227509"/>
      <w:r>
        <w:t>November 19 (20) / Athor 23: Consecration of the Church of St. Marina</w:t>
      </w:r>
      <w:bookmarkEnd w:id="1251"/>
    </w:p>
    <w:p w14:paraId="793F580E" w14:textId="7308F75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89511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895112">
        <w:rPr>
          <w:noProof/>
        </w:rPr>
        <w:t>913</w:t>
      </w:r>
      <w:r w:rsidR="00191A26">
        <w:fldChar w:fldCharType="end"/>
      </w:r>
      <w:r>
        <w:t>.</w:t>
      </w:r>
    </w:p>
    <w:p w14:paraId="0E22041B" w14:textId="77777777" w:rsidR="00205EA4" w:rsidRDefault="00205EA4" w:rsidP="00205EA4">
      <w:pPr>
        <w:pStyle w:val="Heading3"/>
      </w:pPr>
      <w:bookmarkStart w:id="1252" w:name="_Toc448227510"/>
      <w:r>
        <w:t>November 20 (21) / Athor 24: The Twenty Four Presbyters</w:t>
      </w:r>
      <w:bookmarkEnd w:id="1252"/>
    </w:p>
    <w:p w14:paraId="4A042C64" w14:textId="77777777" w:rsidR="00205EA4" w:rsidRDefault="00205EA4" w:rsidP="00205EA4">
      <w:pPr>
        <w:pStyle w:val="Heading4"/>
      </w:pPr>
      <w:bookmarkStart w:id="1253" w:name="_Ref434488339"/>
      <w:r>
        <w:t>The Doxology</w:t>
      </w:r>
      <w:r w:rsidR="00B46E6E">
        <w:t xml:space="preserve"> for the Twenty Four Presbyters</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8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8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4" w:name="_Toc448227511"/>
      <w:r>
        <w:t>November 21 (22) / Athor 25: St. Philopater Mercurius</w:t>
      </w:r>
      <w:bookmarkEnd w:id="1254"/>
    </w:p>
    <w:p w14:paraId="1868DD24" w14:textId="77777777" w:rsidR="00205EA4" w:rsidRDefault="00205EA4" w:rsidP="00205EA4">
      <w:pPr>
        <w:pStyle w:val="Heading4"/>
      </w:pPr>
      <w:bookmarkStart w:id="1255" w:name="_Ref434489457"/>
      <w:r>
        <w:t>The Doxology</w:t>
      </w:r>
      <w:r w:rsidR="00B46E6E">
        <w:t xml:space="preserve"> for St. Philopater Mercurius</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0"/>
            <w:r>
              <w:t>Placed</w:t>
            </w:r>
            <w:commentRangeEnd w:id="1260"/>
            <w:r>
              <w:rPr>
                <w:rStyle w:val="CommentReference"/>
                <w:rFonts w:ascii="Times New Roman" w:eastAsiaTheme="minorHAnsi" w:hAnsi="Times New Roman" w:cstheme="minorBidi"/>
                <w:color w:val="auto"/>
              </w:rPr>
              <w:commentReference w:id="1260"/>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1"/>
            <w:r>
              <w:t>emperate</w:t>
            </w:r>
            <w:r w:rsidRPr="004764BD">
              <w:t xml:space="preserve"> </w:t>
            </w:r>
            <w:r>
              <w:t>with</w:t>
            </w:r>
            <w:commentRangeEnd w:id="1261"/>
            <w:r>
              <w:rPr>
                <w:rStyle w:val="CommentReference"/>
                <w:rFonts w:ascii="Times New Roman" w:eastAsiaTheme="minorHAnsi" w:hAnsi="Times New Roman" w:cstheme="minorBidi"/>
                <w:color w:val="auto"/>
              </w:rPr>
              <w:commentReference w:id="1261"/>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9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5" w:name="_Toc448227512"/>
      <w:r>
        <w:t>November 24 (25) / Athor 28: Martyrdom of St. Serapamon, the bishop of Nikiou</w:t>
      </w:r>
      <w:bookmarkEnd w:id="1265"/>
    </w:p>
    <w:p w14:paraId="764EF4A2" w14:textId="77777777" w:rsidR="00DF43CA" w:rsidRDefault="00DF43CA" w:rsidP="00DF43CA">
      <w:pPr>
        <w:pStyle w:val="Heading4"/>
      </w:pPr>
      <w:bookmarkStart w:id="1266" w:name="_Ref434489794"/>
      <w:r>
        <w:t>The Doxology</w:t>
      </w:r>
      <w:r w:rsidR="00B46E6E">
        <w:t xml:space="preserve"> for St. Serapamon</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67"/>
            <w:r>
              <w:t>sprang forth</w:t>
            </w:r>
            <w:commentRangeEnd w:id="1267"/>
            <w:r>
              <w:rPr>
                <w:rStyle w:val="CommentReference"/>
                <w:rFonts w:ascii="Times New Roman" w:eastAsiaTheme="minorHAnsi" w:hAnsi="Times New Roman" w:cstheme="minorBidi"/>
                <w:color w:val="auto"/>
              </w:rPr>
              <w:commentReference w:id="1267"/>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68" w:name="_Toc448227513"/>
      <w:r>
        <w:t>November 25 (26) / Athor 29: Commemoration of the Annunciation, Nativity, and Resurrection on the 29</w:t>
      </w:r>
      <w:r w:rsidRPr="00C0205C">
        <w:rPr>
          <w:vertAlign w:val="superscript"/>
        </w:rPr>
        <w:t>th</w:t>
      </w:r>
      <w:r>
        <w:t xml:space="preserve"> of Every Month</w:t>
      </w:r>
      <w:bookmarkEnd w:id="1268"/>
    </w:p>
    <w:p w14:paraId="38FF89F6" w14:textId="0A4096D1"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3E5C7085" w14:textId="77777777" w:rsidR="00027E5B" w:rsidRDefault="00027E5B" w:rsidP="00027E5B">
      <w:pPr>
        <w:pStyle w:val="Heading3"/>
      </w:pPr>
      <w:bookmarkStart w:id="1269" w:name="_Toc448227514"/>
      <w:r>
        <w:t>November 26 (27) / Athor 30: Consecration of a Church of St. Cosmas and Damian, Their Brothers and Their Mother</w:t>
      </w:r>
      <w:bookmarkEnd w:id="1269"/>
    </w:p>
    <w:p w14:paraId="7B556319" w14:textId="27EA0C1E"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89511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895112">
        <w:rPr>
          <w:noProof/>
        </w:rPr>
        <w:t>697</w:t>
      </w:r>
      <w:r w:rsidR="00191A26">
        <w:fldChar w:fldCharType="end"/>
      </w:r>
      <w:r>
        <w:t>.</w:t>
      </w:r>
    </w:p>
    <w:p w14:paraId="15C7AC8C" w14:textId="77777777" w:rsidR="00F67B89" w:rsidRDefault="00F67B89" w:rsidP="00F67B89">
      <w:pPr>
        <w:pStyle w:val="Heading3"/>
      </w:pPr>
      <w:bookmarkStart w:id="1270" w:name="_Toc448227515"/>
      <w:r>
        <w:t>November 27 (28) / Koiak 1: Consecration of the Church of St. Shenoute</w:t>
      </w:r>
      <w:bookmarkEnd w:id="1270"/>
    </w:p>
    <w:p w14:paraId="28333115" w14:textId="3782DA1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89511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895112">
        <w:rPr>
          <w:noProof/>
        </w:rPr>
        <w:t>906</w:t>
      </w:r>
      <w:r w:rsidR="00191A26">
        <w:fldChar w:fldCharType="end"/>
      </w:r>
      <w:r>
        <w:t>.</w:t>
      </w:r>
    </w:p>
    <w:p w14:paraId="4EEEAB46" w14:textId="77777777" w:rsidR="007F571C" w:rsidRDefault="007F571C" w:rsidP="007F571C">
      <w:pPr>
        <w:pStyle w:val="Heading3"/>
      </w:pPr>
      <w:bookmarkStart w:id="1271" w:name="_Toc448227516"/>
      <w:r>
        <w:lastRenderedPageBreak/>
        <w:t>November 30 (December 1) / Koiak 4: Martyrdom of St. Andrew the Apostle</w:t>
      </w:r>
      <w:bookmarkEnd w:id="1271"/>
    </w:p>
    <w:p w14:paraId="352D828F" w14:textId="28E5BE25" w:rsidR="00205EA4" w:rsidRPr="00205EA4"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bookmarkEnd w:id="1213"/>
      <w:r>
        <w:t>.</w:t>
      </w:r>
    </w:p>
    <w:p w14:paraId="2DF67188" w14:textId="77777777" w:rsidR="00495F1A" w:rsidRDefault="00495F1A" w:rsidP="00495F1A">
      <w:pPr>
        <w:pStyle w:val="Heading2"/>
        <w:rPr>
          <w:rFonts w:ascii="FreeSerifAvvaShenouda" w:hAnsi="FreeSerifAvvaShenouda" w:cs="FreeSerifAvvaShenouda"/>
        </w:rPr>
      </w:pPr>
      <w:bookmarkStart w:id="1272" w:name="_Toc410196202"/>
      <w:bookmarkStart w:id="1273" w:name="_Toc410196444"/>
      <w:bookmarkStart w:id="1274" w:name="_Toc410196946"/>
      <w:bookmarkStart w:id="1275" w:name="_Toc448227517"/>
      <w:bookmarkStart w:id="1276" w:name="_Toc448696648"/>
      <w:bookmarkStart w:id="1277" w:name="December"/>
      <w:r>
        <w:lastRenderedPageBreak/>
        <w:t>December</w:t>
      </w:r>
      <w:bookmarkEnd w:id="1272"/>
      <w:bookmarkEnd w:id="1273"/>
      <w:bookmarkEnd w:id="1274"/>
      <w:r w:rsidR="00205EA4">
        <w:t xml:space="preserve"> or </w:t>
      </w:r>
      <w:r w:rsidR="00205EA4">
        <w:rPr>
          <w:rFonts w:ascii="FreeSerifAvvaShenouda" w:hAnsi="FreeSerifAvvaShenouda" w:cs="FreeSerifAvvaShenouda"/>
        </w:rPr>
        <w:t>Ⲕⲟⲓⲁϩⲕ</w:t>
      </w:r>
      <w:bookmarkEnd w:id="1275"/>
      <w:bookmarkEnd w:id="1276"/>
    </w:p>
    <w:sdt>
      <w:sdtPr>
        <w:id w:val="1691259792"/>
        <w:docPartObj>
          <w:docPartGallery w:val="Table of Contents"/>
          <w:docPartUnique/>
        </w:docPartObj>
      </w:sdtPr>
      <w:sdtEndPr>
        <w:rPr>
          <w:b/>
          <w:bCs/>
          <w:noProof/>
        </w:rPr>
      </w:sdtEndPr>
      <w:sdtContent>
        <w:p w14:paraId="52E61CAC" w14:textId="23B7E582"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895112">
              <w:rPr>
                <w:noProof/>
                <w:webHidden/>
              </w:rPr>
              <w:t>704</w:t>
            </w:r>
            <w:r w:rsidR="00E35F1F">
              <w:rPr>
                <w:noProof/>
                <w:webHidden/>
              </w:rPr>
              <w:fldChar w:fldCharType="end"/>
            </w:r>
          </w:hyperlink>
        </w:p>
        <w:p w14:paraId="60E6C7E7" w14:textId="69A43117" w:rsidR="00E35F1F" w:rsidRDefault="000F34DF">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895112">
              <w:rPr>
                <w:noProof/>
                <w:webHidden/>
              </w:rPr>
              <w:t>720</w:t>
            </w:r>
            <w:r w:rsidR="00E35F1F">
              <w:rPr>
                <w:noProof/>
                <w:webHidden/>
              </w:rPr>
              <w:fldChar w:fldCharType="end"/>
            </w:r>
          </w:hyperlink>
        </w:p>
        <w:p w14:paraId="108FC575" w14:textId="19B1E78A" w:rsidR="00E35F1F" w:rsidRDefault="000F34DF">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895112">
              <w:rPr>
                <w:noProof/>
                <w:webHidden/>
              </w:rPr>
              <w:t>721</w:t>
            </w:r>
            <w:r w:rsidR="00E35F1F">
              <w:rPr>
                <w:noProof/>
                <w:webHidden/>
              </w:rPr>
              <w:fldChar w:fldCharType="end"/>
            </w:r>
          </w:hyperlink>
        </w:p>
        <w:p w14:paraId="7696D97D" w14:textId="484B49B0" w:rsidR="00E35F1F" w:rsidRDefault="000F34DF">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895112">
              <w:rPr>
                <w:noProof/>
                <w:webHidden/>
              </w:rPr>
              <w:t>722</w:t>
            </w:r>
            <w:r w:rsidR="00E35F1F">
              <w:rPr>
                <w:noProof/>
                <w:webHidden/>
              </w:rPr>
              <w:fldChar w:fldCharType="end"/>
            </w:r>
          </w:hyperlink>
        </w:p>
        <w:p w14:paraId="14229543" w14:textId="1A93E1F3" w:rsidR="00E35F1F" w:rsidRDefault="000F34DF">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895112">
              <w:rPr>
                <w:noProof/>
                <w:webHidden/>
              </w:rPr>
              <w:t>723</w:t>
            </w:r>
            <w:r w:rsidR="00E35F1F">
              <w:rPr>
                <w:noProof/>
                <w:webHidden/>
              </w:rPr>
              <w:fldChar w:fldCharType="end"/>
            </w:r>
          </w:hyperlink>
        </w:p>
        <w:p w14:paraId="0DC4E0C4" w14:textId="326ADA0F" w:rsidR="00E35F1F" w:rsidRDefault="000F34DF">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54EF863C" w14:textId="4BCAEB6F" w:rsidR="00E35F1F" w:rsidRDefault="000F34DF">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03FD8D22" w14:textId="7D391DF6" w:rsidR="00E35F1F" w:rsidRDefault="000F34DF">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311C02F5" w14:textId="7EC82964" w:rsidR="00E35F1F" w:rsidRDefault="000F34DF">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1AAA2DEC" w14:textId="038E56AD" w:rsidR="00E35F1F" w:rsidRDefault="000F34DF">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0DB08410" w14:textId="40CFE8EA" w:rsidR="00E35F1F" w:rsidRDefault="000F34DF">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47C71EAC" w14:textId="13A54BAF" w:rsidR="00E35F1F" w:rsidRDefault="000F34DF">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3CF0838D" w14:textId="2D84497D" w:rsidR="00E35F1F" w:rsidRDefault="000F34DF">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71F3949B" w14:textId="013C7446" w:rsidR="00E35F1F" w:rsidRDefault="000F34DF">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895112">
              <w:rPr>
                <w:noProof/>
                <w:webHidden/>
              </w:rPr>
              <w:t>726</w:t>
            </w:r>
            <w:r w:rsidR="00E35F1F">
              <w:rPr>
                <w:noProof/>
                <w:webHidden/>
              </w:rPr>
              <w:fldChar w:fldCharType="end"/>
            </w:r>
          </w:hyperlink>
        </w:p>
        <w:p w14:paraId="2898FD17" w14:textId="0A16571D" w:rsidR="00E35F1F" w:rsidRDefault="000F34DF">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895112">
              <w:rPr>
                <w:noProof/>
                <w:webHidden/>
              </w:rPr>
              <w:t>728</w:t>
            </w:r>
            <w:r w:rsidR="00E35F1F">
              <w:rPr>
                <w:noProof/>
                <w:webHidden/>
              </w:rPr>
              <w:fldChar w:fldCharType="end"/>
            </w:r>
          </w:hyperlink>
        </w:p>
        <w:p w14:paraId="10321BB9" w14:textId="4A5D44BE" w:rsidR="00E35F1F" w:rsidRDefault="000F34DF">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6D5E3CCE" w14:textId="13A1C6E5" w:rsidR="00E35F1F" w:rsidRDefault="000F34DF">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534F984E" w14:textId="07A0EBD5" w:rsidR="00E35F1F" w:rsidRDefault="000F34DF">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2F92D0B6" w14:textId="3B74B7CC" w:rsidR="00E35F1F" w:rsidRDefault="000F34DF">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895112">
              <w:rPr>
                <w:noProof/>
                <w:webHidden/>
              </w:rPr>
              <w:t>765</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78"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7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79"/>
            <w:r>
              <w:rPr>
                <w:rStyle w:val="CommentReference"/>
                <w:rFonts w:ascii="Times New Roman" w:eastAsiaTheme="minorHAnsi" w:hAnsi="Times New Roman" w:cstheme="minorBidi"/>
                <w:color w:val="auto"/>
              </w:rPr>
              <w:commentReference w:id="127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0"/>
            <w:r>
              <w:t xml:space="preserve">Announced </w:t>
            </w:r>
            <w:commentRangeEnd w:id="1280"/>
            <w:r>
              <w:rPr>
                <w:rStyle w:val="CommentReference"/>
                <w:rFonts w:ascii="Times New Roman" w:eastAsiaTheme="minorHAnsi" w:hAnsi="Times New Roman" w:cstheme="minorBidi"/>
                <w:color w:val="auto"/>
              </w:rPr>
              <w:commentReference w:id="128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2" w:name="_Ref434478867"/>
      <w:r>
        <w:t xml:space="preserve">The Third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9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3" w:name="_Ref434478878"/>
      <w:r>
        <w:t xml:space="preserve">The Fourth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4"/>
            <w:r>
              <w:t>He raised us with a new invitation.</w:t>
            </w:r>
            <w:commentRangeEnd w:id="1284"/>
            <w:r>
              <w:rPr>
                <w:rStyle w:val="CommentReference"/>
                <w:rFonts w:ascii="Times New Roman" w:eastAsiaTheme="minorHAnsi" w:hAnsi="Times New Roman" w:cstheme="minorBidi"/>
                <w:color w:val="auto"/>
              </w:rPr>
              <w:commentReference w:id="128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5"/>
            <w:r>
              <w:t>Bride</w:t>
            </w:r>
            <w:commentRangeEnd w:id="1285"/>
            <w:r>
              <w:rPr>
                <w:rStyle w:val="CommentReference"/>
                <w:rFonts w:ascii="Times New Roman" w:eastAsiaTheme="minorHAnsi" w:hAnsi="Times New Roman" w:cstheme="minorBidi"/>
                <w:color w:val="auto"/>
              </w:rPr>
              <w:commentReference w:id="128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86" w:name="_Ref434478888"/>
      <w:r>
        <w:t xml:space="preserve">The Fifth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9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87" w:name="_Ref434478907"/>
      <w:r>
        <w:t xml:space="preserve">The Sixth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88"/>
            <w:r>
              <w:t xml:space="preserve">return </w:t>
            </w:r>
            <w:commentRangeEnd w:id="1288"/>
            <w:r>
              <w:rPr>
                <w:rStyle w:val="CommentReference"/>
              </w:rPr>
              <w:commentReference w:id="128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89"/>
            <w:r>
              <w:t xml:space="preserve">confirmation </w:t>
            </w:r>
            <w:commentRangeEnd w:id="1289"/>
            <w:r>
              <w:rPr>
                <w:rStyle w:val="CommentReference"/>
              </w:rPr>
              <w:commentReference w:id="128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0"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1"/>
            <w:r>
              <w:t>Angel-evangel of Good News</w:t>
            </w:r>
            <w:commentRangeEnd w:id="1291"/>
            <w:r>
              <w:rPr>
                <w:rStyle w:val="CommentReference"/>
                <w:rFonts w:ascii="Times New Roman" w:eastAsiaTheme="minorHAnsi" w:hAnsi="Times New Roman" w:cstheme="minorBidi"/>
                <w:color w:val="auto"/>
              </w:rPr>
              <w:commentReference w:id="129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2"/>
            <w:r>
              <w:t>Hail, O full of grace</w:t>
            </w:r>
            <w:commentRangeEnd w:id="1292"/>
            <w:r>
              <w:rPr>
                <w:rStyle w:val="CommentReference"/>
                <w:rFonts w:ascii="Times New Roman" w:eastAsiaTheme="minorHAnsi" w:hAnsi="Times New Roman" w:cstheme="minorBidi"/>
                <w:color w:val="auto"/>
              </w:rPr>
              <w:commentReference w:id="129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3"/>
            <w:r>
              <w:t>Angel-Evangel</w:t>
            </w:r>
            <w:commentRangeEnd w:id="1293"/>
            <w:r>
              <w:rPr>
                <w:rStyle w:val="CommentReference"/>
                <w:rFonts w:ascii="Times New Roman" w:eastAsiaTheme="minorHAnsi" w:hAnsi="Times New Roman" w:cstheme="minorBidi"/>
                <w:color w:val="auto"/>
              </w:rPr>
              <w:commentReference w:id="129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4" w:name="_Ref434564112"/>
      <w:bookmarkStart w:id="1295" w:name="_Toc448227518"/>
      <w:bookmarkStart w:id="1296" w:name="_Toc410196203"/>
      <w:bookmarkStart w:id="1297" w:name="_Toc410196445"/>
      <w:bookmarkStart w:id="1298" w:name="_Toc410196947"/>
      <w:r>
        <w:lastRenderedPageBreak/>
        <w:t>December 1 (2) / Koiak 5: Martyrdom of St. Victor</w:t>
      </w:r>
      <w:bookmarkEnd w:id="1294"/>
      <w:bookmarkEnd w:id="1295"/>
    </w:p>
    <w:p w14:paraId="5851AA48" w14:textId="77777777" w:rsidR="00253C5F" w:rsidRDefault="00253C5F" w:rsidP="00253C5F">
      <w:pPr>
        <w:pStyle w:val="Heading4"/>
      </w:pPr>
      <w:bookmarkStart w:id="1299" w:name="_Ref434489590"/>
      <w:r>
        <w:t>The Doxology</w:t>
      </w:r>
      <w:r w:rsidR="00B46E6E">
        <w:t xml:space="preserve"> for St. Victor</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0"/>
            <w:r>
              <w:t>saint</w:t>
            </w:r>
            <w:commentRangeEnd w:id="1300"/>
            <w:r>
              <w:rPr>
                <w:rStyle w:val="CommentReference"/>
                <w:rFonts w:ascii="Times New Roman" w:eastAsiaTheme="minorHAnsi" w:hAnsi="Times New Roman" w:cstheme="minorBidi"/>
                <w:color w:val="auto"/>
              </w:rPr>
              <w:commentReference w:id="130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1" w:name="_Toc448227519"/>
      <w:r>
        <w:lastRenderedPageBreak/>
        <w:t>December 2 (3) / Koiak 6: Pope Abraam the Syrian</w:t>
      </w:r>
      <w:bookmarkEnd w:id="1301"/>
    </w:p>
    <w:p w14:paraId="705AECE8" w14:textId="77777777" w:rsidR="00F416C6" w:rsidRDefault="00F416C6" w:rsidP="00F416C6">
      <w:pPr>
        <w:pStyle w:val="Heading4"/>
      </w:pPr>
      <w:bookmarkStart w:id="1302" w:name="_Ref434492343"/>
      <w:r>
        <w:t>The Doxology of St. Simon the Tanner</w:t>
      </w:r>
      <w:r>
        <w:rPr>
          <w:rStyle w:val="FootnoteReference"/>
        </w:rPr>
        <w:footnoteReference w:id="895"/>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9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3" w:name="_Toc448227520"/>
      <w:r>
        <w:t xml:space="preserve">December 4 (5) / Koiak 8: </w:t>
      </w:r>
      <w:r w:rsidR="00743CE8">
        <w:t xml:space="preserve">The Martyrdom of </w:t>
      </w:r>
      <w:r>
        <w:t>Sts. Barbara and Juliana</w:t>
      </w:r>
      <w:bookmarkEnd w:id="1303"/>
    </w:p>
    <w:p w14:paraId="1D4A5115" w14:textId="77777777" w:rsidR="00FF5FF3" w:rsidRDefault="00FF5FF3" w:rsidP="00FF5FF3">
      <w:pPr>
        <w:pStyle w:val="Heading4"/>
      </w:pPr>
      <w:bookmarkStart w:id="1304" w:name="_Ref434490169"/>
      <w:r>
        <w:t>The Doxology</w:t>
      </w:r>
      <w:r w:rsidR="00B46E6E">
        <w:t xml:space="preserve"> for Sts. Barbara and Juliana</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5" w:name="_Toc448227521"/>
      <w:r>
        <w:t>December 4 (5) / Koiak 8: Also St. Samuel the Confessor</w:t>
      </w:r>
      <w:bookmarkEnd w:id="1305"/>
    </w:p>
    <w:p w14:paraId="2EE78AB4" w14:textId="77777777" w:rsidR="00224925" w:rsidRDefault="00224925" w:rsidP="00224925">
      <w:pPr>
        <w:pStyle w:val="Heading4"/>
      </w:pPr>
      <w:bookmarkStart w:id="1306" w:name="_Ref434491260"/>
      <w:r>
        <w:t>The Doxology</w:t>
      </w:r>
      <w:r w:rsidR="00810F04">
        <w:t xml:space="preserve"> for St. Samuel the Confessor</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97"/>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9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17" w:name="_Toc448227522"/>
      <w:r>
        <w:t>December 6 (7) / Koiak 10: Relocation of St. Severus’ Relics</w:t>
      </w:r>
      <w:bookmarkEnd w:id="1317"/>
    </w:p>
    <w:p w14:paraId="34367220" w14:textId="73474F38"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89511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895112">
        <w:rPr>
          <w:noProof/>
        </w:rPr>
        <w:t>679</w:t>
      </w:r>
      <w:r w:rsidR="00191A26">
        <w:fldChar w:fldCharType="end"/>
      </w:r>
      <w:r w:rsidR="00191A26">
        <w:t>.</w:t>
      </w:r>
    </w:p>
    <w:p w14:paraId="27C4F9E3" w14:textId="77777777" w:rsidR="00B637D8" w:rsidRDefault="00B637D8" w:rsidP="00B637D8">
      <w:pPr>
        <w:pStyle w:val="Heading3"/>
      </w:pPr>
      <w:bookmarkStart w:id="1318" w:name="_Toc448227523"/>
      <w:r>
        <w:t>December 8 (9) / Koiak 12: Commemoration of Archangel Michael</w:t>
      </w:r>
      <w:bookmarkEnd w:id="1318"/>
    </w:p>
    <w:p w14:paraId="4AB33F26" w14:textId="25DB6F61" w:rsidR="00191A26"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4602A440" w14:textId="34697C47" w:rsidR="00B52F78" w:rsidRPr="00B637D8" w:rsidRDefault="00B52F78" w:rsidP="00B52F78">
      <w:pPr>
        <w:pStyle w:val="Heading3"/>
      </w:pPr>
      <w:bookmarkStart w:id="1319" w:name="_Toc448227524"/>
      <w:r>
        <w:t>December 12 (13) / Koiak 16: Saint Spyridon</w:t>
      </w:r>
      <w:r>
        <w:rPr>
          <w:rStyle w:val="FootnoteReference"/>
        </w:rPr>
        <w:footnoteReference w:id="899"/>
      </w:r>
      <w:bookmarkEnd w:id="1319"/>
    </w:p>
    <w:p w14:paraId="598A6BCC" w14:textId="77777777" w:rsidR="005329C1" w:rsidRDefault="005329C1" w:rsidP="005329C1">
      <w:pPr>
        <w:pStyle w:val="Heading3"/>
      </w:pPr>
      <w:bookmarkStart w:id="1320" w:name="_Toc448227525"/>
      <w:r>
        <w:t>December 17 (18) / Koiak 21: Commemoration of the Theotokos</w:t>
      </w:r>
      <w:bookmarkEnd w:id="1320"/>
    </w:p>
    <w:p w14:paraId="2E564687" w14:textId="367BBB69"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3EDC8594" w14:textId="77777777" w:rsidR="007F571C" w:rsidRDefault="007F571C" w:rsidP="007F571C">
      <w:pPr>
        <w:pStyle w:val="Heading3"/>
      </w:pPr>
      <w:bookmarkStart w:id="1321" w:name="_Toc448227526"/>
      <w:r>
        <w:lastRenderedPageBreak/>
        <w:t>December 17 (18) / Koiak 21: Also the Martyrdom of St. Barnabas, on</w:t>
      </w:r>
      <w:r w:rsidR="00743CE8">
        <w:t>e</w:t>
      </w:r>
      <w:r>
        <w:t xml:space="preserve"> of the Seventy Two</w:t>
      </w:r>
      <w:bookmarkEnd w:id="1321"/>
    </w:p>
    <w:p w14:paraId="2CFD651F" w14:textId="057F7FE5" w:rsidR="007F571C" w:rsidRPr="007F571C"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01D0E63" w14:textId="77777777" w:rsidR="00CA0AB7" w:rsidRDefault="00CA0AB7" w:rsidP="00CA0AB7">
      <w:pPr>
        <w:pStyle w:val="Heading3"/>
      </w:pPr>
      <w:bookmarkStart w:id="1322" w:name="_Toc448227527"/>
      <w:r>
        <w:t>December 18 (19) / Koiak 22: Archangel Gabriel</w:t>
      </w:r>
      <w:r w:rsidR="00481AE5">
        <w:t xml:space="preserve"> (Consecration)</w:t>
      </w:r>
      <w:bookmarkEnd w:id="1322"/>
    </w:p>
    <w:p w14:paraId="45BDA150" w14:textId="62232AD4"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89511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895112">
        <w:rPr>
          <w:noProof/>
        </w:rPr>
        <w:t>849</w:t>
      </w:r>
      <w:r w:rsidR="002409EF">
        <w:fldChar w:fldCharType="end"/>
      </w:r>
      <w:r>
        <w:t>.</w:t>
      </w:r>
    </w:p>
    <w:p w14:paraId="16E2607E" w14:textId="77777777" w:rsidR="009F60F1" w:rsidRDefault="009F60F1" w:rsidP="009F60F1">
      <w:pPr>
        <w:pStyle w:val="Heading3"/>
      </w:pPr>
      <w:bookmarkStart w:id="1323" w:name="_Toc448227528"/>
      <w:r>
        <w:t>December 20 (21) / Koiak 24: The Birth of St. Takle Haymanot</w:t>
      </w:r>
      <w:bookmarkEnd w:id="1323"/>
    </w:p>
    <w:p w14:paraId="059C80DE" w14:textId="48636356"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89511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895112">
        <w:rPr>
          <w:noProof/>
        </w:rPr>
        <w:t>938</w:t>
      </w:r>
      <w:r w:rsidR="002409EF">
        <w:fldChar w:fldCharType="end"/>
      </w:r>
      <w:r>
        <w:t>.</w:t>
      </w:r>
    </w:p>
    <w:p w14:paraId="600875E0" w14:textId="77777777" w:rsidR="00FF5FF3" w:rsidRDefault="00FF5FF3" w:rsidP="00FF5FF3">
      <w:pPr>
        <w:pStyle w:val="Heading3"/>
      </w:pPr>
      <w:bookmarkStart w:id="1324" w:name="_Toc448227529"/>
      <w:r>
        <w:t>December 21 (22) / Koiak 25: St. John Kami</w:t>
      </w:r>
      <w:bookmarkEnd w:id="1324"/>
    </w:p>
    <w:p w14:paraId="3F9EF92D" w14:textId="77777777" w:rsidR="00810F04" w:rsidRPr="00810F04" w:rsidRDefault="00810F04" w:rsidP="00810F04">
      <w:pPr>
        <w:pStyle w:val="Heading4"/>
      </w:pPr>
      <w:bookmarkStart w:id="1325" w:name="_Ref434491108"/>
      <w:r>
        <w:t>The Doxology for St. John Kami</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26" w:name="_Toc448227530"/>
      <w:r>
        <w:t>December 24 (25) / Koiak 28: Nativity Preparation Day</w:t>
      </w:r>
      <w:bookmarkEnd w:id="132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27" w:name="_Ref434477504"/>
      <w:r>
        <w:t>The Doxology</w:t>
      </w:r>
      <w:r w:rsidR="00E21EA3">
        <w:t xml:space="preserve"> for the Preparation Day of Nativity</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28" w:name="_Toc448227531"/>
      <w:r>
        <w:t>December 25 (26) / Koiak 29: The Feast of the Nativity</w:t>
      </w:r>
      <w:bookmarkEnd w:id="1328"/>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29" w:name="_Ref434477532"/>
      <w:r>
        <w:t xml:space="preserve">The </w:t>
      </w:r>
      <w:r w:rsidR="00C33BEB">
        <w:t xml:space="preserve">First </w:t>
      </w:r>
      <w:r>
        <w:t>Doxology</w:t>
      </w:r>
      <w:r w:rsidR="00C33BEB">
        <w:t xml:space="preserve"> for Nativity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0" w:name="_Ref434477542"/>
      <w:r>
        <w:t>The Second Doxology for Nativity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1"/>
            <w:r>
              <w:t xml:space="preserve">rescued </w:t>
            </w:r>
            <w:commentRangeEnd w:id="1331"/>
            <w:r>
              <w:rPr>
                <w:rStyle w:val="CommentReference"/>
                <w:rFonts w:ascii="Times New Roman" w:eastAsiaTheme="minorHAnsi" w:hAnsi="Times New Roman" w:cstheme="minorBidi"/>
                <w:color w:val="auto"/>
              </w:rPr>
              <w:commentReference w:id="1331"/>
            </w:r>
            <w:r>
              <w:t>and saved us,</w:t>
            </w:r>
          </w:p>
          <w:p w14:paraId="372D1056" w14:textId="77777777" w:rsidR="00C33BEB" w:rsidRDefault="00C33BEB" w:rsidP="00C33BEB">
            <w:pPr>
              <w:pStyle w:val="EngHangEnd"/>
            </w:pPr>
            <w:commentRangeStart w:id="1332"/>
            <w:r>
              <w:t xml:space="preserve">We </w:t>
            </w:r>
            <w:commentRangeEnd w:id="1332"/>
            <w:r>
              <w:rPr>
                <w:rStyle w:val="CommentReference"/>
                <w:rFonts w:ascii="Times New Roman" w:eastAsiaTheme="minorHAnsi" w:hAnsi="Times New Roman" w:cstheme="minorBidi"/>
                <w:color w:val="auto"/>
              </w:rPr>
              <w:commentReference w:id="133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3" w:name="_Ref434477554"/>
      <w:r>
        <w:lastRenderedPageBreak/>
        <w:t>The Third Doxology for Nativity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4" w:name="_Ref434475057"/>
      <w:r>
        <w:t>The Sunday Psali Adam</w:t>
      </w:r>
      <w:r w:rsidR="006C1B94">
        <w:t xml:space="preserve">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5" w:name="_Ref434475083"/>
      <w:r>
        <w:lastRenderedPageBreak/>
        <w:t>The Monday Psali Adam</w:t>
      </w:r>
      <w:r w:rsidR="006C1B94">
        <w:t xml:space="preserve"> for Nativity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36" w:name="_Ref434475102"/>
      <w:r>
        <w:lastRenderedPageBreak/>
        <w:t>The Tuesday Psali Adam</w:t>
      </w:r>
      <w:r w:rsidR="006C1B94">
        <w:t xml:space="preserve"> for Nativity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37"/>
            <w:r>
              <w:t xml:space="preserve">Shone </w:t>
            </w:r>
            <w:commentRangeEnd w:id="1337"/>
            <w:r>
              <w:rPr>
                <w:rStyle w:val="CommentReference"/>
              </w:rPr>
              <w:commentReference w:id="133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38"/>
            <w:r>
              <w:t>All</w:t>
            </w:r>
            <w:commentRangeEnd w:id="1338"/>
            <w:r>
              <w:rPr>
                <w:rStyle w:val="CommentReference"/>
              </w:rPr>
              <w:commentReference w:id="133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39"/>
            <w:r>
              <w:t>seals</w:t>
            </w:r>
            <w:commentRangeEnd w:id="1339"/>
            <w:r>
              <w:rPr>
                <w:rStyle w:val="CommentReference"/>
              </w:rPr>
              <w:commentReference w:id="133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0"/>
            <w:r>
              <w:t>Tetra</w:t>
            </w:r>
            <w:commentRangeEnd w:id="1340"/>
            <w:r>
              <w:rPr>
                <w:rStyle w:val="CommentReference"/>
              </w:rPr>
              <w:commentReference w:id="134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1"/>
            <w:r>
              <w:t xml:space="preserve">flaming </w:t>
            </w:r>
            <w:commentRangeEnd w:id="1341"/>
            <w:r>
              <w:rPr>
                <w:rStyle w:val="CommentReference"/>
              </w:rPr>
              <w:commentReference w:id="134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2"/>
            <w:r>
              <w:t>disease</w:t>
            </w:r>
            <w:commentRangeEnd w:id="1342"/>
            <w:r>
              <w:rPr>
                <w:rStyle w:val="CommentReference"/>
              </w:rPr>
              <w:commentReference w:id="134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3" w:name="_Ref434475128"/>
      <w:r>
        <w:lastRenderedPageBreak/>
        <w:t>The Wednesday Psali Batos</w:t>
      </w:r>
      <w:r w:rsidR="006C1B94">
        <w:t xml:space="preserve"> for Nativity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4" w:name="_Ref434475150"/>
      <w:r>
        <w:t>The Thursday Psali Batos</w:t>
      </w:r>
      <w:r w:rsidR="006C1B94">
        <w:t xml:space="preserve"> for Nativity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5"/>
            <w:r>
              <w:t xml:space="preserve">Isaiah </w:t>
            </w:r>
            <w:commentRangeEnd w:id="1345"/>
            <w:r>
              <w:rPr>
                <w:rStyle w:val="CommentReference"/>
              </w:rPr>
              <w:commentReference w:id="134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46" w:name="_Ref434475177"/>
      <w:r>
        <w:t>The Friday Psali Batos</w:t>
      </w:r>
      <w:r w:rsidR="006C1B94">
        <w:t xml:space="preserve"> for Nativity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47" w:name="_Ref434475196"/>
      <w:r>
        <w:t>The Saturday Psali Batos</w:t>
      </w:r>
      <w:r w:rsidR="006C1B94">
        <w:t xml:space="preserve"> for Nativity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48"/>
            <w:r>
              <w:t>For I cannot speak.</w:t>
            </w:r>
            <w:commentRangeEnd w:id="1348"/>
            <w:r>
              <w:rPr>
                <w:rStyle w:val="CommentReference"/>
              </w:rPr>
              <w:commentReference w:id="134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49" w:name="_Toc448227532"/>
      <w:r>
        <w:t>December 26 (27) / Koiak 30: The Second Day of the Feast of the Nativity</w:t>
      </w:r>
      <w:bookmarkEnd w:id="134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0" w:name="_Ref434561401"/>
      <w:bookmarkStart w:id="1351" w:name="_Toc448227533"/>
      <w:r>
        <w:t>December 27 (28) / Tobi 1: St. Stephen Day</w:t>
      </w:r>
      <w:bookmarkEnd w:id="1350"/>
      <w:bookmarkEnd w:id="1351"/>
    </w:p>
    <w:p w14:paraId="1250AF95" w14:textId="5FBD294D"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89511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895112">
        <w:rPr>
          <w:noProof/>
        </w:rPr>
        <w:t>626</w:t>
      </w:r>
      <w:r w:rsidR="002409EF">
        <w:fldChar w:fldCharType="end"/>
      </w:r>
      <w:r w:rsidR="002409EF">
        <w:t>.</w:t>
      </w:r>
    </w:p>
    <w:p w14:paraId="3C6CAB04" w14:textId="77777777" w:rsidR="00073003" w:rsidRDefault="00073003" w:rsidP="00073003">
      <w:pPr>
        <w:pStyle w:val="Heading3"/>
      </w:pPr>
      <w:bookmarkStart w:id="1352" w:name="_Toc448227534"/>
      <w:r>
        <w:t>December 29 (30) / Tobi 3: The One Hundred and Forty Four Thousand</w:t>
      </w:r>
      <w:bookmarkEnd w:id="1352"/>
    </w:p>
    <w:p w14:paraId="2FE981A9" w14:textId="77777777" w:rsidR="00073003" w:rsidRDefault="00073003" w:rsidP="00073003">
      <w:pPr>
        <w:pStyle w:val="Heading4"/>
      </w:pPr>
      <w:bookmarkStart w:id="1353" w:name="_Ref434488616"/>
      <w:r>
        <w:t>The Doxology</w:t>
      </w:r>
      <w:r w:rsidR="00B46E6E">
        <w:t xml:space="preserve"> for the One Hundred and Forty Four Thousand</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0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4" w:name="_Ref434564016"/>
      <w:bookmarkStart w:id="1355" w:name="_Toc448227535"/>
      <w:r>
        <w:t>December 30 (31) / Tobi 4: St. John the Evangelist</w:t>
      </w:r>
      <w:bookmarkEnd w:id="1354"/>
      <w:bookmarkEnd w:id="1355"/>
    </w:p>
    <w:p w14:paraId="3C0BCC81" w14:textId="77777777" w:rsidR="00FF5FF3" w:rsidRDefault="00FF5FF3" w:rsidP="00FF5FF3">
      <w:pPr>
        <w:pStyle w:val="Heading4"/>
      </w:pPr>
      <w:bookmarkStart w:id="1356" w:name="_Ref434488768"/>
      <w:r>
        <w:t>The Doxology</w:t>
      </w:r>
      <w:r w:rsidR="00B46E6E">
        <w:t xml:space="preserve"> for</w:t>
      </w:r>
      <w:r w:rsidR="00BC160E">
        <w:t xml:space="preserve"> St. John the Evangelist</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57"/>
            <w:r>
              <w:t>Zebulun</w:t>
            </w:r>
            <w:commentRangeEnd w:id="1357"/>
            <w:r>
              <w:rPr>
                <w:rStyle w:val="FootnoteReference"/>
              </w:rPr>
              <w:footnoteReference w:id="903"/>
            </w:r>
            <w:r>
              <w:rPr>
                <w:rStyle w:val="CommentReference"/>
                <w:rFonts w:ascii="Times New Roman" w:eastAsiaTheme="minorHAnsi" w:hAnsi="Times New Roman" w:cstheme="minorBidi"/>
                <w:color w:val="auto"/>
              </w:rPr>
              <w:commentReference w:id="135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0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58" w:name="_Toc410196204"/>
      <w:bookmarkStart w:id="1359" w:name="_Toc410196446"/>
      <w:bookmarkStart w:id="1360" w:name="_Toc410196948"/>
      <w:bookmarkStart w:id="1361" w:name="_Toc448696649"/>
      <w:bookmarkStart w:id="1362" w:name="January"/>
      <w:bookmarkEnd w:id="1277"/>
      <w:bookmarkEnd w:id="1296"/>
      <w:bookmarkEnd w:id="1297"/>
      <w:bookmarkEnd w:id="1298"/>
      <w:r>
        <w:lastRenderedPageBreak/>
        <w:t>January</w:t>
      </w:r>
      <w:bookmarkEnd w:id="1358"/>
      <w:bookmarkEnd w:id="1359"/>
      <w:bookmarkEnd w:id="1360"/>
      <w:r w:rsidR="00FF5FF3">
        <w:t xml:space="preserve"> or </w:t>
      </w:r>
      <w:r w:rsidR="00FF5FF3">
        <w:rPr>
          <w:rFonts w:ascii="FreeSerifAvvaShenouda" w:hAnsi="FreeSerifAvvaShenouda" w:cs="FreeSerifAvvaShenouda"/>
        </w:rPr>
        <w:t>Ⲧⲱⲃⲓ</w:t>
      </w:r>
      <w:bookmarkEnd w:id="1361"/>
    </w:p>
    <w:bookmarkStart w:id="1363" w:name="_Toc410196205" w:displacedByCustomXml="next"/>
    <w:bookmarkStart w:id="1364" w:name="_Toc410196447" w:displacedByCustomXml="next"/>
    <w:bookmarkStart w:id="1365" w:name="_Toc410196949" w:displacedByCustomXml="next"/>
    <w:sdt>
      <w:sdtPr>
        <w:id w:val="-286434970"/>
        <w:docPartObj>
          <w:docPartGallery w:val="Table of Contents"/>
          <w:docPartUnique/>
        </w:docPartObj>
      </w:sdtPr>
      <w:sdtEndPr>
        <w:rPr>
          <w:b/>
          <w:bCs/>
          <w:noProof/>
        </w:rPr>
      </w:sdtEndPr>
      <w:sdtContent>
        <w:p w14:paraId="3201AE1E" w14:textId="7CC616B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895112">
              <w:rPr>
                <w:noProof/>
                <w:webHidden/>
              </w:rPr>
              <w:t>768</w:t>
            </w:r>
            <w:r w:rsidR="00E35F1F">
              <w:rPr>
                <w:noProof/>
                <w:webHidden/>
              </w:rPr>
              <w:fldChar w:fldCharType="end"/>
            </w:r>
          </w:hyperlink>
        </w:p>
        <w:p w14:paraId="05817EC8" w14:textId="4667FE30" w:rsidR="00E35F1F" w:rsidRDefault="000F34DF">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895112">
              <w:rPr>
                <w:noProof/>
                <w:webHidden/>
              </w:rPr>
              <w:t>777</w:t>
            </w:r>
            <w:r w:rsidR="00E35F1F">
              <w:rPr>
                <w:noProof/>
                <w:webHidden/>
              </w:rPr>
              <w:fldChar w:fldCharType="end"/>
            </w:r>
          </w:hyperlink>
        </w:p>
        <w:p w14:paraId="53E975E1" w14:textId="7D026D62" w:rsidR="00E35F1F" w:rsidRDefault="000F34DF">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895112">
              <w:rPr>
                <w:noProof/>
                <w:webHidden/>
              </w:rPr>
              <w:t>809</w:t>
            </w:r>
            <w:r w:rsidR="00E35F1F">
              <w:rPr>
                <w:noProof/>
                <w:webHidden/>
              </w:rPr>
              <w:fldChar w:fldCharType="end"/>
            </w:r>
          </w:hyperlink>
        </w:p>
        <w:p w14:paraId="3E5C0D8F" w14:textId="51955B09" w:rsidR="00E35F1F" w:rsidRDefault="000F34DF">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895112">
              <w:rPr>
                <w:noProof/>
                <w:webHidden/>
              </w:rPr>
              <w:t>810</w:t>
            </w:r>
            <w:r w:rsidR="00E35F1F">
              <w:rPr>
                <w:noProof/>
                <w:webHidden/>
              </w:rPr>
              <w:fldChar w:fldCharType="end"/>
            </w:r>
          </w:hyperlink>
        </w:p>
        <w:p w14:paraId="6C80F21A" w14:textId="4618F17C" w:rsidR="00E35F1F" w:rsidRDefault="000F34DF">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895112">
              <w:rPr>
                <w:noProof/>
                <w:webHidden/>
              </w:rPr>
              <w:t>810</w:t>
            </w:r>
            <w:r w:rsidR="00E35F1F">
              <w:rPr>
                <w:noProof/>
                <w:webHidden/>
              </w:rPr>
              <w:fldChar w:fldCharType="end"/>
            </w:r>
          </w:hyperlink>
        </w:p>
        <w:p w14:paraId="29D4B067" w14:textId="6341DBB2" w:rsidR="00E35F1F" w:rsidRDefault="000F34DF">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895112">
              <w:rPr>
                <w:noProof/>
                <w:webHidden/>
              </w:rPr>
              <w:t>811</w:t>
            </w:r>
            <w:r w:rsidR="00E35F1F">
              <w:rPr>
                <w:noProof/>
                <w:webHidden/>
              </w:rPr>
              <w:fldChar w:fldCharType="end"/>
            </w:r>
          </w:hyperlink>
        </w:p>
        <w:p w14:paraId="5F803B0E" w14:textId="499B5DD6" w:rsidR="00E35F1F" w:rsidRDefault="000F34DF">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895112">
              <w:rPr>
                <w:noProof/>
                <w:webHidden/>
              </w:rPr>
              <w:t>819</w:t>
            </w:r>
            <w:r w:rsidR="00E35F1F">
              <w:rPr>
                <w:noProof/>
                <w:webHidden/>
              </w:rPr>
              <w:fldChar w:fldCharType="end"/>
            </w:r>
          </w:hyperlink>
        </w:p>
        <w:p w14:paraId="5566678B" w14:textId="0699CE34" w:rsidR="00E35F1F" w:rsidRDefault="000F34DF">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895112">
              <w:rPr>
                <w:noProof/>
                <w:webHidden/>
              </w:rPr>
              <w:t>822</w:t>
            </w:r>
            <w:r w:rsidR="00E35F1F">
              <w:rPr>
                <w:noProof/>
                <w:webHidden/>
              </w:rPr>
              <w:fldChar w:fldCharType="end"/>
            </w:r>
          </w:hyperlink>
        </w:p>
        <w:p w14:paraId="549F2912" w14:textId="6808839D" w:rsidR="00E35F1F" w:rsidRDefault="000F34DF">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78F76EC1" w14:textId="1660AC21" w:rsidR="00E35F1F" w:rsidRDefault="000F34DF">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4760CC70" w14:textId="56EB013E" w:rsidR="00E35F1F" w:rsidRDefault="000F34DF">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678FB4EF" w14:textId="39E3D144" w:rsidR="00E35F1F" w:rsidRDefault="000F34DF">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0F1D2346" w14:textId="72565F19" w:rsidR="00E35F1F" w:rsidRDefault="000F34DF">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6BDEDDDD" w14:textId="534D6C60" w:rsidR="00E35F1F" w:rsidRDefault="000F34DF">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5FF25248" w14:textId="243E4D5C" w:rsidR="00E35F1F" w:rsidRDefault="000F34DF">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6E4B7CAE" w14:textId="4CE7DCF6" w:rsidR="00E35F1F" w:rsidRDefault="000F34DF">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60FB07F6" w14:textId="1304E010" w:rsidR="00E35F1F" w:rsidRDefault="000F34DF">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895112">
              <w:rPr>
                <w:noProof/>
                <w:webHidden/>
              </w:rPr>
              <w:t>826</w:t>
            </w:r>
            <w:r w:rsidR="00E35F1F">
              <w:rPr>
                <w:noProof/>
                <w:webHidden/>
              </w:rPr>
              <w:fldChar w:fldCharType="end"/>
            </w:r>
          </w:hyperlink>
        </w:p>
        <w:p w14:paraId="196D3FD0" w14:textId="58693BEE" w:rsidR="00E35F1F" w:rsidRDefault="000F34DF">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895112">
              <w:rPr>
                <w:noProof/>
                <w:webHidden/>
              </w:rPr>
              <w:t>826</w:t>
            </w:r>
            <w:r w:rsidR="00E35F1F">
              <w:rPr>
                <w:noProof/>
                <w:webHidden/>
              </w:rPr>
              <w:fldChar w:fldCharType="end"/>
            </w:r>
          </w:hyperlink>
        </w:p>
        <w:p w14:paraId="0F35C111" w14:textId="4FD4DEC4" w:rsidR="00E35F1F" w:rsidRDefault="000F34DF">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895112">
              <w:rPr>
                <w:noProof/>
                <w:webHidden/>
              </w:rPr>
              <w:t>827</w:t>
            </w:r>
            <w:r w:rsidR="00E35F1F">
              <w:rPr>
                <w:noProof/>
                <w:webHidden/>
              </w:rPr>
              <w:fldChar w:fldCharType="end"/>
            </w:r>
          </w:hyperlink>
        </w:p>
        <w:p w14:paraId="1C3C6CFD" w14:textId="348A8A30" w:rsidR="00E35F1F" w:rsidRDefault="000F34DF">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895112">
              <w:rPr>
                <w:noProof/>
                <w:webHidden/>
              </w:rPr>
              <w:t>827</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66" w:name="_Toc448227536"/>
      <w:r>
        <w:rPr>
          <w:lang w:val="en-US"/>
        </w:rPr>
        <w:lastRenderedPageBreak/>
        <w:t>January 1 (2) / Tobi 6</w:t>
      </w:r>
      <w:r w:rsidR="00FF5FF3">
        <w:rPr>
          <w:lang w:val="en-US"/>
        </w:rPr>
        <w:t xml:space="preserve">: The Feast of the </w:t>
      </w:r>
      <w:r w:rsidR="00495F1A">
        <w:t>Circumcision</w:t>
      </w:r>
      <w:bookmarkEnd w:id="1365"/>
      <w:bookmarkEnd w:id="1364"/>
      <w:bookmarkEnd w:id="1363"/>
      <w:bookmarkEnd w:id="1366"/>
    </w:p>
    <w:p w14:paraId="1387E376" w14:textId="77777777" w:rsidR="00FF5FF3" w:rsidRDefault="00FF5FF3" w:rsidP="00FF5FF3">
      <w:pPr>
        <w:pStyle w:val="Heading4"/>
      </w:pPr>
      <w:bookmarkStart w:id="1367" w:name="_Ref434477590"/>
      <w:r>
        <w:t>The Doxology</w:t>
      </w:r>
      <w:r w:rsidR="00E21EA3">
        <w:t xml:space="preserve"> for the Circumcision</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68"/>
            <w:r>
              <w:t xml:space="preserve">Christian </w:t>
            </w:r>
            <w:commentRangeEnd w:id="1368"/>
            <w:r>
              <w:rPr>
                <w:rStyle w:val="CommentReference"/>
                <w:rFonts w:ascii="Times New Roman" w:eastAsiaTheme="minorHAnsi" w:hAnsi="Times New Roman" w:cstheme="minorBidi"/>
                <w:color w:val="auto"/>
              </w:rPr>
              <w:commentReference w:id="136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69" w:name="_Ref434475229"/>
      <w:r>
        <w:t>The Psali Adam</w:t>
      </w:r>
      <w:r w:rsidR="006C1B94">
        <w:t xml:space="preserve"> for the Circumcision</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0"/>
            <w:r>
              <w:t xml:space="preserve">Victorious </w:t>
            </w:r>
            <w:commentRangeEnd w:id="1370"/>
            <w:r>
              <w:rPr>
                <w:rStyle w:val="CommentReference"/>
              </w:rPr>
              <w:commentReference w:id="137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1" w:name="_Ref434475252"/>
      <w:r>
        <w:t>The Psali Batos</w:t>
      </w:r>
      <w:r w:rsidR="006C1B94">
        <w:t xml:space="preserve"> for the Circumcision</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2"/>
            <w:r>
              <w:t>divinity</w:t>
            </w:r>
            <w:commentRangeEnd w:id="1372"/>
            <w:r>
              <w:rPr>
                <w:rStyle w:val="CommentReference"/>
              </w:rPr>
              <w:commentReference w:id="137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3" w:name="_Toc410196206"/>
      <w:bookmarkStart w:id="1374" w:name="_Toc410196448"/>
      <w:bookmarkStart w:id="1375" w:name="_Toc410196950"/>
      <w:bookmarkStart w:id="1376" w:name="_Toc448227537"/>
      <w:r>
        <w:t xml:space="preserve">January 6 (7) / Tobi 11: The Feast of </w:t>
      </w:r>
      <w:r w:rsidR="00495F1A">
        <w:t>Theophany</w:t>
      </w:r>
      <w:bookmarkEnd w:id="1373"/>
      <w:bookmarkEnd w:id="1374"/>
      <w:bookmarkEnd w:id="1375"/>
      <w:bookmarkEnd w:id="1376"/>
    </w:p>
    <w:p w14:paraId="322B4F7B" w14:textId="77777777" w:rsidR="00FF5FF3" w:rsidRDefault="00430630" w:rsidP="00FF5FF3">
      <w:pPr>
        <w:pStyle w:val="Heading4"/>
      </w:pPr>
      <w:bookmarkStart w:id="1377" w:name="_Ref434477630"/>
      <w:r>
        <w:t>An</w:t>
      </w:r>
      <w:r w:rsidR="00FF5FF3">
        <w:t xml:space="preserve"> </w:t>
      </w:r>
      <w:r>
        <w:t xml:space="preserve">Abridged </w:t>
      </w:r>
      <w:r w:rsidR="00FF5FF3">
        <w:t>Doxology</w:t>
      </w:r>
      <w:r w:rsidR="00E21EA3">
        <w:t xml:space="preserve"> for Theophany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78" w:name="_Ref434477641"/>
      <w:r>
        <w:lastRenderedPageBreak/>
        <w:t>The First Doxology for Theophany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79" w:name="_Ref434477660"/>
      <w:r>
        <w:lastRenderedPageBreak/>
        <w:t>The Second Doxology for Theophany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0" w:name="_Ref434475280"/>
      <w:r>
        <w:t>The Sunday Psali Adam</w:t>
      </w:r>
      <w:r w:rsidR="006C1B94">
        <w:t xml:space="preserve"> for Theophany</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1"/>
            <w:r>
              <w:t xml:space="preserve">confirm </w:t>
            </w:r>
            <w:commentRangeEnd w:id="1381"/>
            <w:r>
              <w:rPr>
                <w:rStyle w:val="CommentReference"/>
              </w:rPr>
              <w:commentReference w:id="138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2"/>
            <w:r>
              <w:t>ⲛ̀ϫⲉ</w:t>
            </w:r>
            <w:commentRangeEnd w:id="1382"/>
            <w:r>
              <w:rPr>
                <w:rStyle w:val="CommentReference"/>
                <w:rFonts w:ascii="Times New Roman" w:hAnsi="Times New Roman"/>
              </w:rPr>
              <w:commentReference w:id="138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3"/>
            <w:r>
              <w:t>moved</w:t>
            </w:r>
            <w:commentRangeEnd w:id="1383"/>
            <w:r>
              <w:rPr>
                <w:rStyle w:val="CommentReference"/>
              </w:rPr>
              <w:commentReference w:id="138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4"/>
            <w:r>
              <w:t>thrice holy,</w:t>
            </w:r>
            <w:commentRangeEnd w:id="1384"/>
            <w:r>
              <w:rPr>
                <w:rStyle w:val="CommentReference"/>
              </w:rPr>
              <w:commentReference w:id="138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5" w:name="_Ref434475309"/>
      <w:r>
        <w:lastRenderedPageBreak/>
        <w:t>The Monday Psali Adam</w:t>
      </w:r>
      <w:r w:rsidR="006C1B94">
        <w:t xml:space="preserve"> for Theophany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86"/>
            <w:r>
              <w:t xml:space="preserve">Ⲓⲱⲁⲛⲛⲟⲩ </w:t>
            </w:r>
            <w:commentRangeEnd w:id="1386"/>
            <w:r>
              <w:rPr>
                <w:rStyle w:val="CommentReference"/>
                <w:rFonts w:ascii="Times New Roman" w:hAnsi="Times New Roman"/>
              </w:rPr>
              <w:commentReference w:id="138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87"/>
            <w:r>
              <w:rPr>
                <w:rFonts w:eastAsia="Arial Unicode MS" w:cs="FreeSerifAvvaShenouda"/>
              </w:rPr>
              <w:t>ⲛⲓϯϩⲟ</w:t>
            </w:r>
            <w:commentRangeEnd w:id="1387"/>
            <w:r>
              <w:rPr>
                <w:rStyle w:val="CommentReference"/>
                <w:rFonts w:ascii="Times New Roman" w:hAnsi="Times New Roman"/>
              </w:rPr>
              <w:commentReference w:id="138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88" w:name="_Ref434475331"/>
      <w:r>
        <w:t>The Tuesday Psali Adam</w:t>
      </w:r>
      <w:r w:rsidR="006C1B94">
        <w:t xml:space="preserve"> for Theophany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89"/>
            <w:r>
              <w:t>ⲫⲏ</w:t>
            </w:r>
            <w:commentRangeEnd w:id="1389"/>
            <w:r>
              <w:rPr>
                <w:rStyle w:val="CommentReference"/>
                <w:rFonts w:ascii="Times New Roman" w:hAnsi="Times New Roman"/>
              </w:rPr>
              <w:commentReference w:id="138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0"/>
            <w:r>
              <w:t>ϯⲥⲩⲛⲧⲉⲗⲓⲁ</w:t>
            </w:r>
            <w:commentRangeEnd w:id="1390"/>
            <w:r>
              <w:rPr>
                <w:rStyle w:val="CommentReference"/>
                <w:rFonts w:ascii="Times New Roman" w:hAnsi="Times New Roman"/>
              </w:rPr>
              <w:commentReference w:id="139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1" w:name="_Ref434475362"/>
      <w:r>
        <w:t>The Wednesday Psali Batos</w:t>
      </w:r>
      <w:r w:rsidR="006C1B94">
        <w:t xml:space="preserve"> for Theophany</w:t>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2" w:name="_Ref434475388"/>
      <w:r>
        <w:t>The Thursday Psali Batos</w:t>
      </w:r>
      <w:r w:rsidR="006C1B94">
        <w:t xml:space="preserve"> for Theophany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3" w:name="_Ref434475411"/>
      <w:r>
        <w:t>The Friday Psali Batos</w:t>
      </w:r>
      <w:r w:rsidR="006C1B94">
        <w:t xml:space="preserve"> for Theophany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4" w:name="_Ref434475434"/>
      <w:r>
        <w:t>The Saturday Psali Batos</w:t>
      </w:r>
      <w:r w:rsidR="006C1B94">
        <w:t xml:space="preserve"> for Theophany</w:t>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5"/>
            <w:r>
              <w:t>liberty</w:t>
            </w:r>
            <w:commentRangeEnd w:id="1395"/>
            <w:r>
              <w:rPr>
                <w:rStyle w:val="CommentReference"/>
              </w:rPr>
              <w:commentReference w:id="139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96"/>
            <w:r>
              <w:t xml:space="preserve">confirm </w:t>
            </w:r>
            <w:commentRangeEnd w:id="1396"/>
            <w:r>
              <w:rPr>
                <w:rStyle w:val="CommentReference"/>
              </w:rPr>
              <w:commentReference w:id="139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97" w:name="_Toc448227538"/>
      <w:r>
        <w:t>January 7 (8) / Tobi 12</w:t>
      </w:r>
      <w:r w:rsidR="001225FA">
        <w:t xml:space="preserve">: </w:t>
      </w:r>
      <w:r>
        <w:t>The Second Day of the Feast of Theophany</w:t>
      </w:r>
      <w:bookmarkEnd w:id="139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98" w:name="_Toc448227539"/>
      <w:r>
        <w:lastRenderedPageBreak/>
        <w:t>January 7 (8) / Tobi 12</w:t>
      </w:r>
      <w:r w:rsidR="001225FA">
        <w:t xml:space="preserve">: </w:t>
      </w:r>
      <w:r>
        <w:t>Also the Commemoration of Archangel Michael</w:t>
      </w:r>
      <w:bookmarkEnd w:id="1398"/>
    </w:p>
    <w:p w14:paraId="322A578A" w14:textId="335D8F47" w:rsidR="00191A26" w:rsidRPr="00B637D8" w:rsidRDefault="00191A26" w:rsidP="00191A26">
      <w:pPr>
        <w:pStyle w:val="Rubric"/>
      </w:pPr>
      <w:bookmarkStart w:id="1399" w:name="_Toc410196207"/>
      <w:bookmarkStart w:id="1400" w:name="_Toc410196449"/>
      <w:bookmarkStart w:id="1401" w:name="_Toc410196951"/>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D6D1BDB" w14:textId="77777777" w:rsidR="006B44CE" w:rsidRDefault="006B44CE" w:rsidP="006B44CE">
      <w:pPr>
        <w:pStyle w:val="Heading3"/>
      </w:pPr>
      <w:bookmarkStart w:id="1402" w:name="_Ref434562461"/>
      <w:bookmarkStart w:id="1403" w:name="_Toc448227540"/>
      <w:r>
        <w:t>January 7 (8) / Tobi 12</w:t>
      </w:r>
      <w:r w:rsidR="001225FA">
        <w:t xml:space="preserve">: </w:t>
      </w:r>
      <w:commentRangeStart w:id="1404"/>
      <w:r>
        <w:t>Also St. Theodore Anatoly</w:t>
      </w:r>
      <w:commentRangeEnd w:id="1404"/>
      <w:r>
        <w:rPr>
          <w:rStyle w:val="CommentReference"/>
          <w:rFonts w:eastAsiaTheme="minorHAnsi" w:cstheme="minorBidi"/>
          <w:b w:val="0"/>
          <w:bCs w:val="0"/>
        </w:rPr>
        <w:commentReference w:id="1404"/>
      </w:r>
      <w:bookmarkEnd w:id="1402"/>
      <w:bookmarkEnd w:id="1403"/>
    </w:p>
    <w:p w14:paraId="7DD26869" w14:textId="77777777" w:rsidR="006B44CE" w:rsidRDefault="006B44CE" w:rsidP="006B44CE">
      <w:pPr>
        <w:pStyle w:val="Heading4"/>
      </w:pPr>
      <w:bookmarkStart w:id="1405" w:name="_Ref434477694"/>
      <w:bookmarkStart w:id="1406" w:name="_Ref434489376"/>
      <w:r>
        <w:t>The Doxology</w:t>
      </w:r>
      <w:bookmarkEnd w:id="1405"/>
      <w:r w:rsidR="00B46E6E">
        <w:t xml:space="preserve"> for St. Theodore Anatoly</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07" w:name="_Toc448227541"/>
      <w:r>
        <w:t>January 8 (9) / Tobi 13: The Feast of T</w:t>
      </w:r>
      <w:r w:rsidR="00495F1A">
        <w:t>he Wedding of Cana of Galilee</w:t>
      </w:r>
      <w:bookmarkEnd w:id="1399"/>
      <w:bookmarkEnd w:id="1400"/>
      <w:bookmarkEnd w:id="1401"/>
      <w:bookmarkEnd w:id="1407"/>
    </w:p>
    <w:p w14:paraId="46F7A60E" w14:textId="77777777" w:rsidR="00A37BB6" w:rsidRDefault="00A37BB6" w:rsidP="00A37BB6">
      <w:pPr>
        <w:pStyle w:val="Heading4"/>
      </w:pPr>
      <w:bookmarkStart w:id="1408" w:name="_Ref434477774"/>
      <w:r>
        <w:t>The Doxology</w:t>
      </w:r>
      <w:r w:rsidR="00E21EA3">
        <w:t xml:space="preserve"> for the Wedding of Cana</w:t>
      </w:r>
      <w:bookmarkEnd w:id="14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09" w:name="_Ref434475472"/>
      <w:r>
        <w:t>The Psali Adam</w:t>
      </w:r>
      <w:r w:rsidR="006C1B94">
        <w:t xml:space="preserve"> for the Wedding of Cana</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0" w:name="_Ref434475500"/>
      <w:r>
        <w:lastRenderedPageBreak/>
        <w:t>The Psali Batos</w:t>
      </w:r>
      <w:r w:rsidR="006C1B94">
        <w:t xml:space="preserve"> for the Wedding of Cana</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1" w:name="_Ref434560112"/>
      <w:bookmarkStart w:id="1412" w:name="_Toc448227542"/>
      <w:r>
        <w:t>January 8 (9) / Tobi 13: Also the Martyrdom of St. Demiana</w:t>
      </w:r>
      <w:bookmarkEnd w:id="1411"/>
      <w:bookmarkEnd w:id="1412"/>
    </w:p>
    <w:p w14:paraId="1CED9AFC" w14:textId="0FD15BDE"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89511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895112">
        <w:rPr>
          <w:noProof/>
        </w:rPr>
        <w:t>629</w:t>
      </w:r>
      <w:r w:rsidR="002409EF">
        <w:fldChar w:fldCharType="end"/>
      </w:r>
      <w:r>
        <w:t>.</w:t>
      </w:r>
    </w:p>
    <w:p w14:paraId="625F7E74" w14:textId="77777777" w:rsidR="00B53E05" w:rsidRDefault="00B53E05" w:rsidP="00B53E05">
      <w:pPr>
        <w:pStyle w:val="Heading4"/>
      </w:pPr>
      <w:bookmarkStart w:id="1413" w:name="_Ref434490124"/>
      <w:r>
        <w:lastRenderedPageBreak/>
        <w:t>Another Doxology of St. Demiana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0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0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4" w:name="_Ref434563224"/>
      <w:bookmarkStart w:id="1415" w:name="_Toc448227543"/>
      <w:r>
        <w:t>January 9 (10) / Tobi 14: St. Maximus</w:t>
      </w:r>
      <w:bookmarkEnd w:id="1414"/>
      <w:bookmarkEnd w:id="1415"/>
    </w:p>
    <w:p w14:paraId="1847ABB1" w14:textId="77777777" w:rsidR="00662600" w:rsidRDefault="00810F04" w:rsidP="00810F04">
      <w:pPr>
        <w:pStyle w:val="Heading4"/>
      </w:pPr>
      <w:bookmarkStart w:id="1416" w:name="_Ref434490957"/>
      <w:r>
        <w:t>The Doxology for</w:t>
      </w:r>
      <w:r w:rsidR="00662600">
        <w:t xml:space="preserve"> Sts. Maximus and Dometius</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0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0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0" w:name="_Toc448227544"/>
      <w:r>
        <w:t>Jan</w:t>
      </w:r>
      <w:r w:rsidR="00662600">
        <w:t>uary 12 (13) / Tobi 17: St. Dome</w:t>
      </w:r>
      <w:r>
        <w:t>tius</w:t>
      </w:r>
      <w:bookmarkEnd w:id="1420"/>
    </w:p>
    <w:p w14:paraId="1995A2EE" w14:textId="1231099B"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89511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895112">
        <w:rPr>
          <w:noProof/>
        </w:rPr>
        <w:t>822</w:t>
      </w:r>
      <w:r w:rsidR="002409EF">
        <w:fldChar w:fldCharType="end"/>
      </w:r>
      <w:r>
        <w:t>.</w:t>
      </w:r>
    </w:p>
    <w:p w14:paraId="31A975E9" w14:textId="1B628146" w:rsidR="00740C6C" w:rsidRPr="00FF5FF3" w:rsidRDefault="00740C6C" w:rsidP="00740C6C">
      <w:pPr>
        <w:pStyle w:val="Heading3"/>
      </w:pPr>
      <w:bookmarkStart w:id="1421" w:name="_Toc448227545"/>
      <w:r>
        <w:t>January 13 (14) / Tobi 18: St. Hilary of Poitiers</w:t>
      </w:r>
      <w:bookmarkEnd w:id="1421"/>
    </w:p>
    <w:p w14:paraId="1C984C3F" w14:textId="77777777" w:rsidR="00160DE3" w:rsidRDefault="00160DE3" w:rsidP="00160DE3">
      <w:pPr>
        <w:pStyle w:val="Heading3"/>
      </w:pPr>
      <w:bookmarkStart w:id="1422" w:name="_Toc448227546"/>
      <w:bookmarkStart w:id="1423" w:name="_Toc410196208"/>
      <w:bookmarkStart w:id="1424" w:name="_Toc410196450"/>
      <w:bookmarkStart w:id="1425" w:name="_Toc410196952"/>
      <w:r>
        <w:t>January 15 (16) / Tobi 20: Departure of St. Prochorus the Disciple</w:t>
      </w:r>
      <w:bookmarkEnd w:id="1422"/>
    </w:p>
    <w:p w14:paraId="19B1C0D1" w14:textId="5072C488"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33EC0AE" w14:textId="77777777" w:rsidR="00495F1A" w:rsidRDefault="00FF5FF3" w:rsidP="00495F1A">
      <w:pPr>
        <w:pStyle w:val="Heading3"/>
      </w:pPr>
      <w:bookmarkStart w:id="1426" w:name="_Toc448227547"/>
      <w:r>
        <w:t xml:space="preserve">January 16 (17) / Tobi 21: </w:t>
      </w:r>
      <w:r w:rsidR="00495F1A">
        <w:t>The Dormition of the Virgin</w:t>
      </w:r>
      <w:bookmarkEnd w:id="1423"/>
      <w:bookmarkEnd w:id="1424"/>
      <w:bookmarkEnd w:id="1425"/>
      <w:bookmarkEnd w:id="1426"/>
    </w:p>
    <w:p w14:paraId="2972BA3D" w14:textId="386E276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315F86A2" w14:textId="77777777" w:rsidR="00FF5FF3" w:rsidRDefault="00FF5FF3" w:rsidP="00FF5FF3">
      <w:pPr>
        <w:pStyle w:val="Heading3"/>
      </w:pPr>
      <w:bookmarkStart w:id="1427" w:name="_Ref434560171"/>
      <w:bookmarkStart w:id="1428" w:name="_Toc448227548"/>
      <w:r>
        <w:t>January 17 (18) / Tobi 22: St. Anthony the Great</w:t>
      </w:r>
      <w:bookmarkEnd w:id="1427"/>
      <w:bookmarkEnd w:id="1428"/>
    </w:p>
    <w:p w14:paraId="38BCD1D7" w14:textId="77777777" w:rsidR="00FF5FF3" w:rsidRDefault="00FF5FF3" w:rsidP="00FF5FF3">
      <w:pPr>
        <w:pStyle w:val="Heading4"/>
      </w:pPr>
      <w:bookmarkStart w:id="1429" w:name="_Ref434490340"/>
      <w:r>
        <w:t>The Doxology</w:t>
      </w:r>
      <w:r w:rsidR="00B46E6E">
        <w:t xml:space="preserve"> for St. Anthony the Great</w:t>
      </w:r>
      <w:bookmarkEnd w:id="1429"/>
    </w:p>
    <w:p w14:paraId="3ECAE88B" w14:textId="55BA88EE"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89511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895112">
        <w:rPr>
          <w:noProof/>
        </w:rPr>
        <w:t>635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0" w:name="_Toc448227549"/>
      <w:r>
        <w:lastRenderedPageBreak/>
        <w:t>January 18 (19) / Tobi 23: St. Timothy the Apostle</w:t>
      </w:r>
      <w:bookmarkEnd w:id="1430"/>
    </w:p>
    <w:p w14:paraId="7EAF3C01" w14:textId="6903102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39DDB91" w14:textId="77777777" w:rsidR="00596AC8" w:rsidRDefault="00596AC8" w:rsidP="00596AC8">
      <w:pPr>
        <w:pStyle w:val="Heading3"/>
      </w:pPr>
      <w:bookmarkStart w:id="1431" w:name="_Toc448227550"/>
      <w:r>
        <w:t>January 22 (23) / Tobi 27: Archangel Suriel</w:t>
      </w:r>
      <w:bookmarkEnd w:id="1431"/>
    </w:p>
    <w:p w14:paraId="79FCFE0C" w14:textId="77777777" w:rsidR="00596AC8" w:rsidRDefault="00596AC8" w:rsidP="00596AC8">
      <w:pPr>
        <w:pStyle w:val="Heading4"/>
      </w:pPr>
      <w:bookmarkStart w:id="1432" w:name="_Ref434488250"/>
      <w:r>
        <w:t>The Doxology</w:t>
      </w:r>
      <w:r w:rsidR="00B46E6E">
        <w:t xml:space="preserve"> for Archangel Suriel</w:t>
      </w:r>
      <w:bookmarkEnd w:id="14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3" w:name="_Toc448227551"/>
      <w:r>
        <w:t>January 22 (23) / Tobi 27: Also Relocation of St. Timothy the Apostle’s Relics</w:t>
      </w:r>
      <w:bookmarkEnd w:id="1433"/>
    </w:p>
    <w:p w14:paraId="3FBC7E0C" w14:textId="1AAC096D" w:rsidR="00191A26" w:rsidRDefault="00191A26" w:rsidP="00191A26">
      <w:pPr>
        <w:pStyle w:val="Rubric"/>
      </w:pPr>
      <w:bookmarkStart w:id="1434" w:name="_Ref434560218"/>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D3C66F4" w14:textId="77777777" w:rsidR="00B52D77" w:rsidRDefault="00B52D77" w:rsidP="00B52D77">
      <w:pPr>
        <w:pStyle w:val="Heading3"/>
      </w:pPr>
      <w:bookmarkStart w:id="1435" w:name="_Toc448227552"/>
      <w:r>
        <w:lastRenderedPageBreak/>
        <w:t>January 24 (25) / Tobi 29: Commemoration of the Annunciation, Nativity, and Resurrection on the 29</w:t>
      </w:r>
      <w:r w:rsidRPr="00C0205C">
        <w:rPr>
          <w:vertAlign w:val="superscript"/>
        </w:rPr>
        <w:t>th</w:t>
      </w:r>
      <w:r>
        <w:t xml:space="preserve"> of Every Month</w:t>
      </w:r>
      <w:bookmarkEnd w:id="1435"/>
    </w:p>
    <w:p w14:paraId="51467B40" w14:textId="7DFE5A6C"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17F33393" w14:textId="77777777" w:rsidR="00C30529" w:rsidRDefault="00C30529" w:rsidP="00C30529">
      <w:pPr>
        <w:pStyle w:val="Heading3"/>
      </w:pPr>
      <w:bookmarkStart w:id="1436" w:name="_Toc448227553"/>
      <w:r>
        <w:t>January 27 (28) / Meshir 2: St. Paul the Anchorite</w:t>
      </w:r>
      <w:bookmarkEnd w:id="1434"/>
      <w:bookmarkEnd w:id="1436"/>
    </w:p>
    <w:p w14:paraId="680E4267" w14:textId="77777777" w:rsidR="00C30529" w:rsidRDefault="00C30529" w:rsidP="00C30529">
      <w:pPr>
        <w:pStyle w:val="Heading4"/>
      </w:pPr>
      <w:bookmarkStart w:id="1437" w:name="_Ref434490368"/>
      <w:r>
        <w:t>The Doxology</w:t>
      </w:r>
      <w:r w:rsidR="00B46E6E">
        <w:t xml:space="preserve"> for St. Paul the Anchorite</w:t>
      </w:r>
      <w:bookmarkEnd w:id="1437"/>
    </w:p>
    <w:p w14:paraId="06164582" w14:textId="0C07B7E1"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89511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895112">
        <w:rPr>
          <w:noProof/>
        </w:rPr>
        <w:t>635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0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1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38" w:name="_Toc448227554"/>
      <w:r>
        <w:t>January 29 (30) / Meshir 4: Martyrdom of St. Agabus the Disciple</w:t>
      </w:r>
      <w:bookmarkEnd w:id="1438"/>
    </w:p>
    <w:p w14:paraId="6DDD9040" w14:textId="161E7AC8" w:rsidR="00191A26" w:rsidRDefault="00191A26" w:rsidP="00191A26">
      <w:pPr>
        <w:pStyle w:val="Rubric"/>
      </w:pPr>
      <w:bookmarkStart w:id="1439" w:name="_Toc410196209"/>
      <w:bookmarkStart w:id="1440" w:name="_Toc410196451"/>
      <w:bookmarkStart w:id="1441" w:name="_Toc410196953"/>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7F3DC96" w14:textId="77777777" w:rsidR="00E30E2D" w:rsidRDefault="00E30E2D" w:rsidP="00E30E2D">
      <w:pPr>
        <w:pStyle w:val="Heading3"/>
      </w:pPr>
      <w:bookmarkStart w:id="1442" w:name="_Toc448227555"/>
      <w:r>
        <w:t>January 21 (31) / Meshir 5: St. Apollo the Friend of St. Apip</w:t>
      </w:r>
      <w:bookmarkEnd w:id="1442"/>
    </w:p>
    <w:p w14:paraId="116251B8" w14:textId="51A3FFF2"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895112">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895112">
        <w:rPr>
          <w:noProof/>
        </w:rPr>
        <w:t>686</w:t>
      </w:r>
      <w:r w:rsidR="002409EF">
        <w:fldChar w:fldCharType="end"/>
      </w:r>
      <w:r>
        <w:t>.</w:t>
      </w:r>
    </w:p>
    <w:p w14:paraId="03E5B08D" w14:textId="77777777" w:rsidR="00495F1A" w:rsidRDefault="00495F1A" w:rsidP="00495F1A">
      <w:pPr>
        <w:pStyle w:val="Heading2"/>
      </w:pPr>
      <w:bookmarkStart w:id="1443" w:name="_Toc448696650"/>
      <w:bookmarkStart w:id="1444" w:name="February"/>
      <w:bookmarkEnd w:id="1362"/>
      <w:r>
        <w:lastRenderedPageBreak/>
        <w:t>February</w:t>
      </w:r>
      <w:bookmarkEnd w:id="1439"/>
      <w:bookmarkEnd w:id="1440"/>
      <w:bookmarkEnd w:id="1441"/>
      <w:r w:rsidR="00C30529">
        <w:t xml:space="preserve"> or </w:t>
      </w:r>
      <w:r w:rsidR="00C30529">
        <w:rPr>
          <w:rFonts w:ascii="FreeSerifAvvaShenouda" w:hAnsi="FreeSerifAvvaShenouda" w:cs="FreeSerifAvvaShenouda"/>
        </w:rPr>
        <w:t>Ⲙϣⲓⲣ</w:t>
      </w:r>
      <w:bookmarkEnd w:id="1443"/>
    </w:p>
    <w:bookmarkStart w:id="1445" w:name="_Toc410196210" w:displacedByCustomXml="next"/>
    <w:bookmarkStart w:id="1446" w:name="_Toc410196452" w:displacedByCustomXml="next"/>
    <w:bookmarkStart w:id="1447" w:name="_Toc410196954" w:displacedByCustomXml="next"/>
    <w:sdt>
      <w:sdtPr>
        <w:id w:val="603392108"/>
        <w:docPartObj>
          <w:docPartGallery w:val="Table of Contents"/>
          <w:docPartUnique/>
        </w:docPartObj>
      </w:sdtPr>
      <w:sdtEndPr>
        <w:rPr>
          <w:b/>
          <w:bCs/>
          <w:noProof/>
        </w:rPr>
      </w:sdtEndPr>
      <w:sdtContent>
        <w:p w14:paraId="6D50D9BB" w14:textId="3821121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895112">
              <w:rPr>
                <w:noProof/>
                <w:webHidden/>
              </w:rPr>
              <w:t>829</w:t>
            </w:r>
            <w:r w:rsidR="00E35F1F">
              <w:rPr>
                <w:noProof/>
                <w:webHidden/>
              </w:rPr>
              <w:fldChar w:fldCharType="end"/>
            </w:r>
          </w:hyperlink>
        </w:p>
        <w:p w14:paraId="51BDD704" w14:textId="2CB2ABE8" w:rsidR="00E35F1F" w:rsidRDefault="000F34DF">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7AEE9209" w14:textId="20147A0F" w:rsidR="00E35F1F" w:rsidRDefault="000F34DF">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2D655E74" w14:textId="7FA3DC3E" w:rsidR="00E35F1F" w:rsidRDefault="000F34DF">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24E5534C" w14:textId="175403AE" w:rsidR="00E35F1F" w:rsidRDefault="000F34DF">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0CB94535" w14:textId="50B1395F" w:rsidR="00E35F1F" w:rsidRDefault="000F34DF">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3AA0B761" w14:textId="34A09426" w:rsidR="00E35F1F" w:rsidRDefault="000F34DF">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42A7D5C3" w14:textId="7D189BE5" w:rsidR="00E35F1F" w:rsidRDefault="000F34DF">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3BC0654B" w14:textId="0789463C" w:rsidR="00E35F1F" w:rsidRDefault="000F34DF">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895112">
              <w:rPr>
                <w:noProof/>
                <w:webHidden/>
              </w:rPr>
              <w:t>831</w:t>
            </w:r>
            <w:r w:rsidR="00E35F1F">
              <w:rPr>
                <w:noProof/>
                <w:webHidden/>
              </w:rPr>
              <w:fldChar w:fldCharType="end"/>
            </w:r>
          </w:hyperlink>
        </w:p>
        <w:p w14:paraId="5EFAC4B6" w14:textId="28192D94" w:rsidR="00E35F1F" w:rsidRDefault="000F34DF">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895112">
              <w:rPr>
                <w:noProof/>
                <w:webHidden/>
              </w:rPr>
              <w:t>831</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48" w:name="_Toc448227556"/>
      <w:r>
        <w:lastRenderedPageBreak/>
        <w:t xml:space="preserve">February 2 (3): Meshir 8: </w:t>
      </w:r>
      <w:r w:rsidR="00495F1A">
        <w:t>The Entrance into the Temple</w:t>
      </w:r>
      <w:bookmarkEnd w:id="1447"/>
      <w:bookmarkEnd w:id="1446"/>
      <w:bookmarkEnd w:id="1445"/>
      <w:bookmarkEnd w:id="1448"/>
    </w:p>
    <w:p w14:paraId="6E92944D" w14:textId="77777777" w:rsidR="00C30529" w:rsidRDefault="00C30529" w:rsidP="00124ADD">
      <w:pPr>
        <w:pStyle w:val="Heading4"/>
      </w:pPr>
      <w:bookmarkStart w:id="1449" w:name="_Ref434477815"/>
      <w:r>
        <w:t>The Doxology</w:t>
      </w:r>
      <w:r w:rsidR="00E21EA3">
        <w:t xml:space="preserve"> for the Entrance into the Temple</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321F626F" w:rsidR="008D6DBB" w:rsidRDefault="008D6DBB" w:rsidP="008D6DBB">
      <w:r>
        <w:t xml:space="preserve">See the </w:t>
      </w:r>
      <w:r w:rsidR="002409EF">
        <w:fldChar w:fldCharType="begin"/>
      </w:r>
      <w:r w:rsidR="002409EF">
        <w:instrText xml:space="preserve"> REF _Ref434475229 \h </w:instrText>
      </w:r>
      <w:r w:rsidR="002409EF">
        <w:fldChar w:fldCharType="separate"/>
      </w:r>
      <w:r w:rsidR="0089511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895112">
        <w:rPr>
          <w:noProof/>
        </w:rPr>
        <w:t>769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89511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895112">
        <w:rPr>
          <w:noProof/>
        </w:rPr>
        <w:t>773</w:t>
      </w:r>
      <w:r w:rsidR="002409EF">
        <w:fldChar w:fldCharType="end"/>
      </w:r>
      <w:r w:rsidR="002409EF">
        <w:t>.</w:t>
      </w:r>
    </w:p>
    <w:p w14:paraId="531960F8" w14:textId="77777777" w:rsidR="007F571C" w:rsidRDefault="007F571C" w:rsidP="007F571C">
      <w:pPr>
        <w:pStyle w:val="Heading3"/>
      </w:pPr>
      <w:bookmarkStart w:id="1450" w:name="_Toc448227557"/>
      <w:r>
        <w:t>February 4 (5) / Meshir 10: Martyrdom of St. James the Son of Alphaeus</w:t>
      </w:r>
      <w:bookmarkEnd w:id="1450"/>
    </w:p>
    <w:p w14:paraId="0FA9E3A3" w14:textId="0DFEA87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38E9A04" w14:textId="77777777" w:rsidR="00DD5136" w:rsidRDefault="00DD5136" w:rsidP="00DD5136">
      <w:pPr>
        <w:pStyle w:val="Heading3"/>
      </w:pPr>
      <w:bookmarkStart w:id="1451" w:name="_Toc448227558"/>
      <w:r>
        <w:t>February 6 (7) / Meshir 12: Commemoration of Archangel Michael</w:t>
      </w:r>
      <w:bookmarkEnd w:id="1451"/>
    </w:p>
    <w:p w14:paraId="10B74EF7" w14:textId="26F85F5B"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35D2675" w14:textId="77777777" w:rsidR="000274A5" w:rsidRDefault="000274A5" w:rsidP="000274A5">
      <w:pPr>
        <w:pStyle w:val="Heading3"/>
      </w:pPr>
      <w:bookmarkStart w:id="1452" w:name="_Toc448227559"/>
      <w:r>
        <w:t>February 8 (9) / Meshir 14: The Departure of St. Severus</w:t>
      </w:r>
      <w:bookmarkEnd w:id="1452"/>
      <w:r>
        <w:t xml:space="preserve"> </w:t>
      </w:r>
    </w:p>
    <w:p w14:paraId="07993059" w14:textId="67D1D0CB"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89511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895112">
        <w:rPr>
          <w:noProof/>
        </w:rPr>
        <w:t>679</w:t>
      </w:r>
      <w:r w:rsidR="002409EF">
        <w:fldChar w:fldCharType="end"/>
      </w:r>
      <w:r>
        <w:t>.</w:t>
      </w:r>
    </w:p>
    <w:p w14:paraId="1AE071A5" w14:textId="77777777" w:rsidR="00420011" w:rsidRDefault="00420011" w:rsidP="00420011">
      <w:pPr>
        <w:pStyle w:val="Heading3"/>
      </w:pPr>
      <w:bookmarkStart w:id="1453" w:name="_Toc448227560"/>
      <w:r>
        <w:t>February 10 (11) / Meshir 16: Isaac the Syrian</w:t>
      </w:r>
      <w:bookmarkEnd w:id="1453"/>
    </w:p>
    <w:p w14:paraId="2F7479F8" w14:textId="77777777" w:rsidR="005329C1" w:rsidRDefault="005242D1" w:rsidP="005329C1">
      <w:pPr>
        <w:pStyle w:val="Heading3"/>
      </w:pPr>
      <w:bookmarkStart w:id="1454" w:name="_Toc448227561"/>
      <w:r>
        <w:t>February</w:t>
      </w:r>
      <w:r w:rsidR="005329C1">
        <w:t xml:space="preserve"> 15 (16) / Meshir 21: Commemoration of the Theotokos</w:t>
      </w:r>
      <w:bookmarkEnd w:id="1454"/>
    </w:p>
    <w:p w14:paraId="2277ED52" w14:textId="3C787F07"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6DD82E8A" w14:textId="77777777" w:rsidR="00160DE3" w:rsidRDefault="00160DE3" w:rsidP="00160DE3">
      <w:pPr>
        <w:pStyle w:val="Heading3"/>
      </w:pPr>
      <w:bookmarkStart w:id="1455" w:name="_Toc448227562"/>
      <w:r>
        <w:t>February 15 (16) / Meshir 21: Also Martyrdom of St. Onesimus, the Disciple of St. Paul</w:t>
      </w:r>
      <w:bookmarkEnd w:id="1455"/>
    </w:p>
    <w:p w14:paraId="197E567A" w14:textId="77777777" w:rsidR="00B52D77" w:rsidRDefault="00B52D77" w:rsidP="00B52D77">
      <w:pPr>
        <w:pStyle w:val="Heading3"/>
      </w:pPr>
      <w:bookmarkStart w:id="1456" w:name="_Toc448227563"/>
      <w:r>
        <w:t>February 23 (24) / Meshir 29: Commemoration of the Annunciation, Nativity, and Resurrection on the 29</w:t>
      </w:r>
      <w:r w:rsidRPr="00C0205C">
        <w:rPr>
          <w:vertAlign w:val="superscript"/>
        </w:rPr>
        <w:t>th</w:t>
      </w:r>
      <w:r>
        <w:t xml:space="preserve"> of Every Month</w:t>
      </w:r>
      <w:bookmarkEnd w:id="1456"/>
    </w:p>
    <w:p w14:paraId="1EC840FE" w14:textId="4948378C"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3720C5F" w14:textId="77777777" w:rsidR="005242D1" w:rsidRDefault="005242D1" w:rsidP="005242D1">
      <w:pPr>
        <w:pStyle w:val="Heading3"/>
      </w:pPr>
      <w:bookmarkStart w:id="1457" w:name="_Toc448227564"/>
      <w:r>
        <w:lastRenderedPageBreak/>
        <w:t>February 24 (25) / Meshir 30: Appearance of the Head of St. John the Baptist</w:t>
      </w:r>
      <w:bookmarkEnd w:id="1457"/>
    </w:p>
    <w:p w14:paraId="49513F8D" w14:textId="710E5FF8" w:rsidR="00191A26" w:rsidRDefault="00191A26" w:rsidP="00191A26">
      <w:pPr>
        <w:pStyle w:val="Rubric"/>
      </w:pPr>
      <w:bookmarkStart w:id="1458" w:name="_Toc410196211"/>
      <w:bookmarkStart w:id="1459" w:name="_Toc410196453"/>
      <w:bookmarkStart w:id="1460" w:name="_Toc410196955"/>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4CFFD00D" w14:textId="77777777" w:rsidR="001779C0" w:rsidRDefault="001779C0" w:rsidP="001779C0">
      <w:pPr>
        <w:pStyle w:val="Heading3"/>
      </w:pPr>
      <w:bookmarkStart w:id="1461" w:name="_Toc448227565"/>
      <w:r>
        <w:t>February 24 (25) / Meshir 30: Also St. Cyril VI</w:t>
      </w:r>
      <w:bookmarkEnd w:id="1461"/>
    </w:p>
    <w:p w14:paraId="0CDD55AC" w14:textId="77777777" w:rsidR="001779C0" w:rsidRDefault="001779C0" w:rsidP="001779C0">
      <w:pPr>
        <w:pStyle w:val="Heading4"/>
      </w:pPr>
      <w:bookmarkStart w:id="1462" w:name="_Ref434492506"/>
      <w:r>
        <w:t>The Doxology</w:t>
      </w:r>
      <w:r w:rsidR="00B82753">
        <w:t xml:space="preserve"> for St. Cyril VI</w:t>
      </w:r>
      <w:r>
        <w:rPr>
          <w:rStyle w:val="FootnoteReference"/>
        </w:rPr>
        <w:footnoteReference w:id="911"/>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3" w:name="_Toc448696651"/>
      <w:bookmarkStart w:id="1464" w:name="March"/>
      <w:bookmarkEnd w:id="1444"/>
      <w:r>
        <w:lastRenderedPageBreak/>
        <w:t>March</w:t>
      </w:r>
      <w:bookmarkEnd w:id="1458"/>
      <w:bookmarkEnd w:id="1459"/>
      <w:bookmarkEnd w:id="1460"/>
      <w:r w:rsidR="00C30529">
        <w:t xml:space="preserve"> or </w:t>
      </w:r>
      <w:r w:rsidR="00C30529">
        <w:rPr>
          <w:rFonts w:ascii="FreeSerifAvvaShenouda" w:hAnsi="FreeSerifAvvaShenouda" w:cs="FreeSerifAvvaShenouda"/>
        </w:rPr>
        <w:t>Ⲡⲁⲣⲙϩⲟⲧⲡ</w:t>
      </w:r>
      <w:bookmarkEnd w:id="1463"/>
    </w:p>
    <w:bookmarkStart w:id="1465" w:name="_Toc410196212" w:displacedByCustomXml="next"/>
    <w:bookmarkStart w:id="1466" w:name="_Toc410196454" w:displacedByCustomXml="next"/>
    <w:bookmarkStart w:id="1467" w:name="_Toc410196956" w:displacedByCustomXml="next"/>
    <w:sdt>
      <w:sdtPr>
        <w:id w:val="-1351720020"/>
        <w:docPartObj>
          <w:docPartGallery w:val="Table of Contents"/>
          <w:docPartUnique/>
        </w:docPartObj>
      </w:sdtPr>
      <w:sdtEndPr>
        <w:rPr>
          <w:b/>
          <w:bCs/>
          <w:noProof/>
        </w:rPr>
      </w:sdtEndPr>
      <w:sdtContent>
        <w:p w14:paraId="7AE7EA5B" w14:textId="300A4D9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895112">
              <w:rPr>
                <w:noProof/>
                <w:webHidden/>
              </w:rPr>
              <w:t>834</w:t>
            </w:r>
            <w:r w:rsidR="00E35F1F">
              <w:rPr>
                <w:noProof/>
                <w:webHidden/>
              </w:rPr>
              <w:fldChar w:fldCharType="end"/>
            </w:r>
          </w:hyperlink>
        </w:p>
        <w:p w14:paraId="2E169AD9" w14:textId="72DC4930" w:rsidR="00E35F1F" w:rsidRDefault="000F34DF">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343F3EFD" w14:textId="39229D52" w:rsidR="00E35F1F" w:rsidRDefault="000F34DF">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796046AD" w14:textId="3D4C7A1D" w:rsidR="00E35F1F" w:rsidRDefault="000F34DF">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7D8441B9" w14:textId="1CD8520C" w:rsidR="00E35F1F" w:rsidRDefault="000F34DF">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55DA3F2E" w14:textId="206254C2" w:rsidR="00E35F1F" w:rsidRDefault="000F34DF">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30B6B3FC" w14:textId="619F7B99" w:rsidR="00E35F1F" w:rsidRDefault="000F34DF">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895112">
              <w:rPr>
                <w:noProof/>
                <w:webHidden/>
              </w:rPr>
              <w:t>836</w:t>
            </w:r>
            <w:r w:rsidR="00E35F1F">
              <w:rPr>
                <w:noProof/>
                <w:webHidden/>
              </w:rPr>
              <w:fldChar w:fldCharType="end"/>
            </w:r>
          </w:hyperlink>
        </w:p>
        <w:p w14:paraId="6C239014" w14:textId="739531E6" w:rsidR="00E35F1F" w:rsidRDefault="000F34DF">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895112">
              <w:rPr>
                <w:noProof/>
                <w:webHidden/>
              </w:rPr>
              <w:t>836</w:t>
            </w:r>
            <w:r w:rsidR="00E35F1F">
              <w:rPr>
                <w:noProof/>
                <w:webHidden/>
              </w:rPr>
              <w:fldChar w:fldCharType="end"/>
            </w:r>
          </w:hyperlink>
        </w:p>
        <w:p w14:paraId="2B5B3EB0" w14:textId="791DF258" w:rsidR="00E35F1F" w:rsidRDefault="000F34DF">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895112">
              <w:rPr>
                <w:noProof/>
                <w:webHidden/>
              </w:rPr>
              <w:t>840</w:t>
            </w:r>
            <w:r w:rsidR="00E35F1F">
              <w:rPr>
                <w:noProof/>
                <w:webHidden/>
              </w:rPr>
              <w:fldChar w:fldCharType="end"/>
            </w:r>
          </w:hyperlink>
        </w:p>
        <w:p w14:paraId="66809D4F" w14:textId="18234453" w:rsidR="00E35F1F" w:rsidRDefault="000F34DF">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895112">
              <w:rPr>
                <w:noProof/>
                <w:webHidden/>
              </w:rPr>
              <w:t>849</w:t>
            </w:r>
            <w:r w:rsidR="00E35F1F">
              <w:rPr>
                <w:noProof/>
                <w:webHidden/>
              </w:rPr>
              <w:fldChar w:fldCharType="end"/>
            </w:r>
          </w:hyperlink>
        </w:p>
        <w:p w14:paraId="6F1FC274" w14:textId="686E20DF" w:rsidR="00E35F1F" w:rsidRDefault="000F34DF">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895112">
              <w:rPr>
                <w:noProof/>
                <w:webHidden/>
              </w:rPr>
              <w:t>849</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68" w:name="_Toc448227566"/>
      <w:r>
        <w:lastRenderedPageBreak/>
        <w:t>March 2: Departure of St. Chad of Mercia</w:t>
      </w:r>
      <w:r w:rsidR="00377E51">
        <w:rPr>
          <w:rStyle w:val="FootnoteReference"/>
        </w:rPr>
        <w:footnoteReference w:id="912"/>
      </w:r>
      <w:bookmarkEnd w:id="1468"/>
    </w:p>
    <w:p w14:paraId="668738F1" w14:textId="77777777" w:rsidR="006A140A" w:rsidRDefault="006A140A" w:rsidP="006A140A">
      <w:pPr>
        <w:pStyle w:val="Heading4"/>
      </w:pPr>
      <w:bookmarkStart w:id="1469" w:name="_Ref434492702"/>
      <w:r>
        <w:t>The Doxology</w:t>
      </w:r>
      <w:r w:rsidR="00B82753">
        <w:t xml:space="preserve"> for St. Chad of Mercia</w:t>
      </w:r>
      <w:bookmarkEnd w:id="14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0" w:name="_Toc448227567"/>
      <w:r>
        <w:t>March 4 / Phamenoth 8: Martyrdom of St. Matthias the Apostle</w:t>
      </w:r>
      <w:bookmarkEnd w:id="1470"/>
    </w:p>
    <w:p w14:paraId="5CD8BDEB" w14:textId="184BCDC3"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1FACE98" w14:textId="77777777" w:rsidR="00495F1A" w:rsidRDefault="00C30529" w:rsidP="00495F1A">
      <w:pPr>
        <w:pStyle w:val="Heading3"/>
      </w:pPr>
      <w:bookmarkStart w:id="1471" w:name="_Toc448227568"/>
      <w:r>
        <w:t xml:space="preserve">March 6 / Phamenoth 10: </w:t>
      </w:r>
      <w:r w:rsidR="00495F1A">
        <w:t>The Finding of the Holy Cross</w:t>
      </w:r>
      <w:bookmarkEnd w:id="1467"/>
      <w:bookmarkEnd w:id="1466"/>
      <w:bookmarkEnd w:id="1465"/>
      <w:bookmarkEnd w:id="1471"/>
    </w:p>
    <w:p w14:paraId="0DD4581E" w14:textId="23242A6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89511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895112">
        <w:rPr>
          <w:noProof/>
        </w:rPr>
        <w:t>656</w:t>
      </w:r>
      <w:r w:rsidR="002409EF">
        <w:fldChar w:fldCharType="end"/>
      </w:r>
      <w:r>
        <w:t>.</w:t>
      </w:r>
    </w:p>
    <w:p w14:paraId="26452189" w14:textId="77777777" w:rsidR="00DD5136" w:rsidRDefault="00DD5136" w:rsidP="00DD5136">
      <w:pPr>
        <w:pStyle w:val="Heading3"/>
      </w:pPr>
      <w:bookmarkStart w:id="1472" w:name="_Toc448227569"/>
      <w:r>
        <w:t>March 8 / Phamenoth</w:t>
      </w:r>
      <w:r w:rsidR="005329C1">
        <w:t xml:space="preserve"> 12</w:t>
      </w:r>
      <w:r>
        <w:t>: Commemoration of Archangel Michael</w:t>
      </w:r>
      <w:bookmarkEnd w:id="1472"/>
    </w:p>
    <w:p w14:paraId="45245CCF" w14:textId="32E63B3A" w:rsidR="00DD5136" w:rsidRDefault="00191A26" w:rsidP="00C30529">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F095B73" w14:textId="77777777" w:rsidR="00494FE4" w:rsidRDefault="00494FE4" w:rsidP="00494FE4">
      <w:pPr>
        <w:pStyle w:val="Heading3"/>
      </w:pPr>
      <w:bookmarkStart w:id="1473" w:name="_Toc448227570"/>
      <w:r>
        <w:t>March 9 / Phamenoth 13: Return of St. Macarius the Great and St. Macarius of Alexandria from Exile</w:t>
      </w:r>
      <w:bookmarkEnd w:id="1473"/>
    </w:p>
    <w:p w14:paraId="450613FB" w14:textId="3DDC8A3C"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89511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895112">
        <w:rPr>
          <w:noProof/>
        </w:rPr>
        <w:t>836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89511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895112">
        <w:rPr>
          <w:noProof/>
        </w:rPr>
        <w:t>856</w:t>
      </w:r>
      <w:r w:rsidR="002409EF">
        <w:fldChar w:fldCharType="end"/>
      </w:r>
      <w:r>
        <w:t>.</w:t>
      </w:r>
    </w:p>
    <w:p w14:paraId="15396FC9" w14:textId="77777777" w:rsidR="007F571C" w:rsidRDefault="007F571C" w:rsidP="007F571C">
      <w:pPr>
        <w:pStyle w:val="Heading3"/>
      </w:pPr>
      <w:bookmarkStart w:id="1474" w:name="_Toc448227571"/>
      <w:r>
        <w:t>March 15 / Phamenoth 19: Martyrdom of St. Aristobulus the Apostle</w:t>
      </w:r>
      <w:bookmarkEnd w:id="1474"/>
    </w:p>
    <w:p w14:paraId="57821F33" w14:textId="703F449B" w:rsidR="00191A26" w:rsidRDefault="00191A26" w:rsidP="00191A26">
      <w:pPr>
        <w:pStyle w:val="Rubric"/>
      </w:pPr>
      <w:bookmarkStart w:id="1475" w:name="_Toc410196213"/>
      <w:bookmarkStart w:id="1476" w:name="_Toc410196455"/>
      <w:bookmarkStart w:id="1477" w:name="_Toc410196957"/>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5F3D5AC" w14:textId="77777777" w:rsidR="005329C1" w:rsidRDefault="005329C1" w:rsidP="005329C1">
      <w:pPr>
        <w:pStyle w:val="Heading3"/>
      </w:pPr>
      <w:bookmarkStart w:id="1478" w:name="_Toc448227572"/>
      <w:r>
        <w:lastRenderedPageBreak/>
        <w:t>March 17 / Phamenoth 21: Commemoration of the Theotokos</w:t>
      </w:r>
      <w:bookmarkEnd w:id="1478"/>
    </w:p>
    <w:p w14:paraId="665901C5" w14:textId="55788BF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7FA5DE0B" w14:textId="77777777" w:rsidR="00C30529" w:rsidRDefault="00C30529" w:rsidP="00C30529">
      <w:pPr>
        <w:pStyle w:val="Heading3"/>
      </w:pPr>
      <w:bookmarkStart w:id="1479" w:name="_Ref434563557"/>
      <w:bookmarkStart w:id="1480" w:name="_Toc448227573"/>
      <w:r>
        <w:t>March 23 / Phamenoth 27: St. Macarius the Great</w:t>
      </w:r>
      <w:bookmarkEnd w:id="1479"/>
      <w:bookmarkEnd w:id="1480"/>
    </w:p>
    <w:p w14:paraId="19445963" w14:textId="77777777" w:rsidR="003E7329" w:rsidRDefault="003E7329" w:rsidP="003E7329">
      <w:pPr>
        <w:pStyle w:val="Heading4"/>
      </w:pPr>
      <w:bookmarkStart w:id="1481" w:name="_Ref434490507"/>
      <w:r>
        <w:t>The Doxology of St. Macarius the Great</w:t>
      </w:r>
      <w:bookmarkEnd w:id="1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1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1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88" w:name="_Ref434490525"/>
      <w:r>
        <w:t>Another Doxology of St. Macarius the Great</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89" w:name="_Ref434490542"/>
      <w:r>
        <w:t>Another</w:t>
      </w:r>
      <w:r w:rsidR="00C30529">
        <w:t xml:space="preserve"> Doxology</w:t>
      </w:r>
      <w:r>
        <w:t xml:space="preserve"> of St. Macarius the Great</w:t>
      </w:r>
      <w:r>
        <w:rPr>
          <w:rStyle w:val="FootnoteReference"/>
        </w:rPr>
        <w:footnoteReference w:id="915"/>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0" w:name="_Toc448227574"/>
      <w:r>
        <w:lastRenderedPageBreak/>
        <w:t xml:space="preserve">March 25 / Phamenoth 29: </w:t>
      </w:r>
      <w:r w:rsidR="00495F1A">
        <w:t>Annunciation</w:t>
      </w:r>
      <w:bookmarkEnd w:id="1475"/>
      <w:bookmarkEnd w:id="1476"/>
      <w:bookmarkEnd w:id="1477"/>
      <w:bookmarkEnd w:id="1490"/>
    </w:p>
    <w:p w14:paraId="6F91E2E0" w14:textId="77777777" w:rsidR="00C30529" w:rsidRDefault="00C30529" w:rsidP="00C30529">
      <w:pPr>
        <w:pStyle w:val="Heading4"/>
      </w:pPr>
      <w:bookmarkStart w:id="1491" w:name="_Ref434477856"/>
      <w:r>
        <w:t>The Doxology</w:t>
      </w:r>
      <w:r w:rsidR="00E21EA3">
        <w:t xml:space="preserve"> for the Annunciation</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2" w:name="_Ref434475566"/>
      <w:bookmarkStart w:id="1493" w:name="_Toc410196214"/>
      <w:bookmarkStart w:id="1494" w:name="_Toc410196456"/>
      <w:bookmarkStart w:id="1495" w:name="_Toc410196958"/>
      <w:r>
        <w:t>The Psali Adam</w:t>
      </w:r>
      <w:r w:rsidR="006C1B94">
        <w:t xml:space="preserve"> for Annunciation</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96"/>
            <w:r>
              <w:t>Head</w:t>
            </w:r>
            <w:commentRangeEnd w:id="1496"/>
            <w:r>
              <w:rPr>
                <w:rStyle w:val="CommentReference"/>
              </w:rPr>
              <w:commentReference w:id="149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97" w:name="_Ref434475591"/>
      <w:r>
        <w:t>The Psali Batos</w:t>
      </w:r>
      <w:r w:rsidR="006C1B94">
        <w:t xml:space="preserve"> for Annunciation</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98"/>
            <w:r>
              <w:t>ruler</w:t>
            </w:r>
            <w:commentRangeEnd w:id="1498"/>
            <w:r>
              <w:rPr>
                <w:rStyle w:val="CommentReference"/>
              </w:rPr>
              <w:commentReference w:id="149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1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99"/>
            <w:r>
              <w:t xml:space="preserve">peoples </w:t>
            </w:r>
            <w:commentRangeEnd w:id="1499"/>
            <w:r>
              <w:rPr>
                <w:rStyle w:val="CommentReference"/>
              </w:rPr>
              <w:commentReference w:id="149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0"/>
            <w:r>
              <w:t>burned</w:t>
            </w:r>
            <w:commentRangeEnd w:id="1500"/>
            <w:r>
              <w:rPr>
                <w:rStyle w:val="CommentReference"/>
              </w:rPr>
              <w:commentReference w:id="150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1"/>
            <w:r>
              <w:t>Servant</w:t>
            </w:r>
            <w:commentRangeEnd w:id="1501"/>
            <w:r>
              <w:rPr>
                <w:rStyle w:val="CommentReference"/>
              </w:rPr>
              <w:commentReference w:id="150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2"/>
            <w:r>
              <w:t xml:space="preserve">Ⲫⲱⲕ </w:t>
            </w:r>
            <w:commentRangeEnd w:id="1502"/>
            <w:r>
              <w:rPr>
                <w:rStyle w:val="CommentReference"/>
                <w:rFonts w:ascii="Times New Roman" w:hAnsi="Times New Roman"/>
              </w:rPr>
              <w:commentReference w:id="150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3" w:name="_Ref434562998"/>
      <w:bookmarkStart w:id="1504" w:name="_Toc448227575"/>
      <w:r>
        <w:t xml:space="preserve">March 26 / Phamenoth 30: </w:t>
      </w:r>
      <w:r w:rsidR="00D31016">
        <w:t>Arch</w:t>
      </w:r>
      <w:r>
        <w:t>angel Gabriel</w:t>
      </w:r>
      <w:bookmarkEnd w:id="1503"/>
      <w:bookmarkEnd w:id="1504"/>
    </w:p>
    <w:p w14:paraId="79F33061" w14:textId="22A70328"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895112">
        <w:rPr>
          <w:noProof/>
        </w:rPr>
        <w:t>719</w:t>
      </w:r>
      <w:r w:rsidR="002409EF">
        <w:fldChar w:fldCharType="end"/>
      </w:r>
      <w:r>
        <w:t xml:space="preserve">, </w:t>
      </w:r>
      <w:r w:rsidR="002409EF">
        <w:fldChar w:fldCharType="begin"/>
      </w:r>
      <w:r w:rsidR="002409EF">
        <w:instrText xml:space="preserve"> REF _Ref434487984 \h </w:instrText>
      </w:r>
      <w:r w:rsidR="002409EF">
        <w:fldChar w:fldCharType="separate"/>
      </w:r>
      <w:r w:rsidR="0089511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895112">
        <w:rPr>
          <w:noProof/>
        </w:rPr>
        <w:t>692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89511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895112">
        <w:rPr>
          <w:noProof/>
        </w:rPr>
        <w:t>887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5" w:name="_Toc448227576"/>
      <w:r>
        <w:t xml:space="preserve">March 28 / Pharamuthi 2: Martyrdom of St. James </w:t>
      </w:r>
      <w:r w:rsidR="008762FF">
        <w:t xml:space="preserve">the son of </w:t>
      </w:r>
      <w:r w:rsidR="002E495E">
        <w:t>Zebedee</w:t>
      </w:r>
      <w:r>
        <w:t>, the Apostles</w:t>
      </w:r>
      <w:bookmarkEnd w:id="1505"/>
    </w:p>
    <w:p w14:paraId="2200D664" w14:textId="66247D1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06" w:name="_Toc448696652"/>
      <w:bookmarkStart w:id="1507" w:name="April"/>
      <w:bookmarkEnd w:id="1464"/>
      <w:r>
        <w:lastRenderedPageBreak/>
        <w:t>April</w:t>
      </w:r>
      <w:bookmarkEnd w:id="1493"/>
      <w:bookmarkEnd w:id="1494"/>
      <w:bookmarkEnd w:id="149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06"/>
    </w:p>
    <w:sdt>
      <w:sdtPr>
        <w:id w:val="637921212"/>
        <w:docPartObj>
          <w:docPartGallery w:val="Table of Contents"/>
          <w:docPartUnique/>
        </w:docPartObj>
      </w:sdtPr>
      <w:sdtEndPr>
        <w:rPr>
          <w:b/>
          <w:bCs/>
          <w:noProof/>
        </w:rPr>
      </w:sdtEndPr>
      <w:sdtContent>
        <w:p w14:paraId="26EC470B" w14:textId="4FCD08D7"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895112">
              <w:rPr>
                <w:noProof/>
                <w:webHidden/>
              </w:rPr>
              <w:t>851</w:t>
            </w:r>
            <w:r w:rsidR="00E35F1F">
              <w:rPr>
                <w:noProof/>
                <w:webHidden/>
              </w:rPr>
              <w:fldChar w:fldCharType="end"/>
            </w:r>
          </w:hyperlink>
        </w:p>
        <w:p w14:paraId="516E2DC3" w14:textId="2C8BCCF9" w:rsidR="00E35F1F" w:rsidRDefault="000F34DF">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0ADE7799" w14:textId="4E68EBC2" w:rsidR="00E35F1F" w:rsidRDefault="000F34DF">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139ECF53" w14:textId="10BEEB9F" w:rsidR="00E35F1F" w:rsidRDefault="000F34DF">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4E84531B" w14:textId="53E40BA6" w:rsidR="00E35F1F" w:rsidRDefault="000F34DF">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4575163D" w14:textId="7FFBF8B5" w:rsidR="00E35F1F" w:rsidRDefault="000F34DF">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37E2FD6C" w14:textId="753EA6ED" w:rsidR="00E35F1F" w:rsidRDefault="000F34DF">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1A20FB38" w14:textId="548AF9A9" w:rsidR="00E35F1F" w:rsidRDefault="000F34DF">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7E5244CB" w14:textId="67F302AB" w:rsidR="00E35F1F" w:rsidRDefault="000F34DF">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35261B74" w14:textId="36CF0358" w:rsidR="00E35F1F" w:rsidRDefault="000F34DF">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11F806C9" w14:textId="6B0AFEA1" w:rsidR="00E35F1F" w:rsidRDefault="000F34DF">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73291818" w14:textId="2249CB8E" w:rsidR="00E35F1F" w:rsidRDefault="000F34DF">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08" w:name="_Toc448227577"/>
      <w:r>
        <w:lastRenderedPageBreak/>
        <w:t>April 1 / Pharamuthi 6</w:t>
      </w:r>
      <w:r w:rsidR="006E4762">
        <w:t xml:space="preserve">: </w:t>
      </w:r>
      <w:r>
        <w:t>Saint Mary of Egypt</w:t>
      </w:r>
      <w:bookmarkEnd w:id="1508"/>
    </w:p>
    <w:p w14:paraId="70D0F650" w14:textId="77777777" w:rsidR="00254945" w:rsidRDefault="00254945" w:rsidP="00254945">
      <w:pPr>
        <w:pStyle w:val="Heading4"/>
      </w:pPr>
      <w:bookmarkStart w:id="1509" w:name="_Ref434491512"/>
      <w:r>
        <w:t>The Doxology</w:t>
      </w:r>
      <w:r w:rsidR="00810F04">
        <w:t xml:space="preserve"> for St. Mary of Egypt</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0" w:name="_Toc448227578"/>
      <w:r>
        <w:lastRenderedPageBreak/>
        <w:t>April 7 / Pharamuthi 12: Commemoration of Archangel Michael</w:t>
      </w:r>
      <w:bookmarkEnd w:id="1510"/>
    </w:p>
    <w:p w14:paraId="456231B0" w14:textId="141F1562"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3190F8B" w14:textId="77777777" w:rsidR="00072324" w:rsidRDefault="00072324" w:rsidP="00072324">
      <w:pPr>
        <w:pStyle w:val="Heading3"/>
      </w:pPr>
      <w:bookmarkStart w:id="1511" w:name="_Toc448227579"/>
      <w:r>
        <w:t>April 10 / Pharamuthi 15: Consecrating of the Church of St. Agabus the Apostle</w:t>
      </w:r>
      <w:bookmarkEnd w:id="1511"/>
    </w:p>
    <w:p w14:paraId="537622D5" w14:textId="25AC005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76232F53" w14:textId="77777777" w:rsidR="00072324" w:rsidRDefault="00072324" w:rsidP="00072324">
      <w:pPr>
        <w:pStyle w:val="Heading3"/>
      </w:pPr>
      <w:bookmarkStart w:id="1512" w:name="_Toc448227580"/>
      <w:r>
        <w:t xml:space="preserve">April 12 / Pharamuthi 17: Martyrdom of St. </w:t>
      </w:r>
      <w:commentRangeStart w:id="1513"/>
      <w:r>
        <w:t xml:space="preserve">James </w:t>
      </w:r>
      <w:commentRangeEnd w:id="1513"/>
      <w:r>
        <w:rPr>
          <w:rStyle w:val="CommentReference"/>
          <w:rFonts w:eastAsiaTheme="minorHAnsi" w:cstheme="minorBidi"/>
          <w:b w:val="0"/>
          <w:bCs w:val="0"/>
        </w:rPr>
        <w:commentReference w:id="1513"/>
      </w:r>
      <w:r>
        <w:t xml:space="preserve">the brother of </w:t>
      </w:r>
      <w:r w:rsidR="002E495E">
        <w:t>the Lord the bishop of Jerusalem</w:t>
      </w:r>
      <w:bookmarkEnd w:id="1512"/>
    </w:p>
    <w:p w14:paraId="3EDB7D36" w14:textId="5125807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55F566A" w14:textId="77777777" w:rsidR="005329C1" w:rsidRDefault="005329C1" w:rsidP="005329C1">
      <w:pPr>
        <w:pStyle w:val="Heading3"/>
      </w:pPr>
      <w:bookmarkStart w:id="1514" w:name="_Toc448227581"/>
      <w:r>
        <w:t>April 16 / Pharamuthi 21: Commemoration of the Theotokos</w:t>
      </w:r>
      <w:bookmarkEnd w:id="1514"/>
    </w:p>
    <w:p w14:paraId="3582D329" w14:textId="07B8BE3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76EB9DA3" w14:textId="77777777" w:rsidR="00AF6D10" w:rsidRDefault="00AF6D10" w:rsidP="00AF6D10">
      <w:pPr>
        <w:pStyle w:val="Heading3"/>
      </w:pPr>
      <w:bookmarkStart w:id="1515" w:name="_Ref434560035"/>
      <w:bookmarkStart w:id="1516" w:name="_Toc448227582"/>
      <w:r>
        <w:t>April 18 / Pharamuthi 23: Martyrdom of St. George the Prince of the Martyrs</w:t>
      </w:r>
      <w:bookmarkEnd w:id="1515"/>
      <w:bookmarkEnd w:id="1516"/>
    </w:p>
    <w:p w14:paraId="480B7CF0" w14:textId="77777777" w:rsidR="00AF6D10" w:rsidRDefault="00AF6D10" w:rsidP="00AF6D10">
      <w:pPr>
        <w:pStyle w:val="Heading4"/>
      </w:pPr>
      <w:bookmarkStart w:id="1517" w:name="_Ref434489211"/>
      <w:r>
        <w:t>Another Doxology of St. George</w:t>
      </w:r>
      <w:bookmarkEnd w:id="1517"/>
    </w:p>
    <w:p w14:paraId="7BC4CD70" w14:textId="0E33CD6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89511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895112">
        <w:rPr>
          <w:noProof/>
        </w:rPr>
        <w:t>628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18" w:name="_Toc448227583"/>
      <w:r>
        <w:lastRenderedPageBreak/>
        <w:t>April 24 / Pharamuthi 29: Commemoration of the Annunciation, Nativity, and Resurrection on the 29</w:t>
      </w:r>
      <w:r w:rsidRPr="00C0205C">
        <w:rPr>
          <w:vertAlign w:val="superscript"/>
        </w:rPr>
        <w:t>th</w:t>
      </w:r>
      <w:r>
        <w:t xml:space="preserve"> of Every Month</w:t>
      </w:r>
      <w:bookmarkEnd w:id="1518"/>
    </w:p>
    <w:p w14:paraId="303C033D" w14:textId="4F2409D2"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955026C" w14:textId="77777777" w:rsidR="00072324" w:rsidRDefault="00072324" w:rsidP="00072324">
      <w:pPr>
        <w:pStyle w:val="Heading3"/>
      </w:pPr>
      <w:bookmarkStart w:id="1519" w:name="_Toc448227584"/>
      <w:r>
        <w:t xml:space="preserve">April 24 / Pharamuthi 29: </w:t>
      </w:r>
      <w:r w:rsidR="00B52D77">
        <w:t xml:space="preserve">Also the </w:t>
      </w:r>
      <w:r>
        <w:t>Departure of St. Erastus the Apostle</w:t>
      </w:r>
      <w:bookmarkEnd w:id="1519"/>
    </w:p>
    <w:p w14:paraId="1D4A92BF" w14:textId="21EC4AE5"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0EC74FD" w14:textId="77777777" w:rsidR="00072324" w:rsidRDefault="00072324" w:rsidP="00072324">
      <w:pPr>
        <w:pStyle w:val="Heading3"/>
      </w:pPr>
      <w:bookmarkStart w:id="1520" w:name="_Ref434562195"/>
      <w:bookmarkStart w:id="1521" w:name="_Toc448227585"/>
      <w:r>
        <w:t>April 25 / Pharamuthi 30: Martyrdom of St. Mark the Evangelist</w:t>
      </w:r>
      <w:bookmarkEnd w:id="1520"/>
      <w:bookmarkEnd w:id="1521"/>
    </w:p>
    <w:p w14:paraId="1A50F251" w14:textId="77777777" w:rsidR="00072324" w:rsidRDefault="00B46E6E" w:rsidP="00072324">
      <w:pPr>
        <w:pStyle w:val="Heading4"/>
      </w:pPr>
      <w:bookmarkStart w:id="1522" w:name="_Ref434488936"/>
      <w:r>
        <w:t>Another</w:t>
      </w:r>
      <w:r w:rsidR="00072324">
        <w:t xml:space="preserve"> Doxology</w:t>
      </w:r>
      <w:r>
        <w:t xml:space="preserve"> of St. Mark</w:t>
      </w:r>
      <w:bookmarkEnd w:id="1522"/>
    </w:p>
    <w:p w14:paraId="2E6CD030" w14:textId="6DF849F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895112">
        <w:t>The Doxology of St. Mark</w:t>
      </w:r>
      <w:r>
        <w:fldChar w:fldCharType="end"/>
      </w:r>
      <w:r>
        <w:t xml:space="preserve">, page </w:t>
      </w:r>
      <w:r>
        <w:fldChar w:fldCharType="begin"/>
      </w:r>
      <w:r>
        <w:instrText xml:space="preserve"> PAGEREF _Ref434488814 \h </w:instrText>
      </w:r>
      <w:r>
        <w:fldChar w:fldCharType="separate"/>
      </w:r>
      <w:r w:rsidR="00895112">
        <w:rPr>
          <w:noProof/>
        </w:rPr>
        <w:t>624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3" w:name="_Toc448227586"/>
      <w:r>
        <w:t>April 26 / Pashons 1: Nativity of the Theotokos</w:t>
      </w:r>
      <w:bookmarkEnd w:id="1523"/>
    </w:p>
    <w:p w14:paraId="07258AA7" w14:textId="22A6D12F"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644CD75" w14:textId="77777777" w:rsidR="00160DE3" w:rsidRDefault="00160DE3" w:rsidP="00160DE3">
      <w:pPr>
        <w:pStyle w:val="Heading3"/>
      </w:pPr>
      <w:bookmarkStart w:id="1524" w:name="_Toc448227587"/>
      <w:r>
        <w:t>April 28 /</w:t>
      </w:r>
      <w:r w:rsidR="00F66BB3">
        <w:t xml:space="preserve"> Pashons 3: Departure of St. Jas</w:t>
      </w:r>
      <w:r>
        <w:t>on the Disciple</w:t>
      </w:r>
      <w:bookmarkEnd w:id="1524"/>
    </w:p>
    <w:p w14:paraId="588AE276" w14:textId="060A6772" w:rsidR="00191A26" w:rsidRDefault="00191A26" w:rsidP="00191A26">
      <w:pPr>
        <w:pStyle w:val="Rubric"/>
      </w:pPr>
      <w:bookmarkStart w:id="1525" w:name="_Toc410196215"/>
      <w:bookmarkStart w:id="1526" w:name="_Toc410196457"/>
      <w:bookmarkStart w:id="1527" w:name="_Toc410196959"/>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31EA45A" w14:textId="77777777" w:rsidR="00F66BB3" w:rsidRDefault="00F66BB3" w:rsidP="00F66BB3">
      <w:pPr>
        <w:pStyle w:val="Heading3"/>
      </w:pPr>
      <w:bookmarkStart w:id="1528" w:name="_Toc448227588"/>
      <w:r>
        <w:t>April 28 / Pashons 3: Also St. Theodore</w:t>
      </w:r>
      <w:r w:rsidR="00AF6F9B">
        <w:t xml:space="preserve"> the Disciple of St. Pachom</w:t>
      </w:r>
      <w:bookmarkEnd w:id="152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29" w:name="_Toc448696653"/>
      <w:bookmarkStart w:id="1530" w:name="May"/>
      <w:bookmarkEnd w:id="1507"/>
      <w:r>
        <w:lastRenderedPageBreak/>
        <w:t>May</w:t>
      </w:r>
      <w:r w:rsidR="00495F1A">
        <w:t xml:space="preserve"> or </w:t>
      </w:r>
      <w:bookmarkEnd w:id="1525"/>
      <w:bookmarkEnd w:id="1526"/>
      <w:bookmarkEnd w:id="1527"/>
      <w:r w:rsidRPr="00FB5E62">
        <w:rPr>
          <w:rFonts w:ascii="FreeSerifAvvaShenouda" w:eastAsia="Arial Unicode MS" w:hAnsi="FreeSerifAvvaShenouda" w:cs="FreeSerifAvvaShenouda"/>
          <w:lang w:val="en-US"/>
        </w:rPr>
        <w:t>Ⲡⲁϣⲁⲛⲥ</w:t>
      </w:r>
      <w:bookmarkEnd w:id="1529"/>
    </w:p>
    <w:bookmarkStart w:id="1531" w:name="_Ref434563583" w:displacedByCustomXml="next"/>
    <w:bookmarkStart w:id="1532" w:name="_Toc410196216" w:displacedByCustomXml="next"/>
    <w:bookmarkStart w:id="1533" w:name="_Toc410196458" w:displacedByCustomXml="next"/>
    <w:bookmarkStart w:id="1534" w:name="_Toc410196960" w:displacedByCustomXml="next"/>
    <w:sdt>
      <w:sdtPr>
        <w:id w:val="-252591667"/>
        <w:docPartObj>
          <w:docPartGallery w:val="Table of Contents"/>
          <w:docPartUnique/>
        </w:docPartObj>
      </w:sdtPr>
      <w:sdtEndPr>
        <w:rPr>
          <w:b/>
          <w:bCs/>
          <w:noProof/>
        </w:rPr>
      </w:sdtEndPr>
      <w:sdtContent>
        <w:p w14:paraId="0F4F800F" w14:textId="262B806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895112">
              <w:rPr>
                <w:noProof/>
                <w:webHidden/>
              </w:rPr>
              <w:t>857</w:t>
            </w:r>
            <w:r w:rsidR="00E35F1F">
              <w:rPr>
                <w:noProof/>
                <w:webHidden/>
              </w:rPr>
              <w:fldChar w:fldCharType="end"/>
            </w:r>
          </w:hyperlink>
        </w:p>
        <w:p w14:paraId="77F0867A" w14:textId="33B6E3EC" w:rsidR="00E35F1F" w:rsidRDefault="000F34DF">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895112">
              <w:rPr>
                <w:noProof/>
                <w:webHidden/>
              </w:rPr>
              <w:t>857</w:t>
            </w:r>
            <w:r w:rsidR="00E35F1F">
              <w:rPr>
                <w:noProof/>
                <w:webHidden/>
              </w:rPr>
              <w:fldChar w:fldCharType="end"/>
            </w:r>
          </w:hyperlink>
        </w:p>
        <w:p w14:paraId="6163FE04" w14:textId="1DB8B4D7" w:rsidR="00E35F1F" w:rsidRDefault="000F34DF">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5414B77E" w14:textId="264B0144" w:rsidR="00E35F1F" w:rsidRDefault="000F34DF">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39D04706" w14:textId="0A61366B" w:rsidR="00E35F1F" w:rsidRDefault="000F34DF">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06417A63" w14:textId="6D369EEA" w:rsidR="00E35F1F" w:rsidRDefault="000F34DF">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1900ED34" w14:textId="13009FB6" w:rsidR="00E35F1F" w:rsidRDefault="000F34DF">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895112">
              <w:rPr>
                <w:noProof/>
                <w:webHidden/>
              </w:rPr>
              <w:t>861</w:t>
            </w:r>
            <w:r w:rsidR="00E35F1F">
              <w:rPr>
                <w:noProof/>
                <w:webHidden/>
              </w:rPr>
              <w:fldChar w:fldCharType="end"/>
            </w:r>
          </w:hyperlink>
        </w:p>
        <w:p w14:paraId="53989112" w14:textId="6B3C70D8" w:rsidR="00E35F1F" w:rsidRDefault="000F34DF">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1F024DB0" w14:textId="13EB3A00" w:rsidR="00E35F1F" w:rsidRDefault="000F34DF">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366B0CDD" w14:textId="6723B038" w:rsidR="00E35F1F" w:rsidRDefault="000F34DF">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43D94F67" w14:textId="414740F5" w:rsidR="00E35F1F" w:rsidRDefault="000F34DF">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02C80973" w14:textId="70A07895" w:rsidR="00E35F1F" w:rsidRDefault="000F34DF">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895112">
              <w:rPr>
                <w:noProof/>
                <w:webHidden/>
              </w:rPr>
              <w:t>872</w:t>
            </w:r>
            <w:r w:rsidR="00E35F1F">
              <w:rPr>
                <w:noProof/>
                <w:webHidden/>
              </w:rPr>
              <w:fldChar w:fldCharType="end"/>
            </w:r>
          </w:hyperlink>
        </w:p>
        <w:p w14:paraId="4F1F2AE3" w14:textId="1FE9D980" w:rsidR="00E35F1F" w:rsidRDefault="000F34DF">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895112">
              <w:rPr>
                <w:noProof/>
                <w:webHidden/>
              </w:rPr>
              <w:t>873</w:t>
            </w:r>
            <w:r w:rsidR="00E35F1F">
              <w:rPr>
                <w:noProof/>
                <w:webHidden/>
              </w:rPr>
              <w:fldChar w:fldCharType="end"/>
            </w:r>
          </w:hyperlink>
        </w:p>
        <w:p w14:paraId="79BD2373" w14:textId="4BE387A8" w:rsidR="00E35F1F" w:rsidRDefault="000F34DF">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895112">
              <w:rPr>
                <w:noProof/>
                <w:webHidden/>
              </w:rPr>
              <w:t>873</w:t>
            </w:r>
            <w:r w:rsidR="00E35F1F">
              <w:rPr>
                <w:noProof/>
                <w:webHidden/>
              </w:rPr>
              <w:fldChar w:fldCharType="end"/>
            </w:r>
          </w:hyperlink>
        </w:p>
        <w:p w14:paraId="6805F394" w14:textId="65F04CA8" w:rsidR="00E35F1F" w:rsidRDefault="000F34DF">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895112">
              <w:rPr>
                <w:noProof/>
                <w:webHidden/>
              </w:rPr>
              <w:t>874</w:t>
            </w:r>
            <w:r w:rsidR="00E35F1F">
              <w:rPr>
                <w:noProof/>
                <w:webHidden/>
              </w:rPr>
              <w:fldChar w:fldCharType="end"/>
            </w:r>
          </w:hyperlink>
        </w:p>
        <w:p w14:paraId="475E57E5" w14:textId="4550782A" w:rsidR="00E35F1F" w:rsidRDefault="000F34DF">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895112">
              <w:rPr>
                <w:noProof/>
                <w:webHidden/>
              </w:rPr>
              <w:t>875</w:t>
            </w:r>
            <w:r w:rsidR="00E35F1F">
              <w:rPr>
                <w:noProof/>
                <w:webHidden/>
              </w:rPr>
              <w:fldChar w:fldCharType="end"/>
            </w:r>
          </w:hyperlink>
        </w:p>
        <w:p w14:paraId="095ED1F3" w14:textId="233291D0" w:rsidR="00E35F1F" w:rsidRDefault="000F34DF">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15A8FE05" w14:textId="23AB2F60" w:rsidR="00E35F1F" w:rsidRDefault="000F34DF">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0F25B5C6" w14:textId="7160C48C" w:rsidR="00E35F1F" w:rsidRDefault="000F34DF">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34BB29FF" w14:textId="33ECC3D6" w:rsidR="00E35F1F" w:rsidRDefault="000F34DF">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0B46F6E7" w14:textId="30CE5B59" w:rsidR="00E35F1F" w:rsidRDefault="000F34DF">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895112">
              <w:rPr>
                <w:noProof/>
                <w:webHidden/>
              </w:rPr>
              <w:t>878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5" w:name="_Ref436250616"/>
      <w:bookmarkStart w:id="1536" w:name="_Toc448227589"/>
      <w:r>
        <w:lastRenderedPageBreak/>
        <w:t>May 1 / Pashons 6: St. Macarius of Alexandria, the Presbyter</w:t>
      </w:r>
      <w:bookmarkEnd w:id="1531"/>
      <w:bookmarkEnd w:id="1535"/>
      <w:bookmarkEnd w:id="1536"/>
    </w:p>
    <w:p w14:paraId="65054283" w14:textId="77777777" w:rsidR="00137929" w:rsidRDefault="00137929" w:rsidP="00137929">
      <w:pPr>
        <w:pStyle w:val="Heading4"/>
      </w:pPr>
      <w:bookmarkStart w:id="1537" w:name="_Ref434490596"/>
      <w:r>
        <w:t>The Doxology</w:t>
      </w:r>
      <w:r w:rsidR="00B46E6E">
        <w:t xml:space="preserve"> for St. Macarius of Alexandria, the Presbyter</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38" w:name="_Ref434560539"/>
      <w:bookmarkStart w:id="1539" w:name="_Toc448227590"/>
      <w:r>
        <w:t>May 2 / Pashons 7: St. Athanasius the Apostolic</w:t>
      </w:r>
      <w:bookmarkEnd w:id="1538"/>
      <w:bookmarkEnd w:id="1539"/>
    </w:p>
    <w:p w14:paraId="5C918841" w14:textId="77777777" w:rsidR="00EE657B" w:rsidRDefault="00EE657B" w:rsidP="00EE657B">
      <w:pPr>
        <w:pStyle w:val="Heading4"/>
      </w:pPr>
      <w:bookmarkStart w:id="1540" w:name="_Ref434492183"/>
      <w:r>
        <w:t>The Doxology</w:t>
      </w:r>
      <w:r w:rsidR="00B82753">
        <w:t xml:space="preserve"> for St. Athanasius the Apostolic</w:t>
      </w:r>
      <w:bookmarkEnd w:id="1540"/>
    </w:p>
    <w:p w14:paraId="56250E5D" w14:textId="5F828E49"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895112">
        <w:t>The Doxology of St. Athanasius the Apostolic</w:t>
      </w:r>
      <w:r>
        <w:fldChar w:fldCharType="end"/>
      </w:r>
      <w:r>
        <w:t xml:space="preserve">, page </w:t>
      </w:r>
      <w:r>
        <w:fldChar w:fldCharType="begin"/>
      </w:r>
      <w:r>
        <w:instrText xml:space="preserve"> PAGEREF _Ref434492161 \h </w:instrText>
      </w:r>
      <w:r>
        <w:fldChar w:fldCharType="separate"/>
      </w:r>
      <w:r w:rsidR="00895112">
        <w:rPr>
          <w:noProof/>
        </w:rPr>
        <w:t>638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1" w:name="_Ref434492196"/>
      <w:r>
        <w:lastRenderedPageBreak/>
        <w:t>Another</w:t>
      </w:r>
      <w:r w:rsidR="0047441D">
        <w:t xml:space="preserve"> Doxology</w:t>
      </w:r>
      <w:r>
        <w:t xml:space="preserve"> for St. Athanasius the Apostolic</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17"/>
            </w:r>
            <w:r>
              <w:t>;</w:t>
            </w:r>
          </w:p>
          <w:p w14:paraId="38DFDD79" w14:textId="77777777" w:rsidR="0047441D" w:rsidRDefault="0047441D" w:rsidP="0047441D">
            <w:pPr>
              <w:pStyle w:val="EngHang"/>
            </w:pPr>
            <w:r>
              <w:t>He sent them “the Father of Peace</w:t>
            </w:r>
            <w:r>
              <w:rPr>
                <w:rStyle w:val="FootnoteReference"/>
              </w:rPr>
              <w:footnoteReference w:id="91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2" w:name="_Toc448227591"/>
      <w:r>
        <w:t>May 7 / Pashons 12: Commemoration of Archangel Michael</w:t>
      </w:r>
      <w:bookmarkEnd w:id="1542"/>
    </w:p>
    <w:p w14:paraId="0F7BBC47" w14:textId="470BFD15"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8F2AB5D" w14:textId="77777777" w:rsidR="00B53E05" w:rsidRDefault="00B53E05" w:rsidP="00B53E05">
      <w:pPr>
        <w:pStyle w:val="Heading3"/>
      </w:pPr>
      <w:bookmarkStart w:id="1543" w:name="_Toc448227592"/>
      <w:r>
        <w:t>May 7 / Pashons 12: Also the Consecration of the Church of St. Demiana</w:t>
      </w:r>
      <w:bookmarkEnd w:id="1543"/>
    </w:p>
    <w:p w14:paraId="30A4D1C6" w14:textId="0C9C65F8"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89511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895112">
        <w:rPr>
          <w:noProof/>
        </w:rPr>
        <w:t>819</w:t>
      </w:r>
      <w:r w:rsidR="002409EF">
        <w:fldChar w:fldCharType="end"/>
      </w:r>
      <w:r>
        <w:t>.</w:t>
      </w:r>
    </w:p>
    <w:p w14:paraId="3E105B3E" w14:textId="77777777" w:rsidR="00220DFD" w:rsidRDefault="00220DFD" w:rsidP="00220DFD">
      <w:pPr>
        <w:pStyle w:val="Heading3"/>
      </w:pPr>
      <w:bookmarkStart w:id="1544" w:name="_Toc448227593"/>
      <w:r>
        <w:t>May 8 / Pashons 13 St. Junia of the Seventy Two Disciples</w:t>
      </w:r>
      <w:bookmarkEnd w:id="1544"/>
    </w:p>
    <w:p w14:paraId="148929D9" w14:textId="723D3C8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D1738E1" w14:textId="77777777" w:rsidR="00220DFD" w:rsidRDefault="00220DFD" w:rsidP="00220DFD">
      <w:pPr>
        <w:pStyle w:val="Heading3"/>
      </w:pPr>
      <w:bookmarkStart w:id="1545" w:name="_Toc448227594"/>
      <w:r>
        <w:t xml:space="preserve">May 8 / Pashons 13 Also St. </w:t>
      </w:r>
      <w:commentRangeStart w:id="1546"/>
      <w:r>
        <w:t>Arsenius</w:t>
      </w:r>
      <w:commentRangeEnd w:id="1546"/>
      <w:r>
        <w:rPr>
          <w:rStyle w:val="CommentReference"/>
          <w:rFonts w:eastAsiaTheme="minorHAnsi" w:cstheme="minorBidi"/>
          <w:b w:val="0"/>
          <w:bCs w:val="0"/>
        </w:rPr>
        <w:commentReference w:id="1546"/>
      </w:r>
      <w:bookmarkEnd w:id="1545"/>
    </w:p>
    <w:p w14:paraId="2EEE01C8" w14:textId="77777777" w:rsidR="00220DFD" w:rsidRDefault="00220DFD" w:rsidP="00220DFD">
      <w:pPr>
        <w:pStyle w:val="Heading4"/>
      </w:pPr>
      <w:bookmarkStart w:id="1547" w:name="_Ref434490892"/>
      <w:r>
        <w:t>The Doxology</w:t>
      </w:r>
      <w:r w:rsidR="00810F04">
        <w:t xml:space="preserve"> for St. Arsenius</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48" w:name="_Toc448227595"/>
      <w:r>
        <w:t>May 9 / Pashons 14: St. Pachomius</w:t>
      </w:r>
      <w:bookmarkEnd w:id="1548"/>
    </w:p>
    <w:p w14:paraId="1731E46B" w14:textId="77777777" w:rsidR="00C30529" w:rsidRDefault="00C30529" w:rsidP="00C30529">
      <w:pPr>
        <w:pStyle w:val="Heading4"/>
      </w:pPr>
      <w:bookmarkStart w:id="1549" w:name="_Ref434491150"/>
      <w:r>
        <w:t>The Doxology</w:t>
      </w:r>
      <w:r w:rsidR="00810F04">
        <w:t xml:space="preserve"> for St. Pachomius</w:t>
      </w:r>
      <w:bookmarkEnd w:id="1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0" w:name="_Toc448227596"/>
      <w:r>
        <w:lastRenderedPageBreak/>
        <w:t>May 11 / Pashons 16: Commemoration of St. John the Evangelist</w:t>
      </w:r>
      <w:bookmarkEnd w:id="1550"/>
    </w:p>
    <w:p w14:paraId="2ADA71D1" w14:textId="42B75798"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89511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895112">
        <w:rPr>
          <w:noProof/>
        </w:rPr>
        <w:t>765</w:t>
      </w:r>
      <w:r w:rsidR="002409EF">
        <w:fldChar w:fldCharType="end"/>
      </w:r>
      <w:r>
        <w:t>.</w:t>
      </w:r>
    </w:p>
    <w:p w14:paraId="194D23B6" w14:textId="77777777" w:rsidR="005329C1" w:rsidRDefault="005329C1" w:rsidP="005329C1">
      <w:pPr>
        <w:pStyle w:val="Heading3"/>
      </w:pPr>
      <w:bookmarkStart w:id="1551" w:name="_Toc448227597"/>
      <w:r>
        <w:t>May 16 / Pashons 21: Commemoration of the Theotokos</w:t>
      </w:r>
      <w:bookmarkEnd w:id="1551"/>
    </w:p>
    <w:p w14:paraId="3F5FCD37" w14:textId="571E384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950977D" w14:textId="77777777" w:rsidR="00160DE3" w:rsidRDefault="00160DE3" w:rsidP="00160DE3">
      <w:pPr>
        <w:pStyle w:val="Heading3"/>
      </w:pPr>
      <w:bookmarkStart w:id="1552" w:name="_Toc448227598"/>
      <w:r>
        <w:t xml:space="preserve">May 17 / Pashons 22: Departure of St. Andronicus the </w:t>
      </w:r>
      <w:r w:rsidR="00191A26">
        <w:t>Disciple</w:t>
      </w:r>
      <w:bookmarkEnd w:id="1552"/>
    </w:p>
    <w:p w14:paraId="03D06E74" w14:textId="4BF308AA"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E2A1C06" w14:textId="77777777" w:rsidR="00495F1A" w:rsidRDefault="00C30529" w:rsidP="00495F1A">
      <w:pPr>
        <w:pStyle w:val="Heading3"/>
      </w:pPr>
      <w:bookmarkStart w:id="1553" w:name="_Toc448227599"/>
      <w:r>
        <w:t xml:space="preserve">May 19 / Pashons 24: </w:t>
      </w:r>
      <w:r w:rsidR="00495F1A">
        <w:t>The Entrance into Egypt</w:t>
      </w:r>
      <w:bookmarkEnd w:id="1534"/>
      <w:bookmarkEnd w:id="1533"/>
      <w:bookmarkEnd w:id="1532"/>
      <w:bookmarkEnd w:id="1553"/>
    </w:p>
    <w:p w14:paraId="608201BF" w14:textId="77777777" w:rsidR="00C30529" w:rsidRDefault="00C30529" w:rsidP="00C30529">
      <w:pPr>
        <w:pStyle w:val="Heading4"/>
      </w:pPr>
      <w:bookmarkStart w:id="1554" w:name="_Ref434477906"/>
      <w:r>
        <w:t>The Doxology</w:t>
      </w:r>
      <w:r w:rsidR="00E21EA3">
        <w:t xml:space="preserve"> for the Entrance into Egypt</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5" w:name="_Ref434476089"/>
      <w:r>
        <w:t>The Psali Adam</w:t>
      </w:r>
      <w:r w:rsidR="006C1B94">
        <w:t xml:space="preserve"> for the Entrance into Egypt</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56" w:name="_Ref434476112"/>
      <w:r>
        <w:t>The Psali Batos</w:t>
      </w:r>
      <w:r w:rsidR="006C1B94">
        <w:t xml:space="preserve"> for the Entrance into Egypt</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57"/>
            <w:r>
              <w:t>approached</w:t>
            </w:r>
            <w:commentRangeEnd w:id="1557"/>
            <w:r>
              <w:rPr>
                <w:rStyle w:val="CommentReference"/>
              </w:rPr>
              <w:commentReference w:id="155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58"/>
            <w:r>
              <w:t xml:space="preserve">Ⲫⲱⲕ </w:t>
            </w:r>
            <w:commentRangeEnd w:id="1558"/>
            <w:r>
              <w:rPr>
                <w:rStyle w:val="CommentReference"/>
                <w:rFonts w:ascii="Times New Roman" w:hAnsi="Times New Roman"/>
              </w:rPr>
              <w:commentReference w:id="155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59" w:name="_Toc448227600"/>
      <w:r>
        <w:lastRenderedPageBreak/>
        <w:t>May 19 / Pashons 24: Also, St. Pashnouni, the Monk and Martyr</w:t>
      </w:r>
      <w:bookmarkEnd w:id="1559"/>
    </w:p>
    <w:p w14:paraId="408F0E44" w14:textId="77777777" w:rsidR="00A055D8" w:rsidRDefault="00A055D8" w:rsidP="00A055D8">
      <w:pPr>
        <w:pStyle w:val="Heading4"/>
      </w:pPr>
      <w:bookmarkStart w:id="1560" w:name="_Ref434491429"/>
      <w:r>
        <w:t>The Doxology</w:t>
      </w:r>
      <w:r w:rsidR="00810F04">
        <w:t xml:space="preserve"> for St. Pashnouni</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1" w:name="_Toc448227601"/>
      <w:r>
        <w:t xml:space="preserve">May 21 / Pashons 26: </w:t>
      </w:r>
      <w:r w:rsidR="00072324">
        <w:t>Martyrdom of St. Thomas the Apostle</w:t>
      </w:r>
      <w:bookmarkEnd w:id="1561"/>
    </w:p>
    <w:p w14:paraId="574A2F34" w14:textId="2D1E27F5"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401C91D" w14:textId="77777777" w:rsidR="007A6E4F" w:rsidRDefault="007A6E4F" w:rsidP="00160DE3">
      <w:pPr>
        <w:pStyle w:val="Heading3"/>
      </w:pPr>
      <w:bookmarkStart w:id="1562" w:name="_Toc448227602"/>
      <w:r>
        <w:t>May 22 / Pashons 27: St. Thomas the Anchorite</w:t>
      </w:r>
      <w:bookmarkEnd w:id="1562"/>
    </w:p>
    <w:p w14:paraId="638D349A" w14:textId="77777777" w:rsidR="007A6E4F" w:rsidRDefault="007A6E4F" w:rsidP="007A6E4F">
      <w:pPr>
        <w:pStyle w:val="Heading4"/>
      </w:pPr>
      <w:bookmarkStart w:id="1563" w:name="_Ref434490403"/>
      <w:r>
        <w:t>The Doxology</w:t>
      </w:r>
      <w:r w:rsidR="00B46E6E">
        <w:t xml:space="preserve"> for St. Thomas the Anchorite</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4"/>
            <w:r>
              <w:t>Like amber</w:t>
            </w:r>
          </w:p>
          <w:p w14:paraId="2CE5E879" w14:textId="77777777" w:rsidR="007A6E4F" w:rsidRDefault="007A6E4F" w:rsidP="007A6E4F">
            <w:pPr>
              <w:pStyle w:val="EngHangEnd"/>
            </w:pPr>
            <w:r>
              <w:t>Spreading in paradise.</w:t>
            </w:r>
            <w:commentRangeEnd w:id="1564"/>
            <w:r>
              <w:rPr>
                <w:rStyle w:val="CommentReference"/>
                <w:rFonts w:ascii="Times New Roman" w:eastAsiaTheme="minorHAnsi" w:hAnsi="Times New Roman" w:cstheme="minorBidi"/>
                <w:color w:val="auto"/>
              </w:rPr>
              <w:commentReference w:id="156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5" w:name="_Toc448227603"/>
      <w:r>
        <w:t>May 24 (25) / Pashons 29: Commemoration of the Annunciation, Nativity, and Resurrection on the 29</w:t>
      </w:r>
      <w:r w:rsidRPr="00C0205C">
        <w:rPr>
          <w:vertAlign w:val="superscript"/>
        </w:rPr>
        <w:t>th</w:t>
      </w:r>
      <w:r>
        <w:t xml:space="preserve"> of Every Month</w:t>
      </w:r>
      <w:bookmarkEnd w:id="1565"/>
    </w:p>
    <w:p w14:paraId="328345A0" w14:textId="5D510784"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35949E7" w14:textId="702B32CB" w:rsidR="00D552F6" w:rsidRDefault="00D552F6" w:rsidP="00D552F6">
      <w:pPr>
        <w:pStyle w:val="Heading3"/>
      </w:pPr>
      <w:bookmarkStart w:id="1566" w:name="_Toc448227604"/>
      <w:r>
        <w:lastRenderedPageBreak/>
        <w:t xml:space="preserve">May 24 (25) / Pashons 29: Also St. </w:t>
      </w:r>
      <w:r w:rsidR="00F525F0">
        <w:t>Simeon</w:t>
      </w:r>
      <w:r>
        <w:t xml:space="preserve"> the Stylite</w:t>
      </w:r>
      <w:bookmarkEnd w:id="1566"/>
    </w:p>
    <w:p w14:paraId="6BC6625E" w14:textId="07CBC558" w:rsidR="00F525F0" w:rsidRPr="00F525F0" w:rsidRDefault="00F525F0" w:rsidP="00F525F0">
      <w:pPr>
        <w:pStyle w:val="Heading4"/>
      </w:pPr>
      <w:bookmarkStart w:id="1567" w:name="_Ref439328220"/>
      <w:r>
        <w:t>The Doxology for St. Simeon the Stylite</w:t>
      </w:r>
      <w:r w:rsidR="00BD2B3F">
        <w:rPr>
          <w:rStyle w:val="FootnoteReference"/>
        </w:rPr>
        <w:footnoteReference w:id="919"/>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68" w:name="_Toc448227605"/>
      <w:r>
        <w:t>May 25 / Pashons 30: Departure of St. Fournous the Disciple</w:t>
      </w:r>
      <w:bookmarkEnd w:id="1568"/>
    </w:p>
    <w:p w14:paraId="78E47792" w14:textId="6C1E04C2"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FCC02EA" w14:textId="77777777" w:rsidR="00F26510" w:rsidRDefault="00F26510" w:rsidP="00F26510">
      <w:pPr>
        <w:pStyle w:val="Heading3"/>
      </w:pPr>
      <w:bookmarkStart w:id="1569" w:name="_Toc448227606"/>
      <w:r>
        <w:t>May 27 / Paoni 2: St. Commemoration of the Appearance of the Bodies of St. John the Baptist and Elisha the Prophet</w:t>
      </w:r>
      <w:bookmarkEnd w:id="1569"/>
    </w:p>
    <w:p w14:paraId="0098B3FD" w14:textId="278C0D10" w:rsidR="00191A26" w:rsidRDefault="00191A26" w:rsidP="00191A26">
      <w:pPr>
        <w:pStyle w:val="Rubric"/>
      </w:pPr>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7D3D9074" w14:textId="77777777" w:rsidR="00601ED3" w:rsidRDefault="00601ED3" w:rsidP="00601ED3">
      <w:pPr>
        <w:pStyle w:val="Heading3"/>
      </w:pPr>
      <w:bookmarkStart w:id="1570" w:name="_Toc448227607"/>
      <w:r>
        <w:t>May 28 / Paoni 3: Consecration of St. George’s Church</w:t>
      </w:r>
      <w:bookmarkEnd w:id="1570"/>
    </w:p>
    <w:p w14:paraId="3DDB9E0A" w14:textId="661CA36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89511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895112">
        <w:rPr>
          <w:noProof/>
        </w:rPr>
        <w:t>852</w:t>
      </w:r>
      <w:r w:rsidR="002409EF">
        <w:fldChar w:fldCharType="end"/>
      </w:r>
      <w:r>
        <w:t>.</w:t>
      </w:r>
    </w:p>
    <w:p w14:paraId="2D4ABA3A" w14:textId="77777777" w:rsidR="00C30529" w:rsidRDefault="00C30529" w:rsidP="00C30529">
      <w:pPr>
        <w:pStyle w:val="Heading3"/>
      </w:pPr>
      <w:bookmarkStart w:id="1571" w:name="_Toc448227608"/>
      <w:r>
        <w:t xml:space="preserve">May 28 / Paoni 3: </w:t>
      </w:r>
      <w:r w:rsidR="00601ED3">
        <w:t xml:space="preserve">Also </w:t>
      </w:r>
      <w:r>
        <w:t>St. Abraam of Fayyoum</w:t>
      </w:r>
      <w:bookmarkEnd w:id="1571"/>
    </w:p>
    <w:p w14:paraId="26D71FAF" w14:textId="77777777" w:rsidR="00C30529" w:rsidRDefault="00C30529" w:rsidP="00C30529">
      <w:pPr>
        <w:pStyle w:val="Heading4"/>
      </w:pPr>
      <w:bookmarkStart w:id="1572" w:name="_Ref434492469"/>
      <w:r>
        <w:t>The Doxology</w:t>
      </w:r>
      <w:r w:rsidR="00B82753">
        <w:t xml:space="preserve"> for St. Abraam of Fayyoum</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2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76" w:name="_Toc448227609"/>
      <w:r>
        <w:t>May 30 / Paoni 5: Consecration of the Church of St. Victor</w:t>
      </w:r>
      <w:bookmarkEnd w:id="1576"/>
    </w:p>
    <w:p w14:paraId="311B6702" w14:textId="1C9B52C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89511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895112">
        <w:rPr>
          <w:noProof/>
        </w:rPr>
        <w:t>720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77" w:name="_Toc410196217"/>
      <w:bookmarkStart w:id="1578" w:name="_Toc410196459"/>
      <w:bookmarkStart w:id="1579" w:name="_Toc410196961"/>
      <w:bookmarkStart w:id="1580" w:name="_Toc448696654"/>
      <w:bookmarkStart w:id="1581" w:name="June"/>
      <w:bookmarkEnd w:id="1530"/>
      <w:r>
        <w:lastRenderedPageBreak/>
        <w:t>June</w:t>
      </w:r>
      <w:bookmarkEnd w:id="1577"/>
      <w:bookmarkEnd w:id="1578"/>
      <w:bookmarkEnd w:id="1579"/>
      <w:r w:rsidR="00C30529">
        <w:t xml:space="preserve"> or </w:t>
      </w:r>
      <w:r w:rsidR="00C30529">
        <w:rPr>
          <w:rFonts w:ascii="FreeSerifAvvaShenouda" w:hAnsi="FreeSerifAvvaShenouda" w:cs="FreeSerifAvvaShenouda"/>
        </w:rPr>
        <w:t>Ⲡⲁⲱⲛⲉ</w:t>
      </w:r>
      <w:bookmarkEnd w:id="1580"/>
    </w:p>
    <w:sdt>
      <w:sdtPr>
        <w:id w:val="-1182355935"/>
        <w:docPartObj>
          <w:docPartGallery w:val="Table of Contents"/>
          <w:docPartUnique/>
        </w:docPartObj>
      </w:sdtPr>
      <w:sdtEndPr>
        <w:rPr>
          <w:b/>
          <w:bCs/>
          <w:noProof/>
        </w:rPr>
      </w:sdtEndPr>
      <w:sdtContent>
        <w:p w14:paraId="188AD747" w14:textId="7D3E881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895112">
              <w:rPr>
                <w:noProof/>
                <w:webHidden/>
              </w:rPr>
              <w:t>880</w:t>
            </w:r>
            <w:r w:rsidR="00E35F1F">
              <w:rPr>
                <w:noProof/>
                <w:webHidden/>
              </w:rPr>
              <w:fldChar w:fldCharType="end"/>
            </w:r>
          </w:hyperlink>
        </w:p>
        <w:p w14:paraId="21716B4D" w14:textId="01F4A021" w:rsidR="00E35F1F" w:rsidRDefault="000F34DF">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895112">
              <w:rPr>
                <w:noProof/>
                <w:webHidden/>
              </w:rPr>
              <w:t>887</w:t>
            </w:r>
            <w:r w:rsidR="00E35F1F">
              <w:rPr>
                <w:noProof/>
                <w:webHidden/>
              </w:rPr>
              <w:fldChar w:fldCharType="end"/>
            </w:r>
          </w:hyperlink>
        </w:p>
        <w:p w14:paraId="172E3EC5" w14:textId="0F0F7C40" w:rsidR="00E35F1F" w:rsidRDefault="000F34DF">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895112">
              <w:rPr>
                <w:noProof/>
                <w:webHidden/>
              </w:rPr>
              <w:t>887</w:t>
            </w:r>
            <w:r w:rsidR="00E35F1F">
              <w:rPr>
                <w:noProof/>
                <w:webHidden/>
              </w:rPr>
              <w:fldChar w:fldCharType="end"/>
            </w:r>
          </w:hyperlink>
        </w:p>
        <w:p w14:paraId="642ABE37" w14:textId="05A47E3F" w:rsidR="00E35F1F" w:rsidRDefault="000F34DF">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895112">
              <w:rPr>
                <w:noProof/>
                <w:webHidden/>
              </w:rPr>
              <w:t>888</w:t>
            </w:r>
            <w:r w:rsidR="00E35F1F">
              <w:rPr>
                <w:noProof/>
                <w:webHidden/>
              </w:rPr>
              <w:fldChar w:fldCharType="end"/>
            </w:r>
          </w:hyperlink>
        </w:p>
        <w:p w14:paraId="56D03C17" w14:textId="1F3FE5B7" w:rsidR="00E35F1F" w:rsidRDefault="000F34DF">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895112">
              <w:rPr>
                <w:noProof/>
                <w:webHidden/>
              </w:rPr>
              <w:t>889</w:t>
            </w:r>
            <w:r w:rsidR="00E35F1F">
              <w:rPr>
                <w:noProof/>
                <w:webHidden/>
              </w:rPr>
              <w:fldChar w:fldCharType="end"/>
            </w:r>
          </w:hyperlink>
        </w:p>
        <w:p w14:paraId="0D9E1EB7" w14:textId="7F38860D" w:rsidR="00E35F1F" w:rsidRDefault="000F34DF">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895112">
              <w:rPr>
                <w:noProof/>
                <w:webHidden/>
              </w:rPr>
              <w:t>889</w:t>
            </w:r>
            <w:r w:rsidR="00E35F1F">
              <w:rPr>
                <w:noProof/>
                <w:webHidden/>
              </w:rPr>
              <w:fldChar w:fldCharType="end"/>
            </w:r>
          </w:hyperlink>
        </w:p>
        <w:p w14:paraId="060D1C97" w14:textId="3D1C1567" w:rsidR="00E35F1F" w:rsidRDefault="000F34DF">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895112">
              <w:rPr>
                <w:noProof/>
                <w:webHidden/>
              </w:rPr>
              <w:t>890</w:t>
            </w:r>
            <w:r w:rsidR="00E35F1F">
              <w:rPr>
                <w:noProof/>
                <w:webHidden/>
              </w:rPr>
              <w:fldChar w:fldCharType="end"/>
            </w:r>
          </w:hyperlink>
        </w:p>
        <w:p w14:paraId="400E729F" w14:textId="053180A6" w:rsidR="00E35F1F" w:rsidRDefault="000F34DF">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05500639" w14:textId="2B3FEE7C" w:rsidR="00E35F1F" w:rsidRDefault="000F34DF">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6A0B5E9E" w14:textId="57ADC2F7" w:rsidR="00E35F1F" w:rsidRDefault="000F34DF">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5139D027" w14:textId="443BE51A" w:rsidR="00E35F1F" w:rsidRDefault="000F34DF">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895112">
              <w:rPr>
                <w:noProof/>
                <w:webHidden/>
              </w:rPr>
              <w:t>893</w:t>
            </w:r>
            <w:r w:rsidR="00E35F1F">
              <w:rPr>
                <w:noProof/>
                <w:webHidden/>
              </w:rPr>
              <w:fldChar w:fldCharType="end"/>
            </w:r>
          </w:hyperlink>
        </w:p>
        <w:p w14:paraId="31F35291" w14:textId="141A6120" w:rsidR="00E35F1F" w:rsidRDefault="000F34DF">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895112">
              <w:rPr>
                <w:noProof/>
                <w:webHidden/>
              </w:rPr>
              <w:t>893</w:t>
            </w:r>
            <w:r w:rsidR="00E35F1F">
              <w:rPr>
                <w:noProof/>
                <w:webHidden/>
              </w:rPr>
              <w:fldChar w:fldCharType="end"/>
            </w:r>
          </w:hyperlink>
        </w:p>
        <w:p w14:paraId="5EB35BD1" w14:textId="297F4FCB" w:rsidR="00E35F1F" w:rsidRDefault="000F34DF">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21D64448" w14:textId="6698843C" w:rsidR="00E35F1F" w:rsidRDefault="000F34DF">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34065274" w14:textId="56CF943E" w:rsidR="00E35F1F" w:rsidRDefault="000F34DF">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7195ECE0" w14:textId="13076F14" w:rsidR="00E35F1F" w:rsidRDefault="000F34DF">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1FAD4B2F" w14:textId="03851687" w:rsidR="00E35F1F" w:rsidRDefault="000F34DF">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5629FCA6" w14:textId="4661506C" w:rsidR="00E35F1F" w:rsidRDefault="000F34DF">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23CE5D73" w14:textId="0E30422A" w:rsidR="00E35F1F" w:rsidRDefault="000F34DF">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3EE3C2E5" w14:textId="462A4CEA" w:rsidR="00E35F1F" w:rsidRDefault="000F34DF">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895112">
              <w:rPr>
                <w:noProof/>
                <w:webHidden/>
              </w:rPr>
              <w:t>905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2" w:name="_Toc448227610"/>
      <w:r>
        <w:lastRenderedPageBreak/>
        <w:t>The Apostles' Fast</w:t>
      </w:r>
      <w:bookmarkEnd w:id="1582"/>
    </w:p>
    <w:p w14:paraId="06362FF7" w14:textId="77777777" w:rsidR="00654C55" w:rsidRDefault="00654C55" w:rsidP="00654C55">
      <w:pPr>
        <w:pStyle w:val="Heading4"/>
      </w:pPr>
      <w:bookmarkStart w:id="1583" w:name="_Ref434476183"/>
      <w:r>
        <w:t>The Psali Adam</w:t>
      </w:r>
      <w:r w:rsidR="006C1B94">
        <w:t xml:space="preserve"> for the Apostles’ Fast</w:t>
      </w:r>
      <w:bookmarkEnd w:id="1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4" w:name="_Ref434476204"/>
      <w:r>
        <w:t>The Psali Batos</w:t>
      </w:r>
      <w:r w:rsidR="006C1B94">
        <w:t xml:space="preserve"> for the Apostles’ Fast</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5"/>
            <w:r>
              <w:t xml:space="preserve">the </w:t>
            </w:r>
            <w:commentRangeEnd w:id="1585"/>
            <w:r>
              <w:rPr>
                <w:rStyle w:val="CommentReference"/>
              </w:rPr>
              <w:commentReference w:id="1585"/>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86" w:name="_Toc448227611"/>
      <w:r>
        <w:t>June 6 / Paoni 12: Commemoration of Archangel Michael</w:t>
      </w:r>
      <w:bookmarkEnd w:id="1586"/>
    </w:p>
    <w:p w14:paraId="1BB435AB" w14:textId="056DE186"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B7BA1A2" w14:textId="77777777" w:rsidR="00595AF3" w:rsidRDefault="00595AF3" w:rsidP="00595AF3">
      <w:pPr>
        <w:pStyle w:val="Heading3"/>
      </w:pPr>
      <w:bookmarkStart w:id="1587" w:name="_Toc448227612"/>
      <w:r>
        <w:t>June 7 / Paoni 13: Archangel Gabriel</w:t>
      </w:r>
      <w:r w:rsidR="00D31016">
        <w:t>, the Evangelist of Daniel</w:t>
      </w:r>
      <w:bookmarkEnd w:id="1587"/>
    </w:p>
    <w:p w14:paraId="00F4ACC1" w14:textId="77777777" w:rsidR="00595AF3" w:rsidRPr="00980D99" w:rsidRDefault="00595AF3" w:rsidP="00595AF3">
      <w:pPr>
        <w:pStyle w:val="Heading4"/>
      </w:pPr>
      <w:bookmarkStart w:id="1588" w:name="_Ref434488149"/>
      <w:r>
        <w:t>The Doxology</w:t>
      </w:r>
      <w:r w:rsidR="00B46E6E">
        <w:t xml:space="preserve"> for Archangel Gabriel, the Evangelist of Daniel</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2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2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2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89" w:name="_Ref434564551"/>
      <w:bookmarkStart w:id="1590" w:name="_Toc448227613"/>
      <w:r>
        <w:t>June 8 / Paoni 14: Sts. Apakir and John</w:t>
      </w:r>
      <w:bookmarkEnd w:id="1589"/>
      <w:bookmarkEnd w:id="1590"/>
    </w:p>
    <w:p w14:paraId="25CBD4EF" w14:textId="77777777" w:rsidR="006A0D7C" w:rsidRPr="00980D99" w:rsidRDefault="006A0D7C" w:rsidP="006A0D7C">
      <w:pPr>
        <w:pStyle w:val="Heading4"/>
      </w:pPr>
      <w:bookmarkStart w:id="1591" w:name="_Ref434489722"/>
      <w:r>
        <w:t>The Doxology</w:t>
      </w:r>
      <w:r w:rsidR="00B46E6E">
        <w:t xml:space="preserve"> for Sts. Apakir and John</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2" w:name="_Toc448227614"/>
      <w:r>
        <w:rPr>
          <w:lang w:val="en-US"/>
        </w:rPr>
        <w:t>June 9 / Paoni 15: Handing over of St. Mark's Relics</w:t>
      </w:r>
      <w:bookmarkEnd w:id="1592"/>
    </w:p>
    <w:p w14:paraId="12A16B61" w14:textId="77777777" w:rsidR="00980D99" w:rsidRDefault="00980D99" w:rsidP="00980D99">
      <w:pPr>
        <w:pStyle w:val="Heading3"/>
        <w:rPr>
          <w:lang w:val="en-US"/>
        </w:rPr>
      </w:pPr>
      <w:bookmarkStart w:id="1593" w:name="_Toc448227615"/>
      <w:r>
        <w:rPr>
          <w:lang w:val="en-US"/>
        </w:rPr>
        <w:t>June 11 / Paoni 17: Return of St. Mark's Relics</w:t>
      </w:r>
      <w:bookmarkEnd w:id="1593"/>
    </w:p>
    <w:p w14:paraId="55A12BE6" w14:textId="1D9AD804"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89511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895112">
        <w:rPr>
          <w:noProof/>
          <w:lang w:val="en-US"/>
        </w:rPr>
        <w:t>854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4" w:name="_Toc448227616"/>
      <w:r>
        <w:rPr>
          <w:lang w:val="en-US"/>
        </w:rPr>
        <w:lastRenderedPageBreak/>
        <w:t>June 13 / Paoni 19: Martyrdom of St. George of Zahim</w:t>
      </w:r>
      <w:bookmarkEnd w:id="1594"/>
    </w:p>
    <w:p w14:paraId="4EBBC2F1" w14:textId="77777777" w:rsidR="006D27E4" w:rsidRPr="00980D99" w:rsidRDefault="006D27E4" w:rsidP="006D27E4">
      <w:pPr>
        <w:pStyle w:val="Heading4"/>
      </w:pPr>
      <w:bookmarkStart w:id="1595" w:name="_Ref434489925"/>
      <w:r>
        <w:t>The Doxology</w:t>
      </w:r>
      <w:r w:rsidR="00B46E6E">
        <w:t xml:space="preserve"> for St. George of Zahim</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2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96" w:name="_Toc448227617"/>
      <w:r>
        <w:lastRenderedPageBreak/>
        <w:t>June 15 / Paoni 21: Commemoration of the Theotokos</w:t>
      </w:r>
      <w:bookmarkEnd w:id="1596"/>
    </w:p>
    <w:p w14:paraId="0444D004" w14:textId="527CD2A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EECE7CB" w14:textId="77777777" w:rsidR="00027E5B" w:rsidRDefault="00027E5B" w:rsidP="00027E5B">
      <w:pPr>
        <w:pStyle w:val="Heading3"/>
      </w:pPr>
      <w:bookmarkStart w:id="1597" w:name="_Toc448227618"/>
      <w:r>
        <w:t>June 16 / Paoni 22: Consecration of a Church of St. Cosmas and Damian, Their Brothers and Their Mother</w:t>
      </w:r>
      <w:bookmarkEnd w:id="1597"/>
    </w:p>
    <w:p w14:paraId="41853561" w14:textId="04620FAE"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89511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895112">
        <w:rPr>
          <w:noProof/>
        </w:rPr>
        <w:t>697</w:t>
      </w:r>
      <w:r w:rsidR="002409EF">
        <w:fldChar w:fldCharType="end"/>
      </w:r>
      <w:r>
        <w:t>.</w:t>
      </w:r>
    </w:p>
    <w:p w14:paraId="2E5DB3E3" w14:textId="77777777" w:rsidR="00980D99" w:rsidRDefault="00980D99" w:rsidP="00980D99">
      <w:pPr>
        <w:pStyle w:val="Heading3"/>
        <w:rPr>
          <w:lang w:val="en-US"/>
        </w:rPr>
      </w:pPr>
      <w:bookmarkStart w:id="1598" w:name="_Toc448227619"/>
      <w:r>
        <w:rPr>
          <w:lang w:val="en-US"/>
        </w:rPr>
        <w:t xml:space="preserve">June 18 / Paoni 24: </w:t>
      </w:r>
      <w:r w:rsidR="001B4E41">
        <w:rPr>
          <w:lang w:val="en-US"/>
        </w:rPr>
        <w:t xml:space="preserve">The Strong </w:t>
      </w:r>
      <w:r>
        <w:rPr>
          <w:lang w:val="en-US"/>
        </w:rPr>
        <w:t>St. Moses</w:t>
      </w:r>
      <w:bookmarkEnd w:id="1598"/>
    </w:p>
    <w:p w14:paraId="5BCAE9A6" w14:textId="77777777" w:rsidR="00980D99" w:rsidRDefault="00980D99" w:rsidP="00980D99">
      <w:pPr>
        <w:pStyle w:val="Heading4"/>
        <w:rPr>
          <w:lang w:val="en-US"/>
        </w:rPr>
      </w:pPr>
      <w:bookmarkStart w:id="1599" w:name="_Ref434491006"/>
      <w:r>
        <w:rPr>
          <w:lang w:val="en-US"/>
        </w:rPr>
        <w:t>The Doxology</w:t>
      </w:r>
      <w:r w:rsidR="00810F04">
        <w:rPr>
          <w:lang w:val="en-US"/>
        </w:rPr>
        <w:t xml:space="preserve"> for the Strong St. Moses</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2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2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2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0" w:name="_Toc448227620"/>
      <w:r>
        <w:rPr>
          <w:lang w:val="en-US"/>
        </w:rPr>
        <w:t>June 19 / Paoni 25: Martyrdom of St</w:t>
      </w:r>
      <w:r w:rsidR="00191A26">
        <w:rPr>
          <w:lang w:val="en-US"/>
        </w:rPr>
        <w:t>. Jude the Disciple and Epistle-</w:t>
      </w:r>
      <w:r>
        <w:rPr>
          <w:lang w:val="en-US"/>
        </w:rPr>
        <w:t>Writer</w:t>
      </w:r>
      <w:bookmarkEnd w:id="1610"/>
    </w:p>
    <w:p w14:paraId="3C380312" w14:textId="6D89BD7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BDA9DC2" w14:textId="77777777" w:rsidR="00980D99" w:rsidRDefault="00980D99" w:rsidP="00980D99">
      <w:pPr>
        <w:pStyle w:val="Heading3"/>
      </w:pPr>
      <w:bookmarkStart w:id="1611" w:name="_Toc448227621"/>
      <w:r>
        <w:t xml:space="preserve">June 20 / Paoni 26: </w:t>
      </w:r>
      <w:r w:rsidR="00237D47">
        <w:t xml:space="preserve">Consecration of the Church of </w:t>
      </w:r>
      <w:r>
        <w:t>Archangel Gabriel</w:t>
      </w:r>
      <w:bookmarkEnd w:id="1611"/>
    </w:p>
    <w:p w14:paraId="1CE2FB9D" w14:textId="70CA3857" w:rsidR="00980D99" w:rsidRPr="00980D99" w:rsidRDefault="00237D47" w:rsidP="00D31016">
      <w:pPr>
        <w:pStyle w:val="Rubric"/>
      </w:pPr>
      <w:r>
        <w:t xml:space="preserve">See </w:t>
      </w:r>
      <w:r>
        <w:fldChar w:fldCharType="begin"/>
      </w:r>
      <w:r>
        <w:instrText xml:space="preserve"> REF _Ref434562998 \h </w:instrText>
      </w:r>
      <w:r>
        <w:fldChar w:fldCharType="separate"/>
      </w:r>
      <w:r w:rsidR="00895112">
        <w:t>March 26 / Phamenoth 30: Archangel Gabriel</w:t>
      </w:r>
      <w:r>
        <w:fldChar w:fldCharType="end"/>
      </w:r>
      <w:r>
        <w:t xml:space="preserve">, page </w:t>
      </w:r>
      <w:r>
        <w:fldChar w:fldCharType="begin"/>
      </w:r>
      <w:r>
        <w:instrText xml:space="preserve"> PAGEREF _Ref434562998 \h </w:instrText>
      </w:r>
      <w:r>
        <w:fldChar w:fldCharType="separate"/>
      </w:r>
      <w:r w:rsidR="00895112">
        <w:rPr>
          <w:noProof/>
        </w:rPr>
        <w:t>849</w:t>
      </w:r>
      <w:r>
        <w:fldChar w:fldCharType="end"/>
      </w:r>
      <w:r>
        <w:t>.</w:t>
      </w:r>
    </w:p>
    <w:p w14:paraId="4ADB6B3C" w14:textId="77777777" w:rsidR="00072324" w:rsidRDefault="00072324" w:rsidP="00072324">
      <w:pPr>
        <w:pStyle w:val="Heading3"/>
        <w:rPr>
          <w:lang w:val="en-US"/>
        </w:rPr>
      </w:pPr>
      <w:bookmarkStart w:id="1612" w:name="_Toc448227622"/>
      <w:r>
        <w:rPr>
          <w:lang w:val="en-US"/>
        </w:rPr>
        <w:lastRenderedPageBreak/>
        <w:t>June 21 / Paoni 27: Martyrdom of St. Ananias the Apostle</w:t>
      </w:r>
      <w:bookmarkEnd w:id="1612"/>
    </w:p>
    <w:p w14:paraId="5EADB549" w14:textId="45940430"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9109F37" w14:textId="77777777" w:rsidR="00B52D77" w:rsidRDefault="00B52D77" w:rsidP="00B52D77">
      <w:pPr>
        <w:pStyle w:val="Heading3"/>
      </w:pPr>
      <w:bookmarkStart w:id="1613" w:name="_Toc448227623"/>
      <w:r>
        <w:t>June 23 / Paoni 29: Commemoration of the Annunciation, Nativity, and Resurrection on the 29</w:t>
      </w:r>
      <w:r w:rsidRPr="00C0205C">
        <w:rPr>
          <w:vertAlign w:val="superscript"/>
        </w:rPr>
        <w:t>th</w:t>
      </w:r>
      <w:r>
        <w:t xml:space="preserve"> of Every Month</w:t>
      </w:r>
      <w:bookmarkEnd w:id="1613"/>
    </w:p>
    <w:p w14:paraId="1DB8D7D3" w14:textId="28129132"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573C8122" w14:textId="77777777" w:rsidR="00980D99" w:rsidRDefault="00980D99" w:rsidP="00980D99">
      <w:pPr>
        <w:pStyle w:val="Heading3"/>
        <w:rPr>
          <w:lang w:val="en-US"/>
        </w:rPr>
      </w:pPr>
      <w:bookmarkStart w:id="1614" w:name="_Toc448227624"/>
      <w:r>
        <w:rPr>
          <w:lang w:val="en-US"/>
        </w:rPr>
        <w:t>June 24 / Paoni 30: The Nativity of St. John the Baptist</w:t>
      </w:r>
      <w:bookmarkEnd w:id="1614"/>
    </w:p>
    <w:p w14:paraId="4732DA21" w14:textId="12A8DA7B" w:rsidR="00191A26" w:rsidRDefault="00191A26" w:rsidP="00191A26">
      <w:pPr>
        <w:pStyle w:val="Rubric"/>
      </w:pPr>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04E70998" w14:textId="77777777" w:rsidR="005B716A" w:rsidRDefault="005B716A" w:rsidP="005B716A">
      <w:pPr>
        <w:pStyle w:val="Heading3"/>
      </w:pPr>
      <w:bookmarkStart w:id="1615" w:name="_Toc448227625"/>
      <w:r>
        <w:t>June 26 / Epip 2: Departure of St. Thaddaeus the Apostle</w:t>
      </w:r>
      <w:bookmarkEnd w:id="1615"/>
    </w:p>
    <w:p w14:paraId="2E67CB62" w14:textId="53BF7EE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EF24D29" w14:textId="77777777" w:rsidR="00980D99" w:rsidRDefault="00980D99" w:rsidP="00980D99">
      <w:pPr>
        <w:pStyle w:val="Heading3"/>
      </w:pPr>
      <w:bookmarkStart w:id="1616" w:name="_Toc448227626"/>
      <w:r>
        <w:t>June 27 / Epip 3: St. Cyril of Alexandria</w:t>
      </w:r>
      <w:bookmarkEnd w:id="1616"/>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17" w:name="_Toc448227627"/>
      <w:r>
        <w:t>June 28 / Epip 4: Sts. Apakir and John</w:t>
      </w:r>
      <w:bookmarkEnd w:id="1617"/>
    </w:p>
    <w:p w14:paraId="4A6BAA95" w14:textId="38F72652"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89511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895112">
        <w:rPr>
          <w:noProof/>
        </w:rPr>
        <w:t>888</w:t>
      </w:r>
      <w:r w:rsidR="00237D47">
        <w:fldChar w:fldCharType="end"/>
      </w:r>
      <w:r>
        <w:t>.</w:t>
      </w:r>
    </w:p>
    <w:p w14:paraId="1F7BEA33" w14:textId="77777777" w:rsidR="00980D99" w:rsidRDefault="00980D99" w:rsidP="00980D99">
      <w:pPr>
        <w:pStyle w:val="Heading3"/>
        <w:rPr>
          <w:lang w:val="en-US"/>
        </w:rPr>
      </w:pPr>
      <w:bookmarkStart w:id="1618"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18"/>
    </w:p>
    <w:p w14:paraId="6FD478B9" w14:textId="77777777" w:rsidR="004C7F73" w:rsidRDefault="004C7F73" w:rsidP="004C7F73">
      <w:pPr>
        <w:pStyle w:val="Heading4"/>
      </w:pPr>
      <w:bookmarkStart w:id="1619" w:name="_Ref434477973"/>
      <w:r>
        <w:t>The Doxology of Sts. Peter and Paul</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0"/>
            <w:r>
              <w:t>Are the working husbandmen</w:t>
            </w:r>
            <w:commentRangeEnd w:id="1620"/>
            <w:r>
              <w:rPr>
                <w:rStyle w:val="CommentReference"/>
                <w:rFonts w:ascii="Times New Roman" w:eastAsiaTheme="minorHAnsi" w:hAnsi="Times New Roman" w:cstheme="minorBidi"/>
                <w:color w:val="auto"/>
              </w:rPr>
              <w:commentReference w:id="1620"/>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21"/>
            <w:r>
              <w:t xml:space="preserve">With </w:t>
            </w:r>
            <w:commentRangeEnd w:id="1621"/>
            <w:r>
              <w:rPr>
                <w:rStyle w:val="CommentReference"/>
                <w:rFonts w:ascii="Times New Roman" w:eastAsiaTheme="minorHAnsi" w:hAnsi="Times New Roman" w:cstheme="minorBidi"/>
                <w:color w:val="auto"/>
              </w:rPr>
              <w:commentReference w:id="1621"/>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2"/>
            <w:commentRangeStart w:id="1623"/>
            <w:r>
              <w:t xml:space="preserve">sound </w:t>
            </w:r>
            <w:commentRangeEnd w:id="1622"/>
            <w:r>
              <w:rPr>
                <w:rStyle w:val="CommentReference"/>
                <w:rFonts w:ascii="Times New Roman" w:eastAsiaTheme="minorHAnsi" w:hAnsi="Times New Roman" w:cstheme="minorBidi"/>
                <w:color w:val="auto"/>
              </w:rPr>
              <w:commentReference w:id="1622"/>
            </w:r>
            <w:commentRangeEnd w:id="1623"/>
            <w:r>
              <w:rPr>
                <w:rStyle w:val="CommentReference"/>
                <w:rFonts w:ascii="Times New Roman" w:eastAsiaTheme="minorHAnsi" w:hAnsi="Times New Roman" w:cstheme="minorBidi"/>
                <w:color w:val="auto"/>
              </w:rPr>
              <w:commentReference w:id="1623"/>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4" w:name="_Ref434488724"/>
      <w:r>
        <w:t>The Doxology of St. Paul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5"/>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26"/>
            <w:r>
              <w:t xml:space="preserve">To </w:t>
            </w:r>
            <w:commentRangeEnd w:id="1626"/>
            <w:r>
              <w:rPr>
                <w:rStyle w:val="CommentReference"/>
                <w:rFonts w:ascii="Times New Roman" w:eastAsiaTheme="minorHAnsi" w:hAnsi="Times New Roman" w:cstheme="minorBidi"/>
                <w:color w:val="auto"/>
              </w:rPr>
              <w:commentReference w:id="1626"/>
            </w:r>
            <w:r>
              <w:t xml:space="preserve">all the </w:t>
            </w:r>
            <w:commentRangeStart w:id="1627"/>
            <w:r>
              <w:t>Gentiles</w:t>
            </w:r>
            <w:commentRangeEnd w:id="1627"/>
            <w:r>
              <w:rPr>
                <w:rStyle w:val="CommentReference"/>
                <w:rFonts w:ascii="Times New Roman" w:eastAsiaTheme="minorHAnsi" w:hAnsi="Times New Roman" w:cstheme="minorBidi"/>
                <w:color w:val="auto"/>
              </w:rPr>
              <w:commentReference w:id="1627"/>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28"/>
            <w:r>
              <w:t>To be completely filled</w:t>
            </w:r>
          </w:p>
          <w:p w14:paraId="68A85021" w14:textId="77777777" w:rsidR="00306181" w:rsidRDefault="00306181" w:rsidP="00306181">
            <w:pPr>
              <w:pStyle w:val="EngHangEnd"/>
            </w:pPr>
            <w:r>
              <w:t>With God in love.</w:t>
            </w:r>
            <w:commentRangeEnd w:id="1628"/>
            <w:r>
              <w:rPr>
                <w:rStyle w:val="CommentReference"/>
                <w:rFonts w:ascii="Times New Roman" w:eastAsiaTheme="minorHAnsi" w:hAnsi="Times New Roman" w:cstheme="minorBidi"/>
                <w:color w:val="auto"/>
              </w:rPr>
              <w:commentReference w:id="1628"/>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29" w:name="_Ref434476236"/>
      <w:r>
        <w:t>The Psali Adam</w:t>
      </w:r>
      <w:r w:rsidR="006C1B94">
        <w:t xml:space="preserve"> for the Apostles’ Feast</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0" w:name="_Ref434476261"/>
      <w:r>
        <w:t>The Psali Batos</w:t>
      </w:r>
      <w:r w:rsidR="006C1B94">
        <w:t xml:space="preserve"> for the Apostles’ Feast</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1" w:name="_Toc448227629"/>
      <w:r>
        <w:rPr>
          <w:lang w:val="en-US"/>
        </w:rPr>
        <w:t>June 30 / Epip 6: Martyrdom of St. Aoulimpas the Apostle</w:t>
      </w:r>
      <w:bookmarkEnd w:id="1631"/>
    </w:p>
    <w:p w14:paraId="0DEE2976" w14:textId="11A8844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2" w:name="_Toc410196218"/>
      <w:bookmarkStart w:id="1633" w:name="_Toc410196460"/>
      <w:bookmarkStart w:id="1634" w:name="_Toc410196962"/>
      <w:bookmarkStart w:id="1635" w:name="_Toc448696655"/>
      <w:bookmarkStart w:id="1636" w:name="July"/>
      <w:bookmarkEnd w:id="1581"/>
      <w:r>
        <w:lastRenderedPageBreak/>
        <w:t>July</w:t>
      </w:r>
      <w:bookmarkEnd w:id="1632"/>
      <w:bookmarkEnd w:id="1633"/>
      <w:bookmarkEnd w:id="1634"/>
      <w:r w:rsidR="00980D99">
        <w:t xml:space="preserve"> or </w:t>
      </w:r>
      <w:r w:rsidR="00980D99">
        <w:rPr>
          <w:rFonts w:ascii="FreeSerifAvvaShenouda" w:hAnsi="FreeSerifAvvaShenouda" w:cs="FreeSerifAvvaShenouda"/>
        </w:rPr>
        <w:t>Ⲉⲡⲏⲡ</w:t>
      </w:r>
      <w:bookmarkEnd w:id="1635"/>
    </w:p>
    <w:bookmarkStart w:id="1637" w:name="_Ref434562742" w:displacedByCustomXml="next"/>
    <w:bookmarkStart w:id="1638" w:name="_Toc410196221" w:displacedByCustomXml="next"/>
    <w:bookmarkStart w:id="1639" w:name="_Toc410196463" w:displacedByCustomXml="next"/>
    <w:bookmarkStart w:id="1640" w:name="_Toc410196965" w:displacedByCustomXml="next"/>
    <w:sdt>
      <w:sdtPr>
        <w:id w:val="233667495"/>
        <w:docPartObj>
          <w:docPartGallery w:val="Table of Contents"/>
          <w:docPartUnique/>
        </w:docPartObj>
      </w:sdtPr>
      <w:sdtEndPr>
        <w:rPr>
          <w:b/>
          <w:bCs/>
          <w:noProof/>
        </w:rPr>
      </w:sdtEndPr>
      <w:sdtContent>
        <w:p w14:paraId="0AB48595" w14:textId="45ED5FF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895112">
              <w:rPr>
                <w:noProof/>
                <w:webHidden/>
              </w:rPr>
              <w:t>907</w:t>
            </w:r>
            <w:r w:rsidR="00E35F1F">
              <w:rPr>
                <w:noProof/>
                <w:webHidden/>
              </w:rPr>
              <w:fldChar w:fldCharType="end"/>
            </w:r>
          </w:hyperlink>
        </w:p>
        <w:p w14:paraId="4A7559BA" w14:textId="721F1BAC" w:rsidR="00E35F1F" w:rsidRDefault="000F34DF">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895112">
              <w:rPr>
                <w:noProof/>
                <w:webHidden/>
              </w:rPr>
              <w:t>909</w:t>
            </w:r>
            <w:r w:rsidR="00E35F1F">
              <w:rPr>
                <w:noProof/>
                <w:webHidden/>
              </w:rPr>
              <w:fldChar w:fldCharType="end"/>
            </w:r>
          </w:hyperlink>
        </w:p>
        <w:p w14:paraId="1300220B" w14:textId="6E390710" w:rsidR="00E35F1F" w:rsidRDefault="000F34DF">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895112">
              <w:rPr>
                <w:noProof/>
                <w:webHidden/>
              </w:rPr>
              <w:t>909</w:t>
            </w:r>
            <w:r w:rsidR="00E35F1F">
              <w:rPr>
                <w:noProof/>
                <w:webHidden/>
              </w:rPr>
              <w:fldChar w:fldCharType="end"/>
            </w:r>
          </w:hyperlink>
        </w:p>
        <w:p w14:paraId="0726C1F0" w14:textId="123A4C23" w:rsidR="00E35F1F" w:rsidRDefault="000F34DF">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74EAC1AB" w14:textId="2ADC4327" w:rsidR="00E35F1F" w:rsidRDefault="000F34DF">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6D14A0C6" w14:textId="7594E6F6" w:rsidR="00E35F1F" w:rsidRDefault="000F34DF">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4B68BC3F" w14:textId="3A0FD107" w:rsidR="00E35F1F" w:rsidRDefault="000F34DF">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0C0AA185" w14:textId="3368983D" w:rsidR="00E35F1F" w:rsidRDefault="000F34DF">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0EE31C9F" w14:textId="312CC5A9" w:rsidR="00E35F1F" w:rsidRDefault="000F34DF">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895112">
              <w:rPr>
                <w:noProof/>
                <w:webHidden/>
              </w:rPr>
              <w:t>913</w:t>
            </w:r>
            <w:r w:rsidR="00E35F1F">
              <w:rPr>
                <w:noProof/>
                <w:webHidden/>
              </w:rPr>
              <w:fldChar w:fldCharType="end"/>
            </w:r>
          </w:hyperlink>
        </w:p>
        <w:p w14:paraId="39CDC72B" w14:textId="42EA0721" w:rsidR="00E35F1F" w:rsidRDefault="000F34DF">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895112">
              <w:rPr>
                <w:noProof/>
                <w:webHidden/>
              </w:rPr>
              <w:t>913</w:t>
            </w:r>
            <w:r w:rsidR="00E35F1F">
              <w:rPr>
                <w:noProof/>
                <w:webHidden/>
              </w:rPr>
              <w:fldChar w:fldCharType="end"/>
            </w:r>
          </w:hyperlink>
        </w:p>
        <w:p w14:paraId="265E9A6F" w14:textId="200E84E9" w:rsidR="00E35F1F" w:rsidRDefault="000F34DF">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895112">
              <w:rPr>
                <w:noProof/>
                <w:webHidden/>
              </w:rPr>
              <w:t>914</w:t>
            </w:r>
            <w:r w:rsidR="00E35F1F">
              <w:rPr>
                <w:noProof/>
                <w:webHidden/>
              </w:rPr>
              <w:fldChar w:fldCharType="end"/>
            </w:r>
          </w:hyperlink>
        </w:p>
        <w:p w14:paraId="165757B0" w14:textId="70BEC67A" w:rsidR="00E35F1F" w:rsidRDefault="000F34DF">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895112">
              <w:rPr>
                <w:noProof/>
                <w:webHidden/>
              </w:rPr>
              <w:t>916</w:t>
            </w:r>
            <w:r w:rsidR="00E35F1F">
              <w:rPr>
                <w:noProof/>
                <w:webHidden/>
              </w:rPr>
              <w:fldChar w:fldCharType="end"/>
            </w:r>
          </w:hyperlink>
        </w:p>
        <w:p w14:paraId="2FCBB9BB" w14:textId="2EE3E9EF" w:rsidR="00E35F1F" w:rsidRDefault="000F34DF">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895112">
              <w:rPr>
                <w:noProof/>
                <w:webHidden/>
              </w:rPr>
              <w:t>917</w:t>
            </w:r>
            <w:r w:rsidR="00E35F1F">
              <w:rPr>
                <w:noProof/>
                <w:webHidden/>
              </w:rPr>
              <w:fldChar w:fldCharType="end"/>
            </w:r>
          </w:hyperlink>
        </w:p>
        <w:p w14:paraId="35A0F6A7" w14:textId="1C218B4F" w:rsidR="00E35F1F" w:rsidRDefault="000F34DF">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895112">
              <w:rPr>
                <w:noProof/>
                <w:webHidden/>
              </w:rPr>
              <w:t>917</w:t>
            </w:r>
            <w:r w:rsidR="00E35F1F">
              <w:rPr>
                <w:noProof/>
                <w:webHidden/>
              </w:rPr>
              <w:fldChar w:fldCharType="end"/>
            </w:r>
          </w:hyperlink>
        </w:p>
        <w:p w14:paraId="7B233596" w14:textId="27F5C36F" w:rsidR="00E35F1F" w:rsidRDefault="000F34DF">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10CBC24B" w14:textId="1F8C2D0F" w:rsidR="00E35F1F" w:rsidRDefault="000F34DF">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73E96207" w14:textId="7DAD0AF0" w:rsidR="00E35F1F" w:rsidRDefault="000F34DF">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1" w:name="_Ref436250323"/>
      <w:bookmarkStart w:id="1642" w:name="_Toc448227630"/>
      <w:r>
        <w:rPr>
          <w:rFonts w:ascii="Times New Roman" w:hAnsi="Times New Roman" w:cs="Times New Roman"/>
        </w:rPr>
        <w:lastRenderedPageBreak/>
        <w:t>July 1 / Epip 7: St. Shenoute</w:t>
      </w:r>
      <w:bookmarkEnd w:id="1637"/>
      <w:bookmarkEnd w:id="1641"/>
      <w:bookmarkEnd w:id="1642"/>
    </w:p>
    <w:p w14:paraId="5B5A5AD3" w14:textId="77777777" w:rsidR="00980D99" w:rsidRDefault="00980D99" w:rsidP="00980D99">
      <w:pPr>
        <w:pStyle w:val="Heading4"/>
        <w:rPr>
          <w:lang w:val="en-US"/>
        </w:rPr>
      </w:pPr>
      <w:bookmarkStart w:id="1643" w:name="_Ref434491186"/>
      <w:r>
        <w:rPr>
          <w:lang w:val="en-US"/>
        </w:rPr>
        <w:t>The Doxology</w:t>
      </w:r>
      <w:r w:rsidR="00810F04">
        <w:rPr>
          <w:lang w:val="en-US"/>
        </w:rPr>
        <w:t xml:space="preserve"> for St. Shenoute</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2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2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3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47" w:name="_Ref434491207"/>
      <w:r>
        <w:rPr>
          <w:lang w:val="en-US"/>
        </w:rPr>
        <w:t>A Doxology for St. Besa</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48" w:name="_Toc448227631"/>
      <w:r>
        <w:rPr>
          <w:rFonts w:ascii="Times New Roman" w:hAnsi="Times New Roman" w:cs="Times New Roman"/>
        </w:rPr>
        <w:t>July 1 / Epip 7: Also St. Ignatius</w:t>
      </w:r>
      <w:bookmarkEnd w:id="1648"/>
    </w:p>
    <w:p w14:paraId="08CD1881" w14:textId="77777777" w:rsidR="00980D99" w:rsidRDefault="00980D99" w:rsidP="00980D99">
      <w:pPr>
        <w:pStyle w:val="Heading3"/>
        <w:rPr>
          <w:lang w:val="en-US"/>
        </w:rPr>
      </w:pPr>
      <w:bookmarkStart w:id="1649" w:name="_Ref434560325"/>
      <w:bookmarkStart w:id="1650" w:name="_Toc448227632"/>
      <w:r>
        <w:rPr>
          <w:lang w:val="en-US"/>
        </w:rPr>
        <w:t>July 2 / Epip 8: St. Pishoy</w:t>
      </w:r>
      <w:bookmarkEnd w:id="1649"/>
      <w:bookmarkEnd w:id="1650"/>
    </w:p>
    <w:p w14:paraId="3F31CCDA" w14:textId="77777777" w:rsidR="00980D99" w:rsidRDefault="00980D99" w:rsidP="00980D99">
      <w:pPr>
        <w:pStyle w:val="Heading4"/>
        <w:rPr>
          <w:lang w:val="en-US"/>
        </w:rPr>
      </w:pPr>
      <w:bookmarkStart w:id="1651" w:name="_Ref434490783"/>
      <w:r>
        <w:rPr>
          <w:lang w:val="en-US"/>
        </w:rPr>
        <w:t>The Doxology</w:t>
      </w:r>
      <w:r w:rsidR="00810F04">
        <w:rPr>
          <w:lang w:val="en-US"/>
        </w:rPr>
        <w:t xml:space="preserve"> for St. Pishoy</w:t>
      </w:r>
      <w:bookmarkEnd w:id="1651"/>
    </w:p>
    <w:p w14:paraId="748CA5AD" w14:textId="2F5608A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89511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895112">
        <w:rPr>
          <w:noProof/>
          <w:lang w:val="en-US"/>
        </w:rPr>
        <w:t>637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3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3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1" w:name="_Toc448227633"/>
      <w:r>
        <w:t>The Virgin’s Fast</w:t>
      </w:r>
      <w:bookmarkEnd w:id="1640"/>
      <w:bookmarkEnd w:id="1639"/>
      <w:bookmarkEnd w:id="1638"/>
      <w:bookmarkEnd w:id="1661"/>
    </w:p>
    <w:p w14:paraId="67B94F6A" w14:textId="77777777" w:rsidR="005B716A" w:rsidRDefault="005B716A" w:rsidP="005B716A">
      <w:pPr>
        <w:pStyle w:val="Heading3"/>
        <w:rPr>
          <w:lang w:val="en-US"/>
        </w:rPr>
      </w:pPr>
      <w:bookmarkStart w:id="1662" w:name="_Toc448227634"/>
      <w:r>
        <w:rPr>
          <w:lang w:val="en-US"/>
        </w:rPr>
        <w:t>July 3 / Epip 9: Martyrdom of</w:t>
      </w:r>
      <w:r w:rsidR="00FE0AE4">
        <w:rPr>
          <w:lang w:val="en-US"/>
        </w:rPr>
        <w:t xml:space="preserve"> </w:t>
      </w:r>
      <w:r>
        <w:rPr>
          <w:lang w:val="en-US"/>
        </w:rPr>
        <w:t>St. Simon Cleophas the Apostle</w:t>
      </w:r>
      <w:bookmarkEnd w:id="1662"/>
    </w:p>
    <w:p w14:paraId="4B2873D8" w14:textId="05893FF1"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9F0F33E" w14:textId="77777777" w:rsidR="00DD5136" w:rsidRDefault="00DD5136" w:rsidP="00DD5136">
      <w:pPr>
        <w:pStyle w:val="Heading3"/>
      </w:pPr>
      <w:bookmarkStart w:id="1663" w:name="_Toc448227635"/>
      <w:r>
        <w:t>July 6 / Epip 12: Commemoration of Archangel Michael</w:t>
      </w:r>
      <w:bookmarkEnd w:id="1663"/>
    </w:p>
    <w:p w14:paraId="5BB08031" w14:textId="60FE9BE1"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D32BC82" w14:textId="77777777" w:rsidR="005B716A" w:rsidRDefault="005B716A" w:rsidP="005B716A">
      <w:pPr>
        <w:pStyle w:val="Heading3"/>
      </w:pPr>
      <w:bookmarkStart w:id="1664" w:name="_Toc448227636"/>
      <w:r>
        <w:t>July 12 / Epip 18: Martyrdom of St. James the Apostle, the Bishop of Jerusalem</w:t>
      </w:r>
      <w:bookmarkEnd w:id="1664"/>
    </w:p>
    <w:p w14:paraId="3E767F80" w14:textId="7A98798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30614C9" w14:textId="77777777" w:rsidR="009C1989" w:rsidRDefault="009C1989" w:rsidP="009C1989">
      <w:pPr>
        <w:pStyle w:val="Heading3"/>
      </w:pPr>
      <w:bookmarkStart w:id="1665" w:name="_Ref434562330"/>
      <w:bookmarkStart w:id="1666" w:name="_Toc448227637"/>
      <w:r>
        <w:t>July 14 / Epip 20: Martyrdom of St. Theodore of Shotep, the General</w:t>
      </w:r>
      <w:bookmarkEnd w:id="1665"/>
      <w:bookmarkEnd w:id="1666"/>
    </w:p>
    <w:p w14:paraId="7B584133" w14:textId="77777777" w:rsidR="009C1989" w:rsidRDefault="009C1989" w:rsidP="009C1989">
      <w:pPr>
        <w:pStyle w:val="Heading4"/>
      </w:pPr>
      <w:bookmarkStart w:id="1667" w:name="_Ref434489277"/>
      <w:r>
        <w:t>The Doxology of St. Theodore of Shotep, the General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68" w:name="_Ref434489296"/>
      <w:r>
        <w:t>Another Doxology of St. Theodore of Shotep, the General</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69"/>
            <w:r>
              <w:t>struggler</w:t>
            </w:r>
            <w:commentRangeEnd w:id="1669"/>
            <w:r>
              <w:rPr>
                <w:rStyle w:val="CommentReference"/>
                <w:rFonts w:ascii="Times New Roman" w:eastAsiaTheme="minorHAnsi" w:hAnsi="Times New Roman" w:cstheme="minorBidi"/>
                <w:color w:val="auto"/>
              </w:rPr>
              <w:commentReference w:id="1669"/>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0" w:name="_Toc448227638"/>
      <w:r>
        <w:t>July 15 / Epip 21: Commemoration of the Theotokos</w:t>
      </w:r>
      <w:bookmarkEnd w:id="1670"/>
    </w:p>
    <w:p w14:paraId="09456591" w14:textId="036382A0"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6562046" w14:textId="77777777" w:rsidR="0078548F" w:rsidRDefault="0078548F" w:rsidP="0078548F">
      <w:pPr>
        <w:pStyle w:val="Heading3"/>
      </w:pPr>
      <w:bookmarkStart w:id="1671" w:name="_Ref434562663"/>
      <w:bookmarkStart w:id="1672" w:name="_Toc448227639"/>
      <w:r>
        <w:t>July 17 / Epip 23: The Martyrdom of St. Marina</w:t>
      </w:r>
      <w:bookmarkEnd w:id="1671"/>
      <w:bookmarkEnd w:id="1672"/>
    </w:p>
    <w:p w14:paraId="71210AE6" w14:textId="77777777" w:rsidR="0078548F" w:rsidRDefault="0078548F" w:rsidP="0078548F">
      <w:pPr>
        <w:pStyle w:val="Heading4"/>
      </w:pPr>
      <w:bookmarkStart w:id="1673" w:name="_Ref434490204"/>
      <w:r>
        <w:t>The Doxology</w:t>
      </w:r>
      <w:r w:rsidR="00B46E6E">
        <w:t xml:space="preserve"> for St. Marina</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4" w:name="_Toc448227640"/>
      <w:r>
        <w:t>July 18 / Epip 24: The Martyrdom of Abba Noub</w:t>
      </w:r>
      <w:bookmarkEnd w:id="1674"/>
    </w:p>
    <w:p w14:paraId="45A4C76D" w14:textId="77777777" w:rsidR="00951605" w:rsidRDefault="00951605" w:rsidP="00951605">
      <w:pPr>
        <w:pStyle w:val="Heading4"/>
      </w:pPr>
      <w:bookmarkStart w:id="1675" w:name="_Ref434489534"/>
      <w:r>
        <w:t>The Doxology</w:t>
      </w:r>
      <w:r w:rsidR="00B46E6E">
        <w:t xml:space="preserve"> for Abba Noub</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76"/>
            <w:r>
              <w:t>Abba Noub</w:t>
            </w:r>
            <w:commentRangeEnd w:id="1676"/>
            <w:r>
              <w:rPr>
                <w:rStyle w:val="CommentReference"/>
                <w:rFonts w:ascii="Times New Roman" w:eastAsiaTheme="minorHAnsi" w:hAnsi="Times New Roman" w:cstheme="minorBidi"/>
                <w:color w:val="auto"/>
              </w:rPr>
              <w:commentReference w:id="1676"/>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77"/>
            <w:r>
              <w:t xml:space="preserve">upright </w:t>
            </w:r>
            <w:commentRangeEnd w:id="1677"/>
            <w:r>
              <w:rPr>
                <w:rStyle w:val="CommentReference"/>
                <w:rFonts w:ascii="Times New Roman" w:eastAsiaTheme="minorHAnsi" w:hAnsi="Times New Roman" w:cstheme="minorBidi"/>
                <w:color w:val="auto"/>
              </w:rPr>
              <w:commentReference w:id="1677"/>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78" w:name="_Toc448227641"/>
      <w:r>
        <w:t>July 20 / Epip 26: Joseph the Carpenter</w:t>
      </w:r>
      <w:bookmarkEnd w:id="1678"/>
    </w:p>
    <w:p w14:paraId="5DE3B33E" w14:textId="77777777" w:rsidR="00BF240D" w:rsidRDefault="00BF240D" w:rsidP="00BF240D">
      <w:pPr>
        <w:pStyle w:val="Heading4"/>
      </w:pPr>
      <w:bookmarkStart w:id="1679" w:name="_Ref434488476"/>
      <w:r>
        <w:t>The Doxology</w:t>
      </w:r>
      <w:r w:rsidR="00B46E6E">
        <w:t xml:space="preserve"> for St. Joseph the Carpenter</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3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0" w:name="_Toc448227642"/>
      <w:bookmarkStart w:id="1681" w:name="_Toc410196222"/>
      <w:bookmarkStart w:id="1682" w:name="_Toc410196464"/>
      <w:bookmarkStart w:id="1683" w:name="_Toc410196966"/>
      <w:r>
        <w:t>July 20 / Epip 26: Also St. Frumentius (Abune Selama), the First Bishop of Ethiopia</w:t>
      </w:r>
      <w:bookmarkEnd w:id="1680"/>
    </w:p>
    <w:p w14:paraId="5EE79286" w14:textId="5FAE9F9D"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89511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895112">
        <w:rPr>
          <w:noProof/>
        </w:rPr>
        <w:t>859</w:t>
      </w:r>
      <w:r w:rsidR="00237D47">
        <w:fldChar w:fldCharType="end"/>
      </w:r>
      <w:r>
        <w:t>.</w:t>
      </w:r>
    </w:p>
    <w:p w14:paraId="74ECF631" w14:textId="77777777" w:rsidR="00C325FC" w:rsidRDefault="00C325FC" w:rsidP="005B716A">
      <w:pPr>
        <w:pStyle w:val="Heading3"/>
      </w:pPr>
      <w:bookmarkStart w:id="1684" w:name="_Toc448227643"/>
      <w:r>
        <w:t>July 22 / Epip 28: Departure of St. Mary Magdalene</w:t>
      </w:r>
      <w:bookmarkEnd w:id="1684"/>
    </w:p>
    <w:p w14:paraId="41ADBBFF" w14:textId="77777777" w:rsidR="00C325FC" w:rsidRDefault="00C325FC" w:rsidP="00C325FC">
      <w:pPr>
        <w:pStyle w:val="Heading4"/>
      </w:pPr>
      <w:bookmarkStart w:id="1685" w:name="_Ref434489077"/>
      <w:r>
        <w:t>The Doxology</w:t>
      </w:r>
      <w:r w:rsidR="00B46E6E">
        <w:t xml:space="preserve"> for St. Mary Magdalene</w:t>
      </w:r>
      <w:bookmarkEnd w:id="1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86"/>
            <w:r>
              <w:t xml:space="preserve">ϯⲁⲅⲓⲁ </w:t>
            </w:r>
            <w:commentRangeEnd w:id="1686"/>
            <w:r>
              <w:rPr>
                <w:rStyle w:val="CommentReference"/>
                <w:rFonts w:ascii="Times New Roman" w:hAnsi="Times New Roman" w:cstheme="minorBidi"/>
                <w:noProof w:val="0"/>
              </w:rPr>
              <w:commentReference w:id="1686"/>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87"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87"/>
    </w:p>
    <w:p w14:paraId="19C57F68" w14:textId="57F41F2B"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48B57972" w14:textId="77777777" w:rsidR="005B716A" w:rsidRDefault="005B716A" w:rsidP="005B716A">
      <w:pPr>
        <w:pStyle w:val="Heading3"/>
      </w:pPr>
      <w:bookmarkStart w:id="1688" w:name="_Toc448227645"/>
      <w:r>
        <w:t xml:space="preserve">July 23 / Epip 29: </w:t>
      </w:r>
      <w:r w:rsidR="00B52D77">
        <w:t xml:space="preserve">Also the </w:t>
      </w:r>
      <w:r>
        <w:t>Translocation of the Relics of St. Andrew, the Apostle</w:t>
      </w:r>
      <w:bookmarkEnd w:id="1688"/>
    </w:p>
    <w:p w14:paraId="7500DAE2" w14:textId="574C471F"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CDA1374" w14:textId="77777777" w:rsidR="00960235" w:rsidRDefault="00960235" w:rsidP="00960235">
      <w:pPr>
        <w:pStyle w:val="Heading3"/>
      </w:pPr>
      <w:bookmarkStart w:id="1689" w:name="_Toc448227646"/>
      <w:r>
        <w:t>July 28 / Mesori 4: Consecration of the Church of St. Anthony</w:t>
      </w:r>
      <w:bookmarkEnd w:id="1689"/>
    </w:p>
    <w:p w14:paraId="15290CA7" w14:textId="5B061DF2"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89511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895112">
        <w:rPr>
          <w:noProof/>
        </w:rPr>
        <w:t>823</w:t>
      </w:r>
      <w:r w:rsidR="00237D47">
        <w:fldChar w:fldCharType="end"/>
      </w:r>
      <w:bookmarkEnd w:id="1636"/>
      <w:r>
        <w:t>.</w:t>
      </w:r>
    </w:p>
    <w:p w14:paraId="62D72F65" w14:textId="77777777" w:rsidR="00495F1A" w:rsidRPr="00980D99" w:rsidRDefault="00495F1A" w:rsidP="00495F1A">
      <w:pPr>
        <w:pStyle w:val="Heading2"/>
        <w:rPr>
          <w:lang w:val="en-US"/>
        </w:rPr>
      </w:pPr>
      <w:bookmarkStart w:id="1690" w:name="_Toc448696656"/>
      <w:bookmarkStart w:id="1691" w:name="August"/>
      <w:r>
        <w:lastRenderedPageBreak/>
        <w:t>August</w:t>
      </w:r>
      <w:bookmarkEnd w:id="1681"/>
      <w:bookmarkEnd w:id="1682"/>
      <w:bookmarkEnd w:id="1683"/>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0"/>
    </w:p>
    <w:bookmarkStart w:id="1692" w:name="_Toc410196223" w:displacedByCustomXml="next"/>
    <w:bookmarkStart w:id="1693" w:name="_Toc410196465" w:displacedByCustomXml="next"/>
    <w:bookmarkStart w:id="1694" w:name="_Toc410196967" w:displacedByCustomXml="next"/>
    <w:sdt>
      <w:sdtPr>
        <w:id w:val="-1335066635"/>
        <w:docPartObj>
          <w:docPartGallery w:val="Table of Contents"/>
          <w:docPartUnique/>
        </w:docPartObj>
      </w:sdtPr>
      <w:sdtEndPr>
        <w:rPr>
          <w:b/>
          <w:bCs/>
          <w:noProof/>
        </w:rPr>
      </w:sdtEndPr>
      <w:sdtContent>
        <w:p w14:paraId="6C4AA256" w14:textId="67B846E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0642AA7E" w14:textId="61128F28" w:rsidR="00E35F1F" w:rsidRDefault="000F34DF">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469350F5" w14:textId="5BDD8E04" w:rsidR="00E35F1F" w:rsidRDefault="000F34DF">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1C958ECA" w14:textId="1369ED53" w:rsidR="00E35F1F" w:rsidRDefault="000F34DF">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895112">
              <w:rPr>
                <w:noProof/>
                <w:webHidden/>
              </w:rPr>
              <w:t>930</w:t>
            </w:r>
            <w:r w:rsidR="00E35F1F">
              <w:rPr>
                <w:noProof/>
                <w:webHidden/>
              </w:rPr>
              <w:fldChar w:fldCharType="end"/>
            </w:r>
          </w:hyperlink>
        </w:p>
        <w:p w14:paraId="30938F4F" w14:textId="768AFC67" w:rsidR="00E35F1F" w:rsidRDefault="000F34DF">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27ED9ED2" w14:textId="5FD6F7D1" w:rsidR="00E35F1F" w:rsidRDefault="000F34DF">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61F29EF3" w14:textId="45F15C6B" w:rsidR="00E35F1F" w:rsidRDefault="000F34DF">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33C8C71D" w14:textId="7D51D147" w:rsidR="00E35F1F" w:rsidRDefault="000F34DF">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895112">
              <w:rPr>
                <w:noProof/>
                <w:webHidden/>
              </w:rPr>
              <w:t>940</w:t>
            </w:r>
            <w:r w:rsidR="00E35F1F">
              <w:rPr>
                <w:noProof/>
                <w:webHidden/>
              </w:rPr>
              <w:fldChar w:fldCharType="end"/>
            </w:r>
          </w:hyperlink>
        </w:p>
        <w:p w14:paraId="388B8086" w14:textId="2FE17FD5" w:rsidR="00E35F1F" w:rsidRDefault="000F34DF">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5ACE581D" w14:textId="706140CD" w:rsidR="00E35F1F" w:rsidRDefault="000F34DF">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39173CA8" w14:textId="3F4D1E18" w:rsidR="00E35F1F" w:rsidRDefault="000F34DF">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4B7ED6FE" w14:textId="68077D1B" w:rsidR="00E35F1F" w:rsidRDefault="000F34DF">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5C0A9F92" w14:textId="6FFFE7F5" w:rsidR="00E35F1F" w:rsidRDefault="000F34DF">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895112">
              <w:rPr>
                <w:noProof/>
                <w:webHidden/>
              </w:rPr>
              <w:t>942</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5" w:name="_Toc448227647"/>
      <w:r>
        <w:lastRenderedPageBreak/>
        <w:t>August 1 / Mesori 8: The Confession of St. Peter</w:t>
      </w:r>
      <w:bookmarkEnd w:id="1695"/>
    </w:p>
    <w:p w14:paraId="255AA614" w14:textId="0231559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89511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895112">
        <w:rPr>
          <w:noProof/>
        </w:rPr>
        <w:t>894</w:t>
      </w:r>
      <w:r w:rsidR="00237D47">
        <w:fldChar w:fldCharType="end"/>
      </w:r>
      <w:r>
        <w:t>.</w:t>
      </w:r>
    </w:p>
    <w:p w14:paraId="21A226CF" w14:textId="77777777" w:rsidR="00DD5136" w:rsidRDefault="00DD5136" w:rsidP="00DD5136">
      <w:pPr>
        <w:pStyle w:val="Heading3"/>
      </w:pPr>
      <w:bookmarkStart w:id="1696" w:name="_Toc448227648"/>
      <w:r>
        <w:t>August 5 / Mesori 12: Commemoration of Archangel Michael</w:t>
      </w:r>
      <w:bookmarkEnd w:id="1696"/>
    </w:p>
    <w:p w14:paraId="64B788FF" w14:textId="02457DEC"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700F8882" w14:textId="77777777" w:rsidR="00495F1A" w:rsidRDefault="00980D99" w:rsidP="00495F1A">
      <w:pPr>
        <w:pStyle w:val="Heading3"/>
      </w:pPr>
      <w:bookmarkStart w:id="1697" w:name="_Toc448227649"/>
      <w:r>
        <w:t xml:space="preserve">August 6 / Mesori 13: </w:t>
      </w:r>
      <w:r w:rsidR="00495F1A">
        <w:t>The Transfiguration</w:t>
      </w:r>
      <w:bookmarkEnd w:id="1694"/>
      <w:bookmarkEnd w:id="1693"/>
      <w:bookmarkEnd w:id="1692"/>
      <w:bookmarkEnd w:id="1697"/>
    </w:p>
    <w:p w14:paraId="1EF4D652" w14:textId="77777777" w:rsidR="00980D99" w:rsidRDefault="00980D99" w:rsidP="00980D99">
      <w:pPr>
        <w:pStyle w:val="Heading4"/>
      </w:pPr>
      <w:bookmarkStart w:id="1698" w:name="_Ref434478012"/>
      <w:r>
        <w:t>The Doxology</w:t>
      </w:r>
      <w:r w:rsidR="00E21EA3">
        <w:t xml:space="preserve"> of the Transfiguration</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99" w:name="_Ref434476299"/>
      <w:r>
        <w:t>The Psali Adam</w:t>
      </w:r>
      <w:r w:rsidR="006C1B94">
        <w:t xml:space="preserve"> for the Transfiguration</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0" w:name="_Ref434476316"/>
      <w:r>
        <w:t>The Psali Batos</w:t>
      </w:r>
      <w:r w:rsidR="006C1B94">
        <w:t xml:space="preserve"> for the Transfiguration</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1" w:name="_Toc410196224"/>
      <w:bookmarkStart w:id="1702" w:name="_Toc410196466"/>
      <w:bookmarkStart w:id="1703" w:name="_Toc410196968"/>
      <w:bookmarkStart w:id="1704" w:name="_Ref435642801"/>
      <w:bookmarkStart w:id="1705" w:name="_Ref435642808"/>
      <w:bookmarkStart w:id="1706" w:name="_Toc448227650"/>
      <w:r>
        <w:t xml:space="preserve">August 9 / Mesori 16: </w:t>
      </w:r>
      <w:r w:rsidR="00495F1A">
        <w:t>The Assumption of the Virgin</w:t>
      </w:r>
      <w:bookmarkEnd w:id="1701"/>
      <w:bookmarkEnd w:id="1702"/>
      <w:bookmarkEnd w:id="1703"/>
      <w:bookmarkEnd w:id="1704"/>
      <w:bookmarkEnd w:id="1705"/>
      <w:bookmarkEnd w:id="1706"/>
    </w:p>
    <w:p w14:paraId="134619E6" w14:textId="5A5C3369"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D26BE2A" w14:textId="4FF0A956" w:rsidR="007E24F9" w:rsidRDefault="007E24F9" w:rsidP="007E24F9">
      <w:pPr>
        <w:pStyle w:val="Heading4"/>
      </w:pPr>
      <w:bookmarkStart w:id="1707" w:name="_Ref435642763"/>
      <w:r>
        <w:t xml:space="preserve">The Psali </w:t>
      </w:r>
      <w:commentRangeStart w:id="1708"/>
      <w:r>
        <w:t xml:space="preserve">Adam </w:t>
      </w:r>
      <w:commentRangeEnd w:id="1708"/>
      <w:r>
        <w:rPr>
          <w:rStyle w:val="CommentReference"/>
          <w:rFonts w:eastAsiaTheme="minorHAnsi" w:cstheme="minorBidi"/>
          <w:b w:val="0"/>
          <w:bCs w:val="0"/>
          <w:iCs w:val="0"/>
          <w:color w:val="auto"/>
        </w:rPr>
        <w:commentReference w:id="1708"/>
      </w:r>
      <w:r>
        <w:t>for the Virgin</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09"/>
            <w:r>
              <w:t>With divine hands.”</w:t>
            </w:r>
            <w:commentRangeEnd w:id="1709"/>
            <w:r>
              <w:rPr>
                <w:rStyle w:val="CommentReference"/>
                <w:rFonts w:ascii="Times New Roman" w:eastAsiaTheme="minorHAnsi" w:hAnsi="Times New Roman" w:cstheme="minorBidi"/>
                <w:color w:val="auto"/>
              </w:rPr>
              <w:commentReference w:id="1709"/>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0" w:name="_Ref435734818"/>
      <w:r>
        <w:t>The Psali Batos for the Virgin</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3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1"/>
            <w:r>
              <w:t>forever</w:t>
            </w:r>
            <w:commentRangeEnd w:id="1711"/>
            <w:r>
              <w:rPr>
                <w:rStyle w:val="CommentReference"/>
                <w:rFonts w:ascii="Times New Roman" w:eastAsiaTheme="minorHAnsi" w:hAnsi="Times New Roman" w:cstheme="minorBidi"/>
                <w:color w:val="auto"/>
              </w:rPr>
              <w:commentReference w:id="1711"/>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2"/>
            <w:r>
              <w:t>In the unshakable places.</w:t>
            </w:r>
            <w:commentRangeEnd w:id="1712"/>
            <w:r>
              <w:rPr>
                <w:rStyle w:val="CommentReference"/>
                <w:rFonts w:ascii="Times New Roman" w:eastAsiaTheme="minorHAnsi" w:hAnsi="Times New Roman" w:cstheme="minorBidi"/>
                <w:color w:val="auto"/>
              </w:rPr>
              <w:commentReference w:id="1712"/>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3"/>
            <w:r>
              <w:t>Your name adorns our works.</w:t>
            </w:r>
            <w:commentRangeEnd w:id="1713"/>
            <w:r>
              <w:rPr>
                <w:rStyle w:val="CommentReference"/>
                <w:rFonts w:ascii="Times New Roman" w:eastAsiaTheme="minorHAnsi" w:hAnsi="Times New Roman" w:cstheme="minorBidi"/>
                <w:color w:val="auto"/>
              </w:rPr>
              <w:commentReference w:id="1713"/>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4"/>
            <w:r>
              <w:t xml:space="preserve">Interceding </w:t>
            </w:r>
            <w:commentRangeEnd w:id="1714"/>
            <w:r>
              <w:rPr>
                <w:rStyle w:val="CommentReference"/>
                <w:rFonts w:ascii="Times New Roman" w:eastAsiaTheme="minorHAnsi" w:hAnsi="Times New Roman" w:cstheme="minorBidi"/>
                <w:color w:val="auto"/>
              </w:rPr>
              <w:commentReference w:id="1714"/>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5" w:name="_Toc448227651"/>
      <w:r>
        <w:t>August 12 / Mesori 19: Translocation of the Relics of St. Macarius the Great</w:t>
      </w:r>
      <w:bookmarkEnd w:id="1715"/>
    </w:p>
    <w:p w14:paraId="0744AB3C" w14:textId="739B5CCC"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89511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895112">
        <w:rPr>
          <w:noProof/>
        </w:rPr>
        <w:t>836</w:t>
      </w:r>
      <w:r w:rsidR="00237D47">
        <w:fldChar w:fldCharType="end"/>
      </w:r>
      <w:r w:rsidR="00237D47">
        <w:t>.</w:t>
      </w:r>
    </w:p>
    <w:p w14:paraId="7069CDB9" w14:textId="77777777" w:rsidR="005329C1" w:rsidRDefault="005329C1" w:rsidP="005329C1">
      <w:pPr>
        <w:pStyle w:val="Heading3"/>
      </w:pPr>
      <w:bookmarkStart w:id="1716" w:name="_Toc448227652"/>
      <w:r>
        <w:t>August 14 / Mesori 21: Commemoration of the Theotokos</w:t>
      </w:r>
      <w:bookmarkEnd w:id="1716"/>
    </w:p>
    <w:p w14:paraId="26062380" w14:textId="2CB5F3F4"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48CB18D" w14:textId="77777777" w:rsidR="009F60F1" w:rsidRDefault="009F60F1" w:rsidP="009F60F1">
      <w:pPr>
        <w:pStyle w:val="Heading3"/>
      </w:pPr>
      <w:bookmarkStart w:id="1717" w:name="_Ref434563030"/>
      <w:bookmarkStart w:id="1718" w:name="_Toc448227653"/>
      <w:r>
        <w:t>August 17 / Mesori 24: Departure of St. Takle Haymanot</w:t>
      </w:r>
      <w:bookmarkEnd w:id="1717"/>
      <w:bookmarkEnd w:id="1718"/>
    </w:p>
    <w:p w14:paraId="34845613" w14:textId="77777777" w:rsidR="009F60F1" w:rsidRDefault="009F60F1" w:rsidP="009F60F1">
      <w:pPr>
        <w:pStyle w:val="Heading4"/>
      </w:pPr>
      <w:bookmarkStart w:id="1719" w:name="_Ref434492302"/>
      <w:r>
        <w:t>The Doxology</w:t>
      </w:r>
      <w:r w:rsidR="00B82753">
        <w:t xml:space="preserve"> for St. Takle Haymanot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0" w:name="_Toc448227654"/>
      <w:r>
        <w:lastRenderedPageBreak/>
        <w:t>August 21 / Mesori 28: The Patriarchs: Abraham, Isaac, and Jacob</w:t>
      </w:r>
      <w:bookmarkEnd w:id="1720"/>
    </w:p>
    <w:p w14:paraId="1D063B19" w14:textId="77777777" w:rsidR="00431ABD" w:rsidRDefault="00431ABD" w:rsidP="00431ABD">
      <w:pPr>
        <w:pStyle w:val="Heading4"/>
      </w:pPr>
      <w:bookmarkStart w:id="1721" w:name="_Ref434492413"/>
      <w:r>
        <w:t>The Doxology</w:t>
      </w:r>
      <w:r w:rsidR="00B82753">
        <w:t xml:space="preserve"> for the Patriarchs: Abraham, Isaac, and Jacob</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2" w:name="_Toc448227655"/>
      <w:r>
        <w:lastRenderedPageBreak/>
        <w:t>August 22 / Mesori 29: Commemoration of the Annunciation, Nativity, and Resurrection on the 29</w:t>
      </w:r>
      <w:r w:rsidRPr="00C0205C">
        <w:rPr>
          <w:vertAlign w:val="superscript"/>
        </w:rPr>
        <w:t>th</w:t>
      </w:r>
      <w:r>
        <w:t xml:space="preserve"> of Every Month</w:t>
      </w:r>
      <w:bookmarkEnd w:id="1722"/>
    </w:p>
    <w:p w14:paraId="19306DA7" w14:textId="33F5B3DC" w:rsidR="007D439A" w:rsidRPr="00B52D77" w:rsidRDefault="007D439A" w:rsidP="007D439A">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71EB5850" w14:textId="77777777" w:rsidR="0070722E" w:rsidRDefault="0070722E" w:rsidP="0070722E">
      <w:pPr>
        <w:pStyle w:val="Heading3"/>
      </w:pPr>
      <w:bookmarkStart w:id="1723" w:name="_Toc448227656"/>
      <w:r>
        <w:t xml:space="preserve">August 22 / Mesori 29: </w:t>
      </w:r>
      <w:r w:rsidR="007D439A">
        <w:t xml:space="preserve">Also the </w:t>
      </w:r>
      <w:r>
        <w:t>Translocation of the Relics of St. John the Short to Scetis</w:t>
      </w:r>
      <w:bookmarkEnd w:id="1723"/>
    </w:p>
    <w:p w14:paraId="6CA7DB30" w14:textId="78A30578"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89511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895112">
        <w:rPr>
          <w:noProof/>
        </w:rPr>
        <w:t>683</w:t>
      </w:r>
      <w:r w:rsidR="00237D47">
        <w:fldChar w:fldCharType="end"/>
      </w:r>
      <w:r>
        <w:t>.</w:t>
      </w:r>
    </w:p>
    <w:p w14:paraId="7E90B074" w14:textId="77777777" w:rsidR="00D46726" w:rsidRDefault="00D46726" w:rsidP="00D46726">
      <w:pPr>
        <w:pStyle w:val="Heading3"/>
      </w:pPr>
      <w:bookmarkStart w:id="1724" w:name="_Toc448227657"/>
      <w:r>
        <w:t>August 25 / Little Month 2: Departure of St. Titus the Apostle</w:t>
      </w:r>
      <w:bookmarkEnd w:id="1724"/>
    </w:p>
    <w:p w14:paraId="0FCE4143" w14:textId="5EDD000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76AA6933" w14:textId="77777777" w:rsidR="00C30039" w:rsidRDefault="00C30039" w:rsidP="00C30039">
      <w:pPr>
        <w:pStyle w:val="Heading3"/>
      </w:pPr>
      <w:bookmarkStart w:id="1725" w:name="_Toc448227658"/>
      <w:r>
        <w:t>August 26 / Little Month 3: Archangel Raphael</w:t>
      </w:r>
      <w:bookmarkEnd w:id="1725"/>
    </w:p>
    <w:p w14:paraId="0292BCC5" w14:textId="77777777" w:rsidR="00C30039" w:rsidRDefault="00C30039" w:rsidP="00C30039">
      <w:pPr>
        <w:pStyle w:val="Heading4"/>
      </w:pPr>
      <w:bookmarkStart w:id="1726" w:name="_Ref434488208"/>
      <w:r>
        <w:t>The Doxology</w:t>
      </w:r>
      <w:r w:rsidR="00B46E6E">
        <w:t xml:space="preserve"> for Archangel Raphael</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27" w:name="_Toc448227659"/>
      <w:r>
        <w:t>August 28 / Little Month 5</w:t>
      </w:r>
      <w:r w:rsidR="00980D99">
        <w:t>: St. Parsouma</w:t>
      </w:r>
      <w:bookmarkEnd w:id="1727"/>
    </w:p>
    <w:p w14:paraId="32F5CFB7" w14:textId="77777777" w:rsidR="00980D99" w:rsidRDefault="00980D99" w:rsidP="00980D99">
      <w:pPr>
        <w:pStyle w:val="Heading4"/>
      </w:pPr>
      <w:bookmarkStart w:id="1728" w:name="_Ref434491294"/>
      <w:r>
        <w:t>The Doxology</w:t>
      </w:r>
      <w:r w:rsidR="00810F04">
        <w:t xml:space="preserve"> for St. Parsouma</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3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2"/>
            <w:r>
              <w:t xml:space="preserve">ⲙ̀Ⲡⲭ̄ⲥ̄ </w:t>
            </w:r>
            <w:commentRangeEnd w:id="1732"/>
            <w:r>
              <w:rPr>
                <w:rStyle w:val="CommentReference"/>
                <w:rFonts w:ascii="Times New Roman" w:hAnsi="Times New Roman" w:cstheme="minorBidi"/>
                <w:noProof w:val="0"/>
              </w:rPr>
              <w:commentReference w:id="1732"/>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3"/>
            <w:r>
              <w:t xml:space="preserve">ⲡⲉⲛⲥⲱⲧⲏⲣ </w:t>
            </w:r>
            <w:commentRangeEnd w:id="1733"/>
            <w:r>
              <w:rPr>
                <w:rStyle w:val="CommentReference"/>
                <w:rFonts w:ascii="Times New Roman" w:hAnsi="Times New Roman" w:cstheme="minorBidi"/>
                <w:noProof w:val="0"/>
              </w:rPr>
              <w:commentReference w:id="1733"/>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4" w:name="_Toc410196226"/>
      <w:bookmarkStart w:id="1735" w:name="_Toc410196468"/>
      <w:bookmarkStart w:id="1736" w:name="_Toc410196970"/>
      <w:bookmarkStart w:id="1737" w:name="_Toc448696657"/>
      <w:bookmarkStart w:id="1738" w:name="Pascal"/>
      <w:bookmarkEnd w:id="1691"/>
      <w:r>
        <w:lastRenderedPageBreak/>
        <w:t>The Pascal Cycle</w:t>
      </w:r>
      <w:bookmarkEnd w:id="1734"/>
      <w:bookmarkEnd w:id="1735"/>
      <w:bookmarkEnd w:id="1736"/>
      <w:bookmarkEnd w:id="1737"/>
    </w:p>
    <w:bookmarkStart w:id="1739" w:name="_Toc410196227" w:displacedByCustomXml="next"/>
    <w:bookmarkStart w:id="1740" w:name="_Toc410196469" w:displacedByCustomXml="next"/>
    <w:bookmarkStart w:id="1741" w:name="_Toc410196971" w:displacedByCustomXml="next"/>
    <w:sdt>
      <w:sdtPr>
        <w:id w:val="-124935015"/>
        <w:docPartObj>
          <w:docPartGallery w:val="Table of Contents"/>
          <w:docPartUnique/>
        </w:docPartObj>
      </w:sdtPr>
      <w:sdtEndPr>
        <w:rPr>
          <w:b/>
          <w:bCs/>
          <w:noProof/>
        </w:rPr>
      </w:sdtEndPr>
      <w:sdtContent>
        <w:p w14:paraId="5FDFFE48" w14:textId="152F97C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895112">
              <w:rPr>
                <w:noProof/>
                <w:webHidden/>
              </w:rPr>
              <w:t>945</w:t>
            </w:r>
            <w:r w:rsidR="00E35F1F">
              <w:rPr>
                <w:noProof/>
                <w:webHidden/>
              </w:rPr>
              <w:fldChar w:fldCharType="end"/>
            </w:r>
          </w:hyperlink>
        </w:p>
        <w:p w14:paraId="2F2B0A5E" w14:textId="4836134F" w:rsidR="00E35F1F" w:rsidRDefault="000F34DF">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895112">
              <w:rPr>
                <w:noProof/>
                <w:webHidden/>
              </w:rPr>
              <w:t>946</w:t>
            </w:r>
            <w:r w:rsidR="00E35F1F">
              <w:rPr>
                <w:noProof/>
                <w:webHidden/>
              </w:rPr>
              <w:fldChar w:fldCharType="end"/>
            </w:r>
          </w:hyperlink>
        </w:p>
        <w:p w14:paraId="21397571" w14:textId="6A1CAAA3" w:rsidR="00E35F1F" w:rsidRDefault="000F34DF">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895112">
              <w:rPr>
                <w:noProof/>
                <w:webHidden/>
              </w:rPr>
              <w:t>946</w:t>
            </w:r>
            <w:r w:rsidR="00E35F1F">
              <w:rPr>
                <w:noProof/>
                <w:webHidden/>
              </w:rPr>
              <w:fldChar w:fldCharType="end"/>
            </w:r>
          </w:hyperlink>
        </w:p>
        <w:p w14:paraId="345B39DB" w14:textId="53602AA4" w:rsidR="00E35F1F" w:rsidRDefault="000F34DF">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895112">
              <w:rPr>
                <w:noProof/>
                <w:webHidden/>
              </w:rPr>
              <w:t>967</w:t>
            </w:r>
            <w:r w:rsidR="00E35F1F">
              <w:rPr>
                <w:noProof/>
                <w:webHidden/>
              </w:rPr>
              <w:fldChar w:fldCharType="end"/>
            </w:r>
          </w:hyperlink>
        </w:p>
        <w:p w14:paraId="2AC75D2D" w14:textId="524F4311" w:rsidR="00E35F1F" w:rsidRDefault="000F34DF">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895112">
              <w:rPr>
                <w:noProof/>
                <w:webHidden/>
              </w:rPr>
              <w:t>972</w:t>
            </w:r>
            <w:r w:rsidR="00E35F1F">
              <w:rPr>
                <w:noProof/>
                <w:webHidden/>
              </w:rPr>
              <w:fldChar w:fldCharType="end"/>
            </w:r>
          </w:hyperlink>
        </w:p>
        <w:p w14:paraId="3D4E604A" w14:textId="5C22A11D" w:rsidR="00E35F1F" w:rsidRDefault="000F34DF">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895112">
              <w:rPr>
                <w:noProof/>
                <w:webHidden/>
              </w:rPr>
              <w:t>981</w:t>
            </w:r>
            <w:r w:rsidR="00E35F1F">
              <w:rPr>
                <w:noProof/>
                <w:webHidden/>
              </w:rPr>
              <w:fldChar w:fldCharType="end"/>
            </w:r>
          </w:hyperlink>
        </w:p>
        <w:p w14:paraId="02D0C1AA" w14:textId="05F61A7D" w:rsidR="00E35F1F" w:rsidRDefault="000F34DF">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895112">
              <w:rPr>
                <w:noProof/>
                <w:webHidden/>
              </w:rPr>
              <w:t>989</w:t>
            </w:r>
            <w:r w:rsidR="00E35F1F">
              <w:rPr>
                <w:noProof/>
                <w:webHidden/>
              </w:rPr>
              <w:fldChar w:fldCharType="end"/>
            </w:r>
          </w:hyperlink>
        </w:p>
        <w:p w14:paraId="1DA254E0" w14:textId="66264CF4" w:rsidR="00E35F1F" w:rsidRDefault="000F34DF">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895112">
              <w:rPr>
                <w:noProof/>
                <w:webHidden/>
              </w:rPr>
              <w:t>1000</w:t>
            </w:r>
            <w:r w:rsidR="00E35F1F">
              <w:rPr>
                <w:noProof/>
                <w:webHidden/>
              </w:rPr>
              <w:fldChar w:fldCharType="end"/>
            </w:r>
          </w:hyperlink>
        </w:p>
        <w:p w14:paraId="779EDF1B" w14:textId="0210366F" w:rsidR="00E35F1F" w:rsidRDefault="000F34DF">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895112">
              <w:rPr>
                <w:noProof/>
                <w:webHidden/>
              </w:rPr>
              <w:t>1002</w:t>
            </w:r>
            <w:r w:rsidR="00E35F1F">
              <w:rPr>
                <w:noProof/>
                <w:webHidden/>
              </w:rPr>
              <w:fldChar w:fldCharType="end"/>
            </w:r>
          </w:hyperlink>
        </w:p>
        <w:p w14:paraId="24E1F576" w14:textId="30B36985" w:rsidR="00E35F1F" w:rsidRDefault="000F34DF">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895112">
              <w:rPr>
                <w:noProof/>
                <w:webHidden/>
              </w:rPr>
              <w:t>1012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2" w:name="_Toc448227660"/>
      <w:r>
        <w:lastRenderedPageBreak/>
        <w:t>Jonah’s Fast</w:t>
      </w:r>
      <w:bookmarkEnd w:id="1741"/>
      <w:bookmarkEnd w:id="1740"/>
      <w:bookmarkEnd w:id="1739"/>
      <w:bookmarkEnd w:id="1742"/>
    </w:p>
    <w:p w14:paraId="7A658690" w14:textId="77777777" w:rsidR="001E5E16" w:rsidRPr="001E5E16" w:rsidRDefault="001E5E16" w:rsidP="001E5E16">
      <w:pPr>
        <w:pStyle w:val="Heading4"/>
      </w:pPr>
      <w:bookmarkStart w:id="1743" w:name="_Ref434478053"/>
      <w:r>
        <w:t>The Doxology</w:t>
      </w:r>
      <w:r w:rsidR="00E21EA3">
        <w:t xml:space="preserve"> of Jonah’s Fast</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4" w:name="_Toc410196228"/>
      <w:bookmarkStart w:id="1745" w:name="_Toc410196470"/>
      <w:bookmarkStart w:id="1746" w:name="_Toc410196972"/>
      <w:bookmarkStart w:id="1747" w:name="_Toc448227661"/>
      <w:r>
        <w:t>Jonah’s Feast</w:t>
      </w:r>
      <w:bookmarkEnd w:id="1744"/>
      <w:bookmarkEnd w:id="1745"/>
      <w:bookmarkEnd w:id="1746"/>
      <w:bookmarkEnd w:id="1747"/>
    </w:p>
    <w:p w14:paraId="6EE6C439" w14:textId="77777777" w:rsidR="00495F1A" w:rsidRDefault="00495F1A" w:rsidP="00495F1A">
      <w:pPr>
        <w:pStyle w:val="Heading3"/>
      </w:pPr>
      <w:bookmarkStart w:id="1748" w:name="_Toc410196229"/>
      <w:bookmarkStart w:id="1749" w:name="_Toc410196471"/>
      <w:bookmarkStart w:id="1750" w:name="_Toc410196973"/>
      <w:bookmarkStart w:id="1751" w:name="_Toc448227662"/>
      <w:r>
        <w:t>Great Lent</w:t>
      </w:r>
      <w:bookmarkEnd w:id="1748"/>
      <w:bookmarkEnd w:id="1749"/>
      <w:bookmarkEnd w:id="1750"/>
      <w:bookmarkEnd w:id="1751"/>
    </w:p>
    <w:p w14:paraId="2602B6E5" w14:textId="77777777" w:rsidR="00EC2AEB" w:rsidRPr="001E5E16" w:rsidRDefault="00EC2AEB" w:rsidP="00EC2AEB">
      <w:pPr>
        <w:pStyle w:val="Heading4"/>
      </w:pPr>
      <w:bookmarkStart w:id="1752" w:name="_Ref434478080"/>
      <w:r>
        <w:t>The Doxology</w:t>
      </w:r>
      <w:r w:rsidR="00420CFA">
        <w:t xml:space="preserve"> for Saturday and Sunday</w:t>
      </w:r>
      <w:r w:rsidR="00E21EA3">
        <w:t xml:space="preserve"> in Great Lent</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3" w:name="_Ref434478104"/>
      <w:r>
        <w:t>The Doxology</w:t>
      </w:r>
      <w:r w:rsidR="00E21EA3">
        <w:t xml:space="preserve"> for Weekdays in Great Lent</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4"/>
            <w:r>
              <w:t>ⲛⲓⲉ̀ⲛⲉϩ</w:t>
            </w:r>
            <w:commentRangeEnd w:id="1754"/>
            <w:r>
              <w:rPr>
                <w:rStyle w:val="CommentReference"/>
                <w:rFonts w:ascii="Times New Roman" w:hAnsi="Times New Roman" w:cstheme="minorBidi"/>
                <w:noProof w:val="0"/>
              </w:rPr>
              <w:commentReference w:id="1754"/>
            </w:r>
            <w:r>
              <w:t>.</w:t>
            </w:r>
          </w:p>
        </w:tc>
      </w:tr>
    </w:tbl>
    <w:p w14:paraId="1A70F51E" w14:textId="77777777" w:rsidR="00420CFA" w:rsidRPr="001E5E16" w:rsidRDefault="00420CFA" w:rsidP="00420CFA">
      <w:pPr>
        <w:pStyle w:val="Heading4"/>
      </w:pPr>
      <w:bookmarkStart w:id="1755" w:name="_Ref434478128"/>
      <w:r>
        <w:t>A Second Doxology for Weekdays</w:t>
      </w:r>
      <w:r w:rsidR="00E21EA3">
        <w:t xml:space="preserve"> in Great Lent</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56"/>
            <w:r>
              <w:t xml:space="preserve">He </w:t>
            </w:r>
            <w:r w:rsidR="00253DD3">
              <w:t>humiliated</w:t>
            </w:r>
          </w:p>
          <w:p w14:paraId="774AFAE4" w14:textId="77777777" w:rsidR="00420CFA" w:rsidRDefault="00420CFA" w:rsidP="00420CFA">
            <w:pPr>
              <w:pStyle w:val="EngHangEnd"/>
            </w:pPr>
            <w:r>
              <w:t>The Tempter</w:t>
            </w:r>
            <w:commentRangeEnd w:id="1756"/>
            <w:r>
              <w:rPr>
                <w:rStyle w:val="CommentReference"/>
              </w:rPr>
              <w:commentReference w:id="1756"/>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57"/>
            <w:r>
              <w:t>“Fast in watchfulness</w:t>
            </w:r>
          </w:p>
          <w:p w14:paraId="6B2FDE71" w14:textId="77777777" w:rsidR="00420CFA" w:rsidRDefault="00420CFA" w:rsidP="00420CFA">
            <w:pPr>
              <w:pStyle w:val="EngHangEnd"/>
            </w:pPr>
            <w:r>
              <w:t>By day and by night.”</w:t>
            </w:r>
            <w:commentRangeEnd w:id="1757"/>
            <w:r>
              <w:rPr>
                <w:rStyle w:val="CommentReference"/>
              </w:rPr>
              <w:commentReference w:id="1757"/>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58" w:name="_Ref434478147"/>
      <w:r>
        <w:lastRenderedPageBreak/>
        <w:t>A Third</w:t>
      </w:r>
      <w:r w:rsidR="00420CFA">
        <w:t xml:space="preserve"> Doxology</w:t>
      </w:r>
      <w:r>
        <w:t xml:space="preserve"> for Weekdays</w:t>
      </w:r>
      <w:r w:rsidR="00E21EA3">
        <w:t xml:space="preserve"> in Great Lent</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59" w:name="_Ref434478172"/>
      <w:r>
        <w:t xml:space="preserve">The </w:t>
      </w:r>
      <w:r w:rsidR="007A72D2">
        <w:t xml:space="preserve">Fourth </w:t>
      </w:r>
      <w:r>
        <w:t>Doxology</w:t>
      </w:r>
      <w:r w:rsidR="007A72D2">
        <w:t xml:space="preserve"> </w:t>
      </w:r>
      <w:r w:rsidR="00E21EA3">
        <w:t>for Great Lent</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0"/>
            <w:r>
              <w:t xml:space="preserve">Ϯⲛⲏⲥⲧⲓⲁ̀ </w:t>
            </w:r>
            <w:commentRangeEnd w:id="1760"/>
            <w:r>
              <w:rPr>
                <w:rStyle w:val="CommentReference"/>
                <w:rFonts w:ascii="Times New Roman" w:hAnsi="Times New Roman" w:cstheme="minorBidi"/>
                <w:noProof w:val="0"/>
              </w:rPr>
              <w:commentReference w:id="1760"/>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1"/>
            <w:r>
              <w:t>pretense</w:t>
            </w:r>
            <w:commentRangeEnd w:id="1761"/>
            <w:r>
              <w:rPr>
                <w:rStyle w:val="CommentReference"/>
              </w:rPr>
              <w:commentReference w:id="1761"/>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2"/>
            <w:r>
              <w:t>strugglers</w:t>
            </w:r>
            <w:commentRangeEnd w:id="1762"/>
            <w:r>
              <w:rPr>
                <w:rStyle w:val="CommentReference"/>
              </w:rPr>
              <w:commentReference w:id="1762"/>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3"/>
            <w:r>
              <w:t>martyrdom</w:t>
            </w:r>
            <w:commentRangeEnd w:id="1763"/>
            <w:r>
              <w:rPr>
                <w:rStyle w:val="CommentReference"/>
              </w:rPr>
              <w:commentReference w:id="1763"/>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4"/>
            <w:r>
              <w:t xml:space="preserve">carries </w:t>
            </w:r>
            <w:commentRangeEnd w:id="1764"/>
            <w:r>
              <w:rPr>
                <w:rStyle w:val="CommentReference"/>
              </w:rPr>
              <w:commentReference w:id="1764"/>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5"/>
            <w:r>
              <w:t>assembly</w:t>
            </w:r>
            <w:commentRangeEnd w:id="1765"/>
            <w:r>
              <w:rPr>
                <w:rStyle w:val="CommentReference"/>
              </w:rPr>
              <w:commentReference w:id="1765"/>
            </w:r>
            <w:r>
              <w:t>,</w:t>
            </w:r>
          </w:p>
          <w:p w14:paraId="33941A18" w14:textId="77777777" w:rsidR="006A78B4" w:rsidRDefault="006A78B4" w:rsidP="006A78B4">
            <w:pPr>
              <w:pStyle w:val="EngHangEnd"/>
            </w:pPr>
            <w:r>
              <w:t xml:space="preserve">From now until the </w:t>
            </w:r>
            <w:commentRangeStart w:id="1766"/>
            <w:r>
              <w:t>ages of ages</w:t>
            </w:r>
            <w:commentRangeEnd w:id="1766"/>
            <w:r>
              <w:rPr>
                <w:rStyle w:val="CommentReference"/>
              </w:rPr>
              <w:commentReference w:id="1766"/>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67" w:name="_Ref434476347"/>
      <w:r>
        <w:lastRenderedPageBreak/>
        <w:t>The Psali Adam</w:t>
      </w:r>
      <w:r w:rsidR="006C1B94">
        <w:t xml:space="preserve"> for Great Lent</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68" w:name="_Ref434476369"/>
      <w:r>
        <w:t>The Psali Batos</w:t>
      </w:r>
      <w:r w:rsidR="006C1B94">
        <w:t xml:space="preserve"> for Great Lent</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69" w:name="_Toc410196230"/>
      <w:bookmarkStart w:id="1770" w:name="_Toc410196472"/>
      <w:bookmarkStart w:id="1771" w:name="_Toc410196974"/>
      <w:bookmarkStart w:id="1772" w:name="_Toc448227663"/>
      <w:r>
        <w:t>Lazarus Saturday</w:t>
      </w:r>
      <w:bookmarkEnd w:id="1769"/>
      <w:bookmarkEnd w:id="1770"/>
      <w:bookmarkEnd w:id="1771"/>
      <w:bookmarkEnd w:id="1772"/>
    </w:p>
    <w:p w14:paraId="536840DE" w14:textId="77777777" w:rsidR="00EC2AEB" w:rsidRPr="001E5E16" w:rsidRDefault="00EC2AEB" w:rsidP="00EC2AEB">
      <w:pPr>
        <w:pStyle w:val="Heading4"/>
      </w:pPr>
      <w:bookmarkStart w:id="1773" w:name="_Ref434478195"/>
      <w:r>
        <w:t>The Doxology</w:t>
      </w:r>
      <w:r w:rsidR="00E21EA3">
        <w:t xml:space="preserve"> for Lazarus Saturday</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4" w:name="_Ref434476394"/>
      <w:r>
        <w:t>The Psali Batos</w:t>
      </w:r>
      <w:r w:rsidR="006C1B94">
        <w:t xml:space="preserve"> for Lazarus Saturday</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5"/>
            <w:r>
              <w:t>With glory befitting You</w:t>
            </w:r>
            <w:commentRangeEnd w:id="1775"/>
            <w:r>
              <w:rPr>
                <w:rStyle w:val="CommentReference"/>
              </w:rPr>
              <w:commentReference w:id="1775"/>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76" w:name="_Toc410196231"/>
      <w:bookmarkStart w:id="1777" w:name="_Toc410196473"/>
      <w:bookmarkStart w:id="1778" w:name="_Toc410196975"/>
      <w:bookmarkStart w:id="1779" w:name="_Toc448227664"/>
      <w:r>
        <w:t>Palm Sunday</w:t>
      </w:r>
      <w:bookmarkEnd w:id="1776"/>
      <w:bookmarkEnd w:id="1777"/>
      <w:bookmarkEnd w:id="1778"/>
      <w:bookmarkEnd w:id="1779"/>
    </w:p>
    <w:p w14:paraId="5FD5B809" w14:textId="77777777" w:rsidR="00EC2AEB" w:rsidRPr="001E5E16" w:rsidRDefault="00EC2AEB" w:rsidP="00EC2AEB">
      <w:pPr>
        <w:pStyle w:val="Heading4"/>
      </w:pPr>
      <w:bookmarkStart w:id="1780" w:name="_Ref434478217"/>
      <w:r>
        <w:t xml:space="preserve">The </w:t>
      </w:r>
      <w:r w:rsidR="00FA139D">
        <w:t xml:space="preserve">First </w:t>
      </w:r>
      <w:r>
        <w:t>Doxology</w:t>
      </w:r>
      <w:r w:rsidR="00E21EA3">
        <w:t xml:space="preserve"> for Palm Sunday</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1"/>
            <w:r>
              <w:t>To the ages.</w:t>
            </w:r>
            <w:commentRangeEnd w:id="1781"/>
            <w:r>
              <w:rPr>
                <w:rStyle w:val="CommentReference"/>
              </w:rPr>
              <w:commentReference w:id="1781"/>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2" w:name="_Ref434478234"/>
      <w:r>
        <w:t>The Second Doxology</w:t>
      </w:r>
      <w:r w:rsidR="00E21EA3">
        <w:t xml:space="preserve"> for Palm Sunday</w:t>
      </w:r>
      <w:bookmarkEnd w:id="1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3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3" w:name="_Ref434478255"/>
      <w:r>
        <w:t>The Third Doxology</w:t>
      </w:r>
      <w:r w:rsidR="00E21EA3">
        <w:t xml:space="preserve"> for Palm Sunday</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3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4"/>
            <w:r>
              <w:t xml:space="preserve">is </w:t>
            </w:r>
            <w:commentRangeEnd w:id="1784"/>
            <w:r>
              <w:rPr>
                <w:rStyle w:val="CommentReference"/>
              </w:rPr>
              <w:commentReference w:id="1784"/>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5" w:name="_Ref434476417"/>
      <w:r>
        <w:t>The Psali Adam</w:t>
      </w:r>
      <w:r w:rsidR="006C1B94">
        <w:t xml:space="preserve"> for Palm Sunday</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86"/>
            <w:r>
              <w:t xml:space="preserve">Offer </w:t>
            </w:r>
            <w:commentRangeEnd w:id="1786"/>
            <w:r>
              <w:rPr>
                <w:rStyle w:val="CommentReference"/>
              </w:rPr>
              <w:commentReference w:id="1786"/>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87"/>
            <w:r>
              <w:t>Kranion</w:t>
            </w:r>
            <w:commentRangeEnd w:id="1787"/>
            <w:r>
              <w:rPr>
                <w:rStyle w:val="CommentReference"/>
              </w:rPr>
              <w:commentReference w:id="1787"/>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88" w:name="_Toc448227665"/>
      <w:bookmarkStart w:id="1789" w:name="_Toc410196232"/>
      <w:bookmarkStart w:id="1790" w:name="_Toc410196474"/>
      <w:bookmarkStart w:id="1791" w:name="_Toc410196976"/>
      <w:r>
        <w:lastRenderedPageBreak/>
        <w:t>Joyous Saturday</w:t>
      </w:r>
      <w:bookmarkEnd w:id="1788"/>
    </w:p>
    <w:p w14:paraId="65F4337A" w14:textId="2CA465AF" w:rsidR="003E106D" w:rsidRDefault="003E106D" w:rsidP="003E106D">
      <w:pPr>
        <w:pStyle w:val="Heading4"/>
      </w:pPr>
      <w:bookmarkStart w:id="1792" w:name="_Ref435562018"/>
      <w:r>
        <w:t>The Psali Batos for the Joyous Saturday</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3"/>
            <w:r>
              <w:t xml:space="preserve">abolished </w:t>
            </w:r>
            <w:commentRangeEnd w:id="1793"/>
            <w:r>
              <w:rPr>
                <w:rStyle w:val="CommentReference"/>
              </w:rPr>
              <w:commentReference w:id="1793"/>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4"/>
            <w:r>
              <w:t>power</w:t>
            </w:r>
            <w:commentRangeEnd w:id="1794"/>
            <w:r>
              <w:rPr>
                <w:rStyle w:val="CommentReference"/>
              </w:rPr>
              <w:commentReference w:id="1794"/>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5" w:name="_Toc448227666"/>
      <w:r>
        <w:t>Resurrection</w:t>
      </w:r>
      <w:bookmarkEnd w:id="1789"/>
      <w:bookmarkEnd w:id="1790"/>
      <w:bookmarkEnd w:id="1791"/>
      <w:r w:rsidR="003E106D">
        <w:t xml:space="preserve"> Sunday</w:t>
      </w:r>
      <w:bookmarkEnd w:id="1795"/>
    </w:p>
    <w:p w14:paraId="48D283B9" w14:textId="77777777" w:rsidR="00EC2AEB" w:rsidRPr="001E5E16" w:rsidRDefault="00EC2AEB" w:rsidP="00EC2AEB">
      <w:pPr>
        <w:pStyle w:val="Heading4"/>
      </w:pPr>
      <w:bookmarkStart w:id="1796" w:name="_Ref434478294"/>
      <w:r>
        <w:t>The Doxology</w:t>
      </w:r>
      <w:r w:rsidR="00E21EA3">
        <w:t xml:space="preserve"> for the Resurrection</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97"/>
            <w:r>
              <w:t>Name</w:t>
            </w:r>
            <w:commentRangeEnd w:id="1797"/>
            <w:r>
              <w:rPr>
                <w:rStyle w:val="CommentReference"/>
              </w:rPr>
              <w:commentReference w:id="1797"/>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98" w:name="_Ref434478317"/>
      <w:r>
        <w:t>A</w:t>
      </w:r>
      <w:r w:rsidR="00E21EA3">
        <w:t>nother</w:t>
      </w:r>
      <w:r>
        <w:t xml:space="preserve"> Doxology</w:t>
      </w:r>
      <w:r w:rsidR="00E21EA3">
        <w:t xml:space="preserve"> for the Resurrection</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99" w:name="_Ref434478347"/>
      <w:r>
        <w:t>A Doxology for Archangel Michael</w:t>
      </w:r>
      <w:r w:rsidR="00E21EA3">
        <w:t xml:space="preserve"> for the Resurrection</w:t>
      </w:r>
      <w:bookmarkEnd w:id="1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3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3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4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0" w:name="_Ref434476440"/>
      <w:r>
        <w:t>The Psali Adam</w:t>
      </w:r>
      <w:r w:rsidR="006C1B94">
        <w:t xml:space="preserve"> for the Resurrection</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1" w:name="_Ref434476459"/>
      <w:r>
        <w:lastRenderedPageBreak/>
        <w:t>The Psali Batos</w:t>
      </w:r>
      <w:r w:rsidR="006C1B94">
        <w:t xml:space="preserve"> for the Resurrection</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2" w:name="_Toc410196233"/>
      <w:bookmarkStart w:id="1803" w:name="_Toc410196475"/>
      <w:bookmarkStart w:id="1804" w:name="_Toc410196977"/>
      <w:bookmarkStart w:id="1805" w:name="_Toc448227667"/>
      <w:r>
        <w:t>Thomas Sunday</w:t>
      </w:r>
      <w:bookmarkEnd w:id="1802"/>
      <w:bookmarkEnd w:id="1803"/>
      <w:bookmarkEnd w:id="1804"/>
      <w:bookmarkEnd w:id="1805"/>
    </w:p>
    <w:p w14:paraId="1CFE554E" w14:textId="77777777" w:rsidR="00EC2AEB" w:rsidRDefault="00EC2AEB" w:rsidP="00EC2AEB">
      <w:pPr>
        <w:pStyle w:val="Heading4"/>
      </w:pPr>
      <w:bookmarkStart w:id="1806" w:name="_Ref434478375"/>
      <w:r>
        <w:t>The Doxology</w:t>
      </w:r>
      <w:r w:rsidR="00E21EA3">
        <w:t xml:space="preserve"> for Thomas Sunday</w:t>
      </w:r>
      <w:bookmarkEnd w:id="1806"/>
    </w:p>
    <w:p w14:paraId="641B4975" w14:textId="41EC277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89511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895112">
        <w:rPr>
          <w:noProof/>
        </w:rPr>
        <w:t>989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4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4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4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4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07"/>
            <w:r>
              <w:t xml:space="preserve">Jesus </w:t>
            </w:r>
            <w:commentRangeEnd w:id="1807"/>
            <w:r>
              <w:rPr>
                <w:rStyle w:val="CommentReference"/>
                <w:rFonts w:ascii="Times New Roman" w:hAnsi="Times New Roman"/>
              </w:rPr>
              <w:commentReference w:id="1807"/>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08" w:name="_Toc410196235"/>
      <w:bookmarkStart w:id="1809" w:name="_Toc410196477"/>
      <w:bookmarkStart w:id="1810" w:name="_Toc410196979"/>
      <w:bookmarkStart w:id="1811" w:name="_Toc448227668"/>
      <w:r>
        <w:t>Ascension</w:t>
      </w:r>
      <w:bookmarkEnd w:id="1808"/>
      <w:bookmarkEnd w:id="1809"/>
      <w:bookmarkEnd w:id="1810"/>
      <w:bookmarkEnd w:id="1811"/>
    </w:p>
    <w:p w14:paraId="41C1E8F1" w14:textId="77777777" w:rsidR="00EC2AEB" w:rsidRPr="001E5E16" w:rsidRDefault="00EC2AEB" w:rsidP="00EC2AEB">
      <w:pPr>
        <w:pStyle w:val="Heading4"/>
      </w:pPr>
      <w:bookmarkStart w:id="1812" w:name="_Ref434478556"/>
      <w:r>
        <w:t>The Doxology</w:t>
      </w:r>
      <w:r w:rsidR="00CC1CA8">
        <w:t xml:space="preserve"> for the Ascension</w:t>
      </w:r>
      <w:bookmarkEnd w:id="1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3"/>
            <w:r>
              <w:t>Name</w:t>
            </w:r>
            <w:commentRangeEnd w:id="1813"/>
            <w:r>
              <w:rPr>
                <w:rStyle w:val="CommentReference"/>
              </w:rPr>
              <w:commentReference w:id="1813"/>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4"/>
            <w:r>
              <w:t>to Him</w:t>
            </w:r>
            <w:commentRangeEnd w:id="1814"/>
            <w:r>
              <w:rPr>
                <w:rStyle w:val="CommentReference"/>
              </w:rPr>
              <w:commentReference w:id="1814"/>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5"/>
            <w:r>
              <w:t>might</w:t>
            </w:r>
            <w:commentRangeEnd w:id="1815"/>
            <w:r>
              <w:rPr>
                <w:rStyle w:val="CommentReference"/>
              </w:rPr>
              <w:commentReference w:id="1815"/>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16"/>
            <w:r>
              <w:t xml:space="preserve">Jesus </w:t>
            </w:r>
            <w:commentRangeEnd w:id="1816"/>
            <w:r>
              <w:rPr>
                <w:rStyle w:val="CommentReference"/>
                <w:rFonts w:ascii="Times New Roman" w:hAnsi="Times New Roman"/>
              </w:rPr>
              <w:commentReference w:id="1816"/>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17" w:name="_Ref434476482"/>
      <w:r>
        <w:t>The Psali Adam</w:t>
      </w:r>
      <w:r w:rsidR="006C1B94">
        <w:t xml:space="preserve"> for the Ascension</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18" w:name="_Ref434476541"/>
      <w:r>
        <w:t>The Psali Batos</w:t>
      </w:r>
      <w:r w:rsidR="006C1B94">
        <w:t xml:space="preserve"> for the Ascension</w:t>
      </w:r>
      <w:bookmarkEnd w:id="1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19"/>
            <w:r>
              <w:t>miracles</w:t>
            </w:r>
            <w:commentRangeEnd w:id="1819"/>
            <w:r>
              <w:rPr>
                <w:rStyle w:val="CommentReference"/>
              </w:rPr>
              <w:commentReference w:id="1819"/>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0" w:name="_Toc410196236"/>
      <w:bookmarkStart w:id="1821" w:name="_Toc410196478"/>
      <w:bookmarkStart w:id="1822" w:name="_Toc410196980"/>
      <w:bookmarkStart w:id="1823" w:name="_Toc448227669"/>
      <w:r>
        <w:t>Pentecost</w:t>
      </w:r>
      <w:bookmarkEnd w:id="1820"/>
      <w:bookmarkEnd w:id="1821"/>
      <w:bookmarkEnd w:id="1822"/>
      <w:bookmarkEnd w:id="1823"/>
    </w:p>
    <w:p w14:paraId="79712352" w14:textId="77777777" w:rsidR="00EC2AEB" w:rsidRPr="001E5E16" w:rsidRDefault="00EC2AEB" w:rsidP="00EC2AEB">
      <w:pPr>
        <w:pStyle w:val="Heading4"/>
      </w:pPr>
      <w:bookmarkStart w:id="1824" w:name="_Ref434478581"/>
      <w:r>
        <w:t>The Doxology</w:t>
      </w:r>
      <w:r w:rsidR="00CC1CA8">
        <w:t xml:space="preserve"> for Pentecost</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5"/>
            <w:r>
              <w:t>Name</w:t>
            </w:r>
            <w:commentRangeEnd w:id="1825"/>
            <w:r>
              <w:rPr>
                <w:rStyle w:val="CommentReference"/>
              </w:rPr>
              <w:commentReference w:id="1825"/>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26"/>
            <w:r>
              <w:t>to Him</w:t>
            </w:r>
            <w:commentRangeEnd w:id="1826"/>
            <w:r>
              <w:rPr>
                <w:rStyle w:val="CommentReference"/>
              </w:rPr>
              <w:commentReference w:id="1826"/>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27"/>
            <w:r>
              <w:t>might</w:t>
            </w:r>
            <w:commentRangeEnd w:id="1827"/>
            <w:r>
              <w:rPr>
                <w:rStyle w:val="CommentReference"/>
              </w:rPr>
              <w:commentReference w:id="1827"/>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28" w:name="_Ref434476566"/>
      <w:r>
        <w:lastRenderedPageBreak/>
        <w:t>The Psali Adam</w:t>
      </w:r>
      <w:r w:rsidR="006C1B94">
        <w:t xml:space="preserve"> for Pentecost</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29" w:name="_Toc410196981"/>
      <w:bookmarkStart w:id="1830" w:name="_Toc448696658"/>
      <w:bookmarkEnd w:id="1738"/>
      <w:r>
        <w:lastRenderedPageBreak/>
        <w:t>Hymns for Koiak</w:t>
      </w:r>
      <w:bookmarkEnd w:id="169"/>
      <w:bookmarkEnd w:id="170"/>
      <w:bookmarkEnd w:id="171"/>
      <w:bookmarkEnd w:id="1829"/>
      <w:r w:rsidR="00860765">
        <w:rPr>
          <w:rStyle w:val="FootnoteReference"/>
        </w:rPr>
        <w:footnoteReference w:id="945"/>
      </w:r>
      <w:bookmarkEnd w:id="1830"/>
    </w:p>
    <w:p w14:paraId="349B59E0" w14:textId="77777777" w:rsidR="00233CE3" w:rsidRDefault="00233CE3" w:rsidP="00E27B27">
      <w:pPr>
        <w:pStyle w:val="Heading3"/>
      </w:pPr>
      <w:bookmarkStart w:id="1831" w:name="_Ref435645419"/>
      <w:r>
        <w:t>THE KIAK CANTICLE</w:t>
      </w:r>
      <w:bookmarkEnd w:id="1831"/>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32" w:name="_Ref435645438"/>
      <w:r>
        <w:rPr>
          <w:sz w:val="24"/>
        </w:rPr>
        <w:t>PSALI ADAM</w:t>
      </w:r>
      <w:r>
        <w:t xml:space="preserve"> AFTER THE FIRST CANTICLE</w:t>
      </w:r>
      <w:bookmarkEnd w:id="1832"/>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33" w:name="_Ref435645453"/>
      <w:r>
        <w:t>PSALI ADAM (BEFORE THE SECOND CANTICLE)</w:t>
      </w:r>
      <w:bookmarkEnd w:id="1833"/>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4" w:name="_Ref435645565"/>
      <w:r>
        <w:rPr>
          <w:sz w:val="24"/>
        </w:rPr>
        <w:t>PSALI ADAM</w:t>
      </w:r>
      <w:r>
        <w:t xml:space="preserve"> AFTER THE SECOND CANTICLE</w:t>
      </w:r>
      <w:bookmarkEnd w:id="1834"/>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35" w:name="_Ref435645467"/>
      <w:r>
        <w:t>THE FIERY BUSH</w:t>
      </w:r>
      <w:bookmarkEnd w:id="1835"/>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36" w:name="_Ref435645593"/>
      <w:r>
        <w:t>PSALI BATO</w:t>
      </w:r>
      <w:r>
        <w:rPr>
          <w:lang w:val="en-US"/>
        </w:rPr>
        <w:t>S AFTER THE THIRD CANTICLE</w:t>
      </w:r>
      <w:bookmarkEnd w:id="1836"/>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37" w:name="_Toc448696659"/>
      <w:r>
        <w:lastRenderedPageBreak/>
        <w:t>Index of Psalis</w:t>
      </w:r>
      <w:bookmarkEnd w:id="1837"/>
    </w:p>
    <w:p w14:paraId="440035E9" w14:textId="572103FC" w:rsidR="003E106D" w:rsidRPr="003E106D" w:rsidRDefault="003E106D" w:rsidP="003E106D">
      <w:pPr>
        <w:pStyle w:val="Heading3"/>
      </w:pPr>
      <w:r>
        <w:t>Seasonal Psalis</w:t>
      </w:r>
    </w:p>
    <w:p w14:paraId="0EFBDCCD" w14:textId="77FFA503"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895112">
        <w:t>The Psali Adam for the Ecclesiastical New Year</w:t>
      </w:r>
      <w:r>
        <w:fldChar w:fldCharType="end"/>
      </w:r>
      <w:r>
        <w:tab/>
      </w:r>
      <w:r>
        <w:fldChar w:fldCharType="begin"/>
      </w:r>
      <w:r>
        <w:instrText xml:space="preserve"> PAGEREF _Ref434473482 \h </w:instrText>
      </w:r>
      <w:r>
        <w:fldChar w:fldCharType="separate"/>
      </w:r>
      <w:r w:rsidR="00895112">
        <w:rPr>
          <w:noProof/>
        </w:rPr>
        <w:t>643</w:t>
      </w:r>
      <w:r>
        <w:fldChar w:fldCharType="end"/>
      </w:r>
    </w:p>
    <w:p w14:paraId="6F52649C" w14:textId="4A160DB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895112">
        <w:t>The Psali Batos for the Ecclesiastical New Year</w:t>
      </w:r>
      <w:r>
        <w:fldChar w:fldCharType="end"/>
      </w:r>
      <w:r>
        <w:tab/>
      </w:r>
      <w:r>
        <w:fldChar w:fldCharType="begin"/>
      </w:r>
      <w:r>
        <w:instrText xml:space="preserve"> PAGEREF _Ref434473530 \h </w:instrText>
      </w:r>
      <w:r>
        <w:fldChar w:fldCharType="separate"/>
      </w:r>
      <w:r w:rsidR="00895112">
        <w:rPr>
          <w:noProof/>
        </w:rPr>
        <w:t>648</w:t>
      </w:r>
      <w:r>
        <w:fldChar w:fldCharType="end"/>
      </w:r>
    </w:p>
    <w:p w14:paraId="46EAAC98" w14:textId="27065DD6"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895112">
        <w:t>The Psali Adam for the Feast of the Cross</w:t>
      </w:r>
      <w:r>
        <w:fldChar w:fldCharType="end"/>
      </w:r>
      <w:r>
        <w:tab/>
      </w:r>
      <w:r>
        <w:fldChar w:fldCharType="begin"/>
      </w:r>
      <w:r>
        <w:instrText xml:space="preserve"> PAGEREF _Ref434474964 \h </w:instrText>
      </w:r>
      <w:r>
        <w:fldChar w:fldCharType="separate"/>
      </w:r>
      <w:r w:rsidR="00895112">
        <w:rPr>
          <w:noProof/>
        </w:rPr>
        <w:t>660</w:t>
      </w:r>
      <w:r>
        <w:fldChar w:fldCharType="end"/>
      </w:r>
    </w:p>
    <w:p w14:paraId="33EC2573" w14:textId="481015D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895112">
        <w:t>The Psali Batos for the Feast of the Cross</w:t>
      </w:r>
      <w:r>
        <w:fldChar w:fldCharType="end"/>
      </w:r>
      <w:r>
        <w:tab/>
      </w:r>
      <w:r>
        <w:fldChar w:fldCharType="begin"/>
      </w:r>
      <w:r>
        <w:instrText xml:space="preserve"> PAGEREF _Ref434474992 \h </w:instrText>
      </w:r>
      <w:r>
        <w:fldChar w:fldCharType="separate"/>
      </w:r>
      <w:r w:rsidR="00895112">
        <w:rPr>
          <w:noProof/>
        </w:rPr>
        <w:t>663</w:t>
      </w:r>
      <w:r>
        <w:fldChar w:fldCharType="end"/>
      </w:r>
    </w:p>
    <w:p w14:paraId="05658BA4" w14:textId="353EFF2B"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895112">
        <w:t>The Psali Adam for the 29</w:t>
      </w:r>
      <w:r w:rsidR="00895112" w:rsidRPr="00C0205C">
        <w:rPr>
          <w:vertAlign w:val="superscript"/>
        </w:rPr>
        <w:t>th</w:t>
      </w:r>
      <w:r w:rsidR="00895112">
        <w:t xml:space="preserve"> of Every Month</w:t>
      </w:r>
      <w:r>
        <w:fldChar w:fldCharType="end"/>
      </w:r>
      <w:r>
        <w:tab/>
      </w:r>
      <w:r>
        <w:fldChar w:fldCharType="begin"/>
      </w:r>
      <w:r>
        <w:instrText xml:space="preserve"> PAGEREF _Ref435003845 \h </w:instrText>
      </w:r>
      <w:r>
        <w:fldChar w:fldCharType="separate"/>
      </w:r>
      <w:r w:rsidR="00895112">
        <w:rPr>
          <w:noProof/>
        </w:rPr>
        <w:t>670</w:t>
      </w:r>
      <w:r>
        <w:fldChar w:fldCharType="end"/>
      </w:r>
    </w:p>
    <w:p w14:paraId="23AAC468" w14:textId="398E660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895112">
        <w:t>The Psali Batos for the 29</w:t>
      </w:r>
      <w:r w:rsidR="00895112" w:rsidRPr="00C0205C">
        <w:rPr>
          <w:vertAlign w:val="superscript"/>
        </w:rPr>
        <w:t>th</w:t>
      </w:r>
      <w:r w:rsidR="00895112">
        <w:t xml:space="preserve"> of Every Month</w:t>
      </w:r>
      <w:r>
        <w:fldChar w:fldCharType="end"/>
      </w:r>
      <w:r>
        <w:tab/>
      </w:r>
      <w:r>
        <w:fldChar w:fldCharType="begin"/>
      </w:r>
      <w:r>
        <w:instrText xml:space="preserve"> PAGEREF _Ref435003860 \h </w:instrText>
      </w:r>
      <w:r>
        <w:fldChar w:fldCharType="separate"/>
      </w:r>
      <w:r w:rsidR="00895112">
        <w:rPr>
          <w:noProof/>
        </w:rPr>
        <w:t>675</w:t>
      </w:r>
      <w:r>
        <w:fldChar w:fldCharType="end"/>
      </w:r>
    </w:p>
    <w:p w14:paraId="693D9B9A" w14:textId="06448928"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895112">
        <w:t>The Sunday Psali Adam for Nativity</w:t>
      </w:r>
      <w:r>
        <w:fldChar w:fldCharType="end"/>
      </w:r>
      <w:r>
        <w:tab/>
      </w:r>
      <w:r>
        <w:fldChar w:fldCharType="begin"/>
      </w:r>
      <w:r>
        <w:instrText xml:space="preserve"> PAGEREF _Ref434475057 \h </w:instrText>
      </w:r>
      <w:r>
        <w:fldChar w:fldCharType="separate"/>
      </w:r>
      <w:r w:rsidR="00895112">
        <w:rPr>
          <w:noProof/>
        </w:rPr>
        <w:t>733</w:t>
      </w:r>
      <w:r>
        <w:fldChar w:fldCharType="end"/>
      </w:r>
    </w:p>
    <w:p w14:paraId="7B874A45" w14:textId="734DEF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895112">
        <w:t>The Monday Psali Adam for Nativity</w:t>
      </w:r>
      <w:r>
        <w:fldChar w:fldCharType="end"/>
      </w:r>
      <w:r>
        <w:tab/>
      </w:r>
      <w:r>
        <w:fldChar w:fldCharType="begin"/>
      </w:r>
      <w:r>
        <w:instrText xml:space="preserve"> PAGEREF _Ref434475083 \h </w:instrText>
      </w:r>
      <w:r>
        <w:fldChar w:fldCharType="separate"/>
      </w:r>
      <w:r w:rsidR="00895112">
        <w:rPr>
          <w:noProof/>
        </w:rPr>
        <w:t>737</w:t>
      </w:r>
      <w:r>
        <w:fldChar w:fldCharType="end"/>
      </w:r>
    </w:p>
    <w:p w14:paraId="1039256A" w14:textId="510556A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895112">
        <w:t>The Tuesday Psali Adam for Nativity</w:t>
      </w:r>
      <w:r>
        <w:fldChar w:fldCharType="end"/>
      </w:r>
      <w:r>
        <w:tab/>
      </w:r>
      <w:r>
        <w:fldChar w:fldCharType="begin"/>
      </w:r>
      <w:r>
        <w:instrText xml:space="preserve"> PAGEREF _Ref434475102 \h </w:instrText>
      </w:r>
      <w:r>
        <w:fldChar w:fldCharType="separate"/>
      </w:r>
      <w:r w:rsidR="00895112">
        <w:rPr>
          <w:noProof/>
        </w:rPr>
        <w:t>742</w:t>
      </w:r>
      <w:r>
        <w:fldChar w:fldCharType="end"/>
      </w:r>
    </w:p>
    <w:p w14:paraId="7B5D2028" w14:textId="7A47352E"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895112">
        <w:t>The Wednesday Psali Batos for Nativity</w:t>
      </w:r>
      <w:r>
        <w:fldChar w:fldCharType="end"/>
      </w:r>
      <w:r>
        <w:tab/>
      </w:r>
      <w:r>
        <w:fldChar w:fldCharType="begin"/>
      </w:r>
      <w:r>
        <w:instrText xml:space="preserve"> PAGEREF _Ref434475128 \h </w:instrText>
      </w:r>
      <w:r>
        <w:fldChar w:fldCharType="separate"/>
      </w:r>
      <w:r w:rsidR="00895112">
        <w:rPr>
          <w:noProof/>
        </w:rPr>
        <w:t>747</w:t>
      </w:r>
      <w:r>
        <w:fldChar w:fldCharType="end"/>
      </w:r>
    </w:p>
    <w:p w14:paraId="3EA797C4" w14:textId="55D3DE36"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895112">
        <w:t>The Thursday Psali Batos for Nativity</w:t>
      </w:r>
      <w:r>
        <w:fldChar w:fldCharType="end"/>
      </w:r>
      <w:r>
        <w:tab/>
      </w:r>
      <w:r>
        <w:fldChar w:fldCharType="begin"/>
      </w:r>
      <w:r>
        <w:instrText xml:space="preserve"> PAGEREF _Ref434475150 \h </w:instrText>
      </w:r>
      <w:r>
        <w:fldChar w:fldCharType="separate"/>
      </w:r>
      <w:r w:rsidR="00895112">
        <w:rPr>
          <w:noProof/>
        </w:rPr>
        <w:t>750</w:t>
      </w:r>
      <w:r>
        <w:fldChar w:fldCharType="end"/>
      </w:r>
    </w:p>
    <w:p w14:paraId="3E761025" w14:textId="0DA0785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895112">
        <w:t>The Friday Psali Batos for Nativity</w:t>
      </w:r>
      <w:r>
        <w:fldChar w:fldCharType="end"/>
      </w:r>
      <w:r>
        <w:tab/>
      </w:r>
      <w:r>
        <w:fldChar w:fldCharType="begin"/>
      </w:r>
      <w:r>
        <w:instrText xml:space="preserve"> PAGEREF _Ref434475177 \h </w:instrText>
      </w:r>
      <w:r>
        <w:fldChar w:fldCharType="separate"/>
      </w:r>
      <w:r w:rsidR="00895112">
        <w:rPr>
          <w:noProof/>
        </w:rPr>
        <w:t>754</w:t>
      </w:r>
      <w:r>
        <w:fldChar w:fldCharType="end"/>
      </w:r>
    </w:p>
    <w:p w14:paraId="52564264" w14:textId="0474CF06"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895112">
        <w:t>The Saturday Psali Batos for Nativity</w:t>
      </w:r>
      <w:r>
        <w:fldChar w:fldCharType="end"/>
      </w:r>
      <w:r>
        <w:tab/>
      </w:r>
      <w:r>
        <w:fldChar w:fldCharType="begin"/>
      </w:r>
      <w:r>
        <w:instrText xml:space="preserve"> PAGEREF _Ref434475196 \h </w:instrText>
      </w:r>
      <w:r>
        <w:fldChar w:fldCharType="separate"/>
      </w:r>
      <w:r w:rsidR="00895112">
        <w:rPr>
          <w:noProof/>
        </w:rPr>
        <w:t>759</w:t>
      </w:r>
      <w:r>
        <w:fldChar w:fldCharType="end"/>
      </w:r>
    </w:p>
    <w:p w14:paraId="523DE632" w14:textId="076003D2"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895112">
        <w:t>The Psali Adam for the Circumcision</w:t>
      </w:r>
      <w:r>
        <w:fldChar w:fldCharType="end"/>
      </w:r>
      <w:r>
        <w:tab/>
      </w:r>
      <w:r>
        <w:fldChar w:fldCharType="begin"/>
      </w:r>
      <w:r>
        <w:instrText xml:space="preserve"> PAGEREF _Ref434475229 \h </w:instrText>
      </w:r>
      <w:r>
        <w:fldChar w:fldCharType="separate"/>
      </w:r>
      <w:r w:rsidR="00895112">
        <w:rPr>
          <w:noProof/>
        </w:rPr>
        <w:t>769</w:t>
      </w:r>
      <w:r>
        <w:fldChar w:fldCharType="end"/>
      </w:r>
    </w:p>
    <w:p w14:paraId="2BB4ED46" w14:textId="58B0640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895112">
        <w:t>The Psali Batos for the Circumcision</w:t>
      </w:r>
      <w:r>
        <w:fldChar w:fldCharType="end"/>
      </w:r>
      <w:r>
        <w:tab/>
      </w:r>
      <w:r>
        <w:fldChar w:fldCharType="begin"/>
      </w:r>
      <w:r>
        <w:instrText xml:space="preserve"> PAGEREF _Ref434475252 \h </w:instrText>
      </w:r>
      <w:r>
        <w:fldChar w:fldCharType="separate"/>
      </w:r>
      <w:r w:rsidR="00895112">
        <w:rPr>
          <w:noProof/>
        </w:rPr>
        <w:t>773</w:t>
      </w:r>
      <w:r>
        <w:fldChar w:fldCharType="end"/>
      </w:r>
    </w:p>
    <w:p w14:paraId="56FF597D" w14:textId="03889A0C"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895112">
        <w:t>The Sunday Psali Adam for Theophany</w:t>
      </w:r>
      <w:r>
        <w:fldChar w:fldCharType="end"/>
      </w:r>
      <w:r>
        <w:tab/>
      </w:r>
      <w:r>
        <w:fldChar w:fldCharType="begin"/>
      </w:r>
      <w:r>
        <w:instrText xml:space="preserve"> PAGEREF _Ref434475280 \h </w:instrText>
      </w:r>
      <w:r>
        <w:fldChar w:fldCharType="separate"/>
      </w:r>
      <w:r w:rsidR="00895112">
        <w:rPr>
          <w:noProof/>
        </w:rPr>
        <w:t>783</w:t>
      </w:r>
      <w:r>
        <w:fldChar w:fldCharType="end"/>
      </w:r>
    </w:p>
    <w:p w14:paraId="1D19000E" w14:textId="5CA68649"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895112">
        <w:t>The Monday Psali Adam for Theophany</w:t>
      </w:r>
      <w:r>
        <w:fldChar w:fldCharType="end"/>
      </w:r>
      <w:r>
        <w:tab/>
      </w:r>
      <w:r>
        <w:fldChar w:fldCharType="begin"/>
      </w:r>
      <w:r>
        <w:instrText xml:space="preserve"> PAGEREF _Ref434475309 \h </w:instrText>
      </w:r>
      <w:r>
        <w:fldChar w:fldCharType="separate"/>
      </w:r>
      <w:r w:rsidR="00895112">
        <w:rPr>
          <w:noProof/>
        </w:rPr>
        <w:t>787</w:t>
      </w:r>
      <w:r>
        <w:fldChar w:fldCharType="end"/>
      </w:r>
    </w:p>
    <w:p w14:paraId="6323E549" w14:textId="5D098A84"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895112">
        <w:t>The Tuesday Psali Adam for Theophany</w:t>
      </w:r>
      <w:r>
        <w:fldChar w:fldCharType="end"/>
      </w:r>
      <w:r>
        <w:tab/>
      </w:r>
      <w:r>
        <w:fldChar w:fldCharType="begin"/>
      </w:r>
      <w:r>
        <w:instrText xml:space="preserve"> PAGEREF _Ref434475331 \h </w:instrText>
      </w:r>
      <w:r>
        <w:fldChar w:fldCharType="separate"/>
      </w:r>
      <w:r w:rsidR="00895112">
        <w:rPr>
          <w:noProof/>
        </w:rPr>
        <w:t>790</w:t>
      </w:r>
      <w:r>
        <w:fldChar w:fldCharType="end"/>
      </w:r>
    </w:p>
    <w:p w14:paraId="7320174E" w14:textId="286CAEE0"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895112">
        <w:t>The Wednesday Psali Batos for Theophany</w:t>
      </w:r>
      <w:r>
        <w:fldChar w:fldCharType="end"/>
      </w:r>
      <w:r>
        <w:tab/>
      </w:r>
      <w:r>
        <w:fldChar w:fldCharType="begin"/>
      </w:r>
      <w:r>
        <w:instrText xml:space="preserve"> PAGEREF _Ref434475362 \h </w:instrText>
      </w:r>
      <w:r>
        <w:fldChar w:fldCharType="separate"/>
      </w:r>
      <w:r w:rsidR="00895112">
        <w:rPr>
          <w:noProof/>
        </w:rPr>
        <w:t>794</w:t>
      </w:r>
      <w:r>
        <w:fldChar w:fldCharType="end"/>
      </w:r>
    </w:p>
    <w:p w14:paraId="312AF9DB" w14:textId="02BE33AB"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895112">
        <w:t>The Thursday Psali Batos for Theophany</w:t>
      </w:r>
      <w:r>
        <w:fldChar w:fldCharType="end"/>
      </w:r>
      <w:r>
        <w:tab/>
      </w:r>
      <w:r>
        <w:fldChar w:fldCharType="begin"/>
      </w:r>
      <w:r>
        <w:instrText xml:space="preserve"> PAGEREF _Ref434475388 \h </w:instrText>
      </w:r>
      <w:r>
        <w:fldChar w:fldCharType="separate"/>
      </w:r>
      <w:r w:rsidR="00895112">
        <w:rPr>
          <w:noProof/>
        </w:rPr>
        <w:t>798</w:t>
      </w:r>
      <w:r>
        <w:fldChar w:fldCharType="end"/>
      </w:r>
    </w:p>
    <w:p w14:paraId="58C01D66" w14:textId="74E7DEAA"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895112">
        <w:t>The Friday Psali Batos for Theophany</w:t>
      </w:r>
      <w:r>
        <w:fldChar w:fldCharType="end"/>
      </w:r>
      <w:r>
        <w:tab/>
      </w:r>
      <w:r>
        <w:fldChar w:fldCharType="begin"/>
      </w:r>
      <w:r>
        <w:instrText xml:space="preserve"> PAGEREF _Ref434475411 \h </w:instrText>
      </w:r>
      <w:r>
        <w:fldChar w:fldCharType="separate"/>
      </w:r>
      <w:r w:rsidR="00895112">
        <w:rPr>
          <w:noProof/>
        </w:rPr>
        <w:t>802</w:t>
      </w:r>
      <w:r>
        <w:fldChar w:fldCharType="end"/>
      </w:r>
    </w:p>
    <w:p w14:paraId="5D34BFE6" w14:textId="3DA8B0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895112">
        <w:t>The Saturday Psali Batos for Theophany</w:t>
      </w:r>
      <w:r>
        <w:fldChar w:fldCharType="end"/>
      </w:r>
      <w:r>
        <w:tab/>
      </w:r>
      <w:r>
        <w:fldChar w:fldCharType="begin"/>
      </w:r>
      <w:r>
        <w:instrText xml:space="preserve"> PAGEREF _Ref434475434 \h </w:instrText>
      </w:r>
      <w:r>
        <w:fldChar w:fldCharType="separate"/>
      </w:r>
      <w:r w:rsidR="00895112">
        <w:rPr>
          <w:noProof/>
        </w:rPr>
        <w:t>806</w:t>
      </w:r>
      <w:r>
        <w:fldChar w:fldCharType="end"/>
      </w:r>
    </w:p>
    <w:p w14:paraId="4BB2BF55" w14:textId="6A7E577B"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895112">
        <w:t>The Psali Adam for the Wedding of Cana</w:t>
      </w:r>
      <w:r>
        <w:fldChar w:fldCharType="end"/>
      </w:r>
      <w:r>
        <w:tab/>
      </w:r>
      <w:r>
        <w:fldChar w:fldCharType="begin"/>
      </w:r>
      <w:r>
        <w:instrText xml:space="preserve"> PAGEREF _Ref434475472 \h </w:instrText>
      </w:r>
      <w:r>
        <w:fldChar w:fldCharType="separate"/>
      </w:r>
      <w:r w:rsidR="00895112">
        <w:rPr>
          <w:noProof/>
        </w:rPr>
        <w:t>812</w:t>
      </w:r>
      <w:r>
        <w:fldChar w:fldCharType="end"/>
      </w:r>
    </w:p>
    <w:p w14:paraId="2363057C" w14:textId="2603EE46"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895112">
        <w:t>The Psali Batos for the Wedding of Cana</w:t>
      </w:r>
      <w:r>
        <w:fldChar w:fldCharType="end"/>
      </w:r>
      <w:r>
        <w:tab/>
      </w:r>
      <w:r>
        <w:fldChar w:fldCharType="begin"/>
      </w:r>
      <w:r>
        <w:instrText xml:space="preserve"> PAGEREF _Ref434475500 \h </w:instrText>
      </w:r>
      <w:r>
        <w:fldChar w:fldCharType="separate"/>
      </w:r>
      <w:r w:rsidR="00895112">
        <w:rPr>
          <w:noProof/>
        </w:rPr>
        <w:t>816</w:t>
      </w:r>
      <w:r>
        <w:fldChar w:fldCharType="end"/>
      </w:r>
    </w:p>
    <w:p w14:paraId="28D62537" w14:textId="48146441"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895112">
        <w:t>The Psali Adam for Annunciation</w:t>
      </w:r>
      <w:r>
        <w:fldChar w:fldCharType="end"/>
      </w:r>
      <w:r>
        <w:tab/>
      </w:r>
      <w:r>
        <w:fldChar w:fldCharType="begin"/>
      </w:r>
      <w:r>
        <w:instrText xml:space="preserve"> PAGEREF _Ref434475566 \h </w:instrText>
      </w:r>
      <w:r>
        <w:fldChar w:fldCharType="separate"/>
      </w:r>
      <w:r w:rsidR="00895112">
        <w:rPr>
          <w:noProof/>
        </w:rPr>
        <w:t>841</w:t>
      </w:r>
      <w:r>
        <w:fldChar w:fldCharType="end"/>
      </w:r>
    </w:p>
    <w:p w14:paraId="3A5E672D" w14:textId="077196F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895112">
        <w:t>The Psali Batos for Annunciation</w:t>
      </w:r>
      <w:r>
        <w:fldChar w:fldCharType="end"/>
      </w:r>
      <w:r>
        <w:tab/>
      </w:r>
      <w:r>
        <w:fldChar w:fldCharType="begin"/>
      </w:r>
      <w:r>
        <w:instrText xml:space="preserve"> PAGEREF _Ref434475591 \h </w:instrText>
      </w:r>
      <w:r>
        <w:fldChar w:fldCharType="separate"/>
      </w:r>
      <w:r w:rsidR="00895112">
        <w:rPr>
          <w:noProof/>
        </w:rPr>
        <w:t>845</w:t>
      </w:r>
      <w:r>
        <w:fldChar w:fldCharType="end"/>
      </w:r>
    </w:p>
    <w:p w14:paraId="52A90C07" w14:textId="36A81244"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895112">
        <w:t>The Psali Adam for the Entrance into Egypt</w:t>
      </w:r>
      <w:r>
        <w:fldChar w:fldCharType="end"/>
      </w:r>
      <w:r>
        <w:tab/>
      </w:r>
      <w:r>
        <w:fldChar w:fldCharType="begin"/>
      </w:r>
      <w:r>
        <w:instrText xml:space="preserve"> PAGEREF _Ref434476089 \h </w:instrText>
      </w:r>
      <w:r>
        <w:fldChar w:fldCharType="separate"/>
      </w:r>
      <w:r w:rsidR="00895112">
        <w:rPr>
          <w:noProof/>
        </w:rPr>
        <w:t>864</w:t>
      </w:r>
      <w:r>
        <w:fldChar w:fldCharType="end"/>
      </w:r>
    </w:p>
    <w:p w14:paraId="3A3F4AD9" w14:textId="07FE56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895112">
        <w:t>The Psali Batos for the Entrance into Egypt</w:t>
      </w:r>
      <w:r>
        <w:fldChar w:fldCharType="end"/>
      </w:r>
      <w:r>
        <w:tab/>
      </w:r>
      <w:r>
        <w:fldChar w:fldCharType="begin"/>
      </w:r>
      <w:r>
        <w:instrText xml:space="preserve"> PAGEREF _Ref434476112 \h </w:instrText>
      </w:r>
      <w:r>
        <w:fldChar w:fldCharType="separate"/>
      </w:r>
      <w:r w:rsidR="00895112">
        <w:rPr>
          <w:noProof/>
        </w:rPr>
        <w:t>868</w:t>
      </w:r>
      <w:r>
        <w:fldChar w:fldCharType="end"/>
      </w:r>
    </w:p>
    <w:p w14:paraId="29274CA9" w14:textId="65C12CC8"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895112">
        <w:t>The Psali Adam for the Apostles’ Fast</w:t>
      </w:r>
      <w:r>
        <w:fldChar w:fldCharType="end"/>
      </w:r>
      <w:r>
        <w:tab/>
      </w:r>
      <w:r>
        <w:fldChar w:fldCharType="begin"/>
      </w:r>
      <w:r>
        <w:instrText xml:space="preserve"> PAGEREF _Ref434476183 \h </w:instrText>
      </w:r>
      <w:r>
        <w:fldChar w:fldCharType="separate"/>
      </w:r>
      <w:r w:rsidR="00895112">
        <w:rPr>
          <w:noProof/>
        </w:rPr>
        <w:t>880</w:t>
      </w:r>
      <w:r>
        <w:fldChar w:fldCharType="end"/>
      </w:r>
    </w:p>
    <w:p w14:paraId="63B4C376" w14:textId="631832FE"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895112">
        <w:t>The Psali Batos for the Apostles’ Fast</w:t>
      </w:r>
      <w:r>
        <w:fldChar w:fldCharType="end"/>
      </w:r>
      <w:r>
        <w:tab/>
      </w:r>
      <w:r>
        <w:fldChar w:fldCharType="begin"/>
      </w:r>
      <w:r>
        <w:instrText xml:space="preserve"> PAGEREF _Ref434476204 \h </w:instrText>
      </w:r>
      <w:r>
        <w:fldChar w:fldCharType="separate"/>
      </w:r>
      <w:r w:rsidR="00895112">
        <w:rPr>
          <w:noProof/>
        </w:rPr>
        <w:t>883</w:t>
      </w:r>
      <w:r>
        <w:fldChar w:fldCharType="end"/>
      </w:r>
    </w:p>
    <w:p w14:paraId="28BB7E6E" w14:textId="29F5F941"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895112">
        <w:t>The Psali Adam for the Apostles’ Feast</w:t>
      </w:r>
      <w:r>
        <w:fldChar w:fldCharType="end"/>
      </w:r>
      <w:r>
        <w:tab/>
      </w:r>
      <w:r>
        <w:fldChar w:fldCharType="begin"/>
      </w:r>
      <w:r>
        <w:instrText xml:space="preserve"> PAGEREF _Ref434476236 \h </w:instrText>
      </w:r>
      <w:r>
        <w:fldChar w:fldCharType="separate"/>
      </w:r>
      <w:r w:rsidR="00895112">
        <w:rPr>
          <w:noProof/>
        </w:rPr>
        <w:t>898</w:t>
      </w:r>
      <w:r>
        <w:fldChar w:fldCharType="end"/>
      </w:r>
    </w:p>
    <w:p w14:paraId="3BEDFF67" w14:textId="59C9CA1E"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895112">
        <w:t>The Psali Batos for the Apostles’ Feast</w:t>
      </w:r>
      <w:r>
        <w:fldChar w:fldCharType="end"/>
      </w:r>
      <w:r>
        <w:tab/>
      </w:r>
      <w:r>
        <w:fldChar w:fldCharType="begin"/>
      </w:r>
      <w:r>
        <w:instrText xml:space="preserve"> PAGEREF _Ref434476261 \h </w:instrText>
      </w:r>
      <w:r>
        <w:fldChar w:fldCharType="separate"/>
      </w:r>
      <w:r w:rsidR="00895112">
        <w:rPr>
          <w:noProof/>
        </w:rPr>
        <w:t>901</w:t>
      </w:r>
      <w:r>
        <w:fldChar w:fldCharType="end"/>
      </w:r>
    </w:p>
    <w:p w14:paraId="346BEA29" w14:textId="40A587A5"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895112">
        <w:t>The Psali Adam for the Transfiguration</w:t>
      </w:r>
      <w:r>
        <w:fldChar w:fldCharType="end"/>
      </w:r>
      <w:r>
        <w:tab/>
      </w:r>
      <w:r>
        <w:fldChar w:fldCharType="begin"/>
      </w:r>
      <w:r>
        <w:instrText xml:space="preserve"> PAGEREF _Ref434476299 \h </w:instrText>
      </w:r>
      <w:r>
        <w:fldChar w:fldCharType="separate"/>
      </w:r>
      <w:r w:rsidR="00895112">
        <w:rPr>
          <w:noProof/>
        </w:rPr>
        <w:t>922</w:t>
      </w:r>
      <w:r>
        <w:fldChar w:fldCharType="end"/>
      </w:r>
    </w:p>
    <w:p w14:paraId="2B02F545" w14:textId="3C12A5BC"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895112">
        <w:t>The Psali Batos for the Transfiguration</w:t>
      </w:r>
      <w:r>
        <w:fldChar w:fldCharType="end"/>
      </w:r>
      <w:r>
        <w:tab/>
      </w:r>
      <w:r>
        <w:fldChar w:fldCharType="begin"/>
      </w:r>
      <w:r>
        <w:instrText xml:space="preserve"> PAGEREF _Ref434476316 \h </w:instrText>
      </w:r>
      <w:r>
        <w:fldChar w:fldCharType="separate"/>
      </w:r>
      <w:r w:rsidR="00895112">
        <w:rPr>
          <w:noProof/>
        </w:rPr>
        <w:t>926</w:t>
      </w:r>
      <w:r>
        <w:fldChar w:fldCharType="end"/>
      </w:r>
    </w:p>
    <w:p w14:paraId="2B8831C2" w14:textId="316EC956"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895112">
        <w:t>The Psali Adam for Great Lent</w:t>
      </w:r>
      <w:r>
        <w:fldChar w:fldCharType="end"/>
      </w:r>
      <w:r>
        <w:tab/>
      </w:r>
      <w:r>
        <w:fldChar w:fldCharType="begin"/>
      </w:r>
      <w:r>
        <w:instrText xml:space="preserve"> PAGEREF _Ref434476347 \h </w:instrText>
      </w:r>
      <w:r>
        <w:fldChar w:fldCharType="separate"/>
      </w:r>
      <w:r w:rsidR="00895112">
        <w:rPr>
          <w:noProof/>
        </w:rPr>
        <w:t>960</w:t>
      </w:r>
      <w:r>
        <w:fldChar w:fldCharType="end"/>
      </w:r>
    </w:p>
    <w:p w14:paraId="22E9A337" w14:textId="528D085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895112">
        <w:t>The Psali Batos for Great Lent</w:t>
      </w:r>
      <w:r>
        <w:fldChar w:fldCharType="end"/>
      </w:r>
      <w:r>
        <w:tab/>
      </w:r>
      <w:r>
        <w:fldChar w:fldCharType="begin"/>
      </w:r>
      <w:r>
        <w:instrText xml:space="preserve"> PAGEREF _Ref434476369 \h </w:instrText>
      </w:r>
      <w:r>
        <w:fldChar w:fldCharType="separate"/>
      </w:r>
      <w:r w:rsidR="00895112">
        <w:rPr>
          <w:noProof/>
        </w:rPr>
        <w:t>963</w:t>
      </w:r>
      <w:r>
        <w:fldChar w:fldCharType="end"/>
      </w:r>
    </w:p>
    <w:p w14:paraId="7827303F" w14:textId="1B877142"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895112">
        <w:t>The Psali Batos for Lazarus Saturday</w:t>
      </w:r>
      <w:r>
        <w:fldChar w:fldCharType="end"/>
      </w:r>
      <w:r>
        <w:tab/>
      </w:r>
      <w:r>
        <w:fldChar w:fldCharType="begin"/>
      </w:r>
      <w:r>
        <w:instrText xml:space="preserve"> PAGEREF _Ref434476394 \h </w:instrText>
      </w:r>
      <w:r>
        <w:fldChar w:fldCharType="separate"/>
      </w:r>
      <w:r w:rsidR="00895112">
        <w:rPr>
          <w:noProof/>
        </w:rPr>
        <w:t>968</w:t>
      </w:r>
      <w:r>
        <w:fldChar w:fldCharType="end"/>
      </w:r>
    </w:p>
    <w:p w14:paraId="1272D4BB" w14:textId="035E1AA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895112">
        <w:t>The Psali Adam for Palm Sunday</w:t>
      </w:r>
      <w:r>
        <w:fldChar w:fldCharType="end"/>
      </w:r>
      <w:r>
        <w:tab/>
      </w:r>
      <w:r>
        <w:fldChar w:fldCharType="begin"/>
      </w:r>
      <w:r>
        <w:instrText xml:space="preserve"> PAGEREF _Ref434476417 \h </w:instrText>
      </w:r>
      <w:r>
        <w:fldChar w:fldCharType="separate"/>
      </w:r>
      <w:r w:rsidR="00895112">
        <w:rPr>
          <w:noProof/>
        </w:rPr>
        <w:t>977</w:t>
      </w:r>
      <w:r>
        <w:fldChar w:fldCharType="end"/>
      </w:r>
    </w:p>
    <w:p w14:paraId="0E4E4E45" w14:textId="229C09CE"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895112">
        <w:t>The Psali Batos for the Joyous Saturday</w:t>
      </w:r>
      <w:r>
        <w:fldChar w:fldCharType="end"/>
      </w:r>
      <w:r>
        <w:tab/>
      </w:r>
      <w:r>
        <w:fldChar w:fldCharType="begin"/>
      </w:r>
      <w:r>
        <w:instrText xml:space="preserve"> PAGEREF _Ref435562018 \h </w:instrText>
      </w:r>
      <w:r>
        <w:fldChar w:fldCharType="separate"/>
      </w:r>
      <w:r w:rsidR="00895112">
        <w:rPr>
          <w:noProof/>
        </w:rPr>
        <w:t>981</w:t>
      </w:r>
      <w:r>
        <w:fldChar w:fldCharType="end"/>
      </w:r>
    </w:p>
    <w:p w14:paraId="5A57B684" w14:textId="6C572084"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895112">
        <w:t>The Psali Adam for the Resurrection</w:t>
      </w:r>
      <w:r>
        <w:fldChar w:fldCharType="end"/>
      </w:r>
      <w:r>
        <w:tab/>
      </w:r>
      <w:r>
        <w:fldChar w:fldCharType="begin"/>
      </w:r>
      <w:r>
        <w:instrText xml:space="preserve"> PAGEREF _Ref434476440 \h </w:instrText>
      </w:r>
      <w:r>
        <w:fldChar w:fldCharType="separate"/>
      </w:r>
      <w:r w:rsidR="00895112">
        <w:rPr>
          <w:noProof/>
        </w:rPr>
        <w:t>993</w:t>
      </w:r>
      <w:r>
        <w:fldChar w:fldCharType="end"/>
      </w:r>
    </w:p>
    <w:p w14:paraId="7201C2B6" w14:textId="41458E03"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895112">
        <w:t>The Psali Batos for the Resurrection</w:t>
      </w:r>
      <w:r>
        <w:fldChar w:fldCharType="end"/>
      </w:r>
      <w:r>
        <w:tab/>
      </w:r>
      <w:r>
        <w:fldChar w:fldCharType="begin"/>
      </w:r>
      <w:r>
        <w:instrText xml:space="preserve"> PAGEREF _Ref434476459 \h </w:instrText>
      </w:r>
      <w:r>
        <w:fldChar w:fldCharType="separate"/>
      </w:r>
      <w:r w:rsidR="00895112">
        <w:rPr>
          <w:noProof/>
        </w:rPr>
        <w:t>997</w:t>
      </w:r>
      <w:r>
        <w:fldChar w:fldCharType="end"/>
      </w:r>
    </w:p>
    <w:p w14:paraId="4897BB60" w14:textId="1C5525C0"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895112">
        <w:t>The Psali Adam for the Ascension</w:t>
      </w:r>
      <w:r>
        <w:fldChar w:fldCharType="end"/>
      </w:r>
      <w:r>
        <w:tab/>
      </w:r>
      <w:r>
        <w:fldChar w:fldCharType="begin"/>
      </w:r>
      <w:r>
        <w:instrText xml:space="preserve"> PAGEREF _Ref434476482 \h </w:instrText>
      </w:r>
      <w:r>
        <w:fldChar w:fldCharType="separate"/>
      </w:r>
      <w:r w:rsidR="00895112">
        <w:rPr>
          <w:noProof/>
        </w:rPr>
        <w:t>1004</w:t>
      </w:r>
      <w:r>
        <w:fldChar w:fldCharType="end"/>
      </w:r>
    </w:p>
    <w:p w14:paraId="7FFC2411" w14:textId="2EF3B8EE"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895112">
        <w:t>The Psali Batos for the Ascension</w:t>
      </w:r>
      <w:r>
        <w:fldChar w:fldCharType="end"/>
      </w:r>
      <w:r>
        <w:tab/>
      </w:r>
      <w:r>
        <w:fldChar w:fldCharType="begin"/>
      </w:r>
      <w:r>
        <w:instrText xml:space="preserve"> PAGEREF _Ref434476541 \h </w:instrText>
      </w:r>
      <w:r>
        <w:fldChar w:fldCharType="separate"/>
      </w:r>
      <w:r w:rsidR="00895112">
        <w:rPr>
          <w:noProof/>
        </w:rPr>
        <w:t>1008</w:t>
      </w:r>
      <w:r>
        <w:fldChar w:fldCharType="end"/>
      </w:r>
    </w:p>
    <w:p w14:paraId="0700AA59" w14:textId="64C291D2"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895112">
        <w:t>The Psali Adam for Pentecost</w:t>
      </w:r>
      <w:r>
        <w:fldChar w:fldCharType="end"/>
      </w:r>
      <w:r>
        <w:tab/>
      </w:r>
      <w:r>
        <w:fldChar w:fldCharType="begin"/>
      </w:r>
      <w:r>
        <w:instrText xml:space="preserve"> PAGEREF _Ref434476566 \h </w:instrText>
      </w:r>
      <w:r>
        <w:fldChar w:fldCharType="separate"/>
      </w:r>
      <w:r w:rsidR="00895112">
        <w:rPr>
          <w:noProof/>
        </w:rPr>
        <w:t>1015</w:t>
      </w:r>
      <w:r>
        <w:fldChar w:fldCharType="end"/>
      </w:r>
    </w:p>
    <w:p w14:paraId="28A2BA4F" w14:textId="553FDEAC" w:rsidR="003E106D" w:rsidRDefault="003E106D" w:rsidP="003E106D">
      <w:pPr>
        <w:pStyle w:val="Heading3"/>
      </w:pPr>
      <w:r>
        <w:t>Saints’ Psalis</w:t>
      </w:r>
    </w:p>
    <w:p w14:paraId="6DAFC3E2" w14:textId="41B23AF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895112">
        <w:t xml:space="preserve">The Psali </w:t>
      </w:r>
      <w:commentRangeStart w:id="1838"/>
      <w:r w:rsidR="00895112">
        <w:t xml:space="preserve">Adam </w:t>
      </w:r>
      <w:commentRangeEnd w:id="1838"/>
      <w:r w:rsidR="00895112">
        <w:t>for the Virgin</w:t>
      </w:r>
      <w:r>
        <w:fldChar w:fldCharType="end"/>
      </w:r>
      <w:r>
        <w:tab/>
      </w:r>
      <w:r>
        <w:fldChar w:fldCharType="begin"/>
      </w:r>
      <w:r>
        <w:instrText xml:space="preserve"> PAGEREF _Ref435642763 \h </w:instrText>
      </w:r>
      <w:r>
        <w:fldChar w:fldCharType="separate"/>
      </w:r>
      <w:r w:rsidR="00895112">
        <w:rPr>
          <w:noProof/>
        </w:rPr>
        <w:t>930</w:t>
      </w:r>
      <w:r>
        <w:fldChar w:fldCharType="end"/>
      </w:r>
    </w:p>
    <w:p w14:paraId="609D95F6" w14:textId="561C1012"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895112">
        <w:t>The Psali Batos for the Virgin</w:t>
      </w:r>
      <w:r>
        <w:fldChar w:fldCharType="end"/>
      </w:r>
      <w:r>
        <w:tab/>
      </w:r>
      <w:r>
        <w:fldChar w:fldCharType="begin"/>
      </w:r>
      <w:r>
        <w:instrText xml:space="preserve"> PAGEREF _Ref435734818 \h </w:instrText>
      </w:r>
      <w:r>
        <w:fldChar w:fldCharType="separate"/>
      </w:r>
      <w:r w:rsidR="00895112">
        <w:rPr>
          <w:noProof/>
        </w:rPr>
        <w:t>934</w:t>
      </w:r>
      <w:r>
        <w:fldChar w:fldCharType="end"/>
      </w:r>
    </w:p>
    <w:p w14:paraId="3F93C9B6" w14:textId="77777777" w:rsidR="00B411C9" w:rsidRDefault="00B411C9" w:rsidP="00B411C9">
      <w:pPr>
        <w:pStyle w:val="Heading2"/>
      </w:pPr>
      <w:bookmarkStart w:id="1839" w:name="_Toc448696660"/>
      <w:r>
        <w:lastRenderedPageBreak/>
        <w:t>Index of Doxologies</w:t>
      </w:r>
      <w:bookmarkEnd w:id="1839"/>
    </w:p>
    <w:p w14:paraId="23AE197F" w14:textId="2FE5E35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895112">
        <w:t>The Introduction to the Doxologies</w:t>
      </w:r>
      <w:r>
        <w:fldChar w:fldCharType="end"/>
      </w:r>
      <w:r>
        <w:tab/>
      </w:r>
      <w:r>
        <w:fldChar w:fldCharType="begin"/>
      </w:r>
      <w:r>
        <w:instrText xml:space="preserve"> PAGEREF _Ref434477171 \h </w:instrText>
      </w:r>
      <w:r>
        <w:fldChar w:fldCharType="separate"/>
      </w:r>
      <w:r w:rsidR="00895112">
        <w:rPr>
          <w:noProof/>
        </w:rPr>
        <w:t>568</w:t>
      </w:r>
      <w:r>
        <w:fldChar w:fldCharType="end"/>
      </w:r>
    </w:p>
    <w:p w14:paraId="6914D076" w14:textId="77777777" w:rsidR="00E21EA3" w:rsidRDefault="00E21EA3" w:rsidP="00E21EA3">
      <w:pPr>
        <w:pStyle w:val="Heading3"/>
      </w:pPr>
      <w:bookmarkStart w:id="1840" w:name="_Ref435642966"/>
      <w:r>
        <w:t>Seasonal Doxologies</w:t>
      </w:r>
      <w:bookmarkEnd w:id="1840"/>
    </w:p>
    <w:p w14:paraId="5E8E28F7" w14:textId="234243FB"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895112">
        <w:t>The Doxology for Ecclesiastical New Year</w:t>
      </w:r>
      <w:r>
        <w:fldChar w:fldCharType="end"/>
      </w:r>
      <w:r>
        <w:tab/>
      </w:r>
      <w:r>
        <w:fldChar w:fldCharType="begin"/>
      </w:r>
      <w:r>
        <w:instrText xml:space="preserve"> PAGEREF _Ref434477358 \h </w:instrText>
      </w:r>
      <w:r>
        <w:fldChar w:fldCharType="separate"/>
      </w:r>
      <w:r w:rsidR="00895112">
        <w:rPr>
          <w:noProof/>
        </w:rPr>
        <w:t>642</w:t>
      </w:r>
      <w:r>
        <w:fldChar w:fldCharType="end"/>
      </w:r>
    </w:p>
    <w:p w14:paraId="0EC66D5E" w14:textId="31BA429C"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895112">
        <w:t>The Doxology for the Feast of the Cross</w:t>
      </w:r>
      <w:r>
        <w:fldChar w:fldCharType="end"/>
      </w:r>
      <w:r>
        <w:tab/>
      </w:r>
      <w:r>
        <w:fldChar w:fldCharType="begin"/>
      </w:r>
      <w:r>
        <w:instrText xml:space="preserve"> PAGEREF _Ref434477443 \h </w:instrText>
      </w:r>
      <w:r>
        <w:fldChar w:fldCharType="separate"/>
      </w:r>
      <w:r w:rsidR="00895112">
        <w:rPr>
          <w:noProof/>
        </w:rPr>
        <w:t>657</w:t>
      </w:r>
      <w:r>
        <w:fldChar w:fldCharType="end"/>
      </w:r>
    </w:p>
    <w:p w14:paraId="790DED87" w14:textId="77777777" w:rsidR="00895112" w:rsidRDefault="00CC1CA8" w:rsidP="009E261C">
      <w:pPr>
        <w:pStyle w:val="Rubric"/>
      </w:pPr>
      <w:r>
        <w:fldChar w:fldCharType="begin"/>
      </w:r>
      <w:r>
        <w:instrText xml:space="preserve"> REF _Ref434478837 \h </w:instrText>
      </w:r>
      <w:r>
        <w:fldChar w:fldCharType="separate"/>
      </w:r>
      <w:r w:rsidR="00895112">
        <w:t xml:space="preserve"> four Sundays before the Feast.</w:t>
      </w:r>
    </w:p>
    <w:p w14:paraId="6D5E5642" w14:textId="32FBF125" w:rsidR="00CC1CA8" w:rsidRDefault="0089511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705</w:t>
      </w:r>
      <w:r w:rsidR="00CC1CA8">
        <w:fldChar w:fldCharType="end"/>
      </w:r>
    </w:p>
    <w:p w14:paraId="57201B22" w14:textId="02CE173B"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895112">
        <w:t xml:space="preserve">The Second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895112">
        <w:rPr>
          <w:noProof/>
        </w:rPr>
        <w:t>707</w:t>
      </w:r>
      <w:r>
        <w:fldChar w:fldCharType="end"/>
      </w:r>
    </w:p>
    <w:p w14:paraId="05BDDC9E" w14:textId="693D9AD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895112">
        <w:t xml:space="preserve">The Third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895112">
        <w:rPr>
          <w:noProof/>
        </w:rPr>
        <w:t>708</w:t>
      </w:r>
      <w:r>
        <w:fldChar w:fldCharType="end"/>
      </w:r>
    </w:p>
    <w:p w14:paraId="5FC55723" w14:textId="7BB481D2"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895112">
        <w:t xml:space="preserve">The Fourth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895112">
        <w:rPr>
          <w:noProof/>
        </w:rPr>
        <w:t>710</w:t>
      </w:r>
      <w:r>
        <w:fldChar w:fldCharType="end"/>
      </w:r>
    </w:p>
    <w:p w14:paraId="30ACCD55" w14:textId="77CCD185"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895112">
        <w:t xml:space="preserve">The Fifth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895112">
        <w:rPr>
          <w:noProof/>
        </w:rPr>
        <w:t>711</w:t>
      </w:r>
      <w:r>
        <w:fldChar w:fldCharType="end"/>
      </w:r>
    </w:p>
    <w:p w14:paraId="704DF3C4" w14:textId="2DED1B9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895112">
        <w:t xml:space="preserve">The Sixth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895112">
        <w:rPr>
          <w:noProof/>
        </w:rPr>
        <w:t>713</w:t>
      </w:r>
      <w:r>
        <w:fldChar w:fldCharType="end"/>
      </w:r>
    </w:p>
    <w:p w14:paraId="798DA7C0" w14:textId="45814D5D"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5112">
        <w:rPr>
          <w:noProof/>
        </w:rPr>
        <w:t>719</w:t>
      </w:r>
      <w:r>
        <w:fldChar w:fldCharType="end"/>
      </w:r>
    </w:p>
    <w:p w14:paraId="4A697333" w14:textId="0C249DFF"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895112">
        <w:t>The Doxology for the Preparation Day of Nativity</w:t>
      </w:r>
      <w:r>
        <w:fldChar w:fldCharType="end"/>
      </w:r>
      <w:r>
        <w:tab/>
      </w:r>
      <w:r>
        <w:fldChar w:fldCharType="begin"/>
      </w:r>
      <w:r>
        <w:instrText xml:space="preserve"> PAGEREF _Ref434477504 \h </w:instrText>
      </w:r>
      <w:r>
        <w:fldChar w:fldCharType="separate"/>
      </w:r>
      <w:r w:rsidR="00895112">
        <w:rPr>
          <w:noProof/>
        </w:rPr>
        <w:t>726</w:t>
      </w:r>
      <w:r>
        <w:fldChar w:fldCharType="end"/>
      </w:r>
    </w:p>
    <w:p w14:paraId="4A754E82" w14:textId="07F819F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895112">
        <w:t>The First Doxology for Nativity</w:t>
      </w:r>
      <w:r>
        <w:fldChar w:fldCharType="end"/>
      </w:r>
      <w:r>
        <w:tab/>
      </w:r>
      <w:r>
        <w:fldChar w:fldCharType="begin"/>
      </w:r>
      <w:r>
        <w:instrText xml:space="preserve"> PAGEREF _Ref434477532 \h </w:instrText>
      </w:r>
      <w:r>
        <w:fldChar w:fldCharType="separate"/>
      </w:r>
      <w:r w:rsidR="00895112">
        <w:rPr>
          <w:noProof/>
        </w:rPr>
        <w:t>728</w:t>
      </w:r>
      <w:r>
        <w:fldChar w:fldCharType="end"/>
      </w:r>
    </w:p>
    <w:p w14:paraId="1151A90C" w14:textId="460303A2"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895112">
        <w:t>The Second Doxology for Nativity</w:t>
      </w:r>
      <w:r>
        <w:fldChar w:fldCharType="end"/>
      </w:r>
      <w:r>
        <w:tab/>
      </w:r>
      <w:r>
        <w:fldChar w:fldCharType="begin"/>
      </w:r>
      <w:r>
        <w:instrText xml:space="preserve"> PAGEREF _Ref434477542 \h </w:instrText>
      </w:r>
      <w:r>
        <w:fldChar w:fldCharType="separate"/>
      </w:r>
      <w:r w:rsidR="00895112">
        <w:rPr>
          <w:noProof/>
        </w:rPr>
        <w:t>730</w:t>
      </w:r>
      <w:r>
        <w:fldChar w:fldCharType="end"/>
      </w:r>
    </w:p>
    <w:p w14:paraId="04CEE058" w14:textId="3FC257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895112">
        <w:t>The Third Doxology for Nativity</w:t>
      </w:r>
      <w:r>
        <w:fldChar w:fldCharType="end"/>
      </w:r>
      <w:r>
        <w:tab/>
      </w:r>
      <w:r>
        <w:fldChar w:fldCharType="begin"/>
      </w:r>
      <w:r>
        <w:instrText xml:space="preserve"> PAGEREF _Ref434477554 \h </w:instrText>
      </w:r>
      <w:r>
        <w:fldChar w:fldCharType="separate"/>
      </w:r>
      <w:r w:rsidR="00895112">
        <w:rPr>
          <w:noProof/>
        </w:rPr>
        <w:t>731</w:t>
      </w:r>
      <w:r>
        <w:fldChar w:fldCharType="end"/>
      </w:r>
    </w:p>
    <w:p w14:paraId="0F813F2D" w14:textId="337DFA74"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895112">
        <w:t>The Doxology for the Circumcision</w:t>
      </w:r>
      <w:r>
        <w:fldChar w:fldCharType="end"/>
      </w:r>
      <w:r>
        <w:tab/>
      </w:r>
      <w:r>
        <w:fldChar w:fldCharType="begin"/>
      </w:r>
      <w:r>
        <w:instrText xml:space="preserve"> PAGEREF _Ref434477590 \h </w:instrText>
      </w:r>
      <w:r>
        <w:fldChar w:fldCharType="separate"/>
      </w:r>
      <w:r w:rsidR="00895112">
        <w:rPr>
          <w:noProof/>
        </w:rPr>
        <w:t>768</w:t>
      </w:r>
      <w:r>
        <w:fldChar w:fldCharType="end"/>
      </w:r>
    </w:p>
    <w:p w14:paraId="6C616575" w14:textId="75EB781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895112">
        <w:t>An Abridged Doxology for Theophany</w:t>
      </w:r>
      <w:r>
        <w:fldChar w:fldCharType="end"/>
      </w:r>
      <w:r>
        <w:tab/>
      </w:r>
      <w:r>
        <w:fldChar w:fldCharType="begin"/>
      </w:r>
      <w:r>
        <w:instrText xml:space="preserve"> PAGEREF _Ref434477630 \h </w:instrText>
      </w:r>
      <w:r>
        <w:fldChar w:fldCharType="separate"/>
      </w:r>
      <w:r w:rsidR="00895112">
        <w:rPr>
          <w:noProof/>
        </w:rPr>
        <w:t>777</w:t>
      </w:r>
      <w:r>
        <w:fldChar w:fldCharType="end"/>
      </w:r>
    </w:p>
    <w:p w14:paraId="6F7E179C" w14:textId="7FFD7F4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895112">
        <w:t>The First Doxology for Theophany</w:t>
      </w:r>
      <w:r>
        <w:fldChar w:fldCharType="end"/>
      </w:r>
      <w:r>
        <w:tab/>
      </w:r>
      <w:r>
        <w:fldChar w:fldCharType="begin"/>
      </w:r>
      <w:r>
        <w:instrText xml:space="preserve"> PAGEREF _Ref434477641 \h </w:instrText>
      </w:r>
      <w:r>
        <w:fldChar w:fldCharType="separate"/>
      </w:r>
      <w:r w:rsidR="00895112">
        <w:rPr>
          <w:noProof/>
        </w:rPr>
        <w:t>779</w:t>
      </w:r>
      <w:r>
        <w:fldChar w:fldCharType="end"/>
      </w:r>
    </w:p>
    <w:p w14:paraId="535CC145" w14:textId="7436580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895112">
        <w:t>The Second Doxology for Theophany</w:t>
      </w:r>
      <w:r>
        <w:fldChar w:fldCharType="end"/>
      </w:r>
      <w:r>
        <w:tab/>
      </w:r>
      <w:r>
        <w:fldChar w:fldCharType="begin"/>
      </w:r>
      <w:r>
        <w:instrText xml:space="preserve"> PAGEREF _Ref434477660 \h </w:instrText>
      </w:r>
      <w:r>
        <w:fldChar w:fldCharType="separate"/>
      </w:r>
      <w:r w:rsidR="00895112">
        <w:rPr>
          <w:noProof/>
        </w:rPr>
        <w:t>781</w:t>
      </w:r>
      <w:r>
        <w:fldChar w:fldCharType="end"/>
      </w:r>
    </w:p>
    <w:p w14:paraId="286F48D0" w14:textId="48B0FD32"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895112">
        <w:t>The Doxology for the Wedding of Cana</w:t>
      </w:r>
      <w:r>
        <w:fldChar w:fldCharType="end"/>
      </w:r>
      <w:r>
        <w:tab/>
      </w:r>
      <w:r>
        <w:fldChar w:fldCharType="begin"/>
      </w:r>
      <w:r>
        <w:instrText xml:space="preserve"> PAGEREF _Ref434477774 \h </w:instrText>
      </w:r>
      <w:r>
        <w:fldChar w:fldCharType="separate"/>
      </w:r>
      <w:r w:rsidR="00895112">
        <w:rPr>
          <w:noProof/>
        </w:rPr>
        <w:t>811</w:t>
      </w:r>
      <w:r>
        <w:fldChar w:fldCharType="end"/>
      </w:r>
    </w:p>
    <w:p w14:paraId="504917BF" w14:textId="5172F562"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895112">
        <w:t>The Doxology for the Entrance into the Temple</w:t>
      </w:r>
      <w:r>
        <w:fldChar w:fldCharType="end"/>
      </w:r>
      <w:r>
        <w:tab/>
      </w:r>
      <w:r>
        <w:fldChar w:fldCharType="begin"/>
      </w:r>
      <w:r>
        <w:instrText xml:space="preserve"> PAGEREF _Ref434477815 \h </w:instrText>
      </w:r>
      <w:r>
        <w:fldChar w:fldCharType="separate"/>
      </w:r>
      <w:r w:rsidR="00895112">
        <w:rPr>
          <w:noProof/>
        </w:rPr>
        <w:t>829</w:t>
      </w:r>
      <w:r>
        <w:fldChar w:fldCharType="end"/>
      </w:r>
    </w:p>
    <w:p w14:paraId="1F20DF78" w14:textId="67208C53"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895112">
        <w:t>The Doxology for the Annunciation</w:t>
      </w:r>
      <w:r>
        <w:fldChar w:fldCharType="end"/>
      </w:r>
      <w:r>
        <w:tab/>
      </w:r>
      <w:r>
        <w:fldChar w:fldCharType="begin"/>
      </w:r>
      <w:r>
        <w:instrText xml:space="preserve"> PAGEREF _Ref434477856 \h </w:instrText>
      </w:r>
      <w:r>
        <w:fldChar w:fldCharType="separate"/>
      </w:r>
      <w:r w:rsidR="00895112">
        <w:rPr>
          <w:noProof/>
        </w:rPr>
        <w:t>840</w:t>
      </w:r>
      <w:r>
        <w:fldChar w:fldCharType="end"/>
      </w:r>
    </w:p>
    <w:p w14:paraId="4B29B358" w14:textId="4806EDBE"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895112">
        <w:t>The Doxology for the Entrance into Egypt</w:t>
      </w:r>
      <w:r>
        <w:fldChar w:fldCharType="end"/>
      </w:r>
      <w:r>
        <w:tab/>
      </w:r>
      <w:r>
        <w:fldChar w:fldCharType="begin"/>
      </w:r>
      <w:r>
        <w:instrText xml:space="preserve"> PAGEREF _Ref434477906 \h </w:instrText>
      </w:r>
      <w:r>
        <w:fldChar w:fldCharType="separate"/>
      </w:r>
      <w:r w:rsidR="00895112">
        <w:rPr>
          <w:noProof/>
        </w:rPr>
        <w:t>863</w:t>
      </w:r>
      <w:r>
        <w:fldChar w:fldCharType="end"/>
      </w:r>
    </w:p>
    <w:p w14:paraId="19D20C04" w14:textId="6429AE59"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895112">
        <w:t>The Doxology of Sts. Peter and Paul</w:t>
      </w:r>
      <w:r>
        <w:fldChar w:fldCharType="end"/>
      </w:r>
      <w:r>
        <w:tab/>
      </w:r>
      <w:r>
        <w:fldChar w:fldCharType="begin"/>
      </w:r>
      <w:r>
        <w:instrText xml:space="preserve"> PAGEREF _Ref434477973 \h </w:instrText>
      </w:r>
      <w:r>
        <w:fldChar w:fldCharType="separate"/>
      </w:r>
      <w:r w:rsidR="00895112">
        <w:rPr>
          <w:noProof/>
        </w:rPr>
        <w:t>894</w:t>
      </w:r>
      <w:r>
        <w:fldChar w:fldCharType="end"/>
      </w:r>
    </w:p>
    <w:p w14:paraId="2A23AF26" w14:textId="773B356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895112">
        <w:t>The Doxology of the Transfiguration</w:t>
      </w:r>
      <w:r>
        <w:fldChar w:fldCharType="end"/>
      </w:r>
      <w:r>
        <w:tab/>
      </w:r>
      <w:r>
        <w:fldChar w:fldCharType="begin"/>
      </w:r>
      <w:r>
        <w:instrText xml:space="preserve"> PAGEREF _Ref434478012 \h </w:instrText>
      </w:r>
      <w:r>
        <w:fldChar w:fldCharType="separate"/>
      </w:r>
      <w:r w:rsidR="00895112">
        <w:rPr>
          <w:noProof/>
        </w:rPr>
        <w:t>921</w:t>
      </w:r>
      <w:r>
        <w:fldChar w:fldCharType="end"/>
      </w:r>
    </w:p>
    <w:p w14:paraId="36031966" w14:textId="1B4DCE25"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895112">
        <w:t>The Doxology of Jonah’s Fast</w:t>
      </w:r>
      <w:r>
        <w:fldChar w:fldCharType="end"/>
      </w:r>
      <w:r>
        <w:tab/>
      </w:r>
      <w:r>
        <w:fldChar w:fldCharType="begin"/>
      </w:r>
      <w:r>
        <w:instrText xml:space="preserve"> PAGEREF _Ref434478053 \h </w:instrText>
      </w:r>
      <w:r>
        <w:fldChar w:fldCharType="separate"/>
      </w:r>
      <w:r w:rsidR="00895112">
        <w:rPr>
          <w:noProof/>
        </w:rPr>
        <w:t>945</w:t>
      </w:r>
      <w:r>
        <w:fldChar w:fldCharType="end"/>
      </w:r>
    </w:p>
    <w:p w14:paraId="2FF23AAB" w14:textId="4E6B9A14"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895112">
        <w:t>The Doxology for Saturday and Sunday in Great Lent</w:t>
      </w:r>
      <w:r>
        <w:fldChar w:fldCharType="end"/>
      </w:r>
      <w:r>
        <w:tab/>
      </w:r>
      <w:r>
        <w:fldChar w:fldCharType="begin"/>
      </w:r>
      <w:r>
        <w:instrText xml:space="preserve"> PAGEREF _Ref434478080 \h </w:instrText>
      </w:r>
      <w:r>
        <w:fldChar w:fldCharType="separate"/>
      </w:r>
      <w:r w:rsidR="00895112">
        <w:rPr>
          <w:noProof/>
        </w:rPr>
        <w:t>946</w:t>
      </w:r>
      <w:r>
        <w:fldChar w:fldCharType="end"/>
      </w:r>
    </w:p>
    <w:p w14:paraId="7AC17913" w14:textId="40911C3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895112">
        <w:t>The Doxology for Weekdays in Great Lent</w:t>
      </w:r>
      <w:r>
        <w:fldChar w:fldCharType="end"/>
      </w:r>
      <w:r>
        <w:tab/>
      </w:r>
      <w:r>
        <w:fldChar w:fldCharType="begin"/>
      </w:r>
      <w:r>
        <w:instrText xml:space="preserve"> PAGEREF _Ref434478104 \h </w:instrText>
      </w:r>
      <w:r>
        <w:fldChar w:fldCharType="separate"/>
      </w:r>
      <w:r w:rsidR="00895112">
        <w:rPr>
          <w:noProof/>
        </w:rPr>
        <w:t>949</w:t>
      </w:r>
      <w:r>
        <w:fldChar w:fldCharType="end"/>
      </w:r>
    </w:p>
    <w:p w14:paraId="6B4ECEA0" w14:textId="48C92F62"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895112">
        <w:t>A Second Doxology for Weekdays in Great Lent</w:t>
      </w:r>
      <w:r>
        <w:fldChar w:fldCharType="end"/>
      </w:r>
      <w:r>
        <w:tab/>
      </w:r>
      <w:r>
        <w:fldChar w:fldCharType="begin"/>
      </w:r>
      <w:r>
        <w:instrText xml:space="preserve"> PAGEREF _Ref434478128 \h </w:instrText>
      </w:r>
      <w:r>
        <w:fldChar w:fldCharType="separate"/>
      </w:r>
      <w:r w:rsidR="00895112">
        <w:rPr>
          <w:noProof/>
        </w:rPr>
        <w:t>950</w:t>
      </w:r>
      <w:r>
        <w:fldChar w:fldCharType="end"/>
      </w:r>
    </w:p>
    <w:p w14:paraId="4959D2BA" w14:textId="4EB934A5"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895112">
        <w:t>A Third Doxology for Weekdays in Great Lent</w:t>
      </w:r>
      <w:r>
        <w:fldChar w:fldCharType="end"/>
      </w:r>
      <w:r>
        <w:tab/>
      </w:r>
      <w:r>
        <w:fldChar w:fldCharType="begin"/>
      </w:r>
      <w:r>
        <w:instrText xml:space="preserve"> PAGEREF _Ref434478147 \h </w:instrText>
      </w:r>
      <w:r>
        <w:fldChar w:fldCharType="separate"/>
      </w:r>
      <w:r w:rsidR="00895112">
        <w:rPr>
          <w:noProof/>
        </w:rPr>
        <w:t>953</w:t>
      </w:r>
      <w:r>
        <w:fldChar w:fldCharType="end"/>
      </w:r>
    </w:p>
    <w:p w14:paraId="15F5F420" w14:textId="7CAA72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895112">
        <w:t>The Fourth Doxology for Great Lent</w:t>
      </w:r>
      <w:r>
        <w:fldChar w:fldCharType="end"/>
      </w:r>
      <w:r>
        <w:tab/>
      </w:r>
      <w:r>
        <w:fldChar w:fldCharType="begin"/>
      </w:r>
      <w:r>
        <w:instrText xml:space="preserve"> PAGEREF _Ref434478172 \h </w:instrText>
      </w:r>
      <w:r>
        <w:fldChar w:fldCharType="separate"/>
      </w:r>
      <w:r w:rsidR="00895112">
        <w:rPr>
          <w:noProof/>
        </w:rPr>
        <w:t>954</w:t>
      </w:r>
      <w:r>
        <w:fldChar w:fldCharType="end"/>
      </w:r>
    </w:p>
    <w:p w14:paraId="17A33F34" w14:textId="528B9ADA"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895112">
        <w:t>The Doxology for Lazarus Saturday</w:t>
      </w:r>
      <w:r>
        <w:fldChar w:fldCharType="end"/>
      </w:r>
      <w:r>
        <w:tab/>
      </w:r>
      <w:r>
        <w:fldChar w:fldCharType="begin"/>
      </w:r>
      <w:r>
        <w:instrText xml:space="preserve"> PAGEREF _Ref434478195 \h </w:instrText>
      </w:r>
      <w:r>
        <w:fldChar w:fldCharType="separate"/>
      </w:r>
      <w:r w:rsidR="00895112">
        <w:rPr>
          <w:noProof/>
        </w:rPr>
        <w:t>967</w:t>
      </w:r>
      <w:r>
        <w:fldChar w:fldCharType="end"/>
      </w:r>
    </w:p>
    <w:p w14:paraId="6CBC5D9E" w14:textId="4574E6E8"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895112">
        <w:t>The First Doxology for Palm Sunday</w:t>
      </w:r>
      <w:r>
        <w:fldChar w:fldCharType="end"/>
      </w:r>
      <w:r>
        <w:tab/>
      </w:r>
      <w:r>
        <w:fldChar w:fldCharType="begin"/>
      </w:r>
      <w:r>
        <w:instrText xml:space="preserve"> PAGEREF _Ref434478217 \h </w:instrText>
      </w:r>
      <w:r>
        <w:fldChar w:fldCharType="separate"/>
      </w:r>
      <w:r w:rsidR="00895112">
        <w:rPr>
          <w:noProof/>
        </w:rPr>
        <w:t>972</w:t>
      </w:r>
      <w:r>
        <w:fldChar w:fldCharType="end"/>
      </w:r>
    </w:p>
    <w:p w14:paraId="11606B4A" w14:textId="56B5AAAE"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895112">
        <w:t>The Second Doxology for Palm Sunday</w:t>
      </w:r>
      <w:r>
        <w:fldChar w:fldCharType="end"/>
      </w:r>
      <w:r>
        <w:tab/>
      </w:r>
      <w:r>
        <w:fldChar w:fldCharType="begin"/>
      </w:r>
      <w:r>
        <w:instrText xml:space="preserve"> PAGEREF _Ref434478234 \h </w:instrText>
      </w:r>
      <w:r>
        <w:fldChar w:fldCharType="separate"/>
      </w:r>
      <w:r w:rsidR="00895112">
        <w:rPr>
          <w:noProof/>
        </w:rPr>
        <w:t>974</w:t>
      </w:r>
      <w:r>
        <w:fldChar w:fldCharType="end"/>
      </w:r>
    </w:p>
    <w:p w14:paraId="3B00B725" w14:textId="0DB7B573"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895112">
        <w:t>The Third Doxology for Palm Sunday</w:t>
      </w:r>
      <w:r>
        <w:fldChar w:fldCharType="end"/>
      </w:r>
      <w:r>
        <w:tab/>
      </w:r>
      <w:r>
        <w:fldChar w:fldCharType="begin"/>
      </w:r>
      <w:r>
        <w:instrText xml:space="preserve"> PAGEREF _Ref434478255 \h </w:instrText>
      </w:r>
      <w:r>
        <w:fldChar w:fldCharType="separate"/>
      </w:r>
      <w:r w:rsidR="00895112">
        <w:rPr>
          <w:noProof/>
        </w:rPr>
        <w:t>975</w:t>
      </w:r>
      <w:r>
        <w:fldChar w:fldCharType="end"/>
      </w:r>
    </w:p>
    <w:p w14:paraId="257EE84D" w14:textId="672A6BC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895112">
        <w:t>The Doxology for the Resurrection</w:t>
      </w:r>
      <w:r>
        <w:fldChar w:fldCharType="end"/>
      </w:r>
      <w:r>
        <w:tab/>
      </w:r>
      <w:r>
        <w:fldChar w:fldCharType="begin"/>
      </w:r>
      <w:r>
        <w:instrText xml:space="preserve"> PAGEREF _Ref434478294 \h </w:instrText>
      </w:r>
      <w:r>
        <w:fldChar w:fldCharType="separate"/>
      </w:r>
      <w:r w:rsidR="00895112">
        <w:rPr>
          <w:noProof/>
        </w:rPr>
        <w:t>989</w:t>
      </w:r>
      <w:r>
        <w:fldChar w:fldCharType="end"/>
      </w:r>
    </w:p>
    <w:p w14:paraId="10A28DFE" w14:textId="10481D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895112">
        <w:t>Another Doxology for the Resurrection</w:t>
      </w:r>
      <w:r>
        <w:fldChar w:fldCharType="end"/>
      </w:r>
      <w:r>
        <w:tab/>
      </w:r>
      <w:r>
        <w:fldChar w:fldCharType="begin"/>
      </w:r>
      <w:r>
        <w:instrText xml:space="preserve"> PAGEREF _Ref434478317 \h </w:instrText>
      </w:r>
      <w:r>
        <w:fldChar w:fldCharType="separate"/>
      </w:r>
      <w:r w:rsidR="00895112">
        <w:rPr>
          <w:noProof/>
        </w:rPr>
        <w:t>990</w:t>
      </w:r>
      <w:r>
        <w:fldChar w:fldCharType="end"/>
      </w:r>
    </w:p>
    <w:p w14:paraId="472E0FB5" w14:textId="68FE077B"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895112">
        <w:t>A Doxology for Archangel Michael for the Resurrection</w:t>
      </w:r>
      <w:r>
        <w:fldChar w:fldCharType="end"/>
      </w:r>
      <w:r>
        <w:tab/>
      </w:r>
      <w:r>
        <w:fldChar w:fldCharType="begin"/>
      </w:r>
      <w:r>
        <w:instrText xml:space="preserve"> PAGEREF _Ref434478347 \h </w:instrText>
      </w:r>
      <w:r>
        <w:fldChar w:fldCharType="separate"/>
      </w:r>
      <w:r w:rsidR="00895112">
        <w:rPr>
          <w:noProof/>
        </w:rPr>
        <w:t>991</w:t>
      </w:r>
      <w:r>
        <w:fldChar w:fldCharType="end"/>
      </w:r>
    </w:p>
    <w:p w14:paraId="4D1D62B4" w14:textId="65A7DFE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895112">
        <w:t>The Doxology for Thomas Sunday</w:t>
      </w:r>
      <w:r>
        <w:fldChar w:fldCharType="end"/>
      </w:r>
      <w:r>
        <w:tab/>
      </w:r>
      <w:r>
        <w:fldChar w:fldCharType="begin"/>
      </w:r>
      <w:r>
        <w:instrText xml:space="preserve"> PAGEREF _Ref434478375 \h </w:instrText>
      </w:r>
      <w:r>
        <w:fldChar w:fldCharType="separate"/>
      </w:r>
      <w:r w:rsidR="00895112">
        <w:rPr>
          <w:noProof/>
        </w:rPr>
        <w:t>1000</w:t>
      </w:r>
      <w:r>
        <w:fldChar w:fldCharType="end"/>
      </w:r>
      <w:r>
        <w:tab/>
      </w:r>
    </w:p>
    <w:p w14:paraId="7B6065F5" w14:textId="531FD982"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895112">
        <w:t>The Doxology for the Ascension</w:t>
      </w:r>
      <w:r>
        <w:fldChar w:fldCharType="end"/>
      </w:r>
      <w:r>
        <w:tab/>
      </w:r>
      <w:r>
        <w:fldChar w:fldCharType="begin"/>
      </w:r>
      <w:r>
        <w:instrText xml:space="preserve"> PAGEREF _Ref434478556 \h </w:instrText>
      </w:r>
      <w:r>
        <w:fldChar w:fldCharType="separate"/>
      </w:r>
      <w:r w:rsidR="00895112">
        <w:rPr>
          <w:noProof/>
        </w:rPr>
        <w:t>1002</w:t>
      </w:r>
      <w:r>
        <w:fldChar w:fldCharType="end"/>
      </w:r>
    </w:p>
    <w:p w14:paraId="3C346EA7" w14:textId="14E811ED"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895112">
        <w:t>The Doxology for Pentecost</w:t>
      </w:r>
      <w:r>
        <w:fldChar w:fldCharType="end"/>
      </w:r>
      <w:r>
        <w:tab/>
      </w:r>
      <w:r>
        <w:fldChar w:fldCharType="begin"/>
      </w:r>
      <w:r>
        <w:instrText xml:space="preserve"> PAGEREF _Ref434478581 \h </w:instrText>
      </w:r>
      <w:r>
        <w:fldChar w:fldCharType="separate"/>
      </w:r>
      <w:r w:rsidR="00895112">
        <w:rPr>
          <w:noProof/>
        </w:rPr>
        <w:t>1012</w:t>
      </w:r>
      <w:r>
        <w:fldChar w:fldCharType="end"/>
      </w:r>
    </w:p>
    <w:p w14:paraId="4285BFE1" w14:textId="77777777" w:rsidR="00E21EA3" w:rsidRDefault="00E21EA3" w:rsidP="00E21EA3">
      <w:pPr>
        <w:pStyle w:val="Heading3"/>
      </w:pPr>
      <w:bookmarkStart w:id="1841" w:name="_Ref435643009"/>
      <w:r>
        <w:t>Saints’ Doxologies</w:t>
      </w:r>
      <w:bookmarkEnd w:id="1841"/>
    </w:p>
    <w:p w14:paraId="201EF1F5" w14:textId="07CF881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895112">
        <w:t>The Evening Doxology of the Virgin</w:t>
      </w:r>
      <w:r>
        <w:fldChar w:fldCharType="end"/>
      </w:r>
      <w:r>
        <w:tab/>
      </w:r>
      <w:r>
        <w:fldChar w:fldCharType="begin"/>
      </w:r>
      <w:r>
        <w:instrText xml:space="preserve"> PAGEREF _Ref434487836 \h </w:instrText>
      </w:r>
      <w:r>
        <w:fldChar w:fldCharType="separate"/>
      </w:r>
      <w:r w:rsidR="00895112">
        <w:rPr>
          <w:noProof/>
        </w:rPr>
        <w:t>568</w:t>
      </w:r>
      <w:r>
        <w:fldChar w:fldCharType="end"/>
      </w:r>
    </w:p>
    <w:p w14:paraId="5E3507F6" w14:textId="49E0FDB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895112" w:rsidRPr="00895112">
        <w:t>The Doxology of the Virgin for Midnight Praise</w:t>
      </w:r>
      <w:r>
        <w:fldChar w:fldCharType="end"/>
      </w:r>
      <w:r>
        <w:tab/>
      </w:r>
      <w:r>
        <w:fldChar w:fldCharType="begin"/>
      </w:r>
      <w:r>
        <w:instrText xml:space="preserve"> PAGEREF _Ref434487891 \h </w:instrText>
      </w:r>
      <w:r>
        <w:fldChar w:fldCharType="separate"/>
      </w:r>
      <w:r w:rsidR="00895112">
        <w:rPr>
          <w:noProof/>
        </w:rPr>
        <w:t>415</w:t>
      </w:r>
      <w:r>
        <w:fldChar w:fldCharType="end"/>
      </w:r>
    </w:p>
    <w:p w14:paraId="337F5EE8" w14:textId="10E9275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895112">
        <w:t>The Morning Doxology of the Virgin</w:t>
      </w:r>
      <w:r>
        <w:fldChar w:fldCharType="end"/>
      </w:r>
      <w:r>
        <w:tab/>
      </w:r>
      <w:r>
        <w:fldChar w:fldCharType="begin"/>
      </w:r>
      <w:r>
        <w:instrText xml:space="preserve"> PAGEREF _Ref434487846 \h </w:instrText>
      </w:r>
      <w:r>
        <w:fldChar w:fldCharType="separate"/>
      </w:r>
      <w:r w:rsidR="00895112">
        <w:rPr>
          <w:noProof/>
        </w:rPr>
        <w:t>569</w:t>
      </w:r>
      <w:r>
        <w:fldChar w:fldCharType="end"/>
      </w:r>
    </w:p>
    <w:p w14:paraId="3868AB65" w14:textId="6EA89AE6"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895112">
        <w:t>The Doxology for Archangel Michael</w:t>
      </w:r>
      <w:r>
        <w:fldChar w:fldCharType="end"/>
      </w:r>
      <w:r>
        <w:tab/>
      </w:r>
      <w:r>
        <w:fldChar w:fldCharType="begin"/>
      </w:r>
      <w:r>
        <w:instrText xml:space="preserve"> PAGEREF _Ref434487967 \h </w:instrText>
      </w:r>
      <w:r>
        <w:fldChar w:fldCharType="separate"/>
      </w:r>
      <w:r w:rsidR="00895112">
        <w:rPr>
          <w:noProof/>
        </w:rPr>
        <w:t>691</w:t>
      </w:r>
      <w:r>
        <w:fldChar w:fldCharType="end"/>
      </w:r>
    </w:p>
    <w:p w14:paraId="2284159D" w14:textId="3A328D5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5112">
        <w:rPr>
          <w:noProof/>
        </w:rPr>
        <w:t>719</w:t>
      </w:r>
      <w:r>
        <w:fldChar w:fldCharType="end"/>
      </w:r>
    </w:p>
    <w:p w14:paraId="403DEC4C" w14:textId="1B98A679"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895112">
        <w:t>The Doxology for Archangel Gabriel, the Evangelist of Daniel</w:t>
      </w:r>
      <w:r>
        <w:fldChar w:fldCharType="end"/>
      </w:r>
      <w:r>
        <w:tab/>
      </w:r>
      <w:r>
        <w:fldChar w:fldCharType="begin"/>
      </w:r>
      <w:r>
        <w:instrText xml:space="preserve"> PAGEREF _Ref434488149 \h </w:instrText>
      </w:r>
      <w:r>
        <w:fldChar w:fldCharType="separate"/>
      </w:r>
      <w:r w:rsidR="00895112">
        <w:rPr>
          <w:noProof/>
        </w:rPr>
        <w:t>887</w:t>
      </w:r>
      <w:r>
        <w:fldChar w:fldCharType="end"/>
      </w:r>
    </w:p>
    <w:p w14:paraId="229EE54B" w14:textId="166D3AE9"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895112">
        <w:t>The Doxology for Michael and Gabriel</w:t>
      </w:r>
      <w:r>
        <w:fldChar w:fldCharType="end"/>
      </w:r>
      <w:r>
        <w:tab/>
      </w:r>
      <w:r>
        <w:fldChar w:fldCharType="begin"/>
      </w:r>
      <w:r>
        <w:instrText xml:space="preserve"> PAGEREF _Ref434487984 \h </w:instrText>
      </w:r>
      <w:r>
        <w:fldChar w:fldCharType="separate"/>
      </w:r>
      <w:r w:rsidR="00895112">
        <w:rPr>
          <w:noProof/>
        </w:rPr>
        <w:t>692</w:t>
      </w:r>
      <w:r>
        <w:fldChar w:fldCharType="end"/>
      </w:r>
    </w:p>
    <w:p w14:paraId="44CF453D" w14:textId="34BEEE0C"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895112">
        <w:t>The Doxology for Archangel Raphael</w:t>
      </w:r>
      <w:r>
        <w:fldChar w:fldCharType="end"/>
      </w:r>
      <w:r>
        <w:tab/>
      </w:r>
      <w:r>
        <w:fldChar w:fldCharType="begin"/>
      </w:r>
      <w:r>
        <w:instrText xml:space="preserve"> PAGEREF _Ref434488208 \h </w:instrText>
      </w:r>
      <w:r>
        <w:fldChar w:fldCharType="separate"/>
      </w:r>
      <w:r w:rsidR="00895112">
        <w:rPr>
          <w:noProof/>
        </w:rPr>
        <w:t>941</w:t>
      </w:r>
      <w:r>
        <w:fldChar w:fldCharType="end"/>
      </w:r>
    </w:p>
    <w:p w14:paraId="5EA00A94" w14:textId="770C8526"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895112">
        <w:t>The Doxology for Archangel Suriel</w:t>
      </w:r>
      <w:r>
        <w:fldChar w:fldCharType="end"/>
      </w:r>
      <w:r>
        <w:tab/>
      </w:r>
      <w:r>
        <w:fldChar w:fldCharType="begin"/>
      </w:r>
      <w:r>
        <w:instrText xml:space="preserve"> PAGEREF _Ref434488250 \h </w:instrText>
      </w:r>
      <w:r>
        <w:fldChar w:fldCharType="separate"/>
      </w:r>
      <w:r w:rsidR="00895112">
        <w:rPr>
          <w:noProof/>
        </w:rPr>
        <w:t>825</w:t>
      </w:r>
      <w:r>
        <w:fldChar w:fldCharType="end"/>
      </w:r>
    </w:p>
    <w:p w14:paraId="3CC2AC4D" w14:textId="13ACED19"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895112">
        <w:t>The Doxology for the Four Incorporeal Beasts</w:t>
      </w:r>
      <w:r>
        <w:fldChar w:fldCharType="end"/>
      </w:r>
      <w:r>
        <w:tab/>
      </w:r>
      <w:r>
        <w:fldChar w:fldCharType="begin"/>
      </w:r>
      <w:r>
        <w:instrText xml:space="preserve"> PAGEREF _Ref434488301 \h </w:instrText>
      </w:r>
      <w:r>
        <w:fldChar w:fldCharType="separate"/>
      </w:r>
      <w:r w:rsidR="00895112">
        <w:rPr>
          <w:noProof/>
        </w:rPr>
        <w:t>690</w:t>
      </w:r>
      <w:r>
        <w:fldChar w:fldCharType="end"/>
      </w:r>
    </w:p>
    <w:p w14:paraId="1358EC54" w14:textId="3DCAE50E"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895112">
        <w:t>The Doxology for the Twenty Four Presbyters</w:t>
      </w:r>
      <w:r>
        <w:fldChar w:fldCharType="end"/>
      </w:r>
      <w:r>
        <w:tab/>
      </w:r>
      <w:r>
        <w:fldChar w:fldCharType="begin"/>
      </w:r>
      <w:r>
        <w:instrText xml:space="preserve"> PAGEREF _Ref434488339 \h </w:instrText>
      </w:r>
      <w:r>
        <w:fldChar w:fldCharType="separate"/>
      </w:r>
      <w:r w:rsidR="00895112">
        <w:rPr>
          <w:noProof/>
        </w:rPr>
        <w:t>698</w:t>
      </w:r>
      <w:r>
        <w:fldChar w:fldCharType="end"/>
      </w:r>
    </w:p>
    <w:p w14:paraId="556F0AA3" w14:textId="1845A0C4"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895112">
        <w:t>The Doxology of the Heavenly</w:t>
      </w:r>
      <w:r>
        <w:fldChar w:fldCharType="end"/>
      </w:r>
      <w:r>
        <w:tab/>
      </w:r>
      <w:r>
        <w:fldChar w:fldCharType="begin"/>
      </w:r>
      <w:r>
        <w:instrText xml:space="preserve"> PAGEREF _Ref434488390 \h </w:instrText>
      </w:r>
      <w:r>
        <w:fldChar w:fldCharType="separate"/>
      </w:r>
      <w:r w:rsidR="00895112">
        <w:rPr>
          <w:noProof/>
        </w:rPr>
        <w:t>620</w:t>
      </w:r>
      <w:r>
        <w:fldChar w:fldCharType="end"/>
      </w:r>
    </w:p>
    <w:p w14:paraId="1FF7EAEE" w14:textId="5B47AAF0"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895112">
        <w:t>The Doxology of St. John the Baptist</w:t>
      </w:r>
      <w:r>
        <w:fldChar w:fldCharType="end"/>
      </w:r>
      <w:r>
        <w:tab/>
      </w:r>
      <w:r>
        <w:fldChar w:fldCharType="begin"/>
      </w:r>
      <w:r>
        <w:instrText xml:space="preserve"> PAGEREF _Ref434488524 \h </w:instrText>
      </w:r>
      <w:r>
        <w:fldChar w:fldCharType="separate"/>
      </w:r>
      <w:r w:rsidR="00895112">
        <w:rPr>
          <w:noProof/>
        </w:rPr>
        <w:t>621</w:t>
      </w:r>
      <w:r>
        <w:fldChar w:fldCharType="end"/>
      </w:r>
    </w:p>
    <w:p w14:paraId="04FC6C87" w14:textId="19A73EC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895112">
        <w:t>Another Doxology of St. John the Baptist</w:t>
      </w:r>
      <w:r>
        <w:fldChar w:fldCharType="end"/>
      </w:r>
      <w:r>
        <w:tab/>
      </w:r>
      <w:r>
        <w:fldChar w:fldCharType="begin"/>
      </w:r>
      <w:r>
        <w:instrText xml:space="preserve"> PAGEREF _Ref434488546 \h </w:instrText>
      </w:r>
      <w:r>
        <w:fldChar w:fldCharType="separate"/>
      </w:r>
      <w:r w:rsidR="00895112">
        <w:rPr>
          <w:noProof/>
        </w:rPr>
        <w:t>622</w:t>
      </w:r>
      <w:r>
        <w:fldChar w:fldCharType="end"/>
      </w:r>
    </w:p>
    <w:p w14:paraId="62DC3621" w14:textId="3FD48D75"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895112">
        <w:t>The Doxology for the One Hundred and Forty Four Thousand</w:t>
      </w:r>
      <w:r>
        <w:fldChar w:fldCharType="end"/>
      </w:r>
      <w:r>
        <w:tab/>
      </w:r>
      <w:r>
        <w:fldChar w:fldCharType="begin"/>
      </w:r>
      <w:r>
        <w:instrText xml:space="preserve"> PAGEREF _Ref434488616 \h </w:instrText>
      </w:r>
      <w:r>
        <w:fldChar w:fldCharType="separate"/>
      </w:r>
      <w:r w:rsidR="00895112">
        <w:rPr>
          <w:noProof/>
        </w:rPr>
        <w:t>764</w:t>
      </w:r>
      <w:r>
        <w:fldChar w:fldCharType="end"/>
      </w:r>
    </w:p>
    <w:p w14:paraId="35158DF2" w14:textId="47F8AC01"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895112">
        <w:t>A Doxology for the Apostles</w:t>
      </w:r>
      <w:r>
        <w:fldChar w:fldCharType="end"/>
      </w:r>
      <w:r>
        <w:tab/>
      </w:r>
      <w:r>
        <w:fldChar w:fldCharType="begin"/>
      </w:r>
      <w:r>
        <w:instrText xml:space="preserve"> PAGEREF _Ref434488644 \h </w:instrText>
      </w:r>
      <w:r>
        <w:fldChar w:fldCharType="separate"/>
      </w:r>
      <w:r w:rsidR="00895112">
        <w:rPr>
          <w:noProof/>
        </w:rPr>
        <w:t>623</w:t>
      </w:r>
      <w:r>
        <w:fldChar w:fldCharType="end"/>
      </w:r>
    </w:p>
    <w:p w14:paraId="16F33D5B" w14:textId="7D81195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895112">
        <w:t>Another Doxology for the Apostles</w:t>
      </w:r>
      <w:r>
        <w:fldChar w:fldCharType="end"/>
      </w:r>
      <w:r>
        <w:tab/>
      </w:r>
      <w:r>
        <w:fldChar w:fldCharType="begin"/>
      </w:r>
      <w:r>
        <w:instrText xml:space="preserve"> PAGEREF _Ref434488657 \h </w:instrText>
      </w:r>
      <w:r>
        <w:fldChar w:fldCharType="separate"/>
      </w:r>
      <w:r w:rsidR="00895112">
        <w:rPr>
          <w:noProof/>
        </w:rPr>
        <w:t>623</w:t>
      </w:r>
      <w:r>
        <w:fldChar w:fldCharType="end"/>
      </w:r>
    </w:p>
    <w:p w14:paraId="0C8587A1" w14:textId="223A0C7B"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895112">
        <w:t>The Doxology of Sts. Peter and Paul</w:t>
      </w:r>
      <w:r>
        <w:fldChar w:fldCharType="end"/>
      </w:r>
      <w:r>
        <w:tab/>
      </w:r>
      <w:r>
        <w:fldChar w:fldCharType="begin"/>
      </w:r>
      <w:r>
        <w:instrText xml:space="preserve"> PAGEREF _Ref434477973 \h </w:instrText>
      </w:r>
      <w:r>
        <w:fldChar w:fldCharType="separate"/>
      </w:r>
      <w:r w:rsidR="00895112">
        <w:rPr>
          <w:noProof/>
        </w:rPr>
        <w:t>894</w:t>
      </w:r>
      <w:r>
        <w:fldChar w:fldCharType="end"/>
      </w:r>
    </w:p>
    <w:p w14:paraId="79B0EE79" w14:textId="5B5B143E"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895112">
        <w:t>The Doxology of St. Paul</w:t>
      </w:r>
      <w:r>
        <w:fldChar w:fldCharType="end"/>
      </w:r>
      <w:r>
        <w:tab/>
      </w:r>
      <w:r>
        <w:fldChar w:fldCharType="begin"/>
      </w:r>
      <w:r>
        <w:instrText xml:space="preserve"> PAGEREF _Ref434488724 \h </w:instrText>
      </w:r>
      <w:r>
        <w:fldChar w:fldCharType="separate"/>
      </w:r>
      <w:r w:rsidR="00895112">
        <w:rPr>
          <w:noProof/>
        </w:rPr>
        <w:t>896</w:t>
      </w:r>
      <w:r>
        <w:fldChar w:fldCharType="end"/>
      </w:r>
    </w:p>
    <w:p w14:paraId="13B980A3" w14:textId="3781E1DD"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895112">
        <w:t>The Doxology for St. John the Evangelist</w:t>
      </w:r>
      <w:r>
        <w:fldChar w:fldCharType="end"/>
      </w:r>
      <w:r>
        <w:tab/>
      </w:r>
      <w:r>
        <w:fldChar w:fldCharType="begin"/>
      </w:r>
      <w:r>
        <w:instrText xml:space="preserve"> PAGEREF _Ref434488768 \h </w:instrText>
      </w:r>
      <w:r>
        <w:fldChar w:fldCharType="separate"/>
      </w:r>
      <w:r w:rsidR="00895112">
        <w:rPr>
          <w:noProof/>
        </w:rPr>
        <w:t>765</w:t>
      </w:r>
      <w:r>
        <w:fldChar w:fldCharType="end"/>
      </w:r>
    </w:p>
    <w:p w14:paraId="4E889740" w14:textId="0F8E609C"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895112">
        <w:t>The Doxology of St. Mark</w:t>
      </w:r>
      <w:r>
        <w:fldChar w:fldCharType="end"/>
      </w:r>
      <w:r>
        <w:tab/>
      </w:r>
      <w:r>
        <w:fldChar w:fldCharType="begin"/>
      </w:r>
      <w:r>
        <w:instrText xml:space="preserve"> PAGEREF _Ref434488814 \h </w:instrText>
      </w:r>
      <w:r>
        <w:fldChar w:fldCharType="separate"/>
      </w:r>
      <w:r w:rsidR="00895112">
        <w:rPr>
          <w:noProof/>
        </w:rPr>
        <w:t>624</w:t>
      </w:r>
      <w:r>
        <w:fldChar w:fldCharType="end"/>
      </w:r>
    </w:p>
    <w:p w14:paraId="691F4844" w14:textId="6935C99E"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895112">
        <w:t>Another Doxology of St. Mark</w:t>
      </w:r>
      <w:r>
        <w:fldChar w:fldCharType="end"/>
      </w:r>
      <w:r>
        <w:tab/>
      </w:r>
      <w:r>
        <w:fldChar w:fldCharType="begin"/>
      </w:r>
      <w:r>
        <w:instrText xml:space="preserve"> PAGEREF _Ref434488936 \h </w:instrText>
      </w:r>
      <w:r>
        <w:fldChar w:fldCharType="separate"/>
      </w:r>
      <w:r w:rsidR="00895112">
        <w:rPr>
          <w:noProof/>
        </w:rPr>
        <w:t>854</w:t>
      </w:r>
      <w:r>
        <w:fldChar w:fldCharType="end"/>
      </w:r>
    </w:p>
    <w:p w14:paraId="7024469F" w14:textId="16D820C2"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895112">
        <w:t>The Doxology of Any Apostle</w:t>
      </w:r>
      <w:r>
        <w:fldChar w:fldCharType="end"/>
      </w:r>
      <w:r>
        <w:tab/>
      </w:r>
      <w:r>
        <w:fldChar w:fldCharType="begin"/>
      </w:r>
      <w:r>
        <w:instrText xml:space="preserve"> PAGEREF _Ref434488992 \h </w:instrText>
      </w:r>
      <w:r>
        <w:fldChar w:fldCharType="separate"/>
      </w:r>
      <w:r w:rsidR="00895112">
        <w:rPr>
          <w:noProof/>
        </w:rPr>
        <w:t>625</w:t>
      </w:r>
      <w:r>
        <w:fldChar w:fldCharType="end"/>
      </w:r>
    </w:p>
    <w:p w14:paraId="3AB62D82" w14:textId="31670251"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895112">
        <w:t>The Doxology of St. Stephen</w:t>
      </w:r>
      <w:r>
        <w:fldChar w:fldCharType="end"/>
      </w:r>
      <w:r>
        <w:tab/>
      </w:r>
      <w:r>
        <w:fldChar w:fldCharType="begin"/>
      </w:r>
      <w:r>
        <w:instrText xml:space="preserve"> PAGEREF _Ref434489014 \h </w:instrText>
      </w:r>
      <w:r>
        <w:fldChar w:fldCharType="separate"/>
      </w:r>
      <w:r w:rsidR="00895112">
        <w:rPr>
          <w:noProof/>
        </w:rPr>
        <w:t>626</w:t>
      </w:r>
      <w:r>
        <w:fldChar w:fldCharType="end"/>
      </w:r>
    </w:p>
    <w:p w14:paraId="79FCB5DB" w14:textId="2785BEF4"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895112">
        <w:t>The Doxology for St. Joseph the Carpenter</w:t>
      </w:r>
      <w:r>
        <w:fldChar w:fldCharType="end"/>
      </w:r>
      <w:r>
        <w:tab/>
      </w:r>
      <w:r>
        <w:fldChar w:fldCharType="begin"/>
      </w:r>
      <w:r>
        <w:instrText xml:space="preserve"> PAGEREF _Ref434488476 \h </w:instrText>
      </w:r>
      <w:r>
        <w:fldChar w:fldCharType="separate"/>
      </w:r>
      <w:r w:rsidR="00895112">
        <w:rPr>
          <w:noProof/>
        </w:rPr>
        <w:t>916</w:t>
      </w:r>
      <w:r>
        <w:fldChar w:fldCharType="end"/>
      </w:r>
    </w:p>
    <w:p w14:paraId="6ED98665" w14:textId="12F6B3B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895112">
        <w:t>The Doxology for St. Mary Magdalene</w:t>
      </w:r>
      <w:r>
        <w:fldChar w:fldCharType="end"/>
      </w:r>
      <w:r>
        <w:tab/>
      </w:r>
      <w:r>
        <w:fldChar w:fldCharType="begin"/>
      </w:r>
      <w:r>
        <w:instrText xml:space="preserve"> PAGEREF _Ref434489077 \h </w:instrText>
      </w:r>
      <w:r>
        <w:fldChar w:fldCharType="separate"/>
      </w:r>
      <w:r w:rsidR="00895112">
        <w:rPr>
          <w:noProof/>
        </w:rPr>
        <w:t>917</w:t>
      </w:r>
      <w:r>
        <w:fldChar w:fldCharType="end"/>
      </w:r>
    </w:p>
    <w:p w14:paraId="2A05CA01" w14:textId="7FE67C3A"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895112">
        <w:t>The Doxology for Lazarus Saturday</w:t>
      </w:r>
      <w:r>
        <w:fldChar w:fldCharType="end"/>
      </w:r>
      <w:r>
        <w:tab/>
      </w:r>
      <w:r>
        <w:fldChar w:fldCharType="begin"/>
      </w:r>
      <w:r>
        <w:instrText xml:space="preserve"> PAGEREF _Ref434478195 \h </w:instrText>
      </w:r>
      <w:r>
        <w:fldChar w:fldCharType="separate"/>
      </w:r>
      <w:r w:rsidR="00895112">
        <w:rPr>
          <w:noProof/>
        </w:rPr>
        <w:t>967</w:t>
      </w:r>
      <w:r>
        <w:fldChar w:fldCharType="end"/>
      </w:r>
    </w:p>
    <w:p w14:paraId="3B233ED6" w14:textId="44A6C541"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895112">
        <w:t>The Doxology of St. George</w:t>
      </w:r>
      <w:r>
        <w:fldChar w:fldCharType="end"/>
      </w:r>
      <w:r>
        <w:tab/>
      </w:r>
      <w:r>
        <w:fldChar w:fldCharType="begin"/>
      </w:r>
      <w:r>
        <w:instrText xml:space="preserve"> PAGEREF _Ref434489170 \h </w:instrText>
      </w:r>
      <w:r>
        <w:fldChar w:fldCharType="separate"/>
      </w:r>
      <w:r w:rsidR="00895112">
        <w:rPr>
          <w:noProof/>
        </w:rPr>
        <w:t>628</w:t>
      </w:r>
      <w:r>
        <w:fldChar w:fldCharType="end"/>
      </w:r>
    </w:p>
    <w:p w14:paraId="522E739A" w14:textId="17D15AF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895112">
        <w:t>Another Doxology of St. George</w:t>
      </w:r>
      <w:r>
        <w:fldChar w:fldCharType="end"/>
      </w:r>
      <w:r>
        <w:tab/>
      </w:r>
      <w:r>
        <w:fldChar w:fldCharType="begin"/>
      </w:r>
      <w:r>
        <w:instrText xml:space="preserve"> PAGEREF _Ref434489211 \h </w:instrText>
      </w:r>
      <w:r>
        <w:fldChar w:fldCharType="separate"/>
      </w:r>
      <w:r w:rsidR="00895112">
        <w:rPr>
          <w:noProof/>
        </w:rPr>
        <w:t>852</w:t>
      </w:r>
      <w:r>
        <w:fldChar w:fldCharType="end"/>
      </w:r>
    </w:p>
    <w:p w14:paraId="5B15CF4F" w14:textId="7390874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895112">
        <w:t>The Doxology of St. Theodore of Shotep, the General</w:t>
      </w:r>
      <w:r>
        <w:fldChar w:fldCharType="end"/>
      </w:r>
      <w:r>
        <w:tab/>
      </w:r>
      <w:r>
        <w:fldChar w:fldCharType="begin"/>
      </w:r>
      <w:r>
        <w:instrText xml:space="preserve"> PAGEREF _Ref434489277 \h </w:instrText>
      </w:r>
      <w:r>
        <w:fldChar w:fldCharType="separate"/>
      </w:r>
      <w:r w:rsidR="00895112">
        <w:rPr>
          <w:noProof/>
        </w:rPr>
        <w:t>911</w:t>
      </w:r>
      <w:r>
        <w:fldChar w:fldCharType="end"/>
      </w:r>
    </w:p>
    <w:p w14:paraId="6EBEE6E8" w14:textId="73F9D30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895112">
        <w:t>Another Doxology of St. Theodore of Shotep, the General</w:t>
      </w:r>
      <w:r>
        <w:fldChar w:fldCharType="end"/>
      </w:r>
      <w:r>
        <w:tab/>
      </w:r>
      <w:r>
        <w:fldChar w:fldCharType="begin"/>
      </w:r>
      <w:r>
        <w:instrText xml:space="preserve"> PAGEREF _Ref434489296 \h </w:instrText>
      </w:r>
      <w:r>
        <w:fldChar w:fldCharType="separate"/>
      </w:r>
      <w:r w:rsidR="00895112">
        <w:rPr>
          <w:noProof/>
        </w:rPr>
        <w:t>912</w:t>
      </w:r>
      <w:r>
        <w:fldChar w:fldCharType="end"/>
      </w:r>
    </w:p>
    <w:p w14:paraId="2CAD50FD" w14:textId="29C3DE8E"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895112">
        <w:t>The Doxology for St. Theodore Anatoly</w:t>
      </w:r>
      <w:r>
        <w:fldChar w:fldCharType="end"/>
      </w:r>
      <w:r>
        <w:tab/>
      </w:r>
      <w:r>
        <w:fldChar w:fldCharType="begin"/>
      </w:r>
      <w:r>
        <w:instrText xml:space="preserve"> PAGEREF _Ref434489376 \h </w:instrText>
      </w:r>
      <w:r>
        <w:fldChar w:fldCharType="separate"/>
      </w:r>
      <w:r w:rsidR="00895112">
        <w:rPr>
          <w:noProof/>
        </w:rPr>
        <w:t>810</w:t>
      </w:r>
      <w:r>
        <w:fldChar w:fldCharType="end"/>
      </w:r>
      <w:r>
        <w:tab/>
      </w:r>
    </w:p>
    <w:p w14:paraId="1008B362" w14:textId="38257E46"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895112">
        <w:t>The Doxology for St. Philopater Mercurius</w:t>
      </w:r>
      <w:r>
        <w:fldChar w:fldCharType="end"/>
      </w:r>
      <w:r>
        <w:tab/>
      </w:r>
      <w:r>
        <w:fldChar w:fldCharType="begin"/>
      </w:r>
      <w:r>
        <w:instrText xml:space="preserve"> PAGEREF _Ref434489457 \h </w:instrText>
      </w:r>
      <w:r>
        <w:fldChar w:fldCharType="separate"/>
      </w:r>
      <w:r w:rsidR="00895112">
        <w:rPr>
          <w:noProof/>
        </w:rPr>
        <w:t>699</w:t>
      </w:r>
      <w:r>
        <w:fldChar w:fldCharType="end"/>
      </w:r>
    </w:p>
    <w:p w14:paraId="38D6764B" w14:textId="25C8AF31"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895112">
        <w:t>The Doxology for St. Mena</w:t>
      </w:r>
      <w:r>
        <w:fldChar w:fldCharType="end"/>
      </w:r>
      <w:r>
        <w:tab/>
      </w:r>
      <w:r>
        <w:fldChar w:fldCharType="begin"/>
      </w:r>
      <w:r>
        <w:instrText xml:space="preserve"> PAGEREF _Ref434489493 \h </w:instrText>
      </w:r>
      <w:r>
        <w:fldChar w:fldCharType="separate"/>
      </w:r>
      <w:r w:rsidR="00895112">
        <w:rPr>
          <w:noProof/>
        </w:rPr>
        <w:t>695</w:t>
      </w:r>
      <w:r>
        <w:fldChar w:fldCharType="end"/>
      </w:r>
    </w:p>
    <w:p w14:paraId="1684DDDC" w14:textId="7604C85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895112">
        <w:t>The Doxology for Abba Noub</w:t>
      </w:r>
      <w:r>
        <w:fldChar w:fldCharType="end"/>
      </w:r>
      <w:r>
        <w:tab/>
      </w:r>
      <w:r>
        <w:fldChar w:fldCharType="begin"/>
      </w:r>
      <w:r>
        <w:instrText xml:space="preserve"> PAGEREF _Ref434489534 \h </w:instrText>
      </w:r>
      <w:r>
        <w:fldChar w:fldCharType="separate"/>
      </w:r>
      <w:r w:rsidR="00895112">
        <w:rPr>
          <w:noProof/>
        </w:rPr>
        <w:t>914</w:t>
      </w:r>
      <w:r>
        <w:fldChar w:fldCharType="end"/>
      </w:r>
    </w:p>
    <w:p w14:paraId="024006C2" w14:textId="72AF1C0F"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895112">
        <w:t>The Doxology for St. Victor</w:t>
      </w:r>
      <w:r>
        <w:fldChar w:fldCharType="end"/>
      </w:r>
      <w:r>
        <w:tab/>
      </w:r>
      <w:r>
        <w:fldChar w:fldCharType="begin"/>
      </w:r>
      <w:r>
        <w:instrText xml:space="preserve"> PAGEREF _Ref434489590 \h </w:instrText>
      </w:r>
      <w:r>
        <w:fldChar w:fldCharType="separate"/>
      </w:r>
      <w:r w:rsidR="00895112">
        <w:rPr>
          <w:noProof/>
        </w:rPr>
        <w:t>720</w:t>
      </w:r>
      <w:r>
        <w:fldChar w:fldCharType="end"/>
      </w:r>
    </w:p>
    <w:p w14:paraId="6D4FFF0A" w14:textId="7A85F768"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895112">
        <w:t>The Doxology for Sts. Sergius and Bacchus</w:t>
      </w:r>
      <w:r>
        <w:fldChar w:fldCharType="end"/>
      </w:r>
      <w:r>
        <w:tab/>
      </w:r>
      <w:r>
        <w:fldChar w:fldCharType="begin"/>
      </w:r>
      <w:r>
        <w:instrText xml:space="preserve"> PAGEREF _Ref434489638 \h </w:instrText>
      </w:r>
      <w:r>
        <w:fldChar w:fldCharType="separate"/>
      </w:r>
      <w:r w:rsidR="00895112">
        <w:rPr>
          <w:noProof/>
        </w:rPr>
        <w:t>682</w:t>
      </w:r>
      <w:r>
        <w:fldChar w:fldCharType="end"/>
      </w:r>
    </w:p>
    <w:p w14:paraId="30F8162D" w14:textId="22D6024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895112">
        <w:t>The Doxology for Sts. Cosmas, Damian, their Brothers and their Mother</w:t>
      </w:r>
      <w:r>
        <w:fldChar w:fldCharType="end"/>
      </w:r>
      <w:r>
        <w:tab/>
      </w:r>
      <w:r>
        <w:fldChar w:fldCharType="begin"/>
      </w:r>
      <w:r>
        <w:instrText xml:space="preserve"> PAGEREF _Ref434489688 \h </w:instrText>
      </w:r>
      <w:r>
        <w:fldChar w:fldCharType="separate"/>
      </w:r>
      <w:r w:rsidR="00895112">
        <w:rPr>
          <w:noProof/>
        </w:rPr>
        <w:t>697</w:t>
      </w:r>
      <w:r>
        <w:fldChar w:fldCharType="end"/>
      </w:r>
    </w:p>
    <w:p w14:paraId="38778A59" w14:textId="460ECF3C"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895112">
        <w:t>The Doxology for Sts. Apakir and John</w:t>
      </w:r>
      <w:r>
        <w:fldChar w:fldCharType="end"/>
      </w:r>
      <w:r>
        <w:tab/>
      </w:r>
      <w:r>
        <w:fldChar w:fldCharType="begin"/>
      </w:r>
      <w:r>
        <w:instrText xml:space="preserve"> PAGEREF _Ref434489722 \h </w:instrText>
      </w:r>
      <w:r>
        <w:fldChar w:fldCharType="separate"/>
      </w:r>
      <w:r w:rsidR="00895112">
        <w:rPr>
          <w:noProof/>
        </w:rPr>
        <w:t>888</w:t>
      </w:r>
      <w:r>
        <w:fldChar w:fldCharType="end"/>
      </w:r>
    </w:p>
    <w:p w14:paraId="5D03558B" w14:textId="5BBC87AD"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895112">
        <w:t>The Doxology for St. Serapamon</w:t>
      </w:r>
      <w:r>
        <w:fldChar w:fldCharType="end"/>
      </w:r>
      <w:r>
        <w:tab/>
      </w:r>
      <w:r>
        <w:fldChar w:fldCharType="begin"/>
      </w:r>
      <w:r>
        <w:instrText xml:space="preserve"> PAGEREF _Ref434489794 \h </w:instrText>
      </w:r>
      <w:r>
        <w:fldChar w:fldCharType="separate"/>
      </w:r>
      <w:r w:rsidR="00895112">
        <w:rPr>
          <w:noProof/>
        </w:rPr>
        <w:t>701</w:t>
      </w:r>
      <w:r>
        <w:fldChar w:fldCharType="end"/>
      </w:r>
    </w:p>
    <w:p w14:paraId="63F58DD6" w14:textId="00EC22A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895112">
        <w:t>The Doxology for St. Maurice and the Theban Legion</w:t>
      </w:r>
      <w:r>
        <w:fldChar w:fldCharType="end"/>
      </w:r>
      <w:r>
        <w:tab/>
      </w:r>
      <w:r>
        <w:fldChar w:fldCharType="begin"/>
      </w:r>
      <w:r>
        <w:instrText xml:space="preserve"> PAGEREF _Ref434489859 \h </w:instrText>
      </w:r>
      <w:r>
        <w:fldChar w:fldCharType="separate"/>
      </w:r>
      <w:r w:rsidR="00895112">
        <w:rPr>
          <w:noProof/>
        </w:rPr>
        <w:t>667</w:t>
      </w:r>
      <w:r>
        <w:fldChar w:fldCharType="end"/>
      </w:r>
    </w:p>
    <w:p w14:paraId="5E4F2A80" w14:textId="6A8A6D85"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895112">
        <w:t>Another Doxology of St. Maurice</w:t>
      </w:r>
      <w:r>
        <w:fldChar w:fldCharType="end"/>
      </w:r>
      <w:r>
        <w:tab/>
      </w:r>
      <w:r>
        <w:fldChar w:fldCharType="begin"/>
      </w:r>
      <w:r>
        <w:instrText xml:space="preserve"> PAGEREF _Ref434489873 \h </w:instrText>
      </w:r>
      <w:r>
        <w:fldChar w:fldCharType="separate"/>
      </w:r>
      <w:r w:rsidR="00895112">
        <w:rPr>
          <w:noProof/>
        </w:rPr>
        <w:t>669</w:t>
      </w:r>
      <w:r>
        <w:fldChar w:fldCharType="end"/>
      </w:r>
    </w:p>
    <w:p w14:paraId="1E1E4F96" w14:textId="41CAE91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895112">
        <w:t>The Doxology for St. George of Zahim</w:t>
      </w:r>
      <w:r>
        <w:fldChar w:fldCharType="end"/>
      </w:r>
      <w:r>
        <w:tab/>
      </w:r>
      <w:r>
        <w:fldChar w:fldCharType="begin"/>
      </w:r>
      <w:r>
        <w:instrText xml:space="preserve"> PAGEREF _Ref434489925 \h </w:instrText>
      </w:r>
      <w:r>
        <w:fldChar w:fldCharType="separate"/>
      </w:r>
      <w:r w:rsidR="00895112">
        <w:rPr>
          <w:noProof/>
        </w:rPr>
        <w:t>890</w:t>
      </w:r>
      <w:r>
        <w:fldChar w:fldCharType="end"/>
      </w:r>
    </w:p>
    <w:p w14:paraId="0BDFF43A" w14:textId="29368179"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895112">
        <w:t>The Doxology of St. Demiana</w:t>
      </w:r>
      <w:r>
        <w:fldChar w:fldCharType="end"/>
      </w:r>
      <w:r>
        <w:tab/>
      </w:r>
      <w:r>
        <w:fldChar w:fldCharType="begin"/>
      </w:r>
      <w:r>
        <w:instrText xml:space="preserve"> PAGEREF _Ref434490082 \h </w:instrText>
      </w:r>
      <w:r>
        <w:fldChar w:fldCharType="separate"/>
      </w:r>
      <w:r w:rsidR="00895112">
        <w:rPr>
          <w:noProof/>
        </w:rPr>
        <w:t>629</w:t>
      </w:r>
      <w:r>
        <w:fldChar w:fldCharType="end"/>
      </w:r>
    </w:p>
    <w:p w14:paraId="29A91A88" w14:textId="07B5CBB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895112">
        <w:t>Another Doxology of St. Demiana</w:t>
      </w:r>
      <w:r>
        <w:fldChar w:fldCharType="end"/>
      </w:r>
      <w:r>
        <w:tab/>
      </w:r>
      <w:r>
        <w:fldChar w:fldCharType="begin"/>
      </w:r>
      <w:r>
        <w:instrText xml:space="preserve"> PAGEREF _Ref434490124 \h </w:instrText>
      </w:r>
      <w:r>
        <w:fldChar w:fldCharType="separate"/>
      </w:r>
      <w:r w:rsidR="00895112">
        <w:rPr>
          <w:noProof/>
        </w:rPr>
        <w:t>820</w:t>
      </w:r>
      <w:r>
        <w:fldChar w:fldCharType="end"/>
      </w:r>
    </w:p>
    <w:p w14:paraId="576B957E" w14:textId="734472D3"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895112">
        <w:t>The Doxology for Sts. Barbara and Juliana</w:t>
      </w:r>
      <w:r>
        <w:fldChar w:fldCharType="end"/>
      </w:r>
      <w:r>
        <w:tab/>
      </w:r>
      <w:r>
        <w:fldChar w:fldCharType="begin"/>
      </w:r>
      <w:r>
        <w:instrText xml:space="preserve"> PAGEREF _Ref434490169 \h </w:instrText>
      </w:r>
      <w:r>
        <w:fldChar w:fldCharType="separate"/>
      </w:r>
      <w:r w:rsidR="00895112">
        <w:rPr>
          <w:noProof/>
        </w:rPr>
        <w:t>722</w:t>
      </w:r>
      <w:r>
        <w:fldChar w:fldCharType="end"/>
      </w:r>
    </w:p>
    <w:p w14:paraId="5552E48E" w14:textId="6EDDB0F1"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895112">
        <w:t>The Doxology for St. Marina</w:t>
      </w:r>
      <w:r>
        <w:fldChar w:fldCharType="end"/>
      </w:r>
      <w:r>
        <w:tab/>
      </w:r>
      <w:r>
        <w:fldChar w:fldCharType="begin"/>
      </w:r>
      <w:r>
        <w:instrText xml:space="preserve"> PAGEREF _Ref434490204 \h </w:instrText>
      </w:r>
      <w:r>
        <w:fldChar w:fldCharType="separate"/>
      </w:r>
      <w:r w:rsidR="00895112">
        <w:rPr>
          <w:noProof/>
        </w:rPr>
        <w:t>913</w:t>
      </w:r>
      <w:r>
        <w:fldChar w:fldCharType="end"/>
      </w:r>
    </w:p>
    <w:p w14:paraId="6816F6FF" w14:textId="13FF082F"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895112">
        <w:t>The Doxology for St. Rebecca and her Children</w:t>
      </w:r>
      <w:r>
        <w:fldChar w:fldCharType="end"/>
      </w:r>
      <w:r>
        <w:tab/>
      </w:r>
      <w:r>
        <w:fldChar w:fldCharType="begin"/>
      </w:r>
      <w:r>
        <w:instrText xml:space="preserve"> PAGEREF _Ref434490258 \h </w:instrText>
      </w:r>
      <w:r>
        <w:fldChar w:fldCharType="separate"/>
      </w:r>
      <w:r w:rsidR="00895112">
        <w:rPr>
          <w:noProof/>
        </w:rPr>
        <w:t>655</w:t>
      </w:r>
      <w:r>
        <w:fldChar w:fldCharType="end"/>
      </w:r>
    </w:p>
    <w:p w14:paraId="540E858E" w14:textId="52EA856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895112">
        <w:t>The Doxology of the Martyrs</w:t>
      </w:r>
      <w:r>
        <w:fldChar w:fldCharType="end"/>
      </w:r>
      <w:r>
        <w:tab/>
      </w:r>
      <w:r>
        <w:fldChar w:fldCharType="begin"/>
      </w:r>
      <w:r>
        <w:instrText xml:space="preserve"> PAGEREF _Ref434489950 \h </w:instrText>
      </w:r>
      <w:r>
        <w:fldChar w:fldCharType="separate"/>
      </w:r>
      <w:r w:rsidR="00895112">
        <w:rPr>
          <w:noProof/>
        </w:rPr>
        <w:t>630</w:t>
      </w:r>
      <w:r>
        <w:fldChar w:fldCharType="end"/>
      </w:r>
    </w:p>
    <w:p w14:paraId="4C266829" w14:textId="4206B0B2"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895112">
        <w:t>The Doxology for St. Anthony the Great</w:t>
      </w:r>
      <w:r>
        <w:fldChar w:fldCharType="end"/>
      </w:r>
      <w:r>
        <w:tab/>
      </w:r>
      <w:r>
        <w:fldChar w:fldCharType="begin"/>
      </w:r>
      <w:r>
        <w:instrText xml:space="preserve"> PAGEREF _Ref434490340 \h </w:instrText>
      </w:r>
      <w:r>
        <w:fldChar w:fldCharType="separate"/>
      </w:r>
      <w:r w:rsidR="00895112">
        <w:rPr>
          <w:noProof/>
        </w:rPr>
        <w:t>823</w:t>
      </w:r>
      <w:r>
        <w:fldChar w:fldCharType="end"/>
      </w:r>
    </w:p>
    <w:p w14:paraId="7876C2FC" w14:textId="7F7A0A3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895112">
        <w:t>The Doxology for St. Paul the Anchorite</w:t>
      </w:r>
      <w:r>
        <w:fldChar w:fldCharType="end"/>
      </w:r>
      <w:r>
        <w:tab/>
      </w:r>
      <w:r>
        <w:fldChar w:fldCharType="begin"/>
      </w:r>
      <w:r>
        <w:instrText xml:space="preserve"> PAGEREF _Ref434490368 \h </w:instrText>
      </w:r>
      <w:r>
        <w:fldChar w:fldCharType="separate"/>
      </w:r>
      <w:r w:rsidR="00895112">
        <w:rPr>
          <w:noProof/>
        </w:rPr>
        <w:t>826</w:t>
      </w:r>
      <w:r>
        <w:fldChar w:fldCharType="end"/>
      </w:r>
    </w:p>
    <w:p w14:paraId="7F23326E" w14:textId="61E259CB"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895112">
        <w:t>The Doxology of St. Anthony and St. Paul</w:t>
      </w:r>
      <w:r>
        <w:fldChar w:fldCharType="end"/>
      </w:r>
      <w:r>
        <w:tab/>
      </w:r>
      <w:r>
        <w:fldChar w:fldCharType="begin"/>
      </w:r>
      <w:r>
        <w:instrText xml:space="preserve"> PAGEREF _Ref434490311 \h </w:instrText>
      </w:r>
      <w:r>
        <w:fldChar w:fldCharType="separate"/>
      </w:r>
      <w:r w:rsidR="00895112">
        <w:rPr>
          <w:noProof/>
        </w:rPr>
        <w:t>635</w:t>
      </w:r>
      <w:r>
        <w:fldChar w:fldCharType="end"/>
      </w:r>
    </w:p>
    <w:p w14:paraId="0452B3F4" w14:textId="01ACC474"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895112">
        <w:rPr>
          <w:lang w:val="en-US"/>
        </w:rPr>
        <w:t>The Doxology for St. Pishoy</w:t>
      </w:r>
      <w:r>
        <w:fldChar w:fldCharType="end"/>
      </w:r>
      <w:r>
        <w:tab/>
      </w:r>
      <w:r>
        <w:fldChar w:fldCharType="begin"/>
      </w:r>
      <w:r>
        <w:instrText xml:space="preserve"> PAGEREF _Ref434490783 \h </w:instrText>
      </w:r>
      <w:r>
        <w:fldChar w:fldCharType="separate"/>
      </w:r>
      <w:r w:rsidR="00895112">
        <w:rPr>
          <w:noProof/>
        </w:rPr>
        <w:t>909</w:t>
      </w:r>
      <w:r>
        <w:fldChar w:fldCharType="end"/>
      </w:r>
    </w:p>
    <w:p w14:paraId="73CE5335" w14:textId="7797AFFF"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895112">
        <w:t>The Doxology of St. Pishoy and St. Paul of Tammah</w:t>
      </w:r>
      <w:r>
        <w:fldChar w:fldCharType="end"/>
      </w:r>
      <w:r>
        <w:tab/>
      </w:r>
      <w:r>
        <w:fldChar w:fldCharType="begin"/>
      </w:r>
      <w:r>
        <w:instrText xml:space="preserve"> PAGEREF _Ref434490826 \h </w:instrText>
      </w:r>
      <w:r>
        <w:fldChar w:fldCharType="separate"/>
      </w:r>
      <w:r w:rsidR="00895112">
        <w:rPr>
          <w:noProof/>
        </w:rPr>
        <w:t>637</w:t>
      </w:r>
      <w:r>
        <w:fldChar w:fldCharType="end"/>
      </w:r>
    </w:p>
    <w:p w14:paraId="4D5B019A" w14:textId="1E2FC974"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895112">
        <w:t>The Doxology of St. Macarius the Great</w:t>
      </w:r>
      <w:r>
        <w:fldChar w:fldCharType="end"/>
      </w:r>
      <w:r>
        <w:tab/>
      </w:r>
      <w:r>
        <w:fldChar w:fldCharType="begin"/>
      </w:r>
      <w:r>
        <w:instrText xml:space="preserve"> PAGEREF _Ref434490507 \h </w:instrText>
      </w:r>
      <w:r>
        <w:fldChar w:fldCharType="separate"/>
      </w:r>
      <w:r w:rsidR="00895112">
        <w:rPr>
          <w:noProof/>
        </w:rPr>
        <w:t>836</w:t>
      </w:r>
      <w:r>
        <w:fldChar w:fldCharType="end"/>
      </w:r>
    </w:p>
    <w:p w14:paraId="375959C5" w14:textId="18E8E9DD"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895112">
        <w:t>Another Doxology of St. Macarius the Great</w:t>
      </w:r>
      <w:r>
        <w:fldChar w:fldCharType="end"/>
      </w:r>
      <w:r>
        <w:tab/>
      </w:r>
      <w:r>
        <w:fldChar w:fldCharType="begin"/>
      </w:r>
      <w:r>
        <w:instrText xml:space="preserve"> PAGEREF _Ref434490525 \h </w:instrText>
      </w:r>
      <w:r>
        <w:fldChar w:fldCharType="separate"/>
      </w:r>
      <w:r w:rsidR="00895112">
        <w:rPr>
          <w:noProof/>
        </w:rPr>
        <w:t>837</w:t>
      </w:r>
      <w:r>
        <w:fldChar w:fldCharType="end"/>
      </w:r>
    </w:p>
    <w:p w14:paraId="79D5B8D3" w14:textId="10BF648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895112">
        <w:t>Another Doxology of St. Macarius the Great</w:t>
      </w:r>
      <w:r>
        <w:fldChar w:fldCharType="end"/>
      </w:r>
      <w:r>
        <w:tab/>
      </w:r>
      <w:r>
        <w:fldChar w:fldCharType="begin"/>
      </w:r>
      <w:r>
        <w:instrText xml:space="preserve"> PAGEREF _Ref434490542 \h </w:instrText>
      </w:r>
      <w:r>
        <w:fldChar w:fldCharType="separate"/>
      </w:r>
      <w:r w:rsidR="00895112">
        <w:rPr>
          <w:noProof/>
        </w:rPr>
        <w:t>838</w:t>
      </w:r>
      <w:r>
        <w:fldChar w:fldCharType="end"/>
      </w:r>
    </w:p>
    <w:p w14:paraId="172063D3" w14:textId="49C667DE"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895112">
        <w:t>The Doxology for St. Macarius of Alexandria, the Presbyter</w:t>
      </w:r>
      <w:r>
        <w:fldChar w:fldCharType="end"/>
      </w:r>
      <w:r>
        <w:tab/>
      </w:r>
      <w:r>
        <w:fldChar w:fldCharType="begin"/>
      </w:r>
      <w:r>
        <w:instrText xml:space="preserve"> PAGEREF _Ref434490596 \h </w:instrText>
      </w:r>
      <w:r>
        <w:fldChar w:fldCharType="separate"/>
      </w:r>
      <w:r w:rsidR="00895112">
        <w:rPr>
          <w:noProof/>
        </w:rPr>
        <w:t>857</w:t>
      </w:r>
      <w:r>
        <w:fldChar w:fldCharType="end"/>
      </w:r>
    </w:p>
    <w:p w14:paraId="50A26227" w14:textId="1E06AF5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895112">
        <w:t>The Doxology for St. Macarius the Bishop of Edkow</w:t>
      </w:r>
      <w:r>
        <w:fldChar w:fldCharType="end"/>
      </w:r>
      <w:r>
        <w:tab/>
      </w:r>
      <w:r>
        <w:fldChar w:fldCharType="begin"/>
      </w:r>
      <w:r>
        <w:instrText xml:space="preserve"> PAGEREF _Ref434490474 \h </w:instrText>
      </w:r>
      <w:r>
        <w:fldChar w:fldCharType="separate"/>
      </w:r>
      <w:r w:rsidR="00895112">
        <w:rPr>
          <w:noProof/>
        </w:rPr>
        <w:t>687</w:t>
      </w:r>
      <w:r>
        <w:fldChar w:fldCharType="end"/>
      </w:r>
    </w:p>
    <w:p w14:paraId="009C5D78" w14:textId="54A14AC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895112">
        <w:t>The Doxology for St. John the Short</w:t>
      </w:r>
      <w:r>
        <w:fldChar w:fldCharType="end"/>
      </w:r>
      <w:r>
        <w:tab/>
      </w:r>
      <w:r>
        <w:fldChar w:fldCharType="begin"/>
      </w:r>
      <w:r>
        <w:instrText xml:space="preserve"> PAGEREF _Ref434490715 \h </w:instrText>
      </w:r>
      <w:r>
        <w:fldChar w:fldCharType="separate"/>
      </w:r>
      <w:r w:rsidR="00895112">
        <w:rPr>
          <w:noProof/>
        </w:rPr>
        <w:t>683</w:t>
      </w:r>
      <w:r>
        <w:fldChar w:fldCharType="end"/>
      </w:r>
    </w:p>
    <w:p w14:paraId="09BA7C45" w14:textId="7567E81D"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895112">
        <w:t>The Doxology for St. Thomas the Anchorite</w:t>
      </w:r>
      <w:r>
        <w:fldChar w:fldCharType="end"/>
      </w:r>
      <w:r>
        <w:tab/>
      </w:r>
      <w:r>
        <w:fldChar w:fldCharType="begin"/>
      </w:r>
      <w:r>
        <w:instrText xml:space="preserve"> PAGEREF _Ref434490403 \h </w:instrText>
      </w:r>
      <w:r>
        <w:fldChar w:fldCharType="separate"/>
      </w:r>
      <w:r w:rsidR="00895112">
        <w:rPr>
          <w:noProof/>
        </w:rPr>
        <w:t>873</w:t>
      </w:r>
      <w:r>
        <w:fldChar w:fldCharType="end"/>
      </w:r>
    </w:p>
    <w:p w14:paraId="523E14F8" w14:textId="689964B4"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895112">
        <w:t>The Doxology for St. Arsenius</w:t>
      </w:r>
      <w:r>
        <w:fldChar w:fldCharType="end"/>
      </w:r>
      <w:r>
        <w:tab/>
      </w:r>
      <w:r>
        <w:fldChar w:fldCharType="begin"/>
      </w:r>
      <w:r>
        <w:instrText xml:space="preserve"> PAGEREF _Ref434490892 \h </w:instrText>
      </w:r>
      <w:r>
        <w:fldChar w:fldCharType="separate"/>
      </w:r>
      <w:r w:rsidR="00895112">
        <w:rPr>
          <w:noProof/>
        </w:rPr>
        <w:t>860</w:t>
      </w:r>
      <w:r>
        <w:fldChar w:fldCharType="end"/>
      </w:r>
    </w:p>
    <w:p w14:paraId="32B75263" w14:textId="76450DF3"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895112">
        <w:t>The Doxology for Sts. Maximus and Dometius</w:t>
      </w:r>
      <w:r>
        <w:fldChar w:fldCharType="end"/>
      </w:r>
      <w:r>
        <w:tab/>
      </w:r>
      <w:r>
        <w:fldChar w:fldCharType="begin"/>
      </w:r>
      <w:r>
        <w:instrText xml:space="preserve"> PAGEREF _Ref434490957 \h </w:instrText>
      </w:r>
      <w:r>
        <w:fldChar w:fldCharType="separate"/>
      </w:r>
      <w:r w:rsidR="00895112">
        <w:rPr>
          <w:noProof/>
        </w:rPr>
        <w:t>822</w:t>
      </w:r>
      <w:r>
        <w:fldChar w:fldCharType="end"/>
      </w:r>
    </w:p>
    <w:p w14:paraId="3DE06B7E" w14:textId="1EA90ACD"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895112" w:rsidRPr="00895112">
        <w:t>The Doxology for the Strong St. Moses</w:t>
      </w:r>
      <w:r>
        <w:fldChar w:fldCharType="end"/>
      </w:r>
      <w:r>
        <w:tab/>
      </w:r>
      <w:r>
        <w:fldChar w:fldCharType="begin"/>
      </w:r>
      <w:r>
        <w:instrText xml:space="preserve"> PAGEREF _Ref434491006 \h </w:instrText>
      </w:r>
      <w:r>
        <w:fldChar w:fldCharType="separate"/>
      </w:r>
      <w:r w:rsidR="00895112">
        <w:rPr>
          <w:noProof/>
        </w:rPr>
        <w:t>891</w:t>
      </w:r>
      <w:r>
        <w:fldChar w:fldCharType="end"/>
      </w:r>
    </w:p>
    <w:p w14:paraId="65889E35" w14:textId="0C692C15"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895112">
        <w:t>The Doxology for St. John Kami</w:t>
      </w:r>
      <w:r>
        <w:fldChar w:fldCharType="end"/>
      </w:r>
      <w:r>
        <w:tab/>
      </w:r>
      <w:r>
        <w:fldChar w:fldCharType="begin"/>
      </w:r>
      <w:r>
        <w:instrText xml:space="preserve"> PAGEREF _Ref434491108 \h </w:instrText>
      </w:r>
      <w:r>
        <w:fldChar w:fldCharType="separate"/>
      </w:r>
      <w:r w:rsidR="00895112">
        <w:rPr>
          <w:noProof/>
        </w:rPr>
        <w:t>725</w:t>
      </w:r>
      <w:r>
        <w:fldChar w:fldCharType="end"/>
      </w:r>
    </w:p>
    <w:p w14:paraId="452A4480" w14:textId="12E60E44"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895112">
        <w:t>The Doxology for St. Pachomius</w:t>
      </w:r>
      <w:r>
        <w:fldChar w:fldCharType="end"/>
      </w:r>
      <w:r>
        <w:tab/>
      </w:r>
      <w:r>
        <w:fldChar w:fldCharType="begin"/>
      </w:r>
      <w:r>
        <w:instrText xml:space="preserve"> PAGEREF _Ref434491150 \h </w:instrText>
      </w:r>
      <w:r>
        <w:fldChar w:fldCharType="separate"/>
      </w:r>
      <w:r w:rsidR="00895112">
        <w:rPr>
          <w:noProof/>
        </w:rPr>
        <w:t>861</w:t>
      </w:r>
      <w:r>
        <w:fldChar w:fldCharType="end"/>
      </w:r>
    </w:p>
    <w:p w14:paraId="0192B5E6" w14:textId="0340CEE1"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895112">
        <w:rPr>
          <w:lang w:val="en-US"/>
        </w:rPr>
        <w:t>The Doxology for St. Shenoute</w:t>
      </w:r>
      <w:r>
        <w:fldChar w:fldCharType="end"/>
      </w:r>
      <w:r>
        <w:tab/>
      </w:r>
      <w:r>
        <w:fldChar w:fldCharType="begin"/>
      </w:r>
      <w:r>
        <w:instrText xml:space="preserve"> PAGEREF _Ref434491186 \h </w:instrText>
      </w:r>
      <w:r>
        <w:fldChar w:fldCharType="separate"/>
      </w:r>
      <w:r w:rsidR="00895112">
        <w:rPr>
          <w:noProof/>
        </w:rPr>
        <w:t>907</w:t>
      </w:r>
      <w:r>
        <w:fldChar w:fldCharType="end"/>
      </w:r>
    </w:p>
    <w:p w14:paraId="7458F265" w14:textId="4DA23D46"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895112">
        <w:rPr>
          <w:lang w:val="en-US"/>
        </w:rPr>
        <w:t>A Doxology for St. Besa</w:t>
      </w:r>
      <w:r>
        <w:fldChar w:fldCharType="end"/>
      </w:r>
      <w:r>
        <w:tab/>
      </w:r>
      <w:r>
        <w:fldChar w:fldCharType="begin"/>
      </w:r>
      <w:r>
        <w:instrText xml:space="preserve"> PAGEREF _Ref434491207 \h </w:instrText>
      </w:r>
      <w:r>
        <w:fldChar w:fldCharType="separate"/>
      </w:r>
      <w:r w:rsidR="00895112">
        <w:rPr>
          <w:noProof/>
        </w:rPr>
        <w:t>908</w:t>
      </w:r>
      <w:r>
        <w:fldChar w:fldCharType="end"/>
      </w:r>
    </w:p>
    <w:p w14:paraId="13581597" w14:textId="646B1D6D"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895112">
        <w:t>The Doxology for Sts. Apollo and Apip</w:t>
      </w:r>
      <w:r>
        <w:fldChar w:fldCharType="end"/>
      </w:r>
      <w:r>
        <w:tab/>
      </w:r>
      <w:r>
        <w:fldChar w:fldCharType="begin"/>
      </w:r>
      <w:r>
        <w:instrText xml:space="preserve"> PAGEREF _Ref434492837 \h </w:instrText>
      </w:r>
      <w:r>
        <w:fldChar w:fldCharType="separate"/>
      </w:r>
      <w:r w:rsidR="00895112">
        <w:rPr>
          <w:noProof/>
        </w:rPr>
        <w:t>686</w:t>
      </w:r>
      <w:r>
        <w:fldChar w:fldCharType="end"/>
      </w:r>
    </w:p>
    <w:p w14:paraId="3540FB7A" w14:textId="11DF9A21"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895112">
        <w:t>The Doxology for St. Samuel the Confessor</w:t>
      </w:r>
      <w:r>
        <w:fldChar w:fldCharType="end"/>
      </w:r>
      <w:r>
        <w:tab/>
      </w:r>
      <w:r>
        <w:fldChar w:fldCharType="begin"/>
      </w:r>
      <w:r>
        <w:instrText xml:space="preserve"> PAGEREF _Ref434491260 \h </w:instrText>
      </w:r>
      <w:r>
        <w:fldChar w:fldCharType="separate"/>
      </w:r>
      <w:r w:rsidR="00895112">
        <w:rPr>
          <w:noProof/>
        </w:rPr>
        <w:t>723</w:t>
      </w:r>
      <w:r>
        <w:fldChar w:fldCharType="end"/>
      </w:r>
    </w:p>
    <w:p w14:paraId="18FC44F3" w14:textId="3EB345CA"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895112">
        <w:t>The Doxology for St. Parsouma</w:t>
      </w:r>
      <w:r>
        <w:fldChar w:fldCharType="end"/>
      </w:r>
      <w:r>
        <w:tab/>
      </w:r>
      <w:r>
        <w:fldChar w:fldCharType="begin"/>
      </w:r>
      <w:r>
        <w:instrText xml:space="preserve"> PAGEREF _Ref434491294 \h </w:instrText>
      </w:r>
      <w:r>
        <w:fldChar w:fldCharType="separate"/>
      </w:r>
      <w:r w:rsidR="00895112">
        <w:rPr>
          <w:noProof/>
        </w:rPr>
        <w:t>942</w:t>
      </w:r>
      <w:r>
        <w:fldChar w:fldCharType="end"/>
      </w:r>
    </w:p>
    <w:p w14:paraId="20EDD8A6" w14:textId="2CCE3A51"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895112">
        <w:t>The Doxology for St. Teji (Reweiss)</w:t>
      </w:r>
      <w:r>
        <w:fldChar w:fldCharType="end"/>
      </w:r>
      <w:r>
        <w:tab/>
      </w:r>
      <w:r>
        <w:fldChar w:fldCharType="begin"/>
      </w:r>
      <w:r>
        <w:instrText xml:space="preserve"> PAGEREF _Ref434491337 \h </w:instrText>
      </w:r>
      <w:r>
        <w:fldChar w:fldCharType="separate"/>
      </w:r>
      <w:r w:rsidR="00895112">
        <w:rPr>
          <w:noProof/>
        </w:rPr>
        <w:t>685</w:t>
      </w:r>
      <w:r>
        <w:fldChar w:fldCharType="end"/>
      </w:r>
    </w:p>
    <w:p w14:paraId="5F9D1EE3" w14:textId="511CA5ED"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895112">
        <w:t>The Doxology for St. Pashnouni</w:t>
      </w:r>
      <w:r>
        <w:fldChar w:fldCharType="end"/>
      </w:r>
      <w:r>
        <w:tab/>
      </w:r>
      <w:r>
        <w:fldChar w:fldCharType="begin"/>
      </w:r>
      <w:r>
        <w:instrText xml:space="preserve"> PAGEREF _Ref434491429 \h </w:instrText>
      </w:r>
      <w:r>
        <w:fldChar w:fldCharType="separate"/>
      </w:r>
      <w:r w:rsidR="00895112">
        <w:rPr>
          <w:noProof/>
        </w:rPr>
        <w:t>872</w:t>
      </w:r>
      <w:r>
        <w:fldChar w:fldCharType="end"/>
      </w:r>
    </w:p>
    <w:p w14:paraId="6FC9654C" w14:textId="3F5B1F15"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895112">
        <w:t>The Doxology for St. Simeon the Stylite</w:t>
      </w:r>
      <w:r>
        <w:fldChar w:fldCharType="end"/>
      </w:r>
      <w:r>
        <w:tab/>
      </w:r>
      <w:r>
        <w:fldChar w:fldCharType="begin"/>
      </w:r>
      <w:r>
        <w:instrText xml:space="preserve"> PAGEREF _Ref439328220 \h </w:instrText>
      </w:r>
      <w:r>
        <w:fldChar w:fldCharType="separate"/>
      </w:r>
      <w:r w:rsidR="00895112">
        <w:rPr>
          <w:noProof/>
        </w:rPr>
        <w:t>875</w:t>
      </w:r>
      <w:r>
        <w:fldChar w:fldCharType="end"/>
      </w:r>
    </w:p>
    <w:p w14:paraId="29B6C85A" w14:textId="100356F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895112">
        <w:t>The Doxology for St. Verena</w:t>
      </w:r>
      <w:r>
        <w:fldChar w:fldCharType="end"/>
      </w:r>
      <w:r>
        <w:tab/>
      </w:r>
      <w:r>
        <w:fldChar w:fldCharType="begin"/>
      </w:r>
      <w:r>
        <w:instrText xml:space="preserve"> PAGEREF _Ref434490285 \h </w:instrText>
      </w:r>
      <w:r>
        <w:fldChar w:fldCharType="separate"/>
      </w:r>
      <w:r w:rsidR="00895112">
        <w:rPr>
          <w:noProof/>
        </w:rPr>
        <w:t>653</w:t>
      </w:r>
      <w:r>
        <w:fldChar w:fldCharType="end"/>
      </w:r>
    </w:p>
    <w:p w14:paraId="6430EF06" w14:textId="606F7558"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895112">
        <w:t>The Doxology for St. Mary of Egypt</w:t>
      </w:r>
      <w:r>
        <w:fldChar w:fldCharType="end"/>
      </w:r>
      <w:r>
        <w:tab/>
      </w:r>
      <w:r>
        <w:fldChar w:fldCharType="begin"/>
      </w:r>
      <w:r>
        <w:instrText xml:space="preserve"> PAGEREF _Ref434491512 \h </w:instrText>
      </w:r>
      <w:r>
        <w:fldChar w:fldCharType="separate"/>
      </w:r>
      <w:r w:rsidR="00895112">
        <w:rPr>
          <w:noProof/>
        </w:rPr>
        <w:t>851</w:t>
      </w:r>
      <w:r>
        <w:fldChar w:fldCharType="end"/>
      </w:r>
    </w:p>
    <w:p w14:paraId="444E9A36" w14:textId="14E3281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895112">
        <w:t>The Doxology of St. Athanasius the Apostolic</w:t>
      </w:r>
      <w:r>
        <w:fldChar w:fldCharType="end"/>
      </w:r>
      <w:r>
        <w:tab/>
      </w:r>
      <w:r>
        <w:fldChar w:fldCharType="begin"/>
      </w:r>
      <w:r>
        <w:instrText xml:space="preserve"> PAGEREF _Ref434492161 \h </w:instrText>
      </w:r>
      <w:r>
        <w:fldChar w:fldCharType="separate"/>
      </w:r>
      <w:r w:rsidR="00895112">
        <w:rPr>
          <w:noProof/>
        </w:rPr>
        <w:t>638</w:t>
      </w:r>
      <w:r>
        <w:fldChar w:fldCharType="end"/>
      </w:r>
    </w:p>
    <w:p w14:paraId="167EEC13" w14:textId="43C7252C"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895112">
        <w:t>The Doxology for St. Athanasius the Apostolic</w:t>
      </w:r>
      <w:r>
        <w:fldChar w:fldCharType="end"/>
      </w:r>
      <w:r>
        <w:tab/>
      </w:r>
      <w:r>
        <w:fldChar w:fldCharType="begin"/>
      </w:r>
      <w:r>
        <w:instrText xml:space="preserve"> PAGEREF _Ref434492183 \h </w:instrText>
      </w:r>
      <w:r>
        <w:fldChar w:fldCharType="separate"/>
      </w:r>
      <w:r w:rsidR="00895112">
        <w:rPr>
          <w:noProof/>
        </w:rPr>
        <w:t>857</w:t>
      </w:r>
      <w:r>
        <w:fldChar w:fldCharType="end"/>
      </w:r>
    </w:p>
    <w:p w14:paraId="1E33624E" w14:textId="3BFBA10F"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895112">
        <w:t>Another Doxology for St. Athanasius the Apostolic</w:t>
      </w:r>
      <w:r>
        <w:fldChar w:fldCharType="end"/>
      </w:r>
      <w:r>
        <w:tab/>
      </w:r>
      <w:r>
        <w:fldChar w:fldCharType="begin"/>
      </w:r>
      <w:r>
        <w:instrText xml:space="preserve"> PAGEREF _Ref434492196 \h </w:instrText>
      </w:r>
      <w:r>
        <w:fldChar w:fldCharType="separate"/>
      </w:r>
      <w:r w:rsidR="00895112">
        <w:rPr>
          <w:noProof/>
        </w:rPr>
        <w:t>859</w:t>
      </w:r>
      <w:r>
        <w:fldChar w:fldCharType="end"/>
      </w:r>
    </w:p>
    <w:p w14:paraId="344F162A" w14:textId="385A1348"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895112">
        <w:t>The Doxology for St. Severus</w:t>
      </w:r>
      <w:r>
        <w:fldChar w:fldCharType="end"/>
      </w:r>
      <w:r>
        <w:tab/>
      </w:r>
      <w:r>
        <w:fldChar w:fldCharType="begin"/>
      </w:r>
      <w:r>
        <w:instrText xml:space="preserve"> PAGEREF _Ref434492249 \h </w:instrText>
      </w:r>
      <w:r>
        <w:fldChar w:fldCharType="separate"/>
      </w:r>
      <w:r w:rsidR="00895112">
        <w:rPr>
          <w:noProof/>
        </w:rPr>
        <w:t>679</w:t>
      </w:r>
      <w:r>
        <w:fldChar w:fldCharType="end"/>
      </w:r>
    </w:p>
    <w:p w14:paraId="59121C34" w14:textId="5D8E7491"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895112">
        <w:t>The Doxology for St. Takle Haymanot</w:t>
      </w:r>
      <w:r>
        <w:fldChar w:fldCharType="end"/>
      </w:r>
      <w:r>
        <w:tab/>
      </w:r>
      <w:r>
        <w:fldChar w:fldCharType="begin"/>
      </w:r>
      <w:r>
        <w:instrText xml:space="preserve"> PAGEREF _Ref434492302 \h </w:instrText>
      </w:r>
      <w:r>
        <w:fldChar w:fldCharType="separate"/>
      </w:r>
      <w:r w:rsidR="00895112">
        <w:rPr>
          <w:noProof/>
        </w:rPr>
        <w:t>938</w:t>
      </w:r>
      <w:r>
        <w:fldChar w:fldCharType="end"/>
      </w:r>
    </w:p>
    <w:p w14:paraId="26D0D3A7" w14:textId="17C0D2A9"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895112">
        <w:t>The Doxology of St. Simon the Tanner</w:t>
      </w:r>
      <w:r>
        <w:fldChar w:fldCharType="end"/>
      </w:r>
      <w:r>
        <w:tab/>
      </w:r>
      <w:r>
        <w:fldChar w:fldCharType="begin"/>
      </w:r>
      <w:r>
        <w:instrText xml:space="preserve"> PAGEREF _Ref434492343 \h </w:instrText>
      </w:r>
      <w:r>
        <w:fldChar w:fldCharType="separate"/>
      </w:r>
      <w:r w:rsidR="00895112">
        <w:rPr>
          <w:noProof/>
        </w:rPr>
        <w:t>721</w:t>
      </w:r>
      <w:r>
        <w:fldChar w:fldCharType="end"/>
      </w:r>
    </w:p>
    <w:p w14:paraId="34548290" w14:textId="7B621E12"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895112">
        <w:t>The Doxology for St. Cyril VI</w:t>
      </w:r>
      <w:r>
        <w:fldChar w:fldCharType="end"/>
      </w:r>
      <w:r>
        <w:tab/>
      </w:r>
      <w:r>
        <w:fldChar w:fldCharType="begin"/>
      </w:r>
      <w:r>
        <w:instrText xml:space="preserve"> PAGEREF _Ref434492506 \h </w:instrText>
      </w:r>
      <w:r>
        <w:fldChar w:fldCharType="separate"/>
      </w:r>
      <w:r w:rsidR="00895112">
        <w:rPr>
          <w:noProof/>
        </w:rPr>
        <w:t>831</w:t>
      </w:r>
      <w:r>
        <w:fldChar w:fldCharType="end"/>
      </w:r>
    </w:p>
    <w:p w14:paraId="2921A070" w14:textId="5037733A" w:rsidR="00B82753" w:rsidRDefault="00B82753" w:rsidP="00810F04">
      <w:pPr>
        <w:tabs>
          <w:tab w:val="left" w:leader="dot" w:pos="8280"/>
        </w:tabs>
        <w:spacing w:after="0" w:line="240" w:lineRule="auto"/>
      </w:pPr>
      <w:r>
        <w:lastRenderedPageBreak/>
        <w:fldChar w:fldCharType="begin"/>
      </w:r>
      <w:r>
        <w:instrText xml:space="preserve"> REF _Ref434492469 \h </w:instrText>
      </w:r>
      <w:r>
        <w:fldChar w:fldCharType="separate"/>
      </w:r>
      <w:r w:rsidR="00895112">
        <w:t>The Doxology for St. Abraam of Fayyoum</w:t>
      </w:r>
      <w:r>
        <w:fldChar w:fldCharType="end"/>
      </w:r>
      <w:r>
        <w:tab/>
      </w:r>
      <w:r>
        <w:fldChar w:fldCharType="begin"/>
      </w:r>
      <w:r>
        <w:instrText xml:space="preserve"> PAGEREF _Ref434492469 \h </w:instrText>
      </w:r>
      <w:r>
        <w:fldChar w:fldCharType="separate"/>
      </w:r>
      <w:r w:rsidR="00895112">
        <w:rPr>
          <w:noProof/>
        </w:rPr>
        <w:t>876</w:t>
      </w:r>
      <w:r>
        <w:fldChar w:fldCharType="end"/>
      </w:r>
    </w:p>
    <w:p w14:paraId="73E36234" w14:textId="10C39E41"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895112">
        <w:t>The Doxology for St. Martin of Tours</w:t>
      </w:r>
      <w:r>
        <w:fldChar w:fldCharType="end"/>
      </w:r>
      <w:r>
        <w:tab/>
      </w:r>
      <w:r>
        <w:fldChar w:fldCharType="begin"/>
      </w:r>
      <w:r>
        <w:instrText xml:space="preserve"> PAGEREF _Ref439518461 \h </w:instrText>
      </w:r>
      <w:r>
        <w:fldChar w:fldCharType="separate"/>
      </w:r>
      <w:r w:rsidR="00895112">
        <w:rPr>
          <w:noProof/>
        </w:rPr>
        <w:t>693</w:t>
      </w:r>
      <w:r>
        <w:fldChar w:fldCharType="end"/>
      </w:r>
    </w:p>
    <w:p w14:paraId="0A149F2A" w14:textId="4D67E1A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895112">
        <w:t>The Doxology for St. Chad of Mercia</w:t>
      </w:r>
      <w:r>
        <w:fldChar w:fldCharType="end"/>
      </w:r>
      <w:r>
        <w:tab/>
      </w:r>
      <w:r>
        <w:fldChar w:fldCharType="begin"/>
      </w:r>
      <w:r>
        <w:instrText xml:space="preserve"> PAGEREF _Ref434492702 \h </w:instrText>
      </w:r>
      <w:r>
        <w:fldChar w:fldCharType="separate"/>
      </w:r>
      <w:r w:rsidR="00895112">
        <w:rPr>
          <w:noProof/>
        </w:rPr>
        <w:t>834</w:t>
      </w:r>
      <w:r>
        <w:fldChar w:fldCharType="end"/>
      </w:r>
    </w:p>
    <w:p w14:paraId="542AC3C1" w14:textId="11DB4C4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895112">
        <w:t>The Doxology for the Patriarchs: Abraham, Isaac, and Jacob</w:t>
      </w:r>
      <w:r>
        <w:fldChar w:fldCharType="end"/>
      </w:r>
      <w:r>
        <w:tab/>
      </w:r>
      <w:r>
        <w:fldChar w:fldCharType="begin"/>
      </w:r>
      <w:r>
        <w:instrText xml:space="preserve"> PAGEREF _Ref434492413 \h </w:instrText>
      </w:r>
      <w:r>
        <w:fldChar w:fldCharType="separate"/>
      </w:r>
      <w:r w:rsidR="00895112">
        <w:rPr>
          <w:noProof/>
        </w:rPr>
        <w:t>940</w:t>
      </w:r>
      <w:r>
        <w:fldChar w:fldCharType="end"/>
      </w:r>
    </w:p>
    <w:p w14:paraId="07A4B77B" w14:textId="5BA20FAE"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895112">
        <w:t>The Doxology of the Cross Bearers</w:t>
      </w:r>
      <w:r>
        <w:fldChar w:fldCharType="end"/>
      </w:r>
      <w:r>
        <w:tab/>
      </w:r>
      <w:r>
        <w:fldChar w:fldCharType="begin"/>
      </w:r>
      <w:r>
        <w:instrText xml:space="preserve"> PAGEREF _Ref434492536 \h </w:instrText>
      </w:r>
      <w:r>
        <w:fldChar w:fldCharType="separate"/>
      </w:r>
      <w:r w:rsidR="00895112">
        <w:rPr>
          <w:noProof/>
        </w:rPr>
        <w:t>638</w:t>
      </w:r>
      <w:r>
        <w:fldChar w:fldCharType="end"/>
      </w:r>
    </w:p>
    <w:p w14:paraId="551FA088" w14:textId="16B1ACDF"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895112">
        <w:t>The Doxology for a Hierarch Who is Present</w:t>
      </w:r>
      <w:r>
        <w:fldChar w:fldCharType="end"/>
      </w:r>
      <w:r>
        <w:tab/>
      </w:r>
      <w:r>
        <w:fldChar w:fldCharType="begin"/>
      </w:r>
      <w:r>
        <w:instrText xml:space="preserve"> PAGEREF _Ref434492645 \h </w:instrText>
      </w:r>
      <w:r>
        <w:fldChar w:fldCharType="separate"/>
      </w:r>
      <w:r w:rsidR="00895112">
        <w:rPr>
          <w:noProof/>
        </w:rPr>
        <w:t>639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ED1D04" w:rsidRDefault="00ED1D04"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ED1D04" w:rsidRDefault="00ED1D04">
      <w:pPr>
        <w:pStyle w:val="CommentText"/>
      </w:pPr>
      <w:r>
        <w:rPr>
          <w:rStyle w:val="CommentReference"/>
        </w:rPr>
        <w:annotationRef/>
      </w:r>
      <w:r>
        <w:t>Compare to various translations</w:t>
      </w:r>
    </w:p>
  </w:comment>
  <w:comment w:id="93" w:author="Windows User" w:date="2015-10-30T12:37:00Z" w:initials="WU">
    <w:p w14:paraId="00B9961B" w14:textId="77777777" w:rsidR="00ED1D04" w:rsidRDefault="00ED1D04">
      <w:pPr>
        <w:pStyle w:val="CommentText"/>
      </w:pPr>
      <w:r>
        <w:rPr>
          <w:rStyle w:val="CommentReference"/>
        </w:rPr>
        <w:annotationRef/>
      </w:r>
      <w:r>
        <w:t>Is this supposed to be doubled?</w:t>
      </w:r>
    </w:p>
  </w:comment>
  <w:comment w:id="94" w:author="Windows User" w:date="2015-11-27T20:09:00Z" w:initials="WU">
    <w:p w14:paraId="218998C8" w14:textId="77777777" w:rsidR="00ED1D04" w:rsidRDefault="00ED1D04"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ED1D04" w:rsidRDefault="00ED1D04">
      <w:pPr>
        <w:pStyle w:val="CommentText"/>
      </w:pPr>
      <w:r>
        <w:rPr>
          <w:rStyle w:val="CommentReference"/>
        </w:rPr>
        <w:annotationRef/>
      </w:r>
      <w:r>
        <w:t>Does this go before Creed?</w:t>
      </w:r>
    </w:p>
  </w:comment>
  <w:comment w:id="98" w:author="Windows User" w:date="2015-11-06T13:03:00Z" w:initials="WU">
    <w:p w14:paraId="6B9D0F75" w14:textId="77777777" w:rsidR="00ED1D04" w:rsidRDefault="00ED1D04">
      <w:pPr>
        <w:pStyle w:val="CommentText"/>
      </w:pPr>
      <w:r>
        <w:rPr>
          <w:rStyle w:val="CommentReference"/>
        </w:rPr>
        <w:annotationRef/>
      </w:r>
      <w:r>
        <w:t>Coptic reader has Ps 3 here!</w:t>
      </w:r>
    </w:p>
  </w:comment>
  <w:comment w:id="115" w:author="Windows User" w:date="2015-11-02T08:54:00Z" w:initials="WU">
    <w:p w14:paraId="0366F544" w14:textId="77777777" w:rsidR="00ED1D04" w:rsidRDefault="00ED1D04">
      <w:pPr>
        <w:pStyle w:val="CommentText"/>
      </w:pPr>
      <w:r>
        <w:rPr>
          <w:rStyle w:val="CommentReference"/>
        </w:rPr>
        <w:annotationRef/>
      </w:r>
      <w:r>
        <w:t>Is there a phrase missing here?</w:t>
      </w:r>
    </w:p>
  </w:comment>
  <w:comment w:id="121" w:author="Windows User" w:date="2015-10-30T08:56:00Z" w:initials="WU">
    <w:p w14:paraId="1FDBEBA0" w14:textId="77777777" w:rsidR="00ED1D04" w:rsidRDefault="00ED1D04">
      <w:pPr>
        <w:pStyle w:val="CommentText"/>
      </w:pPr>
      <w:r>
        <w:rPr>
          <w:rStyle w:val="CommentReference"/>
        </w:rPr>
        <w:annotationRef/>
      </w:r>
      <w:r>
        <w:t>Should Glory be be here?</w:t>
      </w:r>
    </w:p>
  </w:comment>
  <w:comment w:id="128" w:author="Windows User" w:date="2015-10-30T08:56:00Z" w:initials="BS">
    <w:p w14:paraId="0DA71926" w14:textId="77777777" w:rsidR="00ED1D04" w:rsidRDefault="00ED1D04">
      <w:pPr>
        <w:pStyle w:val="CommentText"/>
      </w:pPr>
      <w:r>
        <w:rPr>
          <w:rStyle w:val="CommentReference"/>
        </w:rPr>
        <w:annotationRef/>
      </w:r>
      <w:r>
        <w:t>bless or praise? inconsistent rendering of esmo</w:t>
      </w:r>
    </w:p>
  </w:comment>
  <w:comment w:id="162" w:author="Windows User" w:date="2015-10-30T08:56:00Z" w:initials="WU">
    <w:p w14:paraId="36599FA2" w14:textId="77777777" w:rsidR="00ED1D04" w:rsidRDefault="00ED1D04" w:rsidP="000278EC">
      <w:pPr>
        <w:pStyle w:val="CommentText"/>
      </w:pPr>
      <w:r>
        <w:rPr>
          <w:rStyle w:val="CommentReference"/>
        </w:rPr>
        <w:annotationRef/>
      </w:r>
      <w:r>
        <w:t>Gives light? Enlightens?</w:t>
      </w:r>
    </w:p>
  </w:comment>
  <w:comment w:id="163" w:author="Windows User" w:date="2015-10-30T08:56:00Z" w:initials="WU">
    <w:p w14:paraId="274DD96D" w14:textId="77777777" w:rsidR="00ED1D04" w:rsidRDefault="00ED1D04">
      <w:pPr>
        <w:pStyle w:val="CommentText"/>
      </w:pPr>
      <w:r>
        <w:rPr>
          <w:rStyle w:val="CommentReference"/>
        </w:rPr>
        <w:annotationRef/>
      </w:r>
      <w:r>
        <w:t>split after this vs?</w:t>
      </w:r>
    </w:p>
  </w:comment>
  <w:comment w:id="164" w:author="Windows User" w:date="2015-10-30T08:56:00Z" w:initials="WU">
    <w:p w14:paraId="709B00B0" w14:textId="77777777" w:rsidR="00ED1D04" w:rsidRDefault="00ED1D04">
      <w:pPr>
        <w:pStyle w:val="CommentText"/>
      </w:pPr>
      <w:r>
        <w:rPr>
          <w:rStyle w:val="CommentReference"/>
        </w:rPr>
        <w:annotationRef/>
      </w:r>
      <w:r>
        <w:t>Better word than prelate?</w:t>
      </w:r>
    </w:p>
  </w:comment>
  <w:comment w:id="199" w:author="Windows User" w:date="2015-11-04T08:53:00Z" w:initials="WU">
    <w:p w14:paraId="057654D4" w14:textId="77777777" w:rsidR="00ED1D04" w:rsidRDefault="00ED1D04">
      <w:pPr>
        <w:pStyle w:val="CommentText"/>
      </w:pPr>
      <w:r>
        <w:rPr>
          <w:rStyle w:val="CommentReference"/>
        </w:rPr>
        <w:annotationRef/>
      </w:r>
      <w:r>
        <w:t>Life giver or giver of life?</w:t>
      </w:r>
    </w:p>
  </w:comment>
  <w:comment w:id="200" w:author="Windows User" w:date="2015-11-04T08:54:00Z" w:initials="WU">
    <w:p w14:paraId="27A10A48" w14:textId="77777777" w:rsidR="00ED1D04" w:rsidRDefault="00ED1D04">
      <w:pPr>
        <w:pStyle w:val="CommentText"/>
      </w:pPr>
      <w:r>
        <w:rPr>
          <w:rStyle w:val="CommentReference"/>
        </w:rPr>
        <w:annotationRef/>
      </w:r>
      <w:r>
        <w:t>Fix. Middle of this got deleted.</w:t>
      </w:r>
    </w:p>
  </w:comment>
  <w:comment w:id="211" w:author="Windows User" w:date="2015-10-30T08:56:00Z" w:initials="BS">
    <w:p w14:paraId="681427A6" w14:textId="77777777" w:rsidR="00ED1D04" w:rsidRDefault="00ED1D04">
      <w:pPr>
        <w:pStyle w:val="CommentText"/>
      </w:pPr>
      <w:r>
        <w:rPr>
          <w:rStyle w:val="CommentReference"/>
        </w:rPr>
        <w:annotationRef/>
      </w:r>
      <w:r>
        <w:t>coptic has confess</w:t>
      </w:r>
    </w:p>
  </w:comment>
  <w:comment w:id="235" w:author="Microsoft Office User" w:date="2015-12-11T19:51:00Z" w:initials="Office">
    <w:p w14:paraId="37A50849" w14:textId="7A27E5BD" w:rsidR="00ED1D04" w:rsidRDefault="00ED1D04">
      <w:pPr>
        <w:pStyle w:val="CommentText"/>
      </w:pPr>
      <w:r>
        <w:rPr>
          <w:rStyle w:val="CommentReference"/>
        </w:rPr>
        <w:annotationRef/>
      </w:r>
      <w:r>
        <w:t>this one needs rewording</w:t>
      </w:r>
    </w:p>
  </w:comment>
  <w:comment w:id="327" w:author="Windows User" w:date="2015-11-02T12:45:00Z" w:initials="WU">
    <w:p w14:paraId="7D99A743" w14:textId="77777777" w:rsidR="00ED1D04" w:rsidRDefault="00ED1D04" w:rsidP="00D31F38">
      <w:pPr>
        <w:pStyle w:val="CommentText"/>
      </w:pPr>
      <w:r>
        <w:rPr>
          <w:rStyle w:val="CommentReference"/>
        </w:rPr>
        <w:annotationRef/>
      </w:r>
      <w:r>
        <w:t>Any argument for "Rise up" rather than arise?"</w:t>
      </w:r>
    </w:p>
  </w:comment>
  <w:comment w:id="328" w:author="Windows User" w:date="2015-10-30T08:56:00Z" w:initials="WU">
    <w:p w14:paraId="0AB2ABCE" w14:textId="77777777" w:rsidR="00ED1D04" w:rsidRDefault="00ED1D04" w:rsidP="00D31F38">
      <w:pPr>
        <w:pStyle w:val="CommentText"/>
      </w:pPr>
      <w:r>
        <w:rPr>
          <w:rStyle w:val="CommentReference"/>
        </w:rPr>
        <w:annotationRef/>
      </w:r>
      <w:r>
        <w:t>flesh or body?</w:t>
      </w:r>
    </w:p>
  </w:comment>
  <w:comment w:id="329" w:author="Windows User" w:date="2015-10-30T08:56:00Z" w:initials="WU">
    <w:p w14:paraId="0375B80F" w14:textId="77777777" w:rsidR="00ED1D04" w:rsidRDefault="00ED1D04" w:rsidP="00D31F38">
      <w:pPr>
        <w:pStyle w:val="CommentText"/>
      </w:pPr>
      <w:r>
        <w:rPr>
          <w:rStyle w:val="CommentReference"/>
        </w:rPr>
        <w:annotationRef/>
      </w:r>
      <w:r>
        <w:t>Send up, or ascribe?</w:t>
      </w:r>
    </w:p>
  </w:comment>
  <w:comment w:id="330" w:author="Windows User" w:date="2015-10-30T08:56:00Z" w:initials="WU">
    <w:p w14:paraId="5622D018" w14:textId="77777777" w:rsidR="00ED1D04" w:rsidRDefault="00ED1D04" w:rsidP="00D31F38">
      <w:pPr>
        <w:pStyle w:val="CommentText"/>
      </w:pPr>
      <w:r>
        <w:rPr>
          <w:rStyle w:val="CommentReference"/>
        </w:rPr>
        <w:annotationRef/>
      </w:r>
      <w:r>
        <w:t>doxology or glorification?</w:t>
      </w:r>
    </w:p>
  </w:comment>
  <w:comment w:id="331" w:author="Windows User" w:date="2015-10-30T08:56:00Z" w:initials="WU">
    <w:p w14:paraId="10960ED9" w14:textId="77777777" w:rsidR="00ED1D04" w:rsidRDefault="00ED1D04" w:rsidP="00D31F38">
      <w:pPr>
        <w:pStyle w:val="CommentText"/>
      </w:pPr>
      <w:r>
        <w:rPr>
          <w:rStyle w:val="CommentReference"/>
        </w:rPr>
        <w:annotationRef/>
      </w:r>
      <w:r>
        <w:t>"Glory to you" or "Glory be to you"?</w:t>
      </w:r>
    </w:p>
  </w:comment>
  <w:comment w:id="332" w:author="Windows User" w:date="2015-10-30T08:56:00Z" w:initials="WU">
    <w:p w14:paraId="67C46469" w14:textId="77777777" w:rsidR="00ED1D04" w:rsidRDefault="00ED1D04" w:rsidP="00D31F38">
      <w:pPr>
        <w:pStyle w:val="CommentText"/>
      </w:pPr>
      <w:r>
        <w:rPr>
          <w:rStyle w:val="CommentReference"/>
        </w:rPr>
        <w:annotationRef/>
      </w:r>
      <w:r>
        <w:t>You?</w:t>
      </w:r>
    </w:p>
  </w:comment>
  <w:comment w:id="333" w:author="Windows User" w:date="2015-10-30T08:56:00Z" w:initials="WU">
    <w:p w14:paraId="744CF838" w14:textId="77777777" w:rsidR="00ED1D04" w:rsidRDefault="00ED1D04" w:rsidP="00D31F38">
      <w:pPr>
        <w:pStyle w:val="CommentText"/>
      </w:pPr>
      <w:r>
        <w:rPr>
          <w:rStyle w:val="CommentReference"/>
        </w:rPr>
        <w:annotationRef/>
      </w:r>
      <w:r>
        <w:t>To the Sanctuary or O you saints???</w:t>
      </w:r>
    </w:p>
  </w:comment>
  <w:comment w:id="334" w:author="Windows User" w:date="2015-10-30T08:56:00Z" w:initials="WU">
    <w:p w14:paraId="47DB61A6" w14:textId="77777777" w:rsidR="00ED1D04" w:rsidRDefault="00ED1D04" w:rsidP="00D31F38">
      <w:pPr>
        <w:pStyle w:val="CommentText"/>
      </w:pPr>
      <w:r>
        <w:rPr>
          <w:rStyle w:val="CommentReference"/>
        </w:rPr>
        <w:annotationRef/>
      </w:r>
      <w:r>
        <w:t>from sounds more natural than out of. Any compelling reason to keep?</w:t>
      </w:r>
    </w:p>
  </w:comment>
  <w:comment w:id="335" w:author="Windows User" w:date="2015-10-30T08:56:00Z" w:initials="WU">
    <w:p w14:paraId="463DE6F6" w14:textId="77777777" w:rsidR="00ED1D04" w:rsidRDefault="00ED1D04" w:rsidP="00D31F38">
      <w:pPr>
        <w:pStyle w:val="CommentText"/>
      </w:pPr>
      <w:r>
        <w:rPr>
          <w:rStyle w:val="CommentReference"/>
        </w:rPr>
        <w:annotationRef/>
      </w:r>
      <w:r>
        <w:t>supplication or cry?</w:t>
      </w:r>
    </w:p>
  </w:comment>
  <w:comment w:id="336" w:author="Windows User" w:date="2015-10-30T08:56:00Z" w:initials="WU">
    <w:p w14:paraId="4FD2340C" w14:textId="77777777" w:rsidR="00ED1D04" w:rsidRDefault="00ED1D04" w:rsidP="00D31F38">
      <w:pPr>
        <w:pStyle w:val="CommentText"/>
      </w:pPr>
      <w:r>
        <w:rPr>
          <w:rStyle w:val="CommentReference"/>
        </w:rPr>
        <w:annotationRef/>
      </w:r>
      <w:r>
        <w:t>petition or supplication? supplication sounds much better.</w:t>
      </w:r>
    </w:p>
  </w:comment>
  <w:comment w:id="337" w:author="Windows User" w:date="2015-10-30T08:56:00Z" w:initials="WU">
    <w:p w14:paraId="4E23918A" w14:textId="77777777" w:rsidR="00ED1D04" w:rsidRDefault="00ED1D04" w:rsidP="00D31F38">
      <w:pPr>
        <w:pStyle w:val="CommentText"/>
      </w:pPr>
      <w:r>
        <w:rPr>
          <w:rStyle w:val="CommentReference"/>
        </w:rPr>
        <w:annotationRef/>
      </w:r>
      <w:r>
        <w:t>revive or deliver?</w:t>
      </w:r>
    </w:p>
  </w:comment>
  <w:comment w:id="338" w:author="Windows User" w:date="2015-10-30T08:56:00Z" w:initials="WU">
    <w:p w14:paraId="45934B86" w14:textId="77777777" w:rsidR="00ED1D04" w:rsidRDefault="00ED1D04" w:rsidP="00D31F38">
      <w:pPr>
        <w:pStyle w:val="CommentText"/>
      </w:pPr>
      <w:r>
        <w:rPr>
          <w:rStyle w:val="CommentReference"/>
        </w:rPr>
        <w:annotationRef/>
      </w:r>
      <w:r>
        <w:t>pour forth, utter, or overflow? I like the way overflow sounds more than pour forth. More natural.</w:t>
      </w:r>
    </w:p>
  </w:comment>
  <w:comment w:id="339" w:author="Windows User" w:date="2015-10-30T08:56:00Z" w:initials="WU">
    <w:p w14:paraId="3EC53F34" w14:textId="77777777" w:rsidR="00ED1D04" w:rsidRDefault="00ED1D04" w:rsidP="00D31F38">
      <w:pPr>
        <w:pStyle w:val="CommentText"/>
      </w:pPr>
      <w:r>
        <w:rPr>
          <w:rStyle w:val="CommentReference"/>
        </w:rPr>
        <w:annotationRef/>
      </w:r>
      <w:r>
        <w:t>blessing or praise?</w:t>
      </w:r>
    </w:p>
  </w:comment>
  <w:comment w:id="340" w:author="Windows User" w:date="2015-10-30T08:56:00Z" w:initials="WU">
    <w:p w14:paraId="30167A78" w14:textId="77777777" w:rsidR="00ED1D04" w:rsidRDefault="00ED1D04" w:rsidP="00D31F38">
      <w:pPr>
        <w:pStyle w:val="CommentText"/>
      </w:pPr>
      <w:r>
        <w:rPr>
          <w:rStyle w:val="CommentReference"/>
        </w:rPr>
        <w:annotationRef/>
      </w:r>
      <w:r>
        <w:t>respond with? respond to? speak of?</w:t>
      </w:r>
    </w:p>
  </w:comment>
  <w:comment w:id="341" w:author="Windows User" w:date="2015-10-30T08:56:00Z" w:initials="WU">
    <w:p w14:paraId="6965197E" w14:textId="77777777" w:rsidR="00ED1D04" w:rsidRDefault="00ED1D04" w:rsidP="00D31F38">
      <w:pPr>
        <w:pStyle w:val="CommentText"/>
      </w:pPr>
      <w:r>
        <w:rPr>
          <w:rStyle w:val="CommentReference"/>
        </w:rPr>
        <w:annotationRef/>
      </w:r>
      <w:r>
        <w:t>rightous, true, or truth?</w:t>
      </w:r>
    </w:p>
  </w:comment>
  <w:comment w:id="342" w:author="Windows User" w:date="2015-10-30T08:56:00Z" w:initials="WU">
    <w:p w14:paraId="668FF70C" w14:textId="77777777" w:rsidR="00ED1D04" w:rsidRDefault="00ED1D04" w:rsidP="00D31F38">
      <w:pPr>
        <w:pStyle w:val="CommentText"/>
      </w:pPr>
      <w:r>
        <w:rPr>
          <w:rStyle w:val="CommentReference"/>
        </w:rPr>
        <w:annotationRef/>
      </w:r>
      <w:r>
        <w:t>meditation, or delight?</w:t>
      </w:r>
    </w:p>
  </w:comment>
  <w:comment w:id="343" w:author="Windows User" w:date="2015-10-30T08:56:00Z" w:initials="WU">
    <w:p w14:paraId="3C05865D" w14:textId="77777777" w:rsidR="00ED1D04" w:rsidRDefault="00ED1D04" w:rsidP="00D31F38">
      <w:pPr>
        <w:pStyle w:val="CommentText"/>
      </w:pPr>
      <w:r>
        <w:rPr>
          <w:rStyle w:val="CommentReference"/>
        </w:rPr>
        <w:annotationRef/>
      </w:r>
      <w:r>
        <w:t>forever or always?</w:t>
      </w:r>
    </w:p>
  </w:comment>
  <w:comment w:id="344" w:author="Windows User" w:date="2015-10-30T08:56:00Z" w:initials="WU">
    <w:p w14:paraId="3B00730E" w14:textId="77777777" w:rsidR="00ED1D04" w:rsidRDefault="00ED1D04" w:rsidP="00D31F38">
      <w:pPr>
        <w:pStyle w:val="CommentText"/>
      </w:pPr>
      <w:r>
        <w:rPr>
          <w:rStyle w:val="CommentReference"/>
        </w:rPr>
        <w:annotationRef/>
      </w:r>
      <w:r>
        <w:t>and forever?</w:t>
      </w:r>
    </w:p>
  </w:comment>
  <w:comment w:id="345" w:author="Windows User" w:date="2015-10-30T08:56:00Z" w:initials="WU">
    <w:p w14:paraId="1B4AAEB0" w14:textId="77777777" w:rsidR="00ED1D04" w:rsidRDefault="00ED1D04" w:rsidP="00D31F38">
      <w:pPr>
        <w:pStyle w:val="CommentText"/>
      </w:pPr>
      <w:r>
        <w:rPr>
          <w:rStyle w:val="CommentReference"/>
        </w:rPr>
        <w:annotationRef/>
      </w:r>
      <w:r>
        <w:t>be?</w:t>
      </w:r>
    </w:p>
  </w:comment>
  <w:comment w:id="346" w:author="Windows User" w:date="2015-10-30T08:56:00Z" w:initials="WU">
    <w:p w14:paraId="1B1C5E2C" w14:textId="77777777" w:rsidR="00ED1D04" w:rsidRDefault="00ED1D04" w:rsidP="00D31F38">
      <w:pPr>
        <w:pStyle w:val="CommentText"/>
      </w:pPr>
      <w:r>
        <w:rPr>
          <w:rStyle w:val="CommentReference"/>
        </w:rPr>
        <w:annotationRef/>
      </w:r>
      <w:r>
        <w:t>be?</w:t>
      </w:r>
    </w:p>
  </w:comment>
  <w:comment w:id="347" w:author="Windows User" w:date="2015-10-30T08:56:00Z" w:initials="WU">
    <w:p w14:paraId="2A55755C" w14:textId="77777777" w:rsidR="00ED1D04" w:rsidRDefault="00ED1D04" w:rsidP="00D31F38">
      <w:pPr>
        <w:pStyle w:val="CommentText"/>
      </w:pPr>
      <w:r>
        <w:rPr>
          <w:rStyle w:val="CommentReference"/>
        </w:rPr>
        <w:annotationRef/>
      </w:r>
      <w:r>
        <w:t>is the insertion of "one" after "begotten" needed in english?</w:t>
      </w:r>
    </w:p>
  </w:comment>
  <w:comment w:id="348" w:author="Windows User" w:date="2015-10-30T08:56:00Z" w:initials="WU">
    <w:p w14:paraId="2B8406D1" w14:textId="77777777" w:rsidR="00ED1D04" w:rsidRDefault="00ED1D04" w:rsidP="00D31F38">
      <w:pPr>
        <w:pStyle w:val="CommentText"/>
      </w:pPr>
      <w:r>
        <w:rPr>
          <w:rStyle w:val="CommentReference"/>
        </w:rPr>
        <w:annotationRef/>
      </w:r>
      <w:r>
        <w:t>utter or declare?</w:t>
      </w:r>
    </w:p>
  </w:comment>
  <w:comment w:id="355" w:author="Windows User" w:date="2015-10-30T08:56:00Z" w:initials="BS">
    <w:p w14:paraId="5E20C97F" w14:textId="77777777" w:rsidR="00ED1D04" w:rsidRDefault="00ED1D04" w:rsidP="00D31F38">
      <w:pPr>
        <w:pStyle w:val="CommentText"/>
      </w:pPr>
      <w:r>
        <w:rPr>
          <w:rStyle w:val="CommentReference"/>
        </w:rPr>
        <w:annotationRef/>
      </w:r>
      <w:r>
        <w:t>look at? look upon? regard?</w:t>
      </w:r>
    </w:p>
  </w:comment>
  <w:comment w:id="356" w:author="Windows User" w:date="2015-10-30T08:56:00Z" w:initials="BS">
    <w:p w14:paraId="2ADF0207" w14:textId="77777777" w:rsidR="00ED1D04" w:rsidRDefault="00ED1D04" w:rsidP="00D31F38">
      <w:pPr>
        <w:pStyle w:val="CommentText"/>
      </w:pPr>
      <w:r>
        <w:rPr>
          <w:rStyle w:val="CommentReference"/>
        </w:rPr>
        <w:annotationRef/>
      </w:r>
      <w:r>
        <w:t>no one?</w:t>
      </w:r>
    </w:p>
  </w:comment>
  <w:comment w:id="357" w:author="Windows User" w:date="2015-10-30T08:56:00Z" w:initials="BS">
    <w:p w14:paraId="485D87CE" w14:textId="77777777" w:rsidR="00ED1D04" w:rsidRDefault="00ED1D04" w:rsidP="00D31F38">
      <w:pPr>
        <w:pStyle w:val="CommentText"/>
      </w:pPr>
      <w:r>
        <w:rPr>
          <w:rStyle w:val="CommentReference"/>
        </w:rPr>
        <w:annotationRef/>
      </w:r>
      <w:r>
        <w:t>in?</w:t>
      </w:r>
    </w:p>
    <w:p w14:paraId="472FCBB1" w14:textId="77777777" w:rsidR="00ED1D04" w:rsidRDefault="00ED1D04" w:rsidP="00D31F38">
      <w:pPr>
        <w:pStyle w:val="CommentText"/>
      </w:pPr>
    </w:p>
  </w:comment>
  <w:comment w:id="358" w:author="Windows User" w:date="2015-10-30T08:56:00Z" w:initials="BS">
    <w:p w14:paraId="0FA627AF" w14:textId="77777777" w:rsidR="00ED1D04" w:rsidRDefault="00ED1D04" w:rsidP="00D31F38">
      <w:pPr>
        <w:pStyle w:val="CommentText"/>
      </w:pPr>
      <w:r>
        <w:rPr>
          <w:rStyle w:val="CommentReference"/>
        </w:rPr>
        <w:annotationRef/>
      </w:r>
      <w:r>
        <w:t>before?</w:t>
      </w:r>
    </w:p>
  </w:comment>
  <w:comment w:id="359" w:author="Windows User" w:date="2015-10-30T08:56:00Z" w:initials="BS">
    <w:p w14:paraId="744D2B01" w14:textId="77777777" w:rsidR="00ED1D04" w:rsidRDefault="00ED1D04" w:rsidP="00D31F38">
      <w:pPr>
        <w:pStyle w:val="CommentText"/>
      </w:pPr>
      <w:r>
        <w:rPr>
          <w:rStyle w:val="CommentReference"/>
        </w:rPr>
        <w:annotationRef/>
      </w:r>
      <w:r>
        <w:t>joy entered into the whole world doesn't mean much...</w:t>
      </w:r>
    </w:p>
  </w:comment>
  <w:comment w:id="360" w:author="Windows User" w:date="2015-10-30T08:56:00Z" w:initials="BS">
    <w:p w14:paraId="4F77BBAD" w14:textId="77777777" w:rsidR="00ED1D04" w:rsidRDefault="00ED1D04" w:rsidP="00D31F38">
      <w:pPr>
        <w:pStyle w:val="CommentText"/>
      </w:pPr>
      <w:r>
        <w:rPr>
          <w:rStyle w:val="CommentReference"/>
        </w:rPr>
        <w:annotationRef/>
      </w:r>
      <w:r>
        <w:t>? any better way to express that's more accurate while meaning something?</w:t>
      </w:r>
    </w:p>
  </w:comment>
  <w:comment w:id="361" w:author="Windows User" w:date="2015-10-30T08:56:00Z" w:initials="BS">
    <w:p w14:paraId="3F67AE7E" w14:textId="77777777" w:rsidR="00ED1D04" w:rsidRDefault="00ED1D04" w:rsidP="00D31F38">
      <w:pPr>
        <w:pStyle w:val="CommentText"/>
      </w:pPr>
      <w:r>
        <w:rPr>
          <w:rStyle w:val="CommentReference"/>
        </w:rPr>
        <w:annotationRef/>
      </w:r>
      <w:r>
        <w:t>sealed as in ever virgin... or more like hidden?</w:t>
      </w:r>
    </w:p>
  </w:comment>
  <w:comment w:id="362" w:author="Windows User" w:date="2015-10-30T08:56:00Z" w:initials="BS">
    <w:p w14:paraId="079DFF07" w14:textId="77777777" w:rsidR="00ED1D04" w:rsidRDefault="00ED1D04" w:rsidP="00D31F38">
      <w:pPr>
        <w:pStyle w:val="CommentText"/>
      </w:pPr>
      <w:r>
        <w:rPr>
          <w:rStyle w:val="CommentReference"/>
        </w:rPr>
        <w:annotationRef/>
      </w:r>
      <w:r>
        <w:t>fragrant ointment? ointment? Incense and ointment with weeping and mourning?</w:t>
      </w:r>
    </w:p>
  </w:comment>
  <w:comment w:id="363" w:author="Windows User" w:date="2015-10-30T08:56:00Z" w:initials="BS">
    <w:p w14:paraId="534D6E8F" w14:textId="77777777" w:rsidR="00ED1D04" w:rsidRDefault="00ED1D04" w:rsidP="00D31F38">
      <w:pPr>
        <w:pStyle w:val="CommentText"/>
      </w:pPr>
      <w:r>
        <w:rPr>
          <w:rStyle w:val="CommentReference"/>
        </w:rPr>
        <w:annotationRef/>
      </w:r>
      <w:r>
        <w:t>spices or ointment</w:t>
      </w:r>
    </w:p>
  </w:comment>
  <w:comment w:id="364" w:author="Windows User" w:date="2015-10-30T08:56:00Z" w:initials="BS">
    <w:p w14:paraId="5C973492" w14:textId="77777777" w:rsidR="00ED1D04" w:rsidRDefault="00ED1D04" w:rsidP="00D31F38">
      <w:pPr>
        <w:pStyle w:val="CommentText"/>
      </w:pPr>
      <w:r>
        <w:rPr>
          <w:rStyle w:val="CommentReference"/>
        </w:rPr>
        <w:annotationRef/>
      </w:r>
      <w:r>
        <w:t>Is risen or has risen?</w:t>
      </w:r>
    </w:p>
  </w:comment>
  <w:comment w:id="365" w:author="Windows User" w:date="2015-10-30T08:56:00Z" w:initials="BS">
    <w:p w14:paraId="2FC8AFF7" w14:textId="77777777" w:rsidR="00ED1D04" w:rsidRDefault="00ED1D04" w:rsidP="00D31F38">
      <w:pPr>
        <w:pStyle w:val="CommentText"/>
      </w:pPr>
      <w:r>
        <w:rPr>
          <w:rStyle w:val="CommentReference"/>
        </w:rPr>
        <w:annotationRef/>
      </w:r>
      <w:r>
        <w:t>need a consistent policy for what to capitalize!</w:t>
      </w:r>
    </w:p>
  </w:comment>
  <w:comment w:id="366" w:author="Windows User" w:date="2015-10-30T08:56:00Z" w:initials="BS">
    <w:p w14:paraId="411351ED" w14:textId="77777777" w:rsidR="00ED1D04" w:rsidRDefault="00ED1D04"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67" w:author="Windows User" w:date="2015-10-30T08:56:00Z" w:initials="BS">
    <w:p w14:paraId="1D3AB79C" w14:textId="77777777" w:rsidR="00ED1D04" w:rsidRDefault="00ED1D04" w:rsidP="00D31F38">
      <w:pPr>
        <w:pStyle w:val="CommentText"/>
      </w:pPr>
      <w:r>
        <w:rPr>
          <w:rStyle w:val="CommentReference"/>
        </w:rPr>
        <w:annotationRef/>
      </w:r>
      <w:r>
        <w:t xml:space="preserve">decay? </w:t>
      </w:r>
    </w:p>
  </w:comment>
  <w:comment w:id="368" w:author="Windows User" w:date="2015-10-30T08:56:00Z" w:initials="WU">
    <w:p w14:paraId="70A28C39" w14:textId="77777777" w:rsidR="00ED1D04" w:rsidRDefault="00ED1D04" w:rsidP="00D31F38">
      <w:pPr>
        <w:pStyle w:val="CommentText"/>
      </w:pPr>
      <w:r>
        <w:rPr>
          <w:rStyle w:val="CommentReference"/>
        </w:rPr>
        <w:annotationRef/>
      </w:r>
      <w:r>
        <w:t>LXX has glorify him, not prepare Him an habitation</w:t>
      </w:r>
    </w:p>
  </w:comment>
  <w:comment w:id="369" w:author="Windows User" w:date="2015-10-30T08:56:00Z" w:initials="WU">
    <w:p w14:paraId="26EA5B86" w14:textId="77777777" w:rsidR="00ED1D04" w:rsidRDefault="00ED1D04" w:rsidP="00D31F38">
      <w:pPr>
        <w:pStyle w:val="CommentText"/>
      </w:pPr>
      <w:r>
        <w:rPr>
          <w:rStyle w:val="CommentReference"/>
        </w:rPr>
        <w:annotationRef/>
      </w:r>
      <w:r>
        <w:t>or when he brings wars to naught. NETS has shatters</w:t>
      </w:r>
    </w:p>
  </w:comment>
  <w:comment w:id="370" w:author="Windows User" w:date="2015-10-30T08:56:00Z" w:initials="WU">
    <w:p w14:paraId="07C5DE0D" w14:textId="77777777" w:rsidR="00ED1D04" w:rsidRDefault="00ED1D04" w:rsidP="00D31F38">
      <w:pPr>
        <w:pStyle w:val="CommentText"/>
      </w:pPr>
      <w:r>
        <w:rPr>
          <w:rStyle w:val="CommentReference"/>
        </w:rPr>
        <w:annotationRef/>
      </w:r>
      <w:r>
        <w:t>literally choice mounted captains?</w:t>
      </w:r>
    </w:p>
  </w:comment>
  <w:comment w:id="371" w:author="Windows User" w:date="2015-10-30T08:56:00Z" w:initials="WU">
    <w:p w14:paraId="4CE45F4E" w14:textId="77777777" w:rsidR="00ED1D04" w:rsidRDefault="00ED1D04" w:rsidP="00D31F38">
      <w:pPr>
        <w:pStyle w:val="CommentText"/>
      </w:pPr>
      <w:r>
        <w:rPr>
          <w:rStyle w:val="CommentReference"/>
        </w:rPr>
        <w:annotationRef/>
      </w:r>
      <w:r>
        <w:t>Nets has third-ranked officers. Captain is the modern term for the 3rd rank of officer, sticking with captain</w:t>
      </w:r>
    </w:p>
  </w:comment>
  <w:comment w:id="372" w:author="Windows User" w:date="2015-10-30T08:56:00Z" w:initials="WU">
    <w:p w14:paraId="70291138" w14:textId="77777777" w:rsidR="00ED1D04" w:rsidRDefault="00ED1D04" w:rsidP="00D31F38">
      <w:pPr>
        <w:pStyle w:val="CommentText"/>
      </w:pPr>
      <w:r>
        <w:rPr>
          <w:rStyle w:val="CommentReference"/>
        </w:rPr>
        <w:annotationRef/>
      </w:r>
      <w:r>
        <w:t>Have to have a consistent tense... was to go with above, if want has been all above needs to change to that tense.</w:t>
      </w:r>
    </w:p>
  </w:comment>
  <w:comment w:id="373" w:author="Windows User" w:date="2015-10-30T08:56:00Z" w:initials="WU">
    <w:p w14:paraId="72868208" w14:textId="77777777" w:rsidR="00ED1D04" w:rsidRDefault="00ED1D04" w:rsidP="00D31F38">
      <w:pPr>
        <w:pStyle w:val="CommentText"/>
      </w:pPr>
      <w:r>
        <w:rPr>
          <w:rStyle w:val="CommentReference"/>
        </w:rPr>
        <w:annotationRef/>
      </w:r>
      <w:r>
        <w:t>crushed or destroyed?</w:t>
      </w:r>
    </w:p>
  </w:comment>
  <w:comment w:id="374" w:author="Windows User" w:date="2015-10-30T08:56:00Z" w:initials="WU">
    <w:p w14:paraId="2D37744E" w14:textId="77777777" w:rsidR="00ED1D04" w:rsidRDefault="00ED1D04" w:rsidP="00D31F38">
      <w:pPr>
        <w:pStyle w:val="CommentText"/>
      </w:pPr>
      <w:r>
        <w:rPr>
          <w:rStyle w:val="CommentReference"/>
        </w:rPr>
        <w:annotationRef/>
      </w:r>
      <w:r>
        <w:t>elsewhere ekhomkhem is translated as crushed... NETS has shattered. Brenton destroyed.</w:t>
      </w:r>
    </w:p>
  </w:comment>
  <w:comment w:id="375" w:author="Windows User" w:date="2015-10-30T08:56:00Z" w:initials="WU">
    <w:p w14:paraId="1035793C" w14:textId="77777777" w:rsidR="00ED1D04" w:rsidRDefault="00ED1D04" w:rsidP="00D31F38">
      <w:pPr>
        <w:pStyle w:val="CommentText"/>
      </w:pPr>
      <w:r>
        <w:rPr>
          <w:rStyle w:val="CommentReference"/>
        </w:rPr>
        <w:annotationRef/>
      </w:r>
      <w:r>
        <w:t>sent or sent forth?</w:t>
      </w:r>
    </w:p>
  </w:comment>
  <w:comment w:id="376" w:author="Windows User" w:date="2015-10-30T08:56:00Z" w:initials="WU">
    <w:p w14:paraId="6E78BA80" w14:textId="77777777" w:rsidR="00ED1D04" w:rsidRDefault="00ED1D04" w:rsidP="00D31F38">
      <w:pPr>
        <w:pStyle w:val="CommentText"/>
      </w:pPr>
      <w:r>
        <w:rPr>
          <w:rStyle w:val="CommentReference"/>
        </w:rPr>
        <w:annotationRef/>
      </w:r>
      <w:r>
        <w:t>or saints? ft note?</w:t>
      </w:r>
    </w:p>
  </w:comment>
  <w:comment w:id="377" w:author="Windows User" w:date="2015-10-30T08:56:00Z" w:initials="WU">
    <w:p w14:paraId="2897BA2F" w14:textId="77777777" w:rsidR="00ED1D04" w:rsidRDefault="00ED1D04" w:rsidP="00D31F38">
      <w:pPr>
        <w:pStyle w:val="CommentText"/>
      </w:pPr>
      <w:r>
        <w:rPr>
          <w:rStyle w:val="CommentReference"/>
        </w:rPr>
        <w:annotationRef/>
      </w:r>
      <w:r>
        <w:t>glories? glorious deeds? or in glory?</w:t>
      </w:r>
    </w:p>
  </w:comment>
  <w:comment w:id="378" w:author="Windows User" w:date="2015-10-30T08:56:00Z" w:initials="WU">
    <w:p w14:paraId="5FCE7650" w14:textId="77777777" w:rsidR="00ED1D04" w:rsidRDefault="00ED1D04" w:rsidP="00D31F38">
      <w:pPr>
        <w:pStyle w:val="CommentText"/>
      </w:pPr>
      <w:r>
        <w:rPr>
          <w:rStyle w:val="CommentReference"/>
        </w:rPr>
        <w:annotationRef/>
      </w:r>
      <w:r>
        <w:t>redeemed? or chose?</w:t>
      </w:r>
    </w:p>
  </w:comment>
  <w:comment w:id="379" w:author="Windows User" w:date="2015-10-30T08:56:00Z" w:initials="WU">
    <w:p w14:paraId="0E9DC1B8" w14:textId="77777777" w:rsidR="00ED1D04" w:rsidRDefault="00ED1D04" w:rsidP="00D31F38">
      <w:pPr>
        <w:pStyle w:val="CommentText"/>
      </w:pPr>
      <w:r>
        <w:rPr>
          <w:rStyle w:val="CommentReference"/>
        </w:rPr>
        <w:annotationRef/>
      </w:r>
      <w:r>
        <w:t>abode? habitation? resting place?</w:t>
      </w:r>
    </w:p>
  </w:comment>
  <w:comment w:id="380" w:author="Windows User" w:date="2015-10-30T08:56:00Z" w:initials="WU">
    <w:p w14:paraId="551D5D79" w14:textId="77777777" w:rsidR="00ED1D04" w:rsidRDefault="00ED1D04" w:rsidP="00D31F38">
      <w:pPr>
        <w:pStyle w:val="CommentText"/>
      </w:pPr>
      <w:r>
        <w:rPr>
          <w:rStyle w:val="CommentReference"/>
        </w:rPr>
        <w:annotationRef/>
      </w:r>
      <w:r>
        <w:t>Nets has pangs.</w:t>
      </w:r>
    </w:p>
  </w:comment>
  <w:comment w:id="381" w:author="Windows User" w:date="2015-10-30T08:56:00Z" w:initials="WU">
    <w:p w14:paraId="6297DC8C" w14:textId="77777777" w:rsidR="00ED1D04" w:rsidRDefault="00ED1D04" w:rsidP="00D31F38">
      <w:pPr>
        <w:pStyle w:val="CommentText"/>
      </w:pPr>
      <w:r>
        <w:rPr>
          <w:rStyle w:val="CommentReference"/>
        </w:rPr>
        <w:annotationRef/>
      </w:r>
      <w:r>
        <w:t>Nets has tense change here rather than start of next vs. Brenton too.</w:t>
      </w:r>
    </w:p>
  </w:comment>
  <w:comment w:id="382" w:author="Windows User" w:date="2015-10-30T08:56:00Z" w:initials="WU">
    <w:p w14:paraId="76F4CEC8" w14:textId="77777777" w:rsidR="00ED1D04" w:rsidRDefault="00ED1D04" w:rsidP="00D31F38">
      <w:pPr>
        <w:pStyle w:val="CommentText"/>
      </w:pPr>
      <w:r>
        <w:rPr>
          <w:rStyle w:val="CommentReference"/>
        </w:rPr>
        <w:annotationRef/>
      </w:r>
      <w:r>
        <w:t xml:space="preserve">reign? king? reign as king? tense? shall reign? </w:t>
      </w:r>
    </w:p>
  </w:comment>
  <w:comment w:id="383" w:author="Windows User" w:date="2015-10-30T08:56:00Z" w:initials="WU">
    <w:p w14:paraId="28ADCC63" w14:textId="77777777" w:rsidR="00ED1D04" w:rsidRDefault="00ED1D04" w:rsidP="00D31F38">
      <w:pPr>
        <w:pStyle w:val="CommentText"/>
      </w:pPr>
      <w:r>
        <w:rPr>
          <w:rStyle w:val="CommentReference"/>
        </w:rPr>
        <w:annotationRef/>
      </w:r>
      <w:r>
        <w:t>What does the Coptic say? Is it something like this?</w:t>
      </w:r>
    </w:p>
  </w:comment>
  <w:comment w:id="384" w:author="Windows User" w:date="2015-10-30T08:56:00Z" w:initials="WU">
    <w:p w14:paraId="2E86C403" w14:textId="77777777" w:rsidR="00ED1D04" w:rsidRDefault="00ED1D04" w:rsidP="00D31F38">
      <w:pPr>
        <w:pStyle w:val="CommentText"/>
      </w:pPr>
      <w:r>
        <w:rPr>
          <w:rStyle w:val="CommentReference"/>
        </w:rPr>
        <w:annotationRef/>
      </w:r>
      <w:r>
        <w:t>For? or Since?</w:t>
      </w:r>
    </w:p>
  </w:comment>
  <w:comment w:id="385" w:author="Windows User" w:date="2015-10-30T08:56:00Z" w:initials="WU">
    <w:p w14:paraId="031A7CF6" w14:textId="77777777" w:rsidR="00ED1D04" w:rsidRDefault="00ED1D04" w:rsidP="00D31F38">
      <w:pPr>
        <w:pStyle w:val="CommentText"/>
      </w:pPr>
      <w:r>
        <w:rPr>
          <w:rStyle w:val="CommentReference"/>
        </w:rPr>
        <w:annotationRef/>
      </w:r>
      <w:r>
        <w:t>Brenton and NETS have dances. Coptic has hanhos (guessing hos is praises or songs). I'm thinking not praises... but need you guys to clarify</w:t>
      </w:r>
    </w:p>
  </w:comment>
  <w:comment w:id="386" w:author="Microsoft Office User" w:date="2016-04-15T20:59:00Z" w:initials="Office">
    <w:p w14:paraId="7025F405" w14:textId="64A37FE0" w:rsidR="00ED1D04" w:rsidRDefault="00ED1D04">
      <w:pPr>
        <w:pStyle w:val="CommentText"/>
      </w:pPr>
      <w:r>
        <w:rPr>
          <w:rStyle w:val="CommentReference"/>
        </w:rPr>
        <w:annotationRef/>
      </w:r>
      <w:r>
        <w:t>Or “he has greatly glorified Himself, as NETS?</w:t>
      </w:r>
    </w:p>
  </w:comment>
  <w:comment w:id="387" w:author="Windows User" w:date="2015-10-30T08:56:00Z" w:initials="WU">
    <w:p w14:paraId="2A38A2FD" w14:textId="77777777" w:rsidR="00ED1D04" w:rsidRDefault="00ED1D04" w:rsidP="00D31F38">
      <w:pPr>
        <w:pStyle w:val="CommentText"/>
      </w:pPr>
      <w:r>
        <w:rPr>
          <w:rStyle w:val="CommentReference"/>
        </w:rPr>
        <w:annotationRef/>
      </w:r>
      <w:r>
        <w:t>The NETS phrasing seems to me the only way to reconcile the other translations.</w:t>
      </w:r>
    </w:p>
  </w:comment>
  <w:comment w:id="393" w:author="Windows User" w:date="2015-10-30T08:56:00Z" w:initials="WU">
    <w:p w14:paraId="57C92C81" w14:textId="77777777" w:rsidR="00ED1D04" w:rsidRDefault="00ED1D04" w:rsidP="00D31F38">
      <w:pPr>
        <w:pStyle w:val="CommentText"/>
      </w:pPr>
      <w:r>
        <w:rPr>
          <w:rStyle w:val="CommentReference"/>
        </w:rPr>
        <w:annotationRef/>
      </w:r>
      <w:r>
        <w:t>This way sure sounds better. I know "With the split" is more literal, but it doesn't make any sense in English. This does.</w:t>
      </w:r>
    </w:p>
  </w:comment>
  <w:comment w:id="394" w:author="Windows User" w:date="2015-10-30T08:56:00Z" w:initials="WU">
    <w:p w14:paraId="5BBD34BE" w14:textId="77777777" w:rsidR="00ED1D04" w:rsidRDefault="00ED1D04" w:rsidP="00D31F38">
      <w:pPr>
        <w:pStyle w:val="CommentText"/>
      </w:pPr>
      <w:r>
        <w:rPr>
          <w:rStyle w:val="CommentReference"/>
        </w:rPr>
        <w:annotationRef/>
      </w:r>
      <w:r>
        <w:t>path or walkway?</w:t>
      </w:r>
    </w:p>
  </w:comment>
  <w:comment w:id="395" w:author="Brett Slote" w:date="2015-10-30T08:56:00Z" w:initials="BS">
    <w:p w14:paraId="049D3BBD" w14:textId="77777777" w:rsidR="00ED1D04" w:rsidRDefault="00ED1D04" w:rsidP="00D31F38">
      <w:pPr>
        <w:pStyle w:val="CommentText"/>
      </w:pPr>
      <w:r>
        <w:rPr>
          <w:rStyle w:val="CommentReference"/>
        </w:rPr>
        <w:annotationRef/>
      </w:r>
      <w:r>
        <w:t>needs : at least to indicate breaks in tune</w:t>
      </w:r>
    </w:p>
  </w:comment>
  <w:comment w:id="396" w:author="Windows User" w:date="2015-10-30T08:56:00Z" w:initials="WU">
    <w:p w14:paraId="1F09658E" w14:textId="77777777" w:rsidR="00ED1D04" w:rsidRDefault="00ED1D04" w:rsidP="00D31F38">
      <w:pPr>
        <w:pStyle w:val="CommentText"/>
      </w:pPr>
      <w:r>
        <w:rPr>
          <w:rStyle w:val="CommentReference"/>
        </w:rPr>
        <w:annotationRef/>
      </w:r>
      <w:r>
        <w:t>miraculous, or something closer to paradoxical but sounding good?</w:t>
      </w:r>
    </w:p>
  </w:comment>
  <w:comment w:id="397" w:author="Windows User" w:date="2015-10-30T08:56:00Z" w:initials="WU">
    <w:p w14:paraId="4689AC49" w14:textId="77777777" w:rsidR="00ED1D04" w:rsidRDefault="00ED1D04" w:rsidP="00D31F38">
      <w:pPr>
        <w:pStyle w:val="CommentText"/>
      </w:pPr>
      <w:r>
        <w:rPr>
          <w:rStyle w:val="CommentReference"/>
        </w:rPr>
        <w:annotationRef/>
      </w:r>
      <w:r>
        <w:t>passed and crossed mean teh same thing... but passed over carries connotation of connection to pass over...</w:t>
      </w:r>
    </w:p>
  </w:comment>
  <w:comment w:id="398" w:author="Windows User" w:date="2015-10-30T08:56:00Z" w:initials="WU">
    <w:p w14:paraId="2AA35319" w14:textId="77777777" w:rsidR="00ED1D04" w:rsidRDefault="00ED1D04" w:rsidP="00D31F38">
      <w:pPr>
        <w:pStyle w:val="CommentText"/>
      </w:pPr>
      <w:r>
        <w:rPr>
          <w:rStyle w:val="CommentReference"/>
        </w:rPr>
        <w:annotationRef/>
      </w:r>
      <w:r>
        <w:t>praising or singing?</w:t>
      </w:r>
    </w:p>
  </w:comment>
  <w:comment w:id="399" w:author="Windows User" w:date="2015-10-30T08:56:00Z" w:initials="WU">
    <w:p w14:paraId="56B7B31B" w14:textId="77777777" w:rsidR="00ED1D04" w:rsidRDefault="00ED1D04" w:rsidP="00D31F38">
      <w:pPr>
        <w:pStyle w:val="CommentText"/>
      </w:pPr>
      <w:r>
        <w:rPr>
          <w:rStyle w:val="CommentReference"/>
        </w:rPr>
        <w:annotationRef/>
      </w:r>
      <w:r>
        <w:t>I think this should be sing to</w:t>
      </w:r>
    </w:p>
  </w:comment>
  <w:comment w:id="410" w:author="Windows User" w:date="2015-11-21T12:59:00Z" w:initials="WU">
    <w:p w14:paraId="5262F523" w14:textId="77777777" w:rsidR="00ED1D04" w:rsidRDefault="00ED1D04" w:rsidP="00344A59">
      <w:pPr>
        <w:pStyle w:val="CommentText"/>
      </w:pPr>
      <w:r>
        <w:rPr>
          <w:rStyle w:val="CommentReference"/>
        </w:rPr>
        <w:annotationRef/>
      </w:r>
      <w:r>
        <w:t>check</w:t>
      </w:r>
    </w:p>
  </w:comment>
  <w:comment w:id="416" w:author="Windows User" w:date="2015-10-30T08:56:00Z" w:initials="BS">
    <w:p w14:paraId="396316C8" w14:textId="77777777" w:rsidR="00ED1D04" w:rsidRDefault="00ED1D04" w:rsidP="00344A59">
      <w:pPr>
        <w:pStyle w:val="CommentText"/>
      </w:pPr>
      <w:r>
        <w:rPr>
          <w:rStyle w:val="CommentReference"/>
        </w:rPr>
        <w:annotationRef/>
      </w:r>
      <w:r>
        <w:t>clearly the missing vs above belongs</w:t>
      </w:r>
    </w:p>
  </w:comment>
  <w:comment w:id="425" w:author="Windows User" w:date="2015-10-30T08:56:00Z" w:initials="BS">
    <w:p w14:paraId="19C504AB" w14:textId="77777777" w:rsidR="00ED1D04" w:rsidRDefault="00ED1D04"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26" w:author="Windows User" w:date="2015-10-30T08:56:00Z" w:initials="BS">
    <w:p w14:paraId="3650E160" w14:textId="77777777" w:rsidR="00ED1D04" w:rsidRDefault="00ED1D04" w:rsidP="00D31F38">
      <w:pPr>
        <w:pStyle w:val="CommentText"/>
      </w:pPr>
      <w:r>
        <w:rPr>
          <w:rStyle w:val="CommentReference"/>
        </w:rPr>
        <w:annotationRef/>
      </w:r>
      <w:r>
        <w:t>heavens?</w:t>
      </w:r>
    </w:p>
  </w:comment>
  <w:comment w:id="427" w:author="Windows User" w:date="2015-10-30T08:56:00Z" w:initials="BS">
    <w:p w14:paraId="57E2DDC4" w14:textId="77777777" w:rsidR="00ED1D04" w:rsidRDefault="00ED1D04" w:rsidP="00D31F38">
      <w:pPr>
        <w:pStyle w:val="CommentText"/>
      </w:pPr>
      <w:r>
        <w:rPr>
          <w:rStyle w:val="CommentReference"/>
        </w:rPr>
        <w:annotationRef/>
      </w:r>
      <w:r>
        <w:t>NETS omits clouds</w:t>
      </w:r>
    </w:p>
  </w:comment>
  <w:comment w:id="428" w:author="Windows User" w:date="2015-10-30T08:56:00Z" w:initials="BS">
    <w:p w14:paraId="35628364" w14:textId="77777777" w:rsidR="00ED1D04" w:rsidRDefault="00ED1D04" w:rsidP="00D31F38">
      <w:pPr>
        <w:pStyle w:val="CommentText"/>
      </w:pPr>
      <w:r>
        <w:rPr>
          <w:rStyle w:val="CommentReference"/>
        </w:rPr>
        <w:annotationRef/>
      </w:r>
      <w:r>
        <w:t>NETS omits this vs</w:t>
      </w:r>
    </w:p>
  </w:comment>
  <w:comment w:id="429" w:author="Windows User" w:date="2015-10-30T08:56:00Z" w:initials="BS">
    <w:p w14:paraId="1F576F58" w14:textId="77777777" w:rsidR="00ED1D04" w:rsidRDefault="00ED1D04" w:rsidP="00D31F38">
      <w:pPr>
        <w:pStyle w:val="CommentText"/>
      </w:pPr>
      <w:r>
        <w:rPr>
          <w:rStyle w:val="CommentReference"/>
        </w:rPr>
        <w:annotationRef/>
      </w:r>
      <w:r>
        <w:t>NETS has falling snow which matches AI hoar frosts.</w:t>
      </w:r>
    </w:p>
  </w:comment>
  <w:comment w:id="430" w:author="Windows User" w:date="2015-10-30T08:56:00Z" w:initials="BS">
    <w:p w14:paraId="7857388A" w14:textId="77777777" w:rsidR="00ED1D04" w:rsidRDefault="00ED1D04" w:rsidP="00D31F38">
      <w:pPr>
        <w:pStyle w:val="CommentText"/>
      </w:pPr>
      <w:r>
        <w:rPr>
          <w:rStyle w:val="CommentReference"/>
        </w:rPr>
        <w:annotationRef/>
      </w:r>
      <w:r>
        <w:t>reversed ice and hoarfrosts of this vs and last to match NETS. Coptic?</w:t>
      </w:r>
    </w:p>
  </w:comment>
  <w:comment w:id="431" w:author="Windows User" w:date="2015-10-30T08:56:00Z" w:initials="BS">
    <w:p w14:paraId="45210177" w14:textId="77777777" w:rsidR="00ED1D04" w:rsidRDefault="00ED1D04" w:rsidP="00D31F38">
      <w:pPr>
        <w:pStyle w:val="CommentText"/>
      </w:pPr>
      <w:r>
        <w:rPr>
          <w:rStyle w:val="CommentReference"/>
        </w:rPr>
        <w:annotationRef/>
      </w:r>
      <w:r>
        <w:t>NETS switches this vs with next</w:t>
      </w:r>
    </w:p>
  </w:comment>
  <w:comment w:id="432" w:author="Windows User" w:date="2015-11-04T08:55:00Z" w:initials="WU">
    <w:p w14:paraId="1E420B79" w14:textId="77777777" w:rsidR="00ED1D04" w:rsidRDefault="00ED1D04" w:rsidP="00D31F38">
      <w:pPr>
        <w:pStyle w:val="CommentText"/>
      </w:pPr>
      <w:r>
        <w:rPr>
          <w:rStyle w:val="CommentReference"/>
        </w:rPr>
        <w:annotationRef/>
      </w:r>
      <w:r>
        <w:t>Get rid of ye’s!</w:t>
      </w:r>
    </w:p>
  </w:comment>
  <w:comment w:id="433" w:author="Windows User" w:date="2015-10-30T08:56:00Z" w:initials="BS">
    <w:p w14:paraId="66BEE13E" w14:textId="77777777" w:rsidR="00ED1D04" w:rsidRDefault="00ED1D04" w:rsidP="00D31F38">
      <w:pPr>
        <w:pStyle w:val="CommentText"/>
      </w:pPr>
      <w:r>
        <w:rPr>
          <w:rStyle w:val="CommentReference"/>
        </w:rPr>
        <w:annotationRef/>
      </w:r>
      <w:r>
        <w:t>NETS has sea-monsters</w:t>
      </w:r>
    </w:p>
  </w:comment>
  <w:comment w:id="434" w:author="Windows User" w:date="2015-10-30T08:56:00Z" w:initials="BS">
    <w:p w14:paraId="43D401E2" w14:textId="77777777" w:rsidR="00ED1D04" w:rsidRDefault="00ED1D04" w:rsidP="00D31F38">
      <w:pPr>
        <w:pStyle w:val="CommentText"/>
      </w:pPr>
      <w:r>
        <w:rPr>
          <w:rStyle w:val="CommentReference"/>
        </w:rPr>
        <w:annotationRef/>
      </w:r>
      <w:r>
        <w:t>NETS has four-footed and wild animals of the land</w:t>
      </w:r>
    </w:p>
  </w:comment>
  <w:comment w:id="435" w:author="Windows User" w:date="2015-10-30T08:56:00Z" w:initials="BS">
    <w:p w14:paraId="37590655" w14:textId="77777777" w:rsidR="00ED1D04" w:rsidRDefault="00ED1D04" w:rsidP="00D31F38">
      <w:pPr>
        <w:pStyle w:val="CommentText"/>
      </w:pPr>
      <w:r>
        <w:rPr>
          <w:rStyle w:val="CommentReference"/>
        </w:rPr>
        <w:annotationRef/>
      </w:r>
      <w:r>
        <w:t>NETS has all humans on earth</w:t>
      </w:r>
    </w:p>
  </w:comment>
  <w:comment w:id="436" w:author="Windows User" w:date="2015-10-30T08:56:00Z" w:initials="BS">
    <w:p w14:paraId="6D54AC70" w14:textId="77777777" w:rsidR="00ED1D04" w:rsidRDefault="00ED1D04" w:rsidP="00D31F38">
      <w:pPr>
        <w:pStyle w:val="CommentText"/>
      </w:pPr>
      <w:r>
        <w:rPr>
          <w:rStyle w:val="CommentReference"/>
        </w:rPr>
        <w:annotationRef/>
      </w:r>
      <w:r>
        <w:t>NETS has "priests, slaves of the Lord", then omits next vs.</w:t>
      </w:r>
    </w:p>
  </w:comment>
  <w:comment w:id="437" w:author="Windows User" w:date="2015-10-30T08:56:00Z" w:initials="BS">
    <w:p w14:paraId="6468426A" w14:textId="77777777" w:rsidR="00ED1D04" w:rsidRDefault="00ED1D04" w:rsidP="00D31F38">
      <w:pPr>
        <w:pStyle w:val="CommentText"/>
      </w:pPr>
      <w:r>
        <w:rPr>
          <w:rStyle w:val="CommentReference"/>
        </w:rPr>
        <w:annotationRef/>
      </w:r>
      <w:r>
        <w:t>NETS ends quite differently</w:t>
      </w:r>
    </w:p>
  </w:comment>
  <w:comment w:id="443" w:author="Windows User" w:date="2015-10-30T08:56:00Z" w:initials="BS">
    <w:p w14:paraId="72C14B6E" w14:textId="77777777" w:rsidR="00ED1D04" w:rsidRDefault="00ED1D04"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44" w:author="Windows User" w:date="2015-10-30T08:56:00Z" w:initials="BS">
    <w:p w14:paraId="43306FA7" w14:textId="77777777" w:rsidR="00ED1D04" w:rsidRDefault="00ED1D04" w:rsidP="003758F4">
      <w:pPr>
        <w:pStyle w:val="CommentText"/>
      </w:pPr>
      <w:r>
        <w:rPr>
          <w:rStyle w:val="CommentReference"/>
        </w:rPr>
        <w:annotationRef/>
      </w:r>
      <w:r>
        <w:t>heavens?</w:t>
      </w:r>
    </w:p>
  </w:comment>
  <w:comment w:id="445" w:author="Windows User" w:date="2015-10-30T08:56:00Z" w:initials="BS">
    <w:p w14:paraId="18B419AF" w14:textId="77777777" w:rsidR="00ED1D04" w:rsidRDefault="00ED1D04" w:rsidP="003758F4">
      <w:pPr>
        <w:pStyle w:val="CommentText"/>
      </w:pPr>
      <w:r>
        <w:rPr>
          <w:rStyle w:val="CommentReference"/>
        </w:rPr>
        <w:annotationRef/>
      </w:r>
      <w:r>
        <w:t>NETS has falling snow which matches AI hoar frosts.</w:t>
      </w:r>
    </w:p>
  </w:comment>
  <w:comment w:id="446" w:author="Windows User" w:date="2015-10-30T08:56:00Z" w:initials="BS">
    <w:p w14:paraId="504A050C" w14:textId="77777777" w:rsidR="00ED1D04" w:rsidRDefault="00ED1D04" w:rsidP="003758F4">
      <w:pPr>
        <w:pStyle w:val="CommentText"/>
      </w:pPr>
      <w:r>
        <w:rPr>
          <w:rStyle w:val="CommentReference"/>
        </w:rPr>
        <w:annotationRef/>
      </w:r>
      <w:r>
        <w:t>reversed ice and hoarfrosts of this vs and last to match NETS. Coptic?</w:t>
      </w:r>
    </w:p>
  </w:comment>
  <w:comment w:id="447" w:author="Windows User" w:date="2015-10-30T08:56:00Z" w:initials="BS">
    <w:p w14:paraId="42B07939" w14:textId="77777777" w:rsidR="00ED1D04" w:rsidRDefault="00ED1D04" w:rsidP="003758F4">
      <w:pPr>
        <w:pStyle w:val="CommentText"/>
      </w:pPr>
      <w:r>
        <w:rPr>
          <w:rStyle w:val="CommentReference"/>
        </w:rPr>
        <w:annotationRef/>
      </w:r>
      <w:r>
        <w:t>NETS switches this vs with next</w:t>
      </w:r>
    </w:p>
  </w:comment>
  <w:comment w:id="448" w:author="Windows User" w:date="2015-10-30T08:56:00Z" w:initials="BS">
    <w:p w14:paraId="0D31DB4D" w14:textId="77777777" w:rsidR="00ED1D04" w:rsidRDefault="00ED1D04" w:rsidP="003758F4">
      <w:pPr>
        <w:pStyle w:val="CommentText"/>
      </w:pPr>
      <w:r>
        <w:rPr>
          <w:rStyle w:val="CommentReference"/>
        </w:rPr>
        <w:annotationRef/>
      </w:r>
      <w:r>
        <w:t>NETS has all humans on earth</w:t>
      </w:r>
    </w:p>
  </w:comment>
  <w:comment w:id="449" w:author="Windows User" w:date="2015-10-30T08:56:00Z" w:initials="BS">
    <w:p w14:paraId="4CB6D1D8" w14:textId="77777777" w:rsidR="00ED1D04" w:rsidRDefault="00ED1D04" w:rsidP="003758F4">
      <w:pPr>
        <w:pStyle w:val="CommentText"/>
      </w:pPr>
      <w:r>
        <w:rPr>
          <w:rStyle w:val="CommentReference"/>
        </w:rPr>
        <w:annotationRef/>
      </w:r>
      <w:r>
        <w:t>NETS has "priests, slaves of the Lord", then omits next vs.</w:t>
      </w:r>
    </w:p>
  </w:comment>
  <w:comment w:id="450" w:author="Windows User" w:date="2015-10-30T08:56:00Z" w:initials="BS">
    <w:p w14:paraId="1C9D2024" w14:textId="77777777" w:rsidR="00ED1D04" w:rsidRDefault="00ED1D04" w:rsidP="003758F4">
      <w:pPr>
        <w:pStyle w:val="CommentText"/>
      </w:pPr>
      <w:r>
        <w:rPr>
          <w:rStyle w:val="CommentReference"/>
        </w:rPr>
        <w:annotationRef/>
      </w:r>
      <w:r>
        <w:t>NETS ends quite differently</w:t>
      </w:r>
    </w:p>
  </w:comment>
  <w:comment w:id="451" w:author="Windows User" w:date="2015-10-30T08:56:00Z" w:initials="BS">
    <w:p w14:paraId="499D113D" w14:textId="77777777" w:rsidR="00ED1D04" w:rsidRDefault="00ED1D04" w:rsidP="00D31F38">
      <w:pPr>
        <w:pStyle w:val="CommentText"/>
      </w:pPr>
      <w:r>
        <w:rPr>
          <w:rStyle w:val="CommentReference"/>
        </w:rPr>
        <w:annotationRef/>
      </w:r>
      <w:r>
        <w:t>giver, or maker?</w:t>
      </w:r>
    </w:p>
  </w:comment>
  <w:comment w:id="452" w:author="Windows User" w:date="2015-10-30T08:56:00Z" w:initials="BS">
    <w:p w14:paraId="29AB3125" w14:textId="77777777" w:rsidR="00ED1D04" w:rsidRDefault="00ED1D04" w:rsidP="00D31F38">
      <w:pPr>
        <w:pStyle w:val="CommentText"/>
      </w:pPr>
      <w:r>
        <w:rPr>
          <w:rStyle w:val="CommentReference"/>
        </w:rPr>
        <w:annotationRef/>
      </w:r>
      <w:r>
        <w:t>even NETS has Hananias</w:t>
      </w:r>
    </w:p>
  </w:comment>
  <w:comment w:id="453" w:author="Windows User" w:date="2015-10-30T08:56:00Z" w:initials="BS">
    <w:p w14:paraId="27892612" w14:textId="77777777" w:rsidR="00ED1D04" w:rsidRDefault="00ED1D04" w:rsidP="00D31F38">
      <w:pPr>
        <w:pStyle w:val="CommentText"/>
      </w:pPr>
      <w:r>
        <w:rPr>
          <w:rStyle w:val="CommentReference"/>
        </w:rPr>
        <w:annotationRef/>
      </w:r>
      <w:r>
        <w:t>does Coptic have evening first?</w:t>
      </w:r>
    </w:p>
  </w:comment>
  <w:comment w:id="454" w:author="Windows User" w:date="2015-10-30T08:56:00Z" w:initials="BS">
    <w:p w14:paraId="53863AE8" w14:textId="77777777" w:rsidR="00ED1D04" w:rsidRDefault="00ED1D04" w:rsidP="00D31F38">
      <w:pPr>
        <w:pStyle w:val="CommentText"/>
      </w:pPr>
      <w:r>
        <w:rPr>
          <w:rStyle w:val="CommentReference"/>
        </w:rPr>
        <w:annotationRef/>
      </w:r>
      <w:r>
        <w:t>Coptic doesn't have "Our God"</w:t>
      </w:r>
    </w:p>
  </w:comment>
  <w:comment w:id="455" w:author="Windows User" w:date="2015-10-30T08:56:00Z" w:initials="BS">
    <w:p w14:paraId="5F8EC33A" w14:textId="77777777" w:rsidR="00ED1D04" w:rsidRDefault="00ED1D04" w:rsidP="00D31F38">
      <w:pPr>
        <w:pStyle w:val="CommentText"/>
      </w:pPr>
      <w:r>
        <w:rPr>
          <w:rStyle w:val="CommentReference"/>
        </w:rPr>
        <w:annotationRef/>
      </w:r>
      <w:r>
        <w:t>celebrate or proclaim?</w:t>
      </w:r>
    </w:p>
  </w:comment>
  <w:comment w:id="456" w:author="Windows User" w:date="2015-10-30T08:56:00Z" w:initials="BS">
    <w:p w14:paraId="02E465F6" w14:textId="77777777" w:rsidR="00ED1D04" w:rsidRDefault="00ED1D04" w:rsidP="00D31F38">
      <w:pPr>
        <w:pStyle w:val="CommentText"/>
      </w:pPr>
      <w:r>
        <w:rPr>
          <w:rStyle w:val="CommentReference"/>
        </w:rPr>
        <w:annotationRef/>
      </w:r>
      <w:r>
        <w:t>persevere or be sober?</w:t>
      </w:r>
    </w:p>
  </w:comment>
  <w:comment w:id="457" w:author="Windows User" w:date="2015-10-30T08:56:00Z" w:initials="BS">
    <w:p w14:paraId="0F283256" w14:textId="77777777" w:rsidR="00ED1D04" w:rsidRDefault="00ED1D04" w:rsidP="00D31F38">
      <w:pPr>
        <w:pStyle w:val="CommentText"/>
      </w:pPr>
      <w:r>
        <w:rPr>
          <w:rStyle w:val="CommentReference"/>
        </w:rPr>
        <w:annotationRef/>
      </w:r>
      <w:r>
        <w:t>Coptic has presbyters, not priests (oweeb)</w:t>
      </w:r>
    </w:p>
  </w:comment>
  <w:comment w:id="458" w:author="Windows User" w:date="2015-10-30T08:56:00Z" w:initials="BS">
    <w:p w14:paraId="141FC7EB" w14:textId="77777777" w:rsidR="00ED1D04" w:rsidRDefault="00ED1D04" w:rsidP="00D31F38">
      <w:pPr>
        <w:pStyle w:val="CommentText"/>
      </w:pPr>
      <w:r>
        <w:rPr>
          <w:rStyle w:val="CommentReference"/>
        </w:rPr>
        <w:annotationRef/>
      </w:r>
      <w:r>
        <w:t>esmo is bless, not praise...</w:t>
      </w:r>
    </w:p>
  </w:comment>
  <w:comment w:id="459" w:author="Windows User" w:date="2015-10-30T08:56:00Z" w:initials="BS">
    <w:p w14:paraId="22452F1B" w14:textId="77777777" w:rsidR="00ED1D04" w:rsidRDefault="00ED1D04" w:rsidP="00D31F38">
      <w:pPr>
        <w:pStyle w:val="CommentText"/>
      </w:pPr>
      <w:r>
        <w:rPr>
          <w:rStyle w:val="CommentReference"/>
        </w:rPr>
        <w:annotationRef/>
      </w:r>
      <w:r>
        <w:t>Coptic doesn't look like day to day... "Until this day" doesn't make as much sense... is there something less literal but closer to the maning?</w:t>
      </w:r>
    </w:p>
  </w:comment>
  <w:comment w:id="460" w:author="Windows User" w:date="2015-10-30T08:56:00Z" w:initials="BS">
    <w:p w14:paraId="532CE324" w14:textId="77777777" w:rsidR="00ED1D04" w:rsidRDefault="00ED1D04" w:rsidP="00D31F38">
      <w:pPr>
        <w:pStyle w:val="CommentText"/>
      </w:pPr>
      <w:r>
        <w:rPr>
          <w:rStyle w:val="CommentReference"/>
        </w:rPr>
        <w:annotationRef/>
      </w:r>
      <w:r>
        <w:t>Is LA right with breaths and spirits?</w:t>
      </w:r>
    </w:p>
  </w:comment>
  <w:comment w:id="461" w:author="Windows User" w:date="2015-10-30T08:56:00Z" w:initials="BS">
    <w:p w14:paraId="7C12CF17" w14:textId="77777777" w:rsidR="00ED1D04" w:rsidRDefault="00ED1D04" w:rsidP="00D31F38">
      <w:pPr>
        <w:pStyle w:val="CommentText"/>
      </w:pPr>
      <w:r>
        <w:rPr>
          <w:rStyle w:val="CommentReference"/>
        </w:rPr>
        <w:annotationRef/>
      </w:r>
      <w:r>
        <w:t>doesn't look like waters... is it ssea?</w:t>
      </w:r>
    </w:p>
  </w:comment>
  <w:comment w:id="462" w:author="Windows User" w:date="2015-10-30T08:56:00Z" w:initials="BS">
    <w:p w14:paraId="789F9E96" w14:textId="77777777" w:rsidR="00ED1D04" w:rsidRDefault="00ED1D04" w:rsidP="00D31F38">
      <w:pPr>
        <w:pStyle w:val="CommentText"/>
      </w:pPr>
      <w:r>
        <w:rPr>
          <w:rStyle w:val="CommentReference"/>
        </w:rPr>
        <w:annotationRef/>
      </w:r>
      <w:r>
        <w:t>I still don't get of all the things we would see after seeing all the praise of nature would be "Bless the Lord you birds".</w:t>
      </w:r>
    </w:p>
  </w:comment>
  <w:comment w:id="463" w:author="Windows User" w:date="2015-10-30T08:56:00Z" w:initials="BS">
    <w:p w14:paraId="1E93DCCD" w14:textId="77777777" w:rsidR="00ED1D04" w:rsidRDefault="00ED1D04" w:rsidP="00D31F38">
      <w:pPr>
        <w:pStyle w:val="CommentText"/>
      </w:pPr>
      <w:r>
        <w:rPr>
          <w:rStyle w:val="CommentReference"/>
        </w:rPr>
        <w:annotationRef/>
      </w:r>
      <w:r>
        <w:t>disobedient? heretics?</w:t>
      </w:r>
    </w:p>
  </w:comment>
  <w:comment w:id="464" w:author="Windows User" w:date="2015-10-30T08:56:00Z" w:initials="BS">
    <w:p w14:paraId="298A6523" w14:textId="77777777" w:rsidR="00ED1D04" w:rsidRDefault="00ED1D04" w:rsidP="00D31F38">
      <w:pPr>
        <w:pStyle w:val="CommentText"/>
      </w:pPr>
      <w:r>
        <w:rPr>
          <w:rStyle w:val="CommentReference"/>
        </w:rPr>
        <w:annotationRef/>
      </w:r>
      <w:r>
        <w:t>souls or spirits?</w:t>
      </w:r>
    </w:p>
  </w:comment>
  <w:comment w:id="465" w:author="Windows User" w:date="2015-10-30T08:56:00Z" w:initials="BS">
    <w:p w14:paraId="3D56C030" w14:textId="77777777" w:rsidR="00ED1D04" w:rsidRDefault="00ED1D04" w:rsidP="00D31F38">
      <w:pPr>
        <w:pStyle w:val="CommentText"/>
      </w:pPr>
      <w:r>
        <w:rPr>
          <w:rStyle w:val="CommentReference"/>
        </w:rPr>
        <w:annotationRef/>
      </w:r>
      <w:r>
        <w:t>humble or contrite?</w:t>
      </w:r>
    </w:p>
  </w:comment>
  <w:comment w:id="466" w:author="Windows User" w:date="2015-10-30T08:56:00Z" w:initials="BS">
    <w:p w14:paraId="4417CE6C" w14:textId="77777777" w:rsidR="00ED1D04" w:rsidRDefault="00ED1D04" w:rsidP="00D31F38">
      <w:pPr>
        <w:pStyle w:val="CommentText"/>
      </w:pPr>
      <w:r>
        <w:rPr>
          <w:rStyle w:val="CommentReference"/>
        </w:rPr>
        <w:annotationRef/>
      </w:r>
      <w:r>
        <w:t>hearts?</w:t>
      </w:r>
    </w:p>
  </w:comment>
  <w:comment w:id="467" w:author="Windows User" w:date="2015-10-30T08:56:00Z" w:initials="BS">
    <w:p w14:paraId="6056EF08" w14:textId="77777777" w:rsidR="00ED1D04" w:rsidRDefault="00ED1D04" w:rsidP="00D31F38">
      <w:pPr>
        <w:pStyle w:val="CommentText"/>
      </w:pPr>
      <w:r>
        <w:rPr>
          <w:rStyle w:val="CommentReference"/>
        </w:rPr>
        <w:annotationRef/>
      </w:r>
      <w:r>
        <w:t>this or LA?</w:t>
      </w:r>
    </w:p>
  </w:comment>
  <w:comment w:id="468" w:author="Windows User" w:date="2015-10-30T08:56:00Z" w:initials="BS">
    <w:p w14:paraId="021CF208" w14:textId="77777777" w:rsidR="00ED1D04" w:rsidRDefault="00ED1D04" w:rsidP="00D31F38">
      <w:pPr>
        <w:pStyle w:val="CommentText"/>
      </w:pPr>
      <w:r>
        <w:rPr>
          <w:rStyle w:val="CommentReference"/>
        </w:rPr>
        <w:annotationRef/>
      </w:r>
      <w:r>
        <w:t>righteous of, or who revere</w:t>
      </w:r>
    </w:p>
  </w:comment>
  <w:comment w:id="469" w:author="Windows User" w:date="2015-10-30T08:56:00Z" w:initials="BS">
    <w:p w14:paraId="2B7DD481" w14:textId="77777777" w:rsidR="00ED1D04" w:rsidRDefault="00ED1D04" w:rsidP="00D31F38">
      <w:pPr>
        <w:pStyle w:val="CommentText"/>
      </w:pPr>
      <w:r>
        <w:rPr>
          <w:rStyle w:val="CommentReference"/>
        </w:rPr>
        <w:annotationRef/>
      </w:r>
      <w:r>
        <w:t>this, or accountable? or something else?</w:t>
      </w:r>
    </w:p>
  </w:comment>
  <w:comment w:id="470" w:author="Windows User" w:date="2015-10-30T08:56:00Z" w:initials="BS">
    <w:p w14:paraId="154E2A2A" w14:textId="77777777" w:rsidR="00ED1D04" w:rsidRDefault="00ED1D04" w:rsidP="00D31F38">
      <w:pPr>
        <w:pStyle w:val="CommentText"/>
      </w:pPr>
      <w:r>
        <w:rPr>
          <w:rStyle w:val="CommentReference"/>
        </w:rPr>
        <w:annotationRef/>
      </w:r>
      <w:r>
        <w:t>that he may praise and say?</w:t>
      </w:r>
    </w:p>
  </w:comment>
  <w:comment w:id="484" w:author="Windows User" w:date="2015-11-21T13:00:00Z" w:initials="WU">
    <w:p w14:paraId="72B45ACE" w14:textId="77777777" w:rsidR="00ED1D04" w:rsidRDefault="00ED1D04" w:rsidP="00D31F38">
      <w:pPr>
        <w:pStyle w:val="CommentText"/>
      </w:pPr>
      <w:r>
        <w:rPr>
          <w:rStyle w:val="CommentReference"/>
        </w:rPr>
        <w:annotationRef/>
      </w:r>
      <w:r>
        <w:t>Check, and 2 above.</w:t>
      </w:r>
    </w:p>
  </w:comment>
  <w:comment w:id="485" w:author="Brett Slote" w:date="2015-10-30T08:56:00Z" w:initials="BS">
    <w:p w14:paraId="0C0C90F8" w14:textId="77777777" w:rsidR="00ED1D04" w:rsidRDefault="00ED1D04" w:rsidP="00D31F38">
      <w:pPr>
        <w:pStyle w:val="CommentText"/>
      </w:pPr>
      <w:r>
        <w:rPr>
          <w:rStyle w:val="CommentReference"/>
        </w:rPr>
        <w:annotationRef/>
      </w:r>
      <w:r>
        <w:t>Fred wants 'O' here, saying it matches the Coptic... but it isn't in the Coptic!</w:t>
      </w:r>
    </w:p>
  </w:comment>
  <w:comment w:id="486" w:author="Windows User" w:date="2015-11-21T13:00:00Z" w:initials="WU">
    <w:p w14:paraId="59221E95" w14:textId="77777777" w:rsidR="00ED1D04" w:rsidRDefault="00ED1D04" w:rsidP="00D31F38">
      <w:pPr>
        <w:pStyle w:val="CommentText"/>
      </w:pPr>
      <w:r>
        <w:rPr>
          <w:rStyle w:val="CommentReference"/>
        </w:rPr>
        <w:annotationRef/>
      </w:r>
      <w:r>
        <w:t>check</w:t>
      </w:r>
    </w:p>
  </w:comment>
  <w:comment w:id="487" w:author="Windows User" w:date="2015-11-21T13:00:00Z" w:initials="WU">
    <w:p w14:paraId="0CFC2594" w14:textId="77777777" w:rsidR="00ED1D04" w:rsidRDefault="00ED1D04" w:rsidP="00D31F38">
      <w:pPr>
        <w:pStyle w:val="CommentText"/>
      </w:pPr>
      <w:r>
        <w:rPr>
          <w:rStyle w:val="CommentReference"/>
        </w:rPr>
        <w:annotationRef/>
      </w:r>
      <w:r>
        <w:t>check</w:t>
      </w:r>
    </w:p>
  </w:comment>
  <w:comment w:id="488" w:author="Windows User" w:date="2015-11-21T13:01:00Z" w:initials="WU">
    <w:p w14:paraId="403A6460" w14:textId="77777777" w:rsidR="00ED1D04" w:rsidRDefault="00ED1D04" w:rsidP="00D31F38">
      <w:pPr>
        <w:pStyle w:val="CommentText"/>
      </w:pPr>
      <w:r>
        <w:rPr>
          <w:rStyle w:val="CommentReference"/>
        </w:rPr>
        <w:annotationRef/>
      </w:r>
      <w:r>
        <w:t>check, find Copitic</w:t>
      </w:r>
    </w:p>
  </w:comment>
  <w:comment w:id="489" w:author="Windows User" w:date="2015-10-30T08:56:00Z" w:initials="BS">
    <w:p w14:paraId="1B2986E7" w14:textId="77777777" w:rsidR="00ED1D04" w:rsidRDefault="00ED1D04" w:rsidP="00D31F38">
      <w:pPr>
        <w:pStyle w:val="CommentText"/>
      </w:pPr>
      <w:r>
        <w:rPr>
          <w:rStyle w:val="CommentReference"/>
        </w:rPr>
        <w:annotationRef/>
      </w:r>
      <w:r>
        <w:t>why do books not have a vs for the bishop???</w:t>
      </w:r>
    </w:p>
  </w:comment>
  <w:comment w:id="490" w:author="Windows User" w:date="2015-10-30T08:56:00Z" w:initials="BS">
    <w:p w14:paraId="2328FF19" w14:textId="77777777" w:rsidR="00ED1D04" w:rsidRDefault="00ED1D04" w:rsidP="00D31F38">
      <w:pPr>
        <w:pStyle w:val="CommentText"/>
      </w:pPr>
      <w:r>
        <w:rPr>
          <w:rStyle w:val="CommentReference"/>
        </w:rPr>
        <w:annotationRef/>
      </w:r>
      <w:r>
        <w:t>add</w:t>
      </w:r>
    </w:p>
  </w:comment>
  <w:comment w:id="493" w:author="Windows User" w:date="2015-10-30T08:56:00Z" w:initials="BS">
    <w:p w14:paraId="76CF17E1" w14:textId="77777777" w:rsidR="00ED1D04" w:rsidRDefault="00ED1D04" w:rsidP="00D31F38">
      <w:pPr>
        <w:pStyle w:val="CommentText"/>
      </w:pPr>
      <w:r>
        <w:rPr>
          <w:rStyle w:val="CommentReference"/>
        </w:rPr>
        <w:annotationRef/>
      </w:r>
      <w:r>
        <w:t>the first two sections each have 7 verses. Maybe each section had seven verses and then became inflated? Keeping 7 vs in each section</w:t>
      </w:r>
    </w:p>
  </w:comment>
  <w:comment w:id="494" w:author="Windows User" w:date="2015-10-30T08:56:00Z" w:initials="BS">
    <w:p w14:paraId="01D3FC9E" w14:textId="77777777" w:rsidR="00ED1D04" w:rsidRDefault="00ED1D04" w:rsidP="00D31F38">
      <w:pPr>
        <w:pStyle w:val="CommentText"/>
      </w:pPr>
      <w:r>
        <w:rPr>
          <w:rStyle w:val="CommentReference"/>
        </w:rPr>
        <w:annotationRef/>
      </w:r>
      <w:r>
        <w:t>Communion or commemoration?</w:t>
      </w:r>
    </w:p>
  </w:comment>
  <w:comment w:id="495" w:author="Windows User" w:date="2015-11-21T13:01:00Z" w:initials="WU">
    <w:p w14:paraId="3C8EDFD6" w14:textId="77777777" w:rsidR="00ED1D04" w:rsidRDefault="00ED1D04" w:rsidP="00D31F38">
      <w:pPr>
        <w:pStyle w:val="CommentText"/>
      </w:pPr>
      <w:r>
        <w:rPr>
          <w:rStyle w:val="CommentReference"/>
        </w:rPr>
        <w:annotationRef/>
      </w:r>
      <w:r>
        <w:t>Check, and 2 above</w:t>
      </w:r>
    </w:p>
  </w:comment>
  <w:comment w:id="496" w:author="Brett Slote" w:date="2015-10-30T08:56:00Z" w:initials="BS">
    <w:p w14:paraId="502DF58D" w14:textId="77777777" w:rsidR="00ED1D04" w:rsidRDefault="00ED1D04" w:rsidP="00D31F38">
      <w:pPr>
        <w:pStyle w:val="CommentText"/>
      </w:pPr>
      <w:r>
        <w:rPr>
          <w:rStyle w:val="CommentReference"/>
        </w:rPr>
        <w:annotationRef/>
      </w:r>
      <w:r>
        <w:t>Fred wants 'O' here, saying it matches the Coptic... but it isn't in the Coptic!</w:t>
      </w:r>
    </w:p>
  </w:comment>
  <w:comment w:id="497" w:author="Windows User" w:date="2015-11-21T13:02:00Z" w:initials="WU">
    <w:p w14:paraId="0E3206C8" w14:textId="77777777" w:rsidR="00ED1D04" w:rsidRDefault="00ED1D04" w:rsidP="00D31F38">
      <w:pPr>
        <w:pStyle w:val="CommentText"/>
      </w:pPr>
      <w:r>
        <w:rPr>
          <w:rStyle w:val="CommentReference"/>
        </w:rPr>
        <w:annotationRef/>
      </w:r>
      <w:r>
        <w:t>check</w:t>
      </w:r>
    </w:p>
  </w:comment>
  <w:comment w:id="498" w:author="Windows User" w:date="2015-10-30T08:56:00Z" w:initials="BS">
    <w:p w14:paraId="303AD0FE" w14:textId="77777777" w:rsidR="00ED1D04" w:rsidRDefault="00ED1D04"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499" w:author="Windows User" w:date="2015-11-21T13:02:00Z" w:initials="WU">
    <w:p w14:paraId="5B706BCD" w14:textId="77777777" w:rsidR="00ED1D04" w:rsidRDefault="00ED1D04" w:rsidP="00D31F38">
      <w:pPr>
        <w:pStyle w:val="CommentText"/>
      </w:pPr>
      <w:r>
        <w:rPr>
          <w:rStyle w:val="CommentReference"/>
        </w:rPr>
        <w:annotationRef/>
      </w:r>
      <w:r>
        <w:t>check.  Add Coptic</w:t>
      </w:r>
    </w:p>
  </w:comment>
  <w:comment w:id="505" w:author="Windows User" w:date="2015-11-02T12:45:00Z" w:initials="BS">
    <w:p w14:paraId="02E474EA" w14:textId="77777777" w:rsidR="00ED1D04" w:rsidRDefault="00ED1D04" w:rsidP="00D31F38">
      <w:pPr>
        <w:pStyle w:val="CommentText"/>
      </w:pPr>
      <w:r>
        <w:rPr>
          <w:rStyle w:val="CommentReference"/>
        </w:rPr>
        <w:annotationRef/>
      </w:r>
      <w:r>
        <w:t>Godhead or Divinity?</w:t>
      </w:r>
    </w:p>
  </w:comment>
  <w:comment w:id="506" w:author="Windows User" w:date="2015-10-30T08:56:00Z" w:initials="BS">
    <w:p w14:paraId="1165D588" w14:textId="77777777" w:rsidR="00ED1D04" w:rsidRDefault="00ED1D04"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07" w:author="Windows User" w:date="2015-10-30T08:56:00Z" w:initials="BS">
    <w:p w14:paraId="0ABD6F72" w14:textId="77777777" w:rsidR="00ED1D04" w:rsidRDefault="00ED1D04" w:rsidP="00D31F38">
      <w:pPr>
        <w:pStyle w:val="CommentText"/>
      </w:pPr>
      <w:r>
        <w:rPr>
          <w:rStyle w:val="CommentReference"/>
        </w:rPr>
        <w:annotationRef/>
      </w:r>
      <w:r>
        <w:t>faithful or trusted? faithful sounds better as it is her action and not ours, as trusted.</w:t>
      </w:r>
    </w:p>
  </w:comment>
  <w:comment w:id="520" w:author="Windows User" w:date="2015-10-30T08:56:00Z" w:initials="BS">
    <w:p w14:paraId="07EF5E65" w14:textId="77777777" w:rsidR="00ED1D04" w:rsidRDefault="00ED1D04" w:rsidP="00D31F38">
      <w:pPr>
        <w:pStyle w:val="CommentText"/>
      </w:pPr>
      <w:r>
        <w:rPr>
          <w:rStyle w:val="CommentReference"/>
        </w:rPr>
        <w:annotationRef/>
      </w:r>
      <w:r>
        <w:t>MT (KJV) and Ra lack. NETS has and so does Coptic.</w:t>
      </w:r>
    </w:p>
  </w:comment>
  <w:comment w:id="521" w:author="Windows User" w:date="2015-11-21T13:03:00Z" w:initials="WU">
    <w:p w14:paraId="0505077C" w14:textId="77777777" w:rsidR="00ED1D04" w:rsidRDefault="00ED1D04" w:rsidP="00D31F38">
      <w:pPr>
        <w:pStyle w:val="CommentText"/>
      </w:pPr>
      <w:r>
        <w:rPr>
          <w:rStyle w:val="CommentReference"/>
        </w:rPr>
        <w:annotationRef/>
      </w:r>
      <w:r>
        <w:t>check</w:t>
      </w:r>
    </w:p>
  </w:comment>
  <w:comment w:id="522" w:author="Windows User" w:date="2015-11-21T13:03:00Z" w:initials="WU">
    <w:p w14:paraId="2CFCDBC4" w14:textId="77777777" w:rsidR="00ED1D04" w:rsidRDefault="00ED1D04" w:rsidP="00D31F38">
      <w:pPr>
        <w:pStyle w:val="CommentText"/>
      </w:pPr>
      <w:r>
        <w:rPr>
          <w:rStyle w:val="CommentReference"/>
        </w:rPr>
        <w:annotationRef/>
      </w:r>
      <w:r>
        <w:t>check</w:t>
      </w:r>
    </w:p>
  </w:comment>
  <w:comment w:id="523" w:author="Windows User" w:date="2015-11-21T13:04:00Z" w:initials="WU">
    <w:p w14:paraId="7B87BF1F" w14:textId="77777777" w:rsidR="00ED1D04" w:rsidRDefault="00ED1D04" w:rsidP="00D31F38">
      <w:pPr>
        <w:pStyle w:val="CommentText"/>
      </w:pPr>
      <w:r>
        <w:rPr>
          <w:rStyle w:val="CommentReference"/>
        </w:rPr>
        <w:annotationRef/>
      </w:r>
      <w:r>
        <w:t>check</w:t>
      </w:r>
    </w:p>
  </w:comment>
  <w:comment w:id="524" w:author="Windows User" w:date="2015-10-30T08:56:00Z" w:initials="BS">
    <w:p w14:paraId="469A8399" w14:textId="77777777" w:rsidR="00ED1D04" w:rsidRDefault="00ED1D04" w:rsidP="00D31F38">
      <w:pPr>
        <w:pStyle w:val="CommentText"/>
      </w:pPr>
      <w:r>
        <w:rPr>
          <w:rStyle w:val="CommentReference"/>
        </w:rPr>
        <w:annotationRef/>
      </w:r>
      <w:r>
        <w:t>Coptic varies greatly from NETS</w:t>
      </w:r>
    </w:p>
  </w:comment>
  <w:comment w:id="530" w:author="Windows User" w:date="2015-10-30T08:56:00Z" w:initials="BS">
    <w:p w14:paraId="30B7538F" w14:textId="77777777" w:rsidR="00ED1D04" w:rsidRDefault="00ED1D04" w:rsidP="00D31F38">
      <w:pPr>
        <w:pStyle w:val="CommentText"/>
      </w:pPr>
      <w:r>
        <w:rPr>
          <w:rStyle w:val="CommentReference"/>
        </w:rPr>
        <w:annotationRef/>
      </w:r>
      <w:r>
        <w:t>NETS has dance... also drum &amp; harp...</w:t>
      </w:r>
    </w:p>
  </w:comment>
  <w:comment w:id="531" w:author="Windows User" w:date="2015-10-30T08:56:00Z" w:initials="BS">
    <w:p w14:paraId="040D59AA" w14:textId="77777777" w:rsidR="00ED1D04" w:rsidRDefault="00ED1D04" w:rsidP="00D31F38">
      <w:pPr>
        <w:pStyle w:val="CommentText"/>
      </w:pPr>
      <w:r>
        <w:rPr>
          <w:rStyle w:val="CommentReference"/>
        </w:rPr>
        <w:annotationRef/>
      </w:r>
      <w:r>
        <w:t>NETS and LA have boast in glory...</w:t>
      </w:r>
    </w:p>
  </w:comment>
  <w:comment w:id="532" w:author="Windows User" w:date="2015-10-30T08:56:00Z" w:initials="BS">
    <w:p w14:paraId="0F357187" w14:textId="77777777" w:rsidR="00ED1D04" w:rsidRDefault="00ED1D04" w:rsidP="00D31F38">
      <w:pPr>
        <w:pStyle w:val="CommentText"/>
      </w:pPr>
      <w:r>
        <w:rPr>
          <w:rStyle w:val="CommentReference"/>
        </w:rPr>
        <w:annotationRef/>
      </w:r>
      <w:r>
        <w:t>NETS has rejoice. Coptis looks to me like glorify... Sing aloud? Rejoice?</w:t>
      </w:r>
    </w:p>
  </w:comment>
  <w:comment w:id="533" w:author="Windows User" w:date="2015-10-30T08:56:00Z" w:initials="BS">
    <w:p w14:paraId="10510650" w14:textId="77777777" w:rsidR="00ED1D04" w:rsidRDefault="00ED1D04" w:rsidP="00D31F38">
      <w:pPr>
        <w:pStyle w:val="CommentText"/>
      </w:pPr>
      <w:r>
        <w:rPr>
          <w:rStyle w:val="CommentReference"/>
        </w:rPr>
        <w:annotationRef/>
      </w:r>
      <w:r>
        <w:t>NETS has throats too. I'm leaving mouths. Throats is too literal. Not how we say it in English...</w:t>
      </w:r>
    </w:p>
  </w:comment>
  <w:comment w:id="534" w:author="Windows User" w:date="2015-10-30T08:56:00Z" w:initials="BS">
    <w:p w14:paraId="0F6BDC5E" w14:textId="77777777" w:rsidR="00ED1D04" w:rsidRDefault="00ED1D04" w:rsidP="00D31F38">
      <w:pPr>
        <w:pStyle w:val="CommentText"/>
      </w:pPr>
      <w:r>
        <w:rPr>
          <w:rStyle w:val="CommentReference"/>
        </w:rPr>
        <w:annotationRef/>
      </w:r>
      <w:r>
        <w:t>NETS has rebukes. punishments?</w:t>
      </w:r>
    </w:p>
  </w:comment>
  <w:comment w:id="540" w:author="Windows User" w:date="2015-10-30T08:56:00Z" w:initials="BS">
    <w:p w14:paraId="37F1C98E" w14:textId="77777777" w:rsidR="00ED1D04" w:rsidRDefault="00ED1D04" w:rsidP="00D31F38">
      <w:pPr>
        <w:pStyle w:val="CommentText"/>
      </w:pPr>
      <w:r>
        <w:rPr>
          <w:rStyle w:val="CommentReference"/>
        </w:rPr>
        <w:annotationRef/>
      </w:r>
      <w:r>
        <w:t>psaltry? or lyre?</w:t>
      </w:r>
    </w:p>
  </w:comment>
  <w:comment w:id="541" w:author="Windows User" w:date="2015-10-30T08:56:00Z" w:initials="BS">
    <w:p w14:paraId="51CE2A65" w14:textId="77777777" w:rsidR="00ED1D04" w:rsidRDefault="00ED1D04" w:rsidP="00D31F38">
      <w:pPr>
        <w:pStyle w:val="CommentText"/>
      </w:pPr>
      <w:r>
        <w:rPr>
          <w:rStyle w:val="CommentReference"/>
        </w:rPr>
        <w:annotationRef/>
      </w:r>
      <w:r>
        <w:t>NETS has drum and dance.</w:t>
      </w:r>
    </w:p>
  </w:comment>
  <w:comment w:id="552" w:author="Windows User" w:date="2015-11-21T13:04:00Z" w:initials="WU">
    <w:p w14:paraId="43A5D1B1" w14:textId="77777777" w:rsidR="00ED1D04" w:rsidRDefault="00ED1D04" w:rsidP="00E35F1F">
      <w:pPr>
        <w:pStyle w:val="CommentText"/>
      </w:pPr>
      <w:r>
        <w:rPr>
          <w:rStyle w:val="CommentReference"/>
        </w:rPr>
        <w:annotationRef/>
      </w:r>
      <w:r>
        <w:t>check</w:t>
      </w:r>
    </w:p>
  </w:comment>
  <w:comment w:id="553" w:author="Windows User" w:date="2015-11-21T13:04:00Z" w:initials="WU">
    <w:p w14:paraId="4B6A4DE4" w14:textId="77777777" w:rsidR="00ED1D04" w:rsidRDefault="00ED1D04" w:rsidP="00E35F1F">
      <w:pPr>
        <w:pStyle w:val="CommentText"/>
      </w:pPr>
      <w:r>
        <w:rPr>
          <w:rStyle w:val="CommentReference"/>
        </w:rPr>
        <w:annotationRef/>
      </w:r>
      <w:r>
        <w:t>check</w:t>
      </w:r>
    </w:p>
  </w:comment>
  <w:comment w:id="554" w:author="Windows User" w:date="2015-10-30T08:56:00Z" w:initials="BS">
    <w:p w14:paraId="483AEE75" w14:textId="77777777" w:rsidR="00ED1D04" w:rsidRDefault="00ED1D04" w:rsidP="00E35F1F">
      <w:pPr>
        <w:pStyle w:val="CommentText"/>
      </w:pPr>
      <w:r>
        <w:rPr>
          <w:rStyle w:val="CommentReference"/>
        </w:rPr>
        <w:annotationRef/>
      </w:r>
      <w:r>
        <w:t>tense? praise or will praise?</w:t>
      </w:r>
    </w:p>
  </w:comment>
  <w:comment w:id="555" w:author="Windows User" w:date="2015-10-30T08:56:00Z" w:initials="BS">
    <w:p w14:paraId="17DAD50D" w14:textId="77777777" w:rsidR="00ED1D04" w:rsidRDefault="00ED1D04" w:rsidP="00E35F1F">
      <w:pPr>
        <w:pStyle w:val="CommentText"/>
      </w:pPr>
      <w:r>
        <w:rPr>
          <w:rStyle w:val="CommentReference"/>
        </w:rPr>
        <w:annotationRef/>
      </w:r>
      <w:r>
        <w:t>earth? land? creation?</w:t>
      </w:r>
    </w:p>
  </w:comment>
  <w:comment w:id="556" w:author="Windows User" w:date="2015-11-21T13:05:00Z" w:initials="WU">
    <w:p w14:paraId="412BFF55" w14:textId="77777777" w:rsidR="00ED1D04" w:rsidRDefault="00ED1D04" w:rsidP="00E35F1F">
      <w:pPr>
        <w:pStyle w:val="CommentText"/>
      </w:pPr>
      <w:r>
        <w:rPr>
          <w:rStyle w:val="CommentReference"/>
        </w:rPr>
        <w:annotationRef/>
      </w:r>
      <w:r>
        <w:t>check</w:t>
      </w:r>
    </w:p>
  </w:comment>
  <w:comment w:id="557" w:author="Windows User" w:date="2015-10-30T08:56:00Z" w:initials="BS">
    <w:p w14:paraId="4FEF2EC7" w14:textId="77777777" w:rsidR="00ED1D04" w:rsidRDefault="00ED1D04" w:rsidP="00E35F1F">
      <w:pPr>
        <w:pStyle w:val="CommentText"/>
      </w:pPr>
      <w:r>
        <w:rPr>
          <w:rStyle w:val="CommentReference"/>
        </w:rPr>
        <w:annotationRef/>
      </w:r>
      <w:r>
        <w:t>make haste is a little archaic. But hurry is way too colloquial. Quicken doesn't sound right.</w:t>
      </w:r>
    </w:p>
  </w:comment>
  <w:comment w:id="558" w:author="Windows User" w:date="2015-10-30T08:56:00Z" w:initials="BS">
    <w:p w14:paraId="25E26C66" w14:textId="77777777" w:rsidR="00ED1D04" w:rsidRDefault="00ED1D04" w:rsidP="00E35F1F">
      <w:pPr>
        <w:pStyle w:val="CommentText"/>
      </w:pPr>
      <w:r>
        <w:rPr>
          <w:rStyle w:val="CommentReference"/>
        </w:rPr>
        <w:annotationRef/>
      </w:r>
      <w:r>
        <w:t>should either be diverse here or different elsewhere</w:t>
      </w:r>
    </w:p>
  </w:comment>
  <w:comment w:id="559" w:author="Windows User" w:date="2015-10-30T08:56:00Z" w:initials="BS">
    <w:p w14:paraId="7A65524D" w14:textId="77777777" w:rsidR="00ED1D04" w:rsidRDefault="00ED1D04" w:rsidP="00E35F1F">
      <w:pPr>
        <w:pStyle w:val="CommentText"/>
      </w:pPr>
      <w:r>
        <w:rPr>
          <w:rStyle w:val="CommentReference"/>
        </w:rPr>
        <w:annotationRef/>
      </w:r>
      <w:r>
        <w:t>truth or righteousness? Or justice?</w:t>
      </w:r>
    </w:p>
  </w:comment>
  <w:comment w:id="560" w:author="Windows User" w:date="2015-10-30T08:56:00Z" w:initials="BS">
    <w:p w14:paraId="1C135E98" w14:textId="77777777" w:rsidR="00ED1D04" w:rsidRDefault="00ED1D04" w:rsidP="00E35F1F">
      <w:pPr>
        <w:pStyle w:val="CommentText"/>
      </w:pPr>
      <w:r>
        <w:rPr>
          <w:rStyle w:val="CommentReference"/>
        </w:rPr>
        <w:annotationRef/>
      </w:r>
      <w:r>
        <w:t>patience or longsuffering?</w:t>
      </w:r>
    </w:p>
  </w:comment>
  <w:comment w:id="561" w:author="Windows User" w:date="2015-10-30T08:56:00Z" w:initials="BS">
    <w:p w14:paraId="2E20A232" w14:textId="77777777" w:rsidR="00ED1D04" w:rsidRDefault="00ED1D04" w:rsidP="00E35F1F">
      <w:pPr>
        <w:pStyle w:val="CommentText"/>
      </w:pPr>
      <w:r>
        <w:rPr>
          <w:rStyle w:val="CommentReference"/>
        </w:rPr>
        <w:annotationRef/>
      </w:r>
      <w:r>
        <w:t>just "at the first watch"?</w:t>
      </w:r>
    </w:p>
  </w:comment>
  <w:comment w:id="562" w:author="Windows User" w:date="2015-10-30T08:56:00Z" w:initials="BS">
    <w:p w14:paraId="34FB1BC0" w14:textId="77777777" w:rsidR="00ED1D04" w:rsidRDefault="00ED1D04" w:rsidP="00E35F1F">
      <w:pPr>
        <w:pStyle w:val="CommentText"/>
      </w:pPr>
      <w:r>
        <w:rPr>
          <w:rStyle w:val="CommentReference"/>
        </w:rPr>
        <w:annotationRef/>
      </w:r>
      <w:r>
        <w:t>sweet, or easy?</w:t>
      </w:r>
    </w:p>
  </w:comment>
  <w:comment w:id="563" w:author="Windows User" w:date="2015-10-30T08:56:00Z" w:initials="BS">
    <w:p w14:paraId="20646872" w14:textId="77777777" w:rsidR="00ED1D04" w:rsidRDefault="00ED1D04" w:rsidP="00E35F1F">
      <w:pPr>
        <w:pStyle w:val="CommentText"/>
      </w:pPr>
      <w:r>
        <w:rPr>
          <w:rStyle w:val="CommentReference"/>
        </w:rPr>
        <w:annotationRef/>
      </w:r>
      <w:r>
        <w:t>less accurate than beloved, but sounds a lot better..</w:t>
      </w:r>
    </w:p>
  </w:comment>
  <w:comment w:id="564" w:author="Windows User" w:date="2015-10-30T08:56:00Z" w:initials="BS">
    <w:p w14:paraId="4707B322" w14:textId="77777777" w:rsidR="00ED1D04" w:rsidRDefault="00ED1D04" w:rsidP="00E35F1F">
      <w:pPr>
        <w:pStyle w:val="CommentText"/>
      </w:pPr>
      <w:r>
        <w:rPr>
          <w:rStyle w:val="CommentReference"/>
        </w:rPr>
        <w:annotationRef/>
      </w:r>
      <w:r>
        <w:t>sound better if omit of?</w:t>
      </w:r>
    </w:p>
  </w:comment>
  <w:comment w:id="565" w:author="Windows User" w:date="2015-10-30T08:56:00Z" w:initials="BS">
    <w:p w14:paraId="0D6FF167" w14:textId="77777777" w:rsidR="00ED1D04" w:rsidRDefault="00ED1D04" w:rsidP="00E35F1F">
      <w:pPr>
        <w:pStyle w:val="CommentText"/>
      </w:pPr>
      <w:r>
        <w:rPr>
          <w:rStyle w:val="CommentReference"/>
        </w:rPr>
        <w:annotationRef/>
      </w:r>
      <w:r>
        <w:t>truth, or righteousness?</w:t>
      </w:r>
    </w:p>
  </w:comment>
  <w:comment w:id="566" w:author="Windows User" w:date="2015-10-30T08:56:00Z" w:initials="BS">
    <w:p w14:paraId="1A8CABED" w14:textId="77777777" w:rsidR="00ED1D04" w:rsidRDefault="00ED1D04" w:rsidP="00E35F1F">
      <w:pPr>
        <w:pStyle w:val="CommentText"/>
      </w:pPr>
      <w:r>
        <w:rPr>
          <w:rStyle w:val="CommentReference"/>
        </w:rPr>
        <w:annotationRef/>
      </w:r>
      <w:r>
        <w:t>true, or perfecvt?</w:t>
      </w:r>
    </w:p>
  </w:comment>
  <w:comment w:id="567" w:author="Windows User" w:date="2015-10-30T08:56:00Z" w:initials="BS">
    <w:p w14:paraId="21AC5CB8" w14:textId="77777777" w:rsidR="00ED1D04" w:rsidRDefault="00ED1D04" w:rsidP="00E35F1F">
      <w:pPr>
        <w:pStyle w:val="CommentText"/>
      </w:pPr>
      <w:r>
        <w:rPr>
          <w:rStyle w:val="CommentReference"/>
        </w:rPr>
        <w:annotationRef/>
      </w:r>
      <w:r>
        <w:t>and?</w:t>
      </w:r>
    </w:p>
  </w:comment>
  <w:comment w:id="568" w:author="Windows User" w:date="2015-10-30T08:56:00Z" w:initials="BS">
    <w:p w14:paraId="6C6DCC78" w14:textId="77777777" w:rsidR="00ED1D04" w:rsidRDefault="00ED1D04" w:rsidP="00E35F1F">
      <w:pPr>
        <w:pStyle w:val="CommentText"/>
      </w:pPr>
      <w:r>
        <w:rPr>
          <w:rStyle w:val="CommentReference"/>
        </w:rPr>
        <w:annotationRef/>
      </w:r>
      <w:r>
        <w:t>gather is in first line in Coptic, but tune flows better here..</w:t>
      </w:r>
    </w:p>
  </w:comment>
  <w:comment w:id="569" w:author="Windows User" w:date="2015-10-30T08:56:00Z" w:initials="BS">
    <w:p w14:paraId="4B49F853" w14:textId="77777777" w:rsidR="00ED1D04" w:rsidRDefault="00ED1D04" w:rsidP="00E35F1F">
      <w:pPr>
        <w:pStyle w:val="CommentText"/>
      </w:pPr>
      <w:r>
        <w:rPr>
          <w:rStyle w:val="CommentReference"/>
        </w:rPr>
        <w:annotationRef/>
      </w:r>
      <w:r>
        <w:t>will?</w:t>
      </w:r>
    </w:p>
  </w:comment>
  <w:comment w:id="570" w:author="Windows User" w:date="2015-10-30T08:56:00Z" w:initials="BS">
    <w:p w14:paraId="6FC8752C" w14:textId="77777777" w:rsidR="00ED1D04" w:rsidRDefault="00ED1D04" w:rsidP="00E35F1F">
      <w:pPr>
        <w:pStyle w:val="CommentText"/>
      </w:pPr>
      <w:r>
        <w:rPr>
          <w:rStyle w:val="CommentReference"/>
        </w:rPr>
        <w:annotationRef/>
      </w:r>
      <w:r>
        <w:t>save? keep? deliver?</w:t>
      </w:r>
    </w:p>
  </w:comment>
  <w:comment w:id="571" w:author="Windows User" w:date="2015-10-30T08:56:00Z" w:initials="BS">
    <w:p w14:paraId="7843FDD6" w14:textId="77777777" w:rsidR="00ED1D04" w:rsidRDefault="00ED1D04" w:rsidP="00E35F1F">
      <w:pPr>
        <w:pStyle w:val="CommentText"/>
      </w:pPr>
      <w:r>
        <w:rPr>
          <w:rStyle w:val="CommentReference"/>
        </w:rPr>
        <w:annotationRef/>
      </w:r>
      <w:r>
        <w:t>need a convention for making "ak ee". {}? bold?</w:t>
      </w:r>
    </w:p>
  </w:comment>
  <w:comment w:id="572" w:author="Windows User" w:date="2015-10-30T08:56:00Z" w:initials="BS">
    <w:p w14:paraId="636DE776" w14:textId="77777777" w:rsidR="00ED1D04" w:rsidRDefault="00ED1D04" w:rsidP="00E35F1F">
      <w:pPr>
        <w:pStyle w:val="CommentText"/>
      </w:pPr>
      <w:r>
        <w:rPr>
          <w:rStyle w:val="CommentReference"/>
        </w:rPr>
        <w:annotationRef/>
      </w:r>
      <w:r>
        <w:t>I like it better with "be" in... thoughts?</w:t>
      </w:r>
    </w:p>
  </w:comment>
  <w:comment w:id="582" w:author="Windows User" w:date="2015-11-02T12:45:00Z" w:initials="BS">
    <w:p w14:paraId="0A55894A" w14:textId="77777777" w:rsidR="00ED1D04" w:rsidRDefault="00ED1D04" w:rsidP="00E35F1F">
      <w:pPr>
        <w:pStyle w:val="CommentText"/>
      </w:pPr>
      <w:r>
        <w:rPr>
          <w:rStyle w:val="CommentReference"/>
        </w:rPr>
        <w:annotationRef/>
      </w:r>
      <w:r>
        <w:t>this splitting of the verses doesn't follow the Coptic... does it really flow much better, or is it just that I'm more used to it?</w:t>
      </w:r>
    </w:p>
  </w:comment>
  <w:comment w:id="583" w:author="Windows User" w:date="2015-10-30T08:56:00Z" w:initials="BS">
    <w:p w14:paraId="0E80932F" w14:textId="77777777" w:rsidR="00ED1D04" w:rsidRDefault="00ED1D04" w:rsidP="00E35F1F">
      <w:pPr>
        <w:pStyle w:val="CommentText"/>
      </w:pPr>
      <w:r>
        <w:rPr>
          <w:rStyle w:val="CommentReference"/>
        </w:rPr>
        <w:annotationRef/>
      </w:r>
      <w:r>
        <w:t>does coptic bear out? Feels much more right to me.</w:t>
      </w:r>
    </w:p>
  </w:comment>
  <w:comment w:id="584" w:author="Windows User" w:date="2015-10-30T08:56:00Z" w:initials="BS">
    <w:p w14:paraId="759B277F" w14:textId="77777777" w:rsidR="00ED1D04" w:rsidRDefault="00ED1D04" w:rsidP="00E35F1F">
      <w:pPr>
        <w:pStyle w:val="CommentText"/>
      </w:pPr>
      <w:r>
        <w:rPr>
          <w:rStyle w:val="CommentReference"/>
        </w:rPr>
        <w:annotationRef/>
      </w:r>
      <w:r>
        <w:t>tense?</w:t>
      </w:r>
    </w:p>
  </w:comment>
  <w:comment w:id="585" w:author="Windows User" w:date="2015-10-30T08:56:00Z" w:initials="BS">
    <w:p w14:paraId="5C472088" w14:textId="77777777" w:rsidR="00ED1D04" w:rsidRDefault="00ED1D04" w:rsidP="00E35F1F">
      <w:pPr>
        <w:pStyle w:val="CommentText"/>
      </w:pPr>
      <w:r>
        <w:rPr>
          <w:rStyle w:val="CommentReference"/>
        </w:rPr>
        <w:annotationRef/>
      </w:r>
      <w:r>
        <w:t>exalt or magnify?</w:t>
      </w:r>
    </w:p>
  </w:comment>
  <w:comment w:id="586" w:author="Windows User" w:date="2015-10-30T08:56:00Z" w:initials="BS">
    <w:p w14:paraId="2FB7E2BD" w14:textId="77777777" w:rsidR="00ED1D04" w:rsidRDefault="00ED1D04" w:rsidP="00E35F1F">
      <w:pPr>
        <w:pStyle w:val="CommentText"/>
      </w:pPr>
      <w:r>
        <w:rPr>
          <w:rStyle w:val="CommentReference"/>
        </w:rPr>
        <w:annotationRef/>
      </w:r>
      <w:r>
        <w:t>or iwn?</w:t>
      </w:r>
    </w:p>
  </w:comment>
  <w:comment w:id="590" w:author="Windows User" w:date="2015-10-30T08:56:00Z" w:initials="BS">
    <w:p w14:paraId="3C8244A0" w14:textId="77777777" w:rsidR="00ED1D04" w:rsidRDefault="00ED1D04" w:rsidP="00E35F1F">
      <w:pPr>
        <w:pStyle w:val="CommentText"/>
      </w:pPr>
      <w:r>
        <w:rPr>
          <w:rStyle w:val="CommentReference"/>
        </w:rPr>
        <w:annotationRef/>
      </w:r>
      <w:r>
        <w:t>does type capture "it foretold the sign" in more contemporary language than "a figure"</w:t>
      </w:r>
    </w:p>
  </w:comment>
  <w:comment w:id="591" w:author="Windows User" w:date="2015-10-30T08:56:00Z" w:initials="BS">
    <w:p w14:paraId="6C8F9167" w14:textId="77777777" w:rsidR="00ED1D04" w:rsidRDefault="00ED1D04" w:rsidP="00E35F1F">
      <w:pPr>
        <w:pStyle w:val="CommentText"/>
      </w:pPr>
      <w:r>
        <w:rPr>
          <w:rStyle w:val="CommentReference"/>
        </w:rPr>
        <w:annotationRef/>
      </w:r>
      <w:r>
        <w:t>correct that no mention of nature?</w:t>
      </w:r>
    </w:p>
  </w:comment>
  <w:comment w:id="592" w:author="Windows User" w:date="2015-10-30T08:56:00Z" w:initials="BS">
    <w:p w14:paraId="5ACA101B" w14:textId="77777777" w:rsidR="00ED1D04" w:rsidRDefault="00ED1D04" w:rsidP="00E35F1F">
      <w:pPr>
        <w:pStyle w:val="CommentText"/>
      </w:pPr>
      <w:r>
        <w:rPr>
          <w:rStyle w:val="CommentReference"/>
        </w:rPr>
        <w:annotationRef/>
      </w:r>
      <w:r>
        <w:t>holy or pure? divinity or godhead?</w:t>
      </w:r>
    </w:p>
  </w:comment>
  <w:comment w:id="593" w:author="Windows User" w:date="2015-10-30T08:56:00Z" w:initials="BS">
    <w:p w14:paraId="14D8C709" w14:textId="77777777" w:rsidR="00ED1D04" w:rsidRDefault="00ED1D04" w:rsidP="00E35F1F">
      <w:pPr>
        <w:pStyle w:val="CommentText"/>
      </w:pPr>
      <w:r>
        <w:rPr>
          <w:rStyle w:val="CommentReference"/>
        </w:rPr>
        <w:annotationRef/>
      </w:r>
      <w:r>
        <w:t>born or begotten? begotten without seeed or without mixture of substance?</w:t>
      </w:r>
    </w:p>
  </w:comment>
  <w:comment w:id="594" w:author="Windows User" w:date="2015-10-30T08:56:00Z" w:initials="BS">
    <w:p w14:paraId="5B5854F9" w14:textId="77777777" w:rsidR="00ED1D04" w:rsidRDefault="00ED1D04" w:rsidP="00E35F1F">
      <w:pPr>
        <w:pStyle w:val="CommentText"/>
      </w:pPr>
      <w:r>
        <w:rPr>
          <w:rStyle w:val="CommentReference"/>
        </w:rPr>
        <w:annotationRef/>
      </w:r>
      <w:r>
        <w:t>coessential or consubstantial?</w:t>
      </w:r>
    </w:p>
  </w:comment>
  <w:comment w:id="595" w:author="Windows User" w:date="2015-10-30T08:56:00Z" w:initials="BS">
    <w:p w14:paraId="66C0B0D7" w14:textId="77777777" w:rsidR="00ED1D04" w:rsidRDefault="00ED1D04" w:rsidP="00E35F1F">
      <w:pPr>
        <w:pStyle w:val="CommentText"/>
      </w:pPr>
      <w:r>
        <w:rPr>
          <w:rStyle w:val="CommentReference"/>
        </w:rPr>
        <w:annotationRef/>
      </w:r>
      <w:r>
        <w:t>made one or joined?</w:t>
      </w:r>
    </w:p>
  </w:comment>
  <w:comment w:id="596" w:author="Windows User" w:date="2015-10-30T08:56:00Z" w:initials="BS">
    <w:p w14:paraId="094D26E3" w14:textId="77777777" w:rsidR="00ED1D04" w:rsidRDefault="00ED1D04" w:rsidP="00E35F1F">
      <w:pPr>
        <w:pStyle w:val="CommentText"/>
      </w:pPr>
      <w:r>
        <w:rPr>
          <w:rStyle w:val="CommentReference"/>
        </w:rPr>
        <w:annotationRef/>
      </w:r>
      <w:r>
        <w:t>does this rephrasing capture it ok?</w:t>
      </w:r>
    </w:p>
  </w:comment>
  <w:comment w:id="597" w:author="Windows User" w:date="2015-10-30T08:56:00Z" w:initials="BS">
    <w:p w14:paraId="6FD992D3" w14:textId="77777777" w:rsidR="00ED1D04" w:rsidRDefault="00ED1D04" w:rsidP="00E35F1F">
      <w:pPr>
        <w:pStyle w:val="CommentText"/>
      </w:pPr>
      <w:r>
        <w:rPr>
          <w:rStyle w:val="CommentReference"/>
        </w:rPr>
        <w:annotationRef/>
      </w:r>
      <w:r>
        <w:t>something clearer than putplue?</w:t>
      </w:r>
    </w:p>
  </w:comment>
  <w:comment w:id="598" w:author="Windows User" w:date="2015-10-30T08:56:00Z" w:initials="BS">
    <w:p w14:paraId="08E2A9FB" w14:textId="77777777" w:rsidR="00ED1D04" w:rsidRDefault="00ED1D04" w:rsidP="00E35F1F">
      <w:pPr>
        <w:pStyle w:val="CommentText"/>
      </w:pPr>
      <w:r>
        <w:rPr>
          <w:rStyle w:val="CommentReference"/>
        </w:rPr>
        <w:annotationRef/>
      </w:r>
      <w:r>
        <w:t>woven or fine?</w:t>
      </w:r>
    </w:p>
  </w:comment>
  <w:comment w:id="599" w:author="Windows User" w:date="2015-10-30T08:56:00Z" w:initials="BS">
    <w:p w14:paraId="7A9FC970" w14:textId="77777777" w:rsidR="00ED1D04" w:rsidRDefault="00ED1D04" w:rsidP="00E35F1F">
      <w:pPr>
        <w:pStyle w:val="CommentText"/>
      </w:pPr>
      <w:r>
        <w:rPr>
          <w:rStyle w:val="CommentReference"/>
        </w:rPr>
        <w:annotationRef/>
      </w:r>
      <w:r>
        <w:t>palin</w:t>
      </w:r>
    </w:p>
  </w:comment>
  <w:comment w:id="600" w:author="Windows User" w:date="2015-10-30T08:56:00Z" w:initials="BS">
    <w:p w14:paraId="5EFFC3EC" w14:textId="77777777" w:rsidR="00ED1D04" w:rsidRDefault="00ED1D04" w:rsidP="00E35F1F">
      <w:pPr>
        <w:pStyle w:val="CommentText"/>
      </w:pPr>
      <w:r>
        <w:rPr>
          <w:rStyle w:val="CommentReference"/>
        </w:rPr>
        <w:annotationRef/>
      </w:r>
      <w:r>
        <w:t>exalt or magnify?</w:t>
      </w:r>
    </w:p>
  </w:comment>
  <w:comment w:id="601" w:author="Windows User" w:date="2015-10-30T08:56:00Z" w:initials="BS">
    <w:p w14:paraId="150C26DA" w14:textId="77777777" w:rsidR="00ED1D04" w:rsidRDefault="00ED1D04" w:rsidP="00E35F1F">
      <w:pPr>
        <w:pStyle w:val="CommentText"/>
      </w:pPr>
      <w:r>
        <w:rPr>
          <w:rStyle w:val="CommentReference"/>
        </w:rPr>
        <w:annotationRef/>
      </w:r>
      <w:r>
        <w:t>or iwn?</w:t>
      </w:r>
    </w:p>
  </w:comment>
  <w:comment w:id="605" w:author="Windows User" w:date="2015-10-30T08:56:00Z" w:initials="BS">
    <w:p w14:paraId="0E3B452D" w14:textId="77777777" w:rsidR="00ED1D04" w:rsidRDefault="00ED1D04"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06" w:author="Windows User" w:date="2015-10-30T08:56:00Z" w:initials="BS">
    <w:p w14:paraId="12D989DF" w14:textId="77777777" w:rsidR="00ED1D04" w:rsidRDefault="00ED1D04" w:rsidP="00E35F1F">
      <w:pPr>
        <w:pStyle w:val="CommentText"/>
      </w:pPr>
      <w:r>
        <w:rPr>
          <w:rStyle w:val="CommentReference"/>
        </w:rPr>
        <w:annotationRef/>
      </w:r>
      <w:r>
        <w:t>forged or beaten?</w:t>
      </w:r>
    </w:p>
  </w:comment>
  <w:comment w:id="607" w:author="Windows User" w:date="2015-10-30T08:56:00Z" w:initials="BS">
    <w:p w14:paraId="3E8ADE2B" w14:textId="77777777" w:rsidR="00ED1D04" w:rsidRDefault="00ED1D04" w:rsidP="00E35F1F">
      <w:pPr>
        <w:pStyle w:val="CommentText"/>
      </w:pPr>
      <w:r>
        <w:rPr>
          <w:rStyle w:val="CommentReference"/>
        </w:rPr>
        <w:annotationRef/>
      </w:r>
      <w:r>
        <w:t>omit? always and move up mercy seat?</w:t>
      </w:r>
    </w:p>
  </w:comment>
  <w:comment w:id="608" w:author="Windows User" w:date="2015-10-30T08:56:00Z" w:initials="BS">
    <w:p w14:paraId="7079ED43" w14:textId="77777777" w:rsidR="00ED1D04" w:rsidRDefault="00ED1D04" w:rsidP="00E35F1F">
      <w:pPr>
        <w:pStyle w:val="CommentText"/>
      </w:pPr>
      <w:r>
        <w:rPr>
          <w:rStyle w:val="CommentReference"/>
        </w:rPr>
        <w:annotationRef/>
      </w:r>
      <w:r>
        <w:t>tense? past makes a lot more sense</w:t>
      </w:r>
    </w:p>
  </w:comment>
  <w:comment w:id="609" w:author="Windows User" w:date="2015-10-30T08:56:00Z" w:initials="BS">
    <w:p w14:paraId="109014C9" w14:textId="77777777" w:rsidR="00ED1D04" w:rsidRDefault="00ED1D04" w:rsidP="00E35F1F">
      <w:pPr>
        <w:pStyle w:val="CommentText"/>
      </w:pPr>
      <w:r>
        <w:rPr>
          <w:rStyle w:val="CommentReference"/>
        </w:rPr>
        <w:annotationRef/>
      </w:r>
      <w:r>
        <w:t>why does Abouna omit sin?</w:t>
      </w:r>
    </w:p>
  </w:comment>
  <w:comment w:id="610" w:author="Windows User" w:date="2015-10-30T08:56:00Z" w:initials="BS">
    <w:p w14:paraId="027A16CD" w14:textId="77777777" w:rsidR="00ED1D04" w:rsidRDefault="00ED1D04" w:rsidP="00E35F1F">
      <w:pPr>
        <w:pStyle w:val="CommentText"/>
      </w:pPr>
      <w:r>
        <w:rPr>
          <w:rStyle w:val="CommentReference"/>
        </w:rPr>
        <w:annotationRef/>
      </w:r>
      <w:r>
        <w:t>exalt or magnify?</w:t>
      </w:r>
    </w:p>
  </w:comment>
  <w:comment w:id="611" w:author="Windows User" w:date="2015-10-30T08:56:00Z" w:initials="BS">
    <w:p w14:paraId="20C9574B" w14:textId="77777777" w:rsidR="00ED1D04" w:rsidRDefault="00ED1D04" w:rsidP="00E35F1F">
      <w:pPr>
        <w:pStyle w:val="CommentText"/>
      </w:pPr>
      <w:r>
        <w:rPr>
          <w:rStyle w:val="CommentReference"/>
        </w:rPr>
        <w:annotationRef/>
      </w:r>
      <w:r>
        <w:t>or iwn?</w:t>
      </w:r>
    </w:p>
  </w:comment>
  <w:comment w:id="615" w:author="Windows User" w:date="2015-10-30T08:56:00Z" w:initials="BS">
    <w:p w14:paraId="6726A127" w14:textId="77777777" w:rsidR="00ED1D04" w:rsidRDefault="00ED1D04" w:rsidP="00E35F1F">
      <w:pPr>
        <w:pStyle w:val="CommentText"/>
      </w:pPr>
      <w:r>
        <w:rPr>
          <w:rStyle w:val="CommentReference"/>
        </w:rPr>
        <w:annotationRef/>
      </w:r>
      <w:r>
        <w:t>That your name be called... sounds like an expression that should just be that you be called in english. Thoughts?</w:t>
      </w:r>
    </w:p>
  </w:comment>
  <w:comment w:id="616" w:author="Windows User" w:date="2015-10-30T08:56:00Z" w:initials="BS">
    <w:p w14:paraId="50013BE5" w14:textId="77777777" w:rsidR="00ED1D04" w:rsidRDefault="00ED1D04" w:rsidP="00E35F1F">
      <w:pPr>
        <w:pStyle w:val="CommentText"/>
      </w:pPr>
      <w:r>
        <w:rPr>
          <w:rStyle w:val="CommentReference"/>
        </w:rPr>
        <w:annotationRef/>
      </w:r>
      <w:r>
        <w:t>for isn't accurate... but sounds better</w:t>
      </w:r>
    </w:p>
  </w:comment>
  <w:comment w:id="617" w:author="Windows User" w:date="2015-10-30T08:56:00Z" w:initials="BS">
    <w:p w14:paraId="5A639B27" w14:textId="77777777" w:rsidR="00ED1D04" w:rsidRDefault="00ED1D04" w:rsidP="00E35F1F">
      <w:pPr>
        <w:pStyle w:val="CommentText"/>
      </w:pPr>
      <w:r>
        <w:rPr>
          <w:rStyle w:val="CommentReference"/>
        </w:rPr>
        <w:annotationRef/>
      </w:r>
      <w:r>
        <w:t>exalt or magnify?</w:t>
      </w:r>
    </w:p>
  </w:comment>
  <w:comment w:id="618" w:author="Windows User" w:date="2015-10-30T08:56:00Z" w:initials="BS">
    <w:p w14:paraId="3A4414A4" w14:textId="77777777" w:rsidR="00ED1D04" w:rsidRDefault="00ED1D04" w:rsidP="00E35F1F">
      <w:pPr>
        <w:pStyle w:val="CommentText"/>
      </w:pPr>
      <w:r>
        <w:rPr>
          <w:rStyle w:val="CommentReference"/>
        </w:rPr>
        <w:annotationRef/>
      </w:r>
      <w:r>
        <w:t>or iwn?</w:t>
      </w:r>
    </w:p>
  </w:comment>
  <w:comment w:id="622" w:author="Windows User" w:date="2015-10-30T08:56:00Z" w:initials="BS">
    <w:p w14:paraId="60D89983" w14:textId="77777777" w:rsidR="00ED1D04" w:rsidRDefault="00ED1D04" w:rsidP="00E35F1F">
      <w:pPr>
        <w:pStyle w:val="CommentText"/>
      </w:pPr>
      <w:r>
        <w:rPr>
          <w:rStyle w:val="CommentReference"/>
        </w:rPr>
        <w:annotationRef/>
      </w:r>
      <w:r>
        <w:t>perpetual lamp?</w:t>
      </w:r>
    </w:p>
  </w:comment>
  <w:comment w:id="623" w:author="Windows User" w:date="2015-10-30T08:56:00Z" w:initials="BS">
    <w:p w14:paraId="708630CC" w14:textId="77777777" w:rsidR="00ED1D04" w:rsidRDefault="00ED1D04" w:rsidP="00E35F1F">
      <w:pPr>
        <w:pStyle w:val="CommentText"/>
      </w:pPr>
      <w:r>
        <w:rPr>
          <w:rStyle w:val="CommentReference"/>
        </w:rPr>
        <w:annotationRef/>
      </w:r>
      <w:r>
        <w:t>parousia?</w:t>
      </w:r>
    </w:p>
  </w:comment>
  <w:comment w:id="624" w:author="Windows User" w:date="2015-10-30T08:56:00Z" w:initials="BS">
    <w:p w14:paraId="670AE5C3" w14:textId="77777777" w:rsidR="00ED1D04" w:rsidRDefault="00ED1D04" w:rsidP="00E35F1F">
      <w:pPr>
        <w:pStyle w:val="CommentText"/>
      </w:pPr>
      <w:r>
        <w:rPr>
          <w:rStyle w:val="CommentReference"/>
        </w:rPr>
        <w:annotationRef/>
      </w:r>
      <w:r>
        <w:t>tense?</w:t>
      </w:r>
    </w:p>
  </w:comment>
  <w:comment w:id="625" w:author="Windows User" w:date="2015-10-30T08:56:00Z" w:initials="BS">
    <w:p w14:paraId="281D5A29" w14:textId="77777777" w:rsidR="00ED1D04" w:rsidRDefault="00ED1D04" w:rsidP="00E35F1F">
      <w:pPr>
        <w:pStyle w:val="CommentText"/>
      </w:pPr>
      <w:r>
        <w:rPr>
          <w:rStyle w:val="CommentReference"/>
        </w:rPr>
        <w:annotationRef/>
      </w:r>
      <w:r>
        <w:t>enlightens?</w:t>
      </w:r>
    </w:p>
  </w:comment>
  <w:comment w:id="626" w:author="Windows User" w:date="2015-10-30T08:56:00Z" w:initials="BS">
    <w:p w14:paraId="09189517" w14:textId="77777777" w:rsidR="00ED1D04" w:rsidRDefault="00ED1D04" w:rsidP="00E35F1F">
      <w:pPr>
        <w:pStyle w:val="CommentText"/>
      </w:pPr>
      <w:r>
        <w:rPr>
          <w:rStyle w:val="CommentReference"/>
        </w:rPr>
        <w:annotationRef/>
      </w:r>
      <w:r>
        <w:t>exalt or magnify?</w:t>
      </w:r>
    </w:p>
  </w:comment>
  <w:comment w:id="627" w:author="Windows User" w:date="2015-10-30T08:56:00Z" w:initials="BS">
    <w:p w14:paraId="0F1C3DB1" w14:textId="77777777" w:rsidR="00ED1D04" w:rsidRDefault="00ED1D04" w:rsidP="00E35F1F">
      <w:pPr>
        <w:pStyle w:val="CommentText"/>
      </w:pPr>
      <w:r>
        <w:rPr>
          <w:rStyle w:val="CommentReference"/>
        </w:rPr>
        <w:annotationRef/>
      </w:r>
      <w:r>
        <w:t>or iwn?</w:t>
      </w:r>
    </w:p>
  </w:comment>
  <w:comment w:id="631" w:author="Windows User" w:date="2015-10-30T08:56:00Z" w:initials="BS">
    <w:p w14:paraId="49777AD4" w14:textId="77777777" w:rsidR="00ED1D04" w:rsidRDefault="00ED1D04" w:rsidP="00E35F1F">
      <w:pPr>
        <w:pStyle w:val="CommentText"/>
      </w:pPr>
      <w:r>
        <w:rPr>
          <w:rStyle w:val="CommentReference"/>
        </w:rPr>
        <w:annotationRef/>
      </w:r>
      <w:r>
        <w:t>this order better or worse?</w:t>
      </w:r>
    </w:p>
  </w:comment>
  <w:comment w:id="632" w:author="Windows User" w:date="2015-10-30T08:56:00Z" w:initials="BS">
    <w:p w14:paraId="07AFF474" w14:textId="77777777" w:rsidR="00ED1D04" w:rsidRDefault="00ED1D04" w:rsidP="00E35F1F">
      <w:pPr>
        <w:pStyle w:val="CommentText"/>
      </w:pPr>
      <w:r>
        <w:rPr>
          <w:rStyle w:val="CommentReference"/>
        </w:rPr>
        <w:annotationRef/>
      </w:r>
      <w:r>
        <w:t>I think upon should stay here</w:t>
      </w:r>
    </w:p>
  </w:comment>
  <w:comment w:id="633" w:author="Windows User" w:date="2015-10-30T08:56:00Z" w:initials="BS">
    <w:p w14:paraId="0441CD07" w14:textId="77777777" w:rsidR="00ED1D04" w:rsidRDefault="00ED1D04" w:rsidP="00E35F1F">
      <w:pPr>
        <w:pStyle w:val="CommentText"/>
      </w:pPr>
      <w:r>
        <w:rPr>
          <w:rStyle w:val="CommentReference"/>
        </w:rPr>
        <w:annotationRef/>
      </w:r>
      <w:r>
        <w:t>exalt or magnify?</w:t>
      </w:r>
    </w:p>
  </w:comment>
  <w:comment w:id="634" w:author="Windows User" w:date="2015-10-30T08:56:00Z" w:initials="BS">
    <w:p w14:paraId="6B633293" w14:textId="77777777" w:rsidR="00ED1D04" w:rsidRDefault="00ED1D04" w:rsidP="00E35F1F">
      <w:pPr>
        <w:pStyle w:val="CommentText"/>
      </w:pPr>
      <w:r>
        <w:rPr>
          <w:rStyle w:val="CommentReference"/>
        </w:rPr>
        <w:annotationRef/>
      </w:r>
      <w:r>
        <w:t>or iwn?</w:t>
      </w:r>
    </w:p>
  </w:comment>
  <w:comment w:id="642" w:author="Windows User" w:date="2015-10-30T08:56:00Z" w:initials="BS">
    <w:p w14:paraId="5798119C" w14:textId="77777777" w:rsidR="00ED1D04" w:rsidRDefault="00ED1D04" w:rsidP="00E35F1F">
      <w:pPr>
        <w:pStyle w:val="CommentText"/>
      </w:pPr>
      <w:r>
        <w:rPr>
          <w:rStyle w:val="CommentReference"/>
        </w:rPr>
        <w:annotationRef/>
      </w:r>
      <w:r>
        <w:t>The phrase is "Our God in truth". Placing a coma before "in truth" makis it sound like "in truth withotu the seed of man"</w:t>
      </w:r>
    </w:p>
  </w:comment>
  <w:comment w:id="643" w:author="Windows User" w:date="2015-10-30T08:56:00Z" w:initials="BS">
    <w:p w14:paraId="7FE87033" w14:textId="77777777" w:rsidR="00ED1D04" w:rsidRDefault="00ED1D04" w:rsidP="00E35F1F">
      <w:pPr>
        <w:pStyle w:val="CommentText"/>
      </w:pPr>
      <w:r>
        <w:rPr>
          <w:rStyle w:val="CommentReference"/>
        </w:rPr>
        <w:annotationRef/>
      </w:r>
      <w:r>
        <w:t>While being virgin is correct. But it sounds strange. being a virgin is less accurate. Being virginal?</w:t>
      </w:r>
    </w:p>
  </w:comment>
  <w:comment w:id="644" w:author="Windows User" w:date="2015-10-30T08:56:00Z" w:initials="BS">
    <w:p w14:paraId="13254F43" w14:textId="77777777" w:rsidR="00ED1D04" w:rsidRDefault="00ED1D04" w:rsidP="00E35F1F">
      <w:pPr>
        <w:pStyle w:val="CommentText"/>
      </w:pPr>
      <w:r>
        <w:rPr>
          <w:rStyle w:val="CommentReference"/>
        </w:rPr>
        <w:annotationRef/>
      </w:r>
      <w:r>
        <w:t>I like holy better than saint. But it isn't very consistent since Abouna renders it saint everywhere else...</w:t>
      </w:r>
    </w:p>
  </w:comment>
  <w:comment w:id="645" w:author="Windows User" w:date="2015-10-30T08:56:00Z" w:initials="BS">
    <w:p w14:paraId="195E8533" w14:textId="77777777" w:rsidR="00ED1D04" w:rsidRDefault="00ED1D04" w:rsidP="00E35F1F">
      <w:pPr>
        <w:pStyle w:val="CommentText"/>
      </w:pPr>
      <w:r>
        <w:rPr>
          <w:rStyle w:val="CommentReference"/>
        </w:rPr>
        <w:annotationRef/>
      </w:r>
      <w:r>
        <w:t>what word works here? dwelling doesn't. it would have to be dwelling place, which is too long.</w:t>
      </w:r>
    </w:p>
  </w:comment>
  <w:comment w:id="646" w:author="Windows User" w:date="2015-10-30T08:56:00Z" w:initials="BS">
    <w:p w14:paraId="5A28B06B" w14:textId="77777777" w:rsidR="00ED1D04" w:rsidRDefault="00ED1D04" w:rsidP="00E35F1F">
      <w:pPr>
        <w:pStyle w:val="CommentText"/>
      </w:pPr>
      <w:r>
        <w:rPr>
          <w:rStyle w:val="CommentReference"/>
        </w:rPr>
        <w:annotationRef/>
      </w:r>
      <w:r>
        <w:t>exalt or magnify?</w:t>
      </w:r>
    </w:p>
  </w:comment>
  <w:comment w:id="647" w:author="Windows User" w:date="2015-10-30T08:56:00Z" w:initials="BS">
    <w:p w14:paraId="6604F03B" w14:textId="77777777" w:rsidR="00ED1D04" w:rsidRDefault="00ED1D04" w:rsidP="00E35F1F">
      <w:pPr>
        <w:pStyle w:val="CommentText"/>
      </w:pPr>
      <w:r>
        <w:rPr>
          <w:rStyle w:val="CommentReference"/>
        </w:rPr>
        <w:annotationRef/>
      </w:r>
      <w:r>
        <w:t>or iwn?</w:t>
      </w:r>
    </w:p>
  </w:comment>
  <w:comment w:id="651" w:author="Windows User" w:date="2015-10-30T08:56:00Z" w:initials="BS">
    <w:p w14:paraId="6680EED5" w14:textId="77777777" w:rsidR="00ED1D04" w:rsidRDefault="00ED1D04" w:rsidP="00E35F1F">
      <w:pPr>
        <w:pStyle w:val="CommentText"/>
      </w:pPr>
      <w:r>
        <w:rPr>
          <w:rStyle w:val="CommentReference"/>
        </w:rPr>
        <w:annotationRef/>
      </w:r>
      <w:r>
        <w:t>does this work?</w:t>
      </w:r>
    </w:p>
  </w:comment>
  <w:comment w:id="652" w:author="Windows User" w:date="2015-10-30T08:56:00Z" w:initials="BS">
    <w:p w14:paraId="7B5754B1" w14:textId="77777777" w:rsidR="00ED1D04" w:rsidRDefault="00ED1D04" w:rsidP="00E35F1F">
      <w:pPr>
        <w:pStyle w:val="CommentText"/>
      </w:pPr>
      <w:r>
        <w:rPr>
          <w:rStyle w:val="CommentReference"/>
        </w:rPr>
        <w:annotationRef/>
      </w:r>
      <w:r>
        <w:t>is this right?</w:t>
      </w:r>
    </w:p>
  </w:comment>
  <w:comment w:id="653" w:author="Windows User" w:date="2015-10-30T08:56:00Z" w:initials="BS">
    <w:p w14:paraId="6058F90B" w14:textId="77777777" w:rsidR="00ED1D04" w:rsidRDefault="00ED1D04" w:rsidP="00E35F1F">
      <w:pPr>
        <w:pStyle w:val="CommentText"/>
      </w:pPr>
      <w:r>
        <w:rPr>
          <w:rStyle w:val="CommentReference"/>
        </w:rPr>
        <w:annotationRef/>
      </w:r>
      <w:r>
        <w:t>?</w:t>
      </w:r>
    </w:p>
  </w:comment>
  <w:comment w:id="654" w:author="Windows User" w:date="2015-10-30T08:56:00Z" w:initials="BS">
    <w:p w14:paraId="505706D1" w14:textId="77777777" w:rsidR="00ED1D04" w:rsidRDefault="00ED1D04" w:rsidP="00E35F1F">
      <w:pPr>
        <w:pStyle w:val="CommentText"/>
      </w:pPr>
      <w:r>
        <w:rPr>
          <w:rStyle w:val="CommentReference"/>
        </w:rPr>
        <w:annotationRef/>
      </w:r>
      <w:r>
        <w:t>about or to?</w:t>
      </w:r>
    </w:p>
  </w:comment>
  <w:comment w:id="655" w:author="Windows User" w:date="2015-10-30T08:56:00Z" w:initials="BS">
    <w:p w14:paraId="35AD6860" w14:textId="77777777" w:rsidR="00ED1D04" w:rsidRDefault="00ED1D04" w:rsidP="00E35F1F">
      <w:pPr>
        <w:pStyle w:val="CommentText"/>
      </w:pPr>
      <w:r>
        <w:rPr>
          <w:rStyle w:val="CommentReference"/>
        </w:rPr>
        <w:annotationRef/>
      </w:r>
      <w:r>
        <w:t>proclaim or cry?</w:t>
      </w:r>
    </w:p>
  </w:comment>
  <w:comment w:id="656" w:author="Windows User" w:date="2015-10-30T08:56:00Z" w:initials="BS">
    <w:p w14:paraId="588A0CA8" w14:textId="77777777" w:rsidR="00ED1D04" w:rsidRDefault="00ED1D04" w:rsidP="00E35F1F">
      <w:pPr>
        <w:pStyle w:val="CommentText"/>
      </w:pPr>
      <w:r>
        <w:rPr>
          <w:rStyle w:val="CommentReference"/>
        </w:rPr>
        <w:annotationRef/>
      </w:r>
      <w:r>
        <w:t>??</w:t>
      </w:r>
    </w:p>
  </w:comment>
  <w:comment w:id="657" w:author="Windows User" w:date="2015-10-30T08:56:00Z" w:initials="BS">
    <w:p w14:paraId="43146472" w14:textId="77777777" w:rsidR="00ED1D04" w:rsidRDefault="00ED1D04" w:rsidP="00E35F1F">
      <w:pPr>
        <w:pStyle w:val="CommentText"/>
      </w:pPr>
      <w:r>
        <w:rPr>
          <w:rStyle w:val="CommentReference"/>
        </w:rPr>
        <w:annotationRef/>
      </w:r>
      <w:r>
        <w:t>just?</w:t>
      </w:r>
    </w:p>
  </w:comment>
  <w:comment w:id="658" w:author="Windows User" w:date="2015-10-30T08:56:00Z" w:initials="BS">
    <w:p w14:paraId="005E33F9" w14:textId="77777777" w:rsidR="00ED1D04" w:rsidRDefault="00ED1D04" w:rsidP="00E35F1F">
      <w:pPr>
        <w:pStyle w:val="CommentText"/>
      </w:pPr>
      <w:r>
        <w:rPr>
          <w:rStyle w:val="CommentReference"/>
        </w:rPr>
        <w:annotationRef/>
      </w:r>
      <w:r>
        <w:t>chaste or meek?</w:t>
      </w:r>
    </w:p>
  </w:comment>
  <w:comment w:id="659" w:author="Windows User" w:date="2015-10-30T08:56:00Z" w:initials="BS">
    <w:p w14:paraId="38FC80AB" w14:textId="77777777" w:rsidR="00ED1D04" w:rsidRDefault="00ED1D04" w:rsidP="00E35F1F">
      <w:pPr>
        <w:pStyle w:val="CommentText"/>
      </w:pPr>
      <w:r>
        <w:rPr>
          <w:rStyle w:val="CommentReference"/>
        </w:rPr>
        <w:annotationRef/>
      </w:r>
      <w:r>
        <w:t>St. Isaac? Holy issac?</w:t>
      </w:r>
    </w:p>
  </w:comment>
  <w:comment w:id="660" w:author="Windows User" w:date="2015-10-30T08:56:00Z" w:initials="BS">
    <w:p w14:paraId="49E0F637" w14:textId="77777777" w:rsidR="00ED1D04" w:rsidRDefault="00ED1D04" w:rsidP="00E35F1F">
      <w:pPr>
        <w:pStyle w:val="CommentText"/>
      </w:pPr>
      <w:r>
        <w:rPr>
          <w:rStyle w:val="CommentReference"/>
        </w:rPr>
        <w:annotationRef/>
      </w:r>
      <w:r>
        <w:t>ten thousand time?</w:t>
      </w:r>
    </w:p>
  </w:comment>
  <w:comment w:id="661" w:author="Windows User" w:date="2015-10-30T08:56:00Z" w:initials="BS">
    <w:p w14:paraId="565278E4" w14:textId="77777777" w:rsidR="00ED1D04" w:rsidRDefault="00ED1D04" w:rsidP="00E35F1F">
      <w:pPr>
        <w:pStyle w:val="CommentText"/>
      </w:pPr>
      <w:r>
        <w:rPr>
          <w:rStyle w:val="CommentReference"/>
        </w:rPr>
        <w:annotationRef/>
      </w:r>
      <w:r>
        <w:t>probably don't want to say despot.</w:t>
      </w:r>
    </w:p>
  </w:comment>
  <w:comment w:id="662" w:author="Windows User" w:date="2015-10-30T08:56:00Z" w:initials="BS">
    <w:p w14:paraId="34F4A5A9" w14:textId="77777777" w:rsidR="00ED1D04" w:rsidRDefault="00ED1D04" w:rsidP="00E35F1F">
      <w:pPr>
        <w:pStyle w:val="CommentText"/>
      </w:pPr>
      <w:r>
        <w:rPr>
          <w:rStyle w:val="CommentReference"/>
        </w:rPr>
        <w:annotationRef/>
      </w:r>
      <w:r>
        <w:t>honour or pride?</w:t>
      </w:r>
    </w:p>
  </w:comment>
  <w:comment w:id="663" w:author="Windows User" w:date="2015-10-30T08:56:00Z" w:initials="BS">
    <w:p w14:paraId="28840E47" w14:textId="77777777" w:rsidR="00ED1D04" w:rsidRDefault="00ED1D04" w:rsidP="00E35F1F">
      <w:pPr>
        <w:pStyle w:val="CommentText"/>
      </w:pPr>
      <w:r>
        <w:rPr>
          <w:rStyle w:val="CommentReference"/>
        </w:rPr>
        <w:annotationRef/>
      </w:r>
      <w:r>
        <w:t>spouse or friend???</w:t>
      </w:r>
    </w:p>
  </w:comment>
  <w:comment w:id="664" w:author="Windows User" w:date="2015-10-30T08:56:00Z" w:initials="BS">
    <w:p w14:paraId="6D247103" w14:textId="77777777" w:rsidR="00ED1D04" w:rsidRDefault="00ED1D04" w:rsidP="00E35F1F">
      <w:pPr>
        <w:pStyle w:val="CommentText"/>
      </w:pPr>
      <w:r>
        <w:rPr>
          <w:rStyle w:val="CommentReference"/>
        </w:rPr>
        <w:annotationRef/>
      </w:r>
      <w:r>
        <w:t>word can be health or salvation... but health would parallel healing in next verse??? should it be salvation?</w:t>
      </w:r>
    </w:p>
  </w:comment>
  <w:comment w:id="665" w:author="Windows User" w:date="2015-10-30T08:56:00Z" w:initials="BS">
    <w:p w14:paraId="2A107B46" w14:textId="77777777" w:rsidR="00ED1D04" w:rsidRDefault="00ED1D04" w:rsidP="00E35F1F">
      <w:pPr>
        <w:pStyle w:val="CommentText"/>
      </w:pPr>
      <w:r>
        <w:rPr>
          <w:rStyle w:val="CommentReference"/>
        </w:rPr>
        <w:annotationRef/>
      </w:r>
      <w:r>
        <w:t>unity or oneness? indescribable or unparalleled?</w:t>
      </w:r>
    </w:p>
  </w:comment>
  <w:comment w:id="666" w:author="Windows User" w:date="2015-10-30T08:56:00Z" w:initials="BS">
    <w:p w14:paraId="5555F795" w14:textId="77777777" w:rsidR="00ED1D04" w:rsidRDefault="00ED1D04" w:rsidP="00E35F1F">
      <w:pPr>
        <w:pStyle w:val="CommentText"/>
      </w:pPr>
      <w:r>
        <w:rPr>
          <w:rStyle w:val="CommentReference"/>
        </w:rPr>
        <w:annotationRef/>
      </w:r>
      <w:r>
        <w:t>mingling of substance or human seed? kind of a big difference.</w:t>
      </w:r>
    </w:p>
  </w:comment>
  <w:comment w:id="667" w:author="Windows User" w:date="2015-10-30T08:56:00Z" w:initials="BS">
    <w:p w14:paraId="5E07F016" w14:textId="77777777" w:rsidR="00ED1D04" w:rsidRDefault="00ED1D04" w:rsidP="00E35F1F">
      <w:pPr>
        <w:pStyle w:val="CommentText"/>
      </w:pPr>
      <w:r>
        <w:rPr>
          <w:rStyle w:val="CommentReference"/>
        </w:rPr>
        <w:annotationRef/>
      </w:r>
      <w:r>
        <w:t>pray or interceed? With or before?</w:t>
      </w:r>
    </w:p>
  </w:comment>
  <w:comment w:id="674" w:author="Windows User" w:date="2015-10-30T08:56:00Z" w:initials="WU">
    <w:p w14:paraId="7192577A" w14:textId="77777777" w:rsidR="00ED1D04" w:rsidRDefault="00ED1D04" w:rsidP="00E35F1F">
      <w:pPr>
        <w:pStyle w:val="CommentText"/>
      </w:pPr>
      <w:r>
        <w:rPr>
          <w:rStyle w:val="CommentReference"/>
        </w:rPr>
        <w:annotationRef/>
      </w:r>
      <w:r>
        <w:t>Are exalted abve. Are honoured more. Parallel structure. More honoured doesn’t flow as well because it doesn’t parallel the structure</w:t>
      </w:r>
    </w:p>
  </w:comment>
  <w:comment w:id="675" w:author="Windows User" w:date="2015-10-30T08:56:00Z" w:initials="WU">
    <w:p w14:paraId="1632DB35" w14:textId="77777777" w:rsidR="00ED1D04" w:rsidRDefault="00ED1D04" w:rsidP="00E35F1F">
      <w:pPr>
        <w:pStyle w:val="CommentText"/>
      </w:pPr>
      <w:r>
        <w:rPr>
          <w:rStyle w:val="CommentReference"/>
        </w:rPr>
        <w:annotationRef/>
      </w:r>
      <w:r>
        <w:t>Are more honoured?</w:t>
      </w:r>
    </w:p>
  </w:comment>
  <w:comment w:id="676" w:author="Windows User" w:date="2015-10-30T08:56:00Z" w:initials="WU">
    <w:p w14:paraId="38104BB5" w14:textId="77777777" w:rsidR="00ED1D04" w:rsidRDefault="00ED1D04" w:rsidP="00E35F1F">
      <w:pPr>
        <w:pStyle w:val="CommentText"/>
      </w:pPr>
      <w:r>
        <w:rPr>
          <w:rStyle w:val="CommentReference"/>
        </w:rPr>
        <w:annotationRef/>
      </w:r>
      <w:r>
        <w:t xml:space="preserve">Means or path? Means with freedom of speech is not a sclear as a way orpath that has a freedom of speech. </w:t>
      </w:r>
    </w:p>
  </w:comment>
  <w:comment w:id="683" w:author="Windows User" w:date="2015-10-30T08:56:00Z" w:initials="WU">
    <w:p w14:paraId="64353538" w14:textId="77777777" w:rsidR="00ED1D04" w:rsidRDefault="00ED1D04" w:rsidP="00E35F1F">
      <w:pPr>
        <w:pStyle w:val="CommentText"/>
      </w:pPr>
      <w:r>
        <w:rPr>
          <w:rStyle w:val="CommentReference"/>
        </w:rPr>
        <w:annotationRef/>
      </w:r>
      <w:r>
        <w:t>Above heaven or above the heavens. Not above the heaven.</w:t>
      </w:r>
    </w:p>
  </w:comment>
  <w:comment w:id="684" w:author="Windows User" w:date="2015-10-30T08:56:00Z" w:initials="WU">
    <w:p w14:paraId="684796B5" w14:textId="77777777" w:rsidR="00ED1D04" w:rsidRDefault="00ED1D04" w:rsidP="00E35F1F">
      <w:pPr>
        <w:pStyle w:val="CommentText"/>
      </w:pPr>
      <w:r>
        <w:rPr>
          <w:rStyle w:val="CommentReference"/>
        </w:rPr>
        <w:annotationRef/>
      </w:r>
      <w:r>
        <w:t>Reuse of truth is very awkward</w:t>
      </w:r>
    </w:p>
  </w:comment>
  <w:comment w:id="688" w:author="Windows User" w:date="2015-10-30T08:56:00Z" w:initials="WU">
    <w:p w14:paraId="1D6D9724" w14:textId="77777777" w:rsidR="00ED1D04" w:rsidRDefault="00ED1D04" w:rsidP="00E35F1F">
      <w:pPr>
        <w:pStyle w:val="CommentText"/>
      </w:pPr>
      <w:r>
        <w:rPr>
          <w:rStyle w:val="CommentReference"/>
        </w:rPr>
        <w:annotationRef/>
      </w:r>
      <w:r>
        <w:t>The Virgin Mary?</w:t>
      </w:r>
    </w:p>
  </w:comment>
  <w:comment w:id="689" w:author="Windows User" w:date="2015-10-30T08:56:00Z" w:initials="WU">
    <w:p w14:paraId="104BFD73" w14:textId="77777777" w:rsidR="00ED1D04" w:rsidRDefault="00ED1D04" w:rsidP="00E35F1F">
      <w:pPr>
        <w:pStyle w:val="CommentText"/>
      </w:pPr>
      <w:r>
        <w:rPr>
          <w:rStyle w:val="CommentReference"/>
        </w:rPr>
        <w:annotationRef/>
      </w:r>
      <w:r>
        <w:t>And the Mercy Seat / with the Cherubs? Less literal, but makes more sense.</w:t>
      </w:r>
    </w:p>
  </w:comment>
  <w:comment w:id="690" w:author="Windows User" w:date="2015-10-30T08:56:00Z" w:initials="WU">
    <w:p w14:paraId="4E46CF30" w14:textId="77777777" w:rsidR="00ED1D04" w:rsidRDefault="00ED1D04" w:rsidP="00E35F1F">
      <w:pPr>
        <w:pStyle w:val="CommentText"/>
      </w:pPr>
      <w:r>
        <w:rPr>
          <w:rStyle w:val="CommentReference"/>
        </w:rPr>
        <w:annotationRef/>
      </w:r>
      <w:r>
        <w:t>Jar or vessel for the sake of youth who think marijuana?</w:t>
      </w:r>
    </w:p>
  </w:comment>
  <w:comment w:id="691" w:author="Windows User" w:date="2015-10-30T08:56:00Z" w:initials="WU">
    <w:p w14:paraId="0D8736F0" w14:textId="77777777" w:rsidR="00ED1D04" w:rsidRDefault="00ED1D04" w:rsidP="00E35F1F">
      <w:pPr>
        <w:pStyle w:val="CommentText"/>
      </w:pPr>
      <w:r>
        <w:rPr>
          <w:rStyle w:val="CommentReference"/>
        </w:rPr>
        <w:annotationRef/>
      </w:r>
      <w:r>
        <w:t>Not lampstand?</w:t>
      </w:r>
    </w:p>
  </w:comment>
  <w:comment w:id="695" w:author="Windows User" w:date="2015-10-30T08:56:00Z" w:initials="WU">
    <w:p w14:paraId="71035455" w14:textId="77777777" w:rsidR="00ED1D04" w:rsidRDefault="00ED1D04" w:rsidP="00E35F1F">
      <w:pPr>
        <w:pStyle w:val="CommentText"/>
      </w:pPr>
      <w:r>
        <w:rPr>
          <w:rStyle w:val="CommentReference"/>
        </w:rPr>
        <w:annotationRef/>
      </w:r>
      <w:r>
        <w:t>Need to decide whether to capitalize and be Consistent.</w:t>
      </w:r>
    </w:p>
  </w:comment>
  <w:comment w:id="696" w:author="Windows User" w:date="2015-10-30T08:56:00Z" w:initials="WU">
    <w:p w14:paraId="27C7371E" w14:textId="77777777" w:rsidR="00ED1D04" w:rsidRDefault="00ED1D04"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697" w:author="Windows User" w:date="2015-10-30T08:56:00Z" w:initials="WU">
    <w:p w14:paraId="209A45A7" w14:textId="77777777" w:rsidR="00ED1D04" w:rsidRDefault="00ED1D04" w:rsidP="00E35F1F">
      <w:pPr>
        <w:pStyle w:val="CommentText"/>
      </w:pPr>
      <w:r>
        <w:rPr>
          <w:rStyle w:val="CommentReference"/>
        </w:rPr>
        <w:annotationRef/>
      </w:r>
      <w:r>
        <w:t>Tense(s) of this vs?</w:t>
      </w:r>
    </w:p>
  </w:comment>
  <w:comment w:id="701" w:author="Windows User" w:date="2015-10-30T08:56:00Z" w:initials="WU">
    <w:p w14:paraId="596EE3A5" w14:textId="77777777" w:rsidR="00ED1D04" w:rsidRDefault="00ED1D04" w:rsidP="00E35F1F">
      <w:pPr>
        <w:pStyle w:val="CommentText"/>
      </w:pPr>
      <w:r>
        <w:rPr>
          <w:rStyle w:val="CommentReference"/>
        </w:rPr>
        <w:annotationRef/>
      </w:r>
      <w:r>
        <w:t>If no coma, then that. If coma, then which.</w:t>
      </w:r>
    </w:p>
  </w:comment>
  <w:comment w:id="702" w:author="Windows User" w:date="2015-11-21T13:10:00Z" w:initials="WU">
    <w:p w14:paraId="0E2011D4" w14:textId="77777777" w:rsidR="00ED1D04" w:rsidRPr="00FA5B8C" w:rsidRDefault="00ED1D04"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03" w:author="Windows User" w:date="2015-10-30T08:56:00Z" w:initials="WU">
    <w:p w14:paraId="7F58A02B" w14:textId="77777777" w:rsidR="00ED1D04" w:rsidRDefault="00ED1D04" w:rsidP="00E35F1F">
      <w:pPr>
        <w:pStyle w:val="CommentText"/>
      </w:pPr>
      <w:r>
        <w:rPr>
          <w:rStyle w:val="CommentReference"/>
        </w:rPr>
        <w:annotationRef/>
      </w:r>
      <w:r>
        <w:t>Ok for traditional English. But in current usage hasn’t it narrowed to taste rather than still including smell? Armona?</w:t>
      </w:r>
    </w:p>
  </w:comment>
  <w:comment w:id="704" w:author="Windows User" w:date="2015-10-30T08:56:00Z" w:initials="WU">
    <w:p w14:paraId="06058DA2" w14:textId="77777777" w:rsidR="00ED1D04" w:rsidRDefault="00ED1D04" w:rsidP="00E35F1F">
      <w:pPr>
        <w:pStyle w:val="CommentText"/>
      </w:pPr>
      <w:r>
        <w:rPr>
          <w:rStyle w:val="CommentReference"/>
        </w:rPr>
        <w:annotationRef/>
      </w:r>
      <w:r>
        <w:t>This makes little sense. An estate is just a state, a status… you can restore to a first status, but not to a status</w:t>
      </w:r>
    </w:p>
  </w:comment>
  <w:comment w:id="714" w:author="Windows User" w:date="2015-10-30T08:56:00Z" w:initials="WU">
    <w:p w14:paraId="1E1724A5" w14:textId="77777777" w:rsidR="00ED1D04" w:rsidRDefault="00ED1D04" w:rsidP="00E35F1F">
      <w:pPr>
        <w:pStyle w:val="CommentText"/>
      </w:pPr>
      <w:r>
        <w:rPr>
          <w:rStyle w:val="CommentReference"/>
        </w:rPr>
        <w:annotationRef/>
      </w:r>
      <w:r>
        <w:t>Care or concern?</w:t>
      </w:r>
    </w:p>
  </w:comment>
  <w:comment w:id="715" w:author="Windows User" w:date="2015-10-30T08:56:00Z" w:initials="WU">
    <w:p w14:paraId="78E58888" w14:textId="77777777" w:rsidR="00ED1D04" w:rsidRDefault="00ED1D04" w:rsidP="00E35F1F">
      <w:pPr>
        <w:pStyle w:val="CommentText"/>
      </w:pPr>
      <w:r>
        <w:rPr>
          <w:rStyle w:val="CommentReference"/>
        </w:rPr>
        <w:annotationRef/>
      </w:r>
      <w:r>
        <w:t>Uhm…. ? Coptic clearly says Sabbaton…. But wasn’t it the first day?</w:t>
      </w:r>
    </w:p>
  </w:comment>
  <w:comment w:id="724" w:author="Windows User" w:date="2015-10-30T08:56:00Z" w:initials="WU">
    <w:p w14:paraId="18B3CB42" w14:textId="77777777" w:rsidR="00ED1D04" w:rsidRDefault="00ED1D04" w:rsidP="00E35F1F">
      <w:pPr>
        <w:pStyle w:val="CommentText"/>
      </w:pPr>
      <w:r>
        <w:rPr>
          <w:rStyle w:val="CommentReference"/>
        </w:rPr>
        <w:annotationRef/>
      </w:r>
      <w:r>
        <w:t>Exceedingly? Too? So?</w:t>
      </w:r>
    </w:p>
  </w:comment>
  <w:comment w:id="725" w:author="Windows User" w:date="2015-10-30T08:56:00Z" w:initials="WU">
    <w:p w14:paraId="44897493" w14:textId="77777777" w:rsidR="00ED1D04" w:rsidRDefault="00ED1D04" w:rsidP="00E35F1F">
      <w:pPr>
        <w:pStyle w:val="CommentText"/>
      </w:pPr>
      <w:r>
        <w:rPr>
          <w:rStyle w:val="CommentReference"/>
        </w:rPr>
        <w:annotationRef/>
      </w:r>
      <w:r>
        <w:t>Count or heed?</w:t>
      </w:r>
    </w:p>
  </w:comment>
  <w:comment w:id="726" w:author="Windows User" w:date="2015-10-30T08:56:00Z" w:initials="WU">
    <w:p w14:paraId="6849FDD2" w14:textId="77777777" w:rsidR="00ED1D04" w:rsidRDefault="00ED1D04" w:rsidP="00E35F1F">
      <w:pPr>
        <w:pStyle w:val="CommentText"/>
      </w:pPr>
      <w:r>
        <w:rPr>
          <w:rStyle w:val="CommentReference"/>
        </w:rPr>
        <w:annotationRef/>
      </w:r>
      <w:r>
        <w:t>Ramez, I or me?</w:t>
      </w:r>
    </w:p>
  </w:comment>
  <w:comment w:id="727" w:author="Windows User" w:date="2015-10-30T08:56:00Z" w:initials="WU">
    <w:p w14:paraId="799B59FF" w14:textId="77777777" w:rsidR="00ED1D04" w:rsidRDefault="00ED1D04" w:rsidP="00E35F1F">
      <w:pPr>
        <w:pStyle w:val="CommentText"/>
      </w:pPr>
      <w:r>
        <w:rPr>
          <w:rStyle w:val="CommentReference"/>
        </w:rPr>
        <w:annotationRef/>
      </w:r>
      <w:r>
        <w:t>Teach to offer repentance or instruct in repentance?</w:t>
      </w:r>
    </w:p>
  </w:comment>
  <w:comment w:id="728" w:author="Windows User" w:date="2015-10-30T08:56:00Z" w:initials="WU">
    <w:p w14:paraId="57D87D60" w14:textId="77777777" w:rsidR="00ED1D04" w:rsidRDefault="00ED1D04" w:rsidP="00E35F1F">
      <w:pPr>
        <w:pStyle w:val="CommentText"/>
      </w:pPr>
      <w:r>
        <w:rPr>
          <w:rStyle w:val="CommentReference"/>
        </w:rPr>
        <w:annotationRef/>
      </w:r>
      <w:r>
        <w:t>That a sinner die would make this consistent.</w:t>
      </w:r>
    </w:p>
  </w:comment>
  <w:comment w:id="729" w:author="Windows User" w:date="2015-10-30T08:56:00Z" w:initials="WU">
    <w:p w14:paraId="274EC1E4" w14:textId="77777777" w:rsidR="00ED1D04" w:rsidRDefault="00ED1D04" w:rsidP="00E35F1F">
      <w:pPr>
        <w:pStyle w:val="CommentText"/>
      </w:pPr>
      <w:r>
        <w:rPr>
          <w:rStyle w:val="CommentReference"/>
        </w:rPr>
        <w:annotationRef/>
      </w:r>
      <w:r>
        <w:t>Kind-hearted or merciful?</w:t>
      </w:r>
    </w:p>
  </w:comment>
  <w:comment w:id="730" w:author="Windows User" w:date="2015-10-30T08:56:00Z" w:initials="WU">
    <w:p w14:paraId="1370FE87" w14:textId="77777777" w:rsidR="00ED1D04" w:rsidRDefault="00ED1D04" w:rsidP="00E35F1F">
      <w:pPr>
        <w:pStyle w:val="CommentText"/>
      </w:pPr>
      <w:r>
        <w:rPr>
          <w:rStyle w:val="CommentReference"/>
        </w:rPr>
        <w:annotationRef/>
      </w:r>
      <w:r>
        <w:t>Compassions or tender mercies?</w:t>
      </w:r>
    </w:p>
  </w:comment>
  <w:comment w:id="731" w:author="Windows User" w:date="2015-10-30T08:56:00Z" w:initials="WU">
    <w:p w14:paraId="70E14B72" w14:textId="77777777" w:rsidR="00ED1D04" w:rsidRDefault="00ED1D04" w:rsidP="00E35F1F">
      <w:pPr>
        <w:pStyle w:val="CommentText"/>
      </w:pPr>
      <w:r>
        <w:rPr>
          <w:rStyle w:val="CommentReference"/>
        </w:rPr>
        <w:annotationRef/>
      </w:r>
      <w:r>
        <w:t>May He or that He may</w:t>
      </w:r>
    </w:p>
  </w:comment>
  <w:comment w:id="741" w:author="Windows User" w:date="2015-10-30T08:56:00Z" w:initials="BS">
    <w:p w14:paraId="1CD83694" w14:textId="77777777" w:rsidR="00ED1D04" w:rsidRDefault="00ED1D04" w:rsidP="00E35F1F">
      <w:pPr>
        <w:pStyle w:val="CommentText"/>
      </w:pPr>
      <w:r>
        <w:rPr>
          <w:rStyle w:val="CommentReference"/>
        </w:rPr>
        <w:annotationRef/>
      </w:r>
      <w:r>
        <w:t>very greatly is redundant...</w:t>
      </w:r>
    </w:p>
  </w:comment>
  <w:comment w:id="742" w:author="Windows User" w:date="2015-10-30T08:56:00Z" w:initials="BS">
    <w:p w14:paraId="2DB29619" w14:textId="77777777" w:rsidR="00ED1D04" w:rsidRDefault="00ED1D04" w:rsidP="00E35F1F">
      <w:pPr>
        <w:pStyle w:val="CommentText"/>
      </w:pPr>
      <w:r>
        <w:rPr>
          <w:rStyle w:val="CommentReference"/>
        </w:rPr>
        <w:annotationRef/>
      </w:r>
      <w:r>
        <w:t>above? in?</w:t>
      </w:r>
    </w:p>
  </w:comment>
  <w:comment w:id="743" w:author="Windows User" w:date="2015-10-30T08:56:00Z" w:initials="BS">
    <w:p w14:paraId="3734F7C0" w14:textId="77777777" w:rsidR="00ED1D04" w:rsidRDefault="00ED1D04" w:rsidP="00E35F1F">
      <w:pPr>
        <w:pStyle w:val="CommentText"/>
      </w:pPr>
      <w:r>
        <w:rPr>
          <w:rStyle w:val="CommentReference"/>
        </w:rPr>
        <w:annotationRef/>
      </w:r>
      <w:r>
        <w:t>dikeos is usually rended 'righteous'. Is there good cause to use 'just' here?</w:t>
      </w:r>
    </w:p>
  </w:comment>
  <w:comment w:id="744" w:author="Windows User" w:date="2015-10-30T08:56:00Z" w:initials="BS">
    <w:p w14:paraId="06116336" w14:textId="77777777" w:rsidR="00ED1D04" w:rsidRDefault="00ED1D04" w:rsidP="00E35F1F">
      <w:pPr>
        <w:pStyle w:val="CommentText"/>
      </w:pPr>
      <w:r>
        <w:rPr>
          <w:rStyle w:val="CommentReference"/>
        </w:rPr>
        <w:annotationRef/>
      </w:r>
      <w:r>
        <w:t>mediated or put into practice?</w:t>
      </w:r>
    </w:p>
  </w:comment>
  <w:comment w:id="745" w:author="Windows User" w:date="2015-10-30T08:56:00Z" w:initials="BS">
    <w:p w14:paraId="6417B5A7" w14:textId="77777777" w:rsidR="00ED1D04" w:rsidRDefault="00ED1D04" w:rsidP="00E35F1F">
      <w:pPr>
        <w:pStyle w:val="CommentText"/>
      </w:pPr>
      <w:r>
        <w:rPr>
          <w:rStyle w:val="CommentReference"/>
        </w:rPr>
        <w:annotationRef/>
      </w:r>
      <w:r>
        <w:t>on their lips is a common English expression that seems to have the same meaning as "in their mouths"</w:t>
      </w:r>
    </w:p>
  </w:comment>
  <w:comment w:id="746" w:author="Windows User" w:date="2015-10-30T08:56:00Z" w:initials="BS">
    <w:p w14:paraId="7CA0B9DB" w14:textId="77777777" w:rsidR="00ED1D04" w:rsidRDefault="00ED1D04" w:rsidP="00E35F1F">
      <w:pPr>
        <w:pStyle w:val="CommentText"/>
      </w:pPr>
      <w:r>
        <w:rPr>
          <w:rStyle w:val="CommentReference"/>
        </w:rPr>
        <w:annotationRef/>
      </w:r>
      <w:r>
        <w:t>The tree of immortality would flow better in English.</w:t>
      </w:r>
    </w:p>
  </w:comment>
  <w:comment w:id="747" w:author="Windows User" w:date="2015-10-30T08:56:00Z" w:initials="BS">
    <w:p w14:paraId="3D06FFDE" w14:textId="77777777" w:rsidR="00ED1D04" w:rsidRDefault="00ED1D04" w:rsidP="00E35F1F">
      <w:pPr>
        <w:pStyle w:val="CommentText"/>
      </w:pPr>
      <w:r>
        <w:rPr>
          <w:rStyle w:val="CommentReference"/>
        </w:rPr>
        <w:annotationRef/>
      </w:r>
      <w:r>
        <w:t>thoughts or senses?</w:t>
      </w:r>
    </w:p>
  </w:comment>
  <w:comment w:id="748" w:author="Windows User" w:date="2015-10-30T08:56:00Z" w:initials="BS">
    <w:p w14:paraId="5092C47C" w14:textId="77777777" w:rsidR="00ED1D04" w:rsidRDefault="00ED1D04" w:rsidP="00E35F1F">
      <w:pPr>
        <w:pStyle w:val="CommentText"/>
      </w:pPr>
      <w:r>
        <w:rPr>
          <w:rStyle w:val="CommentReference"/>
        </w:rPr>
        <w:annotationRef/>
      </w:r>
      <w:r>
        <w:t>lay? set? cast?</w:t>
      </w:r>
    </w:p>
  </w:comment>
  <w:comment w:id="749" w:author="Windows User" w:date="2015-10-30T08:56:00Z" w:initials="BS">
    <w:p w14:paraId="2988A4E9" w14:textId="77777777" w:rsidR="00ED1D04" w:rsidRDefault="00ED1D04" w:rsidP="00E35F1F">
      <w:pPr>
        <w:pStyle w:val="CommentText"/>
      </w:pPr>
      <w:r>
        <w:rPr>
          <w:rStyle w:val="CommentReference"/>
        </w:rPr>
        <w:annotationRef/>
      </w:r>
      <w:r>
        <w:t>more common word... does it capture meaning well enough?</w:t>
      </w:r>
    </w:p>
  </w:comment>
  <w:comment w:id="750" w:author="Windows User" w:date="2015-10-30T08:56:00Z" w:initials="BS">
    <w:p w14:paraId="7A2B4CA4" w14:textId="77777777" w:rsidR="00ED1D04" w:rsidRDefault="00ED1D04" w:rsidP="00E35F1F">
      <w:pPr>
        <w:pStyle w:val="CommentText"/>
      </w:pPr>
      <w:r>
        <w:rPr>
          <w:rStyle w:val="CommentReference"/>
        </w:rPr>
        <w:annotationRef/>
      </w:r>
      <w:r>
        <w:t>types?</w:t>
      </w:r>
    </w:p>
  </w:comment>
  <w:comment w:id="758" w:author="Windows User" w:date="2015-10-30T08:56:00Z" w:initials="BS">
    <w:p w14:paraId="6A283326" w14:textId="77777777" w:rsidR="00ED1D04" w:rsidRDefault="00ED1D04" w:rsidP="00E35F1F">
      <w:pPr>
        <w:pStyle w:val="CommentText"/>
      </w:pPr>
      <w:r>
        <w:rPr>
          <w:rStyle w:val="CommentReference"/>
        </w:rPr>
        <w:annotationRef/>
      </w:r>
      <w:r>
        <w:t>Coptic clearly says beginning... is there anything in it about authority as the other translations have?</w:t>
      </w:r>
    </w:p>
  </w:comment>
  <w:comment w:id="759" w:author="Windows User" w:date="2015-10-30T08:56:00Z" w:initials="BS">
    <w:p w14:paraId="233F3783" w14:textId="77777777" w:rsidR="00ED1D04" w:rsidRDefault="00ED1D04" w:rsidP="00E35F1F">
      <w:pPr>
        <w:pStyle w:val="CommentText"/>
      </w:pPr>
      <w:r>
        <w:rPr>
          <w:rStyle w:val="CommentReference"/>
        </w:rPr>
        <w:annotationRef/>
      </w:r>
      <w:r>
        <w:t>risen, or shone?</w:t>
      </w:r>
    </w:p>
  </w:comment>
  <w:comment w:id="766" w:author="Windows User" w:date="2015-10-30T08:56:00Z" w:initials="BS">
    <w:p w14:paraId="4B4155FC" w14:textId="77777777" w:rsidR="00ED1D04" w:rsidRDefault="00ED1D04" w:rsidP="00E35F1F">
      <w:pPr>
        <w:pStyle w:val="CommentText"/>
      </w:pPr>
      <w:r>
        <w:rPr>
          <w:rStyle w:val="CommentReference"/>
        </w:rPr>
        <w:annotationRef/>
      </w:r>
      <w:r>
        <w:t>cap?</w:t>
      </w:r>
    </w:p>
  </w:comment>
  <w:comment w:id="767" w:author="Windows User" w:date="2015-10-30T08:56:00Z" w:initials="BS">
    <w:p w14:paraId="248C83A2" w14:textId="77777777" w:rsidR="00ED1D04" w:rsidRDefault="00ED1D04" w:rsidP="00E35F1F">
      <w:pPr>
        <w:pStyle w:val="CommentText"/>
      </w:pPr>
      <w:r>
        <w:rPr>
          <w:rStyle w:val="CommentReference"/>
        </w:rPr>
        <w:annotationRef/>
      </w:r>
      <w:r>
        <w:t>save? redeem?</w:t>
      </w:r>
    </w:p>
  </w:comment>
  <w:comment w:id="771" w:author="Windows User" w:date="2015-11-02T09:17:00Z" w:initials="BS">
    <w:p w14:paraId="3DA2A496" w14:textId="77777777" w:rsidR="00ED1D04" w:rsidRDefault="00ED1D04" w:rsidP="00E35F1F">
      <w:pPr>
        <w:pStyle w:val="CommentText"/>
      </w:pPr>
      <w:r>
        <w:rPr>
          <w:rStyle w:val="CommentReference"/>
        </w:rPr>
        <w:annotationRef/>
      </w:r>
      <w:r>
        <w:t>need a policy on names formes. Greek or Hebrew? But Coptic doesn't even have Isaiah... Reordered from next vs... ok.</w:t>
      </w:r>
    </w:p>
  </w:comment>
  <w:comment w:id="772" w:author="Windows User" w:date="2015-10-30T08:56:00Z" w:initials="BS">
    <w:p w14:paraId="2390D3F4" w14:textId="77777777" w:rsidR="00ED1D04" w:rsidRDefault="00ED1D04" w:rsidP="00E35F1F">
      <w:pPr>
        <w:pStyle w:val="CommentText"/>
      </w:pPr>
      <w:r>
        <w:rPr>
          <w:rStyle w:val="CommentReference"/>
        </w:rPr>
        <w:annotationRef/>
      </w:r>
      <w:r>
        <w:t>or should " be down here</w:t>
      </w:r>
    </w:p>
  </w:comment>
  <w:comment w:id="776" w:author="Windows User" w:date="2015-10-30T08:56:00Z" w:initials="BS">
    <w:p w14:paraId="061FF9BB" w14:textId="77777777" w:rsidR="00ED1D04" w:rsidRDefault="00ED1D04" w:rsidP="00E35F1F">
      <w:pPr>
        <w:pStyle w:val="CommentText"/>
      </w:pPr>
      <w:r>
        <w:rPr>
          <w:rStyle w:val="CommentReference"/>
        </w:rPr>
        <w:annotationRef/>
      </w:r>
      <w:r>
        <w:t>was overcame or did overcome? very different...</w:t>
      </w:r>
    </w:p>
  </w:comment>
  <w:comment w:id="780" w:author="Windows User" w:date="2015-10-30T08:56:00Z" w:initials="BS">
    <w:p w14:paraId="13BC365B" w14:textId="77777777" w:rsidR="00ED1D04" w:rsidRDefault="00ED1D04" w:rsidP="00E35F1F">
      <w:pPr>
        <w:pStyle w:val="CommentText"/>
      </w:pPr>
      <w:r>
        <w:rPr>
          <w:rStyle w:val="CommentReference"/>
        </w:rPr>
        <w:annotationRef/>
      </w:r>
      <w:r>
        <w:t>awkward, but changing to a perfect man or man perfectly destroys meaning...</w:t>
      </w:r>
    </w:p>
  </w:comment>
  <w:comment w:id="781" w:author="Windows User" w:date="2015-10-30T08:56:00Z" w:initials="BS">
    <w:p w14:paraId="367DF61C" w14:textId="77777777" w:rsidR="00ED1D04" w:rsidRDefault="00ED1D04" w:rsidP="00E35F1F">
      <w:pPr>
        <w:pStyle w:val="CommentText"/>
      </w:pPr>
      <w:r>
        <w:rPr>
          <w:rStyle w:val="CommentReference"/>
        </w:rPr>
        <w:annotationRef/>
      </w:r>
      <w:r>
        <w:t>L.A. is quite different fo rthis vs...</w:t>
      </w:r>
    </w:p>
  </w:comment>
  <w:comment w:id="788" w:author="Windows User" w:date="2015-10-30T08:56:00Z" w:initials="BS">
    <w:p w14:paraId="19575ABA" w14:textId="77777777" w:rsidR="00ED1D04" w:rsidRDefault="00ED1D04" w:rsidP="00E35F1F">
      <w:pPr>
        <w:pStyle w:val="CommentText"/>
      </w:pPr>
      <w:r>
        <w:rPr>
          <w:rStyle w:val="CommentReference"/>
        </w:rPr>
        <w:annotationRef/>
      </w:r>
      <w:r>
        <w:t>and goodwill towards men, or towards men of goodwill?</w:t>
      </w:r>
    </w:p>
  </w:comment>
  <w:comment w:id="789" w:author="Windows User" w:date="2015-10-30T08:56:00Z" w:initials="BS">
    <w:p w14:paraId="47406125" w14:textId="77777777" w:rsidR="00ED1D04" w:rsidRDefault="00ED1D04" w:rsidP="00E35F1F">
      <w:pPr>
        <w:pStyle w:val="CommentText"/>
      </w:pPr>
      <w:r>
        <w:rPr>
          <w:rStyle w:val="CommentReference"/>
        </w:rPr>
        <w:annotationRef/>
      </w:r>
      <w:r>
        <w:t>dividing wall?</w:t>
      </w:r>
    </w:p>
  </w:comment>
  <w:comment w:id="793" w:author="Windows User" w:date="2015-10-30T08:56:00Z" w:initials="BS">
    <w:p w14:paraId="0BDB9E8A" w14:textId="77777777" w:rsidR="00ED1D04" w:rsidRDefault="00ED1D04" w:rsidP="00E35F1F">
      <w:pPr>
        <w:pStyle w:val="CommentText"/>
      </w:pPr>
      <w:r>
        <w:rPr>
          <w:rStyle w:val="CommentReference"/>
        </w:rPr>
        <w:annotationRef/>
      </w:r>
      <w:r>
        <w:t>what does han mean? can we say teh angels of light?</w:t>
      </w:r>
    </w:p>
  </w:comment>
  <w:comment w:id="794" w:author="Windows User" w:date="2015-10-30T08:56:00Z" w:initials="BS">
    <w:p w14:paraId="035DBC4C" w14:textId="77777777" w:rsidR="00ED1D04" w:rsidRDefault="00ED1D04" w:rsidP="00E35F1F">
      <w:pPr>
        <w:pStyle w:val="CommentText"/>
      </w:pPr>
      <w:r>
        <w:rPr>
          <w:rStyle w:val="CommentReference"/>
        </w:rPr>
        <w:annotationRef/>
      </w:r>
      <w:r>
        <w:t>sing hymns to be consistent with above?</w:t>
      </w:r>
    </w:p>
  </w:comment>
  <w:comment w:id="795" w:author="Windows User" w:date="2015-10-30T08:56:00Z" w:initials="BS">
    <w:p w14:paraId="3E0D70DF" w14:textId="77777777" w:rsidR="00ED1D04" w:rsidRDefault="00ED1D04" w:rsidP="00E35F1F">
      <w:pPr>
        <w:pStyle w:val="CommentText"/>
      </w:pPr>
      <w:r>
        <w:rPr>
          <w:rStyle w:val="CommentReference"/>
        </w:rPr>
        <w:annotationRef/>
      </w:r>
      <w:r>
        <w:t>should be arose to match parallel with next vs... but makes no sense in English. Arose within Mary or shone from Mary.</w:t>
      </w:r>
    </w:p>
  </w:comment>
  <w:comment w:id="796" w:author="Windows User" w:date="2015-10-30T08:56:00Z" w:initials="BS">
    <w:p w14:paraId="24AFFCDF" w14:textId="77777777" w:rsidR="00ED1D04" w:rsidRDefault="00ED1D04" w:rsidP="00E35F1F">
      <w:pPr>
        <w:pStyle w:val="CommentText"/>
      </w:pPr>
      <w:r>
        <w:rPr>
          <w:rStyle w:val="CommentReference"/>
        </w:rPr>
        <w:annotationRef/>
      </w:r>
      <w:r>
        <w:t>Is "je" enough justification to prepend 'saying'?</w:t>
      </w:r>
    </w:p>
  </w:comment>
  <w:comment w:id="797" w:author="Windows User" w:date="2015-10-30T08:56:00Z" w:initials="BS">
    <w:p w14:paraId="0E84B308" w14:textId="77777777" w:rsidR="00ED1D04" w:rsidRDefault="00ED1D04" w:rsidP="00E35F1F">
      <w:pPr>
        <w:pStyle w:val="CommentText"/>
      </w:pPr>
      <w:r>
        <w:rPr>
          <w:rStyle w:val="CommentReference"/>
        </w:rPr>
        <w:annotationRef/>
      </w:r>
      <w:r>
        <w:t>abouna's doxology of prime has 'that' here I think...</w:t>
      </w:r>
    </w:p>
  </w:comment>
  <w:comment w:id="798" w:author="Windows User" w:date="2015-10-30T08:56:00Z" w:initials="BS">
    <w:p w14:paraId="13D50058" w14:textId="77777777" w:rsidR="00ED1D04" w:rsidRDefault="00ED1D04" w:rsidP="00E35F1F">
      <w:pPr>
        <w:pStyle w:val="CommentText"/>
      </w:pPr>
      <w:r>
        <w:rPr>
          <w:rStyle w:val="CommentReference"/>
        </w:rPr>
        <w:annotationRef/>
      </w:r>
      <w:r>
        <w:t>or "sining"?</w:t>
      </w:r>
    </w:p>
  </w:comment>
  <w:comment w:id="803" w:author="Windows User" w:date="2015-10-30T08:56:00Z" w:initials="BS">
    <w:p w14:paraId="1CF8EF29" w14:textId="77777777" w:rsidR="00ED1D04" w:rsidRDefault="00ED1D04" w:rsidP="00E35F1F">
      <w:pPr>
        <w:pStyle w:val="CommentText"/>
      </w:pPr>
      <w:r>
        <w:rPr>
          <w:rStyle w:val="CommentReference"/>
        </w:rPr>
        <w:annotationRef/>
      </w:r>
      <w:r>
        <w:t>any sense of authority in coptic?</w:t>
      </w:r>
    </w:p>
  </w:comment>
  <w:comment w:id="804" w:author="Windows User" w:date="2015-11-02T12:45:00Z" w:initials="BS">
    <w:p w14:paraId="14FBB1F8" w14:textId="77777777" w:rsidR="00ED1D04" w:rsidRDefault="00ED1D04" w:rsidP="00E35F1F">
      <w:pPr>
        <w:pStyle w:val="CommentText"/>
      </w:pPr>
      <w:r>
        <w:rPr>
          <w:rStyle w:val="CommentReference"/>
        </w:rPr>
        <w:annotationRef/>
      </w:r>
      <w:r>
        <w:t>or saint mary? I prefer the holy... but we should be consistent one way or the other.</w:t>
      </w:r>
    </w:p>
  </w:comment>
  <w:comment w:id="805" w:author="Windows User" w:date="2015-10-30T08:56:00Z" w:initials="BS">
    <w:p w14:paraId="16E721CE" w14:textId="77777777" w:rsidR="00ED1D04" w:rsidRDefault="00ED1D04" w:rsidP="00E35F1F">
      <w:pPr>
        <w:pStyle w:val="CommentText"/>
      </w:pPr>
      <w:r>
        <w:rPr>
          <w:rStyle w:val="CommentReference"/>
        </w:rPr>
        <w:annotationRef/>
      </w:r>
      <w:r>
        <w:t>how to express abstract genus of woman or womanhood? race of women doesn't work in modern English, and gender of women doesn't capture it.</w:t>
      </w:r>
    </w:p>
  </w:comment>
  <w:comment w:id="815" w:author="Windows User" w:date="2015-10-30T08:56:00Z" w:initials="BS">
    <w:p w14:paraId="3C08A3D8" w14:textId="77777777" w:rsidR="00ED1D04" w:rsidRDefault="00ED1D04" w:rsidP="00E35F1F">
      <w:pPr>
        <w:pStyle w:val="CommentText"/>
      </w:pPr>
      <w:r>
        <w:rPr>
          <w:rStyle w:val="CommentReference"/>
        </w:rPr>
        <w:annotationRef/>
      </w:r>
      <w:r>
        <w:t>tense is flipping so much vs to vs. Any way to make more consistent?</w:t>
      </w:r>
    </w:p>
  </w:comment>
  <w:comment w:id="816" w:author="Windows User" w:date="2015-11-02T12:41:00Z" w:initials="BS">
    <w:p w14:paraId="32825E4D" w14:textId="77777777" w:rsidR="00ED1D04" w:rsidRDefault="00ED1D04" w:rsidP="00E35F1F">
      <w:pPr>
        <w:pStyle w:val="CommentText"/>
      </w:pPr>
      <w:r>
        <w:rPr>
          <w:rStyle w:val="CommentReference"/>
        </w:rPr>
        <w:annotationRef/>
      </w:r>
      <w:r>
        <w:t>cold frost? frosty cold? too many ands.</w:t>
      </w:r>
    </w:p>
  </w:comment>
  <w:comment w:id="817" w:author="Windows User" w:date="2015-10-30T08:56:00Z" w:initials="BS">
    <w:p w14:paraId="4E6878BA" w14:textId="77777777" w:rsidR="00ED1D04" w:rsidRDefault="00ED1D04" w:rsidP="00E35F1F">
      <w:pPr>
        <w:pStyle w:val="CommentText"/>
      </w:pPr>
      <w:r>
        <w:rPr>
          <w:rStyle w:val="CommentReference"/>
        </w:rPr>
        <w:annotationRef/>
      </w:r>
      <w:r>
        <w:t>In is probably more right... I probably shouldn't have changed that...</w:t>
      </w:r>
    </w:p>
  </w:comment>
  <w:comment w:id="832" w:author="Brett Slote" w:date="2015-10-30T08:56:00Z" w:initials="BS">
    <w:p w14:paraId="18EC5FB9" w14:textId="77777777" w:rsidR="00ED1D04" w:rsidRDefault="00ED1D04" w:rsidP="00E35F1F">
      <w:pPr>
        <w:pStyle w:val="CommentText"/>
      </w:pPr>
      <w:r>
        <w:rPr>
          <w:rStyle w:val="CommentReference"/>
        </w:rPr>
        <w:annotationRef/>
      </w:r>
      <w:r>
        <w:t>Received or bought?</w:t>
      </w:r>
    </w:p>
  </w:comment>
  <w:comment w:id="837" w:author="Brett Slote" w:date="2015-10-30T08:56:00Z" w:initials="BS">
    <w:p w14:paraId="705AFE6E" w14:textId="77777777" w:rsidR="00ED1D04" w:rsidRDefault="00ED1D04" w:rsidP="00E35F1F">
      <w:pPr>
        <w:pStyle w:val="CommentText"/>
      </w:pPr>
      <w:r>
        <w:rPr>
          <w:rStyle w:val="CommentReference"/>
        </w:rPr>
        <w:annotationRef/>
      </w:r>
      <w:r>
        <w:t>Again ‘a’ perfect man loses meaning, but as is sounds awkward.</w:t>
      </w:r>
    </w:p>
  </w:comment>
  <w:comment w:id="840" w:author="Brett Slote" w:date="2015-10-30T08:56:00Z" w:initials="BS">
    <w:p w14:paraId="6DDFB160" w14:textId="77777777" w:rsidR="00ED1D04" w:rsidRDefault="00ED1D04" w:rsidP="00E35F1F">
      <w:pPr>
        <w:pStyle w:val="CommentText"/>
      </w:pPr>
      <w:r>
        <w:rPr>
          <w:rStyle w:val="CommentReference"/>
        </w:rPr>
        <w:annotationRef/>
      </w:r>
      <w:r>
        <w:t>Uncircumscript?</w:t>
      </w:r>
    </w:p>
  </w:comment>
  <w:comment w:id="843" w:author="Brett Slote" w:date="2015-10-30T08:56:00Z" w:initials="BS">
    <w:p w14:paraId="39A4B3F9" w14:textId="77777777" w:rsidR="00ED1D04" w:rsidRDefault="00ED1D04" w:rsidP="00E35F1F">
      <w:pPr>
        <w:pStyle w:val="CommentText"/>
      </w:pPr>
      <w:r>
        <w:rPr>
          <w:rStyle w:val="CommentReference"/>
        </w:rPr>
        <w:annotationRef/>
      </w:r>
      <w:r>
        <w:t>Orthodox?</w:t>
      </w:r>
    </w:p>
  </w:comment>
  <w:comment w:id="844" w:author="Brett Slote" w:date="2015-10-30T08:56:00Z" w:initials="BS">
    <w:p w14:paraId="7E993A49" w14:textId="77777777" w:rsidR="00ED1D04" w:rsidRDefault="00ED1D04" w:rsidP="00E35F1F">
      <w:pPr>
        <w:pStyle w:val="CommentText"/>
      </w:pPr>
      <w:r>
        <w:rPr>
          <w:rStyle w:val="CommentReference"/>
        </w:rPr>
        <w:annotationRef/>
      </w:r>
      <w:r>
        <w:t>Faith?</w:t>
      </w:r>
    </w:p>
  </w:comment>
  <w:comment w:id="847" w:author="Brett Slote" w:date="2015-10-30T08:56:00Z" w:initials="BS">
    <w:p w14:paraId="575DF2C3" w14:textId="77777777" w:rsidR="00ED1D04" w:rsidRDefault="00ED1D04" w:rsidP="00E35F1F">
      <w:pPr>
        <w:pStyle w:val="CommentText"/>
      </w:pPr>
      <w:r>
        <w:rPr>
          <w:rStyle w:val="CommentReference"/>
        </w:rPr>
        <w:annotationRef/>
      </w:r>
      <w:r>
        <w:t>Need a consistent policy</w:t>
      </w:r>
    </w:p>
  </w:comment>
  <w:comment w:id="851" w:author="Brett Slote" w:date="2015-10-30T08:56:00Z" w:initials="BS">
    <w:p w14:paraId="4A370093" w14:textId="77777777" w:rsidR="00ED1D04" w:rsidRDefault="00ED1D04" w:rsidP="00E35F1F">
      <w:pPr>
        <w:pStyle w:val="CommentText"/>
      </w:pPr>
      <w:r>
        <w:rPr>
          <w:rStyle w:val="CommentReference"/>
        </w:rPr>
        <w:annotationRef/>
      </w:r>
      <w:r>
        <w:t>Ramez, He or Him?</w:t>
      </w:r>
    </w:p>
  </w:comment>
  <w:comment w:id="852" w:author="Brett Slote" w:date="2015-10-30T08:56:00Z" w:initials="BS">
    <w:p w14:paraId="3B1DEA29" w14:textId="77777777" w:rsidR="00ED1D04" w:rsidRDefault="00ED1D04" w:rsidP="00E35F1F">
      <w:pPr>
        <w:pStyle w:val="CommentText"/>
      </w:pPr>
      <w:r>
        <w:rPr>
          <w:rStyle w:val="CommentReference"/>
        </w:rPr>
        <w:annotationRef/>
      </w:r>
      <w:r>
        <w:t>On? By?</w:t>
      </w:r>
    </w:p>
  </w:comment>
  <w:comment w:id="853" w:author="Windows User" w:date="2015-11-21T13:15:00Z" w:initials="WU">
    <w:p w14:paraId="05ACE9CF" w14:textId="77777777" w:rsidR="00ED1D04" w:rsidRDefault="00ED1D04" w:rsidP="00E35F1F">
      <w:pPr>
        <w:pStyle w:val="CommentText"/>
      </w:pPr>
      <w:r>
        <w:rPr>
          <w:rStyle w:val="CommentReference"/>
        </w:rPr>
        <w:annotationRef/>
      </w:r>
      <w:r>
        <w:t>check</w:t>
      </w:r>
    </w:p>
  </w:comment>
  <w:comment w:id="859" w:author="Windows User" w:date="2015-10-30T08:56:00Z" w:initials="BS">
    <w:p w14:paraId="5592658B" w14:textId="77777777" w:rsidR="00ED1D04" w:rsidRDefault="00ED1D04" w:rsidP="00E35F1F">
      <w:pPr>
        <w:pStyle w:val="CommentText"/>
      </w:pPr>
      <w:r>
        <w:rPr>
          <w:rStyle w:val="CommentReference"/>
        </w:rPr>
        <w:annotationRef/>
      </w:r>
      <w:r>
        <w:t>Are the breaths referring to the inspiration of scripture, as the other translations have, or the breath of creation cf gn 1?</w:t>
      </w:r>
    </w:p>
  </w:comment>
  <w:comment w:id="860" w:author="Windows User" w:date="2015-10-30T08:56:00Z" w:initials="BS">
    <w:p w14:paraId="6C4E59F0" w14:textId="77777777" w:rsidR="00ED1D04" w:rsidRDefault="00ED1D04" w:rsidP="00E35F1F">
      <w:pPr>
        <w:pStyle w:val="CommentText"/>
      </w:pPr>
      <w:r>
        <w:rPr>
          <w:rStyle w:val="CommentReference"/>
        </w:rPr>
        <w:annotationRef/>
      </w:r>
      <w:r>
        <w:t>When we love the Name of our Lord Jesus Christ, the Name of Salvation...</w:t>
      </w:r>
    </w:p>
  </w:comment>
  <w:comment w:id="861" w:author="Windows User" w:date="2015-10-30T08:56:00Z" w:initials="BS">
    <w:p w14:paraId="14DD413A" w14:textId="77777777" w:rsidR="00ED1D04" w:rsidRDefault="00ED1D04" w:rsidP="00E35F1F">
      <w:pPr>
        <w:pStyle w:val="CommentText"/>
      </w:pPr>
      <w:r>
        <w:rPr>
          <w:rStyle w:val="CommentReference"/>
        </w:rPr>
        <w:annotationRef/>
      </w:r>
      <w:r>
        <w:t>adjective? severe?</w:t>
      </w:r>
    </w:p>
  </w:comment>
  <w:comment w:id="868" w:author="Windows User" w:date="2015-11-21T13:15:00Z" w:initials="WU">
    <w:p w14:paraId="071C1D6C" w14:textId="77777777" w:rsidR="00ED1D04" w:rsidRDefault="00ED1D04" w:rsidP="00E35F1F">
      <w:pPr>
        <w:pStyle w:val="CommentText"/>
      </w:pPr>
      <w:r>
        <w:rPr>
          <w:rStyle w:val="CommentReference"/>
        </w:rPr>
        <w:annotationRef/>
      </w:r>
      <w:r>
        <w:t>check</w:t>
      </w:r>
    </w:p>
  </w:comment>
  <w:comment w:id="870" w:author="Windows User" w:date="2015-10-30T08:56:00Z" w:initials="BS">
    <w:p w14:paraId="5CA1796C" w14:textId="77777777" w:rsidR="00ED1D04" w:rsidRDefault="00ED1D04" w:rsidP="00E35F1F">
      <w:pPr>
        <w:pStyle w:val="CommentText"/>
      </w:pPr>
      <w:r>
        <w:rPr>
          <w:rStyle w:val="CommentReference"/>
        </w:rPr>
        <w:annotationRef/>
      </w:r>
      <w:r>
        <w:t>too literal?</w:t>
      </w:r>
    </w:p>
  </w:comment>
  <w:comment w:id="873" w:author="Windows User" w:date="2015-10-30T08:56:00Z" w:initials="BS">
    <w:p w14:paraId="39BBFF20" w14:textId="77777777" w:rsidR="00ED1D04" w:rsidRDefault="00ED1D04" w:rsidP="00E35F1F">
      <w:pPr>
        <w:pStyle w:val="CommentText"/>
      </w:pPr>
      <w:r>
        <w:rPr>
          <w:rStyle w:val="CommentReference"/>
        </w:rPr>
        <w:annotationRef/>
      </w:r>
      <w:r>
        <w:t>awkward</w:t>
      </w:r>
    </w:p>
  </w:comment>
  <w:comment w:id="874" w:author="Windows User" w:date="2015-10-30T08:56:00Z" w:initials="BS">
    <w:p w14:paraId="7C372EC3" w14:textId="77777777" w:rsidR="00ED1D04" w:rsidRDefault="00ED1D04" w:rsidP="00E35F1F">
      <w:pPr>
        <w:pStyle w:val="CommentText"/>
      </w:pPr>
      <w:r>
        <w:rPr>
          <w:rStyle w:val="CommentReference"/>
        </w:rPr>
        <w:annotationRef/>
      </w:r>
      <w:r>
        <w:t>sits, less literal, but more clear?</w:t>
      </w:r>
    </w:p>
  </w:comment>
  <w:comment w:id="875" w:author="Windows User" w:date="2015-10-30T08:56:00Z" w:initials="BS">
    <w:p w14:paraId="6C09DB42" w14:textId="77777777" w:rsidR="00ED1D04" w:rsidRDefault="00ED1D04" w:rsidP="00E35F1F">
      <w:pPr>
        <w:pStyle w:val="CommentText"/>
      </w:pPr>
      <w:r>
        <w:rPr>
          <w:rStyle w:val="CommentReference"/>
        </w:rPr>
        <w:annotationRef/>
      </w:r>
      <w:r>
        <w:t>awkward</w:t>
      </w:r>
    </w:p>
  </w:comment>
  <w:comment w:id="877" w:author="Windows User" w:date="2015-10-30T08:56:00Z" w:initials="BS">
    <w:p w14:paraId="512D6CE2" w14:textId="77777777" w:rsidR="00ED1D04" w:rsidRDefault="00ED1D04" w:rsidP="00E35F1F">
      <w:pPr>
        <w:pStyle w:val="CommentText"/>
      </w:pPr>
      <w:r>
        <w:rPr>
          <w:rStyle w:val="CommentReference"/>
        </w:rPr>
        <w:annotationRef/>
      </w:r>
      <w:r>
        <w:t>terribly awkward</w:t>
      </w:r>
    </w:p>
  </w:comment>
  <w:comment w:id="878" w:author="Windows User" w:date="2015-11-21T13:16:00Z" w:initials="WU">
    <w:p w14:paraId="56B70852" w14:textId="77777777" w:rsidR="00ED1D04" w:rsidRDefault="00ED1D04" w:rsidP="00E35F1F">
      <w:pPr>
        <w:pStyle w:val="CommentText"/>
      </w:pPr>
      <w:r>
        <w:rPr>
          <w:rStyle w:val="CommentReference"/>
        </w:rPr>
        <w:annotationRef/>
      </w:r>
      <w:r>
        <w:t>check</w:t>
      </w:r>
    </w:p>
  </w:comment>
  <w:comment w:id="879" w:author="Windows User" w:date="2015-11-21T13:16:00Z" w:initials="WU">
    <w:p w14:paraId="46C7130C" w14:textId="77777777" w:rsidR="00ED1D04" w:rsidRDefault="00ED1D04" w:rsidP="00E35F1F">
      <w:pPr>
        <w:pStyle w:val="CommentText"/>
      </w:pPr>
      <w:r>
        <w:rPr>
          <w:rStyle w:val="CommentReference"/>
        </w:rPr>
        <w:annotationRef/>
      </w:r>
      <w:r>
        <w:t>check</w:t>
      </w:r>
    </w:p>
  </w:comment>
  <w:comment w:id="880" w:author="Windows User" w:date="2015-11-21T13:16:00Z" w:initials="WU">
    <w:p w14:paraId="5E32845B" w14:textId="77777777" w:rsidR="00ED1D04" w:rsidRDefault="00ED1D04" w:rsidP="00E35F1F">
      <w:pPr>
        <w:pStyle w:val="CommentText"/>
      </w:pPr>
      <w:r>
        <w:rPr>
          <w:rStyle w:val="CommentReference"/>
        </w:rPr>
        <w:annotationRef/>
      </w:r>
      <w:r>
        <w:t>check</w:t>
      </w:r>
    </w:p>
  </w:comment>
  <w:comment w:id="881" w:author="Windows User" w:date="2015-11-21T13:16:00Z" w:initials="WU">
    <w:p w14:paraId="530C7E75" w14:textId="77777777" w:rsidR="00ED1D04" w:rsidRDefault="00ED1D04" w:rsidP="00E35F1F">
      <w:pPr>
        <w:pStyle w:val="CommentText"/>
      </w:pPr>
      <w:r>
        <w:rPr>
          <w:rStyle w:val="CommentReference"/>
        </w:rPr>
        <w:annotationRef/>
      </w:r>
      <w:r>
        <w:t>check</w:t>
      </w:r>
    </w:p>
  </w:comment>
  <w:comment w:id="883" w:author="Windows User" w:date="2015-10-30T08:56:00Z" w:initials="BS">
    <w:p w14:paraId="215C41D2" w14:textId="77777777" w:rsidR="00ED1D04" w:rsidRDefault="00ED1D04" w:rsidP="00E35F1F">
      <w:pPr>
        <w:pStyle w:val="CommentText"/>
      </w:pPr>
      <w:r>
        <w:rPr>
          <w:rStyle w:val="CommentReference"/>
        </w:rPr>
        <w:annotationRef/>
      </w:r>
      <w:r>
        <w:t>sat?</w:t>
      </w:r>
    </w:p>
  </w:comment>
  <w:comment w:id="884" w:author="Windows User" w:date="2015-11-21T13:17:00Z" w:initials="WU">
    <w:p w14:paraId="6B55DDAB" w14:textId="77777777" w:rsidR="00ED1D04" w:rsidRDefault="00ED1D04" w:rsidP="00E35F1F">
      <w:pPr>
        <w:pStyle w:val="CommentText"/>
      </w:pPr>
      <w:r>
        <w:rPr>
          <w:rStyle w:val="CommentReference"/>
        </w:rPr>
        <w:annotationRef/>
      </w:r>
      <w:r>
        <w:t>check</w:t>
      </w:r>
    </w:p>
  </w:comment>
  <w:comment w:id="885" w:author="Windows User" w:date="2015-11-21T13:17:00Z" w:initials="WU">
    <w:p w14:paraId="5825D4CB" w14:textId="77777777" w:rsidR="00ED1D04" w:rsidRDefault="00ED1D04" w:rsidP="00E35F1F">
      <w:pPr>
        <w:pStyle w:val="CommentText"/>
      </w:pPr>
      <w:r>
        <w:rPr>
          <w:rStyle w:val="CommentReference"/>
        </w:rPr>
        <w:annotationRef/>
      </w:r>
      <w:r>
        <w:t>check</w:t>
      </w:r>
    </w:p>
  </w:comment>
  <w:comment w:id="888" w:author="Windows User" w:date="2015-10-30T08:56:00Z" w:initials="BS">
    <w:p w14:paraId="3E614A56" w14:textId="77777777" w:rsidR="00ED1D04" w:rsidRDefault="00ED1D04" w:rsidP="00E35F1F">
      <w:pPr>
        <w:pStyle w:val="CommentText"/>
      </w:pPr>
      <w:r>
        <w:rPr>
          <w:rStyle w:val="CommentReference"/>
        </w:rPr>
        <w:annotationRef/>
      </w:r>
      <w:r>
        <w:t>entered and come forth, or entered through it?</w:t>
      </w:r>
    </w:p>
  </w:comment>
  <w:comment w:id="889" w:author="Windows User" w:date="2015-10-30T08:56:00Z" w:initials="BS">
    <w:p w14:paraId="356D8FDF" w14:textId="77777777" w:rsidR="00ED1D04" w:rsidRDefault="00ED1D04" w:rsidP="00E35F1F">
      <w:pPr>
        <w:pStyle w:val="CommentText"/>
      </w:pPr>
      <w:r>
        <w:rPr>
          <w:rStyle w:val="CommentReference"/>
        </w:rPr>
        <w:annotationRef/>
      </w:r>
      <w:r>
        <w:t>appearing?</w:t>
      </w:r>
    </w:p>
  </w:comment>
  <w:comment w:id="890" w:author="Windows User" w:date="2015-10-30T08:56:00Z" w:initials="BS">
    <w:p w14:paraId="4735348E" w14:textId="77777777" w:rsidR="00ED1D04" w:rsidRDefault="00ED1D04" w:rsidP="00E35F1F">
      <w:pPr>
        <w:pStyle w:val="CommentText"/>
      </w:pPr>
      <w:r>
        <w:rPr>
          <w:rStyle w:val="CommentReference"/>
        </w:rPr>
        <w:annotationRef/>
      </w:r>
      <w:r>
        <w:t>He</w:t>
      </w:r>
    </w:p>
  </w:comment>
  <w:comment w:id="896" w:author="Windows User" w:date="2015-10-30T08:56:00Z" w:initials="BS">
    <w:p w14:paraId="5F2DFD8E" w14:textId="77777777" w:rsidR="00ED1D04" w:rsidRDefault="00ED1D04" w:rsidP="00E35F1F">
      <w:pPr>
        <w:pStyle w:val="CommentText"/>
      </w:pPr>
      <w:r>
        <w:rPr>
          <w:rStyle w:val="CommentReference"/>
        </w:rPr>
        <w:annotationRef/>
      </w:r>
      <w:r>
        <w:t>I feel like upon sounds better here and below</w:t>
      </w:r>
    </w:p>
  </w:comment>
  <w:comment w:id="897" w:author="Windows User" w:date="2015-10-30T08:56:00Z" w:initials="BS">
    <w:p w14:paraId="026525DA" w14:textId="77777777" w:rsidR="00ED1D04" w:rsidRDefault="00ED1D04" w:rsidP="00E35F1F">
      <w:pPr>
        <w:pStyle w:val="CommentText"/>
      </w:pPr>
      <w:r>
        <w:rPr>
          <w:rStyle w:val="CommentReference"/>
        </w:rPr>
        <w:annotationRef/>
      </w:r>
      <w:r>
        <w:t>For forty days</w:t>
      </w:r>
    </w:p>
  </w:comment>
  <w:comment w:id="898" w:author="Windows User" w:date="2015-10-30T08:56:00Z" w:initials="BS">
    <w:p w14:paraId="7D69D9EF" w14:textId="77777777" w:rsidR="00ED1D04" w:rsidRDefault="00ED1D04" w:rsidP="00E35F1F">
      <w:pPr>
        <w:pStyle w:val="CommentText"/>
      </w:pPr>
      <w:r>
        <w:rPr>
          <w:rStyle w:val="CommentReference"/>
        </w:rPr>
        <w:annotationRef/>
      </w:r>
      <w:r>
        <w:t>awkward. Crush under our feet or crush within us? Even if feet not literally there, needed to complete the implied thought in english.</w:t>
      </w:r>
    </w:p>
  </w:comment>
  <w:comment w:id="904" w:author="Windows User" w:date="2015-10-30T08:56:00Z" w:initials="BS">
    <w:p w14:paraId="60DA9970" w14:textId="77777777" w:rsidR="00ED1D04" w:rsidRDefault="00ED1D04" w:rsidP="00E35F1F">
      <w:pPr>
        <w:pStyle w:val="CommentText"/>
      </w:pPr>
      <w:r>
        <w:rPr>
          <w:rStyle w:val="CommentReference"/>
        </w:rPr>
        <w:annotationRef/>
      </w:r>
      <w:r>
        <w:t>a? I know virgin doesn't sound right. Nor virginal. But a virgin seems to cheapen the thought...</w:t>
      </w:r>
    </w:p>
  </w:comment>
  <w:comment w:id="906" w:author="Windows User" w:date="2015-10-30T08:56:00Z" w:initials="BS">
    <w:p w14:paraId="3D3D58F2" w14:textId="77777777" w:rsidR="00ED1D04" w:rsidRDefault="00ED1D04" w:rsidP="00E35F1F">
      <w:pPr>
        <w:pStyle w:val="CommentText"/>
      </w:pPr>
      <w:r>
        <w:rPr>
          <w:rStyle w:val="CommentReference"/>
        </w:rPr>
        <w:annotationRef/>
      </w:r>
      <w:r>
        <w:t>annulled has connotation from catholicism of never having been. I like abolished better. Sounds more poetic like too.</w:t>
      </w:r>
    </w:p>
  </w:comment>
  <w:comment w:id="909" w:author="Windows User" w:date="2015-10-30T08:56:00Z" w:initials="BS">
    <w:p w14:paraId="758A0E08" w14:textId="77777777" w:rsidR="00ED1D04" w:rsidRDefault="00ED1D04" w:rsidP="00E35F1F">
      <w:pPr>
        <w:pStyle w:val="CommentText"/>
      </w:pPr>
      <w:r>
        <w:rPr>
          <w:rStyle w:val="CommentReference"/>
        </w:rPr>
        <w:annotationRef/>
      </w:r>
      <w:r>
        <w:t>yes, it is a continuous thought. But this and next are complete sentences in themselves.</w:t>
      </w:r>
    </w:p>
  </w:comment>
  <w:comment w:id="910" w:author="Windows User" w:date="2015-10-30T08:56:00Z" w:initials="BS">
    <w:p w14:paraId="4C494C1B" w14:textId="77777777" w:rsidR="00ED1D04" w:rsidRDefault="00ED1D04" w:rsidP="00E35F1F">
      <w:pPr>
        <w:pStyle w:val="CommentText"/>
      </w:pPr>
      <w:r>
        <w:rPr>
          <w:rStyle w:val="CommentReference"/>
        </w:rPr>
        <w:annotationRef/>
      </w:r>
      <w:r>
        <w:t>revealed almost makes sense here... but not with the next line having "said"</w:t>
      </w:r>
    </w:p>
  </w:comment>
  <w:comment w:id="911" w:author="Windows User" w:date="2015-10-30T08:56:00Z" w:initials="BS">
    <w:p w14:paraId="32F983BF" w14:textId="77777777" w:rsidR="00ED1D04" w:rsidRDefault="00ED1D04" w:rsidP="00E35F1F">
      <w:pPr>
        <w:pStyle w:val="CommentText"/>
      </w:pPr>
      <w:r>
        <w:rPr>
          <w:rStyle w:val="CommentReference"/>
        </w:rPr>
        <w:annotationRef/>
      </w:r>
      <w:r>
        <w:t>repeat quotes or contiguious?</w:t>
      </w:r>
    </w:p>
  </w:comment>
  <w:comment w:id="912" w:author="Windows User" w:date="2015-10-30T08:56:00Z" w:initials="BS">
    <w:p w14:paraId="29400B5B" w14:textId="77777777" w:rsidR="00ED1D04" w:rsidRDefault="00ED1D04" w:rsidP="00E35F1F">
      <w:pPr>
        <w:pStyle w:val="CommentText"/>
      </w:pPr>
      <w:r>
        <w:rPr>
          <w:rStyle w:val="CommentReference"/>
        </w:rPr>
        <w:annotationRef/>
      </w:r>
      <w:r>
        <w:t>in strength?</w:t>
      </w:r>
    </w:p>
  </w:comment>
  <w:comment w:id="913" w:author="Windows User" w:date="2015-10-30T08:56:00Z" w:initials="BS">
    <w:p w14:paraId="19007B27" w14:textId="77777777" w:rsidR="00ED1D04" w:rsidRDefault="00ED1D04" w:rsidP="00E35F1F">
      <w:pPr>
        <w:pStyle w:val="CommentText"/>
      </w:pPr>
      <w:r>
        <w:rPr>
          <w:rStyle w:val="CommentReference"/>
        </w:rPr>
        <w:annotationRef/>
      </w:r>
      <w:r>
        <w:t>in the tune it just sounds more emphatic dropping the "both"</w:t>
      </w:r>
    </w:p>
  </w:comment>
  <w:comment w:id="915" w:author="Windows User" w:date="2015-10-30T08:56:00Z" w:initials="BS">
    <w:p w14:paraId="42813985" w14:textId="77777777" w:rsidR="00ED1D04" w:rsidRDefault="00ED1D04" w:rsidP="00E35F1F">
      <w:pPr>
        <w:pStyle w:val="CommentText"/>
      </w:pPr>
      <w:r>
        <w:rPr>
          <w:rStyle w:val="CommentReference"/>
        </w:rPr>
        <w:annotationRef/>
      </w:r>
      <w:r>
        <w:t>theotokos, not mav em ef Nooti</w:t>
      </w:r>
    </w:p>
  </w:comment>
  <w:comment w:id="916" w:author="Windows User" w:date="2015-10-30T08:56:00Z" w:initials="BS">
    <w:p w14:paraId="72887F8D" w14:textId="77777777" w:rsidR="00ED1D04" w:rsidRDefault="00ED1D04" w:rsidP="00E35F1F">
      <w:pPr>
        <w:pStyle w:val="CommentText"/>
      </w:pPr>
      <w:r>
        <w:rPr>
          <w:rStyle w:val="CommentReference"/>
        </w:rPr>
        <w:annotationRef/>
      </w:r>
      <w:r>
        <w:t>in?</w:t>
      </w:r>
    </w:p>
  </w:comment>
  <w:comment w:id="918" w:author="Windows User" w:date="2015-10-30T08:56:00Z" w:initials="BS">
    <w:p w14:paraId="79923510" w14:textId="77777777" w:rsidR="00ED1D04" w:rsidRDefault="00ED1D04" w:rsidP="00E35F1F">
      <w:pPr>
        <w:pStyle w:val="CommentText"/>
      </w:pPr>
      <w:r>
        <w:rPr>
          <w:rStyle w:val="CommentReference"/>
        </w:rPr>
        <w:annotationRef/>
      </w:r>
      <w:r>
        <w:t>it's literally "And" but that leaves too much grammatical ambiguity that tends towards nonsensical parsing.</w:t>
      </w:r>
    </w:p>
  </w:comment>
  <w:comment w:id="919" w:author="Windows User" w:date="2015-10-30T08:56:00Z" w:initials="BS">
    <w:p w14:paraId="790A95EE" w14:textId="77777777" w:rsidR="00ED1D04" w:rsidRDefault="00ED1D04" w:rsidP="00E35F1F">
      <w:pPr>
        <w:pStyle w:val="CommentText"/>
      </w:pPr>
      <w:r>
        <w:rPr>
          <w:rStyle w:val="CommentReference"/>
        </w:rPr>
        <w:annotationRef/>
      </w:r>
      <w:r>
        <w:t>tense?</w:t>
      </w:r>
    </w:p>
  </w:comment>
  <w:comment w:id="921" w:author="Windows User" w:date="2015-10-30T08:56:00Z" w:initials="BS">
    <w:p w14:paraId="2626B3B0" w14:textId="77777777" w:rsidR="00ED1D04" w:rsidRDefault="00ED1D04" w:rsidP="00E35F1F">
      <w:pPr>
        <w:pStyle w:val="CommentText"/>
      </w:pPr>
      <w:r>
        <w:rPr>
          <w:rStyle w:val="CommentReference"/>
        </w:rPr>
        <w:annotationRef/>
      </w:r>
      <w:r>
        <w:t>too far for a pronoun</w:t>
      </w:r>
    </w:p>
  </w:comment>
  <w:comment w:id="922" w:author="Windows User" w:date="2015-10-30T08:56:00Z" w:initials="BS">
    <w:p w14:paraId="35C833E4" w14:textId="77777777" w:rsidR="00ED1D04" w:rsidRDefault="00ED1D04" w:rsidP="00E35F1F">
      <w:pPr>
        <w:pStyle w:val="CommentText"/>
      </w:pPr>
      <w:r>
        <w:rPr>
          <w:rStyle w:val="CommentReference"/>
        </w:rPr>
        <w:annotationRef/>
      </w:r>
      <w:r>
        <w:t>deemed or made?</w:t>
      </w:r>
    </w:p>
  </w:comment>
  <w:comment w:id="924" w:author="Windows User" w:date="2015-10-30T08:56:00Z" w:initials="BS">
    <w:p w14:paraId="5C7B7A35" w14:textId="77777777" w:rsidR="00ED1D04" w:rsidRDefault="00ED1D04" w:rsidP="00E35F1F">
      <w:pPr>
        <w:pStyle w:val="CommentText"/>
      </w:pPr>
      <w:r>
        <w:rPr>
          <w:rStyle w:val="CommentReference"/>
        </w:rPr>
        <w:annotationRef/>
      </w:r>
      <w:r>
        <w:t>coptic is heavens of heavens, but we usually say heaven of heavens.</w:t>
      </w:r>
    </w:p>
  </w:comment>
  <w:comment w:id="926" w:author="Windows User" w:date="2015-10-30T08:56:00Z" w:initials="BS">
    <w:p w14:paraId="080C2EEE" w14:textId="77777777" w:rsidR="00ED1D04" w:rsidRDefault="00ED1D04" w:rsidP="00E35F1F">
      <w:pPr>
        <w:pStyle w:val="CommentText"/>
      </w:pPr>
      <w:r>
        <w:rPr>
          <w:rStyle w:val="CommentReference"/>
        </w:rPr>
        <w:annotationRef/>
      </w:r>
      <w:r>
        <w:t>rises or shines?</w:t>
      </w:r>
    </w:p>
  </w:comment>
  <w:comment w:id="929" w:author="Windows User" w:date="2015-10-30T08:56:00Z" w:initials="BS">
    <w:p w14:paraId="5671149C" w14:textId="77777777" w:rsidR="00ED1D04" w:rsidRDefault="00ED1D04" w:rsidP="00E35F1F">
      <w:pPr>
        <w:pStyle w:val="CommentText"/>
      </w:pPr>
      <w:r>
        <w:rPr>
          <w:rStyle w:val="CommentReference"/>
        </w:rPr>
        <w:annotationRef/>
      </w:r>
      <w:r>
        <w:t>destroyed or damaged?</w:t>
      </w:r>
    </w:p>
  </w:comment>
  <w:comment w:id="935" w:author="Windows User" w:date="2015-10-30T08:56:00Z" w:initials="BS">
    <w:p w14:paraId="4B308EB2" w14:textId="77777777" w:rsidR="00ED1D04" w:rsidRDefault="00ED1D04" w:rsidP="00E35F1F">
      <w:pPr>
        <w:pStyle w:val="CommentText"/>
      </w:pPr>
      <w:r>
        <w:rPr>
          <w:rStyle w:val="CommentReference"/>
        </w:rPr>
        <w:annotationRef/>
      </w:r>
      <w:r>
        <w:t>servant, or slave?</w:t>
      </w:r>
    </w:p>
  </w:comment>
  <w:comment w:id="936" w:author="Windows User" w:date="2015-10-30T08:56:00Z" w:initials="BS">
    <w:p w14:paraId="20DF1D54" w14:textId="77777777" w:rsidR="00ED1D04" w:rsidRDefault="00ED1D04" w:rsidP="00E35F1F">
      <w:pPr>
        <w:pStyle w:val="CommentText"/>
      </w:pPr>
      <w:r>
        <w:rPr>
          <w:rStyle w:val="CommentReference"/>
        </w:rPr>
        <w:annotationRef/>
      </w:r>
      <w:r>
        <w:t>Feels way too literal</w:t>
      </w:r>
    </w:p>
  </w:comment>
  <w:comment w:id="937" w:author="Windows User" w:date="2015-11-21T13:18:00Z" w:initials="WU">
    <w:p w14:paraId="2A74F11D" w14:textId="77777777" w:rsidR="00ED1D04" w:rsidRDefault="00ED1D04" w:rsidP="00E35F1F">
      <w:pPr>
        <w:pStyle w:val="CommentText"/>
      </w:pPr>
      <w:r>
        <w:rPr>
          <w:rStyle w:val="CommentReference"/>
        </w:rPr>
        <w:annotationRef/>
      </w:r>
      <w:r>
        <w:t>check</w:t>
      </w:r>
    </w:p>
  </w:comment>
  <w:comment w:id="943" w:author="Windows User" w:date="2015-10-30T08:56:00Z" w:initials="BS">
    <w:p w14:paraId="6352B7F4" w14:textId="77777777" w:rsidR="00ED1D04" w:rsidRDefault="00ED1D04"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45" w:author="Windows User" w:date="2015-10-30T08:56:00Z" w:initials="BS">
    <w:p w14:paraId="77680459" w14:textId="77777777" w:rsidR="00ED1D04" w:rsidRDefault="00ED1D04" w:rsidP="00E35F1F">
      <w:pPr>
        <w:pStyle w:val="CommentText"/>
      </w:pPr>
      <w:r>
        <w:rPr>
          <w:rStyle w:val="CommentReference"/>
        </w:rPr>
        <w:annotationRef/>
      </w:r>
      <w:r>
        <w:t>was incarnate or took flesh? Need a decision for this common phrase.</w:t>
      </w:r>
    </w:p>
  </w:comment>
  <w:comment w:id="947" w:author="Windows User" w:date="2015-10-30T08:56:00Z" w:initials="BS">
    <w:p w14:paraId="6C7BBC12" w14:textId="77777777" w:rsidR="00ED1D04" w:rsidRDefault="00ED1D04"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2" w:author="Windows User" w:date="2015-10-30T08:56:00Z" w:initials="BS">
    <w:p w14:paraId="61EAF48D" w14:textId="77777777" w:rsidR="00ED1D04" w:rsidRDefault="00ED1D04" w:rsidP="00E35F1F">
      <w:pPr>
        <w:pStyle w:val="CommentText"/>
      </w:pPr>
      <w:r>
        <w:rPr>
          <w:rStyle w:val="CommentReference"/>
        </w:rPr>
        <w:annotationRef/>
      </w:r>
      <w:r>
        <w:t>Altar/The place where the Sacrifice is offered, is clearly not right. But Temple? Or Holy of Holies?</w:t>
      </w:r>
    </w:p>
  </w:comment>
  <w:comment w:id="955" w:author="Windows User" w:date="2015-10-30T08:56:00Z" w:initials="BS">
    <w:p w14:paraId="0DB4A25D" w14:textId="77777777" w:rsidR="00ED1D04" w:rsidRDefault="00ED1D04" w:rsidP="00E35F1F">
      <w:pPr>
        <w:pStyle w:val="CommentText"/>
      </w:pPr>
      <w:r>
        <w:rPr>
          <w:rStyle w:val="CommentReference"/>
        </w:rPr>
        <w:annotationRef/>
      </w:r>
      <w:r>
        <w:t>I think infinite captures the meaning of uncircumscript in a more approachable way.</w:t>
      </w:r>
    </w:p>
  </w:comment>
  <w:comment w:id="956" w:author="Windows User" w:date="2015-10-30T08:56:00Z" w:initials="BS">
    <w:p w14:paraId="65C574CB" w14:textId="77777777" w:rsidR="00ED1D04" w:rsidRDefault="00ED1D04" w:rsidP="00E35F1F">
      <w:pPr>
        <w:pStyle w:val="CommentText"/>
      </w:pPr>
      <w:r>
        <w:rPr>
          <w:rStyle w:val="CommentReference"/>
        </w:rPr>
        <w:annotationRef/>
      </w:r>
      <w:r>
        <w:t>net or hook?</w:t>
      </w:r>
    </w:p>
  </w:comment>
  <w:comment w:id="957" w:author="Windows User" w:date="2015-10-30T08:56:00Z" w:initials="BS">
    <w:p w14:paraId="631E73A0" w14:textId="77777777" w:rsidR="00ED1D04" w:rsidRDefault="00ED1D04" w:rsidP="00E35F1F">
      <w:pPr>
        <w:pStyle w:val="CommentText"/>
      </w:pPr>
      <w:r>
        <w:rPr>
          <w:rStyle w:val="CommentReference"/>
        </w:rPr>
        <w:annotationRef/>
      </w:r>
      <w:r>
        <w:t>Instructing them in the worship?</w:t>
      </w:r>
    </w:p>
  </w:comment>
  <w:comment w:id="958" w:author="Windows User" w:date="2015-10-30T08:56:00Z" w:initials="BS">
    <w:p w14:paraId="22469FD6" w14:textId="77777777" w:rsidR="00ED1D04" w:rsidRDefault="00ED1D04" w:rsidP="00E35F1F">
      <w:pPr>
        <w:pStyle w:val="CommentText"/>
      </w:pPr>
      <w:r>
        <w:rPr>
          <w:rStyle w:val="CommentReference"/>
        </w:rPr>
        <w:annotationRef/>
      </w:r>
      <w:r>
        <w:t>what does this mean?</w:t>
      </w:r>
    </w:p>
  </w:comment>
  <w:comment w:id="959" w:author="Windows User" w:date="2015-10-30T08:56:00Z" w:initials="BS">
    <w:p w14:paraId="0A6E9F00" w14:textId="77777777" w:rsidR="00ED1D04" w:rsidRDefault="00ED1D04" w:rsidP="00E35F1F">
      <w:pPr>
        <w:pStyle w:val="CommentText"/>
      </w:pPr>
      <w:r>
        <w:rPr>
          <w:rStyle w:val="CommentReference"/>
        </w:rPr>
        <w:annotationRef/>
      </w:r>
      <w:r>
        <w:t>Path? Or Way? i.e. Christ?</w:t>
      </w:r>
    </w:p>
  </w:comment>
  <w:comment w:id="960" w:author="Windows User" w:date="2015-10-30T08:56:00Z" w:initials="BS">
    <w:p w14:paraId="50D676B3" w14:textId="77777777" w:rsidR="00ED1D04" w:rsidRDefault="00ED1D04" w:rsidP="00E35F1F">
      <w:pPr>
        <w:pStyle w:val="CommentText"/>
      </w:pPr>
      <w:r>
        <w:rPr>
          <w:rStyle w:val="CommentReference"/>
        </w:rPr>
        <w:annotationRef/>
      </w:r>
      <w:r>
        <w:t>forward to? Or towards?</w:t>
      </w:r>
    </w:p>
  </w:comment>
  <w:comment w:id="961" w:author="Windows User" w:date="2015-10-30T08:56:00Z" w:initials="BS">
    <w:p w14:paraId="4E94979B" w14:textId="77777777" w:rsidR="00ED1D04" w:rsidRDefault="00ED1D04" w:rsidP="00E35F1F">
      <w:pPr>
        <w:pStyle w:val="CommentText"/>
      </w:pPr>
      <w:r>
        <w:rPr>
          <w:rStyle w:val="CommentReference"/>
        </w:rPr>
        <w:annotationRef/>
      </w:r>
      <w:r>
        <w:t>gladness</w:t>
      </w:r>
    </w:p>
  </w:comment>
  <w:comment w:id="967" w:author="Windows User" w:date="2015-10-30T08:56:00Z" w:initials="BS">
    <w:p w14:paraId="3588E256" w14:textId="77777777" w:rsidR="00ED1D04" w:rsidRDefault="00ED1D04" w:rsidP="00E35F1F">
      <w:pPr>
        <w:pStyle w:val="CommentText"/>
      </w:pPr>
      <w:r>
        <w:rPr>
          <w:rStyle w:val="CommentReference"/>
        </w:rPr>
        <w:annotationRef/>
      </w:r>
      <w:r>
        <w:t>Inclined to switch to L.A. ordering, but probably better to be consistent with Black.</w:t>
      </w:r>
    </w:p>
  </w:comment>
  <w:comment w:id="968" w:author="Windows User" w:date="2015-10-30T08:56:00Z" w:initials="BS">
    <w:p w14:paraId="5F5FCC97" w14:textId="77777777" w:rsidR="00ED1D04" w:rsidRDefault="00ED1D04" w:rsidP="00E35F1F">
      <w:pPr>
        <w:pStyle w:val="CommentText"/>
      </w:pPr>
      <w:r>
        <w:rPr>
          <w:rStyle w:val="CommentReference"/>
        </w:rPr>
        <w:annotationRef/>
      </w:r>
      <w:r>
        <w:t>Everyday or a day?</w:t>
      </w:r>
    </w:p>
  </w:comment>
  <w:comment w:id="969" w:author="Windows User" w:date="2015-10-30T08:56:00Z" w:initials="BS">
    <w:p w14:paraId="7938A467" w14:textId="77777777" w:rsidR="00ED1D04" w:rsidRDefault="00ED1D04" w:rsidP="00E35F1F">
      <w:pPr>
        <w:pStyle w:val="CommentText"/>
      </w:pPr>
      <w:r>
        <w:rPr>
          <w:rStyle w:val="CommentReference"/>
        </w:rPr>
        <w:annotationRef/>
      </w:r>
      <w:r>
        <w:t>not delight. Maybe joy instead of esctasy?</w:t>
      </w:r>
    </w:p>
  </w:comment>
  <w:comment w:id="970" w:author="Windows User" w:date="2015-10-30T08:56:00Z" w:initials="BS">
    <w:p w14:paraId="0D0804AC" w14:textId="77777777" w:rsidR="00ED1D04" w:rsidRDefault="00ED1D04" w:rsidP="00E35F1F">
      <w:pPr>
        <w:pStyle w:val="CommentText"/>
      </w:pPr>
      <w:r>
        <w:rPr>
          <w:rStyle w:val="CommentReference"/>
        </w:rPr>
        <w:annotationRef/>
      </w:r>
      <w:r>
        <w:t>glory, splendor or beauty?</w:t>
      </w:r>
    </w:p>
  </w:comment>
  <w:comment w:id="971" w:author="Windows User" w:date="2015-10-30T08:56:00Z" w:initials="BS">
    <w:p w14:paraId="07A7FAB4" w14:textId="77777777" w:rsidR="00ED1D04" w:rsidRDefault="00ED1D04" w:rsidP="00E35F1F">
      <w:pPr>
        <w:pStyle w:val="CommentText"/>
      </w:pPr>
      <w:r>
        <w:rPr>
          <w:rStyle w:val="CommentReference"/>
        </w:rPr>
        <w:annotationRef/>
      </w:r>
      <w:r>
        <w:t>from or and?</w:t>
      </w:r>
    </w:p>
  </w:comment>
  <w:comment w:id="972" w:author="Windows User" w:date="2015-10-30T08:56:00Z" w:initials="BS">
    <w:p w14:paraId="5249720E" w14:textId="77777777" w:rsidR="00ED1D04" w:rsidRDefault="00ED1D04" w:rsidP="00E35F1F">
      <w:pPr>
        <w:pStyle w:val="CommentText"/>
      </w:pPr>
      <w:r>
        <w:rPr>
          <w:rStyle w:val="CommentReference"/>
        </w:rPr>
        <w:annotationRef/>
      </w:r>
      <w:r>
        <w:t>What prophet? Why did abouna redact this?</w:t>
      </w:r>
    </w:p>
  </w:comment>
  <w:comment w:id="973" w:author="Windows User" w:date="2015-10-30T08:56:00Z" w:initials="BS">
    <w:p w14:paraId="66A9526F" w14:textId="77777777" w:rsidR="00ED1D04" w:rsidRDefault="00ED1D04" w:rsidP="00E35F1F">
      <w:pPr>
        <w:pStyle w:val="CommentText"/>
      </w:pPr>
      <w:r>
        <w:rPr>
          <w:rStyle w:val="CommentReference"/>
        </w:rPr>
        <w:annotationRef/>
      </w:r>
      <w:r>
        <w:t>Doesn't this say you are beyond beginning, or something to that effect? Beyond the beginning from which even time arose?</w:t>
      </w:r>
    </w:p>
  </w:comment>
  <w:comment w:id="974" w:author="Windows User" w:date="2015-10-30T08:56:00Z" w:initials="BS">
    <w:p w14:paraId="08CC53E1" w14:textId="77777777" w:rsidR="00ED1D04" w:rsidRDefault="00ED1D04" w:rsidP="00E35F1F">
      <w:pPr>
        <w:pStyle w:val="CommentText"/>
      </w:pPr>
      <w:r>
        <w:rPr>
          <w:rStyle w:val="CommentReference"/>
        </w:rPr>
        <w:annotationRef/>
      </w:r>
      <w:r>
        <w:t>is this right?</w:t>
      </w:r>
    </w:p>
  </w:comment>
  <w:comment w:id="975" w:author="Windows User" w:date="2015-10-30T08:56:00Z" w:initials="BS">
    <w:p w14:paraId="21BA9344" w14:textId="77777777" w:rsidR="00ED1D04" w:rsidRDefault="00ED1D04" w:rsidP="00E35F1F">
      <w:pPr>
        <w:pStyle w:val="CommentText"/>
      </w:pPr>
      <w:r>
        <w:rPr>
          <w:rStyle w:val="CommentReference"/>
        </w:rPr>
        <w:annotationRef/>
      </w:r>
      <w:r>
        <w:t>isn't it of?</w:t>
      </w:r>
    </w:p>
  </w:comment>
  <w:comment w:id="976" w:author="Windows User" w:date="2015-10-30T08:56:00Z" w:initials="BS">
    <w:p w14:paraId="0DB057D8" w14:textId="77777777" w:rsidR="00ED1D04" w:rsidRDefault="00ED1D04" w:rsidP="00E35F1F">
      <w:pPr>
        <w:pStyle w:val="CommentText"/>
      </w:pPr>
      <w:r>
        <w:rPr>
          <w:rStyle w:val="CommentReference"/>
        </w:rPr>
        <w:annotationRef/>
      </w:r>
      <w:r>
        <w:t>isn't it blesses?</w:t>
      </w:r>
    </w:p>
  </w:comment>
  <w:comment w:id="977" w:author="Windows User" w:date="2015-10-30T08:56:00Z" w:initials="BS">
    <w:p w14:paraId="4126BF87" w14:textId="77777777" w:rsidR="00ED1D04" w:rsidRDefault="00ED1D04" w:rsidP="00E35F1F">
      <w:pPr>
        <w:pStyle w:val="CommentText"/>
      </w:pPr>
      <w:r>
        <w:rPr>
          <w:rStyle w:val="CommentReference"/>
        </w:rPr>
        <w:annotationRef/>
      </w:r>
      <w:r>
        <w:t>blessing or blessing?</w:t>
      </w:r>
    </w:p>
  </w:comment>
  <w:comment w:id="978" w:author="Windows User" w:date="2015-10-30T08:56:00Z" w:initials="BS">
    <w:p w14:paraId="068E7184" w14:textId="77777777" w:rsidR="00ED1D04" w:rsidRDefault="00ED1D04" w:rsidP="00E35F1F">
      <w:pPr>
        <w:pStyle w:val="CommentText"/>
      </w:pPr>
      <w:r>
        <w:rPr>
          <w:rStyle w:val="CommentReference"/>
        </w:rPr>
        <w:annotationRef/>
      </w:r>
      <w:r>
        <w:t>the other translations seem not to like abouna's contractions...</w:t>
      </w:r>
    </w:p>
  </w:comment>
  <w:comment w:id="979" w:author="Windows User" w:date="2015-10-30T08:56:00Z" w:initials="BS">
    <w:p w14:paraId="21A595C5" w14:textId="77777777" w:rsidR="00ED1D04" w:rsidRDefault="00ED1D04" w:rsidP="00E35F1F">
      <w:pPr>
        <w:pStyle w:val="CommentText"/>
      </w:pPr>
      <w:r>
        <w:rPr>
          <w:rStyle w:val="CommentReference"/>
        </w:rPr>
        <w:annotationRef/>
      </w:r>
      <w:r>
        <w:t>perfect or true?</w:t>
      </w:r>
    </w:p>
  </w:comment>
  <w:comment w:id="982" w:author="Windows User" w:date="2015-11-21T13:21:00Z" w:initials="WU">
    <w:p w14:paraId="686F5E9C" w14:textId="77777777" w:rsidR="00ED1D04" w:rsidRDefault="00ED1D04" w:rsidP="00E35F1F">
      <w:pPr>
        <w:pStyle w:val="CommentText"/>
      </w:pPr>
      <w:r>
        <w:rPr>
          <w:rStyle w:val="CommentReference"/>
        </w:rPr>
        <w:annotationRef/>
      </w:r>
    </w:p>
  </w:comment>
  <w:comment w:id="987" w:author="Windows User" w:date="2015-10-30T08:56:00Z" w:initials="BS">
    <w:p w14:paraId="138D81C8" w14:textId="77777777" w:rsidR="00ED1D04" w:rsidRDefault="00ED1D04" w:rsidP="00E35F1F">
      <w:pPr>
        <w:pStyle w:val="CommentText"/>
      </w:pPr>
      <w:r>
        <w:rPr>
          <w:rStyle w:val="CommentReference"/>
        </w:rPr>
        <w:annotationRef/>
      </w:r>
      <w:r>
        <w:t>which word is right?</w:t>
      </w:r>
    </w:p>
  </w:comment>
  <w:comment w:id="988" w:author="Windows User" w:date="2015-10-30T08:56:00Z" w:initials="BS">
    <w:p w14:paraId="36B899D8" w14:textId="77777777" w:rsidR="00ED1D04" w:rsidRDefault="00ED1D04" w:rsidP="00E35F1F">
      <w:pPr>
        <w:pStyle w:val="CommentText"/>
      </w:pPr>
      <w:r>
        <w:rPr>
          <w:rStyle w:val="CommentReference"/>
        </w:rPr>
        <w:annotationRef/>
      </w:r>
      <w:r>
        <w:t>wise?</w:t>
      </w:r>
    </w:p>
  </w:comment>
  <w:comment w:id="990" w:author="Windows User" w:date="2015-10-30T08:56:00Z" w:initials="BS">
    <w:p w14:paraId="62F2B22F" w14:textId="77777777" w:rsidR="00ED1D04" w:rsidRDefault="00ED1D04" w:rsidP="00E35F1F">
      <w:pPr>
        <w:pStyle w:val="CommentText"/>
      </w:pPr>
      <w:r>
        <w:rPr>
          <w:rStyle w:val="CommentReference"/>
        </w:rPr>
        <w:annotationRef/>
      </w:r>
      <w:r>
        <w:t>bride, or bridal chamber?</w:t>
      </w:r>
    </w:p>
  </w:comment>
  <w:comment w:id="991" w:author="Windows User" w:date="2015-10-30T08:56:00Z" w:initials="BS">
    <w:p w14:paraId="13AA9031" w14:textId="77777777" w:rsidR="00ED1D04" w:rsidRDefault="00ED1D04" w:rsidP="00E35F1F">
      <w:pPr>
        <w:pStyle w:val="CommentText"/>
      </w:pPr>
      <w:r>
        <w:rPr>
          <w:rStyle w:val="CommentReference"/>
        </w:rPr>
        <w:annotationRef/>
      </w:r>
      <w:r>
        <w:t>truth, logos, or true logos?</w:t>
      </w:r>
    </w:p>
  </w:comment>
  <w:comment w:id="992" w:author="Windows User" w:date="2015-10-30T08:56:00Z" w:initials="BS">
    <w:p w14:paraId="116A567C" w14:textId="77777777" w:rsidR="00ED1D04" w:rsidRDefault="00ED1D04" w:rsidP="00E35F1F">
      <w:pPr>
        <w:pStyle w:val="CommentText"/>
      </w:pPr>
      <w:r>
        <w:rPr>
          <w:rStyle w:val="CommentReference"/>
        </w:rPr>
        <w:annotationRef/>
      </w:r>
      <w:r>
        <w:t>redeemed or saved?</w:t>
      </w:r>
    </w:p>
  </w:comment>
  <w:comment w:id="994" w:author="Windows User" w:date="2015-10-30T08:56:00Z" w:initials="BS">
    <w:p w14:paraId="37848CBE" w14:textId="77777777" w:rsidR="00ED1D04" w:rsidRDefault="00ED1D04" w:rsidP="00E35F1F">
      <w:pPr>
        <w:pStyle w:val="CommentText"/>
      </w:pPr>
      <w:r>
        <w:rPr>
          <w:rStyle w:val="CommentReference"/>
        </w:rPr>
        <w:annotationRef/>
      </w:r>
      <w:r>
        <w:t>for us or unto us?</w:t>
      </w:r>
    </w:p>
  </w:comment>
  <w:comment w:id="997" w:author="Windows User" w:date="2015-10-30T08:56:00Z" w:initials="BS">
    <w:p w14:paraId="7318299D" w14:textId="77777777" w:rsidR="00ED1D04" w:rsidRDefault="00ED1D04" w:rsidP="00E35F1F">
      <w:pPr>
        <w:pStyle w:val="CommentText"/>
      </w:pPr>
      <w:r>
        <w:rPr>
          <w:rStyle w:val="CommentReference"/>
        </w:rPr>
        <w:annotationRef/>
      </w:r>
      <w:r>
        <w:t>what does eshleelooi mean?</w:t>
      </w:r>
    </w:p>
  </w:comment>
  <w:comment w:id="998" w:author="Windows User" w:date="2015-10-30T08:56:00Z" w:initials="BS">
    <w:p w14:paraId="01016F04" w14:textId="77777777" w:rsidR="00ED1D04" w:rsidRDefault="00ED1D04" w:rsidP="00E35F1F">
      <w:pPr>
        <w:pStyle w:val="CommentText"/>
      </w:pPr>
      <w:r>
        <w:rPr>
          <w:rStyle w:val="CommentReference"/>
        </w:rPr>
        <w:annotationRef/>
      </w:r>
      <w:r>
        <w:t>save or redeem?</w:t>
      </w:r>
    </w:p>
  </w:comment>
  <w:comment w:id="1000" w:author="Windows User" w:date="2015-10-30T08:56:00Z" w:initials="BS">
    <w:p w14:paraId="2F0C8D0C" w14:textId="77777777" w:rsidR="00ED1D04" w:rsidRDefault="00ED1D04" w:rsidP="00E35F1F">
      <w:pPr>
        <w:pStyle w:val="CommentText"/>
      </w:pPr>
      <w:r>
        <w:rPr>
          <w:rStyle w:val="CommentReference"/>
        </w:rPr>
        <w:annotationRef/>
      </w:r>
      <w:r>
        <w:t>paradoxically or miraculously?</w:t>
      </w:r>
    </w:p>
  </w:comment>
  <w:comment w:id="1001" w:author="Windows User" w:date="2015-10-30T08:56:00Z" w:initials="BS">
    <w:p w14:paraId="0F8BDFBA" w14:textId="77777777" w:rsidR="00ED1D04" w:rsidRDefault="00ED1D04" w:rsidP="00E35F1F">
      <w:pPr>
        <w:pStyle w:val="CommentText"/>
      </w:pPr>
      <w:r>
        <w:rPr>
          <w:rStyle w:val="CommentReference"/>
        </w:rPr>
        <w:annotationRef/>
      </w:r>
      <w:r>
        <w:t>I get that this is perfectly valid English without 'is'. But too hard to follow fast.</w:t>
      </w:r>
    </w:p>
  </w:comment>
  <w:comment w:id="1003" w:author="Windows User" w:date="2015-10-30T08:56:00Z" w:initials="BS">
    <w:p w14:paraId="0412A3CD" w14:textId="77777777" w:rsidR="00ED1D04" w:rsidRDefault="00ED1D04" w:rsidP="00E35F1F">
      <w:pPr>
        <w:pStyle w:val="CommentText"/>
      </w:pPr>
      <w:r>
        <w:rPr>
          <w:rStyle w:val="CommentReference"/>
        </w:rPr>
        <w:annotationRef/>
      </w:r>
      <w:r>
        <w:t>this seems to be parallel to gold on all sides rather than gold roundabout it.</w:t>
      </w:r>
    </w:p>
  </w:comment>
  <w:comment w:id="1004" w:author="Windows User" w:date="2015-10-30T08:56:00Z" w:initials="BS">
    <w:p w14:paraId="5A22944C" w14:textId="77777777" w:rsidR="00ED1D04" w:rsidRDefault="00ED1D04" w:rsidP="00E35F1F">
      <w:pPr>
        <w:pStyle w:val="CommentText"/>
      </w:pPr>
      <w:r>
        <w:rPr>
          <w:rStyle w:val="CommentReference"/>
        </w:rPr>
        <w:annotationRef/>
      </w:r>
      <w:r>
        <w:t>Saviour or redeemer?</w:t>
      </w:r>
    </w:p>
  </w:comment>
  <w:comment w:id="1006" w:author="Windows User" w:date="2015-10-30T08:56:00Z" w:initials="BS">
    <w:p w14:paraId="7BA01F3B" w14:textId="77777777" w:rsidR="00ED1D04" w:rsidRDefault="00ED1D04" w:rsidP="00E35F1F">
      <w:pPr>
        <w:pStyle w:val="CommentText"/>
      </w:pPr>
      <w:r>
        <w:rPr>
          <w:rStyle w:val="CommentReference"/>
        </w:rPr>
        <w:annotationRef/>
      </w:r>
      <w:r>
        <w:t>isn't this compassion? not nishti nai...</w:t>
      </w:r>
    </w:p>
  </w:comment>
  <w:comment w:id="1009" w:author="Windows User" w:date="2015-10-30T08:56:00Z" w:initials="BS">
    <w:p w14:paraId="48DB0714" w14:textId="77777777" w:rsidR="00ED1D04" w:rsidRDefault="00ED1D04"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0" w:author="Windows User" w:date="2015-10-30T08:56:00Z" w:initials="BS">
    <w:p w14:paraId="15AB72CB" w14:textId="77777777" w:rsidR="00ED1D04" w:rsidRDefault="00ED1D04" w:rsidP="00E35F1F">
      <w:pPr>
        <w:pStyle w:val="CommentText"/>
      </w:pPr>
      <w:r>
        <w:rPr>
          <w:rStyle w:val="CommentReference"/>
        </w:rPr>
        <w:annotationRef/>
      </w:r>
      <w:r>
        <w:t>should be lampstand, not candle stick, here and throughout.</w:t>
      </w:r>
    </w:p>
  </w:comment>
  <w:comment w:id="1011" w:author="Windows User" w:date="2015-10-30T08:56:00Z" w:initials="BS">
    <w:p w14:paraId="6D5F9821" w14:textId="77777777" w:rsidR="00ED1D04" w:rsidRDefault="00ED1D04" w:rsidP="00E35F1F">
      <w:pPr>
        <w:pStyle w:val="CommentText"/>
      </w:pPr>
      <w:r>
        <w:rPr>
          <w:rStyle w:val="CommentReference"/>
        </w:rPr>
        <w:annotationRef/>
      </w:r>
      <w:r>
        <w:t>Ok, not saluted... Greeted, or I would prefer hailed...</w:t>
      </w:r>
    </w:p>
  </w:comment>
  <w:comment w:id="1012" w:author="Windows User" w:date="2015-10-30T08:56:00Z" w:initials="BS">
    <w:p w14:paraId="075C27A6" w14:textId="77777777" w:rsidR="00ED1D04" w:rsidRDefault="00ED1D04" w:rsidP="00E35F1F">
      <w:pPr>
        <w:pStyle w:val="CommentText"/>
      </w:pPr>
      <w:r>
        <w:rPr>
          <w:rStyle w:val="CommentReference"/>
        </w:rPr>
        <w:annotationRef/>
      </w:r>
      <w:r>
        <w:t>The Father was overjoyed, in your conception????</w:t>
      </w:r>
    </w:p>
  </w:comment>
  <w:comment w:id="1013" w:author="Windows User" w:date="2015-10-30T08:56:00Z" w:initials="BS">
    <w:p w14:paraId="7569AFF1" w14:textId="77777777" w:rsidR="00ED1D04" w:rsidRDefault="00ED1D04" w:rsidP="00E35F1F">
      <w:pPr>
        <w:pStyle w:val="CommentText"/>
      </w:pPr>
      <w:r>
        <w:rPr>
          <w:rStyle w:val="CommentReference"/>
        </w:rPr>
        <w:annotationRef/>
      </w:r>
      <w:r>
        <w:t>appearing doesn't sound right for parousia... coming or advent?</w:t>
      </w:r>
    </w:p>
  </w:comment>
  <w:comment w:id="1014" w:author="Windows User" w:date="2015-11-21T13:22:00Z" w:initials="WU">
    <w:p w14:paraId="728FA9EF" w14:textId="77777777" w:rsidR="00ED1D04" w:rsidRDefault="00ED1D04" w:rsidP="00E35F1F">
      <w:pPr>
        <w:pStyle w:val="CommentText"/>
      </w:pPr>
      <w:r>
        <w:rPr>
          <w:rStyle w:val="CommentReference"/>
        </w:rPr>
        <w:annotationRef/>
      </w:r>
      <w:r w:rsidRPr="00582AD7">
        <w:t>(ⲡⲉⲥⲱⲙⲁ??)</w:t>
      </w:r>
    </w:p>
  </w:comment>
  <w:comment w:id="1015" w:author="Windows User" w:date="2015-10-30T08:56:00Z" w:initials="BS">
    <w:p w14:paraId="0C77198F" w14:textId="77777777" w:rsidR="00ED1D04" w:rsidRDefault="00ED1D04" w:rsidP="00E35F1F">
      <w:pPr>
        <w:pStyle w:val="CommentText"/>
      </w:pPr>
      <w:r>
        <w:rPr>
          <w:rStyle w:val="CommentReference"/>
        </w:rPr>
        <w:annotationRef/>
      </w:r>
      <w:r>
        <w:t>kinda funny in English to switch pronoun from Lord to Virgin in one scentence.</w:t>
      </w:r>
    </w:p>
  </w:comment>
  <w:comment w:id="1018" w:author="Windows User" w:date="2015-10-30T08:56:00Z" w:initials="BS">
    <w:p w14:paraId="501C2D6F" w14:textId="77777777" w:rsidR="00ED1D04" w:rsidRDefault="00ED1D04" w:rsidP="00E35F1F">
      <w:pPr>
        <w:pStyle w:val="CommentText"/>
      </w:pPr>
      <w:r>
        <w:rPr>
          <w:rStyle w:val="CommentReference"/>
        </w:rPr>
        <w:annotationRef/>
      </w:r>
      <w:r>
        <w:t>I really didn't like preached... Is this to literal though? Maybe L.A. is better.</w:t>
      </w:r>
    </w:p>
  </w:comment>
  <w:comment w:id="1019" w:author="Windows User" w:date="2015-10-30T08:56:00Z" w:initials="BS">
    <w:p w14:paraId="6407D4C9" w14:textId="77777777" w:rsidR="00ED1D04" w:rsidRDefault="00ED1D04" w:rsidP="00E35F1F">
      <w:pPr>
        <w:pStyle w:val="CommentText"/>
      </w:pPr>
      <w:r>
        <w:rPr>
          <w:rStyle w:val="CommentReference"/>
        </w:rPr>
        <w:annotationRef/>
      </w:r>
      <w:r>
        <w:t>these thereofs are so awkward... but I can't think of a better phrasing right now.</w:t>
      </w:r>
    </w:p>
  </w:comment>
  <w:comment w:id="1020" w:author="Windows User" w:date="2015-11-21T13:23:00Z" w:initials="WU">
    <w:p w14:paraId="1B7B1E94" w14:textId="77777777" w:rsidR="00ED1D04" w:rsidRDefault="00ED1D04" w:rsidP="00E35F1F">
      <w:pPr>
        <w:pStyle w:val="CommentText"/>
      </w:pPr>
      <w:r>
        <w:rPr>
          <w:rStyle w:val="CommentReference"/>
        </w:rPr>
        <w:annotationRef/>
      </w:r>
      <w:r>
        <w:t>review</w:t>
      </w:r>
    </w:p>
  </w:comment>
  <w:comment w:id="1027" w:author="Windows User" w:date="2015-10-30T08:56:00Z" w:initials="BS">
    <w:p w14:paraId="5D50DB65" w14:textId="77777777" w:rsidR="00ED1D04" w:rsidRDefault="00ED1D04" w:rsidP="00E35F1F">
      <w:pPr>
        <w:pStyle w:val="CommentText"/>
      </w:pPr>
      <w:r>
        <w:rPr>
          <w:rStyle w:val="CommentReference"/>
        </w:rPr>
        <w:annotationRef/>
      </w:r>
      <w:r>
        <w:t>this seems kind of loose... is it ok?</w:t>
      </w:r>
    </w:p>
  </w:comment>
  <w:comment w:id="1028" w:author="Windows User" w:date="2015-10-30T08:56:00Z" w:initials="BS">
    <w:p w14:paraId="01FDA469" w14:textId="77777777" w:rsidR="00ED1D04" w:rsidRDefault="00ED1D04" w:rsidP="00E35F1F">
      <w:pPr>
        <w:pStyle w:val="CommentText"/>
      </w:pPr>
      <w:r>
        <w:rPr>
          <w:rStyle w:val="CommentReference"/>
        </w:rPr>
        <w:annotationRef/>
      </w:r>
      <w:r>
        <w:t>works or deeds?</w:t>
      </w:r>
    </w:p>
  </w:comment>
  <w:comment w:id="1029" w:author="Windows User" w:date="2015-11-21T13:24:00Z" w:initials="WU">
    <w:p w14:paraId="7A990723" w14:textId="77777777" w:rsidR="00ED1D04" w:rsidRDefault="00ED1D04" w:rsidP="00E35F1F">
      <w:pPr>
        <w:pStyle w:val="CommentText"/>
      </w:pPr>
      <w:r>
        <w:rPr>
          <w:rStyle w:val="CommentReference"/>
        </w:rPr>
        <w:annotationRef/>
      </w:r>
      <w:r>
        <w:t>review</w:t>
      </w:r>
    </w:p>
  </w:comment>
  <w:comment w:id="1030" w:author="Windows User" w:date="2015-10-30T08:56:00Z" w:initials="BS">
    <w:p w14:paraId="5BB3D65B" w14:textId="77777777" w:rsidR="00ED1D04" w:rsidRDefault="00ED1D04" w:rsidP="00E35F1F">
      <w:pPr>
        <w:pStyle w:val="CommentText"/>
      </w:pPr>
      <w:r>
        <w:rPr>
          <w:rStyle w:val="CommentReference"/>
        </w:rPr>
        <w:annotationRef/>
      </w:r>
      <w:r>
        <w:t>does Coptic have 'high'?</w:t>
      </w:r>
    </w:p>
  </w:comment>
  <w:comment w:id="1031" w:author="Windows User" w:date="2015-11-21T13:24:00Z" w:initials="WU">
    <w:p w14:paraId="1D334F95" w14:textId="77777777" w:rsidR="00ED1D04" w:rsidRDefault="00ED1D04" w:rsidP="00E35F1F">
      <w:pPr>
        <w:pStyle w:val="CommentText"/>
      </w:pPr>
      <w:r>
        <w:rPr>
          <w:rStyle w:val="CommentReference"/>
        </w:rPr>
        <w:annotationRef/>
      </w:r>
      <w:r>
        <w:t>review, add variant</w:t>
      </w:r>
    </w:p>
  </w:comment>
  <w:comment w:id="1032" w:author="Windows User" w:date="2015-10-30T08:56:00Z" w:initials="BS">
    <w:p w14:paraId="5480B788" w14:textId="77777777" w:rsidR="00ED1D04" w:rsidRDefault="00ED1D04" w:rsidP="00E35F1F">
      <w:pPr>
        <w:pStyle w:val="CommentText"/>
      </w:pPr>
      <w:r>
        <w:rPr>
          <w:rStyle w:val="CommentReference"/>
        </w:rPr>
        <w:annotationRef/>
      </w:r>
      <w:r>
        <w:t>bless or praise? inconsistent rendering of esmo</w:t>
      </w:r>
    </w:p>
  </w:comment>
  <w:comment w:id="1037" w:author="Windows User" w:date="2015-10-30T08:56:00Z" w:initials="WU">
    <w:p w14:paraId="326EFA42" w14:textId="77777777" w:rsidR="00ED1D04" w:rsidRDefault="00ED1D04" w:rsidP="006869EE">
      <w:pPr>
        <w:pStyle w:val="CommentText"/>
      </w:pPr>
      <w:r>
        <w:rPr>
          <w:rStyle w:val="CommentReference"/>
        </w:rPr>
        <w:annotationRef/>
      </w:r>
      <w:r>
        <w:t>Add notes where to insert Doxology of Prime… And Vespers Prase?</w:t>
      </w:r>
    </w:p>
  </w:comment>
  <w:comment w:id="1041" w:author="Windows User" w:date="2015-10-30T08:56:00Z" w:initials="WU">
    <w:p w14:paraId="66837344" w14:textId="77777777" w:rsidR="00ED1D04" w:rsidRDefault="00ED1D04" w:rsidP="006869EE">
      <w:pPr>
        <w:pStyle w:val="CommentText"/>
      </w:pPr>
      <w:r>
        <w:rPr>
          <w:rStyle w:val="CommentReference"/>
        </w:rPr>
        <w:annotationRef/>
      </w:r>
      <w:r>
        <w:t>May He or that He may</w:t>
      </w:r>
    </w:p>
  </w:comment>
  <w:comment w:id="1043" w:author="Windows User" w:date="2015-10-30T08:56:00Z" w:initials="BS">
    <w:p w14:paraId="5BE9E7DF" w14:textId="77777777" w:rsidR="00ED1D04" w:rsidRDefault="00ED1D04" w:rsidP="006869EE">
      <w:pPr>
        <w:pStyle w:val="CommentText"/>
      </w:pPr>
      <w:r>
        <w:rPr>
          <w:rStyle w:val="CommentReference"/>
        </w:rPr>
        <w:annotationRef/>
      </w:r>
      <w:r>
        <w:t>protopresbyters?</w:t>
      </w:r>
    </w:p>
  </w:comment>
  <w:comment w:id="1044" w:author="Windows User" w:date="2015-10-30T08:56:00Z" w:initials="BS">
    <w:p w14:paraId="37712CA1" w14:textId="77777777" w:rsidR="00ED1D04" w:rsidRDefault="00ED1D04" w:rsidP="006869EE">
      <w:pPr>
        <w:pStyle w:val="CommentText"/>
      </w:pPr>
      <w:r>
        <w:rPr>
          <w:rStyle w:val="CommentReference"/>
        </w:rPr>
        <w:annotationRef/>
      </w:r>
      <w:r>
        <w:t>those who?</w:t>
      </w:r>
    </w:p>
  </w:comment>
  <w:comment w:id="1045" w:author="Windows User" w:date="2015-10-30T08:56:00Z" w:initials="BS">
    <w:p w14:paraId="0BC9F56F" w14:textId="77777777" w:rsidR="00ED1D04" w:rsidRDefault="00ED1D04" w:rsidP="006869EE">
      <w:pPr>
        <w:pStyle w:val="CommentText"/>
      </w:pPr>
      <w:r>
        <w:rPr>
          <w:rStyle w:val="CommentReference"/>
        </w:rPr>
        <w:annotationRef/>
      </w:r>
      <w:r>
        <w:t>Yourself?</w:t>
      </w:r>
    </w:p>
  </w:comment>
  <w:comment w:id="1049" w:author="Windows User" w:date="2015-11-27T20:09:00Z" w:initials="WU">
    <w:p w14:paraId="5DD947BD" w14:textId="77777777" w:rsidR="00ED1D04" w:rsidRDefault="00ED1D04" w:rsidP="006869EE">
      <w:pPr>
        <w:pStyle w:val="CommentText"/>
      </w:pPr>
      <w:r>
        <w:rPr>
          <w:rStyle w:val="CommentReference"/>
        </w:rPr>
        <w:annotationRef/>
      </w:r>
      <w:r>
        <w:t>Confess to the Lord or confess the Lord?</w:t>
      </w:r>
    </w:p>
  </w:comment>
  <w:comment w:id="1058" w:author="Windows User" w:date="2015-10-30T08:56:00Z" w:initials="WU">
    <w:p w14:paraId="73A20223" w14:textId="77777777" w:rsidR="00ED1D04" w:rsidRDefault="00ED1D04" w:rsidP="006869EE">
      <w:pPr>
        <w:pStyle w:val="CommentText"/>
      </w:pPr>
      <w:r>
        <w:rPr>
          <w:rStyle w:val="CommentReference"/>
        </w:rPr>
        <w:annotationRef/>
      </w:r>
      <w:r>
        <w:t>Funny just to have declared here with nothing else.</w:t>
      </w:r>
    </w:p>
  </w:comment>
  <w:comment w:id="1059" w:author="Windows User" w:date="2015-10-30T08:56:00Z" w:initials="WU">
    <w:p w14:paraId="2938E8CF" w14:textId="77777777" w:rsidR="00ED1D04" w:rsidRDefault="00ED1D04" w:rsidP="006869EE">
      <w:pPr>
        <w:pStyle w:val="CommentText"/>
      </w:pPr>
      <w:r>
        <w:rPr>
          <w:rStyle w:val="CommentReference"/>
        </w:rPr>
        <w:annotationRef/>
      </w:r>
      <w:r>
        <w:t>Good News or Glad Tidings?</w:t>
      </w:r>
    </w:p>
  </w:comment>
  <w:comment w:id="1060" w:author="Windows User" w:date="2015-10-30T08:56:00Z" w:initials="WU">
    <w:p w14:paraId="07481CDA" w14:textId="77777777" w:rsidR="00ED1D04" w:rsidRDefault="00ED1D04" w:rsidP="006869EE">
      <w:pPr>
        <w:pStyle w:val="CommentText"/>
      </w:pPr>
      <w:r>
        <w:rPr>
          <w:rStyle w:val="CommentReference"/>
        </w:rPr>
        <w:annotationRef/>
      </w:r>
      <w:r>
        <w:t>Which is it? Advocate or watch over us?</w:t>
      </w:r>
    </w:p>
  </w:comment>
  <w:comment w:id="1061" w:author="Windows User" w:date="2015-10-30T08:56:00Z" w:initials="WU">
    <w:p w14:paraId="74878DE4" w14:textId="77777777" w:rsidR="00ED1D04" w:rsidRDefault="00ED1D04" w:rsidP="006869EE">
      <w:pPr>
        <w:pStyle w:val="CommentText"/>
      </w:pPr>
      <w:r>
        <w:rPr>
          <w:rStyle w:val="CommentReference"/>
        </w:rPr>
        <w:annotationRef/>
      </w:r>
      <w:r>
        <w:t>Coptic doesn’t seem to have “Mary”</w:t>
      </w:r>
    </w:p>
  </w:comment>
  <w:comment w:id="1064" w:author="Windows User" w:date="2015-10-30T08:56:00Z" w:initials="WU">
    <w:p w14:paraId="0F5B5499" w14:textId="77777777" w:rsidR="00ED1D04" w:rsidRDefault="00ED1D04" w:rsidP="006869EE">
      <w:pPr>
        <w:pStyle w:val="CommentText"/>
      </w:pPr>
      <w:r>
        <w:rPr>
          <w:rStyle w:val="CommentReference"/>
        </w:rPr>
        <w:annotationRef/>
      </w:r>
      <w:r>
        <w:t>Add footnote of what this is</w:t>
      </w:r>
    </w:p>
  </w:comment>
  <w:comment w:id="1072" w:author="Windows User" w:date="2016-02-10T12:41:00Z" w:initials="WU">
    <w:p w14:paraId="67A8D0BB" w14:textId="77777777" w:rsidR="00ED1D04" w:rsidRDefault="00ED1D04" w:rsidP="00CA3D47">
      <w:pPr>
        <w:pStyle w:val="CommentText"/>
      </w:pPr>
      <w:r>
        <w:rPr>
          <w:rStyle w:val="CommentReference"/>
        </w:rPr>
        <w:annotationRef/>
      </w:r>
      <w:r>
        <w:t>May He or that He may</w:t>
      </w:r>
    </w:p>
  </w:comment>
  <w:comment w:id="1083" w:author="Windows User" w:date="2015-10-30T08:56:00Z" w:initials="WU">
    <w:p w14:paraId="6841EDAF" w14:textId="77777777" w:rsidR="00ED1D04" w:rsidRDefault="00ED1D04">
      <w:pPr>
        <w:pStyle w:val="CommentText"/>
      </w:pPr>
      <w:r>
        <w:rPr>
          <w:rStyle w:val="CommentReference"/>
        </w:rPr>
        <w:annotationRef/>
      </w:r>
      <w:r>
        <w:t>Isn’t this one more faithful?</w:t>
      </w:r>
    </w:p>
  </w:comment>
  <w:comment w:id="1084" w:author="Windows User" w:date="2015-10-30T08:56:00Z" w:initials="WU">
    <w:p w14:paraId="44483F5F" w14:textId="77777777" w:rsidR="00ED1D04" w:rsidRDefault="00ED1D04">
      <w:pPr>
        <w:pStyle w:val="CommentText"/>
      </w:pPr>
      <w:r>
        <w:rPr>
          <w:rStyle w:val="CommentReference"/>
        </w:rPr>
        <w:annotationRef/>
      </w:r>
      <w:r>
        <w:t>Which one(s) are/is right?</w:t>
      </w:r>
    </w:p>
  </w:comment>
  <w:comment w:id="1085" w:author="Windows User" w:date="2015-10-30T08:56:00Z" w:initials="WU">
    <w:p w14:paraId="22B3EF76" w14:textId="77777777" w:rsidR="00ED1D04" w:rsidRDefault="00ED1D04">
      <w:pPr>
        <w:pStyle w:val="CommentText"/>
      </w:pPr>
      <w:r>
        <w:rPr>
          <w:rStyle w:val="CommentReference"/>
        </w:rPr>
        <w:annotationRef/>
      </w:r>
      <w:r>
        <w:t>Coptic doesn’t seem to have “O Lord”</w:t>
      </w:r>
    </w:p>
  </w:comment>
  <w:comment w:id="1089" w:author="Windows User" w:date="2015-10-30T08:56:00Z" w:initials="WU">
    <w:p w14:paraId="6BF65470" w14:textId="77777777" w:rsidR="00ED1D04" w:rsidRDefault="00ED1D04">
      <w:pPr>
        <w:pStyle w:val="CommentText"/>
      </w:pPr>
      <w:r>
        <w:rPr>
          <w:rStyle w:val="CommentReference"/>
        </w:rPr>
        <w:annotationRef/>
      </w:r>
      <w:r>
        <w:t>Called or named?</w:t>
      </w:r>
    </w:p>
  </w:comment>
  <w:comment w:id="1090" w:author="Windows User" w:date="2015-10-30T08:56:00Z" w:initials="WU">
    <w:p w14:paraId="64122CF8" w14:textId="77777777" w:rsidR="00ED1D04" w:rsidRDefault="00ED1D04">
      <w:pPr>
        <w:pStyle w:val="CommentText"/>
      </w:pPr>
      <w:r>
        <w:rPr>
          <w:rStyle w:val="CommentReference"/>
        </w:rPr>
        <w:annotationRef/>
      </w:r>
      <w:r>
        <w:t>John loved the Lord, or the Lord loved John?</w:t>
      </w:r>
    </w:p>
  </w:comment>
  <w:comment w:id="1092" w:author="Windows User" w:date="2015-10-30T08:56:00Z" w:initials="WU">
    <w:p w14:paraId="28540FAB" w14:textId="77777777" w:rsidR="00ED1D04" w:rsidRDefault="00ED1D04">
      <w:pPr>
        <w:pStyle w:val="CommentText"/>
      </w:pPr>
      <w:r>
        <w:rPr>
          <w:rStyle w:val="CommentReference"/>
        </w:rPr>
        <w:annotationRef/>
      </w:r>
      <w:r>
        <w:t>Not the Lord?</w:t>
      </w:r>
    </w:p>
  </w:comment>
  <w:comment w:id="1093" w:author="Windows User" w:date="2015-10-30T08:56:00Z" w:initials="WU">
    <w:p w14:paraId="3BE9EA57" w14:textId="77777777" w:rsidR="00ED1D04" w:rsidRDefault="00ED1D04">
      <w:pPr>
        <w:pStyle w:val="CommentText"/>
      </w:pPr>
      <w:r>
        <w:rPr>
          <w:rStyle w:val="CommentReference"/>
        </w:rPr>
        <w:annotationRef/>
      </w:r>
      <w:r>
        <w:t>The rest missing?</w:t>
      </w:r>
    </w:p>
  </w:comment>
  <w:comment w:id="1094" w:author="Windows User" w:date="2015-10-30T08:56:00Z" w:initials="WU">
    <w:p w14:paraId="17CFCF91" w14:textId="77777777" w:rsidR="00ED1D04" w:rsidRDefault="00ED1D04">
      <w:pPr>
        <w:pStyle w:val="CommentText"/>
      </w:pPr>
      <w:r>
        <w:rPr>
          <w:rStyle w:val="CommentReference"/>
        </w:rPr>
        <w:annotationRef/>
      </w:r>
      <w:r>
        <w:t>Completely different…</w:t>
      </w:r>
    </w:p>
  </w:comment>
  <w:comment w:id="1095" w:author="Windows User" w:date="2015-10-30T08:56:00Z" w:initials="WU">
    <w:p w14:paraId="1A5ABDDA" w14:textId="77777777" w:rsidR="00ED1D04" w:rsidRDefault="00ED1D04">
      <w:pPr>
        <w:pStyle w:val="CommentText"/>
      </w:pPr>
      <w:r>
        <w:rPr>
          <w:rStyle w:val="CommentReference"/>
        </w:rPr>
        <w:annotationRef/>
      </w:r>
      <w:r>
        <w:t>Sound or voices?</w:t>
      </w:r>
    </w:p>
  </w:comment>
  <w:comment w:id="1097" w:author="Windows User" w:date="2015-10-30T08:56:00Z" w:initials="WU">
    <w:p w14:paraId="2632154F" w14:textId="77777777" w:rsidR="00ED1D04" w:rsidRDefault="00ED1D04">
      <w:pPr>
        <w:pStyle w:val="CommentText"/>
      </w:pPr>
      <w:r>
        <w:rPr>
          <w:rStyle w:val="CommentReference"/>
        </w:rPr>
        <w:annotationRef/>
      </w:r>
      <w:r>
        <w:t>AAP has divinely inspired.</w:t>
      </w:r>
    </w:p>
  </w:comment>
  <w:comment w:id="1099" w:author="Windows User" w:date="2015-10-30T08:56:00Z" w:initials="WU">
    <w:p w14:paraId="6A684B9E" w14:textId="77777777" w:rsidR="00ED1D04" w:rsidRDefault="00ED1D04">
      <w:pPr>
        <w:pStyle w:val="CommentText"/>
      </w:pPr>
      <w:r>
        <w:rPr>
          <w:rStyle w:val="CommentReference"/>
        </w:rPr>
        <w:annotationRef/>
      </w:r>
      <w:r>
        <w:t>This one needs looking at.</w:t>
      </w:r>
    </w:p>
  </w:comment>
  <w:comment w:id="1100" w:author="Windows User" w:date="2015-10-30T08:56:00Z" w:initials="WU">
    <w:p w14:paraId="3E29D706" w14:textId="77777777" w:rsidR="00ED1D04" w:rsidRDefault="00ED1D04">
      <w:pPr>
        <w:pStyle w:val="CommentText"/>
      </w:pPr>
      <w:r>
        <w:rPr>
          <w:rStyle w:val="CommentReference"/>
        </w:rPr>
        <w:annotationRef/>
      </w:r>
      <w:r>
        <w:t>Partners?</w:t>
      </w:r>
    </w:p>
  </w:comment>
  <w:comment w:id="1105" w:author="Windows User" w:date="2015-10-30T08:56:00Z" w:initials="WU">
    <w:p w14:paraId="662AC6DC" w14:textId="77777777" w:rsidR="00ED1D04" w:rsidRDefault="00ED1D04">
      <w:pPr>
        <w:pStyle w:val="CommentText"/>
      </w:pPr>
      <w:r>
        <w:rPr>
          <w:rStyle w:val="CommentReference"/>
        </w:rPr>
        <w:annotationRef/>
      </w:r>
      <w:r>
        <w:t>What land?</w:t>
      </w:r>
    </w:p>
  </w:comment>
  <w:comment w:id="1107" w:author="Windows User" w:date="2015-10-30T08:56:00Z" w:initials="WU">
    <w:p w14:paraId="121BE348" w14:textId="77777777" w:rsidR="00ED1D04" w:rsidRDefault="00ED1D04">
      <w:pPr>
        <w:pStyle w:val="CommentText"/>
      </w:pPr>
      <w:r>
        <w:rPr>
          <w:rStyle w:val="CommentReference"/>
        </w:rPr>
        <w:annotationRef/>
      </w:r>
      <w:r>
        <w:t>Or englighten?</w:t>
      </w:r>
    </w:p>
  </w:comment>
  <w:comment w:id="1121" w:author="Windows User" w:date="2015-10-30T08:56:00Z" w:initials="WU">
    <w:p w14:paraId="52EAF036" w14:textId="77777777" w:rsidR="00ED1D04" w:rsidRDefault="00ED1D04">
      <w:pPr>
        <w:pStyle w:val="CommentText"/>
      </w:pPr>
      <w:r>
        <w:rPr>
          <w:rStyle w:val="CommentReference"/>
        </w:rPr>
        <w:annotationRef/>
      </w:r>
      <w:r>
        <w:t>What should this verse be?</w:t>
      </w:r>
    </w:p>
  </w:comment>
  <w:comment w:id="1132" w:author="Windows User" w:date="2015-10-30T08:56:00Z" w:initials="BS">
    <w:p w14:paraId="1A0E2428" w14:textId="77777777" w:rsidR="00ED1D04" w:rsidRDefault="00ED1D04">
      <w:pPr>
        <w:pStyle w:val="CommentText"/>
      </w:pPr>
      <w:r>
        <w:rPr>
          <w:rStyle w:val="CommentReference"/>
        </w:rPr>
        <w:annotationRef/>
      </w:r>
      <w:r>
        <w:t>wiles or snares?</w:t>
      </w:r>
    </w:p>
  </w:comment>
  <w:comment w:id="1134" w:author="Windows User" w:date="2015-10-30T08:56:00Z" w:initials="BS">
    <w:p w14:paraId="2B8DD286" w14:textId="77777777" w:rsidR="00ED1D04" w:rsidRDefault="00ED1D04">
      <w:pPr>
        <w:pStyle w:val="CommentText"/>
      </w:pPr>
      <w:r>
        <w:rPr>
          <w:rStyle w:val="CommentReference"/>
        </w:rPr>
        <w:annotationRef/>
      </w:r>
      <w:r>
        <w:t>I typed this Coptic... so it will have typos..</w:t>
      </w:r>
    </w:p>
  </w:comment>
  <w:comment w:id="1135" w:author="Windows User" w:date="2015-10-30T08:56:00Z" w:initials="WU">
    <w:p w14:paraId="7AD216CC" w14:textId="77777777" w:rsidR="00ED1D04" w:rsidRDefault="00ED1D04">
      <w:pPr>
        <w:pStyle w:val="CommentText"/>
      </w:pPr>
      <w:r>
        <w:rPr>
          <w:rStyle w:val="CommentReference"/>
        </w:rPr>
        <w:annotationRef/>
      </w:r>
      <w:r>
        <w:t>You reign? The dominion is yours? Yours is the dominion?</w:t>
      </w:r>
    </w:p>
  </w:comment>
  <w:comment w:id="1137" w:author="Windows User" w:date="2015-10-30T08:56:00Z" w:initials="BS">
    <w:p w14:paraId="68C1922F" w14:textId="77777777" w:rsidR="00ED1D04" w:rsidRDefault="00ED1D04">
      <w:pPr>
        <w:pStyle w:val="CommentText"/>
      </w:pPr>
      <w:r>
        <w:rPr>
          <w:rStyle w:val="CommentReference"/>
        </w:rPr>
        <w:annotationRef/>
      </w:r>
      <w:r>
        <w:t>omit 'be' in contemporary?</w:t>
      </w:r>
    </w:p>
  </w:comment>
  <w:comment w:id="1138" w:author="Windows User" w:date="2015-10-30T08:56:00Z" w:initials="BS">
    <w:p w14:paraId="6511FB80" w14:textId="77777777" w:rsidR="00ED1D04" w:rsidRDefault="00ED1D04">
      <w:pPr>
        <w:pStyle w:val="CommentText"/>
      </w:pPr>
      <w:r>
        <w:rPr>
          <w:rStyle w:val="CommentReference"/>
        </w:rPr>
        <w:annotationRef/>
      </w:r>
      <w:r>
        <w:t>Abouna Antony: I typed this Coptic from the black book. Jenkims were very unclear. Please proof for typos.</w:t>
      </w:r>
    </w:p>
  </w:comment>
  <w:comment w:id="1139" w:author="Windows User" w:date="2015-10-30T08:56:00Z" w:initials="BS">
    <w:p w14:paraId="7DEA42F3" w14:textId="77777777" w:rsidR="00ED1D04" w:rsidRDefault="00ED1D04">
      <w:pPr>
        <w:pStyle w:val="CommentText"/>
      </w:pPr>
      <w:r>
        <w:rPr>
          <w:rStyle w:val="CommentReference"/>
        </w:rPr>
        <w:annotationRef/>
      </w:r>
      <w:r>
        <w:t>"is" before "the King" would make this whole vs flow as a sentence...</w:t>
      </w:r>
    </w:p>
  </w:comment>
  <w:comment w:id="1140" w:author="Windows User" w:date="2015-10-30T08:56:00Z" w:initials="BS">
    <w:p w14:paraId="1F17623C" w14:textId="77777777" w:rsidR="00ED1D04" w:rsidRDefault="00ED1D04">
      <w:pPr>
        <w:pStyle w:val="CommentText"/>
      </w:pPr>
      <w:r>
        <w:rPr>
          <w:rStyle w:val="CommentReference"/>
        </w:rPr>
        <w:annotationRef/>
      </w:r>
      <w:r>
        <w:t>ask more modern than entreat... but not quite right?</w:t>
      </w:r>
    </w:p>
  </w:comment>
  <w:comment w:id="1159" w:author="Windows User" w:date="2015-10-30T08:56:00Z" w:initials="WU">
    <w:p w14:paraId="5F20584F" w14:textId="77777777" w:rsidR="00ED1D04" w:rsidRDefault="00ED1D04">
      <w:pPr>
        <w:pStyle w:val="CommentText"/>
      </w:pPr>
      <w:r>
        <w:rPr>
          <w:rStyle w:val="CommentReference"/>
        </w:rPr>
        <w:annotationRef/>
      </w:r>
      <w:r>
        <w:t>Needs work.</w:t>
      </w:r>
    </w:p>
  </w:comment>
  <w:comment w:id="1164" w:author="Windows User" w:date="2015-10-30T08:56:00Z" w:initials="WU">
    <w:p w14:paraId="76E8B799" w14:textId="77777777" w:rsidR="00ED1D04" w:rsidRDefault="00ED1D04">
      <w:pPr>
        <w:pStyle w:val="CommentText"/>
      </w:pPr>
      <w:r>
        <w:rPr>
          <w:rStyle w:val="CommentReference"/>
        </w:rPr>
        <w:annotationRef/>
      </w:r>
      <w:r>
        <w:t>Should this be tho-out 5? Or 25?</w:t>
      </w:r>
    </w:p>
  </w:comment>
  <w:comment w:id="1171" w:author="Windows User" w:date="2015-11-11T11:06:00Z" w:initials="WU">
    <w:p w14:paraId="58D84DCF" w14:textId="77777777" w:rsidR="00ED1D04" w:rsidRDefault="00ED1D04">
      <w:pPr>
        <w:pStyle w:val="CommentText"/>
      </w:pPr>
      <w:r>
        <w:rPr>
          <w:rStyle w:val="CommentReference"/>
        </w:rPr>
        <w:annotationRef/>
      </w:r>
      <w:r>
        <w:t>Should this be last age or something?</w:t>
      </w:r>
    </w:p>
  </w:comment>
  <w:comment w:id="1173" w:author="Windows User" w:date="2015-11-11T11:00:00Z" w:initials="WU">
    <w:p w14:paraId="7D2DE752" w14:textId="77777777" w:rsidR="00ED1D04" w:rsidRDefault="00ED1D04">
      <w:pPr>
        <w:pStyle w:val="CommentText"/>
      </w:pPr>
      <w:r>
        <w:rPr>
          <w:rStyle w:val="CommentReference"/>
        </w:rPr>
        <w:annotationRef/>
      </w:r>
      <w:r>
        <w:t>This needs reviewing!</w:t>
      </w:r>
    </w:p>
  </w:comment>
  <w:comment w:id="1174" w:author="Windows User" w:date="2015-11-11T11:00:00Z" w:initials="WU">
    <w:p w14:paraId="65102EEC" w14:textId="77777777" w:rsidR="00ED1D04" w:rsidRDefault="00ED1D04">
      <w:pPr>
        <w:pStyle w:val="CommentText"/>
      </w:pPr>
      <w:r>
        <w:rPr>
          <w:rStyle w:val="CommentReference"/>
        </w:rPr>
        <w:annotationRef/>
      </w:r>
      <w:r>
        <w:t xml:space="preserve">This is probably wrong. God on high? </w:t>
      </w:r>
    </w:p>
  </w:comment>
  <w:comment w:id="1179" w:author="Windows User" w:date="2015-10-30T08:56:00Z" w:initials="WU">
    <w:p w14:paraId="38E4F092" w14:textId="77777777" w:rsidR="00ED1D04" w:rsidRDefault="00ED1D04">
      <w:pPr>
        <w:pStyle w:val="CommentText"/>
      </w:pPr>
      <w:r>
        <w:rPr>
          <w:rStyle w:val="CommentReference"/>
        </w:rPr>
        <w:annotationRef/>
      </w:r>
      <w:r>
        <w:t>Confirmed?</w:t>
      </w:r>
    </w:p>
  </w:comment>
  <w:comment w:id="1190" w:author="Windows User" w:date="2015-10-30T08:56:00Z" w:initials="WU">
    <w:p w14:paraId="41EDECE7" w14:textId="77777777" w:rsidR="00ED1D04" w:rsidRDefault="00ED1D04">
      <w:pPr>
        <w:pStyle w:val="CommentText"/>
      </w:pPr>
      <w:r>
        <w:rPr>
          <w:rStyle w:val="CommentReference"/>
        </w:rPr>
        <w:annotationRef/>
      </w:r>
      <w:r>
        <w:t>Heroes, or athletes?</w:t>
      </w:r>
    </w:p>
  </w:comment>
  <w:comment w:id="1217" w:author="Windows User" w:date="2015-10-30T08:56:00Z" w:initials="WU">
    <w:p w14:paraId="5FA627EB" w14:textId="77777777" w:rsidR="00ED1D04" w:rsidRDefault="00ED1D04">
      <w:pPr>
        <w:pStyle w:val="CommentText"/>
      </w:pPr>
      <w:r>
        <w:rPr>
          <w:rStyle w:val="CommentReference"/>
        </w:rPr>
        <w:annotationRef/>
      </w:r>
      <w:r>
        <w:t>Beasts or creatures?</w:t>
      </w:r>
    </w:p>
  </w:comment>
  <w:comment w:id="1218" w:author="Windows User" w:date="2015-10-30T08:56:00Z" w:initials="WU">
    <w:p w14:paraId="04563F96" w14:textId="77777777" w:rsidR="00ED1D04" w:rsidRDefault="00ED1D04">
      <w:pPr>
        <w:pStyle w:val="CommentText"/>
      </w:pPr>
      <w:r>
        <w:rPr>
          <w:rStyle w:val="CommentReference"/>
        </w:rPr>
        <w:annotationRef/>
      </w:r>
      <w:r>
        <w:t>Incessant? Or unceasing?</w:t>
      </w:r>
    </w:p>
  </w:comment>
  <w:comment w:id="1219" w:author="Windows User" w:date="2015-10-30T08:56:00Z" w:initials="WU">
    <w:p w14:paraId="7BD20F77" w14:textId="77777777" w:rsidR="00ED1D04" w:rsidRDefault="00ED1D04">
      <w:pPr>
        <w:pStyle w:val="CommentText"/>
      </w:pPr>
      <w:r>
        <w:rPr>
          <w:rStyle w:val="CommentReference"/>
        </w:rPr>
        <w:annotationRef/>
      </w:r>
      <w:r>
        <w:t>Flames of fire or fervent as fire?</w:t>
      </w:r>
    </w:p>
  </w:comment>
  <w:comment w:id="1223" w:author="Windows User" w:date="2015-10-30T08:56:00Z" w:initials="WU">
    <w:p w14:paraId="44A84E5A" w14:textId="77777777" w:rsidR="00ED1D04" w:rsidRDefault="00ED1D04">
      <w:pPr>
        <w:pStyle w:val="CommentText"/>
      </w:pPr>
      <w:r>
        <w:rPr>
          <w:rStyle w:val="CommentReference"/>
        </w:rPr>
        <w:annotationRef/>
      </w:r>
      <w:r>
        <w:t>Serving the Lord, or serving before the Lord?</w:t>
      </w:r>
    </w:p>
  </w:comment>
  <w:comment w:id="1237" w:author="Windows User" w:date="2015-10-30T08:56:00Z" w:initials="WU">
    <w:p w14:paraId="07D2B1EF" w14:textId="77777777" w:rsidR="00ED1D04" w:rsidRDefault="00ED1D04">
      <w:pPr>
        <w:pStyle w:val="CommentText"/>
      </w:pPr>
      <w:r>
        <w:rPr>
          <w:rStyle w:val="CommentReference"/>
        </w:rPr>
        <w:annotationRef/>
      </w:r>
      <w:r>
        <w:t>Or voice of God?</w:t>
      </w:r>
    </w:p>
  </w:comment>
  <w:comment w:id="1238" w:author="Windows User" w:date="2015-10-30T08:56:00Z" w:initials="WU">
    <w:p w14:paraId="3900CC21" w14:textId="77777777" w:rsidR="00ED1D04" w:rsidRDefault="00ED1D04">
      <w:pPr>
        <w:pStyle w:val="CommentText"/>
      </w:pPr>
      <w:r>
        <w:rPr>
          <w:rStyle w:val="CommentReference"/>
        </w:rPr>
        <w:annotationRef/>
      </w:r>
      <w:r>
        <w:t>Received or accepted?</w:t>
      </w:r>
    </w:p>
  </w:comment>
  <w:comment w:id="1243" w:author="Windows User" w:date="2015-11-06T08:39:00Z" w:initials="WU">
    <w:p w14:paraId="6EA3F191" w14:textId="77777777" w:rsidR="00ED1D04" w:rsidRDefault="00ED1D04">
      <w:pPr>
        <w:pStyle w:val="CommentText"/>
      </w:pPr>
      <w:r>
        <w:rPr>
          <w:rStyle w:val="CommentReference"/>
        </w:rPr>
        <w:annotationRef/>
      </w:r>
      <w:r>
        <w:t>Is this the right St. Theodore?</w:t>
      </w:r>
    </w:p>
  </w:comment>
  <w:comment w:id="1249" w:author="Windows User" w:date="2015-10-30T08:56:00Z" w:initials="WU">
    <w:p w14:paraId="227730E1" w14:textId="77777777" w:rsidR="00ED1D04" w:rsidRDefault="00ED1D04">
      <w:pPr>
        <w:pStyle w:val="CommentText"/>
      </w:pPr>
      <w:r>
        <w:rPr>
          <w:rStyle w:val="CommentReference"/>
        </w:rPr>
        <w:annotationRef/>
      </w:r>
      <w:r>
        <w:t>Prabios or Arabius? Doctors and physicians or physicians and well learned?</w:t>
      </w:r>
    </w:p>
  </w:comment>
  <w:comment w:id="1250" w:author="Windows User" w:date="2015-10-30T08:56:00Z" w:initials="WU">
    <w:p w14:paraId="519ADC1D" w14:textId="77777777" w:rsidR="00ED1D04" w:rsidRDefault="00ED1D04">
      <w:pPr>
        <w:pStyle w:val="CommentText"/>
      </w:pPr>
      <w:r>
        <w:rPr>
          <w:rStyle w:val="CommentReference"/>
        </w:rPr>
        <w:annotationRef/>
      </w:r>
      <w:r>
        <w:t>Building them upon the Name?</w:t>
      </w:r>
    </w:p>
  </w:comment>
  <w:comment w:id="1260" w:author="Windows User" w:date="2015-10-30T08:56:00Z" w:initials="WU">
    <w:p w14:paraId="3CFB1D1A" w14:textId="77777777" w:rsidR="00ED1D04" w:rsidRDefault="00ED1D04">
      <w:pPr>
        <w:pStyle w:val="CommentText"/>
      </w:pPr>
      <w:r>
        <w:rPr>
          <w:rStyle w:val="CommentReference"/>
        </w:rPr>
        <w:annotationRef/>
      </w:r>
      <w:r>
        <w:t>Placed or established?</w:t>
      </w:r>
    </w:p>
  </w:comment>
  <w:comment w:id="1261" w:author="Windows User" w:date="2015-10-30T08:56:00Z" w:initials="WU">
    <w:p w14:paraId="08983CC0" w14:textId="77777777" w:rsidR="00ED1D04" w:rsidRDefault="00ED1D04">
      <w:pPr>
        <w:pStyle w:val="CommentText"/>
      </w:pPr>
      <w:r>
        <w:rPr>
          <w:rStyle w:val="CommentReference"/>
        </w:rPr>
        <w:annotationRef/>
      </w:r>
      <w:r>
        <w:t>Or refused?</w:t>
      </w:r>
    </w:p>
  </w:comment>
  <w:comment w:id="1267" w:author="Windows User" w:date="2015-10-30T08:56:00Z" w:initials="WU">
    <w:p w14:paraId="535F3E1B" w14:textId="77777777" w:rsidR="00ED1D04" w:rsidRDefault="00ED1D04">
      <w:pPr>
        <w:pStyle w:val="CommentText"/>
      </w:pPr>
      <w:r>
        <w:rPr>
          <w:rStyle w:val="CommentReference"/>
        </w:rPr>
        <w:annotationRef/>
      </w:r>
      <w:r>
        <w:t>Sprung forth? Came forth? Blossomed?</w:t>
      </w:r>
    </w:p>
  </w:comment>
  <w:comment w:id="1279" w:author="Windows User" w:date="2015-10-30T08:56:00Z" w:initials="BS">
    <w:p w14:paraId="07DE8008" w14:textId="77777777" w:rsidR="00ED1D04" w:rsidRDefault="00ED1D04">
      <w:pPr>
        <w:pStyle w:val="CommentText"/>
      </w:pPr>
      <w:r>
        <w:rPr>
          <w:rStyle w:val="CommentReference"/>
        </w:rPr>
        <w:annotationRef/>
      </w:r>
      <w:r>
        <w:t>what does this mean?</w:t>
      </w:r>
    </w:p>
  </w:comment>
  <w:comment w:id="1280" w:author="Windows User" w:date="2015-10-30T08:56:00Z" w:initials="BS">
    <w:p w14:paraId="7DE26DCC" w14:textId="77777777" w:rsidR="00ED1D04" w:rsidRDefault="00ED1D04">
      <w:pPr>
        <w:pStyle w:val="CommentText"/>
      </w:pPr>
      <w:r>
        <w:rPr>
          <w:rStyle w:val="CommentReference"/>
        </w:rPr>
        <w:annotationRef/>
      </w:r>
      <w:r>
        <w:t>announced or proclaimed?</w:t>
      </w:r>
    </w:p>
  </w:comment>
  <w:comment w:id="1284" w:author="Windows User" w:date="2015-10-30T08:56:00Z" w:initials="WU">
    <w:p w14:paraId="729B2278" w14:textId="77777777" w:rsidR="00ED1D04" w:rsidRDefault="00ED1D04">
      <w:pPr>
        <w:pStyle w:val="CommentText"/>
      </w:pPr>
      <w:r>
        <w:rPr>
          <w:rStyle w:val="CommentReference"/>
        </w:rPr>
        <w:annotationRef/>
      </w:r>
      <w:r>
        <w:t>?</w:t>
      </w:r>
    </w:p>
  </w:comment>
  <w:comment w:id="1285" w:author="Windows User" w:date="2015-10-30T08:56:00Z" w:initials="WU">
    <w:p w14:paraId="44863D12" w14:textId="77777777" w:rsidR="00ED1D04" w:rsidRDefault="00ED1D04">
      <w:pPr>
        <w:pStyle w:val="CommentText"/>
      </w:pPr>
      <w:r>
        <w:rPr>
          <w:rStyle w:val="CommentReference"/>
        </w:rPr>
        <w:annotationRef/>
      </w:r>
      <w:r>
        <w:t>Bride, no, not bridegroom?</w:t>
      </w:r>
    </w:p>
  </w:comment>
  <w:comment w:id="1288" w:author="Windows User" w:date="2015-10-30T08:56:00Z" w:initials="WU">
    <w:p w14:paraId="6CE1AF88" w14:textId="77777777" w:rsidR="00ED1D04" w:rsidRDefault="00ED1D04">
      <w:pPr>
        <w:pStyle w:val="CommentText"/>
      </w:pPr>
      <w:r>
        <w:rPr>
          <w:rStyle w:val="CommentReference"/>
        </w:rPr>
        <w:annotationRef/>
      </w:r>
      <w:r>
        <w:t>Return?</w:t>
      </w:r>
    </w:p>
  </w:comment>
  <w:comment w:id="1289" w:author="Windows User" w:date="2015-10-30T08:56:00Z" w:initials="WU">
    <w:p w14:paraId="2917E600" w14:textId="77777777" w:rsidR="00ED1D04" w:rsidRDefault="00ED1D04">
      <w:pPr>
        <w:pStyle w:val="CommentText"/>
      </w:pPr>
      <w:r>
        <w:rPr>
          <w:rStyle w:val="CommentReference"/>
        </w:rPr>
        <w:annotationRef/>
      </w:r>
      <w:r>
        <w:t>Establishment? Building up?</w:t>
      </w:r>
    </w:p>
  </w:comment>
  <w:comment w:id="1291" w:author="Windows User" w:date="2015-10-30T08:56:00Z" w:initials="WU">
    <w:p w14:paraId="14DF4F91" w14:textId="77777777" w:rsidR="00ED1D04" w:rsidRDefault="00ED1D04">
      <w:pPr>
        <w:pStyle w:val="CommentText"/>
      </w:pPr>
      <w:r>
        <w:rPr>
          <w:rStyle w:val="CommentReference"/>
        </w:rPr>
        <w:annotationRef/>
      </w:r>
      <w:r>
        <w:t>Heavenly evangelist? Good tidings? Glad tidings? Good news?</w:t>
      </w:r>
    </w:p>
  </w:comment>
  <w:comment w:id="1292" w:author="Windows User" w:date="2015-10-30T08:56:00Z" w:initials="WU">
    <w:p w14:paraId="55FC1EAE" w14:textId="77777777" w:rsidR="00ED1D04" w:rsidRDefault="00ED1D04">
      <w:pPr>
        <w:pStyle w:val="CommentText"/>
      </w:pPr>
      <w:r>
        <w:rPr>
          <w:rStyle w:val="CommentReference"/>
        </w:rPr>
        <w:annotationRef/>
      </w:r>
      <w:r>
        <w:t>I don’t see “the Lord is with you” in the Coptic</w:t>
      </w:r>
    </w:p>
    <w:p w14:paraId="4431CB1C" w14:textId="77777777" w:rsidR="00ED1D04" w:rsidRDefault="00ED1D04">
      <w:pPr>
        <w:pStyle w:val="CommentText"/>
      </w:pPr>
    </w:p>
  </w:comment>
  <w:comment w:id="1293" w:author="Windows User" w:date="2015-10-30T08:56:00Z" w:initials="WU">
    <w:p w14:paraId="4549B91A" w14:textId="77777777" w:rsidR="00ED1D04" w:rsidRDefault="00ED1D04">
      <w:pPr>
        <w:pStyle w:val="CommentText"/>
      </w:pPr>
      <w:r>
        <w:rPr>
          <w:rStyle w:val="CommentReference"/>
        </w:rPr>
        <w:annotationRef/>
      </w:r>
      <w:r>
        <w:t>Heavenly herald of Good News?</w:t>
      </w:r>
    </w:p>
    <w:p w14:paraId="384F02AC" w14:textId="77777777" w:rsidR="00ED1D04" w:rsidRDefault="00ED1D04">
      <w:pPr>
        <w:pStyle w:val="CommentText"/>
      </w:pPr>
    </w:p>
  </w:comment>
  <w:comment w:id="1300" w:author="Windows User" w:date="2015-10-30T08:56:00Z" w:initials="WU">
    <w:p w14:paraId="4A264D5C" w14:textId="77777777" w:rsidR="00ED1D04" w:rsidRDefault="00ED1D04">
      <w:pPr>
        <w:pStyle w:val="CommentText"/>
      </w:pPr>
      <w:r>
        <w:rPr>
          <w:rStyle w:val="CommentReference"/>
        </w:rPr>
        <w:annotationRef/>
      </w:r>
      <w:r>
        <w:t>I think we’re doing holy for ethowab, but saint for agios… open to discussion though.</w:t>
      </w:r>
    </w:p>
  </w:comment>
  <w:comment w:id="1331" w:author="Windows User" w:date="2015-10-30T08:56:00Z" w:initials="WU">
    <w:p w14:paraId="3A72AA33" w14:textId="77777777" w:rsidR="00ED1D04" w:rsidRDefault="00ED1D04">
      <w:pPr>
        <w:pStyle w:val="CommentText"/>
      </w:pPr>
      <w:r>
        <w:rPr>
          <w:rStyle w:val="CommentReference"/>
        </w:rPr>
        <w:annotationRef/>
      </w:r>
      <w:r>
        <w:t>Redeemed?</w:t>
      </w:r>
    </w:p>
  </w:comment>
  <w:comment w:id="1332" w:author="Windows User" w:date="2015-10-30T08:56:00Z" w:initials="WU">
    <w:p w14:paraId="5BF82FF5" w14:textId="77777777" w:rsidR="00ED1D04" w:rsidRDefault="00ED1D04">
      <w:pPr>
        <w:pStyle w:val="CommentText"/>
      </w:pPr>
      <w:r>
        <w:rPr>
          <w:rStyle w:val="CommentReference"/>
        </w:rPr>
        <w:annotationRef/>
      </w:r>
      <w:r>
        <w:t>For? So?</w:t>
      </w:r>
    </w:p>
  </w:comment>
  <w:comment w:id="1337" w:author="Windows User" w:date="2015-10-30T08:56:00Z" w:initials="WU">
    <w:p w14:paraId="5B54A424" w14:textId="77777777" w:rsidR="00ED1D04" w:rsidRDefault="00ED1D04">
      <w:pPr>
        <w:pStyle w:val="CommentText"/>
      </w:pPr>
      <w:r>
        <w:rPr>
          <w:rStyle w:val="CommentReference"/>
        </w:rPr>
        <w:annotationRef/>
      </w:r>
      <w:r>
        <w:t>Or did shine and did illuminate</w:t>
      </w:r>
    </w:p>
  </w:comment>
  <w:comment w:id="1338" w:author="Windows User" w:date="2015-10-30T08:56:00Z" w:initials="WU">
    <w:p w14:paraId="5929E69F" w14:textId="77777777" w:rsidR="00ED1D04" w:rsidRDefault="00ED1D04">
      <w:pPr>
        <w:pStyle w:val="CommentText"/>
      </w:pPr>
      <w:r>
        <w:rPr>
          <w:rStyle w:val="CommentReference"/>
        </w:rPr>
        <w:annotationRef/>
      </w:r>
      <w:r>
        <w:t>What should this verse be?</w:t>
      </w:r>
    </w:p>
  </w:comment>
  <w:comment w:id="1339" w:author="Windows User" w:date="2015-10-30T08:56:00Z" w:initials="WU">
    <w:p w14:paraId="37815108" w14:textId="77777777" w:rsidR="00ED1D04" w:rsidRDefault="00ED1D04">
      <w:pPr>
        <w:pStyle w:val="CommentText"/>
      </w:pPr>
      <w:r>
        <w:rPr>
          <w:rStyle w:val="CommentReference"/>
        </w:rPr>
        <w:annotationRef/>
      </w:r>
      <w:r>
        <w:t>Uhm… does this mean something else, because saying the seal of the door Ezekiel saw was raised seems really bad …</w:t>
      </w:r>
    </w:p>
  </w:comment>
  <w:comment w:id="1340" w:author="Windows User" w:date="2015-10-30T08:56:00Z" w:initials="WU">
    <w:p w14:paraId="770E6FA0" w14:textId="77777777" w:rsidR="00ED1D04" w:rsidRDefault="00ED1D04">
      <w:pPr>
        <w:pStyle w:val="CommentText"/>
      </w:pPr>
      <w:r>
        <w:rPr>
          <w:rStyle w:val="CommentReference"/>
        </w:rPr>
        <w:annotationRef/>
      </w:r>
      <w:r>
        <w:t>Who?</w:t>
      </w:r>
    </w:p>
  </w:comment>
  <w:comment w:id="1341" w:author="Windows User" w:date="2015-10-30T08:56:00Z" w:initials="WU">
    <w:p w14:paraId="7FDD5784" w14:textId="77777777" w:rsidR="00ED1D04" w:rsidRDefault="00ED1D04">
      <w:pPr>
        <w:pStyle w:val="CommentText"/>
      </w:pPr>
      <w:r>
        <w:rPr>
          <w:rStyle w:val="CommentReference"/>
        </w:rPr>
        <w:annotationRef/>
      </w:r>
      <w:r>
        <w:t>Different adjective</w:t>
      </w:r>
    </w:p>
  </w:comment>
  <w:comment w:id="1342" w:author="Windows User" w:date="2015-10-30T08:56:00Z" w:initials="WU">
    <w:p w14:paraId="69734FAC" w14:textId="77777777" w:rsidR="00ED1D04" w:rsidRDefault="00ED1D04">
      <w:pPr>
        <w:pStyle w:val="CommentText"/>
      </w:pPr>
      <w:r>
        <w:rPr>
          <w:rStyle w:val="CommentReference"/>
        </w:rPr>
        <w:annotationRef/>
      </w:r>
      <w:r>
        <w:t>Sickness?</w:t>
      </w:r>
    </w:p>
  </w:comment>
  <w:comment w:id="1345" w:author="Windows User" w:date="2015-10-30T08:56:00Z" w:initials="BS">
    <w:p w14:paraId="07C468E8" w14:textId="77777777" w:rsidR="00ED1D04" w:rsidRDefault="00ED1D0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48" w:author="Windows User" w:date="2015-10-30T08:56:00Z" w:initials="WU">
    <w:p w14:paraId="14F94395" w14:textId="77777777" w:rsidR="00ED1D04" w:rsidRDefault="00ED1D04">
      <w:pPr>
        <w:pStyle w:val="CommentText"/>
      </w:pPr>
      <w:r>
        <w:rPr>
          <w:rStyle w:val="CommentReference"/>
        </w:rPr>
        <w:annotationRef/>
      </w:r>
      <w:r>
        <w:t>What?</w:t>
      </w:r>
    </w:p>
  </w:comment>
  <w:comment w:id="1357" w:author="Windows User" w:date="2015-10-30T08:56:00Z" w:initials="WU">
    <w:p w14:paraId="39A2608E" w14:textId="77777777" w:rsidR="00ED1D04" w:rsidRDefault="00ED1D04">
      <w:pPr>
        <w:pStyle w:val="CommentText"/>
      </w:pPr>
      <w:r>
        <w:rPr>
          <w:rStyle w:val="CommentReference"/>
        </w:rPr>
        <w:annotationRef/>
      </w:r>
    </w:p>
  </w:comment>
  <w:comment w:id="1368" w:author="Windows User" w:date="2015-10-30T08:56:00Z" w:initials="WU">
    <w:p w14:paraId="255EEE9F" w14:textId="77777777" w:rsidR="00ED1D04" w:rsidRDefault="00ED1D04">
      <w:pPr>
        <w:pStyle w:val="CommentText"/>
      </w:pPr>
      <w:r>
        <w:rPr>
          <w:rStyle w:val="CommentReference"/>
        </w:rPr>
        <w:annotationRef/>
      </w:r>
      <w:r>
        <w:t>Is abouna going by a different version of the Coptic?</w:t>
      </w:r>
    </w:p>
    <w:p w14:paraId="45F504BB" w14:textId="77777777" w:rsidR="00ED1D04" w:rsidRDefault="00ED1D04">
      <w:pPr>
        <w:pStyle w:val="CommentText"/>
      </w:pPr>
    </w:p>
  </w:comment>
  <w:comment w:id="1370" w:author="Windows User" w:date="2015-10-30T08:56:00Z" w:initials="WU">
    <w:p w14:paraId="63C351E6" w14:textId="77777777" w:rsidR="00ED1D04" w:rsidRDefault="00ED1D04">
      <w:pPr>
        <w:pStyle w:val="CommentText"/>
      </w:pPr>
      <w:r>
        <w:rPr>
          <w:rStyle w:val="CommentReference"/>
        </w:rPr>
        <w:annotationRef/>
      </w:r>
      <w:r>
        <w:t>Praise and victory doesn’t make sense.</w:t>
      </w:r>
    </w:p>
  </w:comment>
  <w:comment w:id="1372" w:author="Windows User" w:date="2015-10-30T08:56:00Z" w:initials="WU">
    <w:p w14:paraId="5729C7D5" w14:textId="77777777" w:rsidR="00ED1D04" w:rsidRDefault="00ED1D04">
      <w:pPr>
        <w:pStyle w:val="CommentText"/>
      </w:pPr>
      <w:r>
        <w:rPr>
          <w:rStyle w:val="CommentReference"/>
        </w:rPr>
        <w:annotationRef/>
      </w:r>
      <w:r>
        <w:t>Godhead?</w:t>
      </w:r>
    </w:p>
  </w:comment>
  <w:comment w:id="1381" w:author="Windows User" w:date="2015-10-30T08:56:00Z" w:initials="WU">
    <w:p w14:paraId="78E42A11" w14:textId="77777777" w:rsidR="00ED1D04" w:rsidRDefault="00ED1D04">
      <w:pPr>
        <w:pStyle w:val="CommentText"/>
      </w:pPr>
      <w:r>
        <w:rPr>
          <w:rStyle w:val="CommentReference"/>
        </w:rPr>
        <w:annotationRef/>
      </w:r>
      <w:r>
        <w:t>Establish?</w:t>
      </w:r>
    </w:p>
  </w:comment>
  <w:comment w:id="1382" w:author="Windows User" w:date="2015-10-30T08:56:00Z" w:initials="WU">
    <w:p w14:paraId="642EB965" w14:textId="77777777" w:rsidR="00ED1D04" w:rsidRDefault="00ED1D04">
      <w:pPr>
        <w:pStyle w:val="CommentText"/>
      </w:pPr>
      <w:r>
        <w:rPr>
          <w:rStyle w:val="CommentReference"/>
        </w:rPr>
        <w:annotationRef/>
      </w:r>
      <w:r>
        <w:t>Check another source… missing puncuation</w:t>
      </w:r>
    </w:p>
  </w:comment>
  <w:comment w:id="1383" w:author="Windows User" w:date="2015-10-30T08:56:00Z" w:initials="WU">
    <w:p w14:paraId="6F8B5532" w14:textId="77777777" w:rsidR="00ED1D04" w:rsidRDefault="00ED1D04">
      <w:pPr>
        <w:pStyle w:val="CommentText"/>
      </w:pPr>
      <w:r>
        <w:rPr>
          <w:rStyle w:val="CommentReference"/>
        </w:rPr>
        <w:annotationRef/>
      </w:r>
      <w:r>
        <w:t>Worked?</w:t>
      </w:r>
    </w:p>
  </w:comment>
  <w:comment w:id="1384" w:author="Windows User" w:date="2015-10-30T08:56:00Z" w:initials="WU">
    <w:p w14:paraId="4F504285" w14:textId="77777777" w:rsidR="00ED1D04" w:rsidRDefault="00ED1D04">
      <w:pPr>
        <w:pStyle w:val="CommentText"/>
      </w:pPr>
      <w:r>
        <w:rPr>
          <w:rStyle w:val="CommentReference"/>
        </w:rPr>
        <w:annotationRef/>
      </w:r>
      <w:r>
        <w:t>Thrice holy or Trisagion?</w:t>
      </w:r>
    </w:p>
  </w:comment>
  <w:comment w:id="1386" w:author="Windows User" w:date="2015-10-30T08:56:00Z" w:initials="WU">
    <w:p w14:paraId="5514BCC2" w14:textId="77777777" w:rsidR="00ED1D04" w:rsidRPr="00936DE7" w:rsidRDefault="00ED1D0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87" w:author="Windows User" w:date="2015-10-30T08:56:00Z" w:initials="WU">
    <w:p w14:paraId="179A5384" w14:textId="77777777" w:rsidR="00ED1D04" w:rsidRDefault="00ED1D04">
      <w:pPr>
        <w:pStyle w:val="CommentText"/>
      </w:pPr>
      <w:r>
        <w:rPr>
          <w:rStyle w:val="CommentReference"/>
        </w:rPr>
        <w:annotationRef/>
      </w:r>
      <w:r>
        <w:t>Right translation?</w:t>
      </w:r>
    </w:p>
  </w:comment>
  <w:comment w:id="1389" w:author="Windows User" w:date="2015-10-30T08:56:00Z" w:initials="WU">
    <w:p w14:paraId="1682BE28" w14:textId="77777777" w:rsidR="00ED1D04" w:rsidRDefault="00ED1D04">
      <w:pPr>
        <w:pStyle w:val="CommentText"/>
      </w:pPr>
      <w:r>
        <w:rPr>
          <w:rStyle w:val="CommentReference"/>
        </w:rPr>
        <w:annotationRef/>
      </w:r>
      <w:r>
        <w:t>What does this mean?</w:t>
      </w:r>
    </w:p>
  </w:comment>
  <w:comment w:id="1390" w:author="Windows User" w:date="2015-10-30T08:56:00Z" w:initials="WU">
    <w:p w14:paraId="30C5B7C9" w14:textId="77777777" w:rsidR="00ED1D04" w:rsidRDefault="00ED1D04">
      <w:pPr>
        <w:pStyle w:val="CommentText"/>
      </w:pPr>
      <w:r>
        <w:rPr>
          <w:rStyle w:val="CommentReference"/>
        </w:rPr>
        <w:annotationRef/>
      </w:r>
      <w:r>
        <w:t>To the end?</w:t>
      </w:r>
    </w:p>
  </w:comment>
  <w:comment w:id="1395" w:author="Windows User" w:date="2015-10-30T08:56:00Z" w:initials="WU">
    <w:p w14:paraId="2C2856CA" w14:textId="77777777" w:rsidR="00ED1D04" w:rsidRDefault="00ED1D04">
      <w:pPr>
        <w:pStyle w:val="CommentText"/>
      </w:pPr>
      <w:r>
        <w:rPr>
          <w:rStyle w:val="CommentReference"/>
        </w:rPr>
        <w:annotationRef/>
      </w:r>
      <w:r>
        <w:t>Or freedom?</w:t>
      </w:r>
    </w:p>
  </w:comment>
  <w:comment w:id="1396" w:author="Windows User" w:date="2015-10-30T08:56:00Z" w:initials="WU">
    <w:p w14:paraId="229642C6" w14:textId="77777777" w:rsidR="00ED1D04" w:rsidRDefault="00ED1D04">
      <w:pPr>
        <w:pStyle w:val="CommentText"/>
      </w:pPr>
      <w:r>
        <w:rPr>
          <w:rStyle w:val="CommentReference"/>
        </w:rPr>
        <w:annotationRef/>
      </w:r>
      <w:r>
        <w:t>Or establish?</w:t>
      </w:r>
    </w:p>
  </w:comment>
  <w:comment w:id="1404" w:author="Windows User" w:date="2015-10-30T08:56:00Z" w:initials="WU">
    <w:p w14:paraId="798C7307" w14:textId="77777777" w:rsidR="00ED1D04" w:rsidRDefault="00ED1D04">
      <w:pPr>
        <w:pStyle w:val="CommentText"/>
      </w:pPr>
      <w:r>
        <w:rPr>
          <w:rStyle w:val="CommentReference"/>
        </w:rPr>
        <w:annotationRef/>
      </w:r>
      <w:r>
        <w:t>Is this the correct date?</w:t>
      </w:r>
    </w:p>
  </w:comment>
  <w:comment w:id="1496" w:author="Windows User" w:date="2015-10-30T08:56:00Z" w:initials="WU">
    <w:p w14:paraId="1C25D03A" w14:textId="77777777" w:rsidR="00ED1D04" w:rsidRDefault="00ED1D04">
      <w:pPr>
        <w:pStyle w:val="CommentText"/>
      </w:pPr>
      <w:r>
        <w:rPr>
          <w:rStyle w:val="CommentReference"/>
        </w:rPr>
        <w:annotationRef/>
      </w:r>
      <w:r>
        <w:t>Can this be reworded?</w:t>
      </w:r>
    </w:p>
  </w:comment>
  <w:comment w:id="1498" w:author="Windows User" w:date="2015-10-30T08:56:00Z" w:initials="WU">
    <w:p w14:paraId="71B1FE22" w14:textId="77777777" w:rsidR="00ED1D04" w:rsidRDefault="00ED1D04">
      <w:pPr>
        <w:pStyle w:val="CommentText"/>
      </w:pPr>
      <w:r>
        <w:rPr>
          <w:rStyle w:val="CommentReference"/>
        </w:rPr>
        <w:annotationRef/>
      </w:r>
      <w:r>
        <w:t>Check other books for alternate word here.</w:t>
      </w:r>
    </w:p>
  </w:comment>
  <w:comment w:id="1499" w:author="Windows User" w:date="2015-10-30T08:56:00Z" w:initials="WU">
    <w:p w14:paraId="546F5FFA" w14:textId="77777777" w:rsidR="00ED1D04" w:rsidRDefault="00ED1D04">
      <w:pPr>
        <w:pStyle w:val="CommentText"/>
      </w:pPr>
      <w:r>
        <w:rPr>
          <w:rStyle w:val="CommentReference"/>
        </w:rPr>
        <w:annotationRef/>
      </w:r>
      <w:r>
        <w:t>Nations or peoples?</w:t>
      </w:r>
    </w:p>
  </w:comment>
  <w:comment w:id="1500" w:author="Windows User" w:date="2015-10-30T08:56:00Z" w:initials="WU">
    <w:p w14:paraId="4FC1DCF3" w14:textId="77777777" w:rsidR="00ED1D04" w:rsidRDefault="00ED1D04">
      <w:pPr>
        <w:pStyle w:val="CommentText"/>
      </w:pPr>
      <w:r>
        <w:rPr>
          <w:rStyle w:val="CommentReference"/>
        </w:rPr>
        <w:annotationRef/>
      </w:r>
      <w:r>
        <w:t>Burned or consumed?</w:t>
      </w:r>
    </w:p>
  </w:comment>
  <w:comment w:id="1501" w:author="Windows User" w:date="2015-10-30T08:56:00Z" w:initials="WU">
    <w:p w14:paraId="5B463C07" w14:textId="77777777" w:rsidR="00ED1D04" w:rsidRDefault="00ED1D04">
      <w:pPr>
        <w:pStyle w:val="CommentText"/>
      </w:pPr>
      <w:r>
        <w:rPr>
          <w:rStyle w:val="CommentReference"/>
        </w:rPr>
        <w:annotationRef/>
      </w:r>
      <w:r>
        <w:t>?</w:t>
      </w:r>
    </w:p>
  </w:comment>
  <w:comment w:id="1502" w:author="Windows User" w:date="2015-10-30T08:56:00Z" w:initials="WU">
    <w:p w14:paraId="3079CC02" w14:textId="77777777" w:rsidR="00ED1D04" w:rsidRPr="0098028B" w:rsidRDefault="00ED1D0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3" w:author="Windows User" w:date="2015-10-30T08:56:00Z" w:initials="WU">
    <w:p w14:paraId="4B943F0B" w14:textId="77777777" w:rsidR="00ED1D04" w:rsidRDefault="00ED1D04">
      <w:pPr>
        <w:pStyle w:val="CommentText"/>
      </w:pPr>
      <w:r>
        <w:rPr>
          <w:rStyle w:val="CommentReference"/>
        </w:rPr>
        <w:annotationRef/>
      </w:r>
      <w:r>
        <w:t>Synaxarium has St. James dying twice… likely one of them should be St. John!</w:t>
      </w:r>
    </w:p>
  </w:comment>
  <w:comment w:id="1546" w:author="Windows User" w:date="2015-10-30T08:56:00Z" w:initials="WU">
    <w:p w14:paraId="11436C6E" w14:textId="77777777" w:rsidR="00ED1D04" w:rsidRDefault="00ED1D04">
      <w:pPr>
        <w:pStyle w:val="CommentText"/>
      </w:pPr>
      <w:r>
        <w:rPr>
          <w:rStyle w:val="CommentReference"/>
        </w:rPr>
        <w:annotationRef/>
      </w:r>
      <w:r>
        <w:t>Ramez says print synacarium may have him in july</w:t>
      </w:r>
    </w:p>
  </w:comment>
  <w:comment w:id="1557" w:author="Windows User" w:date="2015-10-30T08:56:00Z" w:initials="WU">
    <w:p w14:paraId="62A36CDC" w14:textId="77777777" w:rsidR="00ED1D04" w:rsidRDefault="00ED1D04">
      <w:pPr>
        <w:pStyle w:val="CommentText"/>
      </w:pPr>
      <w:r>
        <w:rPr>
          <w:rStyle w:val="CommentReference"/>
        </w:rPr>
        <w:annotationRef/>
      </w:r>
      <w:r>
        <w:t>Approached? What does this vs mean?</w:t>
      </w:r>
    </w:p>
  </w:comment>
  <w:comment w:id="1558" w:author="Windows User" w:date="2015-10-30T08:56:00Z" w:initials="WU">
    <w:p w14:paraId="329416E7" w14:textId="77777777" w:rsidR="00ED1D04" w:rsidRPr="00035775" w:rsidRDefault="00ED1D0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4" w:author="Windows User" w:date="2015-10-30T08:56:00Z" w:initials="WU">
    <w:p w14:paraId="763F73BB" w14:textId="77777777" w:rsidR="00ED1D04" w:rsidRDefault="00ED1D04">
      <w:pPr>
        <w:pStyle w:val="CommentText"/>
      </w:pPr>
      <w:r>
        <w:rPr>
          <w:rStyle w:val="CommentReference"/>
        </w:rPr>
        <w:annotationRef/>
      </w:r>
      <w:r>
        <w:t>Thoughts?</w:t>
      </w:r>
    </w:p>
  </w:comment>
  <w:comment w:id="1585" w:author="Windows User" w:date="2015-10-30T08:56:00Z" w:initials="WU">
    <w:p w14:paraId="7B47C8A3" w14:textId="77777777" w:rsidR="00ED1D04" w:rsidRDefault="00ED1D0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0" w:author="Windows User" w:date="2015-10-30T08:56:00Z" w:initials="WU">
    <w:p w14:paraId="0BE9113A" w14:textId="77777777" w:rsidR="00ED1D04" w:rsidRDefault="00ED1D04">
      <w:pPr>
        <w:pStyle w:val="CommentText"/>
      </w:pPr>
      <w:r>
        <w:rPr>
          <w:rStyle w:val="CommentReference"/>
        </w:rPr>
        <w:annotationRef/>
      </w:r>
      <w:r>
        <w:t>Completely different.</w:t>
      </w:r>
    </w:p>
  </w:comment>
  <w:comment w:id="1621" w:author="Windows User" w:date="2015-10-30T08:56:00Z" w:initials="WU">
    <w:p w14:paraId="074682DD" w14:textId="77777777" w:rsidR="00ED1D04" w:rsidRDefault="00ED1D04">
      <w:pPr>
        <w:pStyle w:val="CommentText"/>
      </w:pPr>
      <w:r>
        <w:rPr>
          <w:rStyle w:val="CommentReference"/>
        </w:rPr>
        <w:annotationRef/>
      </w:r>
      <w:r>
        <w:t>With or in?</w:t>
      </w:r>
    </w:p>
  </w:comment>
  <w:comment w:id="1622" w:author="Windows User" w:date="2015-10-30T08:56:00Z" w:initials="WU">
    <w:p w14:paraId="371712E1" w14:textId="77777777" w:rsidR="00ED1D04" w:rsidRDefault="00ED1D04">
      <w:pPr>
        <w:pStyle w:val="CommentText"/>
      </w:pPr>
      <w:r>
        <w:rPr>
          <w:rStyle w:val="CommentReference"/>
        </w:rPr>
        <w:annotationRef/>
      </w:r>
    </w:p>
  </w:comment>
  <w:comment w:id="1623" w:author="Windows User" w:date="2015-10-30T08:56:00Z" w:initials="WU">
    <w:p w14:paraId="0B3C1D3B" w14:textId="77777777" w:rsidR="00ED1D04" w:rsidRDefault="00ED1D04">
      <w:pPr>
        <w:pStyle w:val="CommentText"/>
      </w:pPr>
      <w:r>
        <w:rPr>
          <w:rStyle w:val="CommentReference"/>
        </w:rPr>
        <w:annotationRef/>
      </w:r>
      <w:r>
        <w:t>Sound or voice?</w:t>
      </w:r>
    </w:p>
  </w:comment>
  <w:comment w:id="1625" w:author="Windows User" w:date="2015-10-30T08:56:00Z" w:initials="WU">
    <w:p w14:paraId="1C3A0B98" w14:textId="77777777" w:rsidR="00ED1D04" w:rsidRDefault="00ED1D04">
      <w:pPr>
        <w:pStyle w:val="CommentText"/>
      </w:pPr>
      <w:r>
        <w:rPr>
          <w:rStyle w:val="CommentReference"/>
        </w:rPr>
        <w:annotationRef/>
      </w:r>
      <w:r>
        <w:t>Open to suggetions.</w:t>
      </w:r>
    </w:p>
  </w:comment>
  <w:comment w:id="1626" w:author="Windows User" w:date="2015-10-30T08:56:00Z" w:initials="WU">
    <w:p w14:paraId="79DB91AB" w14:textId="77777777" w:rsidR="00ED1D04" w:rsidRDefault="00ED1D04">
      <w:pPr>
        <w:pStyle w:val="CommentText"/>
      </w:pPr>
      <w:r>
        <w:rPr>
          <w:rStyle w:val="CommentReference"/>
        </w:rPr>
        <w:annotationRef/>
      </w:r>
      <w:r>
        <w:t>Before?</w:t>
      </w:r>
    </w:p>
  </w:comment>
  <w:comment w:id="1627" w:author="Windows User" w:date="2015-10-30T08:56:00Z" w:initials="WU">
    <w:p w14:paraId="777049F3" w14:textId="77777777" w:rsidR="00ED1D04" w:rsidRDefault="00ED1D04">
      <w:pPr>
        <w:pStyle w:val="CommentText"/>
      </w:pPr>
      <w:r>
        <w:rPr>
          <w:rStyle w:val="CommentReference"/>
        </w:rPr>
        <w:annotationRef/>
      </w:r>
      <w:r>
        <w:t>Nations?</w:t>
      </w:r>
    </w:p>
  </w:comment>
  <w:comment w:id="1628" w:author="Windows User" w:date="2015-10-30T08:56:00Z" w:initials="WU">
    <w:p w14:paraId="29D1E0CC" w14:textId="77777777" w:rsidR="00ED1D04" w:rsidRDefault="00ED1D04">
      <w:pPr>
        <w:pStyle w:val="CommentText"/>
      </w:pPr>
      <w:r>
        <w:rPr>
          <w:rStyle w:val="CommentReference"/>
        </w:rPr>
        <w:annotationRef/>
      </w:r>
      <w:r>
        <w:t>?</w:t>
      </w:r>
    </w:p>
  </w:comment>
  <w:comment w:id="1669" w:author="Windows User" w:date="2015-10-30T08:56:00Z" w:initials="WU">
    <w:p w14:paraId="73A9ACC7" w14:textId="77777777" w:rsidR="00ED1D04" w:rsidRDefault="00ED1D04">
      <w:pPr>
        <w:pStyle w:val="CommentText"/>
      </w:pPr>
      <w:r>
        <w:rPr>
          <w:rStyle w:val="CommentReference"/>
        </w:rPr>
        <w:annotationRef/>
      </w:r>
      <w:r>
        <w:t>?</w:t>
      </w:r>
    </w:p>
  </w:comment>
  <w:comment w:id="1676" w:author="Windows User" w:date="2015-10-30T08:56:00Z" w:initials="WU">
    <w:p w14:paraId="4F5630C0" w14:textId="77777777" w:rsidR="00ED1D04" w:rsidRDefault="00ED1D04">
      <w:pPr>
        <w:pStyle w:val="CommentText"/>
      </w:pPr>
      <w:r>
        <w:rPr>
          <w:rStyle w:val="CommentReference"/>
        </w:rPr>
        <w:annotationRef/>
      </w:r>
      <w:r>
        <w:t>Abba Noub, abanoub, Apa Noub, Apnoub?</w:t>
      </w:r>
    </w:p>
  </w:comment>
  <w:comment w:id="1677" w:author="Windows User" w:date="2015-10-30T08:56:00Z" w:initials="WU">
    <w:p w14:paraId="3899034D" w14:textId="77777777" w:rsidR="00ED1D04" w:rsidRDefault="00ED1D04">
      <w:pPr>
        <w:pStyle w:val="CommentText"/>
      </w:pPr>
      <w:r>
        <w:rPr>
          <w:rStyle w:val="CommentReference"/>
        </w:rPr>
        <w:annotationRef/>
      </w:r>
      <w:r>
        <w:t>Upright, or orthodox?</w:t>
      </w:r>
    </w:p>
  </w:comment>
  <w:comment w:id="1686" w:author="Windows User" w:date="2015-10-30T08:56:00Z" w:initials="WU">
    <w:p w14:paraId="61207ABC" w14:textId="77777777" w:rsidR="00ED1D04" w:rsidRDefault="00ED1D04">
      <w:pPr>
        <w:pStyle w:val="CommentText"/>
      </w:pPr>
      <w:r>
        <w:rPr>
          <w:rStyle w:val="CommentReference"/>
        </w:rPr>
        <w:annotationRef/>
      </w:r>
      <w:r>
        <w:t>Are we going with ti agia = saint and ti ethowab = the holy?</w:t>
      </w:r>
    </w:p>
  </w:comment>
  <w:comment w:id="1708" w:author="Windows User" w:date="2015-11-18T20:43:00Z" w:initials="WU">
    <w:p w14:paraId="08613E46" w14:textId="00F90E8C" w:rsidR="00ED1D04" w:rsidRDefault="00ED1D04">
      <w:pPr>
        <w:pStyle w:val="CommentText"/>
      </w:pPr>
      <w:r>
        <w:rPr>
          <w:rStyle w:val="CommentReference"/>
        </w:rPr>
        <w:annotationRef/>
      </w:r>
      <w:r>
        <w:t>Is this for Adam days? Or just Sundays?</w:t>
      </w:r>
    </w:p>
  </w:comment>
  <w:comment w:id="1709" w:author="Windows User" w:date="2015-11-18T20:38:00Z" w:initials="WU">
    <w:p w14:paraId="43F9C3B7" w14:textId="77777777" w:rsidR="00ED1D04" w:rsidRDefault="00ED1D04">
      <w:pPr>
        <w:pStyle w:val="CommentText"/>
      </w:pPr>
      <w:r>
        <w:rPr>
          <w:rStyle w:val="CommentReference"/>
        </w:rPr>
        <w:annotationRef/>
      </w:r>
      <w:r>
        <w:t>What does this mean? I feel like we put something else somewhere else</w:t>
      </w:r>
    </w:p>
  </w:comment>
  <w:comment w:id="1711" w:author="Windows User" w:date="2015-11-19T22:12:00Z" w:initials="WU">
    <w:p w14:paraId="79F037D4" w14:textId="77777777" w:rsidR="00ED1D04" w:rsidRDefault="00ED1D04">
      <w:pPr>
        <w:pStyle w:val="CommentText"/>
      </w:pPr>
      <w:r>
        <w:rPr>
          <w:rStyle w:val="CommentReference"/>
        </w:rPr>
        <w:annotationRef/>
      </w:r>
      <w:r>
        <w:t>Theotokos forever, or ever-Theotokos?</w:t>
      </w:r>
    </w:p>
  </w:comment>
  <w:comment w:id="1712" w:author="Windows User" w:date="2015-11-19T22:12:00Z" w:initials="WU">
    <w:p w14:paraId="7E2C6DDB" w14:textId="77777777" w:rsidR="00ED1D04" w:rsidRDefault="00ED1D04">
      <w:pPr>
        <w:pStyle w:val="CommentText"/>
      </w:pPr>
      <w:r>
        <w:rPr>
          <w:rStyle w:val="CommentReference"/>
        </w:rPr>
        <w:annotationRef/>
      </w:r>
      <w:r>
        <w:t>What does this mean?</w:t>
      </w:r>
    </w:p>
  </w:comment>
  <w:comment w:id="1713" w:author="Windows User" w:date="2015-11-19T22:12:00Z" w:initials="WU">
    <w:p w14:paraId="71146019" w14:textId="77777777" w:rsidR="00ED1D04" w:rsidRDefault="00ED1D04">
      <w:pPr>
        <w:pStyle w:val="CommentText"/>
      </w:pPr>
      <w:r>
        <w:rPr>
          <w:rStyle w:val="CommentReference"/>
        </w:rPr>
        <w:annotationRef/>
      </w:r>
      <w:r>
        <w:t>What does this mean?</w:t>
      </w:r>
    </w:p>
  </w:comment>
  <w:comment w:id="1714" w:author="Windows User" w:date="2015-11-19T22:12:00Z" w:initials="WU">
    <w:p w14:paraId="24E4F57A" w14:textId="77777777" w:rsidR="00ED1D04" w:rsidRDefault="00ED1D04">
      <w:pPr>
        <w:pStyle w:val="CommentText"/>
      </w:pPr>
      <w:r>
        <w:rPr>
          <w:rStyle w:val="CommentReference"/>
        </w:rPr>
        <w:annotationRef/>
      </w:r>
      <w:r>
        <w:t>Praying or interceding?</w:t>
      </w:r>
    </w:p>
  </w:comment>
  <w:comment w:id="1732" w:author="Windows User" w:date="2015-10-30T08:56:00Z" w:initials="WU">
    <w:p w14:paraId="36116F5D" w14:textId="77777777" w:rsidR="00ED1D04" w:rsidRPr="00F905FE" w:rsidRDefault="00ED1D0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3" w:author="Windows User" w:date="2015-10-30T08:56:00Z" w:initials="WU">
    <w:p w14:paraId="55EA204B" w14:textId="77777777" w:rsidR="00ED1D04" w:rsidRDefault="00ED1D04">
      <w:pPr>
        <w:pStyle w:val="CommentText"/>
      </w:pPr>
      <w:r>
        <w:rPr>
          <w:rStyle w:val="CommentReference"/>
        </w:rPr>
        <w:annotationRef/>
      </w:r>
      <w:r>
        <w:t>Typo?</w:t>
      </w:r>
    </w:p>
  </w:comment>
  <w:comment w:id="1754" w:author="Windows User" w:date="2015-10-30T08:56:00Z" w:initials="WU">
    <w:p w14:paraId="11E5D177" w14:textId="77777777" w:rsidR="00ED1D04" w:rsidRPr="00DD5DBC" w:rsidRDefault="00ED1D0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56" w:author="Windows User" w:date="2015-10-30T08:56:00Z" w:initials="WU">
    <w:p w14:paraId="38A16B24" w14:textId="77777777" w:rsidR="00ED1D04" w:rsidRDefault="00ED1D04">
      <w:pPr>
        <w:pStyle w:val="CommentText"/>
      </w:pPr>
      <w:r>
        <w:rPr>
          <w:rStyle w:val="CommentReference"/>
        </w:rPr>
        <w:annotationRef/>
      </w:r>
      <w:r>
        <w:t>What does the Coptic say?</w:t>
      </w:r>
    </w:p>
  </w:comment>
  <w:comment w:id="1757" w:author="Windows User" w:date="2015-10-30T08:56:00Z" w:initials="WU">
    <w:p w14:paraId="239824AA" w14:textId="77777777" w:rsidR="00ED1D04" w:rsidRDefault="00ED1D04">
      <w:pPr>
        <w:pStyle w:val="CommentText"/>
      </w:pPr>
      <w:r>
        <w:rPr>
          <w:rStyle w:val="CommentReference"/>
        </w:rPr>
        <w:annotationRef/>
      </w:r>
      <w:r>
        <w:t>What is being quoted? 2Cor 5?</w:t>
      </w:r>
    </w:p>
  </w:comment>
  <w:comment w:id="1760" w:author="Windows User" w:date="2015-10-30T08:56:00Z" w:initials="WU">
    <w:p w14:paraId="1EC34668" w14:textId="77777777" w:rsidR="00ED1D04" w:rsidRDefault="00ED1D04">
      <w:pPr>
        <w:pStyle w:val="CommentText"/>
      </w:pPr>
      <w:r>
        <w:rPr>
          <w:rStyle w:val="CommentReference"/>
        </w:rPr>
        <w:annotationRef/>
      </w:r>
      <w:r>
        <w:t>This is clearly a late composition, bastardizing other hymns. “our father in heaven, the sinless one, with your good father…” right.</w:t>
      </w:r>
    </w:p>
  </w:comment>
  <w:comment w:id="1761" w:author="Windows User" w:date="2015-10-30T08:56:00Z" w:initials="WU">
    <w:p w14:paraId="4470C38C" w14:textId="77777777" w:rsidR="00ED1D04" w:rsidRDefault="00ED1D04">
      <w:pPr>
        <w:pStyle w:val="CommentText"/>
      </w:pPr>
      <w:r>
        <w:rPr>
          <w:rStyle w:val="CommentReference"/>
        </w:rPr>
        <w:annotationRef/>
      </w:r>
      <w:r>
        <w:t>Coptic is different from previous verse. What should English be?</w:t>
      </w:r>
    </w:p>
  </w:comment>
  <w:comment w:id="1762" w:author="Windows User" w:date="2015-10-30T08:56:00Z" w:initials="WU">
    <w:p w14:paraId="350A9B71" w14:textId="77777777" w:rsidR="00ED1D04" w:rsidRDefault="00ED1D04">
      <w:pPr>
        <w:pStyle w:val="CommentText"/>
      </w:pPr>
      <w:r>
        <w:rPr>
          <w:rStyle w:val="CommentReference"/>
        </w:rPr>
        <w:annotationRef/>
      </w:r>
      <w:r>
        <w:t>Or athletes? Or athletic martyrs?</w:t>
      </w:r>
    </w:p>
  </w:comment>
  <w:comment w:id="1763" w:author="Windows User" w:date="2015-10-30T08:56:00Z" w:initials="WU">
    <w:p w14:paraId="72F9FFC3" w14:textId="77777777" w:rsidR="00ED1D04" w:rsidRDefault="00ED1D04">
      <w:pPr>
        <w:pStyle w:val="CommentText"/>
      </w:pPr>
      <w:r>
        <w:rPr>
          <w:rStyle w:val="CommentReference"/>
        </w:rPr>
        <w:annotationRef/>
      </w:r>
      <w:r>
        <w:t>Or of the martyrs?</w:t>
      </w:r>
    </w:p>
  </w:comment>
  <w:comment w:id="1764" w:author="Windows User" w:date="2015-10-30T08:56:00Z" w:initials="WU">
    <w:p w14:paraId="7BD5C124" w14:textId="77777777" w:rsidR="00ED1D04" w:rsidRDefault="00ED1D04">
      <w:pPr>
        <w:pStyle w:val="CommentText"/>
      </w:pPr>
      <w:r>
        <w:rPr>
          <w:rStyle w:val="CommentReference"/>
        </w:rPr>
        <w:annotationRef/>
      </w:r>
      <w:r>
        <w:t>Carries or lifts?</w:t>
      </w:r>
    </w:p>
  </w:comment>
  <w:comment w:id="1765" w:author="Windows User" w:date="2015-10-30T08:56:00Z" w:initials="WU">
    <w:p w14:paraId="525F7218" w14:textId="77777777" w:rsidR="00ED1D04" w:rsidRDefault="00ED1D04">
      <w:pPr>
        <w:pStyle w:val="CommentText"/>
      </w:pPr>
      <w:r>
        <w:rPr>
          <w:rStyle w:val="CommentReference"/>
        </w:rPr>
        <w:annotationRef/>
      </w:r>
      <w:r>
        <w:t>Churches?</w:t>
      </w:r>
    </w:p>
    <w:p w14:paraId="32A8F1D7" w14:textId="77777777" w:rsidR="00ED1D04" w:rsidRDefault="00ED1D04">
      <w:pPr>
        <w:pStyle w:val="CommentText"/>
      </w:pPr>
    </w:p>
  </w:comment>
  <w:comment w:id="1766" w:author="Windows User" w:date="2015-10-30T08:56:00Z" w:initials="WU">
    <w:p w14:paraId="165286E5" w14:textId="77777777" w:rsidR="00ED1D04" w:rsidRDefault="00ED1D04">
      <w:pPr>
        <w:pStyle w:val="CommentText"/>
      </w:pPr>
      <w:r>
        <w:rPr>
          <w:rStyle w:val="CommentReference"/>
        </w:rPr>
        <w:annotationRef/>
      </w:r>
      <w:r>
        <w:t>End?</w:t>
      </w:r>
    </w:p>
  </w:comment>
  <w:comment w:id="1775" w:author="Windows User" w:date="2015-10-30T08:56:00Z" w:initials="WU">
    <w:p w14:paraId="770DC519" w14:textId="77777777" w:rsidR="00ED1D04" w:rsidRDefault="00ED1D04">
      <w:pPr>
        <w:pStyle w:val="CommentText"/>
      </w:pPr>
      <w:r>
        <w:rPr>
          <w:rStyle w:val="CommentReference"/>
        </w:rPr>
        <w:annotationRef/>
      </w:r>
      <w:r>
        <w:t>Or full stop. You are worthy of the glory,</w:t>
      </w:r>
    </w:p>
  </w:comment>
  <w:comment w:id="1781" w:author="Windows User" w:date="2015-10-30T08:56:00Z" w:initials="WU">
    <w:p w14:paraId="664F3BFA" w14:textId="77777777" w:rsidR="00ED1D04" w:rsidRDefault="00ED1D04">
      <w:pPr>
        <w:pStyle w:val="CommentText"/>
      </w:pPr>
      <w:r>
        <w:rPr>
          <w:rStyle w:val="CommentReference"/>
        </w:rPr>
        <w:annotationRef/>
      </w:r>
      <w:r>
        <w:t>?</w:t>
      </w:r>
    </w:p>
  </w:comment>
  <w:comment w:id="1784" w:author="Windows User" w:date="2015-10-30T08:56:00Z" w:initials="WU">
    <w:p w14:paraId="08BCD53E" w14:textId="77777777" w:rsidR="00ED1D04" w:rsidRDefault="00ED1D04">
      <w:pPr>
        <w:pStyle w:val="CommentText"/>
      </w:pPr>
      <w:r>
        <w:rPr>
          <w:rStyle w:val="CommentReference"/>
        </w:rPr>
        <w:annotationRef/>
      </w:r>
      <w:r>
        <w:t>Is? Or will be? Exalted, or highly exalted?</w:t>
      </w:r>
    </w:p>
  </w:comment>
  <w:comment w:id="1786" w:author="Windows User" w:date="2015-10-30T08:56:00Z" w:initials="WU">
    <w:p w14:paraId="4F4D62D2" w14:textId="77777777" w:rsidR="00ED1D04" w:rsidRDefault="00ED1D04">
      <w:pPr>
        <w:pStyle w:val="CommentText"/>
      </w:pPr>
      <w:r>
        <w:rPr>
          <w:rStyle w:val="CommentReference"/>
        </w:rPr>
        <w:annotationRef/>
      </w:r>
      <w:r>
        <w:t>Bring or offer</w:t>
      </w:r>
    </w:p>
  </w:comment>
  <w:comment w:id="1787" w:author="Windows User" w:date="2015-10-30T08:56:00Z" w:initials="WU">
    <w:p w14:paraId="66D4EE13" w14:textId="77777777" w:rsidR="00ED1D04" w:rsidRDefault="00ED1D04">
      <w:pPr>
        <w:pStyle w:val="CommentText"/>
      </w:pPr>
      <w:r>
        <w:rPr>
          <w:rStyle w:val="CommentReference"/>
        </w:rPr>
        <w:annotationRef/>
      </w:r>
      <w:r>
        <w:t>Spelling?</w:t>
      </w:r>
    </w:p>
  </w:comment>
  <w:comment w:id="1793" w:author="Windows User" w:date="2015-11-17T22:12:00Z" w:initials="WU">
    <w:p w14:paraId="412F0631" w14:textId="77777777" w:rsidR="00ED1D04" w:rsidRDefault="00ED1D04">
      <w:pPr>
        <w:pStyle w:val="CommentText"/>
      </w:pPr>
      <w:r>
        <w:rPr>
          <w:rStyle w:val="CommentReference"/>
        </w:rPr>
        <w:annotationRef/>
      </w:r>
      <w:r>
        <w:t>Literally trampled, right? Or crushed?</w:t>
      </w:r>
    </w:p>
  </w:comment>
  <w:comment w:id="1794" w:author="Windows User" w:date="2015-11-17T22:12:00Z" w:initials="WU">
    <w:p w14:paraId="135DCC31" w14:textId="77777777" w:rsidR="00ED1D04" w:rsidRDefault="00ED1D04">
      <w:pPr>
        <w:pStyle w:val="CommentText"/>
      </w:pPr>
      <w:r>
        <w:rPr>
          <w:rStyle w:val="CommentReference"/>
        </w:rPr>
        <w:annotationRef/>
      </w:r>
      <w:r>
        <w:t>Authority? Might? Reign?</w:t>
      </w:r>
    </w:p>
  </w:comment>
  <w:comment w:id="1797" w:author="Windows User" w:date="2015-10-30T08:56:00Z" w:initials="WU">
    <w:p w14:paraId="11BE3C4D" w14:textId="77777777" w:rsidR="00ED1D04" w:rsidRDefault="00ED1D04">
      <w:pPr>
        <w:pStyle w:val="CommentText"/>
      </w:pPr>
      <w:r>
        <w:rPr>
          <w:rStyle w:val="CommentReference"/>
        </w:rPr>
        <w:annotationRef/>
      </w:r>
      <w:r>
        <w:t>Name or Holy Name?</w:t>
      </w:r>
    </w:p>
  </w:comment>
  <w:comment w:id="1807" w:author="Windows User" w:date="2015-10-30T08:56:00Z" w:initials="WU">
    <w:p w14:paraId="4A1C10F1" w14:textId="77777777" w:rsidR="00ED1D04" w:rsidRDefault="00ED1D04">
      <w:pPr>
        <w:pStyle w:val="CommentText"/>
      </w:pPr>
      <w:r>
        <w:rPr>
          <w:rStyle w:val="CommentReference"/>
        </w:rPr>
        <w:annotationRef/>
      </w:r>
      <w:r>
        <w:t>Christ or Jesus Christ?</w:t>
      </w:r>
    </w:p>
  </w:comment>
  <w:comment w:id="1813" w:author="Windows User" w:date="2015-10-30T08:56:00Z" w:initials="WU">
    <w:p w14:paraId="31C2C585" w14:textId="77777777" w:rsidR="00ED1D04" w:rsidRDefault="00ED1D04">
      <w:pPr>
        <w:pStyle w:val="CommentText"/>
      </w:pPr>
      <w:r>
        <w:rPr>
          <w:rStyle w:val="CommentReference"/>
        </w:rPr>
        <w:annotationRef/>
      </w:r>
      <w:r>
        <w:t>Name or Holy Name?</w:t>
      </w:r>
    </w:p>
  </w:comment>
  <w:comment w:id="1814" w:author="Windows User" w:date="2015-10-30T08:56:00Z" w:initials="WU">
    <w:p w14:paraId="18203C3C" w14:textId="77777777" w:rsidR="00ED1D04" w:rsidRDefault="00ED1D04">
      <w:pPr>
        <w:pStyle w:val="CommentText"/>
      </w:pPr>
      <w:r>
        <w:rPr>
          <w:rStyle w:val="CommentReference"/>
        </w:rPr>
        <w:annotationRef/>
      </w:r>
      <w:r>
        <w:t>To Him? Or by His might/power?</w:t>
      </w:r>
    </w:p>
  </w:comment>
  <w:comment w:id="1815" w:author="Windows User" w:date="2015-10-30T08:56:00Z" w:initials="WU">
    <w:p w14:paraId="27B39720" w14:textId="77777777" w:rsidR="00ED1D04" w:rsidRDefault="00ED1D04">
      <w:pPr>
        <w:pStyle w:val="CommentText"/>
      </w:pPr>
      <w:r>
        <w:rPr>
          <w:rStyle w:val="CommentReference"/>
        </w:rPr>
        <w:annotationRef/>
      </w:r>
      <w:r>
        <w:t>Might, or may?</w:t>
      </w:r>
    </w:p>
  </w:comment>
  <w:comment w:id="1816" w:author="Windows User" w:date="2015-10-30T08:56:00Z" w:initials="WU">
    <w:p w14:paraId="2FB96B7C" w14:textId="77777777" w:rsidR="00ED1D04" w:rsidRDefault="00ED1D04" w:rsidP="00F77A5B">
      <w:pPr>
        <w:pStyle w:val="CommentText"/>
      </w:pPr>
      <w:r>
        <w:rPr>
          <w:rStyle w:val="CommentReference"/>
        </w:rPr>
        <w:annotationRef/>
      </w:r>
      <w:r>
        <w:t>Christ or Jesus Christ?</w:t>
      </w:r>
    </w:p>
  </w:comment>
  <w:comment w:id="1819" w:author="Windows User" w:date="2015-10-30T08:56:00Z" w:initials="WU">
    <w:p w14:paraId="775D4B1C" w14:textId="77777777" w:rsidR="00ED1D04" w:rsidRDefault="00ED1D04">
      <w:pPr>
        <w:pStyle w:val="CommentText"/>
      </w:pPr>
      <w:r>
        <w:rPr>
          <w:rStyle w:val="CommentReference"/>
        </w:rPr>
        <w:annotationRef/>
      </w:r>
      <w:r>
        <w:t>Miracles?</w:t>
      </w:r>
    </w:p>
  </w:comment>
  <w:comment w:id="1825" w:author="Windows User" w:date="2015-10-30T08:56:00Z" w:initials="WU">
    <w:p w14:paraId="511773EC" w14:textId="77777777" w:rsidR="00ED1D04" w:rsidRDefault="00ED1D04">
      <w:pPr>
        <w:pStyle w:val="CommentText"/>
      </w:pPr>
      <w:r>
        <w:rPr>
          <w:rStyle w:val="CommentReference"/>
        </w:rPr>
        <w:annotationRef/>
      </w:r>
      <w:r>
        <w:t>Name or Holy Name?</w:t>
      </w:r>
    </w:p>
  </w:comment>
  <w:comment w:id="1826" w:author="Windows User" w:date="2015-10-30T08:56:00Z" w:initials="WU">
    <w:p w14:paraId="0BC6FD3A" w14:textId="77777777" w:rsidR="00ED1D04" w:rsidRDefault="00ED1D04">
      <w:pPr>
        <w:pStyle w:val="CommentText"/>
      </w:pPr>
      <w:r>
        <w:rPr>
          <w:rStyle w:val="CommentReference"/>
        </w:rPr>
        <w:annotationRef/>
      </w:r>
      <w:r>
        <w:t>To Him? Or by His might/power?</w:t>
      </w:r>
    </w:p>
  </w:comment>
  <w:comment w:id="1827" w:author="Windows User" w:date="2015-10-30T08:56:00Z" w:initials="WU">
    <w:p w14:paraId="6BED6166" w14:textId="77777777" w:rsidR="00ED1D04" w:rsidRDefault="00ED1D04">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0DA71926"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F02155" w14:textId="77777777" w:rsidR="000F34DF" w:rsidRDefault="000F34DF" w:rsidP="006D61CA">
      <w:pPr>
        <w:spacing w:after="0" w:line="240" w:lineRule="auto"/>
      </w:pPr>
      <w:r>
        <w:separator/>
      </w:r>
    </w:p>
  </w:endnote>
  <w:endnote w:type="continuationSeparator" w:id="0">
    <w:p w14:paraId="1F1EB5BA" w14:textId="77777777" w:rsidR="000F34DF" w:rsidRDefault="000F34D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4A66E9B8" w:rsidR="00ED1D04" w:rsidRPr="004D6538" w:rsidRDefault="00ED1D04"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895112">
      <w:rPr>
        <w:noProof/>
        <w:lang w:val="en-US"/>
      </w:rPr>
      <w:t>470</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ED1D04" w:rsidRPr="009654EE" w:rsidRDefault="00ED1D04"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54A99044" w:rsidR="00ED1D04" w:rsidRPr="009654EE" w:rsidRDefault="00ED1D0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895112">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1FBF593F" w:rsidR="00ED1D04" w:rsidRPr="006D61CA" w:rsidRDefault="00ED1D0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95112">
      <w:rPr>
        <w:noProof/>
        <w:lang w:val="en-US"/>
      </w:rPr>
      <w:t>451</w:t>
    </w:r>
    <w:r w:rsidRPr="006D61CA">
      <w:rPr>
        <w:lang w:val="en-US"/>
      </w:rPr>
      <w:fldChar w:fldCharType="end"/>
    </w:r>
  </w:p>
  <w:p w14:paraId="1546C8BA" w14:textId="77777777" w:rsidR="00ED1D04" w:rsidRDefault="00ED1D04"/>
  <w:p w14:paraId="578F45FC" w14:textId="77777777" w:rsidR="00ED1D04" w:rsidRDefault="00ED1D04"/>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0D974228" w:rsidR="00ED1D04" w:rsidRPr="006D61CA" w:rsidRDefault="00ED1D0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95112">
      <w:rPr>
        <w:noProof/>
        <w:lang w:val="en-US"/>
      </w:rPr>
      <w:t>1039</w:t>
    </w:r>
    <w:r w:rsidRPr="006D61CA">
      <w:rPr>
        <w:lang w:val="en-US"/>
      </w:rPr>
      <w:fldChar w:fldCharType="end"/>
    </w:r>
  </w:p>
  <w:p w14:paraId="6E3E0469" w14:textId="77777777" w:rsidR="00ED1D04" w:rsidRDefault="00ED1D04"/>
  <w:p w14:paraId="5C3C24E2" w14:textId="77777777" w:rsidR="00ED1D04" w:rsidRDefault="00ED1D04"/>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313CA393" w:rsidR="00ED1D04" w:rsidRPr="004D6538" w:rsidRDefault="00ED1D04"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895112">
      <w:rPr>
        <w:noProof/>
        <w:lang w:val="en-US"/>
      </w:rPr>
      <w:t>1038</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851110" w14:textId="77777777" w:rsidR="000F34DF" w:rsidRDefault="000F34DF" w:rsidP="006D61CA">
      <w:pPr>
        <w:spacing w:after="0" w:line="240" w:lineRule="auto"/>
      </w:pPr>
      <w:r>
        <w:separator/>
      </w:r>
    </w:p>
  </w:footnote>
  <w:footnote w:type="continuationSeparator" w:id="0">
    <w:p w14:paraId="00AA728D" w14:textId="77777777" w:rsidR="000F34DF" w:rsidRDefault="000F34DF" w:rsidP="006D61CA">
      <w:pPr>
        <w:spacing w:after="0" w:line="240" w:lineRule="auto"/>
      </w:pPr>
      <w:r>
        <w:continuationSeparator/>
      </w:r>
    </w:p>
  </w:footnote>
  <w:footnote w:id="1">
    <w:p w14:paraId="5E4DFE5E" w14:textId="69B73039" w:rsidR="00ED1D04" w:rsidRPr="00926B87" w:rsidRDefault="00ED1D04"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ED1D04" w:rsidRDefault="00ED1D04" w:rsidP="00031314">
      <w:pPr>
        <w:pStyle w:val="footnote"/>
      </w:pPr>
    </w:p>
  </w:footnote>
  <w:footnote w:id="2">
    <w:p w14:paraId="5EDE2D3A" w14:textId="77777777" w:rsidR="00ED1D04" w:rsidRDefault="00ED1D0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14:paraId="0C79E5F0" w14:textId="77777777" w:rsidR="00ED1D04" w:rsidRDefault="00ED1D04" w:rsidP="00323889">
      <w:pPr>
        <w:pStyle w:val="footnote"/>
      </w:pPr>
      <w:r>
        <w:rPr>
          <w:rStyle w:val="FootnoteReference"/>
        </w:rPr>
        <w:footnoteRef/>
      </w:r>
      <w:r>
        <w:t xml:space="preserve"> Or “The Lord’s Annointed”</w:t>
      </w:r>
    </w:p>
  </w:footnote>
  <w:footnote w:id="4">
    <w:p w14:paraId="31BBF667" w14:textId="77777777" w:rsidR="00ED1D04" w:rsidRPr="00926B87" w:rsidRDefault="00ED1D04"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ED1D04" w:rsidRDefault="00ED1D04" w:rsidP="00441BAC">
      <w:pPr>
        <w:pStyle w:val="footnote"/>
      </w:pPr>
    </w:p>
  </w:footnote>
  <w:footnote w:id="5">
    <w:p w14:paraId="580FAEDD" w14:textId="77777777" w:rsidR="00ED1D04" w:rsidRDefault="00ED1D04" w:rsidP="00130E47">
      <w:pPr>
        <w:pStyle w:val="footnote"/>
      </w:pPr>
      <w:r>
        <w:rPr>
          <w:rStyle w:val="FootnoteReference"/>
        </w:rPr>
        <w:footnoteRef/>
      </w:r>
      <w:r>
        <w:t xml:space="preserve"> Or “The Lord’s Annointed”</w:t>
      </w:r>
    </w:p>
  </w:footnote>
  <w:footnote w:id="6">
    <w:p w14:paraId="6CB42CA0" w14:textId="488CBE5E" w:rsidR="00ED1D04" w:rsidRDefault="00ED1D0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7">
    <w:p w14:paraId="5720D5E2" w14:textId="77777777" w:rsidR="00ED1D04" w:rsidRDefault="00ED1D0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14:paraId="21BA1E56" w14:textId="77777777" w:rsidR="00ED1D04" w:rsidRDefault="00ED1D04"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14:paraId="7C2A9DE8" w14:textId="15E62972" w:rsidR="00ED1D04" w:rsidRDefault="00ED1D0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09F8D73A" w14:textId="16300F8E" w:rsidR="00ED1D04" w:rsidRDefault="00ED1D0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2A658EFC" w14:textId="19BD2A62" w:rsidR="00ED1D04" w:rsidRDefault="00ED1D0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152B14E5" w14:textId="77777777" w:rsidR="00ED1D04" w:rsidRDefault="00ED1D0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3">
    <w:p w14:paraId="30CD4346" w14:textId="77777777" w:rsidR="00ED1D04" w:rsidRDefault="00ED1D04" w:rsidP="006800D4">
      <w:pPr>
        <w:pStyle w:val="footnote"/>
      </w:pPr>
      <w:r>
        <w:rPr>
          <w:rStyle w:val="FootnoteReference"/>
        </w:rPr>
        <w:footnoteRef/>
      </w:r>
      <w:r>
        <w:t xml:space="preserve"> Or ‘Unique’</w:t>
      </w:r>
    </w:p>
  </w:footnote>
  <w:footnote w:id="14">
    <w:p w14:paraId="4D9AA31B" w14:textId="77777777" w:rsidR="00ED1D04" w:rsidRDefault="00ED1D04" w:rsidP="006800D4">
      <w:pPr>
        <w:pStyle w:val="footnote"/>
      </w:pPr>
      <w:r>
        <w:rPr>
          <w:rStyle w:val="FootnoteReference"/>
        </w:rPr>
        <w:footnoteRef/>
      </w:r>
      <w:r>
        <w:t xml:space="preserve"> The alternative, shorter Gospel reading is suppressed in current practice</w:t>
      </w:r>
    </w:p>
  </w:footnote>
  <w:footnote w:id="15">
    <w:p w14:paraId="40701202" w14:textId="3A9866C8" w:rsidR="00ED1D04" w:rsidRDefault="00ED1D0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266FB058" w14:textId="7088DF92" w:rsidR="00ED1D04" w:rsidRDefault="00ED1D0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7">
    <w:p w14:paraId="25CCDCBD" w14:textId="698D5AF2" w:rsidR="00ED1D04" w:rsidRDefault="00ED1D0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3F3CFE0D" w14:textId="2B4C27CA" w:rsidR="00ED1D04" w:rsidRDefault="00ED1D0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21EB05D3" w14:textId="3E0DE2CA" w:rsidR="00ED1D04" w:rsidRPr="004A3E27" w:rsidRDefault="00ED1D04"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0">
    <w:p w14:paraId="504B45F8" w14:textId="77777777" w:rsidR="00ED1D04" w:rsidRPr="004A3E27" w:rsidRDefault="00ED1D04" w:rsidP="00A91B17">
      <w:pPr>
        <w:pStyle w:val="footnote"/>
      </w:pPr>
      <w:r w:rsidRPr="004A3E27">
        <w:rPr>
          <w:rStyle w:val="FootnoteReference"/>
        </w:rPr>
        <w:footnoteRef/>
      </w:r>
      <w:r w:rsidRPr="004A3E27">
        <w:t xml:space="preserve"> ‘An allusion to our Lord’s persecutors mentioned in Acts 4:26’ (St. Augustine).</w:t>
      </w:r>
    </w:p>
  </w:footnote>
  <w:footnote w:id="21">
    <w:p w14:paraId="72C81E85" w14:textId="34D1DBFF" w:rsidR="00ED1D04" w:rsidRPr="004A3E27" w:rsidRDefault="00ED1D04"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2">
    <w:p w14:paraId="0247D5F2" w14:textId="77777777" w:rsidR="00ED1D04" w:rsidRPr="004A3E27" w:rsidRDefault="00ED1D04"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3">
    <w:p w14:paraId="18E761AF" w14:textId="77777777" w:rsidR="00ED1D04" w:rsidRPr="004A3E27" w:rsidRDefault="00ED1D04"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4">
    <w:p w14:paraId="5A601DD3" w14:textId="77777777" w:rsidR="00ED1D04" w:rsidRPr="004A3E27" w:rsidRDefault="00ED1D04"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5">
    <w:p w14:paraId="007228D7" w14:textId="77777777" w:rsidR="00ED1D04" w:rsidRPr="004A3E27" w:rsidRDefault="00ED1D04" w:rsidP="00C06875">
      <w:pPr>
        <w:pStyle w:val="footnote"/>
      </w:pPr>
      <w:r w:rsidRPr="004A3E27">
        <w:rPr>
          <w:rStyle w:val="FootnoteReference"/>
        </w:rPr>
        <w:footnoteRef/>
      </w:r>
      <w:r w:rsidRPr="004A3E27">
        <w:t xml:space="preserve"> Pause a moment and give that a little thought.</w:t>
      </w:r>
    </w:p>
  </w:footnote>
  <w:footnote w:id="26">
    <w:p w14:paraId="2B340A5C" w14:textId="4488FF0C" w:rsidR="00ED1D04" w:rsidRDefault="00ED1D04" w:rsidP="00AC01E8">
      <w:pPr>
        <w:pStyle w:val="footnote"/>
      </w:pPr>
      <w:r>
        <w:rPr>
          <w:rStyle w:val="FootnoteReference"/>
        </w:rPr>
        <w:footnoteRef/>
      </w:r>
      <w:r>
        <w:t xml:space="preserve"> [JS] or “enlarged me”</w:t>
      </w:r>
    </w:p>
  </w:footnote>
  <w:footnote w:id="27">
    <w:p w14:paraId="369566FF" w14:textId="769E6598" w:rsidR="00ED1D04" w:rsidRPr="004A3E27" w:rsidRDefault="00ED1D04"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28">
    <w:p w14:paraId="1C9D0288" w14:textId="77777777" w:rsidR="00ED1D04" w:rsidRPr="004A3E27" w:rsidRDefault="00ED1D04"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9">
    <w:p w14:paraId="4E76DBB2" w14:textId="77777777" w:rsidR="00ED1D04" w:rsidRPr="004A3E27" w:rsidRDefault="00ED1D04"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0">
    <w:p w14:paraId="40D70FA9" w14:textId="77777777" w:rsidR="00ED1D04" w:rsidRPr="004A3E27" w:rsidRDefault="00ED1D04"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1">
    <w:p w14:paraId="6A551E57" w14:textId="51EAA316" w:rsidR="00ED1D04" w:rsidRDefault="00ED1D04" w:rsidP="00AC01E8">
      <w:pPr>
        <w:pStyle w:val="footnote"/>
      </w:pPr>
      <w:r>
        <w:rPr>
          <w:rStyle w:val="FootnoteReference"/>
        </w:rPr>
        <w:footnoteRef/>
      </w:r>
      <w:r>
        <w:t xml:space="preserve"> [JS] literally, “face”</w:t>
      </w:r>
    </w:p>
  </w:footnote>
  <w:footnote w:id="32">
    <w:p w14:paraId="158091A0" w14:textId="77777777" w:rsidR="00ED1D04" w:rsidRPr="004A3E27" w:rsidRDefault="00ED1D04" w:rsidP="00C06875">
      <w:pPr>
        <w:pStyle w:val="footnote"/>
      </w:pPr>
      <w:r w:rsidRPr="004A3E27">
        <w:rPr>
          <w:rStyle w:val="FootnoteReference"/>
        </w:rPr>
        <w:footnoteRef/>
      </w:r>
      <w:r w:rsidRPr="004A3E27">
        <w:t xml:space="preserve"> Or: I rest in peace and fall asleep at once.</w:t>
      </w:r>
    </w:p>
  </w:footnote>
  <w:footnote w:id="33">
    <w:p w14:paraId="005F68B1" w14:textId="1D86BB98" w:rsidR="00ED1D04" w:rsidRPr="004A3E27" w:rsidRDefault="00ED1D04"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4">
    <w:p w14:paraId="7607908E" w14:textId="06A72B5C" w:rsidR="00ED1D04" w:rsidRDefault="00ED1D04" w:rsidP="00FE33CB">
      <w:pPr>
        <w:pStyle w:val="footnote"/>
      </w:pPr>
      <w:r>
        <w:rPr>
          <w:rStyle w:val="FootnoteReference"/>
        </w:rPr>
        <w:footnoteRef/>
      </w:r>
      <w:r>
        <w:t xml:space="preserve"> [JS] or “and You will see me.”</w:t>
      </w:r>
    </w:p>
  </w:footnote>
  <w:footnote w:id="35">
    <w:p w14:paraId="2738F1D2" w14:textId="121829F4" w:rsidR="00ED1D04" w:rsidRDefault="00ED1D04" w:rsidP="00DC2AAA">
      <w:pPr>
        <w:pStyle w:val="footnote"/>
      </w:pPr>
      <w:r>
        <w:rPr>
          <w:rStyle w:val="FootnoteReference"/>
        </w:rPr>
        <w:footnoteRef/>
      </w:r>
      <w:r>
        <w:t xml:space="preserve"> [JS] or lawlessness</w:t>
      </w:r>
    </w:p>
  </w:footnote>
  <w:footnote w:id="36">
    <w:p w14:paraId="0C722E17" w14:textId="0C245CCD" w:rsidR="00ED1D04" w:rsidRDefault="00ED1D04" w:rsidP="00423962">
      <w:pPr>
        <w:pStyle w:val="footnote"/>
      </w:pPr>
      <w:r>
        <w:rPr>
          <w:rStyle w:val="FootnoteReference"/>
        </w:rPr>
        <w:footnoteRef/>
      </w:r>
      <w:r>
        <w:t xml:space="preserve"> [JS] “do obeisance”, “worship”, referring to the physical act</w:t>
      </w:r>
    </w:p>
  </w:footnote>
  <w:footnote w:id="37">
    <w:p w14:paraId="673FFF4D" w14:textId="4AC67C07" w:rsidR="00ED1D04" w:rsidRPr="004A3E27" w:rsidRDefault="00ED1D04"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38">
    <w:p w14:paraId="071C992F" w14:textId="3411D0F6" w:rsidR="00ED1D04" w:rsidRDefault="00ED1D04"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39">
    <w:p w14:paraId="1D32253D" w14:textId="125A513D" w:rsidR="00ED1D04" w:rsidRPr="004A3E27" w:rsidRDefault="00ED1D04" w:rsidP="00C06875">
      <w:pPr>
        <w:pStyle w:val="footnote"/>
      </w:pPr>
      <w:r w:rsidRPr="004A3E27">
        <w:rPr>
          <w:rStyle w:val="FootnoteReference"/>
        </w:rPr>
        <w:footnoteRef/>
      </w:r>
      <w:r w:rsidRPr="004A3E27">
        <w:t xml:space="preserve"> </w:t>
      </w:r>
      <w:r>
        <w:t>cf</w:t>
      </w:r>
      <w:r w:rsidRPr="004A3E27">
        <w:t>. Psalm 37:2; Jeremiah 10:24.</w:t>
      </w:r>
    </w:p>
  </w:footnote>
  <w:footnote w:id="40">
    <w:p w14:paraId="27CB451E" w14:textId="0CFB2FE9" w:rsidR="00ED1D04" w:rsidRPr="004A3E27" w:rsidRDefault="00ED1D04"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1">
    <w:p w14:paraId="191F4176" w14:textId="002666CD" w:rsidR="00ED1D04" w:rsidRDefault="00ED1D04" w:rsidP="00530F84">
      <w:pPr>
        <w:pStyle w:val="footnote"/>
      </w:pPr>
      <w:r>
        <w:rPr>
          <w:rStyle w:val="FootnoteReference"/>
        </w:rPr>
        <w:footnoteRef/>
      </w:r>
      <w:r>
        <w:t xml:space="preserve"> [JS] or “give thanks”. The word conveys “thankfully confess with praise”</w:t>
      </w:r>
    </w:p>
  </w:footnote>
  <w:footnote w:id="42">
    <w:p w14:paraId="3C274CF7" w14:textId="753C99BC" w:rsidR="00ED1D04" w:rsidRPr="004A3E27" w:rsidRDefault="00ED1D04"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3">
    <w:p w14:paraId="426DCAC0" w14:textId="3C0A3857" w:rsidR="00ED1D04" w:rsidRDefault="00ED1D04" w:rsidP="00530F84">
      <w:pPr>
        <w:pStyle w:val="footnote"/>
      </w:pPr>
      <w:r>
        <w:rPr>
          <w:rStyle w:val="FootnoteReference"/>
        </w:rPr>
        <w:footnoteRef/>
      </w:r>
      <w:r>
        <w:t xml:space="preserve"> [JS] Fr. Lazarus and Brenton interpolate “my enemy”</w:t>
      </w:r>
    </w:p>
  </w:footnote>
  <w:footnote w:id="44">
    <w:p w14:paraId="4AC07AFE" w14:textId="206B4893" w:rsidR="00ED1D04" w:rsidRPr="004A3E27" w:rsidRDefault="00ED1D04" w:rsidP="00C06875">
      <w:pPr>
        <w:pStyle w:val="footnote"/>
      </w:pPr>
      <w:r w:rsidRPr="004A3E27">
        <w:rPr>
          <w:rStyle w:val="FootnoteReference"/>
        </w:rPr>
        <w:footnoteRef/>
      </w:r>
      <w:r w:rsidRPr="004A3E27">
        <w:t xml:space="preserve"> </w:t>
      </w:r>
      <w:r>
        <w:t>cf</w:t>
      </w:r>
      <w:r w:rsidRPr="004A3E27">
        <w:t>. 1 Pet. 5:8.</w:t>
      </w:r>
    </w:p>
  </w:footnote>
  <w:footnote w:id="45">
    <w:p w14:paraId="553B4541" w14:textId="77777777" w:rsidR="00ED1D04" w:rsidRPr="004A3E27" w:rsidRDefault="00ED1D04" w:rsidP="00C06875">
      <w:pPr>
        <w:pStyle w:val="footnote"/>
      </w:pPr>
      <w:r w:rsidRPr="004A3E27">
        <w:rPr>
          <w:rStyle w:val="FootnoteReference"/>
        </w:rPr>
        <w:footnoteRef/>
      </w:r>
      <w:r w:rsidRPr="004A3E27">
        <w:t xml:space="preserve"> Empties fall (Ephes. 5:18).</w:t>
      </w:r>
    </w:p>
  </w:footnote>
  <w:footnote w:id="46">
    <w:p w14:paraId="5DDCA66E" w14:textId="77777777" w:rsidR="00ED1D04" w:rsidRPr="004A3E27" w:rsidRDefault="00ED1D04"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47">
    <w:p w14:paraId="3FBE71C1" w14:textId="749D259D" w:rsidR="00ED1D04" w:rsidRDefault="00ED1D04" w:rsidP="00741EF6">
      <w:pPr>
        <w:pStyle w:val="footnote"/>
      </w:pPr>
      <w:r>
        <w:rPr>
          <w:rStyle w:val="FootnoteReference"/>
        </w:rPr>
        <w:footnoteRef/>
      </w:r>
      <w:r>
        <w:t xml:space="preserve"> [JS] or “give thanks to”, or “thankfully confess the Lord with Praise”</w:t>
      </w:r>
    </w:p>
  </w:footnote>
  <w:footnote w:id="48">
    <w:p w14:paraId="74E99F4D" w14:textId="77777777" w:rsidR="00ED1D04" w:rsidRPr="004A3E27" w:rsidRDefault="00ED1D04"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9">
    <w:p w14:paraId="419148E7" w14:textId="77777777" w:rsidR="00ED1D04" w:rsidRPr="004A3E27" w:rsidRDefault="00ED1D04" w:rsidP="00C06875">
      <w:pPr>
        <w:pStyle w:val="footnote"/>
      </w:pPr>
      <w:r w:rsidRPr="004A3E27">
        <w:rPr>
          <w:rStyle w:val="FootnoteReference"/>
        </w:rPr>
        <w:footnoteRef/>
      </w:r>
      <w:r w:rsidRPr="004A3E27">
        <w:t xml:space="preserve"> Mt. 21:16.</w:t>
      </w:r>
    </w:p>
  </w:footnote>
  <w:footnote w:id="50">
    <w:p w14:paraId="263154A0" w14:textId="77777777" w:rsidR="00ED1D04" w:rsidRPr="004A3E27" w:rsidRDefault="00ED1D04"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1">
    <w:p w14:paraId="7ECF8A2D" w14:textId="77777777" w:rsidR="00ED1D04" w:rsidRPr="004A3E27" w:rsidRDefault="00ED1D04" w:rsidP="00C06875">
      <w:pPr>
        <w:pStyle w:val="footnote"/>
      </w:pPr>
      <w:r w:rsidRPr="004A3E27">
        <w:rPr>
          <w:rStyle w:val="FootnoteReference"/>
        </w:rPr>
        <w:footnoteRef/>
      </w:r>
      <w:r w:rsidRPr="004A3E27">
        <w:t xml:space="preserve"> Heb. 2:6-8. The Sovereignty of the Son of Man (Messiah).</w:t>
      </w:r>
    </w:p>
  </w:footnote>
  <w:footnote w:id="52">
    <w:p w14:paraId="04C11CE1" w14:textId="67416AE0" w:rsidR="00ED1D04" w:rsidRDefault="00ED1D04" w:rsidP="00741EF6">
      <w:pPr>
        <w:pStyle w:val="footnote"/>
      </w:pPr>
      <w:r>
        <w:rPr>
          <w:rStyle w:val="FootnoteReference"/>
        </w:rPr>
        <w:footnoteRef/>
      </w:r>
      <w:r>
        <w:t xml:space="preserve"> [JS] or “thank”, “I will thankfully confess You with praise”</w:t>
      </w:r>
    </w:p>
  </w:footnote>
  <w:footnote w:id="53">
    <w:p w14:paraId="4A64FA1B" w14:textId="245FE10B" w:rsidR="00ED1D04" w:rsidRDefault="00ED1D04" w:rsidP="005C7C41">
      <w:pPr>
        <w:pStyle w:val="footnote"/>
      </w:pPr>
      <w:r>
        <w:rPr>
          <w:rStyle w:val="FootnoteReference"/>
        </w:rPr>
        <w:footnoteRef/>
      </w:r>
      <w:r>
        <w:t xml:space="preserve"> [JS] Or, “I will confess You with thanksgiving”</w:t>
      </w:r>
    </w:p>
  </w:footnote>
  <w:footnote w:id="54">
    <w:p w14:paraId="70996BAC" w14:textId="67EDD120" w:rsidR="00ED1D04" w:rsidRDefault="00ED1D04" w:rsidP="00741EF6">
      <w:pPr>
        <w:pStyle w:val="footnote"/>
      </w:pPr>
      <w:r>
        <w:rPr>
          <w:rStyle w:val="FootnoteReference"/>
        </w:rPr>
        <w:footnoteRef/>
      </w:r>
      <w:r>
        <w:t xml:space="preserve"> [JS] literally, “from before Your face”</w:t>
      </w:r>
    </w:p>
  </w:footnote>
  <w:footnote w:id="55">
    <w:p w14:paraId="1EEFD7A1" w14:textId="55BF803F" w:rsidR="00ED1D04" w:rsidRPr="004A3E27" w:rsidRDefault="00ED1D04"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56">
    <w:p w14:paraId="722FF076" w14:textId="77777777" w:rsidR="00ED1D04" w:rsidRPr="004A3E27" w:rsidRDefault="00ED1D04"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7">
    <w:p w14:paraId="3428C8D1" w14:textId="77777777" w:rsidR="00ED1D04" w:rsidRPr="004A3E27" w:rsidRDefault="00ED1D04"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8">
    <w:p w14:paraId="1BACCDC6" w14:textId="77777777" w:rsidR="00ED1D04" w:rsidRPr="004A3E27" w:rsidRDefault="00ED1D04"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59">
    <w:p w14:paraId="35D4643B" w14:textId="1AD327CF" w:rsidR="00ED1D04" w:rsidRDefault="00ED1D04" w:rsidP="00AF711D">
      <w:pPr>
        <w:pStyle w:val="footnote"/>
      </w:pPr>
      <w:r>
        <w:rPr>
          <w:rStyle w:val="FootnoteReference"/>
        </w:rPr>
        <w:footnoteRef/>
      </w:r>
      <w:r>
        <w:t xml:space="preserve"> [JS] literally, “arm”</w:t>
      </w:r>
    </w:p>
  </w:footnote>
  <w:footnote w:id="60">
    <w:p w14:paraId="4F5EE238" w14:textId="67FB8443" w:rsidR="00ED1D04" w:rsidRPr="004A3E27" w:rsidRDefault="00ED1D04" w:rsidP="00BD5BBE">
      <w:pPr>
        <w:pStyle w:val="footnote"/>
      </w:pPr>
      <w:r w:rsidRPr="004A3E27">
        <w:rPr>
          <w:rStyle w:val="FootnoteReference"/>
        </w:rPr>
        <w:footnoteRef/>
      </w:r>
      <w:r w:rsidRPr="004A3E27">
        <w:t xml:space="preserve"> </w:t>
      </w:r>
      <w:r>
        <w:t>cf</w:t>
      </w:r>
      <w:r w:rsidRPr="004A3E27">
        <w:t>. 2 Cor. 6:16; 1 Cor. 6:19.</w:t>
      </w:r>
    </w:p>
  </w:footnote>
  <w:footnote w:id="61">
    <w:p w14:paraId="06196E84" w14:textId="09CA15AE" w:rsidR="00ED1D04" w:rsidRPr="004A3E27" w:rsidRDefault="00ED1D04" w:rsidP="00BD5BBE">
      <w:pPr>
        <w:pStyle w:val="footnote"/>
      </w:pPr>
      <w:r w:rsidRPr="004A3E27">
        <w:rPr>
          <w:rStyle w:val="FootnoteReference"/>
        </w:rPr>
        <w:footnoteRef/>
      </w:r>
      <w:r w:rsidRPr="004A3E27">
        <w:t xml:space="preserve"> </w:t>
      </w:r>
      <w:r>
        <w:t>cf</w:t>
      </w:r>
      <w:r w:rsidRPr="004A3E27">
        <w:t>. Mt. 10:19, 20; Luke 21:12-19.</w:t>
      </w:r>
    </w:p>
  </w:footnote>
  <w:footnote w:id="62">
    <w:p w14:paraId="18B16E36" w14:textId="67403665" w:rsidR="00ED1D04" w:rsidRPr="004A3E27" w:rsidRDefault="00ED1D04"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3">
    <w:p w14:paraId="11679EA7" w14:textId="7150F53F" w:rsidR="00ED1D04" w:rsidRDefault="00ED1D04"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4">
    <w:p w14:paraId="6D7546C6" w14:textId="173E810C" w:rsidR="00ED1D04" w:rsidRDefault="00ED1D04" w:rsidP="003F1DDB">
      <w:pPr>
        <w:pStyle w:val="footnote"/>
      </w:pPr>
      <w:r>
        <w:rPr>
          <w:rStyle w:val="FootnoteReference"/>
        </w:rPr>
        <w:footnoteRef/>
      </w:r>
      <w:r>
        <w:t xml:space="preserve"> [JS] from Fr. Athanasius</w:t>
      </w:r>
    </w:p>
  </w:footnote>
  <w:footnote w:id="65">
    <w:p w14:paraId="69DDC031" w14:textId="072B35A0" w:rsidR="00ED1D04" w:rsidRPr="004A3E27" w:rsidRDefault="00ED1D04"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66">
    <w:p w14:paraId="7B2308F0" w14:textId="163ED086" w:rsidR="00ED1D04" w:rsidRPr="004A3E27" w:rsidRDefault="00ED1D04"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67">
    <w:p w14:paraId="0A1AEA09" w14:textId="719947E0" w:rsidR="00ED1D04" w:rsidRPr="004A3E27" w:rsidRDefault="00ED1D04"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68">
    <w:p w14:paraId="4590FEB6" w14:textId="77777777" w:rsidR="00ED1D04" w:rsidRPr="004A3E27" w:rsidRDefault="00ED1D04"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ED1D04" w:rsidRPr="004A3E27" w:rsidRDefault="00ED1D04" w:rsidP="00BD5BBE">
      <w:pPr>
        <w:pStyle w:val="footnote"/>
      </w:pPr>
      <w:r w:rsidRPr="004A3E27">
        <w:rPr>
          <w:rStyle w:val="FootnoteReference"/>
        </w:rPr>
        <w:footnoteRef/>
      </w:r>
      <w:r w:rsidRPr="004A3E27">
        <w:t xml:space="preserve"> i.e. Hear Christ who intercedes on our behalf (1 Cor. 1:30; Rom. 8: 34).</w:t>
      </w:r>
    </w:p>
  </w:footnote>
  <w:footnote w:id="70">
    <w:p w14:paraId="6CFE3221" w14:textId="05261702" w:rsidR="00ED1D04" w:rsidRPr="004A3E27" w:rsidRDefault="00ED1D04" w:rsidP="007C28F0">
      <w:pPr>
        <w:pStyle w:val="footnote"/>
      </w:pPr>
      <w:r w:rsidRPr="004A3E27">
        <w:rPr>
          <w:rStyle w:val="FootnoteReference"/>
        </w:rPr>
        <w:footnoteRef/>
      </w:r>
      <w:r w:rsidRPr="004A3E27">
        <w:t xml:space="preserve"> </w:t>
      </w:r>
      <w:r>
        <w:t>cf</w:t>
      </w:r>
      <w:r w:rsidRPr="004A3E27">
        <w:t>. 2 Tim. 2:3, 12.</w:t>
      </w:r>
    </w:p>
  </w:footnote>
  <w:footnote w:id="71">
    <w:p w14:paraId="5F29B1F0" w14:textId="77777777" w:rsidR="00ED1D04" w:rsidRPr="004A3E27" w:rsidRDefault="00ED1D04"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ED1D04" w:rsidRPr="004A3E27" w:rsidRDefault="00ED1D04"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ED1D04" w:rsidRPr="004A3E27" w:rsidRDefault="00ED1D04"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1D6BB5F1" w14:textId="7BEDD296" w:rsidR="00ED1D04" w:rsidRDefault="00ED1D04" w:rsidP="00D47452">
      <w:pPr>
        <w:pStyle w:val="footnote"/>
      </w:pPr>
      <w:r>
        <w:rPr>
          <w:rStyle w:val="FootnoteReference"/>
        </w:rPr>
        <w:footnoteRef/>
      </w:r>
      <w:r>
        <w:t xml:space="preserve"> [JS] or “foundation”</w:t>
      </w:r>
    </w:p>
  </w:footnote>
  <w:footnote w:id="75">
    <w:p w14:paraId="3C5663F2" w14:textId="2A9D9C12" w:rsidR="00ED1D04" w:rsidRDefault="00ED1D04" w:rsidP="00D47452">
      <w:pPr>
        <w:pStyle w:val="footnote"/>
      </w:pPr>
      <w:r>
        <w:rPr>
          <w:rStyle w:val="FootnoteReference"/>
        </w:rPr>
        <w:footnoteRef/>
      </w:r>
      <w:r>
        <w:t xml:space="preserve"> [JS] Fr. Lazarus has “my saviour”. I.e. the power of my salvation, or the One with power to save me.</w:t>
      </w:r>
    </w:p>
  </w:footnote>
  <w:footnote w:id="76">
    <w:p w14:paraId="4CDB07D8" w14:textId="14188044" w:rsidR="00ED1D04" w:rsidRPr="004A3E27" w:rsidRDefault="00ED1D04" w:rsidP="00BD5BBE">
      <w:pPr>
        <w:pStyle w:val="footnote"/>
      </w:pPr>
      <w:r w:rsidRPr="004A3E27">
        <w:rPr>
          <w:rStyle w:val="FootnoteReference"/>
        </w:rPr>
        <w:footnoteRef/>
      </w:r>
      <w:r w:rsidRPr="004A3E27">
        <w:t xml:space="preserve"> </w:t>
      </w:r>
      <w:r>
        <w:t>Cf</w:t>
      </w:r>
      <w:r w:rsidRPr="004A3E27">
        <w:t>. Acts 2:24.</w:t>
      </w:r>
    </w:p>
  </w:footnote>
  <w:footnote w:id="77">
    <w:p w14:paraId="09C8C689" w14:textId="5B1E38B7" w:rsidR="00ED1D04" w:rsidRPr="004A3E27" w:rsidRDefault="00ED1D04" w:rsidP="00BD5BBE">
      <w:pPr>
        <w:pStyle w:val="footnote"/>
      </w:pPr>
      <w:r w:rsidRPr="004A3E27">
        <w:rPr>
          <w:rStyle w:val="FootnoteReference"/>
        </w:rPr>
        <w:footnoteRef/>
      </w:r>
      <w:r w:rsidRPr="004A3E27">
        <w:t xml:space="preserve"> </w:t>
      </w:r>
      <w:r>
        <w:t>cf</w:t>
      </w:r>
      <w:r w:rsidRPr="004A3E27">
        <w:t>. Exodus 9:23.</w:t>
      </w:r>
    </w:p>
  </w:footnote>
  <w:footnote w:id="78">
    <w:p w14:paraId="1AF95C05" w14:textId="4DAED5F3" w:rsidR="00ED1D04" w:rsidRDefault="00ED1D04" w:rsidP="00D47452">
      <w:pPr>
        <w:pStyle w:val="footnote"/>
      </w:pPr>
      <w:r>
        <w:rPr>
          <w:rStyle w:val="FootnoteReference"/>
        </w:rPr>
        <w:footnoteRef/>
      </w:r>
      <w:r>
        <w:t xml:space="preserve"> [JS] literally, “then the sptrings of water were seen/appeared”</w:t>
      </w:r>
    </w:p>
  </w:footnote>
  <w:footnote w:id="79">
    <w:p w14:paraId="767519CF" w14:textId="3A0C4171" w:rsidR="00ED1D04" w:rsidRPr="004A3E27" w:rsidRDefault="00ED1D0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0">
    <w:p w14:paraId="056C0234" w14:textId="77777777" w:rsidR="00ED1D04" w:rsidRPr="004A3E27" w:rsidRDefault="00ED1D04" w:rsidP="00BD5BBE">
      <w:pPr>
        <w:pStyle w:val="footnote"/>
      </w:pPr>
      <w:r w:rsidRPr="004A3E27">
        <w:rPr>
          <w:rStyle w:val="FootnoteReference"/>
        </w:rPr>
        <w:footnoteRef/>
      </w:r>
      <w:r w:rsidRPr="004A3E27">
        <w:t xml:space="preserve"> Twist and wrestle (Gen. 32: 4). And he will untwist the twister and the twisted (144:15).</w:t>
      </w:r>
    </w:p>
  </w:footnote>
  <w:footnote w:id="81">
    <w:p w14:paraId="1B9D3CDD" w14:textId="1592BE4E" w:rsidR="00ED1D04" w:rsidRPr="004A3E27" w:rsidRDefault="00ED1D04" w:rsidP="00BD5BBE">
      <w:pPr>
        <w:pStyle w:val="footnote"/>
      </w:pPr>
      <w:r w:rsidRPr="004A3E27">
        <w:rPr>
          <w:rStyle w:val="FootnoteReference"/>
        </w:rPr>
        <w:footnoteRef/>
      </w:r>
      <w:r w:rsidRPr="004A3E27">
        <w:t xml:space="preserve"> </w:t>
      </w:r>
      <w:r>
        <w:t>cf</w:t>
      </w:r>
      <w:r w:rsidRPr="004A3E27">
        <w:t>. Rev. 21:23.</w:t>
      </w:r>
    </w:p>
  </w:footnote>
  <w:footnote w:id="82">
    <w:p w14:paraId="7A34B80F" w14:textId="77777777" w:rsidR="00ED1D04" w:rsidRPr="004A3E27" w:rsidRDefault="00ED1D04"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3">
    <w:p w14:paraId="5386061E" w14:textId="77777777" w:rsidR="00ED1D04" w:rsidRPr="004A3E27" w:rsidRDefault="00ED1D04"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4">
    <w:p w14:paraId="7F859200" w14:textId="0E8BB508" w:rsidR="00ED1D04" w:rsidRDefault="00ED1D04" w:rsidP="006303CE">
      <w:pPr>
        <w:pStyle w:val="footnote"/>
      </w:pPr>
      <w:r>
        <w:rPr>
          <w:rStyle w:val="FootnoteReference"/>
        </w:rPr>
        <w:footnoteRef/>
      </w:r>
      <w:r>
        <w:t xml:space="preserve"> [JS] or “give thanks to You”, or “thankfully confess You with praise”</w:t>
      </w:r>
    </w:p>
  </w:footnote>
  <w:footnote w:id="85">
    <w:p w14:paraId="57A591AD" w14:textId="5B4F539E" w:rsidR="00ED1D04" w:rsidRPr="004A3E27" w:rsidRDefault="00ED1D04"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86">
    <w:p w14:paraId="05D27F74" w14:textId="77777777" w:rsidR="00ED1D04" w:rsidRPr="004A3E27" w:rsidRDefault="00ED1D04"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ED1D04" w:rsidRDefault="00ED1D04" w:rsidP="00D019CA">
      <w:pPr>
        <w:pStyle w:val="footnote"/>
      </w:pPr>
      <w:r>
        <w:rPr>
          <w:rStyle w:val="FootnoteReference"/>
        </w:rPr>
        <w:footnoteRef/>
      </w:r>
      <w:r>
        <w:t xml:space="preserve"> [JS] lit. day to day</w:t>
      </w:r>
    </w:p>
  </w:footnote>
  <w:footnote w:id="88">
    <w:p w14:paraId="4D739E0B" w14:textId="0FB443F5" w:rsidR="00ED1D04" w:rsidRDefault="00ED1D04"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ED1D04" w:rsidRPr="004A3E27" w:rsidRDefault="00ED1D04" w:rsidP="00BD5BBE">
      <w:pPr>
        <w:pStyle w:val="footnote"/>
      </w:pPr>
      <w:r w:rsidRPr="004A3E27">
        <w:rPr>
          <w:rStyle w:val="FootnoteReference"/>
        </w:rPr>
        <w:footnoteRef/>
      </w:r>
      <w:r w:rsidRPr="004A3E27">
        <w:t xml:space="preserve"> Rom. 10:18.</w:t>
      </w:r>
    </w:p>
  </w:footnote>
  <w:footnote w:id="90">
    <w:p w14:paraId="774F183E" w14:textId="35452E5D" w:rsidR="00ED1D04" w:rsidRDefault="00ED1D04" w:rsidP="005E2409">
      <w:pPr>
        <w:pStyle w:val="footnote"/>
      </w:pPr>
      <w:r>
        <w:rPr>
          <w:rStyle w:val="FootnoteReference"/>
        </w:rPr>
        <w:footnoteRef/>
      </w:r>
      <w:r>
        <w:t xml:space="preserve"> [JS] Fr. Lazarus has “sanctuary”</w:t>
      </w:r>
    </w:p>
  </w:footnote>
  <w:footnote w:id="91">
    <w:p w14:paraId="28F942E6" w14:textId="353F357B" w:rsidR="00ED1D04" w:rsidRPr="004A3E27" w:rsidRDefault="00ED1D04" w:rsidP="00BD5BBE">
      <w:pPr>
        <w:pStyle w:val="footnote"/>
      </w:pPr>
      <w:r w:rsidRPr="004A3E27">
        <w:rPr>
          <w:rStyle w:val="FootnoteReference"/>
        </w:rPr>
        <w:footnoteRef/>
      </w:r>
      <w:r w:rsidRPr="004A3E27">
        <w:t xml:space="preserve"> </w:t>
      </w:r>
      <w:r>
        <w:t>cf</w:t>
      </w:r>
      <w:r w:rsidRPr="004A3E27">
        <w:t>. Ps. 88:38.</w:t>
      </w:r>
    </w:p>
  </w:footnote>
  <w:footnote w:id="92">
    <w:p w14:paraId="2DBF8356" w14:textId="76DCF8DE" w:rsidR="00ED1D04" w:rsidRDefault="00ED1D04" w:rsidP="005E2409">
      <w:pPr>
        <w:pStyle w:val="footnote"/>
      </w:pPr>
      <w:r>
        <w:rPr>
          <w:rStyle w:val="FootnoteReference"/>
        </w:rPr>
        <w:footnoteRef/>
      </w:r>
      <w:r>
        <w:t xml:space="preserve"> [JS] literally “giant”</w:t>
      </w:r>
    </w:p>
  </w:footnote>
  <w:footnote w:id="93">
    <w:p w14:paraId="4D5F61F1" w14:textId="397EFA8A" w:rsidR="00ED1D04" w:rsidRDefault="00ED1D04" w:rsidP="005E2409">
      <w:pPr>
        <w:pStyle w:val="footnote"/>
      </w:pPr>
      <w:r>
        <w:rPr>
          <w:rStyle w:val="FootnoteReference"/>
        </w:rPr>
        <w:footnoteRef/>
      </w:r>
      <w:r>
        <w:t xml:space="preserve"> [JS] or “it”</w:t>
      </w:r>
    </w:p>
  </w:footnote>
  <w:footnote w:id="94">
    <w:p w14:paraId="7D882E05" w14:textId="2F32DF97" w:rsidR="00ED1D04" w:rsidRPr="004A3E27" w:rsidRDefault="00ED1D04" w:rsidP="00BD5BBE">
      <w:pPr>
        <w:pStyle w:val="footnote"/>
      </w:pPr>
      <w:r w:rsidRPr="004A3E27">
        <w:rPr>
          <w:rStyle w:val="FootnoteReference"/>
        </w:rPr>
        <w:footnoteRef/>
      </w:r>
      <w:r w:rsidRPr="004A3E27">
        <w:t xml:space="preserve"> </w:t>
      </w:r>
      <w:r>
        <w:t>cf</w:t>
      </w:r>
      <w:r w:rsidRPr="004A3E27">
        <w:t>. Ps. 118:72.</w:t>
      </w:r>
    </w:p>
  </w:footnote>
  <w:footnote w:id="95">
    <w:p w14:paraId="6C5A660E" w14:textId="77777777" w:rsidR="00ED1D04" w:rsidRPr="004A3E27" w:rsidRDefault="00ED1D04"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ED1D04" w:rsidRPr="004A3E27" w:rsidRDefault="00ED1D04"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ED1D04" w:rsidRDefault="00ED1D04" w:rsidP="00223CB5">
      <w:pPr>
        <w:pStyle w:val="footnote"/>
      </w:pPr>
      <w:r>
        <w:rPr>
          <w:rStyle w:val="FootnoteReference"/>
        </w:rPr>
        <w:footnoteRef/>
      </w:r>
      <w:r>
        <w:t xml:space="preserve"> [JS] literally “holy place”.</w:t>
      </w:r>
    </w:p>
  </w:footnote>
  <w:footnote w:id="98">
    <w:p w14:paraId="383B4369" w14:textId="77777777" w:rsidR="00ED1D04" w:rsidRDefault="00ED1D04"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98A67A6" w:rsidR="00ED1D04" w:rsidRPr="004A3E27" w:rsidRDefault="00ED1D04"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0">
    <w:p w14:paraId="1559CF30" w14:textId="345B8878" w:rsidR="00ED1D04" w:rsidRDefault="00ED1D04" w:rsidP="00A10A86">
      <w:pPr>
        <w:pStyle w:val="footnote"/>
      </w:pPr>
      <w:r>
        <w:rPr>
          <w:rStyle w:val="FootnoteReference"/>
        </w:rPr>
        <w:footnoteRef/>
      </w:r>
      <w:r>
        <w:t xml:space="preserve"> [JS] or “his glory is great by your salvation/deliverance”</w:t>
      </w:r>
    </w:p>
  </w:footnote>
  <w:footnote w:id="101">
    <w:p w14:paraId="40556A29" w14:textId="77777777" w:rsidR="00ED1D04" w:rsidRPr="004A3E27" w:rsidRDefault="00ED1D04"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ED1D04" w:rsidRPr="004A3E27" w:rsidRDefault="00ED1D04"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3A4D561C" w:rsidR="00ED1D04" w:rsidRPr="004A3E27" w:rsidRDefault="00ED1D04"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4">
    <w:p w14:paraId="3C4F1B04" w14:textId="0B824CBF" w:rsidR="00ED1D04" w:rsidRPr="004A3E27" w:rsidRDefault="00ED1D04"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05">
    <w:p w14:paraId="49AF07F8" w14:textId="1ADD3608" w:rsidR="00ED1D04" w:rsidRDefault="00ED1D04" w:rsidP="00614947">
      <w:pPr>
        <w:pStyle w:val="footnote"/>
      </w:pPr>
      <w:r>
        <w:rPr>
          <w:rStyle w:val="FootnoteReference"/>
        </w:rPr>
        <w:footnoteRef/>
      </w:r>
      <w:r>
        <w:t xml:space="preserve"> [JS] Fr. Lazarus has “dwell in the holy place”.</w:t>
      </w:r>
    </w:p>
  </w:footnote>
  <w:footnote w:id="106">
    <w:p w14:paraId="41CC497C" w14:textId="77777777" w:rsidR="00ED1D04" w:rsidRPr="004A3E27" w:rsidRDefault="00ED1D04" w:rsidP="00BD5BBE">
      <w:pPr>
        <w:pStyle w:val="footnote"/>
      </w:pPr>
      <w:r w:rsidRPr="004A3E27">
        <w:rPr>
          <w:rStyle w:val="FootnoteReference"/>
        </w:rPr>
        <w:footnoteRef/>
      </w:r>
      <w:r w:rsidRPr="004A3E27">
        <w:t xml:space="preserve"> Mt. 27:39,43; Wis. 2:12-20.</w:t>
      </w:r>
    </w:p>
  </w:footnote>
  <w:footnote w:id="107">
    <w:p w14:paraId="552BFC80" w14:textId="77777777" w:rsidR="00ED1D04" w:rsidRPr="004A3E27" w:rsidRDefault="00ED1D04" w:rsidP="00BD5BBE">
      <w:pPr>
        <w:pStyle w:val="footnote"/>
      </w:pPr>
      <w:r w:rsidRPr="004A3E27">
        <w:rPr>
          <w:rStyle w:val="FootnoteReference"/>
        </w:rPr>
        <w:footnoteRef/>
      </w:r>
      <w:r w:rsidRPr="004A3E27">
        <w:t xml:space="preserve"> Lam. 2:16; 3:46.</w:t>
      </w:r>
    </w:p>
  </w:footnote>
  <w:footnote w:id="108">
    <w:p w14:paraId="1382AE44" w14:textId="77777777" w:rsidR="00ED1D04" w:rsidRPr="004A3E27" w:rsidRDefault="00ED1D04" w:rsidP="00BD5BBE">
      <w:pPr>
        <w:pStyle w:val="footnote"/>
      </w:pPr>
      <w:r w:rsidRPr="004A3E27">
        <w:rPr>
          <w:rStyle w:val="FootnoteReference"/>
        </w:rPr>
        <w:footnoteRef/>
      </w:r>
      <w:r w:rsidRPr="004A3E27">
        <w:t xml:space="preserve"> Jn. 19:37.</w:t>
      </w:r>
    </w:p>
  </w:footnote>
  <w:footnote w:id="109">
    <w:p w14:paraId="17643289" w14:textId="77777777" w:rsidR="00ED1D04" w:rsidRPr="004A3E27" w:rsidRDefault="00ED1D04" w:rsidP="00BD5BBE">
      <w:pPr>
        <w:pStyle w:val="footnote"/>
      </w:pPr>
      <w:r w:rsidRPr="004A3E27">
        <w:rPr>
          <w:rStyle w:val="FootnoteReference"/>
        </w:rPr>
        <w:footnoteRef/>
      </w:r>
      <w:r w:rsidRPr="004A3E27">
        <w:t xml:space="preserve"> Jn. 19:24.</w:t>
      </w:r>
    </w:p>
  </w:footnote>
  <w:footnote w:id="110">
    <w:p w14:paraId="79F35E59" w14:textId="3AF86606" w:rsidR="00ED1D04" w:rsidRPr="004A3E27" w:rsidRDefault="00ED1D04"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1">
    <w:p w14:paraId="17B5651D" w14:textId="24ADEBC4" w:rsidR="00ED1D04" w:rsidRDefault="00ED1D04" w:rsidP="00ED0D70">
      <w:pPr>
        <w:pStyle w:val="footnote"/>
      </w:pPr>
      <w:r>
        <w:rPr>
          <w:rStyle w:val="FootnoteReference"/>
        </w:rPr>
        <w:footnoteRef/>
      </w:r>
      <w:r>
        <w:t xml:space="preserve"> [JS]Others have “and my only-begotten from the hand of the dog.”</w:t>
      </w:r>
    </w:p>
  </w:footnote>
  <w:footnote w:id="112">
    <w:p w14:paraId="18C385E9" w14:textId="2415B4A3" w:rsidR="00ED1D04" w:rsidRDefault="00ED1D04" w:rsidP="00ED0D70">
      <w:pPr>
        <w:pStyle w:val="footnote"/>
      </w:pPr>
      <w:r>
        <w:rPr>
          <w:rStyle w:val="FootnoteReference"/>
        </w:rPr>
        <w:footnoteRef/>
      </w:r>
      <w:r>
        <w:t xml:space="preserve"> [JS] Fr. Lazarus has “the rhinoceros.”</w:t>
      </w:r>
    </w:p>
  </w:footnote>
  <w:footnote w:id="113">
    <w:p w14:paraId="08777F76" w14:textId="77777777" w:rsidR="00ED1D04" w:rsidRPr="004A3E27" w:rsidRDefault="00ED1D04" w:rsidP="00BD5BBE">
      <w:pPr>
        <w:pStyle w:val="footnote"/>
      </w:pPr>
      <w:r w:rsidRPr="004A3E27">
        <w:rPr>
          <w:rStyle w:val="FootnoteReference"/>
        </w:rPr>
        <w:footnoteRef/>
      </w:r>
      <w:r w:rsidRPr="004A3E27">
        <w:t xml:space="preserve"> Hebrews 2:12.</w:t>
      </w:r>
    </w:p>
  </w:footnote>
  <w:footnote w:id="114">
    <w:p w14:paraId="1C395EA2" w14:textId="6F37561F" w:rsidR="00ED1D04" w:rsidRDefault="00ED1D04" w:rsidP="000651AA">
      <w:pPr>
        <w:pStyle w:val="footnote"/>
      </w:pPr>
      <w:r>
        <w:rPr>
          <w:rStyle w:val="FootnoteReference"/>
        </w:rPr>
        <w:footnoteRef/>
      </w:r>
      <w:r>
        <w:t xml:space="preserve"> [JS] literally “all you seed of Jacob”</w:t>
      </w:r>
    </w:p>
  </w:footnote>
  <w:footnote w:id="115">
    <w:p w14:paraId="077193E5" w14:textId="6727B2C9" w:rsidR="00ED1D04" w:rsidRDefault="00ED1D04" w:rsidP="007A2D16">
      <w:pPr>
        <w:pStyle w:val="footnote"/>
      </w:pPr>
      <w:r>
        <w:rPr>
          <w:rStyle w:val="FootnoteReference"/>
        </w:rPr>
        <w:footnoteRef/>
      </w:r>
      <w:r>
        <w:t xml:space="preserve"> [JS] Congregation or assembly, not building.</w:t>
      </w:r>
    </w:p>
  </w:footnote>
  <w:footnote w:id="116">
    <w:p w14:paraId="332BD906" w14:textId="38FB3FF8" w:rsidR="00ED1D04" w:rsidRDefault="00ED1D04" w:rsidP="007A2D16">
      <w:pPr>
        <w:pStyle w:val="footnote"/>
      </w:pPr>
      <w:r>
        <w:rPr>
          <w:rStyle w:val="FootnoteReference"/>
        </w:rPr>
        <w:footnoteRef/>
      </w:r>
      <w:r>
        <w:t xml:space="preserve"> [JS] or “give thanks to”</w:t>
      </w:r>
    </w:p>
  </w:footnote>
  <w:footnote w:id="117">
    <w:p w14:paraId="5B6174F4" w14:textId="35F5BA44" w:rsidR="00ED1D04" w:rsidRDefault="00ED1D04" w:rsidP="000651AA">
      <w:pPr>
        <w:pStyle w:val="footnote"/>
      </w:pPr>
      <w:r>
        <w:rPr>
          <w:rStyle w:val="FootnoteReference"/>
        </w:rPr>
        <w:footnoteRef/>
      </w:r>
      <w:r>
        <w:t xml:space="preserve"> [JS] did obeisance, i.e. the physical act of bowing down.</w:t>
      </w:r>
    </w:p>
  </w:footnote>
  <w:footnote w:id="118">
    <w:p w14:paraId="6B61808C" w14:textId="77777777" w:rsidR="00ED1D04" w:rsidRPr="004A3E27" w:rsidRDefault="00ED1D04"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9">
    <w:p w14:paraId="168D5AEC" w14:textId="77777777" w:rsidR="00ED1D04" w:rsidRPr="004A3E27" w:rsidRDefault="00ED1D04" w:rsidP="00BD5BBE">
      <w:pPr>
        <w:pStyle w:val="footnote"/>
      </w:pPr>
      <w:r w:rsidRPr="004A3E27">
        <w:rPr>
          <w:rStyle w:val="FootnoteReference"/>
        </w:rPr>
        <w:footnoteRef/>
      </w:r>
      <w:r w:rsidRPr="004A3E27">
        <w:t xml:space="preserve"> Romans 3:24-26; John 17:4; 19:30.</w:t>
      </w:r>
    </w:p>
  </w:footnote>
  <w:footnote w:id="120">
    <w:p w14:paraId="47E5BE1D" w14:textId="6D6B1127" w:rsidR="00ED1D04" w:rsidRPr="004A3E27" w:rsidRDefault="00ED1D04"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1">
    <w:p w14:paraId="53BB4915" w14:textId="013E80AC" w:rsidR="00ED1D04" w:rsidRPr="004A3E27" w:rsidRDefault="00ED1D04"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2">
    <w:p w14:paraId="52EF8FB5" w14:textId="7D5C89FB" w:rsidR="00ED1D04" w:rsidRPr="004A3E27" w:rsidRDefault="00ED1D04" w:rsidP="00BD5BBE">
      <w:pPr>
        <w:pStyle w:val="footnote"/>
      </w:pPr>
      <w:r w:rsidRPr="004A3E27">
        <w:rPr>
          <w:rStyle w:val="FootnoteReference"/>
        </w:rPr>
        <w:footnoteRef/>
      </w:r>
      <w:r w:rsidRPr="004A3E27">
        <w:t xml:space="preserve"> </w:t>
      </w:r>
      <w:r>
        <w:t>cf</w:t>
      </w:r>
      <w:r w:rsidRPr="004A3E27">
        <w:t>. Ps. 26:4.</w:t>
      </w:r>
    </w:p>
  </w:footnote>
  <w:footnote w:id="123">
    <w:p w14:paraId="4B68EDDE" w14:textId="12EE5F02" w:rsidR="00ED1D04" w:rsidRPr="004A3E27" w:rsidRDefault="00ED1D04" w:rsidP="00BD5BBE">
      <w:pPr>
        <w:pStyle w:val="footnote"/>
      </w:pPr>
      <w:r w:rsidRPr="004A3E27">
        <w:rPr>
          <w:rStyle w:val="FootnoteReference"/>
        </w:rPr>
        <w:footnoteRef/>
      </w:r>
      <w:r w:rsidRPr="004A3E27">
        <w:t xml:space="preserve"> 1 Cor. 10:26-28; </w:t>
      </w:r>
      <w:r>
        <w:t>cf</w:t>
      </w:r>
      <w:r w:rsidRPr="004A3E27">
        <w:t>. Psalm 49:12.</w:t>
      </w:r>
    </w:p>
  </w:footnote>
  <w:footnote w:id="124">
    <w:p w14:paraId="137A32B2" w14:textId="77777777" w:rsidR="00ED1D04" w:rsidRPr="004A3E27" w:rsidRDefault="00ED1D04" w:rsidP="00BD5BBE">
      <w:pPr>
        <w:pStyle w:val="footnote"/>
      </w:pPr>
      <w:r w:rsidRPr="004A3E27">
        <w:rPr>
          <w:rStyle w:val="FootnoteReference"/>
        </w:rPr>
        <w:footnoteRef/>
      </w:r>
      <w:r w:rsidRPr="004A3E27">
        <w:t xml:space="preserve"> Is. 2:2; Dan. 2:35; 1 Cor. 10:4.</w:t>
      </w:r>
    </w:p>
  </w:footnote>
  <w:footnote w:id="125">
    <w:p w14:paraId="51F7905C" w14:textId="09ECCFBD" w:rsidR="00ED1D04" w:rsidRPr="004A3E27" w:rsidRDefault="00ED1D04"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6">
    <w:p w14:paraId="7B989AF7" w14:textId="411DE777" w:rsidR="00ED1D04" w:rsidRDefault="00ED1D04" w:rsidP="005A5E13">
      <w:pPr>
        <w:pStyle w:val="footnote"/>
      </w:pPr>
      <w:r>
        <w:rPr>
          <w:rStyle w:val="FootnoteReference"/>
        </w:rPr>
        <w:footnoteRef/>
      </w:r>
      <w:r>
        <w:t xml:space="preserve"> [JS] literally: “because they are from of old”.</w:t>
      </w:r>
    </w:p>
  </w:footnote>
  <w:footnote w:id="127">
    <w:p w14:paraId="78816607" w14:textId="60AD0FEA" w:rsidR="00ED1D04" w:rsidRDefault="00ED1D04" w:rsidP="00055722">
      <w:pPr>
        <w:pStyle w:val="footnote"/>
      </w:pPr>
      <w:r>
        <w:rPr>
          <w:rStyle w:val="FootnoteReference"/>
        </w:rPr>
        <w:footnoteRef/>
      </w:r>
      <w:r>
        <w:t xml:space="preserve"> [JS] literally, “so He sets a law for those who sin in the way.”</w:t>
      </w:r>
    </w:p>
  </w:footnote>
  <w:footnote w:id="128">
    <w:p w14:paraId="2169EE05" w14:textId="77777777" w:rsidR="00ED1D04" w:rsidRPr="004A3E27" w:rsidRDefault="00ED1D04" w:rsidP="00BD5BBE">
      <w:pPr>
        <w:pStyle w:val="footnote"/>
      </w:pPr>
      <w:r w:rsidRPr="004A3E27">
        <w:rPr>
          <w:rStyle w:val="FootnoteReference"/>
        </w:rPr>
        <w:footnoteRef/>
      </w:r>
      <w:r w:rsidRPr="004A3E27">
        <w:t xml:space="preserve"> seek: </w:t>
      </w:r>
      <w:r w:rsidRPr="004A3E27">
        <w:rPr>
          <w:i/>
        </w:rPr>
        <w:t>Heb</w:t>
      </w:r>
      <w:r w:rsidRPr="004A3E27">
        <w:t>. keep</w:t>
      </w:r>
    </w:p>
  </w:footnote>
  <w:footnote w:id="129">
    <w:p w14:paraId="77DCEC10" w14:textId="465E547A" w:rsidR="00ED1D04" w:rsidRPr="004A3E27" w:rsidRDefault="00ED1D04"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0">
    <w:p w14:paraId="10589304" w14:textId="75C5928C" w:rsidR="00ED1D04" w:rsidRDefault="00ED1D04" w:rsidP="00055722">
      <w:pPr>
        <w:pStyle w:val="footnote"/>
      </w:pPr>
      <w:r>
        <w:rPr>
          <w:rStyle w:val="FootnoteReference"/>
        </w:rPr>
        <w:footnoteRef/>
      </w:r>
      <w:r>
        <w:t xml:space="preserve"> [JS] NETS and Fr. Athanasius have “You will”</w:t>
      </w:r>
    </w:p>
  </w:footnote>
  <w:footnote w:id="131">
    <w:p w14:paraId="71590F21" w14:textId="77777777" w:rsidR="00ED1D04" w:rsidRPr="004A3E27" w:rsidRDefault="00ED1D04"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2">
    <w:p w14:paraId="42C6F902" w14:textId="27671EF5" w:rsidR="00ED1D04" w:rsidRDefault="00ED1D04" w:rsidP="003B7D97">
      <w:pPr>
        <w:pStyle w:val="footnote"/>
      </w:pPr>
      <w:r>
        <w:rPr>
          <w:rStyle w:val="FootnoteReference"/>
        </w:rPr>
        <w:footnoteRef/>
      </w:r>
      <w:r>
        <w:t xml:space="preserve"> Present in Fr. Athanasius and OSB.</w:t>
      </w:r>
    </w:p>
  </w:footnote>
  <w:footnote w:id="133">
    <w:p w14:paraId="00A665CB" w14:textId="42EDEB47" w:rsidR="00ED1D04" w:rsidRPr="004A3E27" w:rsidRDefault="00ED1D04"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4">
    <w:p w14:paraId="3EE7CB91" w14:textId="1CBB3112" w:rsidR="00ED1D04" w:rsidRDefault="00ED1D04" w:rsidP="003B7D97">
      <w:pPr>
        <w:pStyle w:val="footnote"/>
      </w:pPr>
      <w:r>
        <w:rPr>
          <w:rStyle w:val="FootnoteReference"/>
        </w:rPr>
        <w:footnoteRef/>
      </w:r>
      <w:r>
        <w:t xml:space="preserve"> Fr. Lazarus has “lonely and poor”. Fr. Athanasius has “an only son”. Others have “only-begotten and poor”</w:t>
      </w:r>
    </w:p>
  </w:footnote>
  <w:footnote w:id="135">
    <w:p w14:paraId="0A9BD984" w14:textId="77777777" w:rsidR="00ED1D04" w:rsidRPr="004A3E27" w:rsidRDefault="00ED1D04"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6">
    <w:p w14:paraId="17F45C59" w14:textId="65DF2916" w:rsidR="00ED1D04" w:rsidRPr="004A3E27" w:rsidRDefault="00ED1D04"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37">
    <w:p w14:paraId="14877493" w14:textId="77777777" w:rsidR="00ED1D04" w:rsidRPr="004A3E27" w:rsidRDefault="00ED1D04"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8">
    <w:p w14:paraId="489B5950" w14:textId="37592C41" w:rsidR="00ED1D04" w:rsidRDefault="00ED1D04" w:rsidP="00550F3A">
      <w:pPr>
        <w:pStyle w:val="footnote"/>
      </w:pPr>
      <w:r>
        <w:rPr>
          <w:rStyle w:val="FootnoteReference"/>
        </w:rPr>
        <w:footnoteRef/>
      </w:r>
      <w:r>
        <w:t xml:space="preserve"> [JS] literally, “place”</w:t>
      </w:r>
    </w:p>
  </w:footnote>
  <w:footnote w:id="139">
    <w:p w14:paraId="2B8FEA02" w14:textId="77777777" w:rsidR="00ED1D04" w:rsidRPr="004A3E27" w:rsidRDefault="00ED1D04" w:rsidP="00BD5BBE">
      <w:pPr>
        <w:pStyle w:val="footnote"/>
      </w:pPr>
      <w:r w:rsidRPr="004A3E27">
        <w:rPr>
          <w:rStyle w:val="FootnoteReference"/>
        </w:rPr>
        <w:footnoteRef/>
      </w:r>
      <w:r w:rsidRPr="004A3E27">
        <w:t xml:space="preserve"> churches: assemblies, gatherings, congregations (not buildings).</w:t>
      </w:r>
    </w:p>
  </w:footnote>
  <w:footnote w:id="140">
    <w:p w14:paraId="4B110C34" w14:textId="6E0E41E0" w:rsidR="00ED1D04" w:rsidRPr="004A3E27" w:rsidRDefault="00ED1D04"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1">
    <w:p w14:paraId="680E154C" w14:textId="77777777" w:rsidR="00ED1D04" w:rsidRPr="004A3E27" w:rsidRDefault="00ED1D04"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ED1D04" w:rsidRPr="004A3E27" w:rsidRDefault="00ED1D04" w:rsidP="00BD5BBE">
      <w:pPr>
        <w:pStyle w:val="footnote"/>
      </w:pPr>
      <w:r w:rsidRPr="004A3E27">
        <w:tab/>
        <w:t>‘No sweeter fragrance than to follow Christ,</w:t>
      </w:r>
    </w:p>
    <w:p w14:paraId="506149C0" w14:textId="77777777" w:rsidR="00ED1D04" w:rsidRPr="004A3E27" w:rsidRDefault="00ED1D04" w:rsidP="00BD5BBE">
      <w:pPr>
        <w:pStyle w:val="footnote"/>
      </w:pPr>
      <w:r w:rsidRPr="004A3E27">
        <w:tab/>
        <w:t>when man makes offerings of a holy life,</w:t>
      </w:r>
    </w:p>
    <w:p w14:paraId="3F57220B" w14:textId="77777777" w:rsidR="00ED1D04" w:rsidRPr="004A3E27" w:rsidRDefault="00ED1D04" w:rsidP="00BD5BBE">
      <w:pPr>
        <w:pStyle w:val="footnote"/>
      </w:pPr>
      <w:r w:rsidRPr="004A3E27">
        <w:tab/>
        <w:t>and offers golden deeds in sacrifice’ (St. Prosper).</w:t>
      </w:r>
    </w:p>
  </w:footnote>
  <w:footnote w:id="142">
    <w:p w14:paraId="0CC1CAEE" w14:textId="1E5BC75B" w:rsidR="00ED1D04" w:rsidRPr="004A3E27" w:rsidRDefault="00ED1D04" w:rsidP="00BD5BBE">
      <w:pPr>
        <w:pStyle w:val="footnote"/>
      </w:pPr>
      <w:r w:rsidRPr="004A3E27">
        <w:rPr>
          <w:rStyle w:val="FootnoteReference"/>
        </w:rPr>
        <w:footnoteRef/>
      </w:r>
      <w:r w:rsidRPr="004A3E27">
        <w:t xml:space="preserve"> </w:t>
      </w:r>
      <w:r>
        <w:t>cf</w:t>
      </w:r>
      <w:r w:rsidRPr="004A3E27">
        <w:t>. Psalm 21:11.</w:t>
      </w:r>
    </w:p>
  </w:footnote>
  <w:footnote w:id="143">
    <w:p w14:paraId="0192B227" w14:textId="50425B88" w:rsidR="00ED1D04" w:rsidRPr="004A3E27" w:rsidRDefault="00ED1D04" w:rsidP="00BD5BBE">
      <w:pPr>
        <w:pStyle w:val="footnote"/>
      </w:pPr>
      <w:r w:rsidRPr="004A3E27">
        <w:rPr>
          <w:rStyle w:val="FootnoteReference"/>
        </w:rPr>
        <w:footnoteRef/>
      </w:r>
      <w:r w:rsidRPr="004A3E27">
        <w:t xml:space="preserve"> </w:t>
      </w:r>
      <w:r>
        <w:t>cf</w:t>
      </w:r>
      <w:r w:rsidRPr="004A3E27">
        <w:t>. Isaiah 5:12.</w:t>
      </w:r>
    </w:p>
  </w:footnote>
  <w:footnote w:id="144">
    <w:p w14:paraId="20F0DD6B" w14:textId="4B10F54B" w:rsidR="00ED1D04" w:rsidRDefault="00ED1D04" w:rsidP="005922FD">
      <w:pPr>
        <w:pStyle w:val="footnote"/>
      </w:pPr>
      <w:r>
        <w:rPr>
          <w:rStyle w:val="FootnoteReference"/>
        </w:rPr>
        <w:footnoteRef/>
      </w:r>
      <w:r>
        <w:t xml:space="preserve"> [JS] confess: or “give thanks to”, or “thankfully confess”</w:t>
      </w:r>
    </w:p>
  </w:footnote>
  <w:footnote w:id="145">
    <w:p w14:paraId="73C943A7" w14:textId="0F5D3F1A" w:rsidR="00ED1D04" w:rsidRPr="004A3E27" w:rsidRDefault="00ED1D04" w:rsidP="00BD5BBE">
      <w:pPr>
        <w:pStyle w:val="footnote"/>
      </w:pPr>
      <w:r w:rsidRPr="004A3E27">
        <w:rPr>
          <w:rStyle w:val="FootnoteReference"/>
        </w:rPr>
        <w:footnoteRef/>
      </w:r>
      <w:r w:rsidRPr="004A3E27">
        <w:t xml:space="preserve"> </w:t>
      </w:r>
      <w:r>
        <w:t>Cf</w:t>
      </w:r>
      <w:r w:rsidRPr="004A3E27">
        <w:t>. Isaiah 40:11; John 10:11.</w:t>
      </w:r>
    </w:p>
  </w:footnote>
  <w:footnote w:id="146">
    <w:p w14:paraId="73195CDE" w14:textId="44A40FB8" w:rsidR="00ED1D04" w:rsidRDefault="00ED1D04" w:rsidP="008A40DF">
      <w:pPr>
        <w:pStyle w:val="footnote"/>
      </w:pPr>
      <w:r>
        <w:rPr>
          <w:rStyle w:val="FootnoteReference"/>
        </w:rPr>
        <w:footnoteRef/>
      </w:r>
      <w:r>
        <w:t xml:space="preserve"> [JS] “do obeisance”, i.e. a physical act.</w:t>
      </w:r>
    </w:p>
  </w:footnote>
  <w:footnote w:id="147">
    <w:p w14:paraId="0B35546F" w14:textId="519CF713" w:rsidR="00ED1D04" w:rsidRPr="004A3E27" w:rsidRDefault="00ED1D04"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48">
    <w:p w14:paraId="17F4E198" w14:textId="77777777" w:rsidR="00ED1D04" w:rsidRPr="004A3E27" w:rsidRDefault="00ED1D04"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9">
    <w:p w14:paraId="287F51B2" w14:textId="77777777" w:rsidR="00ED1D04" w:rsidRPr="004A3E27" w:rsidRDefault="00ED1D04"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0">
    <w:p w14:paraId="376DEC76" w14:textId="77777777" w:rsidR="00ED1D04" w:rsidRPr="004A3E27" w:rsidRDefault="00ED1D04"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1">
    <w:p w14:paraId="0F1539B2" w14:textId="75077CCC" w:rsidR="00ED1D04" w:rsidRPr="004A3E27" w:rsidRDefault="00ED1D04" w:rsidP="00BD5BBE">
      <w:pPr>
        <w:pStyle w:val="footnote"/>
      </w:pPr>
      <w:r w:rsidRPr="004A3E27">
        <w:rPr>
          <w:rStyle w:val="FootnoteReference"/>
        </w:rPr>
        <w:footnoteRef/>
      </w:r>
      <w:r w:rsidRPr="004A3E27">
        <w:t xml:space="preserve"> Blood signifies death (</w:t>
      </w:r>
      <w:r>
        <w:t>cf</w:t>
      </w:r>
      <w:r w:rsidRPr="004A3E27">
        <w:t>. Lev. 17:14).</w:t>
      </w:r>
    </w:p>
  </w:footnote>
  <w:footnote w:id="152">
    <w:p w14:paraId="3C531870" w14:textId="77777777" w:rsidR="00ED1D04" w:rsidRPr="004A3E27" w:rsidRDefault="00ED1D04"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3">
    <w:p w14:paraId="14F5D59E" w14:textId="2CBEB04C" w:rsidR="00ED1D04" w:rsidRDefault="00ED1D04" w:rsidP="00643BB8">
      <w:pPr>
        <w:pStyle w:val="footnote"/>
      </w:pPr>
      <w:r>
        <w:rPr>
          <w:rStyle w:val="FootnoteReference"/>
        </w:rPr>
        <w:footnoteRef/>
      </w:r>
      <w:r>
        <w:t xml:space="preserve"> [JS] or “give thanks to You”, or “thankfully confess You with praise”</w:t>
      </w:r>
    </w:p>
  </w:footnote>
  <w:footnote w:id="154">
    <w:p w14:paraId="5ADD520F" w14:textId="77777777" w:rsidR="00ED1D04" w:rsidRPr="004A3E27" w:rsidRDefault="00ED1D04"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5">
    <w:p w14:paraId="77A1ED53" w14:textId="77777777" w:rsidR="00ED1D04" w:rsidRPr="004A3E27" w:rsidRDefault="00ED1D04" w:rsidP="00BD5BBE">
      <w:pPr>
        <w:pStyle w:val="footnote"/>
      </w:pPr>
      <w:r w:rsidRPr="004A3E27">
        <w:rPr>
          <w:rStyle w:val="FootnoteReference"/>
        </w:rPr>
        <w:footnoteRef/>
      </w:r>
      <w:r w:rsidRPr="004A3E27">
        <w:t xml:space="preserve"> Luke 23:46.</w:t>
      </w:r>
    </w:p>
  </w:footnote>
  <w:footnote w:id="156">
    <w:p w14:paraId="1A1A8E3A" w14:textId="6D5B65DB" w:rsidR="00ED1D04" w:rsidRPr="004A3E27" w:rsidRDefault="00ED1D04"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57">
    <w:p w14:paraId="07CF1154" w14:textId="0A7B732E" w:rsidR="00ED1D04" w:rsidRPr="004A3E27" w:rsidRDefault="00ED1D04"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58">
    <w:p w14:paraId="5BAFF231" w14:textId="34FCFC7D" w:rsidR="00ED1D04" w:rsidRDefault="00ED1D04"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9">
    <w:p w14:paraId="2DD87738" w14:textId="77777777" w:rsidR="00ED1D04" w:rsidRPr="004A3E27" w:rsidRDefault="00ED1D04" w:rsidP="00BD5BBE">
      <w:pPr>
        <w:pStyle w:val="footnote"/>
      </w:pPr>
      <w:r w:rsidRPr="004A3E27">
        <w:rPr>
          <w:rStyle w:val="FootnoteReference"/>
        </w:rPr>
        <w:footnoteRef/>
      </w:r>
      <w:r w:rsidRPr="004A3E27">
        <w:t xml:space="preserve"> The sense of separation from God is the great illusion and madness.</w:t>
      </w:r>
    </w:p>
  </w:footnote>
  <w:footnote w:id="160">
    <w:p w14:paraId="585E1DF2" w14:textId="7DBE80A8" w:rsidR="00ED1D04" w:rsidRDefault="00ED1D04" w:rsidP="00E87C17">
      <w:pPr>
        <w:pStyle w:val="footnote"/>
      </w:pPr>
      <w:r>
        <w:rPr>
          <w:rStyle w:val="FootnoteReference"/>
        </w:rPr>
        <w:footnoteRef/>
      </w:r>
      <w:r>
        <w:t xml:space="preserve"> [JS] or “seeks out”</w:t>
      </w:r>
    </w:p>
  </w:footnote>
  <w:footnote w:id="161">
    <w:p w14:paraId="64625F8E" w14:textId="77777777" w:rsidR="00ED1D04" w:rsidRPr="004A3E27" w:rsidRDefault="00ED1D04"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2">
    <w:p w14:paraId="2CF8BDFA" w14:textId="519D5556" w:rsidR="00ED1D04" w:rsidRPr="004A3E27" w:rsidRDefault="00ED1D04"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3">
    <w:p w14:paraId="5D9CEF2B" w14:textId="77777777" w:rsidR="00ED1D04" w:rsidRPr="004A3E27" w:rsidRDefault="00ED1D04"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4">
    <w:p w14:paraId="6173F75B" w14:textId="6720A6F1" w:rsidR="00ED1D04" w:rsidRDefault="00ED1D04" w:rsidP="00E87C17">
      <w:pPr>
        <w:pStyle w:val="footnote"/>
      </w:pPr>
      <w:r>
        <w:rPr>
          <w:rStyle w:val="FootnoteReference"/>
        </w:rPr>
        <w:footnoteRef/>
      </w:r>
      <w:r>
        <w:t xml:space="preserve"> [JS] or, “boast”</w:t>
      </w:r>
    </w:p>
  </w:footnote>
  <w:footnote w:id="165">
    <w:p w14:paraId="68902C2B" w14:textId="77777777" w:rsidR="00ED1D04" w:rsidRPr="004A3E27" w:rsidRDefault="00ED1D04" w:rsidP="00BD5BBE">
      <w:pPr>
        <w:pStyle w:val="footnote"/>
      </w:pPr>
      <w:r w:rsidRPr="004A3E27">
        <w:rPr>
          <w:rStyle w:val="FootnoteReference"/>
        </w:rPr>
        <w:footnoteRef/>
      </w:r>
      <w:r w:rsidRPr="004A3E27">
        <w:t xml:space="preserve"> Man is made for happiness, fruit of grace, forgiveness, right relations, holiness.</w:t>
      </w:r>
    </w:p>
  </w:footnote>
  <w:footnote w:id="166">
    <w:p w14:paraId="556A07DE" w14:textId="42C5306E" w:rsidR="00ED1D04" w:rsidRDefault="00ED1D04" w:rsidP="00E87C17">
      <w:pPr>
        <w:pStyle w:val="footnote"/>
      </w:pPr>
      <w:r>
        <w:rPr>
          <w:rStyle w:val="FootnoteReference"/>
        </w:rPr>
        <w:footnoteRef/>
      </w:r>
      <w:r>
        <w:t xml:space="preserve"> [JS] or “give thanks to”, or “thankfully confess the Lord with praise with the lyre”</w:t>
      </w:r>
    </w:p>
  </w:footnote>
  <w:footnote w:id="167">
    <w:p w14:paraId="2DE8E71A" w14:textId="43288821" w:rsidR="00ED1D04" w:rsidRDefault="00ED1D04" w:rsidP="00643986">
      <w:pPr>
        <w:pStyle w:val="footnote"/>
      </w:pPr>
      <w:r>
        <w:rPr>
          <w:rStyle w:val="FootnoteReference"/>
        </w:rPr>
        <w:footnoteRef/>
      </w:r>
      <w:r>
        <w:t xml:space="preserve"> [JS] or “Confess the Lord with the harp.</w:t>
      </w:r>
    </w:p>
  </w:footnote>
  <w:footnote w:id="168">
    <w:p w14:paraId="7DFB6EDE" w14:textId="2BE29A55" w:rsidR="00ED1D04" w:rsidRPr="004A3E27" w:rsidRDefault="00ED1D0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69">
    <w:p w14:paraId="31D94784" w14:textId="1209EEE8" w:rsidR="00ED1D04" w:rsidRPr="004A3E27" w:rsidRDefault="00ED1D04"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0">
    <w:p w14:paraId="77995902" w14:textId="77777777" w:rsidR="00ED1D04" w:rsidRPr="004A3E27" w:rsidRDefault="00ED1D04" w:rsidP="00BD5BBE">
      <w:pPr>
        <w:pStyle w:val="footnote"/>
      </w:pPr>
      <w:r w:rsidRPr="004A3E27">
        <w:rPr>
          <w:rStyle w:val="FootnoteReference"/>
        </w:rPr>
        <w:footnoteRef/>
      </w:r>
      <w:r w:rsidRPr="004A3E27">
        <w:t xml:space="preserve"> Naturally and spiritually (Jn. 3:3-6).</w:t>
      </w:r>
    </w:p>
  </w:footnote>
  <w:footnote w:id="171">
    <w:p w14:paraId="21961A60" w14:textId="0C801544" w:rsidR="00ED1D04" w:rsidRDefault="00ED1D04" w:rsidP="002C27B3">
      <w:pPr>
        <w:pStyle w:val="footnote"/>
      </w:pPr>
      <w:r>
        <w:rPr>
          <w:rStyle w:val="FootnoteReference"/>
        </w:rPr>
        <w:footnoteRef/>
      </w:r>
      <w:r>
        <w:t xml:space="preserve"> [JS] Fr. Lazarus has “plans”</w:t>
      </w:r>
    </w:p>
  </w:footnote>
  <w:footnote w:id="172">
    <w:p w14:paraId="13FB143C" w14:textId="0A8A9BB8" w:rsidR="00ED1D04" w:rsidRDefault="00ED1D04" w:rsidP="00831460">
      <w:pPr>
        <w:pStyle w:val="footnote"/>
      </w:pPr>
      <w:r>
        <w:rPr>
          <w:rStyle w:val="FootnoteReference"/>
        </w:rPr>
        <w:footnoteRef/>
      </w:r>
      <w:r>
        <w:t xml:space="preserve"> [JS] or “fashioned”</w:t>
      </w:r>
    </w:p>
  </w:footnote>
  <w:footnote w:id="173">
    <w:p w14:paraId="1CA3C8B8" w14:textId="7384D6BF" w:rsidR="00ED1D04" w:rsidRDefault="00ED1D04" w:rsidP="00366380">
      <w:pPr>
        <w:pStyle w:val="footnote"/>
      </w:pPr>
      <w:r>
        <w:rPr>
          <w:rStyle w:val="FootnoteReference"/>
        </w:rPr>
        <w:footnoteRef/>
      </w:r>
      <w:r>
        <w:t xml:space="preserve"> Fr. Athanasius has “My soul shall make her boast in the Lord”</w:t>
      </w:r>
    </w:p>
  </w:footnote>
  <w:footnote w:id="174">
    <w:p w14:paraId="50F89B8F" w14:textId="77777777" w:rsidR="00ED1D04" w:rsidRPr="004A3E27" w:rsidRDefault="00ED1D04"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5">
    <w:p w14:paraId="6C74A446" w14:textId="6A369907" w:rsidR="00ED1D04" w:rsidRPr="004A3E27" w:rsidRDefault="00ED1D04" w:rsidP="00BD5BBE">
      <w:pPr>
        <w:pStyle w:val="footnote"/>
      </w:pPr>
      <w:r w:rsidRPr="004A3E27">
        <w:rPr>
          <w:rStyle w:val="FootnoteReference"/>
        </w:rPr>
        <w:footnoteRef/>
      </w:r>
      <w:r w:rsidRPr="004A3E27">
        <w:t xml:space="preserve"> ‘The land of the living.’</w:t>
      </w:r>
      <w:r>
        <w:t xml:space="preserve"> [JS] Others have “earth”</w:t>
      </w:r>
    </w:p>
  </w:footnote>
  <w:footnote w:id="176">
    <w:p w14:paraId="2D88893B" w14:textId="5E64FA88" w:rsidR="00ED1D04" w:rsidRDefault="00ED1D04" w:rsidP="00E42174">
      <w:pPr>
        <w:pStyle w:val="footnote"/>
      </w:pPr>
      <w:r>
        <w:rPr>
          <w:rStyle w:val="FootnoteReference"/>
        </w:rPr>
        <w:footnoteRef/>
      </w:r>
      <w:r>
        <w:t xml:space="preserve"> [JS] or “contrite in heart”</w:t>
      </w:r>
    </w:p>
  </w:footnote>
  <w:footnote w:id="177">
    <w:p w14:paraId="7E58A13C" w14:textId="1AC06A85" w:rsidR="00ED1D04" w:rsidRDefault="00ED1D04" w:rsidP="00F803AB">
      <w:pPr>
        <w:pStyle w:val="footnote"/>
      </w:pPr>
      <w:r>
        <w:rPr>
          <w:rStyle w:val="FootnoteReference"/>
        </w:rPr>
        <w:footnoteRef/>
      </w:r>
      <w:r>
        <w:t xml:space="preserve"> [JS] Coptic has “eat their hearts”, which Fr. Athanasius renders, “regret”</w:t>
      </w:r>
    </w:p>
  </w:footnote>
  <w:footnote w:id="178">
    <w:p w14:paraId="54D93979" w14:textId="34E7EB30" w:rsidR="00ED1D04" w:rsidRDefault="00ED1D04" w:rsidP="00F803AB">
      <w:pPr>
        <w:pStyle w:val="footnote"/>
      </w:pPr>
      <w:r>
        <w:rPr>
          <w:rStyle w:val="FootnoteReference"/>
        </w:rPr>
        <w:footnoteRef/>
      </w:r>
      <w:r>
        <w:t xml:space="preserve"> [JS] or regret.</w:t>
      </w:r>
    </w:p>
  </w:footnote>
  <w:footnote w:id="179">
    <w:p w14:paraId="51CEFDC6" w14:textId="77777777" w:rsidR="00ED1D04" w:rsidRPr="004A3E27" w:rsidRDefault="00ED1D04"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0">
    <w:p w14:paraId="703EC24D" w14:textId="0A8D7841" w:rsidR="00ED1D04" w:rsidRDefault="00ED1D04" w:rsidP="00442FE7">
      <w:pPr>
        <w:pStyle w:val="footnote"/>
      </w:pPr>
      <w:r>
        <w:rPr>
          <w:rStyle w:val="FootnoteReference"/>
        </w:rPr>
        <w:footnoteRef/>
      </w:r>
      <w:r>
        <w:t xml:space="preserve"> [JS] literally “and my soul with barrenness/childlessness.”</w:t>
      </w:r>
    </w:p>
  </w:footnote>
  <w:footnote w:id="181">
    <w:p w14:paraId="0CEA87F3" w14:textId="77777777" w:rsidR="00ED1D04" w:rsidRPr="004A3E27" w:rsidRDefault="00ED1D04" w:rsidP="00BD5BBE">
      <w:pPr>
        <w:pStyle w:val="footnote"/>
      </w:pPr>
      <w:r w:rsidRPr="004A3E27">
        <w:rPr>
          <w:rStyle w:val="FootnoteReference"/>
        </w:rPr>
        <w:footnoteRef/>
      </w:r>
      <w:r w:rsidRPr="004A3E27">
        <w:t xml:space="preserve"> John 19:1; Mt. 27:26.</w:t>
      </w:r>
    </w:p>
  </w:footnote>
  <w:footnote w:id="182">
    <w:p w14:paraId="1C6E21CA" w14:textId="4A1BFD04" w:rsidR="00ED1D04" w:rsidRPr="004A3E27" w:rsidRDefault="00ED1D04" w:rsidP="00BD5BBE">
      <w:pPr>
        <w:pStyle w:val="footnote"/>
      </w:pPr>
      <w:r w:rsidRPr="004A3E27">
        <w:rPr>
          <w:rStyle w:val="FootnoteReference"/>
        </w:rPr>
        <w:footnoteRef/>
      </w:r>
      <w:r w:rsidRPr="004A3E27">
        <w:t xml:space="preserve"> </w:t>
      </w:r>
      <w:r>
        <w:t>cf</w:t>
      </w:r>
      <w:r w:rsidRPr="004A3E27">
        <w:t>. Psalm 21:21.</w:t>
      </w:r>
    </w:p>
  </w:footnote>
  <w:footnote w:id="183">
    <w:p w14:paraId="7BC55212" w14:textId="5213FE4B" w:rsidR="00ED1D04" w:rsidRDefault="00ED1D04" w:rsidP="004E0429">
      <w:pPr>
        <w:pStyle w:val="footnote"/>
      </w:pPr>
      <w:r>
        <w:rPr>
          <w:rStyle w:val="FootnoteReference"/>
        </w:rPr>
        <w:footnoteRef/>
      </w:r>
      <w:r>
        <w:t xml:space="preserve"> [JS] or “give thanks to You,” or “thankfully confess You with praise in the great Church”</w:t>
      </w:r>
    </w:p>
  </w:footnote>
  <w:footnote w:id="184">
    <w:p w14:paraId="4812F1D0" w14:textId="6C4603E2" w:rsidR="00ED1D04" w:rsidRPr="004A3E27" w:rsidRDefault="00ED1D04" w:rsidP="00BD5BBE">
      <w:pPr>
        <w:pStyle w:val="footnote"/>
      </w:pPr>
      <w:r w:rsidRPr="004A3E27">
        <w:rPr>
          <w:rStyle w:val="FootnoteReference"/>
        </w:rPr>
        <w:footnoteRef/>
      </w:r>
      <w:r w:rsidRPr="004A3E27">
        <w:t xml:space="preserve"> </w:t>
      </w:r>
      <w:r>
        <w:t>cf</w:t>
      </w:r>
      <w:r w:rsidRPr="004A3E27">
        <w:t>. John 15:25.</w:t>
      </w:r>
    </w:p>
  </w:footnote>
  <w:footnote w:id="185">
    <w:p w14:paraId="2072EB12" w14:textId="0F03BC61" w:rsidR="00ED1D04" w:rsidRDefault="00ED1D04" w:rsidP="004E0429">
      <w:pPr>
        <w:pStyle w:val="footnote"/>
      </w:pPr>
      <w:r>
        <w:rPr>
          <w:rStyle w:val="FootnoteReference"/>
        </w:rPr>
        <w:footnoteRef/>
      </w:r>
      <w:r>
        <w:t xml:space="preserve"> [JS] or “Aha! Aha!” Or “Well done! Well done!”</w:t>
      </w:r>
    </w:p>
  </w:footnote>
  <w:footnote w:id="186">
    <w:p w14:paraId="55852630" w14:textId="7161891F" w:rsidR="00ED1D04" w:rsidRDefault="00ED1D04" w:rsidP="004D4897">
      <w:pPr>
        <w:pStyle w:val="footnote"/>
      </w:pPr>
      <w:r>
        <w:rPr>
          <w:rStyle w:val="FootnoteReference"/>
        </w:rPr>
        <w:footnoteRef/>
      </w:r>
      <w:r>
        <w:t xml:space="preserve"> [JS] others have “righteousness”. NETS has “vindication”.</w:t>
      </w:r>
    </w:p>
  </w:footnote>
  <w:footnote w:id="187">
    <w:p w14:paraId="5AE758E3" w14:textId="591B2CD9" w:rsidR="00ED1D04" w:rsidRDefault="00ED1D04" w:rsidP="004E0429">
      <w:pPr>
        <w:pStyle w:val="footnote"/>
      </w:pPr>
      <w:r>
        <w:rPr>
          <w:rStyle w:val="FootnoteReference"/>
        </w:rPr>
        <w:footnoteRef/>
      </w:r>
      <w:r>
        <w:t xml:space="preserve"> [JS] Fr. Lazarus has, “towering mountains”</w:t>
      </w:r>
    </w:p>
  </w:footnote>
  <w:footnote w:id="188">
    <w:p w14:paraId="6484AC83" w14:textId="6D53CC8C" w:rsidR="00ED1D04" w:rsidRPr="004A3E27" w:rsidRDefault="00ED1D04" w:rsidP="00BD5BBE">
      <w:pPr>
        <w:pStyle w:val="footnote"/>
      </w:pPr>
      <w:r w:rsidRPr="004A3E27">
        <w:rPr>
          <w:rStyle w:val="FootnoteReference"/>
        </w:rPr>
        <w:footnoteRef/>
      </w:r>
      <w:r w:rsidRPr="004A3E27">
        <w:t xml:space="preserve"> </w:t>
      </w:r>
      <w:r>
        <w:t>cf</w:t>
      </w:r>
      <w:r w:rsidRPr="004A3E27">
        <w:t>. Psalm 109:7.</w:t>
      </w:r>
    </w:p>
  </w:footnote>
  <w:footnote w:id="189">
    <w:p w14:paraId="4449FD0E" w14:textId="7B6566B0" w:rsidR="00ED1D04" w:rsidRDefault="00ED1D04" w:rsidP="00090695">
      <w:pPr>
        <w:pStyle w:val="footnote"/>
      </w:pPr>
      <w:r>
        <w:rPr>
          <w:rStyle w:val="FootnoteReference"/>
        </w:rPr>
        <w:footnoteRef/>
      </w:r>
      <w:r>
        <w:t xml:space="preserve"> [JS] OSB has “many waters”</w:t>
      </w:r>
    </w:p>
  </w:footnote>
  <w:footnote w:id="190">
    <w:p w14:paraId="50DAFDF2" w14:textId="77777777" w:rsidR="00ED1D04" w:rsidRPr="004A3E27" w:rsidRDefault="00ED1D04"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1">
    <w:p w14:paraId="7C4D1D61" w14:textId="77777777" w:rsidR="00ED1D04" w:rsidRPr="004A3E27" w:rsidRDefault="00ED1D04" w:rsidP="00BD5BBE">
      <w:pPr>
        <w:pStyle w:val="footnote"/>
      </w:pPr>
      <w:r w:rsidRPr="004A3E27">
        <w:rPr>
          <w:rStyle w:val="FootnoteReference"/>
        </w:rPr>
        <w:footnoteRef/>
      </w:r>
      <w:r w:rsidRPr="004A3E27">
        <w:t xml:space="preserve"> ‘The Prophet asks to be free from passion’ (St. Athanasius).</w:t>
      </w:r>
    </w:p>
  </w:footnote>
  <w:footnote w:id="192">
    <w:p w14:paraId="356D04BB" w14:textId="77777777" w:rsidR="00ED1D04" w:rsidRPr="004A3E27" w:rsidRDefault="00ED1D04" w:rsidP="00BD5BBE">
      <w:pPr>
        <w:pStyle w:val="footnote"/>
      </w:pPr>
      <w:r w:rsidRPr="004A3E27">
        <w:rPr>
          <w:rStyle w:val="FootnoteReference"/>
        </w:rPr>
        <w:footnoteRef/>
      </w:r>
      <w:r w:rsidRPr="004A3E27">
        <w:t xml:space="preserve"> Prov. 24:19.</w:t>
      </w:r>
    </w:p>
  </w:footnote>
  <w:footnote w:id="193">
    <w:p w14:paraId="325B4264" w14:textId="77777777" w:rsidR="00ED1D04" w:rsidRPr="004A3E27" w:rsidRDefault="00ED1D04"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4">
    <w:p w14:paraId="720EC29A" w14:textId="0B7E8B17" w:rsidR="00ED1D04" w:rsidRPr="004A3E27" w:rsidRDefault="00ED1D04"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195">
    <w:p w14:paraId="3B4C8AB4" w14:textId="77777777" w:rsidR="00ED1D04" w:rsidRPr="004A3E27" w:rsidRDefault="00ED1D04"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6">
    <w:p w14:paraId="6BB4D62E" w14:textId="6D468D83" w:rsidR="00ED1D04" w:rsidRDefault="00ED1D04" w:rsidP="00402CB0">
      <w:pPr>
        <w:pStyle w:val="footnote"/>
      </w:pPr>
      <w:r>
        <w:rPr>
          <w:rStyle w:val="FootnoteReference"/>
        </w:rPr>
        <w:footnoteRef/>
      </w:r>
      <w:r>
        <w:t xml:space="preserve"> [JS] or “judgment”</w:t>
      </w:r>
    </w:p>
  </w:footnote>
  <w:footnote w:id="197">
    <w:p w14:paraId="0271DF81" w14:textId="5DFB25DB" w:rsidR="00ED1D04" w:rsidRPr="004A3E27" w:rsidRDefault="00ED1D04"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198">
    <w:p w14:paraId="20ECCFFC" w14:textId="001E9B2E" w:rsidR="00ED1D04" w:rsidRDefault="00ED1D04" w:rsidP="00402CB0">
      <w:pPr>
        <w:pStyle w:val="footnote"/>
      </w:pPr>
      <w:r>
        <w:rPr>
          <w:rStyle w:val="FootnoteReference"/>
        </w:rPr>
        <w:footnoteRef/>
      </w:r>
      <w:r>
        <w:t xml:space="preserve"> [JS] or “fret”</w:t>
      </w:r>
    </w:p>
  </w:footnote>
  <w:footnote w:id="199">
    <w:p w14:paraId="0F35B29D" w14:textId="57DF774F" w:rsidR="00ED1D04" w:rsidRDefault="00ED1D04" w:rsidP="00414006">
      <w:pPr>
        <w:pStyle w:val="footnote"/>
      </w:pPr>
      <w:r>
        <w:rPr>
          <w:rStyle w:val="FootnoteReference"/>
        </w:rPr>
        <w:footnoteRef/>
      </w:r>
      <w:r>
        <w:t xml:space="preserve"> [JS] or “land”</w:t>
      </w:r>
    </w:p>
  </w:footnote>
  <w:footnote w:id="200">
    <w:p w14:paraId="65980F9C" w14:textId="79143A5A" w:rsidR="00ED1D04" w:rsidRPr="004A3E27" w:rsidRDefault="00ED1D04"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1">
    <w:p w14:paraId="159BB2E9" w14:textId="77777777" w:rsidR="00ED1D04" w:rsidRPr="004A3E27" w:rsidRDefault="00ED1D04"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2">
    <w:p w14:paraId="031AB7AD" w14:textId="155ED80A" w:rsidR="00ED1D04" w:rsidRDefault="00ED1D04" w:rsidP="00090695">
      <w:pPr>
        <w:pStyle w:val="footnote"/>
      </w:pPr>
      <w:r>
        <w:rPr>
          <w:rStyle w:val="FootnoteReference"/>
        </w:rPr>
        <w:footnoteRef/>
      </w:r>
      <w:r>
        <w:t xml:space="preserve"> [JS] literally, “seed”, here and throughout</w:t>
      </w:r>
    </w:p>
  </w:footnote>
  <w:footnote w:id="203">
    <w:p w14:paraId="112B59F5" w14:textId="77777777" w:rsidR="00ED1D04" w:rsidRPr="004A3E27" w:rsidRDefault="00ED1D04" w:rsidP="00BD5BBE">
      <w:pPr>
        <w:pStyle w:val="footnote"/>
      </w:pPr>
      <w:r w:rsidRPr="004A3E27">
        <w:rPr>
          <w:rStyle w:val="FootnoteReference"/>
        </w:rPr>
        <w:footnoteRef/>
      </w:r>
      <w:r w:rsidRPr="004A3E27">
        <w:t xml:space="preserve"> ‘Remove sin, and then whatever you see in man is of God’ (St. Augustine)</w:t>
      </w:r>
    </w:p>
  </w:footnote>
  <w:footnote w:id="204">
    <w:p w14:paraId="4726C027" w14:textId="77777777" w:rsidR="00ED1D04" w:rsidRPr="004A3E27" w:rsidRDefault="00ED1D04" w:rsidP="00BD5BBE">
      <w:pPr>
        <w:pStyle w:val="footnote"/>
      </w:pPr>
      <w:r w:rsidRPr="004A3E27">
        <w:rPr>
          <w:rStyle w:val="FootnoteReference"/>
        </w:rPr>
        <w:footnoteRef/>
      </w:r>
      <w:r w:rsidRPr="004A3E27">
        <w:t xml:space="preserve"> Compare Ps. 36:1, 37 with Proverbs 24: 19-20 (RSV) and Mt. 5:5-9.</w:t>
      </w:r>
    </w:p>
  </w:footnote>
  <w:footnote w:id="205">
    <w:p w14:paraId="34A68231" w14:textId="7DBC6A92" w:rsidR="00ED1D04" w:rsidRPr="004A3E27" w:rsidRDefault="00ED1D04" w:rsidP="00BD5BBE">
      <w:pPr>
        <w:pStyle w:val="footnote"/>
      </w:pPr>
      <w:r w:rsidRPr="004A3E27">
        <w:rPr>
          <w:rStyle w:val="FootnoteReference"/>
        </w:rPr>
        <w:footnoteRef/>
      </w:r>
      <w:r w:rsidRPr="004A3E27">
        <w:t xml:space="preserve"> </w:t>
      </w:r>
      <w:r>
        <w:t>cf</w:t>
      </w:r>
      <w:r w:rsidRPr="004A3E27">
        <w:t>. Heb. 12:5-13. Psalm 6:2 is identical with 37:2.</w:t>
      </w:r>
    </w:p>
  </w:footnote>
  <w:footnote w:id="206">
    <w:p w14:paraId="247EFE9B" w14:textId="072BF8DF" w:rsidR="00ED1D04" w:rsidRDefault="00ED1D04" w:rsidP="003F50A7">
      <w:pPr>
        <w:pStyle w:val="footnote"/>
      </w:pPr>
      <w:r>
        <w:rPr>
          <w:rStyle w:val="FootnoteReference"/>
        </w:rPr>
        <w:footnoteRef/>
      </w:r>
      <w:r>
        <w:t xml:space="preserve"> [JS] literally “with a sad face”</w:t>
      </w:r>
    </w:p>
  </w:footnote>
  <w:footnote w:id="207">
    <w:p w14:paraId="18445857" w14:textId="0B799012" w:rsidR="00ED1D04" w:rsidRDefault="00ED1D04" w:rsidP="003F50A7">
      <w:pPr>
        <w:pStyle w:val="footnote"/>
      </w:pPr>
      <w:r>
        <w:rPr>
          <w:rStyle w:val="FootnoteReference"/>
        </w:rPr>
        <w:footnoteRef/>
      </w:r>
      <w:r>
        <w:t xml:space="preserve"> [JS] literally “loins”</w:t>
      </w:r>
    </w:p>
  </w:footnote>
  <w:footnote w:id="208">
    <w:p w14:paraId="72DD6C76" w14:textId="7D200E30" w:rsidR="00ED1D04" w:rsidRPr="004A3E27" w:rsidRDefault="00ED1D04" w:rsidP="00BD5BBE">
      <w:pPr>
        <w:pStyle w:val="footnote"/>
      </w:pPr>
      <w:r w:rsidRPr="004A3E27">
        <w:rPr>
          <w:rStyle w:val="FootnoteReference"/>
        </w:rPr>
        <w:footnoteRef/>
      </w:r>
      <w:r w:rsidRPr="004A3E27">
        <w:t xml:space="preserve"> </w:t>
      </w:r>
      <w:r>
        <w:t>cf</w:t>
      </w:r>
      <w:r w:rsidRPr="004A3E27">
        <w:t>. Mt. 19:20. ‘One thing you lack’ (Mk. 10:21).</w:t>
      </w:r>
    </w:p>
  </w:footnote>
  <w:footnote w:id="209">
    <w:p w14:paraId="78445EFB" w14:textId="5C9ECAC5" w:rsidR="00ED1D04" w:rsidRDefault="00ED1D04" w:rsidP="002538F7">
      <w:pPr>
        <w:pStyle w:val="footnote"/>
      </w:pPr>
      <w:r>
        <w:rPr>
          <w:rStyle w:val="FootnoteReference"/>
        </w:rPr>
        <w:footnoteRef/>
      </w:r>
      <w:r>
        <w:t xml:space="preserve"> [JS] or “walks about like a phantom”</w:t>
      </w:r>
    </w:p>
  </w:footnote>
  <w:footnote w:id="210">
    <w:p w14:paraId="3396E2D4" w14:textId="4AC28F88" w:rsidR="00ED1D04" w:rsidRPr="004A3E27" w:rsidRDefault="00ED1D04"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1">
    <w:p w14:paraId="3E88B183" w14:textId="77777777" w:rsidR="00ED1D04" w:rsidRPr="004A3E27" w:rsidRDefault="00ED1D04"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2">
    <w:p w14:paraId="1D0EC7E8" w14:textId="072DDC66" w:rsidR="00ED1D04" w:rsidRPr="004A3E27" w:rsidRDefault="00ED1D04"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3">
    <w:p w14:paraId="5B17D689" w14:textId="77777777" w:rsidR="00ED1D04" w:rsidRPr="004A3E27" w:rsidRDefault="00ED1D04"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4">
    <w:p w14:paraId="3C8E3C02" w14:textId="38940012" w:rsidR="00ED1D04" w:rsidRPr="004A3E27" w:rsidRDefault="00ED1D04" w:rsidP="00BD5BBE">
      <w:pPr>
        <w:pStyle w:val="footnote"/>
      </w:pPr>
      <w:r w:rsidRPr="004A3E27">
        <w:rPr>
          <w:rStyle w:val="FootnoteReference"/>
        </w:rPr>
        <w:footnoteRef/>
      </w:r>
      <w:r w:rsidRPr="004A3E27">
        <w:t xml:space="preserve"> The great universal Church (</w:t>
      </w:r>
      <w:r>
        <w:t>cf</w:t>
      </w:r>
      <w:r w:rsidRPr="004A3E27">
        <w:t>. St. Athanasius).</w:t>
      </w:r>
    </w:p>
  </w:footnote>
  <w:footnote w:id="215">
    <w:p w14:paraId="215A183B" w14:textId="1FC8DE97" w:rsidR="00ED1D04" w:rsidRDefault="00ED1D04" w:rsidP="005B3452">
      <w:pPr>
        <w:pStyle w:val="footnote"/>
      </w:pPr>
      <w:r>
        <w:rPr>
          <w:rStyle w:val="FootnoteReference"/>
        </w:rPr>
        <w:footnoteRef/>
      </w:r>
      <w:r>
        <w:t xml:space="preserve"> [JS] or “Aha! Aha!” or “Well done! Well done!”</w:t>
      </w:r>
    </w:p>
  </w:footnote>
  <w:footnote w:id="216">
    <w:p w14:paraId="37A0E454" w14:textId="77777777" w:rsidR="00ED1D04" w:rsidRPr="004A3E27" w:rsidRDefault="00ED1D04" w:rsidP="00BD5BBE">
      <w:pPr>
        <w:pStyle w:val="footnote"/>
      </w:pPr>
      <w:r w:rsidRPr="004A3E27">
        <w:rPr>
          <w:rStyle w:val="FootnoteReference"/>
        </w:rPr>
        <w:footnoteRef/>
      </w:r>
      <w:r w:rsidRPr="004A3E27">
        <w:t xml:space="preserve"> John 13:30.</w:t>
      </w:r>
    </w:p>
  </w:footnote>
  <w:footnote w:id="217">
    <w:p w14:paraId="32644EEC" w14:textId="77777777" w:rsidR="00ED1D04" w:rsidRPr="004A3E27" w:rsidRDefault="00ED1D04"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18">
    <w:p w14:paraId="4D34767F" w14:textId="77777777" w:rsidR="00ED1D04" w:rsidRPr="004A3E27" w:rsidRDefault="00ED1D04"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19">
    <w:p w14:paraId="70B2B9E7" w14:textId="77777777" w:rsidR="00ED1D04" w:rsidRPr="004A3E27" w:rsidRDefault="00ED1D04" w:rsidP="00BD5BBE">
      <w:pPr>
        <w:pStyle w:val="footnote"/>
      </w:pPr>
      <w:r w:rsidRPr="004A3E27">
        <w:rPr>
          <w:rStyle w:val="FootnoteReference"/>
        </w:rPr>
        <w:footnoteRef/>
      </w:r>
      <w:r w:rsidRPr="004A3E27">
        <w:t xml:space="preserve"> With the Gospel of forgiveness (1 Sam. 24:17-20; Lk. 23:34).</w:t>
      </w:r>
    </w:p>
  </w:footnote>
  <w:footnote w:id="220">
    <w:p w14:paraId="276D5CC0" w14:textId="69BE5264" w:rsidR="00ED1D04" w:rsidRDefault="00ED1D04" w:rsidP="008612F3">
      <w:pPr>
        <w:pStyle w:val="footnote"/>
      </w:pPr>
      <w:r>
        <w:rPr>
          <w:rStyle w:val="FootnoteReference"/>
        </w:rPr>
        <w:footnoteRef/>
      </w:r>
      <w:r>
        <w:t xml:space="preserve"> [JS] or “from age to age. So be it! So be it!”</w:t>
      </w:r>
    </w:p>
  </w:footnote>
  <w:footnote w:id="221">
    <w:p w14:paraId="2B9F5A56" w14:textId="77777777" w:rsidR="00ED1D04" w:rsidRPr="004A3E27" w:rsidRDefault="00ED1D04"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2">
    <w:p w14:paraId="7C55B28F" w14:textId="7EC58CB5" w:rsidR="00ED1D04" w:rsidRDefault="00ED1D04" w:rsidP="005B3452">
      <w:pPr>
        <w:pStyle w:val="footnote"/>
      </w:pPr>
      <w:r>
        <w:rPr>
          <w:rStyle w:val="FootnoteReference"/>
        </w:rPr>
        <w:footnoteRef/>
      </w:r>
      <w:r>
        <w:t xml:space="preserve"> [JS] or “thanksgiving”, or “thankful confession with praise”</w:t>
      </w:r>
    </w:p>
  </w:footnote>
  <w:footnote w:id="223">
    <w:p w14:paraId="53A5AE10" w14:textId="0D816E3A" w:rsidR="00ED1D04" w:rsidRDefault="00ED1D04"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4">
    <w:p w14:paraId="3BCC68DE" w14:textId="1191DE34" w:rsidR="00ED1D04" w:rsidRDefault="00ED1D04" w:rsidP="00AD1AC9">
      <w:pPr>
        <w:pStyle w:val="footnote"/>
      </w:pPr>
      <w:r>
        <w:rPr>
          <w:rStyle w:val="FootnoteReference"/>
        </w:rPr>
        <w:footnoteRef/>
      </w:r>
      <w:r>
        <w:t xml:space="preserve"> [JS] Fr. Lazarus has “dwelling”</w:t>
      </w:r>
    </w:p>
  </w:footnote>
  <w:footnote w:id="225">
    <w:p w14:paraId="03275919" w14:textId="77777777" w:rsidR="00ED1D04" w:rsidRPr="004A3E27" w:rsidRDefault="00ED1D04"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6">
    <w:p w14:paraId="6E7F4F1E" w14:textId="416FA7A8" w:rsidR="00ED1D04" w:rsidRDefault="00ED1D04" w:rsidP="005B3452">
      <w:pPr>
        <w:pStyle w:val="footnote"/>
      </w:pPr>
      <w:r>
        <w:rPr>
          <w:rStyle w:val="FootnoteReference"/>
        </w:rPr>
        <w:footnoteRef/>
      </w:r>
      <w:r>
        <w:t xml:space="preserve"> [JS] “I will give thanks to You on the lyre”, or “I will thankfully confess You with praise with the lyre”</w:t>
      </w:r>
    </w:p>
  </w:footnote>
  <w:footnote w:id="227">
    <w:p w14:paraId="0FDCCB36" w14:textId="0CCB7207" w:rsidR="00ED1D04" w:rsidRDefault="00ED1D04" w:rsidP="006C1793">
      <w:pPr>
        <w:pStyle w:val="footnote"/>
      </w:pPr>
      <w:r>
        <w:rPr>
          <w:rStyle w:val="FootnoteReference"/>
        </w:rPr>
        <w:footnoteRef/>
      </w:r>
      <w:r>
        <w:t xml:space="preserve"> [JS] or “I will give thanks to Him,” or “I will thankfully confess Him with praies”</w:t>
      </w:r>
    </w:p>
  </w:footnote>
  <w:footnote w:id="228">
    <w:p w14:paraId="1791CAEF" w14:textId="44F0ADBF" w:rsidR="00ED1D04" w:rsidRPr="004A3E27" w:rsidRDefault="00ED1D04"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29">
    <w:p w14:paraId="75A6D655" w14:textId="0B7DAC2D" w:rsidR="00ED1D04" w:rsidRDefault="00ED1D04" w:rsidP="006C1793">
      <w:pPr>
        <w:pStyle w:val="footnote"/>
      </w:pPr>
      <w:r>
        <w:rPr>
          <w:rStyle w:val="FootnoteReference"/>
        </w:rPr>
        <w:footnoteRef/>
      </w:r>
      <w:r>
        <w:t xml:space="preserve"> [JS] or “presence”</w:t>
      </w:r>
    </w:p>
  </w:footnote>
  <w:footnote w:id="230">
    <w:p w14:paraId="14C8DE9A" w14:textId="1AF2328A" w:rsidR="00ED1D04" w:rsidRDefault="00ED1D04" w:rsidP="006C1793">
      <w:pPr>
        <w:pStyle w:val="footnote"/>
      </w:pPr>
      <w:r>
        <w:rPr>
          <w:rStyle w:val="FootnoteReference"/>
        </w:rPr>
        <w:footnoteRef/>
      </w:r>
      <w:r>
        <w:t xml:space="preserve"> [JS] or “boast in” or “praise”</w:t>
      </w:r>
    </w:p>
  </w:footnote>
  <w:footnote w:id="231">
    <w:p w14:paraId="66A26B87" w14:textId="54FC310A" w:rsidR="00ED1D04" w:rsidRDefault="00ED1D04" w:rsidP="006C1793">
      <w:pPr>
        <w:pStyle w:val="footnote"/>
      </w:pPr>
      <w:r>
        <w:rPr>
          <w:rStyle w:val="FootnoteReference"/>
        </w:rPr>
        <w:footnoteRef/>
      </w:r>
      <w:r>
        <w:t xml:space="preserve"> [JS] or “give thanks to”, or “thankfully confess Your Name with praise”</w:t>
      </w:r>
    </w:p>
  </w:footnote>
  <w:footnote w:id="232">
    <w:p w14:paraId="4F22E4CE" w14:textId="77777777" w:rsidR="00ED1D04" w:rsidRPr="004A3E27" w:rsidRDefault="00ED1D04"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3">
    <w:p w14:paraId="08B0833D" w14:textId="77777777" w:rsidR="00ED1D04" w:rsidRPr="004A3E27" w:rsidRDefault="00ED1D04"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4">
    <w:p w14:paraId="76A76AD0" w14:textId="77777777" w:rsidR="00ED1D04" w:rsidRPr="004A3E27" w:rsidRDefault="00ED1D04"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5">
    <w:p w14:paraId="0FB99B7C" w14:textId="516B1CB2" w:rsidR="00ED1D04" w:rsidRPr="004A3E27" w:rsidRDefault="00ED1D04" w:rsidP="00BD5BBE">
      <w:pPr>
        <w:pStyle w:val="footnote"/>
      </w:pPr>
      <w:r w:rsidRPr="004A3E27">
        <w:rPr>
          <w:rStyle w:val="FootnoteReference"/>
        </w:rPr>
        <w:footnoteRef/>
      </w:r>
      <w:r w:rsidRPr="004A3E27">
        <w:t xml:space="preserve"> </w:t>
      </w:r>
      <w:r>
        <w:t>cf</w:t>
      </w:r>
      <w:r w:rsidRPr="004A3E27">
        <w:t>. Rev. 19:11-16.</w:t>
      </w:r>
    </w:p>
  </w:footnote>
  <w:footnote w:id="236">
    <w:p w14:paraId="5E8EA981" w14:textId="77777777" w:rsidR="00ED1D04" w:rsidRPr="004A3E27" w:rsidRDefault="00ED1D04"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37">
    <w:p w14:paraId="2209A251" w14:textId="77777777" w:rsidR="00ED1D04" w:rsidRPr="004A3E27" w:rsidRDefault="00ED1D04"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38">
    <w:p w14:paraId="1503C91E" w14:textId="77777777" w:rsidR="00ED1D04" w:rsidRDefault="00ED1D04" w:rsidP="005E56A9">
      <w:pPr>
        <w:pStyle w:val="footnote"/>
      </w:pPr>
      <w:r>
        <w:rPr>
          <w:rStyle w:val="FootnoteReference"/>
        </w:rPr>
        <w:footnoteRef/>
      </w:r>
      <w:r>
        <w:t xml:space="preserve"> [JS] myrrh: resin for incense; stacte: a component of the Temple incense; cassia: cinnamon.</w:t>
      </w:r>
    </w:p>
  </w:footnote>
  <w:footnote w:id="239">
    <w:p w14:paraId="5BF4F4E3" w14:textId="0D86ACD7" w:rsidR="00ED1D04" w:rsidRDefault="00ED1D04" w:rsidP="00E10FAF">
      <w:pPr>
        <w:pStyle w:val="footnote"/>
      </w:pPr>
      <w:r>
        <w:rPr>
          <w:rStyle w:val="FootnoteReference"/>
        </w:rPr>
        <w:footnoteRef/>
      </w:r>
      <w:r>
        <w:t xml:space="preserve"> [JS] literally “do obeisance”, i.e. “bow down to”</w:t>
      </w:r>
    </w:p>
  </w:footnote>
  <w:footnote w:id="240">
    <w:p w14:paraId="66A4B8D8" w14:textId="2A1C62C8" w:rsidR="00ED1D04" w:rsidRPr="004A3E27" w:rsidRDefault="00ED1D04"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1">
    <w:p w14:paraId="3B2B6F3D" w14:textId="77777777" w:rsidR="00ED1D04" w:rsidRPr="004A3E27" w:rsidRDefault="00ED1D04" w:rsidP="00714A98">
      <w:pPr>
        <w:pStyle w:val="footnote"/>
      </w:pPr>
      <w:r w:rsidRPr="004A3E27">
        <w:rPr>
          <w:rStyle w:val="FootnoteReference"/>
        </w:rPr>
        <w:footnoteRef/>
      </w:r>
      <w:r w:rsidRPr="004A3E27">
        <w:t xml:space="preserve"> Rev. 22:1.</w:t>
      </w:r>
    </w:p>
  </w:footnote>
  <w:footnote w:id="242">
    <w:p w14:paraId="0C57446A" w14:textId="77777777" w:rsidR="00ED1D04" w:rsidRDefault="00ED1D04" w:rsidP="00714A98">
      <w:pPr>
        <w:pStyle w:val="footnote"/>
      </w:pPr>
      <w:r>
        <w:rPr>
          <w:rStyle w:val="FootnoteReference"/>
        </w:rPr>
        <w:footnoteRef/>
      </w:r>
      <w:r>
        <w:t xml:space="preserve"> Fr. Lazarus has “dwelling-place”</w:t>
      </w:r>
    </w:p>
  </w:footnote>
  <w:footnote w:id="243">
    <w:p w14:paraId="77903F63" w14:textId="77777777" w:rsidR="00ED1D04" w:rsidRDefault="00ED1D04" w:rsidP="00714A98">
      <w:pPr>
        <w:pStyle w:val="footnote"/>
      </w:pPr>
      <w:r>
        <w:rPr>
          <w:rStyle w:val="FootnoteReference"/>
        </w:rPr>
        <w:footnoteRef/>
      </w:r>
      <w:r>
        <w:t xml:space="preserve"> [JS] the city’s</w:t>
      </w:r>
    </w:p>
  </w:footnote>
  <w:footnote w:id="244">
    <w:p w14:paraId="73DCC24E" w14:textId="7E226D89" w:rsidR="00ED1D04" w:rsidRPr="004A3E27" w:rsidRDefault="00ED1D04"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45">
    <w:p w14:paraId="0D6388ED" w14:textId="683F8CF0" w:rsidR="00ED1D04" w:rsidRPr="004A3E27" w:rsidRDefault="00ED1D04" w:rsidP="00714A98">
      <w:pPr>
        <w:pStyle w:val="footnote"/>
      </w:pPr>
      <w:r w:rsidRPr="004A3E27">
        <w:rPr>
          <w:rStyle w:val="FootnoteReference"/>
        </w:rPr>
        <w:footnoteRef/>
      </w:r>
      <w:r w:rsidRPr="004A3E27">
        <w:t xml:space="preserve"> </w:t>
      </w:r>
      <w:r>
        <w:t>cf</w:t>
      </w:r>
      <w:r w:rsidRPr="004A3E27">
        <w:t>. 75:4; Is. 2:4; 11:9; 65:25; Hos. 2:18; Zac. 9:10.</w:t>
      </w:r>
    </w:p>
  </w:footnote>
  <w:footnote w:id="246">
    <w:p w14:paraId="739DF71C" w14:textId="7B9E3A9D" w:rsidR="00ED1D04" w:rsidRPr="004A3E27" w:rsidRDefault="00ED1D04"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47">
    <w:p w14:paraId="341712F2" w14:textId="77777777" w:rsidR="00ED1D04" w:rsidRPr="004A3E27" w:rsidRDefault="00ED1D04" w:rsidP="00BD5BBE">
      <w:pPr>
        <w:pStyle w:val="footnote"/>
      </w:pPr>
      <w:r w:rsidRPr="004A3E27">
        <w:rPr>
          <w:rStyle w:val="FootnoteReference"/>
        </w:rPr>
        <w:footnoteRef/>
      </w:r>
      <w:r w:rsidRPr="004A3E27">
        <w:t xml:space="preserve"> ‘The calling of the Gentiles is to be understood, as in 71:9’ (St. Athanasius).</w:t>
      </w:r>
    </w:p>
  </w:footnote>
  <w:footnote w:id="248">
    <w:p w14:paraId="743E9AAD" w14:textId="55C8741B" w:rsidR="00ED1D04" w:rsidRPr="004A3E27" w:rsidRDefault="00ED1D04"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49">
    <w:p w14:paraId="20C0CF5B" w14:textId="605C1673" w:rsidR="00ED1D04" w:rsidRPr="004A3E27" w:rsidRDefault="00ED1D04" w:rsidP="00BD5BBE">
      <w:pPr>
        <w:pStyle w:val="footnote"/>
      </w:pPr>
      <w:r w:rsidRPr="004A3E27">
        <w:rPr>
          <w:rStyle w:val="FootnoteReference"/>
        </w:rPr>
        <w:footnoteRef/>
      </w:r>
      <w:r w:rsidRPr="004A3E27">
        <w:t xml:space="preserve"> </w:t>
      </w:r>
      <w:r>
        <w:t>Cf</w:t>
      </w:r>
      <w:r w:rsidRPr="004A3E27">
        <w:t>. Ex. 15:17; Is. 58:14: I Pet. 1:4.</w:t>
      </w:r>
    </w:p>
  </w:footnote>
  <w:footnote w:id="250">
    <w:p w14:paraId="1FDF9287" w14:textId="77777777" w:rsidR="00ED1D04" w:rsidRPr="004A3E27" w:rsidRDefault="00ED1D04"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1">
    <w:p w14:paraId="3490B998" w14:textId="1EB3F17C" w:rsidR="00ED1D04" w:rsidRDefault="00ED1D04" w:rsidP="008C19B4">
      <w:pPr>
        <w:pStyle w:val="footnote"/>
      </w:pPr>
      <w:r>
        <w:rPr>
          <w:rStyle w:val="FootnoteReference"/>
        </w:rPr>
        <w:footnoteRef/>
      </w:r>
      <w:r>
        <w:t xml:space="preserve"> [JS] or “beautifully situated”</w:t>
      </w:r>
    </w:p>
  </w:footnote>
  <w:footnote w:id="252">
    <w:p w14:paraId="5F050EEC" w14:textId="7F9EDEA1" w:rsidR="00ED1D04" w:rsidRPr="004A3E27" w:rsidRDefault="00ED1D04"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3">
    <w:p w14:paraId="51B5ACBD" w14:textId="77777777" w:rsidR="00ED1D04" w:rsidRPr="004A3E27" w:rsidRDefault="00ED1D04"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4">
    <w:p w14:paraId="6CAE8B9B" w14:textId="5A8E6334" w:rsidR="00ED1D04" w:rsidRPr="004A3E27" w:rsidRDefault="00ED1D04"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55">
    <w:p w14:paraId="1586EC07" w14:textId="381B84AF" w:rsidR="00ED1D04" w:rsidRDefault="00ED1D04" w:rsidP="00183599">
      <w:pPr>
        <w:pStyle w:val="footnote"/>
      </w:pPr>
      <w:r>
        <w:rPr>
          <w:rStyle w:val="FootnoteReference"/>
        </w:rPr>
        <w:footnoteRef/>
      </w:r>
      <w:r>
        <w:t xml:space="preserve"> [JS] Fr. Lazarus adds “justice and right judgment” to “righteousness”</w:t>
      </w:r>
    </w:p>
  </w:footnote>
  <w:footnote w:id="256">
    <w:p w14:paraId="7F2EAAD2" w14:textId="77777777" w:rsidR="00ED1D04" w:rsidRPr="004A3E27" w:rsidRDefault="00ED1D04"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57">
    <w:p w14:paraId="3C5C41AF" w14:textId="77777777" w:rsidR="00ED1D04" w:rsidRPr="004A3E27" w:rsidRDefault="00ED1D04"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58">
    <w:p w14:paraId="55E3C647" w14:textId="417C46F1" w:rsidR="00ED1D04" w:rsidRDefault="00ED1D04" w:rsidP="00183599">
      <w:pPr>
        <w:pStyle w:val="footnote"/>
      </w:pPr>
      <w:r>
        <w:rPr>
          <w:rStyle w:val="FootnoteReference"/>
        </w:rPr>
        <w:footnoteRef/>
      </w:r>
      <w:r>
        <w:t xml:space="preserve"> [JS] or “eternally”</w:t>
      </w:r>
    </w:p>
  </w:footnote>
  <w:footnote w:id="259">
    <w:p w14:paraId="398A65D2" w14:textId="3A913DFE" w:rsidR="00ED1D04" w:rsidRDefault="00ED1D04"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0">
    <w:p w14:paraId="2DAC0755" w14:textId="21183A3B" w:rsidR="00ED1D04" w:rsidRDefault="00ED1D04" w:rsidP="00183599">
      <w:pPr>
        <w:pStyle w:val="footnote"/>
      </w:pPr>
      <w:r>
        <w:rPr>
          <w:rStyle w:val="FootnoteReference"/>
        </w:rPr>
        <w:footnoteRef/>
      </w:r>
      <w:r>
        <w:t xml:space="preserve"> [JS] or “workers of iniquity”</w:t>
      </w:r>
    </w:p>
  </w:footnote>
  <w:footnote w:id="261">
    <w:p w14:paraId="3A50B91B" w14:textId="77777777" w:rsidR="00ED1D04" w:rsidRPr="004A3E27" w:rsidRDefault="00ED1D04"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2">
    <w:p w14:paraId="4E4A30D1" w14:textId="62ED497C" w:rsidR="00ED1D04" w:rsidRDefault="00ED1D04" w:rsidP="00183599">
      <w:pPr>
        <w:pStyle w:val="footnote"/>
      </w:pPr>
      <w:r>
        <w:rPr>
          <w:rStyle w:val="FootnoteReference"/>
        </w:rPr>
        <w:footnoteRef/>
      </w:r>
      <w:r>
        <w:t xml:space="preserve"> [JS] or “ransom”</w:t>
      </w:r>
    </w:p>
  </w:footnote>
  <w:footnote w:id="263">
    <w:p w14:paraId="058ED3C9" w14:textId="6776EDA1" w:rsidR="00ED1D04" w:rsidRDefault="00ED1D04" w:rsidP="001B710E">
      <w:pPr>
        <w:pStyle w:val="footnote"/>
      </w:pPr>
      <w:r>
        <w:rPr>
          <w:rStyle w:val="FootnoteReference"/>
        </w:rPr>
        <w:footnoteRef/>
      </w:r>
      <w:r>
        <w:t xml:space="preserve"> [JS] or tabernacles.</w:t>
      </w:r>
    </w:p>
  </w:footnote>
  <w:footnote w:id="264">
    <w:p w14:paraId="329608F2" w14:textId="7CC39845" w:rsidR="00ED1D04" w:rsidRDefault="00ED1D04" w:rsidP="00183599">
      <w:pPr>
        <w:pStyle w:val="footnote"/>
      </w:pPr>
      <w:r>
        <w:rPr>
          <w:rStyle w:val="FootnoteReference"/>
        </w:rPr>
        <w:footnoteRef/>
      </w:r>
      <w:r>
        <w:t xml:space="preserve"> [JS] or “acknowledge,” or “thank,” or “thankfully confess You with praise when…”</w:t>
      </w:r>
    </w:p>
  </w:footnote>
  <w:footnote w:id="265">
    <w:p w14:paraId="25D034C3" w14:textId="2662C64E" w:rsidR="00ED1D04" w:rsidRDefault="00ED1D04" w:rsidP="005E4259">
      <w:pPr>
        <w:pStyle w:val="footnote"/>
      </w:pPr>
      <w:r>
        <w:rPr>
          <w:rStyle w:val="FootnoteReference"/>
        </w:rPr>
        <w:footnoteRef/>
      </w:r>
      <w:r>
        <w:t xml:space="preserve"> [JS] or “I will not find fault with your sacrifices”</w:t>
      </w:r>
    </w:p>
  </w:footnote>
  <w:footnote w:id="266">
    <w:p w14:paraId="45DA152E" w14:textId="77777777" w:rsidR="00ED1D04" w:rsidRPr="004A3E27" w:rsidRDefault="00ED1D04"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67">
    <w:p w14:paraId="43CC2ABF" w14:textId="536DD164" w:rsidR="00ED1D04" w:rsidRDefault="00ED1D04" w:rsidP="007E0330">
      <w:pPr>
        <w:pStyle w:val="footnote"/>
      </w:pPr>
      <w:r>
        <w:rPr>
          <w:rStyle w:val="FootnoteReference"/>
        </w:rPr>
        <w:footnoteRef/>
      </w:r>
      <w:r>
        <w:t xml:space="preserve"> [JS] [] found in Coptic</w:t>
      </w:r>
    </w:p>
  </w:footnote>
  <w:footnote w:id="268">
    <w:p w14:paraId="5A6B4D6B" w14:textId="65293C06" w:rsidR="00ED1D04" w:rsidRPr="004A3E27" w:rsidRDefault="00ED1D04"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69">
    <w:p w14:paraId="7D7FC96A" w14:textId="1FA8AB7E" w:rsidR="00ED1D04" w:rsidRDefault="00ED1D04" w:rsidP="007E0330">
      <w:pPr>
        <w:pStyle w:val="footnote"/>
      </w:pPr>
      <w:r>
        <w:rPr>
          <w:rStyle w:val="FootnoteReference"/>
        </w:rPr>
        <w:footnoteRef/>
      </w:r>
      <w:r>
        <w:t xml:space="preserve"> [JS] “showed me” or “made known to me”</w:t>
      </w:r>
    </w:p>
  </w:footnote>
  <w:footnote w:id="270">
    <w:p w14:paraId="6185D531" w14:textId="77777777" w:rsidR="00ED1D04" w:rsidRPr="004A3E27" w:rsidRDefault="00ED1D04" w:rsidP="00BD5BBE">
      <w:pPr>
        <w:pStyle w:val="footnote"/>
      </w:pPr>
      <w:r w:rsidRPr="004A3E27">
        <w:rPr>
          <w:rStyle w:val="FootnoteReference"/>
        </w:rPr>
        <w:footnoteRef/>
      </w:r>
      <w:r w:rsidRPr="004A3E27">
        <w:t xml:space="preserve"> Exodus 12:22; John 19:29; Hebrews 9:19.</w:t>
      </w:r>
    </w:p>
  </w:footnote>
  <w:footnote w:id="271">
    <w:p w14:paraId="3533F1BB" w14:textId="71B96EA6" w:rsidR="00ED1D04" w:rsidRDefault="00ED1D04" w:rsidP="007E0330">
      <w:pPr>
        <w:pStyle w:val="footnote"/>
      </w:pPr>
      <w:r>
        <w:rPr>
          <w:rStyle w:val="FootnoteReference"/>
        </w:rPr>
        <w:footnoteRef/>
      </w:r>
      <w:r>
        <w:t xml:space="preserve"> [JS] literally “face”.</w:t>
      </w:r>
    </w:p>
  </w:footnote>
  <w:footnote w:id="272">
    <w:p w14:paraId="1F9FC60F" w14:textId="3E919970" w:rsidR="00ED1D04" w:rsidRDefault="00ED1D04" w:rsidP="005E4259">
      <w:pPr>
        <w:pStyle w:val="footnote"/>
      </w:pPr>
      <w:r>
        <w:rPr>
          <w:rStyle w:val="FootnoteReference"/>
        </w:rPr>
        <w:footnoteRef/>
      </w:r>
      <w:r>
        <w:t xml:space="preserve"> [JS] or “blood-guiltiness”</w:t>
      </w:r>
    </w:p>
  </w:footnote>
  <w:footnote w:id="273">
    <w:p w14:paraId="202128F8" w14:textId="4DFF74D6" w:rsidR="00ED1D04" w:rsidRDefault="00ED1D04" w:rsidP="00284568">
      <w:pPr>
        <w:pStyle w:val="footnote"/>
      </w:pPr>
      <w:r>
        <w:rPr>
          <w:rStyle w:val="FootnoteReference"/>
        </w:rPr>
        <w:footnoteRef/>
      </w:r>
      <w:r>
        <w:t xml:space="preserve"> [JS] or “gives thanks to,” or “thankfully confess You with praise”</w:t>
      </w:r>
    </w:p>
  </w:footnote>
  <w:footnote w:id="274">
    <w:p w14:paraId="6650920A" w14:textId="4D441CB0" w:rsidR="00ED1D04" w:rsidRPr="004A3E27" w:rsidRDefault="00ED1D04"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75">
    <w:p w14:paraId="3BFF7049" w14:textId="77777777" w:rsidR="00ED1D04" w:rsidRPr="004A3E27" w:rsidRDefault="00ED1D04"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76">
    <w:p w14:paraId="45B1AA56" w14:textId="765C7C37" w:rsidR="00ED1D04" w:rsidRDefault="00ED1D04" w:rsidP="00284568">
      <w:pPr>
        <w:pStyle w:val="footnote"/>
      </w:pPr>
      <w:r>
        <w:rPr>
          <w:rStyle w:val="FootnoteReference"/>
        </w:rPr>
        <w:footnoteRef/>
      </w:r>
      <w:r>
        <w:t xml:space="preserve"> [JS] or “give thanks to You,” or “thankfully confess You with praise”</w:t>
      </w:r>
    </w:p>
  </w:footnote>
  <w:footnote w:id="277">
    <w:p w14:paraId="51837483" w14:textId="77777777" w:rsidR="00ED1D04" w:rsidRPr="004A3E27" w:rsidRDefault="00ED1D04" w:rsidP="00BD5BBE">
      <w:pPr>
        <w:pStyle w:val="footnote"/>
      </w:pPr>
      <w:r w:rsidRPr="004A3E27">
        <w:rPr>
          <w:rStyle w:val="FootnoteReference"/>
        </w:rPr>
        <w:footnoteRef/>
      </w:r>
      <w:r w:rsidRPr="004A3E27">
        <w:t xml:space="preserve"> We rejoice in praising God because God is our joy and to praise Him is itself a joy.</w:t>
      </w:r>
    </w:p>
  </w:footnote>
  <w:footnote w:id="278">
    <w:p w14:paraId="3B19B72F" w14:textId="77777777" w:rsidR="00ED1D04" w:rsidRPr="004A3E27" w:rsidRDefault="00ED1D04" w:rsidP="00BD5BBE">
      <w:pPr>
        <w:pStyle w:val="footnote"/>
      </w:pPr>
      <w:r w:rsidRPr="004A3E27">
        <w:rPr>
          <w:rStyle w:val="FootnoteReference"/>
        </w:rPr>
        <w:footnoteRef/>
      </w:r>
      <w:r w:rsidRPr="004A3E27">
        <w:t xml:space="preserve"> Lk. 10:18; 2 Thess. 1:6.</w:t>
      </w:r>
    </w:p>
  </w:footnote>
  <w:footnote w:id="279">
    <w:p w14:paraId="649547A2" w14:textId="77777777" w:rsidR="00ED1D04" w:rsidRPr="004A3E27" w:rsidRDefault="00ED1D04"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0">
    <w:p w14:paraId="4184D201" w14:textId="3A3901AE" w:rsidR="00ED1D04" w:rsidRDefault="00ED1D04" w:rsidP="00125EB7">
      <w:pPr>
        <w:pStyle w:val="footnote"/>
      </w:pPr>
      <w:r>
        <w:rPr>
          <w:rStyle w:val="FootnoteReference"/>
        </w:rPr>
        <w:footnoteRef/>
      </w:r>
      <w:r>
        <w:t xml:space="preserve"> [JS] “it” refers to the iniquity and strife.</w:t>
      </w:r>
    </w:p>
  </w:footnote>
  <w:footnote w:id="281">
    <w:p w14:paraId="4DEA0F95" w14:textId="27D8C248" w:rsidR="00ED1D04" w:rsidRPr="004A3E27" w:rsidRDefault="00ED1D04" w:rsidP="00BD5BBE">
      <w:pPr>
        <w:pStyle w:val="footnote"/>
      </w:pPr>
      <w:r w:rsidRPr="004A3E27">
        <w:rPr>
          <w:rStyle w:val="FootnoteReference"/>
        </w:rPr>
        <w:footnoteRef/>
      </w:r>
      <w:r w:rsidRPr="004A3E27">
        <w:t xml:space="preserve"> </w:t>
      </w:r>
      <w:r>
        <w:t>cf</w:t>
      </w:r>
      <w:r w:rsidRPr="004A3E27">
        <w:t>. 1 Peter 5:7.</w:t>
      </w:r>
    </w:p>
  </w:footnote>
  <w:footnote w:id="282">
    <w:p w14:paraId="27649907" w14:textId="3BE538AE" w:rsidR="00ED1D04" w:rsidRPr="004A3E27" w:rsidRDefault="00ED1D04" w:rsidP="00BD5BBE">
      <w:pPr>
        <w:pStyle w:val="footnote"/>
      </w:pPr>
      <w:r w:rsidRPr="004A3E27">
        <w:rPr>
          <w:rStyle w:val="FootnoteReference"/>
        </w:rPr>
        <w:footnoteRef/>
      </w:r>
      <w:r w:rsidRPr="004A3E27">
        <w:t xml:space="preserve"> </w:t>
      </w:r>
      <w:r>
        <w:t>cf</w:t>
      </w:r>
      <w:r w:rsidRPr="004A3E27">
        <w:t>. Ephes 6:12; 1 Tim 4:1; Rev. 16:14.</w:t>
      </w:r>
    </w:p>
  </w:footnote>
  <w:footnote w:id="283">
    <w:p w14:paraId="2999B88D" w14:textId="4A88AAD6" w:rsidR="00ED1D04" w:rsidRDefault="00ED1D04" w:rsidP="00A8553A">
      <w:pPr>
        <w:pStyle w:val="footnote"/>
      </w:pPr>
      <w:r>
        <w:rPr>
          <w:rStyle w:val="FootnoteReference"/>
        </w:rPr>
        <w:footnoteRef/>
      </w:r>
      <w:r>
        <w:t xml:space="preserve"> [JS] NETS omits “not”</w:t>
      </w:r>
    </w:p>
  </w:footnote>
  <w:footnote w:id="284">
    <w:p w14:paraId="594F6979" w14:textId="77777777" w:rsidR="00ED1D04" w:rsidRPr="004A3E27" w:rsidRDefault="00ED1D04"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85">
    <w:p w14:paraId="568E2F2E" w14:textId="77777777" w:rsidR="00ED1D04" w:rsidRPr="004A3E27" w:rsidRDefault="00ED1D04"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86">
    <w:p w14:paraId="6DBE026F" w14:textId="65E17A50" w:rsidR="00ED1D04" w:rsidRDefault="00ED1D04" w:rsidP="003E4AFE">
      <w:pPr>
        <w:pStyle w:val="footnote"/>
      </w:pPr>
      <w:r>
        <w:rPr>
          <w:rStyle w:val="FootnoteReference"/>
        </w:rPr>
        <w:footnoteRef/>
      </w:r>
      <w:r>
        <w:t xml:space="preserve"> [JS] or “I will sing and praise,” or “I will sing and make music”</w:t>
      </w:r>
    </w:p>
  </w:footnote>
  <w:footnote w:id="287">
    <w:p w14:paraId="5EA08A63" w14:textId="7ED730C0" w:rsidR="00ED1D04" w:rsidRDefault="00ED1D04" w:rsidP="003E4AFE">
      <w:pPr>
        <w:pStyle w:val="footnote"/>
      </w:pPr>
      <w:r>
        <w:rPr>
          <w:rStyle w:val="FootnoteReference"/>
        </w:rPr>
        <w:footnoteRef/>
      </w:r>
      <w:r>
        <w:t xml:space="preserve"> [JS] or “I will give thanks to You,” or “I will thankfully confess You with praise”</w:t>
      </w:r>
    </w:p>
  </w:footnote>
  <w:footnote w:id="288">
    <w:p w14:paraId="62A6540D" w14:textId="77777777" w:rsidR="00ED1D04" w:rsidRPr="004A3E27" w:rsidRDefault="00ED1D04" w:rsidP="00BD5BBE">
      <w:pPr>
        <w:pStyle w:val="footnote"/>
      </w:pPr>
      <w:r w:rsidRPr="004A3E27">
        <w:rPr>
          <w:rStyle w:val="FootnoteReference"/>
        </w:rPr>
        <w:footnoteRef/>
      </w:r>
      <w:r w:rsidRPr="004A3E27">
        <w:t xml:space="preserve"> Verses 8-12 are repeated almost verbatim in Ps. 107:2-6.</w:t>
      </w:r>
    </w:p>
  </w:footnote>
  <w:footnote w:id="289">
    <w:p w14:paraId="3A60B5BF" w14:textId="4103FFA5" w:rsidR="00ED1D04" w:rsidRDefault="00ED1D04" w:rsidP="0080248C">
      <w:pPr>
        <w:pStyle w:val="footnote"/>
      </w:pPr>
      <w:r>
        <w:rPr>
          <w:rStyle w:val="FootnoteReference"/>
        </w:rPr>
        <w:footnoteRef/>
      </w:r>
      <w:r>
        <w:t xml:space="preserve"> [JS] or “the lawless,” or “those that do wickedness”</w:t>
      </w:r>
    </w:p>
  </w:footnote>
  <w:footnote w:id="290">
    <w:p w14:paraId="21F36685" w14:textId="77777777" w:rsidR="00ED1D04" w:rsidRPr="004A3E27" w:rsidRDefault="00ED1D04" w:rsidP="00BD5BBE">
      <w:pPr>
        <w:pStyle w:val="footnote"/>
      </w:pPr>
      <w:r w:rsidRPr="004A3E27">
        <w:rPr>
          <w:rStyle w:val="FootnoteReference"/>
        </w:rPr>
        <w:footnoteRef/>
      </w:r>
      <w:r w:rsidRPr="004A3E27">
        <w:t xml:space="preserve"> Mercy: love (Luke 10:37).</w:t>
      </w:r>
    </w:p>
  </w:footnote>
  <w:footnote w:id="291">
    <w:p w14:paraId="6EFF888C" w14:textId="1261A193" w:rsidR="00ED1D04" w:rsidRPr="004A3E27" w:rsidRDefault="00ED1D04"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2">
    <w:p w14:paraId="42604FE7" w14:textId="77777777" w:rsidR="00ED1D04" w:rsidRPr="004A3E27" w:rsidRDefault="00ED1D04" w:rsidP="00BD5BBE">
      <w:pPr>
        <w:pStyle w:val="footnote"/>
      </w:pPr>
      <w:r w:rsidRPr="004A3E27">
        <w:rPr>
          <w:rStyle w:val="FootnoteReference"/>
        </w:rPr>
        <w:footnoteRef/>
      </w:r>
      <w:r w:rsidRPr="004A3E27">
        <w:t xml:space="preserve"> Washbowl: i.e. reduced to the most menial servitude.</w:t>
      </w:r>
    </w:p>
  </w:footnote>
  <w:footnote w:id="293">
    <w:p w14:paraId="03E619D4" w14:textId="1339E3A3" w:rsidR="00ED1D04" w:rsidRPr="004A3E27" w:rsidRDefault="00ED1D04"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4">
    <w:p w14:paraId="2D798361" w14:textId="77777777" w:rsidR="00ED1D04" w:rsidRPr="004A3E27" w:rsidRDefault="00ED1D04"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95">
    <w:p w14:paraId="29B1DDE8" w14:textId="45FA342F" w:rsidR="00ED1D04" w:rsidRPr="004A3E27" w:rsidRDefault="00ED1D04"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296">
    <w:p w14:paraId="279AD391" w14:textId="274C1C9A" w:rsidR="00ED1D04" w:rsidRPr="004A3E27" w:rsidRDefault="00ED1D04"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297">
    <w:p w14:paraId="7753865A" w14:textId="3B559F98" w:rsidR="00ED1D04" w:rsidRDefault="00ED1D04" w:rsidP="009C1AC4">
      <w:pPr>
        <w:pStyle w:val="footnote"/>
      </w:pPr>
      <w:r>
        <w:rPr>
          <w:rStyle w:val="FootnoteReference"/>
        </w:rPr>
        <w:footnoteRef/>
      </w:r>
      <w:r>
        <w:t xml:space="preserve"> [JS] OSB has, “they are altogether useless.” NETS has “they together derive from vanity.</w:t>
      </w:r>
    </w:p>
  </w:footnote>
  <w:footnote w:id="298">
    <w:p w14:paraId="20ED6838" w14:textId="77777777" w:rsidR="00ED1D04" w:rsidRPr="004A3E27" w:rsidRDefault="00ED1D04" w:rsidP="009C1AC4">
      <w:pPr>
        <w:pStyle w:val="footnote"/>
      </w:pPr>
      <w:r w:rsidRPr="004A3E27">
        <w:rPr>
          <w:rStyle w:val="FootnoteReference"/>
        </w:rPr>
        <w:footnoteRef/>
      </w:r>
      <w:r w:rsidRPr="004A3E27">
        <w:t xml:space="preserve"> Job. 33:14.</w:t>
      </w:r>
    </w:p>
  </w:footnote>
  <w:footnote w:id="299">
    <w:p w14:paraId="3F4DF601" w14:textId="362CF8F1" w:rsidR="00ED1D04" w:rsidRDefault="00ED1D04" w:rsidP="004F49CE">
      <w:pPr>
        <w:pStyle w:val="footnote"/>
      </w:pPr>
      <w:r>
        <w:rPr>
          <w:rStyle w:val="FootnoteReference"/>
        </w:rPr>
        <w:footnoteRef/>
      </w:r>
      <w:r>
        <w:t xml:space="preserve"> [JS] literally, “holy place”</w:t>
      </w:r>
    </w:p>
  </w:footnote>
  <w:footnote w:id="300">
    <w:p w14:paraId="686CF1C0" w14:textId="1BBF228C" w:rsidR="00ED1D04" w:rsidRPr="004A3E27" w:rsidRDefault="00ED1D04"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1">
    <w:p w14:paraId="36833249" w14:textId="34120CF1" w:rsidR="00ED1D04" w:rsidRPr="004A3E27" w:rsidRDefault="00ED1D04"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2">
    <w:p w14:paraId="622CE4B2" w14:textId="77777777" w:rsidR="00ED1D04" w:rsidRPr="004A3E27" w:rsidRDefault="00ED1D04" w:rsidP="00BD5BBE">
      <w:pPr>
        <w:pStyle w:val="footnote"/>
      </w:pPr>
      <w:r w:rsidRPr="004A3E27">
        <w:rPr>
          <w:rStyle w:val="FootnoteReference"/>
        </w:rPr>
        <w:footnoteRef/>
      </w:r>
      <w:r w:rsidRPr="004A3E27">
        <w:t xml:space="preserve"> So the Slavonic (Greek often omits ‘stillest’).</w:t>
      </w:r>
    </w:p>
  </w:footnote>
  <w:footnote w:id="303">
    <w:p w14:paraId="0BA13A66" w14:textId="54830EC5" w:rsidR="00ED1D04" w:rsidRDefault="00ED1D04" w:rsidP="005438BF">
      <w:pPr>
        <w:pStyle w:val="footnote"/>
      </w:pPr>
      <w:r>
        <w:rPr>
          <w:rStyle w:val="FootnoteReference"/>
        </w:rPr>
        <w:footnoteRef/>
      </w:r>
      <w:r>
        <w:t xml:space="preserve"> [JS] lit, “filled with fatness.”</w:t>
      </w:r>
    </w:p>
  </w:footnote>
  <w:footnote w:id="304">
    <w:p w14:paraId="6F4E7A1F" w14:textId="704DC134" w:rsidR="00ED1D04" w:rsidRPr="004A3E27" w:rsidRDefault="00ED1D04"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05">
    <w:p w14:paraId="30AFE1F6" w14:textId="77777777" w:rsidR="00ED1D04" w:rsidRPr="004A3E27" w:rsidRDefault="00ED1D04"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06">
    <w:p w14:paraId="667C6704" w14:textId="77777777" w:rsidR="00ED1D04" w:rsidRPr="004A3E27" w:rsidRDefault="00ED1D04"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07">
    <w:p w14:paraId="4D88FDB0" w14:textId="77777777" w:rsidR="00ED1D04" w:rsidRPr="004A3E27" w:rsidRDefault="00ED1D04" w:rsidP="00BD5BBE">
      <w:pPr>
        <w:pStyle w:val="footnote"/>
      </w:pPr>
      <w:r w:rsidRPr="004A3E27">
        <w:rPr>
          <w:rStyle w:val="FootnoteReference"/>
        </w:rPr>
        <w:footnoteRef/>
      </w:r>
      <w:r w:rsidRPr="004A3E27">
        <w:t xml:space="preserve"> See footnote 62. &lt;2 previously&gt;</w:t>
      </w:r>
    </w:p>
  </w:footnote>
  <w:footnote w:id="308">
    <w:p w14:paraId="520E1D4D" w14:textId="70DD6036" w:rsidR="00ED1D04" w:rsidRDefault="00ED1D04" w:rsidP="000E01D1">
      <w:pPr>
        <w:pStyle w:val="footnote"/>
      </w:pPr>
      <w:r>
        <w:rPr>
          <w:rStyle w:val="FootnoteReference"/>
        </w:rPr>
        <w:footnoteRef/>
      </w:r>
      <w:r>
        <w:t xml:space="preserve"> [JS], “do obeisance”, i.e. prostrate, not just an attitude, but an act</w:t>
      </w:r>
    </w:p>
  </w:footnote>
  <w:footnote w:id="309">
    <w:p w14:paraId="1B791EBC" w14:textId="77777777" w:rsidR="00ED1D04" w:rsidRPr="004A3E27" w:rsidRDefault="00ED1D04"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0">
    <w:p w14:paraId="109CC4F4" w14:textId="77777777" w:rsidR="00ED1D04" w:rsidRPr="004A3E27" w:rsidRDefault="00ED1D04" w:rsidP="00BD5BBE">
      <w:pPr>
        <w:pStyle w:val="footnote"/>
      </w:pPr>
      <w:r w:rsidRPr="004A3E27">
        <w:rPr>
          <w:rStyle w:val="FootnoteReference"/>
        </w:rPr>
        <w:footnoteRef/>
      </w:r>
      <w:r w:rsidRPr="004A3E27">
        <w:t xml:space="preserve"> ‘What God has planned for His lovers’ (1 Cor. 2:9).</w:t>
      </w:r>
    </w:p>
  </w:footnote>
  <w:footnote w:id="311">
    <w:p w14:paraId="096C8EE6" w14:textId="40879E1D" w:rsidR="00ED1D04" w:rsidRDefault="00ED1D04" w:rsidP="000E01D1">
      <w:pPr>
        <w:pStyle w:val="footnote"/>
      </w:pPr>
      <w:r>
        <w:rPr>
          <w:rStyle w:val="FootnoteReference"/>
        </w:rPr>
        <w:footnoteRef/>
      </w:r>
      <w:r>
        <w:t xml:space="preserve"> [JS] Fr. Lazarus has, “for”</w:t>
      </w:r>
    </w:p>
  </w:footnote>
  <w:footnote w:id="312">
    <w:p w14:paraId="693C7006" w14:textId="4BAA4AB8" w:rsidR="00ED1D04" w:rsidRPr="004A3E27" w:rsidRDefault="00ED1D04"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3">
    <w:p w14:paraId="4EA27689" w14:textId="41C52921" w:rsidR="00ED1D04" w:rsidRPr="004A3E27" w:rsidRDefault="00ED1D04"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4">
    <w:p w14:paraId="49AA563D" w14:textId="77777777" w:rsidR="00ED1D04" w:rsidRPr="004A3E27" w:rsidRDefault="00ED1D04"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15">
    <w:p w14:paraId="26BB2E4A" w14:textId="256060DE" w:rsidR="00ED1D04" w:rsidRPr="004A3E27" w:rsidRDefault="00ED1D04"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16">
    <w:p w14:paraId="7DEE92CE" w14:textId="409EAD51" w:rsidR="00ED1D04" w:rsidRDefault="00ED1D04" w:rsidP="00F81502">
      <w:pPr>
        <w:pStyle w:val="footnote"/>
      </w:pPr>
      <w:r>
        <w:rPr>
          <w:rStyle w:val="FootnoteReference"/>
        </w:rPr>
        <w:footnoteRef/>
      </w:r>
      <w:r>
        <w:t xml:space="preserve"> [JS] or “give thanks to You” or “thankfully confess You with praise”</w:t>
      </w:r>
    </w:p>
  </w:footnote>
  <w:footnote w:id="317">
    <w:p w14:paraId="29F3A7DD" w14:textId="66A81F41" w:rsidR="00ED1D04" w:rsidRDefault="00ED1D04" w:rsidP="00F81502">
      <w:pPr>
        <w:pStyle w:val="footnote"/>
      </w:pPr>
      <w:r>
        <w:rPr>
          <w:rStyle w:val="FootnoteReference"/>
        </w:rPr>
        <w:footnoteRef/>
      </w:r>
      <w:r>
        <w:t xml:space="preserve"> [JS] or “praise You” or “give thanks to You” or “thankfully confess You with praise”</w:t>
      </w:r>
    </w:p>
  </w:footnote>
  <w:footnote w:id="318">
    <w:p w14:paraId="75EB9556" w14:textId="77777777" w:rsidR="00ED1D04" w:rsidRPr="004A3E27" w:rsidRDefault="00ED1D04"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19">
    <w:p w14:paraId="69CCF6E1" w14:textId="734C2AF2" w:rsidR="00ED1D04" w:rsidRPr="004A3E27" w:rsidRDefault="00ED1D04" w:rsidP="00BD5BBE">
      <w:pPr>
        <w:pStyle w:val="footnote"/>
      </w:pPr>
      <w:r w:rsidRPr="004A3E27">
        <w:rPr>
          <w:rStyle w:val="FootnoteReference"/>
        </w:rPr>
        <w:footnoteRef/>
      </w:r>
      <w:r w:rsidRPr="004A3E27">
        <w:t xml:space="preserve"> Numbers 10:35. </w:t>
      </w:r>
      <w:r>
        <w:t>Cf</w:t>
      </w:r>
      <w:r w:rsidRPr="004A3E27">
        <w:t>. Exodus 14.</w:t>
      </w:r>
    </w:p>
  </w:footnote>
  <w:footnote w:id="320">
    <w:p w14:paraId="772812A4" w14:textId="77777777" w:rsidR="00ED1D04" w:rsidRPr="004A3E27" w:rsidRDefault="00ED1D04"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1">
    <w:p w14:paraId="648336FE" w14:textId="679542B0" w:rsidR="00ED1D04" w:rsidRDefault="00ED1D04" w:rsidP="00A66BCD">
      <w:pPr>
        <w:pStyle w:val="footnote"/>
      </w:pPr>
      <w:r>
        <w:rPr>
          <w:rStyle w:val="FootnoteReference"/>
        </w:rPr>
        <w:footnoteRef/>
      </w:r>
      <w:r>
        <w:t xml:space="preserve"> [JS] literally, “before the face of”</w:t>
      </w:r>
    </w:p>
  </w:footnote>
  <w:footnote w:id="322">
    <w:p w14:paraId="576015E9" w14:textId="77777777" w:rsidR="00ED1D04" w:rsidRPr="004A3E27" w:rsidRDefault="00ED1D04" w:rsidP="00BD5BBE">
      <w:pPr>
        <w:pStyle w:val="footnote"/>
      </w:pPr>
      <w:r w:rsidRPr="004A3E27">
        <w:rPr>
          <w:rStyle w:val="FootnoteReference"/>
        </w:rPr>
        <w:footnoteRef/>
      </w:r>
      <w:r w:rsidRPr="004A3E27">
        <w:t xml:space="preserve"> Luke 4:32.</w:t>
      </w:r>
    </w:p>
  </w:footnote>
  <w:footnote w:id="323">
    <w:p w14:paraId="528CA841" w14:textId="6B333BD0" w:rsidR="00ED1D04" w:rsidRDefault="00ED1D04" w:rsidP="003863C1">
      <w:pPr>
        <w:pStyle w:val="footnote"/>
      </w:pPr>
      <w:r>
        <w:rPr>
          <w:rStyle w:val="FootnoteReference"/>
        </w:rPr>
        <w:footnoteRef/>
      </w:r>
      <w:r>
        <w:t xml:space="preserve"> [JS] literally “hosts”</w:t>
      </w:r>
    </w:p>
  </w:footnote>
  <w:footnote w:id="324">
    <w:p w14:paraId="1C35810F" w14:textId="7EDB3A13" w:rsidR="00ED1D04" w:rsidRPr="004A3E27" w:rsidRDefault="00ED1D04"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25">
    <w:p w14:paraId="182BF5C1" w14:textId="77B0A7B7" w:rsidR="00ED1D04" w:rsidRDefault="00ED1D04" w:rsidP="0080282E">
      <w:pPr>
        <w:pStyle w:val="footnote"/>
      </w:pPr>
      <w:r>
        <w:rPr>
          <w:rStyle w:val="FootnoteReference"/>
        </w:rPr>
        <w:footnoteRef/>
      </w:r>
      <w:r>
        <w:t xml:space="preserve"> [JS] literally, “ten-thousand fold”</w:t>
      </w:r>
    </w:p>
  </w:footnote>
  <w:footnote w:id="326">
    <w:p w14:paraId="4BA4E820" w14:textId="74DEA970" w:rsidR="00ED1D04" w:rsidRPr="004A3E27" w:rsidRDefault="00ED1D04" w:rsidP="00BD5BBE">
      <w:pPr>
        <w:pStyle w:val="footnote"/>
      </w:pPr>
      <w:r w:rsidRPr="004A3E27">
        <w:rPr>
          <w:rStyle w:val="FootnoteReference"/>
        </w:rPr>
        <w:footnoteRef/>
      </w:r>
      <w:r w:rsidRPr="004A3E27">
        <w:t xml:space="preserve"> </w:t>
      </w:r>
      <w:r>
        <w:t>Cf</w:t>
      </w:r>
      <w:r w:rsidRPr="004A3E27">
        <w:t>. Ephes. 4:8.</w:t>
      </w:r>
    </w:p>
  </w:footnote>
  <w:footnote w:id="327">
    <w:p w14:paraId="6F7FE73D" w14:textId="3ED6EBEB" w:rsidR="00ED1D04" w:rsidRDefault="00ED1D04" w:rsidP="00AC3180">
      <w:pPr>
        <w:pStyle w:val="footnote"/>
      </w:pPr>
      <w:r>
        <w:rPr>
          <w:rStyle w:val="FootnoteReference"/>
        </w:rPr>
        <w:footnoteRef/>
      </w:r>
      <w:r>
        <w:t xml:space="preserve"> [JS] “assemblies” or “congregations”</w:t>
      </w:r>
    </w:p>
  </w:footnote>
  <w:footnote w:id="328">
    <w:p w14:paraId="1069FF00" w14:textId="77777777" w:rsidR="00ED1D04" w:rsidRPr="004A3E27" w:rsidRDefault="00ED1D04"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29">
    <w:p w14:paraId="4D6861A4" w14:textId="77777777" w:rsidR="00ED1D04" w:rsidRPr="004A3E27" w:rsidRDefault="00ED1D04"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0">
    <w:p w14:paraId="3876A4B9" w14:textId="77777777" w:rsidR="00ED1D04" w:rsidRPr="004A3E27" w:rsidRDefault="00ED1D04"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1">
    <w:p w14:paraId="3A9A265F" w14:textId="622FDAFA" w:rsidR="00ED1D04" w:rsidRPr="004A3E27" w:rsidRDefault="00ED1D04"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2">
    <w:p w14:paraId="46BEEA32" w14:textId="77777777" w:rsidR="00ED1D04" w:rsidRPr="004A3E27" w:rsidRDefault="00ED1D04" w:rsidP="00BD5BBE">
      <w:pPr>
        <w:pStyle w:val="footnote"/>
      </w:pPr>
      <w:r w:rsidRPr="004A3E27">
        <w:rPr>
          <w:rStyle w:val="FootnoteReference"/>
        </w:rPr>
        <w:footnoteRef/>
      </w:r>
      <w:r w:rsidRPr="004A3E27">
        <w:t xml:space="preserve"> Mk. 15:29; Jn. 2:17; Rom. 15:3.</w:t>
      </w:r>
    </w:p>
  </w:footnote>
  <w:footnote w:id="333">
    <w:p w14:paraId="252B5848" w14:textId="77777777" w:rsidR="00ED1D04" w:rsidRPr="004A3E27" w:rsidRDefault="00ED1D04" w:rsidP="00BD5BBE">
      <w:pPr>
        <w:pStyle w:val="footnote"/>
      </w:pPr>
      <w:r w:rsidRPr="004A3E27">
        <w:rPr>
          <w:rStyle w:val="FootnoteReference"/>
        </w:rPr>
        <w:footnoteRef/>
      </w:r>
      <w:r w:rsidRPr="004A3E27">
        <w:t xml:space="preserve"> The elders and chief priests.</w:t>
      </w:r>
    </w:p>
  </w:footnote>
  <w:footnote w:id="334">
    <w:p w14:paraId="0AE68D03" w14:textId="77777777" w:rsidR="00ED1D04" w:rsidRPr="004A3E27" w:rsidRDefault="00ED1D04"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35">
    <w:p w14:paraId="49BC712C" w14:textId="77777777" w:rsidR="00ED1D04" w:rsidRPr="004A3E27" w:rsidRDefault="00ED1D04" w:rsidP="00BD5BBE">
      <w:pPr>
        <w:pStyle w:val="footnote"/>
      </w:pPr>
      <w:r w:rsidRPr="004A3E27">
        <w:rPr>
          <w:rStyle w:val="FootnoteReference"/>
        </w:rPr>
        <w:footnoteRef/>
      </w:r>
      <w:r w:rsidRPr="004A3E27">
        <w:t xml:space="preserve"> Mt. 16:21; Mk. 8:31.</w:t>
      </w:r>
    </w:p>
  </w:footnote>
  <w:footnote w:id="336">
    <w:p w14:paraId="5D4E90F4" w14:textId="77777777" w:rsidR="00ED1D04" w:rsidRPr="004A3E27" w:rsidRDefault="00ED1D04" w:rsidP="00BD5BBE">
      <w:pPr>
        <w:pStyle w:val="footnote"/>
      </w:pPr>
      <w:r w:rsidRPr="004A3E27">
        <w:rPr>
          <w:rStyle w:val="FootnoteReference"/>
        </w:rPr>
        <w:footnoteRef/>
      </w:r>
      <w:r w:rsidRPr="004A3E27">
        <w:t xml:space="preserve"> Mt. 27:34.</w:t>
      </w:r>
    </w:p>
  </w:footnote>
  <w:footnote w:id="337">
    <w:p w14:paraId="2A1BD707" w14:textId="2E0A380E" w:rsidR="00ED1D04" w:rsidRPr="004A3E27" w:rsidRDefault="00ED1D04" w:rsidP="00BD5BBE">
      <w:pPr>
        <w:pStyle w:val="footnote"/>
      </w:pPr>
      <w:r w:rsidRPr="004A3E27">
        <w:rPr>
          <w:rStyle w:val="FootnoteReference"/>
        </w:rPr>
        <w:footnoteRef/>
      </w:r>
      <w:r w:rsidRPr="004A3E27">
        <w:t xml:space="preserve"> </w:t>
      </w:r>
      <w:r>
        <w:t>Cf</w:t>
      </w:r>
      <w:r w:rsidRPr="004A3E27">
        <w:t>. Rom. 11:9,10.</w:t>
      </w:r>
    </w:p>
  </w:footnote>
  <w:footnote w:id="338">
    <w:p w14:paraId="09150116" w14:textId="70A37D6F" w:rsidR="00ED1D04" w:rsidRPr="004A3E27" w:rsidRDefault="00ED1D04"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39">
    <w:p w14:paraId="05D75ECB" w14:textId="77777777" w:rsidR="00ED1D04" w:rsidRPr="004A3E27" w:rsidRDefault="00ED1D04" w:rsidP="00BD5BBE">
      <w:pPr>
        <w:pStyle w:val="footnote"/>
      </w:pPr>
      <w:r w:rsidRPr="004A3E27">
        <w:rPr>
          <w:rStyle w:val="FootnoteReference"/>
        </w:rPr>
        <w:footnoteRef/>
      </w:r>
      <w:r w:rsidRPr="004A3E27">
        <w:t xml:space="preserve"> Ps. 69:3-7 differs only slightly from Ps. 39:15-18.</w:t>
      </w:r>
    </w:p>
  </w:footnote>
  <w:footnote w:id="340">
    <w:p w14:paraId="3C5E1D6F" w14:textId="58735F32" w:rsidR="00ED1D04" w:rsidRDefault="00ED1D04" w:rsidP="004F3DCD">
      <w:pPr>
        <w:pStyle w:val="footnote"/>
      </w:pPr>
      <w:r>
        <w:rPr>
          <w:rStyle w:val="FootnoteReference"/>
        </w:rPr>
        <w:footnoteRef/>
      </w:r>
      <w:r>
        <w:t xml:space="preserve"> [JS] “Good! Good!”, or “Aha! Aha!”, or “Well done! Well done!” what one says when they think they have beaten their opponent.</w:t>
      </w:r>
    </w:p>
  </w:footnote>
  <w:footnote w:id="341">
    <w:p w14:paraId="325C5542" w14:textId="77777777" w:rsidR="00ED1D04" w:rsidRPr="004A3E27" w:rsidRDefault="00ED1D04" w:rsidP="00BD5BBE">
      <w:pPr>
        <w:pStyle w:val="footnote"/>
      </w:pPr>
      <w:r w:rsidRPr="004A3E27">
        <w:rPr>
          <w:rStyle w:val="FootnoteReference"/>
        </w:rPr>
        <w:footnoteRef/>
      </w:r>
      <w:r w:rsidRPr="004A3E27">
        <w:t xml:space="preserve"> The first three lines of Psalms 70 and 30 are identical. See footnote there.</w:t>
      </w:r>
    </w:p>
  </w:footnote>
  <w:footnote w:id="342">
    <w:p w14:paraId="1B3F91B5" w14:textId="58F71B16" w:rsidR="00ED1D04" w:rsidRPr="004A3E27" w:rsidRDefault="00ED1D0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3">
    <w:p w14:paraId="1479583A" w14:textId="0156B220" w:rsidR="00ED1D04" w:rsidRDefault="00ED1D04" w:rsidP="00C614C7">
      <w:pPr>
        <w:pStyle w:val="footnote"/>
      </w:pPr>
      <w:r>
        <w:rPr>
          <w:rStyle w:val="FootnoteReference"/>
        </w:rPr>
        <w:footnoteRef/>
      </w:r>
      <w:r>
        <w:t xml:space="preserve"> [JS] literally, “arm”.</w:t>
      </w:r>
    </w:p>
  </w:footnote>
  <w:footnote w:id="344">
    <w:p w14:paraId="523E76EA" w14:textId="77777777" w:rsidR="00ED1D04" w:rsidRPr="004A3E27" w:rsidRDefault="00ED1D04" w:rsidP="00C614C7">
      <w:pPr>
        <w:pStyle w:val="footnote"/>
      </w:pPr>
      <w:r w:rsidRPr="004A3E27">
        <w:rPr>
          <w:rStyle w:val="FootnoteReference"/>
        </w:rPr>
        <w:footnoteRef/>
      </w:r>
      <w:r w:rsidRPr="004A3E27">
        <w:t xml:space="preserve"> Ephes. 3:10; 4:8.</w:t>
      </w:r>
    </w:p>
  </w:footnote>
  <w:footnote w:id="345">
    <w:p w14:paraId="65732174" w14:textId="7AFAEA7C" w:rsidR="00ED1D04" w:rsidRDefault="00ED1D04" w:rsidP="00E269C1">
      <w:pPr>
        <w:pStyle w:val="footnote"/>
      </w:pPr>
      <w:r>
        <w:rPr>
          <w:rStyle w:val="FootnoteReference"/>
        </w:rPr>
        <w:footnoteRef/>
      </w:r>
      <w:r>
        <w:t xml:space="preserve"> [JS] or “praise Your” or “acknowledge You”, or “thankfully confess with praise [for Your]”</w:t>
      </w:r>
    </w:p>
  </w:footnote>
  <w:footnote w:id="346">
    <w:p w14:paraId="63D5291B" w14:textId="120CBC18" w:rsidR="00ED1D04" w:rsidRPr="004A3E27" w:rsidRDefault="00ED1D04"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47">
    <w:p w14:paraId="0396CA5A" w14:textId="2DEA52B7" w:rsidR="00ED1D04" w:rsidRPr="004A3E27" w:rsidRDefault="00ED1D04"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48">
    <w:p w14:paraId="145DE01A" w14:textId="6D6C89A5" w:rsidR="00ED1D04" w:rsidRDefault="00ED1D04" w:rsidP="00733705">
      <w:pPr>
        <w:pStyle w:val="footnote"/>
      </w:pPr>
      <w:r>
        <w:rPr>
          <w:rStyle w:val="FootnoteReference"/>
        </w:rPr>
        <w:footnoteRef/>
      </w:r>
      <w:r>
        <w:t xml:space="preserve"> [JS] literally “He will judge the poor of the people.”</w:t>
      </w:r>
    </w:p>
  </w:footnote>
  <w:footnote w:id="349">
    <w:p w14:paraId="4ADD947E" w14:textId="3381547D" w:rsidR="00ED1D04" w:rsidRPr="004A3E27" w:rsidRDefault="00ED1D04"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0">
    <w:p w14:paraId="31968FA6" w14:textId="77777777" w:rsidR="00ED1D04" w:rsidRPr="004A3E27" w:rsidRDefault="00ED1D04" w:rsidP="00BD5BBE">
      <w:pPr>
        <w:pStyle w:val="footnote"/>
      </w:pPr>
      <w:r w:rsidRPr="004A3E27">
        <w:rPr>
          <w:rStyle w:val="FootnoteReference"/>
        </w:rPr>
        <w:footnoteRef/>
      </w:r>
      <w:r w:rsidRPr="004A3E27">
        <w:t xml:space="preserve"> Rivers: Tigris and Euphrates.</w:t>
      </w:r>
    </w:p>
  </w:footnote>
  <w:footnote w:id="351">
    <w:p w14:paraId="7811A007" w14:textId="64EFDFFD" w:rsidR="00ED1D04" w:rsidRPr="004A3E27" w:rsidRDefault="00ED1D04" w:rsidP="00BD5BBE">
      <w:pPr>
        <w:pStyle w:val="footnote"/>
      </w:pPr>
      <w:r w:rsidRPr="004A3E27">
        <w:rPr>
          <w:rStyle w:val="FootnoteReference"/>
        </w:rPr>
        <w:footnoteRef/>
      </w:r>
      <w:r w:rsidRPr="004A3E27">
        <w:t xml:space="preserve"> </w:t>
      </w:r>
      <w:r>
        <w:t>Cf</w:t>
      </w:r>
      <w:r w:rsidRPr="004A3E27">
        <w:t>. Ps. 47:8.</w:t>
      </w:r>
    </w:p>
  </w:footnote>
  <w:footnote w:id="352">
    <w:p w14:paraId="34781B0F" w14:textId="1A0B612C" w:rsidR="00ED1D04" w:rsidRDefault="00ED1D04" w:rsidP="00E269C1">
      <w:pPr>
        <w:pStyle w:val="footnote"/>
      </w:pPr>
      <w:r>
        <w:rPr>
          <w:rStyle w:val="FootnoteReference"/>
        </w:rPr>
        <w:footnoteRef/>
      </w:r>
      <w:r>
        <w:t xml:space="preserve"> [JS] literally “do obeisance to”, i.e. the physical act of prostrating or bowing down.</w:t>
      </w:r>
    </w:p>
  </w:footnote>
  <w:footnote w:id="353">
    <w:p w14:paraId="57352CBF" w14:textId="0D12012F" w:rsidR="00ED1D04" w:rsidRPr="004A3E27" w:rsidRDefault="00ED1D04" w:rsidP="00BD5BBE">
      <w:pPr>
        <w:pStyle w:val="footnote"/>
      </w:pPr>
      <w:r w:rsidRPr="004A3E27">
        <w:rPr>
          <w:rStyle w:val="FootnoteReference"/>
        </w:rPr>
        <w:footnoteRef/>
      </w:r>
      <w:r w:rsidRPr="004A3E27">
        <w:t xml:space="preserve"> </w:t>
      </w:r>
      <w:r>
        <w:t>Cf</w:t>
      </w:r>
      <w:r w:rsidRPr="004A3E27">
        <w:t>. Rev. 1:18; Heb. 7:25; Num. 14:28.</w:t>
      </w:r>
    </w:p>
  </w:footnote>
  <w:footnote w:id="354">
    <w:p w14:paraId="2E026D23" w14:textId="77777777" w:rsidR="00ED1D04" w:rsidRPr="004A3E27" w:rsidRDefault="00ED1D04"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55">
    <w:p w14:paraId="550199CE" w14:textId="322C0FE5" w:rsidR="00ED1D04" w:rsidRDefault="00ED1D04" w:rsidP="005B5466">
      <w:pPr>
        <w:pStyle w:val="footnote"/>
      </w:pPr>
      <w:r>
        <w:rPr>
          <w:rStyle w:val="FootnoteReference"/>
        </w:rPr>
        <w:footnoteRef/>
      </w:r>
      <w:r>
        <w:t xml:space="preserve"> [JS] or, “So be it! So be it!”</w:t>
      </w:r>
    </w:p>
  </w:footnote>
  <w:footnote w:id="356">
    <w:p w14:paraId="2E2191B6" w14:textId="77777777" w:rsidR="00ED1D04" w:rsidRPr="004A3E27" w:rsidRDefault="00ED1D04"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57">
    <w:p w14:paraId="58DFBD38" w14:textId="77777777" w:rsidR="00ED1D04" w:rsidRPr="004A3E27" w:rsidRDefault="00ED1D04"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ED1D04" w:rsidRPr="004A3E27" w:rsidRDefault="00ED1D04" w:rsidP="00BD5BBE">
      <w:pPr>
        <w:pStyle w:val="footnote"/>
      </w:pPr>
      <w:r w:rsidRPr="004A3E27">
        <w:tab/>
        <w:t>For them there are no pains;</w:t>
      </w:r>
    </w:p>
    <w:p w14:paraId="15E57D33" w14:textId="77777777" w:rsidR="00ED1D04" w:rsidRPr="004A3E27" w:rsidRDefault="00ED1D04" w:rsidP="00BD5BBE">
      <w:pPr>
        <w:pStyle w:val="footnote"/>
      </w:pPr>
      <w:r w:rsidRPr="004A3E27">
        <w:tab/>
        <w:t>fit and strong are their bodies.</w:t>
      </w:r>
    </w:p>
  </w:footnote>
  <w:footnote w:id="358">
    <w:p w14:paraId="2000D9CE" w14:textId="77777777" w:rsidR="00ED1D04" w:rsidRPr="004A3E27" w:rsidRDefault="00ED1D04" w:rsidP="00BD5BBE">
      <w:pPr>
        <w:pStyle w:val="footnote"/>
      </w:pPr>
      <w:r w:rsidRPr="004A3E27">
        <w:rPr>
          <w:rStyle w:val="FootnoteReference"/>
        </w:rPr>
        <w:footnoteRef/>
      </w:r>
      <w:r w:rsidRPr="004A3E27">
        <w:t xml:space="preserve"> The apparent success and prosperity of the godless is transitory and short-lived.</w:t>
      </w:r>
    </w:p>
  </w:footnote>
  <w:footnote w:id="359">
    <w:p w14:paraId="5BB08A3A" w14:textId="77777777" w:rsidR="00ED1D04" w:rsidRPr="004A3E27" w:rsidRDefault="00ED1D04"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0">
    <w:p w14:paraId="1EB3BD79" w14:textId="77777777" w:rsidR="00ED1D04" w:rsidRPr="004A3E27" w:rsidRDefault="00ED1D04"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1">
    <w:p w14:paraId="70787BBC" w14:textId="7DA1EC54" w:rsidR="00ED1D04" w:rsidRPr="004A3E27" w:rsidRDefault="00ED1D04"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2">
    <w:p w14:paraId="592FBEA7" w14:textId="77777777" w:rsidR="00ED1D04" w:rsidRPr="004A3E27" w:rsidRDefault="00ED1D04"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3">
    <w:p w14:paraId="17B1E11D" w14:textId="77777777" w:rsidR="00ED1D04" w:rsidRPr="004A3E27" w:rsidRDefault="00ED1D04"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4">
    <w:p w14:paraId="1E15E436" w14:textId="77777777" w:rsidR="00ED1D04" w:rsidRPr="004A3E27" w:rsidRDefault="00ED1D04"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65">
    <w:p w14:paraId="52B2065B" w14:textId="28E7781C" w:rsidR="00ED1D04" w:rsidRDefault="00ED1D04" w:rsidP="004B0577">
      <w:pPr>
        <w:pStyle w:val="footnote"/>
      </w:pPr>
      <w:r>
        <w:rPr>
          <w:rStyle w:val="FootnoteReference"/>
        </w:rPr>
        <w:footnoteRef/>
      </w:r>
      <w:r>
        <w:t xml:space="preserve"> [JS] holy places, could refer to a place, or people, i.e. “among Your saints”.</w:t>
      </w:r>
    </w:p>
  </w:footnote>
  <w:footnote w:id="366">
    <w:p w14:paraId="3D3DC9BD" w14:textId="4BA8FE39" w:rsidR="00ED1D04" w:rsidRDefault="00ED1D04" w:rsidP="004B0577">
      <w:pPr>
        <w:pStyle w:val="footnote"/>
      </w:pPr>
      <w:r>
        <w:rPr>
          <w:rStyle w:val="FootnoteReference"/>
        </w:rPr>
        <w:footnoteRef/>
      </w:r>
      <w:r>
        <w:t xml:space="preserve"> [JS] or emblems.</w:t>
      </w:r>
    </w:p>
  </w:footnote>
  <w:footnote w:id="367">
    <w:p w14:paraId="48E0BAD1" w14:textId="77777777" w:rsidR="00ED1D04" w:rsidRPr="004A3E27" w:rsidRDefault="00ED1D04" w:rsidP="00BD5BBE">
      <w:pPr>
        <w:pStyle w:val="footnote"/>
      </w:pPr>
      <w:r w:rsidRPr="004A3E27">
        <w:rPr>
          <w:rStyle w:val="FootnoteReference"/>
        </w:rPr>
        <w:footnoteRef/>
      </w:r>
      <w:r w:rsidRPr="004A3E27">
        <w:t xml:space="preserve"> Signs and miracles of God’s presence, protection and deliverance.</w:t>
      </w:r>
    </w:p>
  </w:footnote>
  <w:footnote w:id="368">
    <w:p w14:paraId="706BBD8A" w14:textId="77777777" w:rsidR="00ED1D04" w:rsidRPr="004A3E27" w:rsidRDefault="00ED1D04"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69">
    <w:p w14:paraId="70533A43" w14:textId="77777777" w:rsidR="00ED1D04" w:rsidRPr="004A3E27" w:rsidRDefault="00ED1D04"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0">
    <w:p w14:paraId="2451EBE5" w14:textId="284A8300" w:rsidR="00ED1D04" w:rsidRDefault="00ED1D04" w:rsidP="00E269C1">
      <w:pPr>
        <w:pStyle w:val="footnote"/>
      </w:pPr>
      <w:r>
        <w:rPr>
          <w:rStyle w:val="FootnoteReference"/>
        </w:rPr>
        <w:footnoteRef/>
      </w:r>
      <w:r>
        <w:t xml:space="preserve"> [JS] or “give thanks to You” or “thankfully confess you with praise”</w:t>
      </w:r>
    </w:p>
  </w:footnote>
  <w:footnote w:id="371">
    <w:p w14:paraId="13B7F9F8" w14:textId="32B2D2FD" w:rsidR="00ED1D04" w:rsidRDefault="00ED1D04" w:rsidP="00220BA1">
      <w:pPr>
        <w:pStyle w:val="footnote"/>
      </w:pPr>
      <w:r>
        <w:rPr>
          <w:rStyle w:val="FootnoteReference"/>
        </w:rPr>
        <w:footnoteRef/>
      </w:r>
      <w:r>
        <w:t xml:space="preserve"> [JS] literally “from egress nor from setting” (NETS). OSB has “from the sunrise nor the sunset.”</w:t>
      </w:r>
    </w:p>
  </w:footnote>
  <w:footnote w:id="372">
    <w:p w14:paraId="5A7D4EBB" w14:textId="6C2E1ACC" w:rsidR="00ED1D04" w:rsidRDefault="00ED1D04" w:rsidP="00220BA1">
      <w:pPr>
        <w:pStyle w:val="footnote"/>
      </w:pPr>
      <w:r>
        <w:rPr>
          <w:rStyle w:val="FootnoteReference"/>
        </w:rPr>
        <w:footnoteRef/>
      </w:r>
      <w:r>
        <w:t xml:space="preserve"> [JS] literally “horn”, here and below.</w:t>
      </w:r>
    </w:p>
  </w:footnote>
  <w:footnote w:id="373">
    <w:p w14:paraId="43EF022B" w14:textId="270DF778" w:rsidR="00ED1D04" w:rsidRPr="004A3E27" w:rsidRDefault="00ED1D0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4">
    <w:p w14:paraId="4332FFC4" w14:textId="6C5875B6" w:rsidR="00ED1D04" w:rsidRPr="004A3E27" w:rsidRDefault="00ED1D04" w:rsidP="00BD5BBE">
      <w:pPr>
        <w:pStyle w:val="footnote"/>
      </w:pPr>
      <w:r w:rsidRPr="004A3E27">
        <w:rPr>
          <w:rStyle w:val="FootnoteReference"/>
        </w:rPr>
        <w:footnoteRef/>
      </w:r>
      <w:r w:rsidRPr="004A3E27">
        <w:t xml:space="preserve"> </w:t>
      </w:r>
      <w:r>
        <w:t>Cf</w:t>
      </w:r>
      <w:r w:rsidRPr="004A3E27">
        <w:t>. Ps. 45:10; Is. 2:4; 11:9; 65:25; Hos. 2:18; Zac. 9:10.</w:t>
      </w:r>
    </w:p>
  </w:footnote>
  <w:footnote w:id="375">
    <w:p w14:paraId="168ADB5F" w14:textId="77777777" w:rsidR="00ED1D04" w:rsidRPr="004A3E27" w:rsidRDefault="00ED1D04" w:rsidP="00BD5BBE">
      <w:pPr>
        <w:pStyle w:val="footnote"/>
      </w:pPr>
      <w:r w:rsidRPr="004A3E27">
        <w:rPr>
          <w:rStyle w:val="FootnoteReference"/>
        </w:rPr>
        <w:footnoteRef/>
      </w:r>
      <w:r w:rsidRPr="004A3E27">
        <w:t xml:space="preserve"> Sinai and Zion, Moses and Christ, the Law and the Gospel enlighten the earth.</w:t>
      </w:r>
    </w:p>
  </w:footnote>
  <w:footnote w:id="376">
    <w:p w14:paraId="680E84D4" w14:textId="296262B0" w:rsidR="00ED1D04" w:rsidRPr="004A3E27" w:rsidRDefault="00ED1D04"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77">
    <w:p w14:paraId="100AB77F" w14:textId="77777777" w:rsidR="00ED1D04" w:rsidRPr="004A3E27" w:rsidRDefault="00ED1D04"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78">
    <w:p w14:paraId="19D36410" w14:textId="52AB6CF1" w:rsidR="00ED1D04" w:rsidRDefault="00ED1D04"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79">
    <w:p w14:paraId="2AEE0DC8" w14:textId="2C9926C9" w:rsidR="00ED1D04" w:rsidRDefault="00ED1D04" w:rsidP="0077116C">
      <w:pPr>
        <w:pStyle w:val="footnote"/>
      </w:pPr>
      <w:r>
        <w:rPr>
          <w:rStyle w:val="FootnoteReference"/>
        </w:rPr>
        <w:footnoteRef/>
      </w:r>
      <w:r>
        <w:t xml:space="preserve"> [JS] literally, “their voice”</w:t>
      </w:r>
    </w:p>
  </w:footnote>
  <w:footnote w:id="380">
    <w:p w14:paraId="691BE305" w14:textId="638D6FB9" w:rsidR="00ED1D04" w:rsidRDefault="00ED1D04" w:rsidP="0077116C">
      <w:pPr>
        <w:pStyle w:val="footnote"/>
      </w:pPr>
      <w:r>
        <w:rPr>
          <w:rStyle w:val="FootnoteReference"/>
        </w:rPr>
        <w:footnoteRef/>
      </w:r>
      <w:r>
        <w:t xml:space="preserve"> [JS] literally, “arrows”</w:t>
      </w:r>
    </w:p>
  </w:footnote>
  <w:footnote w:id="381">
    <w:p w14:paraId="02B0A65D" w14:textId="5AC6E269" w:rsidR="00ED1D04" w:rsidRDefault="00ED1D04" w:rsidP="0077116C">
      <w:pPr>
        <w:pStyle w:val="footnote"/>
      </w:pPr>
      <w:r>
        <w:rPr>
          <w:rStyle w:val="FootnoteReference"/>
        </w:rPr>
        <w:footnoteRef/>
      </w:r>
      <w:r>
        <w:t xml:space="preserve"> [JS] literally, “voice”</w:t>
      </w:r>
    </w:p>
  </w:footnote>
  <w:footnote w:id="382">
    <w:p w14:paraId="062E4DFE" w14:textId="77777777" w:rsidR="00ED1D04" w:rsidRDefault="00ED1D04"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ED1D04" w:rsidRDefault="00ED1D04" w:rsidP="00BD5BBE">
      <w:pPr>
        <w:pStyle w:val="footnote"/>
      </w:pPr>
      <w:r>
        <w:tab/>
        <w:t>‘I will speak My mind in parables,</w:t>
      </w:r>
    </w:p>
    <w:p w14:paraId="04636509" w14:textId="5081AB06" w:rsidR="00ED1D04" w:rsidRDefault="00ED1D04" w:rsidP="00BD5BBE">
      <w:pPr>
        <w:pStyle w:val="footnote"/>
      </w:pPr>
      <w:r>
        <w:tab/>
        <w:t>divulge secrets hidden since creation’ (cf. Rev. 3:14).</w:t>
      </w:r>
    </w:p>
  </w:footnote>
  <w:footnote w:id="383">
    <w:p w14:paraId="7427B3ED" w14:textId="77777777" w:rsidR="00ED1D04" w:rsidRDefault="00ED1D04"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4">
    <w:p w14:paraId="322E8B00" w14:textId="45C17DD9" w:rsidR="00ED1D04" w:rsidRDefault="00ED1D04" w:rsidP="00BD5BBE">
      <w:pPr>
        <w:pStyle w:val="footnote"/>
      </w:pPr>
      <w:r>
        <w:rPr>
          <w:rStyle w:val="FootnoteReference"/>
        </w:rPr>
        <w:footnoteRef/>
      </w:r>
      <w:r>
        <w:t xml:space="preserve"> Ephraim = Israel (cf. Hos. 7; Num. 14; 1 Sam. 4).</w:t>
      </w:r>
    </w:p>
  </w:footnote>
  <w:footnote w:id="385">
    <w:p w14:paraId="0E4A044E" w14:textId="4F6EBBCE" w:rsidR="00ED1D04" w:rsidRDefault="00ED1D04" w:rsidP="008A536F">
      <w:pPr>
        <w:pStyle w:val="footnote"/>
      </w:pPr>
      <w:r>
        <w:rPr>
          <w:rStyle w:val="FootnoteReference"/>
        </w:rPr>
        <w:footnoteRef/>
      </w:r>
      <w:r>
        <w:t xml:space="preserve"> [JS] literally, “a waterless land”</w:t>
      </w:r>
    </w:p>
  </w:footnote>
  <w:footnote w:id="386">
    <w:p w14:paraId="3E975B3D" w14:textId="77777777" w:rsidR="00ED1D04" w:rsidRDefault="00ED1D04" w:rsidP="00BD5BBE">
      <w:pPr>
        <w:pStyle w:val="footnote"/>
      </w:pPr>
      <w:r>
        <w:rPr>
          <w:rStyle w:val="FootnoteReference"/>
        </w:rPr>
        <w:footnoteRef/>
      </w:r>
      <w:r>
        <w:t xml:space="preserve"> He deferred giving them the promised food and the Promised Land.</w:t>
      </w:r>
    </w:p>
  </w:footnote>
  <w:footnote w:id="387">
    <w:p w14:paraId="0FFCC018" w14:textId="5FB43138" w:rsidR="00ED1D04" w:rsidRDefault="00ED1D04"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88">
    <w:p w14:paraId="7932D42F" w14:textId="0C4D29DA" w:rsidR="00ED1D04" w:rsidRDefault="00ED1D04" w:rsidP="00287CDE">
      <w:pPr>
        <w:pStyle w:val="footnote"/>
      </w:pPr>
      <w:r>
        <w:rPr>
          <w:rStyle w:val="FootnoteReference"/>
        </w:rPr>
        <w:footnoteRef/>
      </w:r>
      <w:r>
        <w:t xml:space="preserve"> [JS] Fr. Lazarus has “recovered from wine”</w:t>
      </w:r>
    </w:p>
  </w:footnote>
  <w:footnote w:id="389">
    <w:p w14:paraId="4F93FDA3" w14:textId="3D07B295" w:rsidR="00ED1D04" w:rsidRDefault="00ED1D04"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0">
    <w:p w14:paraId="7B76452E" w14:textId="635C6B00" w:rsidR="00ED1D04" w:rsidRDefault="00ED1D04" w:rsidP="00BD5BBE">
      <w:pPr>
        <w:pStyle w:val="footnote"/>
      </w:pPr>
      <w:r>
        <w:rPr>
          <w:rStyle w:val="FootnoteReference"/>
        </w:rPr>
        <w:footnoteRef/>
      </w:r>
      <w:r>
        <w:t xml:space="preserve"> sanctuary: </w:t>
      </w:r>
      <w:r w:rsidRPr="00636EF6">
        <w:rPr>
          <w:i/>
        </w:rPr>
        <w:t>lit</w:t>
      </w:r>
      <w:r>
        <w:t>. place. Cf. Psalm 131:5 and footnote there.</w:t>
      </w:r>
    </w:p>
  </w:footnote>
  <w:footnote w:id="391">
    <w:p w14:paraId="0348F64B" w14:textId="77777777" w:rsidR="00ED1D04" w:rsidRDefault="00ED1D04" w:rsidP="00BD5BBE">
      <w:pPr>
        <w:pStyle w:val="footnote"/>
      </w:pPr>
      <w:r>
        <w:rPr>
          <w:rStyle w:val="FootnoteReference"/>
        </w:rPr>
        <w:footnoteRef/>
      </w:r>
      <w:r>
        <w:t xml:space="preserve"> John 15.</w:t>
      </w:r>
    </w:p>
  </w:footnote>
  <w:footnote w:id="392">
    <w:p w14:paraId="211D4309" w14:textId="77777777" w:rsidR="00ED1D04" w:rsidRDefault="00ED1D04" w:rsidP="00BD5BBE">
      <w:pPr>
        <w:pStyle w:val="footnote"/>
      </w:pPr>
      <w:r>
        <w:rPr>
          <w:rStyle w:val="FootnoteReference"/>
        </w:rPr>
        <w:footnoteRef/>
      </w:r>
      <w:r>
        <w:t xml:space="preserve"> Joseph = Israel (Gen. 40:23; 48:15; Amos 6:6).</w:t>
      </w:r>
    </w:p>
  </w:footnote>
  <w:footnote w:id="393">
    <w:p w14:paraId="7AA1750E" w14:textId="77777777" w:rsidR="00ED1D04" w:rsidRDefault="00ED1D04" w:rsidP="00BD5BBE">
      <w:pPr>
        <w:pStyle w:val="footnote"/>
      </w:pPr>
      <w:r>
        <w:rPr>
          <w:rStyle w:val="FootnoteReference"/>
        </w:rPr>
        <w:footnoteRef/>
      </w:r>
      <w:r>
        <w:t xml:space="preserve"> 2 Sam. 6:2 (LXX).</w:t>
      </w:r>
    </w:p>
  </w:footnote>
  <w:footnote w:id="394">
    <w:p w14:paraId="4A2B3530" w14:textId="5B5CF4B9" w:rsidR="00ED1D04" w:rsidRDefault="00ED1D04" w:rsidP="006B0A9B">
      <w:pPr>
        <w:pStyle w:val="footnote"/>
      </w:pPr>
      <w:r>
        <w:rPr>
          <w:rStyle w:val="FootnoteReference"/>
        </w:rPr>
        <w:footnoteRef/>
      </w:r>
      <w:r>
        <w:t xml:space="preserve"> [JS] or “appear” or “reveal Yourself”</w:t>
      </w:r>
    </w:p>
  </w:footnote>
  <w:footnote w:id="395">
    <w:p w14:paraId="502F316B" w14:textId="0CF056C9" w:rsidR="00ED1D04" w:rsidRDefault="00ED1D04" w:rsidP="00542B9B">
      <w:pPr>
        <w:pStyle w:val="footnote"/>
      </w:pPr>
      <w:r>
        <w:rPr>
          <w:rStyle w:val="FootnoteReference"/>
        </w:rPr>
        <w:footnoteRef/>
      </w:r>
      <w:r>
        <w:t xml:space="preserve"> [JS] or “reveal Your face”.</w:t>
      </w:r>
    </w:p>
  </w:footnote>
  <w:footnote w:id="396">
    <w:p w14:paraId="1F148131" w14:textId="7C16470D" w:rsidR="00ED1D04" w:rsidRDefault="00ED1D04"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397">
    <w:p w14:paraId="70ACE5E0" w14:textId="77777777" w:rsidR="00ED1D04" w:rsidRDefault="00ED1D04" w:rsidP="00BD5BBE">
      <w:pPr>
        <w:pStyle w:val="footnote"/>
      </w:pPr>
      <w:r>
        <w:rPr>
          <w:rStyle w:val="FootnoteReference"/>
        </w:rPr>
        <w:footnoteRef/>
      </w:r>
      <w:r>
        <w:t xml:space="preserve"> ‘What tongue? The voice of God’ (St Athanasius).</w:t>
      </w:r>
    </w:p>
  </w:footnote>
  <w:footnote w:id="398">
    <w:p w14:paraId="33FBC19B" w14:textId="77777777" w:rsidR="00ED1D04" w:rsidRDefault="00ED1D04" w:rsidP="00BD5BBE">
      <w:pPr>
        <w:pStyle w:val="footnote"/>
      </w:pPr>
      <w:r>
        <w:rPr>
          <w:rStyle w:val="FootnoteReference"/>
        </w:rPr>
        <w:footnoteRef/>
      </w:r>
      <w:r>
        <w:t xml:space="preserve"> Exodus 9:23; 19:16.</w:t>
      </w:r>
    </w:p>
  </w:footnote>
  <w:footnote w:id="399">
    <w:p w14:paraId="5C3F1B44" w14:textId="608ECC60" w:rsidR="00ED1D04" w:rsidRDefault="00ED1D04" w:rsidP="00BD5BBE">
      <w:pPr>
        <w:pStyle w:val="footnote"/>
      </w:pPr>
      <w:r>
        <w:rPr>
          <w:rStyle w:val="FootnoteReference"/>
        </w:rPr>
        <w:footnoteRef/>
      </w:r>
      <w:r>
        <w:t xml:space="preserve"> ‘You have always been deaf to His voice, blind to the vision of Him’ (Jn. 5:37; cf. Deut. 18:16; Isaiah 48:18).</w:t>
      </w:r>
    </w:p>
  </w:footnote>
  <w:footnote w:id="400">
    <w:p w14:paraId="7C05F63D" w14:textId="2961204D" w:rsidR="00ED1D04" w:rsidRDefault="00ED1D04"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1">
    <w:p w14:paraId="0BC469A4" w14:textId="77777777" w:rsidR="00ED1D04" w:rsidRDefault="00ED1D04" w:rsidP="00BD5BBE">
      <w:pPr>
        <w:pStyle w:val="footnote"/>
      </w:pPr>
      <w:r>
        <w:rPr>
          <w:rStyle w:val="FootnoteReference"/>
        </w:rPr>
        <w:footnoteRef/>
      </w:r>
      <w:r>
        <w:t xml:space="preserve"> </w:t>
      </w:r>
      <w:r>
        <w:rPr>
          <w:i/>
        </w:rPr>
        <w:t>See the previous footnote</w:t>
      </w:r>
      <w:r>
        <w:t>.</w:t>
      </w:r>
    </w:p>
  </w:footnote>
  <w:footnote w:id="402">
    <w:p w14:paraId="09156637" w14:textId="44D0701B" w:rsidR="00ED1D04" w:rsidRDefault="00ED1D04" w:rsidP="00BD5BBE">
      <w:pPr>
        <w:pStyle w:val="footnote"/>
      </w:pPr>
      <w:r>
        <w:rPr>
          <w:rStyle w:val="FootnoteReference"/>
        </w:rPr>
        <w:footnoteRef/>
      </w:r>
      <w:r>
        <w:t xml:space="preserve"> Cf. Isaiah 36:6; 2 Chron. 32:8; 1 Tim. 6:17; Ps. 74:4; Gal. 2:9; 1 Sam. 2:8.</w:t>
      </w:r>
    </w:p>
  </w:footnote>
  <w:footnote w:id="403">
    <w:p w14:paraId="14FEF0D9" w14:textId="77777777" w:rsidR="00ED1D04" w:rsidRDefault="00ED1D04" w:rsidP="00BD5BBE">
      <w:pPr>
        <w:pStyle w:val="footnote"/>
      </w:pPr>
      <w:r>
        <w:rPr>
          <w:rStyle w:val="FootnoteReference"/>
        </w:rPr>
        <w:footnoteRef/>
      </w:r>
      <w:r>
        <w:t xml:space="preserve"> John 10:34-36.</w:t>
      </w:r>
    </w:p>
  </w:footnote>
  <w:footnote w:id="404">
    <w:p w14:paraId="136A7666" w14:textId="77777777" w:rsidR="00ED1D04" w:rsidRDefault="00ED1D04" w:rsidP="00BD5BBE">
      <w:pPr>
        <w:pStyle w:val="footnote"/>
      </w:pPr>
      <w:r>
        <w:rPr>
          <w:rStyle w:val="FootnoteReference"/>
        </w:rPr>
        <w:footnoteRef/>
      </w:r>
      <w:r>
        <w:t xml:space="preserve"> This prayer is already answered (John 3:18; 9:39; 12:31; Acts 17:31).</w:t>
      </w:r>
    </w:p>
  </w:footnote>
  <w:footnote w:id="405">
    <w:p w14:paraId="764CD80E" w14:textId="77777777" w:rsidR="00ED1D04" w:rsidRDefault="00ED1D04" w:rsidP="00BD5BBE">
      <w:pPr>
        <w:pStyle w:val="footnote"/>
      </w:pPr>
      <w:r>
        <w:rPr>
          <w:rStyle w:val="FootnoteReference"/>
        </w:rPr>
        <w:footnoteRef/>
      </w:r>
      <w:r>
        <w:t xml:space="preserve"> </w:t>
      </w:r>
      <w:r w:rsidRPr="003111C9">
        <w:rPr>
          <w:i/>
        </w:rPr>
        <w:t>Lit</w:t>
      </w:r>
      <w:r>
        <w:t>. ‘How beloved are Your dwellings.’</w:t>
      </w:r>
    </w:p>
  </w:footnote>
  <w:footnote w:id="406">
    <w:p w14:paraId="7D098958" w14:textId="77777777" w:rsidR="00ED1D04" w:rsidRDefault="00ED1D04" w:rsidP="00BD5BBE">
      <w:pPr>
        <w:pStyle w:val="footnote"/>
      </w:pPr>
      <w:r>
        <w:rPr>
          <w:rStyle w:val="FootnoteReference"/>
        </w:rPr>
        <w:footnoteRef/>
      </w:r>
      <w:r>
        <w:t xml:space="preserve"> Man has made a mess of the earth (Gen. 3; Isaiah 24:4-6 etc.)</w:t>
      </w:r>
    </w:p>
  </w:footnote>
  <w:footnote w:id="407">
    <w:p w14:paraId="65885EA4" w14:textId="7CFB9AA8" w:rsidR="00ED1D04" w:rsidRDefault="00ED1D04" w:rsidP="00C7094F">
      <w:pPr>
        <w:pStyle w:val="footnote"/>
      </w:pPr>
      <w:r>
        <w:rPr>
          <w:rStyle w:val="FootnoteReference"/>
        </w:rPr>
        <w:footnoteRef/>
      </w:r>
      <w:r>
        <w:t xml:space="preserve"> [JS] or “anointed”</w:t>
      </w:r>
    </w:p>
  </w:footnote>
  <w:footnote w:id="408">
    <w:p w14:paraId="71E6E356" w14:textId="3B6C4C62" w:rsidR="00ED1D04" w:rsidRDefault="00ED1D04" w:rsidP="00BD5BBE">
      <w:pPr>
        <w:pStyle w:val="footnote"/>
      </w:pPr>
      <w:r>
        <w:rPr>
          <w:rStyle w:val="FootnoteReference"/>
        </w:rPr>
        <w:footnoteRef/>
      </w:r>
      <w:r>
        <w:t xml:space="preserve"> Cf. Lk. 13:25; Mk. 4:11; Col. 4:5; Rev. 22:15.</w:t>
      </w:r>
    </w:p>
  </w:footnote>
  <w:footnote w:id="409">
    <w:p w14:paraId="39C94F4B" w14:textId="0B87A78E" w:rsidR="00ED1D04" w:rsidRDefault="00ED1D04" w:rsidP="006B0A9B">
      <w:pPr>
        <w:pStyle w:val="footnote"/>
      </w:pPr>
      <w:r>
        <w:rPr>
          <w:rStyle w:val="FootnoteReference"/>
        </w:rPr>
        <w:footnoteRef/>
      </w:r>
      <w:r>
        <w:t xml:space="preserve"> [JS] or “transgressions”</w:t>
      </w:r>
    </w:p>
  </w:footnote>
  <w:footnote w:id="410">
    <w:p w14:paraId="41AC4983" w14:textId="77777777" w:rsidR="00ED1D04" w:rsidRDefault="00ED1D04" w:rsidP="00BD5BBE">
      <w:pPr>
        <w:pStyle w:val="footnote"/>
      </w:pPr>
      <w:r>
        <w:rPr>
          <w:rStyle w:val="FootnoteReference"/>
        </w:rPr>
        <w:footnoteRef/>
      </w:r>
      <w:r>
        <w:t xml:space="preserve"> God is love. Love covers all sins (see 1 Jn. 4:16; 1 Pet. 4:8; Prov. 10:12; Jas. 5:20; Lk. 7:47).</w:t>
      </w:r>
    </w:p>
  </w:footnote>
  <w:footnote w:id="411">
    <w:p w14:paraId="3B0173D6" w14:textId="15DA3620" w:rsidR="00ED1D04" w:rsidRDefault="00ED1D04" w:rsidP="009745F6">
      <w:pPr>
        <w:pStyle w:val="footnote"/>
      </w:pPr>
      <w:r>
        <w:rPr>
          <w:rStyle w:val="FootnoteReference"/>
        </w:rPr>
        <w:footnoteRef/>
      </w:r>
      <w:r>
        <w:t xml:space="preserve"> [JS] Fr. Lazarus has, “convert us”</w:t>
      </w:r>
    </w:p>
  </w:footnote>
  <w:footnote w:id="412">
    <w:p w14:paraId="5359A239" w14:textId="2D06041F" w:rsidR="00ED1D04" w:rsidRDefault="00ED1D04" w:rsidP="009745F6">
      <w:pPr>
        <w:pStyle w:val="footnote"/>
      </w:pPr>
      <w:r>
        <w:rPr>
          <w:rStyle w:val="FootnoteReference"/>
        </w:rPr>
        <w:footnoteRef/>
      </w:r>
      <w:r>
        <w:t xml:space="preserve"> [JS] or “sprouted”</w:t>
      </w:r>
    </w:p>
  </w:footnote>
  <w:footnote w:id="413">
    <w:p w14:paraId="098CF664" w14:textId="4B2C526D" w:rsidR="00ED1D04" w:rsidRDefault="00ED1D04" w:rsidP="00BD5BBE">
      <w:pPr>
        <w:pStyle w:val="footnote"/>
      </w:pPr>
      <w:r>
        <w:rPr>
          <w:rStyle w:val="FootnoteReference"/>
        </w:rPr>
        <w:footnoteRef/>
      </w:r>
      <w:r>
        <w:t xml:space="preserve"> holy: cf. 1 Cor. 3:16,17; 6:15-19; Heb. 3:1; 12:10; 1 Pet. 1:15,16; 2 Pet. 1-4.</w:t>
      </w:r>
    </w:p>
  </w:footnote>
  <w:footnote w:id="414">
    <w:p w14:paraId="7FD51EF5" w14:textId="77777777" w:rsidR="00ED1D04" w:rsidRDefault="00ED1D04" w:rsidP="00BD5BBE">
      <w:pPr>
        <w:pStyle w:val="footnote"/>
      </w:pPr>
      <w:r>
        <w:rPr>
          <w:rStyle w:val="FootnoteReference"/>
        </w:rPr>
        <w:footnoteRef/>
      </w:r>
      <w:r>
        <w:t xml:space="preserve"> Powers of the soul are will, desire, intellect, understanding, memory, imagination.</w:t>
      </w:r>
    </w:p>
  </w:footnote>
  <w:footnote w:id="415">
    <w:p w14:paraId="5045F193" w14:textId="6C847ECE" w:rsidR="00ED1D04" w:rsidRDefault="00ED1D04" w:rsidP="00751701">
      <w:pPr>
        <w:pStyle w:val="footnote"/>
      </w:pPr>
      <w:r>
        <w:rPr>
          <w:rStyle w:val="FootnoteReference"/>
        </w:rPr>
        <w:footnoteRef/>
      </w:r>
      <w:r>
        <w:t xml:space="preserve"> [JS] literally, “voice”</w:t>
      </w:r>
    </w:p>
  </w:footnote>
  <w:footnote w:id="416">
    <w:p w14:paraId="3DAD2C70" w14:textId="080A36FD" w:rsidR="00ED1D04" w:rsidRDefault="00ED1D04" w:rsidP="00C32C04">
      <w:pPr>
        <w:pStyle w:val="footnote"/>
      </w:pPr>
      <w:r>
        <w:rPr>
          <w:rStyle w:val="FootnoteReference"/>
        </w:rPr>
        <w:footnoteRef/>
      </w:r>
      <w:r>
        <w:t xml:space="preserve"> [JS] Literally, “do obeisance”, i.e. physically bow down</w:t>
      </w:r>
    </w:p>
  </w:footnote>
  <w:footnote w:id="417">
    <w:p w14:paraId="2E11ABE5" w14:textId="77777777" w:rsidR="00ED1D04" w:rsidRDefault="00ED1D04" w:rsidP="00BD5BBE">
      <w:pPr>
        <w:pStyle w:val="footnote"/>
      </w:pPr>
      <w:r>
        <w:rPr>
          <w:rStyle w:val="FootnoteReference"/>
        </w:rPr>
        <w:footnoteRef/>
      </w:r>
      <w:r>
        <w:t xml:space="preserve"> ‘The song of the Lamb.’ (Rev. 15:3-5; John 12:32).</w:t>
      </w:r>
    </w:p>
  </w:footnote>
  <w:footnote w:id="418">
    <w:p w14:paraId="7112E84B" w14:textId="2D3BBD84" w:rsidR="00ED1D04" w:rsidRDefault="00ED1D04" w:rsidP="00C32C04">
      <w:pPr>
        <w:pStyle w:val="footnote"/>
      </w:pPr>
      <w:r>
        <w:rPr>
          <w:rStyle w:val="FootnoteReference"/>
        </w:rPr>
        <w:footnoteRef/>
      </w:r>
      <w:r>
        <w:t xml:space="preserve"> [JS] Or “I will give thanks to You,” or “I will thankfully confess You with praise”</w:t>
      </w:r>
    </w:p>
  </w:footnote>
  <w:footnote w:id="419">
    <w:p w14:paraId="108052F0" w14:textId="2ED40FDD" w:rsidR="00ED1D04" w:rsidRDefault="00ED1D04" w:rsidP="00C32C04">
      <w:pPr>
        <w:pStyle w:val="footnote"/>
      </w:pPr>
      <w:r>
        <w:rPr>
          <w:rStyle w:val="FootnoteReference"/>
        </w:rPr>
        <w:footnoteRef/>
      </w:r>
      <w:r>
        <w:t xml:space="preserve"> [JS] or “lawless”</w:t>
      </w:r>
    </w:p>
  </w:footnote>
  <w:footnote w:id="420">
    <w:p w14:paraId="76D459DC" w14:textId="1D5E39F2" w:rsidR="00ED1D04" w:rsidRDefault="00ED1D04" w:rsidP="004A5192">
      <w:pPr>
        <w:pStyle w:val="footnote"/>
      </w:pPr>
      <w:r>
        <w:rPr>
          <w:rStyle w:val="FootnoteReference"/>
        </w:rPr>
        <w:footnoteRef/>
      </w:r>
      <w:r>
        <w:t xml:space="preserve"> [JS] Or, “band”, “gathering”, or “synagogue”</w:t>
      </w:r>
    </w:p>
  </w:footnote>
  <w:footnote w:id="421">
    <w:p w14:paraId="664DD95E" w14:textId="08E445BA" w:rsidR="00ED1D04" w:rsidRDefault="00ED1D04" w:rsidP="004A5192">
      <w:pPr>
        <w:pStyle w:val="footnote"/>
      </w:pPr>
      <w:r>
        <w:rPr>
          <w:rStyle w:val="FootnoteReference"/>
        </w:rPr>
        <w:footnoteRef/>
      </w:r>
      <w:r>
        <w:t xml:space="preserve"> [JS] or “pitful”, or “full of pity”, but that has a different connotation in English today.</w:t>
      </w:r>
    </w:p>
  </w:footnote>
  <w:footnote w:id="422">
    <w:p w14:paraId="76FC32A6" w14:textId="12211DCE" w:rsidR="00ED1D04" w:rsidRDefault="00ED1D04"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3">
    <w:p w14:paraId="44300EEE" w14:textId="77777777" w:rsidR="00ED1D04" w:rsidRDefault="00ED1D04"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4">
    <w:p w14:paraId="585E74D4" w14:textId="33BA106A" w:rsidR="00ED1D04" w:rsidRDefault="00ED1D04" w:rsidP="00ED7AD3">
      <w:pPr>
        <w:pStyle w:val="footnote"/>
      </w:pPr>
      <w:r>
        <w:rPr>
          <w:rStyle w:val="FootnoteReference"/>
        </w:rPr>
        <w:footnoteRef/>
      </w:r>
      <w:r>
        <w:t xml:space="preserve"> [JS] or “Mother Zion will say,”</w:t>
      </w:r>
    </w:p>
  </w:footnote>
  <w:footnote w:id="425">
    <w:p w14:paraId="2178F99A" w14:textId="083F0AD6" w:rsidR="00ED1D04" w:rsidRDefault="00ED1D04" w:rsidP="00ED7AD3">
      <w:pPr>
        <w:pStyle w:val="footnote"/>
      </w:pPr>
      <w:r>
        <w:rPr>
          <w:rStyle w:val="FootnoteReference"/>
        </w:rPr>
        <w:footnoteRef/>
      </w:r>
      <w:r>
        <w:t xml:space="preserve"> [JS] Coptic has, “that a man and a man dwelt in her”</w:t>
      </w:r>
    </w:p>
  </w:footnote>
  <w:footnote w:id="426">
    <w:p w14:paraId="02B9876C" w14:textId="77777777" w:rsidR="00ED1D04" w:rsidRDefault="00ED1D04"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27">
    <w:p w14:paraId="6A0707A1" w14:textId="1AC8DF0B" w:rsidR="00ED1D04" w:rsidRDefault="00ED1D04" w:rsidP="004E2A9B">
      <w:pPr>
        <w:pStyle w:val="footnote"/>
      </w:pPr>
      <w:r>
        <w:rPr>
          <w:rStyle w:val="FootnoteReference"/>
        </w:rPr>
        <w:footnoteRef/>
      </w:r>
      <w:r>
        <w:t xml:space="preserve"> [JS] or, “corpses”</w:t>
      </w:r>
    </w:p>
  </w:footnote>
  <w:footnote w:id="428">
    <w:p w14:paraId="228CEE3D" w14:textId="77777777" w:rsidR="00ED1D04" w:rsidRDefault="00ED1D04"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29">
    <w:p w14:paraId="462F1208" w14:textId="4D992D60" w:rsidR="00ED1D04" w:rsidRDefault="00ED1D04" w:rsidP="004E2A9B">
      <w:pPr>
        <w:pStyle w:val="footnote"/>
      </w:pPr>
      <w:r>
        <w:rPr>
          <w:rStyle w:val="FootnoteReference"/>
        </w:rPr>
        <w:footnoteRef/>
      </w:r>
      <w:r>
        <w:t xml:space="preserve"> [JS] or “billows”</w:t>
      </w:r>
    </w:p>
  </w:footnote>
  <w:footnote w:id="430">
    <w:p w14:paraId="5ACFD856" w14:textId="14632015" w:rsidR="00ED1D04" w:rsidRDefault="00ED1D04" w:rsidP="00FF46D1">
      <w:pPr>
        <w:pStyle w:val="footnote"/>
      </w:pPr>
      <w:r>
        <w:rPr>
          <w:rStyle w:val="FootnoteReference"/>
        </w:rPr>
        <w:footnoteRef/>
      </w:r>
      <w:r>
        <w:t xml:space="preserve"> [JS] “they” refers to “the dead”, not to “physicians”</w:t>
      </w:r>
    </w:p>
  </w:footnote>
  <w:footnote w:id="431">
    <w:p w14:paraId="0E2F399B" w14:textId="26144FDB" w:rsidR="00ED1D04" w:rsidRDefault="00ED1D04" w:rsidP="00F06A9C">
      <w:pPr>
        <w:pStyle w:val="footnote"/>
      </w:pPr>
      <w:r>
        <w:rPr>
          <w:rStyle w:val="FootnoteReference"/>
        </w:rPr>
        <w:footnoteRef/>
      </w:r>
      <w:r>
        <w:t xml:space="preserve"> [JS] or “acknowledge You,” or “praise You,” or “thankfully confess You with praise”</w:t>
      </w:r>
    </w:p>
  </w:footnote>
  <w:footnote w:id="432">
    <w:p w14:paraId="73BB560B" w14:textId="3F96747B" w:rsidR="00ED1D04" w:rsidRDefault="00ED1D04" w:rsidP="00FF46D1">
      <w:pPr>
        <w:pStyle w:val="footnote"/>
      </w:pPr>
      <w:r>
        <w:rPr>
          <w:rStyle w:val="FootnoteReference"/>
        </w:rPr>
        <w:footnoteRef/>
      </w:r>
      <w:r>
        <w:t xml:space="preserve"> [JS] Fr. Lazarus has “the land of oblivion”. Being forgotten by God means death, being remembered by God means life.</w:t>
      </w:r>
    </w:p>
  </w:footnote>
  <w:footnote w:id="433">
    <w:p w14:paraId="139C4FE4" w14:textId="05D71ED0" w:rsidR="00ED1D04" w:rsidRDefault="00ED1D04" w:rsidP="00BD5BBE">
      <w:pPr>
        <w:pStyle w:val="footnote"/>
      </w:pPr>
      <w:r>
        <w:rPr>
          <w:rStyle w:val="FootnoteReference"/>
        </w:rPr>
        <w:footnoteRef/>
      </w:r>
      <w:r>
        <w:t xml:space="preserve"> ‘No eye has seen, no ear has heard... what God has planned for His lovers’ (1 Cor. 2:9).</w:t>
      </w:r>
    </w:p>
  </w:footnote>
  <w:footnote w:id="434">
    <w:p w14:paraId="6EB18B02" w14:textId="77777777" w:rsidR="00ED1D04" w:rsidRDefault="00ED1D04" w:rsidP="00BD5BBE">
      <w:pPr>
        <w:pStyle w:val="footnote"/>
      </w:pPr>
      <w:r>
        <w:rPr>
          <w:rStyle w:val="FootnoteReference"/>
        </w:rPr>
        <w:footnoteRef/>
      </w:r>
      <w:r>
        <w:t xml:space="preserve"> ‘God’s mercy is the salvation and grace granted by Christ’ (St. Athanasius).</w:t>
      </w:r>
    </w:p>
  </w:footnote>
  <w:footnote w:id="435">
    <w:p w14:paraId="2C2EB9DF" w14:textId="77777777" w:rsidR="00ED1D04" w:rsidRDefault="00ED1D04"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36">
    <w:p w14:paraId="0AA4687D" w14:textId="4D39510D" w:rsidR="00ED1D04" w:rsidRDefault="00ED1D04" w:rsidP="006D6CF8">
      <w:pPr>
        <w:pStyle w:val="footnote"/>
      </w:pPr>
      <w:r>
        <w:rPr>
          <w:rStyle w:val="FootnoteReference"/>
        </w:rPr>
        <w:footnoteRef/>
      </w:r>
      <w:r>
        <w:t xml:space="preserve"> [JS] Fr. Lazarus has, “for an eternal reign”</w:t>
      </w:r>
    </w:p>
  </w:footnote>
  <w:footnote w:id="437">
    <w:p w14:paraId="71813680" w14:textId="7D3BCF59" w:rsidR="00ED1D04" w:rsidRDefault="00ED1D04" w:rsidP="006D6CF8">
      <w:pPr>
        <w:pStyle w:val="footnote"/>
      </w:pPr>
      <w:r>
        <w:rPr>
          <w:rStyle w:val="FootnoteReference"/>
        </w:rPr>
        <w:footnoteRef/>
      </w:r>
      <w:r>
        <w:t xml:space="preserve"> [JS] Fr. Lazarus has, “for all generations.”</w:t>
      </w:r>
    </w:p>
  </w:footnote>
  <w:footnote w:id="438">
    <w:p w14:paraId="3E8CA221" w14:textId="7ED1052D" w:rsidR="00ED1D04" w:rsidRDefault="00ED1D04"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39">
    <w:p w14:paraId="033CDC5C" w14:textId="2A3450CF" w:rsidR="00ED1D04" w:rsidRDefault="00ED1D04" w:rsidP="006D6CF8">
      <w:pPr>
        <w:pStyle w:val="footnote"/>
      </w:pPr>
      <w:r>
        <w:rPr>
          <w:rStyle w:val="FootnoteReference"/>
        </w:rPr>
        <w:footnoteRef/>
      </w:r>
      <w:r>
        <w:t xml:space="preserve"> [JS] literally, “an assembly of holy ones”</w:t>
      </w:r>
    </w:p>
  </w:footnote>
  <w:footnote w:id="440">
    <w:p w14:paraId="179D7A74" w14:textId="04A38D47" w:rsidR="00ED1D04" w:rsidRDefault="00ED1D04"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1">
    <w:p w14:paraId="1EEEE9FB" w14:textId="52125690" w:rsidR="00ED1D04" w:rsidRDefault="00ED1D04" w:rsidP="001626CD">
      <w:pPr>
        <w:pStyle w:val="footnote"/>
      </w:pPr>
      <w:r>
        <w:rPr>
          <w:rStyle w:val="FootnoteReference"/>
        </w:rPr>
        <w:footnoteRef/>
      </w:r>
      <w:r>
        <w:t xml:space="preserve"> [JS] Fr. Lazarus has, “will pave the way for Your presence”</w:t>
      </w:r>
    </w:p>
  </w:footnote>
  <w:footnote w:id="442">
    <w:p w14:paraId="6DF491B9" w14:textId="2435757B" w:rsidR="00ED1D04" w:rsidRDefault="00ED1D04" w:rsidP="001626CD">
      <w:pPr>
        <w:pStyle w:val="footnote"/>
      </w:pPr>
      <w:r>
        <w:rPr>
          <w:rStyle w:val="FootnoteReference"/>
        </w:rPr>
        <w:footnoteRef/>
      </w:r>
      <w:r>
        <w:t xml:space="preserve"> [JS] or “face”</w:t>
      </w:r>
    </w:p>
  </w:footnote>
  <w:footnote w:id="443">
    <w:p w14:paraId="1815409B" w14:textId="50184218" w:rsidR="00ED1D04" w:rsidRDefault="00ED1D04" w:rsidP="00B5373A">
      <w:pPr>
        <w:pStyle w:val="footnote"/>
      </w:pPr>
      <w:r>
        <w:rPr>
          <w:rStyle w:val="FootnoteReference"/>
        </w:rPr>
        <w:footnoteRef/>
      </w:r>
      <w:r>
        <w:t xml:space="preserve"> [JS] Fr. Lazrus has “we are raised to power”</w:t>
      </w:r>
    </w:p>
  </w:footnote>
  <w:footnote w:id="444">
    <w:p w14:paraId="0F6F70D6" w14:textId="1994D705" w:rsidR="00ED1D04" w:rsidRDefault="00ED1D04" w:rsidP="00BD5BBE">
      <w:pPr>
        <w:pStyle w:val="footnote"/>
      </w:pPr>
      <w:r>
        <w:rPr>
          <w:rStyle w:val="FootnoteReference"/>
        </w:rPr>
        <w:footnoteRef/>
      </w:r>
      <w:r>
        <w:t xml:space="preserve"> Cf. 2 Samuel 7:4-17; 1 Chron. 17:3-14.</w:t>
      </w:r>
    </w:p>
  </w:footnote>
  <w:footnote w:id="445">
    <w:p w14:paraId="4FF1211C" w14:textId="57A861DB" w:rsidR="00ED1D04" w:rsidRDefault="00ED1D04" w:rsidP="00962B09">
      <w:pPr>
        <w:pStyle w:val="footnote"/>
      </w:pPr>
      <w:r>
        <w:rPr>
          <w:rStyle w:val="FootnoteReference"/>
        </w:rPr>
        <w:footnoteRef/>
      </w:r>
      <w:r>
        <w:t xml:space="preserve"> [JS] or “lawlessness,” or “transgression</w:t>
      </w:r>
    </w:p>
  </w:footnote>
  <w:footnote w:id="446">
    <w:p w14:paraId="5008AA97" w14:textId="7C635360" w:rsidR="00ED1D04" w:rsidRDefault="00ED1D04" w:rsidP="00B5373A">
      <w:pPr>
        <w:pStyle w:val="footnote"/>
      </w:pPr>
      <w:r>
        <w:rPr>
          <w:rStyle w:val="FootnoteReference"/>
        </w:rPr>
        <w:footnoteRef/>
      </w:r>
      <w:r>
        <w:t xml:space="preserve"> [JS] literally, “his horn will be exalted”</w:t>
      </w:r>
    </w:p>
  </w:footnote>
  <w:footnote w:id="447">
    <w:p w14:paraId="2D768480" w14:textId="725D7BB3" w:rsidR="00ED1D04" w:rsidRDefault="00ED1D04" w:rsidP="00B5373A">
      <w:pPr>
        <w:pStyle w:val="footnote"/>
      </w:pPr>
      <w:r>
        <w:rPr>
          <w:rStyle w:val="FootnoteReference"/>
        </w:rPr>
        <w:footnoteRef/>
      </w:r>
      <w:r>
        <w:t xml:space="preserve"> [JS] Fr. Lazarus has, “I will extend his power over the sea”</w:t>
      </w:r>
    </w:p>
  </w:footnote>
  <w:footnote w:id="448">
    <w:p w14:paraId="41487A2A" w14:textId="014FBA23" w:rsidR="00ED1D04" w:rsidRDefault="00ED1D04"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49">
    <w:p w14:paraId="73031B5F" w14:textId="4F21879A" w:rsidR="00ED1D04" w:rsidRDefault="00ED1D04" w:rsidP="00962B09">
      <w:pPr>
        <w:pStyle w:val="footnote"/>
      </w:pPr>
      <w:r>
        <w:rPr>
          <w:rStyle w:val="FootnoteReference"/>
        </w:rPr>
        <w:footnoteRef/>
      </w:r>
      <w:r>
        <w:t xml:space="preserve"> [JS] Fr. Lazarus renders this, “dynasty”</w:t>
      </w:r>
    </w:p>
  </w:footnote>
  <w:footnote w:id="450">
    <w:p w14:paraId="11323AA1" w14:textId="77777777" w:rsidR="00ED1D04" w:rsidRDefault="00ED1D04"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1">
    <w:p w14:paraId="1FBA801A" w14:textId="38FE3F54" w:rsidR="00ED1D04" w:rsidRDefault="00ED1D04" w:rsidP="00B5373A">
      <w:pPr>
        <w:pStyle w:val="footnote"/>
      </w:pPr>
      <w:r>
        <w:rPr>
          <w:rStyle w:val="FootnoteReference"/>
        </w:rPr>
        <w:footnoteRef/>
      </w:r>
      <w:r>
        <w:t xml:space="preserve"> [JS] or “in my holy place”</w:t>
      </w:r>
    </w:p>
  </w:footnote>
  <w:footnote w:id="452">
    <w:p w14:paraId="4C1D0FC5" w14:textId="77777777" w:rsidR="00ED1D04" w:rsidRDefault="00ED1D04" w:rsidP="00C544D6">
      <w:pPr>
        <w:pStyle w:val="footnote"/>
      </w:pPr>
      <w:r>
        <w:rPr>
          <w:rStyle w:val="FootnoteReference"/>
        </w:rPr>
        <w:footnoteRef/>
      </w:r>
      <w:r>
        <w:t xml:space="preserve"> Rev. 1:5; 3:14.</w:t>
      </w:r>
    </w:p>
  </w:footnote>
  <w:footnote w:id="453">
    <w:p w14:paraId="0B7D22CC" w14:textId="391FD3DE" w:rsidR="00ED1D04" w:rsidRDefault="00ED1D04" w:rsidP="00B5373A">
      <w:pPr>
        <w:pStyle w:val="footnote"/>
      </w:pPr>
      <w:r>
        <w:rPr>
          <w:rStyle w:val="FootnoteReference"/>
        </w:rPr>
        <w:footnoteRef/>
      </w:r>
      <w:r>
        <w:t xml:space="preserve"> [JS] “anointed”</w:t>
      </w:r>
    </w:p>
  </w:footnote>
  <w:footnote w:id="454">
    <w:p w14:paraId="2C6B21AE" w14:textId="0FBCD630" w:rsidR="00ED1D04" w:rsidRDefault="00ED1D04"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55">
    <w:p w14:paraId="5FCDABAE" w14:textId="06014163" w:rsidR="00ED1D04" w:rsidRDefault="00ED1D04" w:rsidP="00B5373A">
      <w:pPr>
        <w:pStyle w:val="footnote"/>
      </w:pPr>
      <w:r>
        <w:rPr>
          <w:rStyle w:val="FootnoteReference"/>
        </w:rPr>
        <w:footnoteRef/>
      </w:r>
      <w:r>
        <w:t xml:space="preserve"> [JS] “So be it! So be it!” or “May it be! May it be!”</w:t>
      </w:r>
    </w:p>
  </w:footnote>
  <w:footnote w:id="456">
    <w:p w14:paraId="33FEA89E" w14:textId="6A510F2C" w:rsidR="00ED1D04" w:rsidRDefault="00ED1D04" w:rsidP="006236CC">
      <w:pPr>
        <w:pStyle w:val="footnote"/>
      </w:pPr>
      <w:r>
        <w:rPr>
          <w:rStyle w:val="FootnoteReference"/>
        </w:rPr>
        <w:footnoteRef/>
      </w:r>
      <w:r>
        <w:t xml:space="preserve"> [JS] or “expired”</w:t>
      </w:r>
    </w:p>
  </w:footnote>
  <w:footnote w:id="457">
    <w:p w14:paraId="11F2D9AD" w14:textId="77777777" w:rsidR="00ED1D04" w:rsidRDefault="00ED1D04"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58">
    <w:p w14:paraId="7DBCCA76" w14:textId="0938027F" w:rsidR="00ED1D04" w:rsidRDefault="00ED1D04" w:rsidP="00DB082B">
      <w:pPr>
        <w:pStyle w:val="footnote"/>
      </w:pPr>
      <w:r>
        <w:rPr>
          <w:rStyle w:val="FootnoteReference"/>
        </w:rPr>
        <w:footnoteRef/>
      </w:r>
      <w:r>
        <w:t xml:space="preserve"> [JS] or “chastened”</w:t>
      </w:r>
    </w:p>
  </w:footnote>
  <w:footnote w:id="459">
    <w:p w14:paraId="2C9584E9" w14:textId="0BF57A67" w:rsidR="00ED1D04" w:rsidRDefault="00ED1D04"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0">
    <w:p w14:paraId="7F18A7EC" w14:textId="77777777" w:rsidR="00ED1D04" w:rsidRDefault="00ED1D04" w:rsidP="00C544D6">
      <w:pPr>
        <w:pStyle w:val="footnote"/>
      </w:pPr>
      <w:r>
        <w:rPr>
          <w:rStyle w:val="FootnoteReference"/>
        </w:rPr>
        <w:footnoteRef/>
      </w:r>
      <w:r>
        <w:t xml:space="preserve"> That is, in the Kingdom (1 Cor. 4:20).</w:t>
      </w:r>
    </w:p>
  </w:footnote>
  <w:footnote w:id="461">
    <w:p w14:paraId="6FEEFB4C" w14:textId="77777777" w:rsidR="00ED1D04" w:rsidRDefault="00ED1D04" w:rsidP="00C544D6">
      <w:pPr>
        <w:pStyle w:val="footnote"/>
      </w:pPr>
      <w:r>
        <w:rPr>
          <w:rStyle w:val="FootnoteReference"/>
        </w:rPr>
        <w:footnoteRef/>
      </w:r>
      <w:r>
        <w:t xml:space="preserve"> Verses 11 and 12 were quoted by Satan to tempt Christ (Matt. 4:6; Lk. 4:10).</w:t>
      </w:r>
    </w:p>
  </w:footnote>
  <w:footnote w:id="462">
    <w:p w14:paraId="3E2B8879" w14:textId="77777777" w:rsidR="00ED1D04" w:rsidRDefault="00ED1D04" w:rsidP="00C544D6">
      <w:pPr>
        <w:pStyle w:val="footnote"/>
      </w:pPr>
      <w:r>
        <w:rPr>
          <w:rStyle w:val="FootnoteReference"/>
        </w:rPr>
        <w:footnoteRef/>
      </w:r>
      <w:r>
        <w:t xml:space="preserve"> dragon: </w:t>
      </w:r>
      <w:r w:rsidRPr="0090411D">
        <w:rPr>
          <w:i/>
        </w:rPr>
        <w:t>or</w:t>
      </w:r>
      <w:r>
        <w:t xml:space="preserve"> serpent.</w:t>
      </w:r>
    </w:p>
  </w:footnote>
  <w:footnote w:id="463">
    <w:p w14:paraId="26EABD4D" w14:textId="6258FE51" w:rsidR="00ED1D04" w:rsidRDefault="00ED1D04" w:rsidP="003E7D85">
      <w:pPr>
        <w:pStyle w:val="footnote"/>
      </w:pPr>
      <w:r>
        <w:rPr>
          <w:rStyle w:val="FootnoteReference"/>
        </w:rPr>
        <w:footnoteRef/>
      </w:r>
      <w:r>
        <w:t xml:space="preserve"> [JS] or “to give thanks to the Lord,” or “to thankfully confess the Lord with praise”</w:t>
      </w:r>
    </w:p>
  </w:footnote>
  <w:footnote w:id="464">
    <w:p w14:paraId="0718D3EE" w14:textId="7B8EE1BA" w:rsidR="00ED1D04" w:rsidRDefault="00ED1D04" w:rsidP="00B74D74">
      <w:pPr>
        <w:pStyle w:val="footnote"/>
      </w:pPr>
      <w:r>
        <w:rPr>
          <w:rStyle w:val="FootnoteReference"/>
        </w:rPr>
        <w:footnoteRef/>
      </w:r>
      <w:r>
        <w:t xml:space="preserve"> [JS] Or “ode”</w:t>
      </w:r>
    </w:p>
  </w:footnote>
  <w:footnote w:id="465">
    <w:p w14:paraId="4C277098" w14:textId="02C8A24D" w:rsidR="00ED1D04" w:rsidRDefault="00ED1D04" w:rsidP="00B74D74">
      <w:pPr>
        <w:pStyle w:val="footnote"/>
      </w:pPr>
      <w:r>
        <w:rPr>
          <w:rStyle w:val="FootnoteReference"/>
        </w:rPr>
        <w:footnoteRef/>
      </w:r>
      <w:r>
        <w:t xml:space="preserve"> [JS] or “forever and ever.”</w:t>
      </w:r>
    </w:p>
  </w:footnote>
  <w:footnote w:id="466">
    <w:p w14:paraId="3BE1818B" w14:textId="556FC717" w:rsidR="00ED1D04" w:rsidRDefault="00ED1D04" w:rsidP="00B74D74">
      <w:pPr>
        <w:pStyle w:val="footnote"/>
      </w:pPr>
      <w:r>
        <w:rPr>
          <w:rStyle w:val="FootnoteReference"/>
        </w:rPr>
        <w:footnoteRef/>
      </w:r>
      <w:r>
        <w:t xml:space="preserve"> [JS] literally, “And my horn will be exalted like a unicorn’s”</w:t>
      </w:r>
    </w:p>
  </w:footnote>
  <w:footnote w:id="467">
    <w:p w14:paraId="0EA8E9DE" w14:textId="575E16F4" w:rsidR="00ED1D04" w:rsidRDefault="00ED1D04"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68">
    <w:p w14:paraId="271F5928" w14:textId="77777777" w:rsidR="00ED1D04" w:rsidRDefault="00ED1D04" w:rsidP="00C544D6">
      <w:pPr>
        <w:pStyle w:val="footnote"/>
      </w:pPr>
      <w:r>
        <w:rPr>
          <w:rStyle w:val="FootnoteReference"/>
        </w:rPr>
        <w:footnoteRef/>
      </w:r>
      <w:r>
        <w:t xml:space="preserve"> House—Home, Family, Church, Kingdom: where God’s will is done (1 Tim. 3:15; Heb. 3:2-6; Lk. 2:49; Mt. 6:10).</w:t>
      </w:r>
    </w:p>
  </w:footnote>
  <w:footnote w:id="469">
    <w:p w14:paraId="646109EB" w14:textId="4D40DAE6" w:rsidR="00ED1D04" w:rsidRDefault="00ED1D04" w:rsidP="00325B16">
      <w:pPr>
        <w:pStyle w:val="footnote"/>
      </w:pPr>
      <w:r>
        <w:rPr>
          <w:rStyle w:val="FootnoteReference"/>
        </w:rPr>
        <w:footnoteRef/>
      </w:r>
      <w:r>
        <w:t xml:space="preserve"> [JS] literally “still increase”</w:t>
      </w:r>
    </w:p>
  </w:footnote>
  <w:footnote w:id="470">
    <w:p w14:paraId="5C5C66FF" w14:textId="1F74D241" w:rsidR="00ED1D04" w:rsidRDefault="00ED1D04" w:rsidP="00325B16">
      <w:pPr>
        <w:pStyle w:val="footnote"/>
      </w:pPr>
      <w:r>
        <w:rPr>
          <w:rStyle w:val="FootnoteReference"/>
        </w:rPr>
        <w:footnoteRef/>
      </w:r>
      <w:r>
        <w:t xml:space="preserve"> [JS] literally, “rich” or “prosperous”</w:t>
      </w:r>
    </w:p>
  </w:footnote>
  <w:footnote w:id="471">
    <w:p w14:paraId="78AC2D24" w14:textId="77777777" w:rsidR="00ED1D04" w:rsidRDefault="00ED1D04" w:rsidP="00C544D6">
      <w:pPr>
        <w:pStyle w:val="footnote"/>
      </w:pPr>
      <w:r>
        <w:rPr>
          <w:rStyle w:val="FootnoteReference"/>
        </w:rPr>
        <w:footnoteRef/>
      </w:r>
      <w:r>
        <w:t xml:space="preserve"> John 7:38.</w:t>
      </w:r>
    </w:p>
  </w:footnote>
  <w:footnote w:id="472">
    <w:p w14:paraId="6ED6A617" w14:textId="771AAD68" w:rsidR="00ED1D04" w:rsidRDefault="00ED1D04" w:rsidP="00350BD4">
      <w:pPr>
        <w:pStyle w:val="footnote"/>
      </w:pPr>
      <w:r>
        <w:rPr>
          <w:rStyle w:val="FootnoteReference"/>
        </w:rPr>
        <w:footnoteRef/>
      </w:r>
      <w:r>
        <w:t xml:space="preserve"> [JS] or “forever”</w:t>
      </w:r>
    </w:p>
  </w:footnote>
  <w:footnote w:id="473">
    <w:p w14:paraId="004CC793" w14:textId="74A20F1B" w:rsidR="00ED1D04" w:rsidRDefault="00ED1D04"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4">
    <w:p w14:paraId="7B4C2DB0" w14:textId="39648656" w:rsidR="00ED1D04" w:rsidRDefault="00ED1D04" w:rsidP="0002098A">
      <w:pPr>
        <w:pStyle w:val="footnote"/>
      </w:pPr>
      <w:r>
        <w:rPr>
          <w:rStyle w:val="FootnoteReference"/>
        </w:rPr>
        <w:footnoteRef/>
      </w:r>
      <w:r>
        <w:t xml:space="preserve"> [JS] resident alien</w:t>
      </w:r>
    </w:p>
  </w:footnote>
  <w:footnote w:id="475">
    <w:p w14:paraId="1C9111DE" w14:textId="17A2009E" w:rsidR="00ED1D04" w:rsidRDefault="00ED1D04" w:rsidP="00C544D6">
      <w:pPr>
        <w:pStyle w:val="footnote"/>
      </w:pPr>
      <w:r>
        <w:rPr>
          <w:rStyle w:val="FootnoteReference"/>
        </w:rPr>
        <w:footnoteRef/>
      </w:r>
      <w:r>
        <w:t xml:space="preserve"> Cf. 1 Cor. 3:20, ‘The Lord knows the thoughts of the wise…’</w:t>
      </w:r>
    </w:p>
  </w:footnote>
  <w:footnote w:id="476">
    <w:p w14:paraId="63074263" w14:textId="3DCC4808" w:rsidR="00ED1D04" w:rsidRDefault="00ED1D04" w:rsidP="003E7D85">
      <w:pPr>
        <w:pStyle w:val="footnote"/>
      </w:pPr>
      <w:r>
        <w:rPr>
          <w:rStyle w:val="FootnoteReference"/>
        </w:rPr>
        <w:footnoteRef/>
      </w:r>
      <w:r>
        <w:t xml:space="preserve"> [JS] or “lawless,” or “the throne of iniquity”</w:t>
      </w:r>
    </w:p>
  </w:footnote>
  <w:footnote w:id="477">
    <w:p w14:paraId="31260F30" w14:textId="198F9DB4" w:rsidR="00ED1D04" w:rsidRDefault="00ED1D04" w:rsidP="000470D3">
      <w:pPr>
        <w:pStyle w:val="footnote"/>
      </w:pPr>
      <w:r>
        <w:rPr>
          <w:rStyle w:val="FootnoteReference"/>
        </w:rPr>
        <w:footnoteRef/>
      </w:r>
      <w:r>
        <w:t xml:space="preserve"> [JS] i.e. presence</w:t>
      </w:r>
    </w:p>
  </w:footnote>
  <w:footnote w:id="478">
    <w:p w14:paraId="3F261962" w14:textId="0A15CF5B" w:rsidR="00ED1D04" w:rsidRDefault="00ED1D04" w:rsidP="000470D3">
      <w:pPr>
        <w:pStyle w:val="footnote"/>
      </w:pPr>
      <w:r>
        <w:rPr>
          <w:rStyle w:val="FootnoteReference"/>
        </w:rPr>
        <w:footnoteRef/>
      </w:r>
      <w:r>
        <w:t xml:space="preserve"> [JS] or confession, as in “awknowldgment”. Perhaps, “let us enter His presence and thankfully confess Him,” or “praise”</w:t>
      </w:r>
    </w:p>
  </w:footnote>
  <w:footnote w:id="479">
    <w:p w14:paraId="27D55A36" w14:textId="056A9076" w:rsidR="00ED1D04" w:rsidRDefault="00ED1D04" w:rsidP="000470D3">
      <w:pPr>
        <w:pStyle w:val="footnote"/>
      </w:pPr>
      <w:r>
        <w:rPr>
          <w:rStyle w:val="FootnoteReference"/>
        </w:rPr>
        <w:footnoteRef/>
      </w:r>
      <w:r>
        <w:t xml:space="preserve"> [JS] or melody</w:t>
      </w:r>
    </w:p>
  </w:footnote>
  <w:footnote w:id="480">
    <w:p w14:paraId="6606F51D" w14:textId="294AC06E" w:rsidR="00ED1D04" w:rsidRDefault="00ED1D04" w:rsidP="002A2713">
      <w:pPr>
        <w:pStyle w:val="footnote"/>
      </w:pPr>
      <w:r>
        <w:rPr>
          <w:rStyle w:val="FootnoteReference"/>
        </w:rPr>
        <w:footnoteRef/>
      </w:r>
      <w:r>
        <w:t xml:space="preserve"> [JS] “do obeisance”</w:t>
      </w:r>
    </w:p>
  </w:footnote>
  <w:footnote w:id="481">
    <w:p w14:paraId="23B88AAA" w14:textId="4D5A6129" w:rsidR="00ED1D04" w:rsidRDefault="00ED1D04" w:rsidP="002A2713">
      <w:pPr>
        <w:pStyle w:val="footnote"/>
      </w:pPr>
      <w:r>
        <w:rPr>
          <w:rStyle w:val="FootnoteReference"/>
        </w:rPr>
        <w:footnoteRef/>
      </w:r>
      <w:r>
        <w:t xml:space="preserve"> [JS] “prostrate”</w:t>
      </w:r>
    </w:p>
  </w:footnote>
  <w:footnote w:id="482">
    <w:p w14:paraId="0242B10E" w14:textId="597B77DF" w:rsidR="00ED1D04" w:rsidRDefault="00ED1D04" w:rsidP="002A2713">
      <w:pPr>
        <w:pStyle w:val="footnote"/>
      </w:pPr>
      <w:r>
        <w:rPr>
          <w:rStyle w:val="FootnoteReference"/>
        </w:rPr>
        <w:footnoteRef/>
      </w:r>
      <w:r>
        <w:t xml:space="preserve"> [JS] OSB has, “Rebellion,” NETS has “embittering”</w:t>
      </w:r>
    </w:p>
  </w:footnote>
  <w:footnote w:id="483">
    <w:p w14:paraId="046745B9" w14:textId="77777777" w:rsidR="00ED1D04" w:rsidRDefault="00ED1D04" w:rsidP="00C544D6">
      <w:pPr>
        <w:pStyle w:val="footnote"/>
      </w:pPr>
      <w:r>
        <w:rPr>
          <w:rStyle w:val="FootnoteReference"/>
        </w:rPr>
        <w:footnoteRef/>
      </w:r>
      <w:r>
        <w:t xml:space="preserve"> Ex. 17:1-7.</w:t>
      </w:r>
    </w:p>
  </w:footnote>
  <w:footnote w:id="484">
    <w:p w14:paraId="64AAAD4A" w14:textId="25E6F9F0" w:rsidR="00ED1D04" w:rsidRDefault="00ED1D04" w:rsidP="002A2713">
      <w:pPr>
        <w:pStyle w:val="footnote"/>
      </w:pPr>
      <w:r>
        <w:rPr>
          <w:rStyle w:val="FootnoteReference"/>
        </w:rPr>
        <w:footnoteRef/>
      </w:r>
      <w:r>
        <w:t xml:space="preserve"> [JS] or “tempted”</w:t>
      </w:r>
    </w:p>
  </w:footnote>
  <w:footnote w:id="485">
    <w:p w14:paraId="08EA846E" w14:textId="77777777" w:rsidR="00ED1D04" w:rsidRDefault="00ED1D04" w:rsidP="00C544D6">
      <w:pPr>
        <w:pStyle w:val="footnote"/>
      </w:pPr>
      <w:r>
        <w:rPr>
          <w:rStyle w:val="FootnoteReference"/>
        </w:rPr>
        <w:footnoteRef/>
      </w:r>
      <w:r>
        <w:t xml:space="preserve"> Num. 14:32-34.</w:t>
      </w:r>
    </w:p>
  </w:footnote>
  <w:footnote w:id="486">
    <w:p w14:paraId="27E7289C" w14:textId="49B8D2B5" w:rsidR="00ED1D04" w:rsidRDefault="00ED1D04" w:rsidP="00C544D6">
      <w:pPr>
        <w:pStyle w:val="footnote"/>
      </w:pPr>
      <w:r>
        <w:rPr>
          <w:rStyle w:val="FootnoteReference"/>
        </w:rPr>
        <w:footnoteRef/>
      </w:r>
      <w:r>
        <w:t xml:space="preserve"> Cf. Heb.3:7-11; 4:10.</w:t>
      </w:r>
    </w:p>
  </w:footnote>
  <w:footnote w:id="487">
    <w:p w14:paraId="6A0DA86F" w14:textId="27B2622D" w:rsidR="00ED1D04" w:rsidRDefault="00ED1D04" w:rsidP="00C544D6">
      <w:pPr>
        <w:pStyle w:val="footnote"/>
      </w:pPr>
      <w:r>
        <w:rPr>
          <w:rStyle w:val="FootnoteReference"/>
        </w:rPr>
        <w:footnoteRef/>
      </w:r>
      <w:r>
        <w:t xml:space="preserve"> Cf. Deut. 32:17; 1 Cor. 10:20; Psalm 105:36-38; 1 Chron. 16:26.</w:t>
      </w:r>
    </w:p>
  </w:footnote>
  <w:footnote w:id="488">
    <w:p w14:paraId="20A46088" w14:textId="101D0C08" w:rsidR="00ED1D04" w:rsidRDefault="00ED1D04" w:rsidP="00363583">
      <w:pPr>
        <w:pStyle w:val="footnote"/>
      </w:pPr>
      <w:r>
        <w:rPr>
          <w:rStyle w:val="FootnoteReference"/>
        </w:rPr>
        <w:footnoteRef/>
      </w:r>
      <w:r>
        <w:t xml:space="preserve"> [JS] or “thanksgiving”, or “praise”. Really, “thankful confession with praise”.</w:t>
      </w:r>
    </w:p>
  </w:footnote>
  <w:footnote w:id="489">
    <w:p w14:paraId="4CE9E737" w14:textId="37ADED0C" w:rsidR="00ED1D04" w:rsidRDefault="00ED1D04" w:rsidP="00363583">
      <w:pPr>
        <w:pStyle w:val="footnote"/>
      </w:pPr>
      <w:r>
        <w:rPr>
          <w:rStyle w:val="FootnoteReference"/>
        </w:rPr>
        <w:footnoteRef/>
      </w:r>
      <w:r>
        <w:t xml:space="preserve"> [JS] literally, “holy place”</w:t>
      </w:r>
    </w:p>
  </w:footnote>
  <w:footnote w:id="490">
    <w:p w14:paraId="0D26CC38" w14:textId="563291CA" w:rsidR="00ED1D04" w:rsidRDefault="00ED1D04" w:rsidP="00363583">
      <w:pPr>
        <w:pStyle w:val="footnote"/>
      </w:pPr>
      <w:r>
        <w:rPr>
          <w:rStyle w:val="FootnoteReference"/>
        </w:rPr>
        <w:footnoteRef/>
      </w:r>
      <w:r>
        <w:t xml:space="preserve"> [JS] or, “sacrifices”</w:t>
      </w:r>
    </w:p>
  </w:footnote>
  <w:footnote w:id="491">
    <w:p w14:paraId="3B6D0020" w14:textId="12CB55F6" w:rsidR="00ED1D04" w:rsidRDefault="00ED1D04" w:rsidP="00363583">
      <w:pPr>
        <w:pStyle w:val="footnote"/>
      </w:pPr>
      <w:r>
        <w:rPr>
          <w:rStyle w:val="FootnoteReference"/>
        </w:rPr>
        <w:footnoteRef/>
      </w:r>
      <w:r>
        <w:t xml:space="preserve"> [JS] “do obeisance”</w:t>
      </w:r>
    </w:p>
  </w:footnote>
  <w:footnote w:id="492">
    <w:p w14:paraId="0223F21B" w14:textId="2545193C" w:rsidR="00ED1D04" w:rsidRDefault="00ED1D04"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3">
    <w:p w14:paraId="717DF0F4" w14:textId="601B218D" w:rsidR="00ED1D04" w:rsidRDefault="00ED1D04" w:rsidP="00445570">
      <w:pPr>
        <w:pStyle w:val="footnote"/>
      </w:pPr>
      <w:r>
        <w:rPr>
          <w:rStyle w:val="FootnoteReference"/>
        </w:rPr>
        <w:footnoteRef/>
      </w:r>
      <w:r>
        <w:t xml:space="preserve"> [JS] literally, “set right the world”.</w:t>
      </w:r>
    </w:p>
  </w:footnote>
  <w:footnote w:id="494">
    <w:p w14:paraId="29039A45" w14:textId="77777777" w:rsidR="00ED1D04" w:rsidRDefault="00ED1D04" w:rsidP="00C544D6">
      <w:pPr>
        <w:pStyle w:val="footnote"/>
      </w:pPr>
      <w:r>
        <w:rPr>
          <w:rStyle w:val="FootnoteReference"/>
        </w:rPr>
        <w:footnoteRef/>
      </w:r>
      <w:r>
        <w:t xml:space="preserve"> i.e. Let the sea dance and roar in thunderous applause as the King of Glory appears. (This line is identical with 97:7a).</w:t>
      </w:r>
    </w:p>
  </w:footnote>
  <w:footnote w:id="495">
    <w:p w14:paraId="0578D96E" w14:textId="3735D823" w:rsidR="00ED1D04" w:rsidRDefault="00ED1D04" w:rsidP="00445570">
      <w:pPr>
        <w:pStyle w:val="footnote"/>
      </w:pPr>
      <w:r>
        <w:rPr>
          <w:rStyle w:val="FootnoteReference"/>
        </w:rPr>
        <w:footnoteRef/>
      </w:r>
      <w:r>
        <w:t xml:space="preserve"> [JS] or “exult.”</w:t>
      </w:r>
    </w:p>
  </w:footnote>
  <w:footnote w:id="496">
    <w:p w14:paraId="027E6C5C" w14:textId="07849C22" w:rsidR="00ED1D04" w:rsidRDefault="00ED1D04" w:rsidP="00445570">
      <w:pPr>
        <w:pStyle w:val="footnote"/>
      </w:pPr>
      <w:r>
        <w:rPr>
          <w:rStyle w:val="FootnoteReference"/>
        </w:rPr>
        <w:footnoteRef/>
      </w:r>
      <w:r>
        <w:t xml:space="preserve"> [JS] i.e. “the the presence of the Lord”</w:t>
      </w:r>
    </w:p>
  </w:footnote>
  <w:footnote w:id="497">
    <w:p w14:paraId="502B0E29" w14:textId="19324D6F" w:rsidR="00ED1D04" w:rsidRDefault="00ED1D04" w:rsidP="00AF055B">
      <w:pPr>
        <w:pStyle w:val="footnote"/>
      </w:pPr>
      <w:r>
        <w:rPr>
          <w:rStyle w:val="FootnoteReference"/>
        </w:rPr>
        <w:footnoteRef/>
      </w:r>
      <w:r>
        <w:t xml:space="preserve"> [JS] or are the establishment/restoration of His throne.”</w:t>
      </w:r>
    </w:p>
  </w:footnote>
  <w:footnote w:id="498">
    <w:p w14:paraId="0A420AC8" w14:textId="0E9B7FA2" w:rsidR="00ED1D04" w:rsidRDefault="00ED1D04" w:rsidP="00C544D6">
      <w:pPr>
        <w:pStyle w:val="footnote"/>
      </w:pPr>
      <w:r>
        <w:rPr>
          <w:rStyle w:val="FootnoteReference"/>
        </w:rPr>
        <w:footnoteRef/>
      </w:r>
      <w:r>
        <w:t xml:space="preserve"> Cf. Pss. 32:5b; 84:10b. Rom. 1:19-21; 2 Cor. 4:6; Jn. 1:14; 6:40; 17:22-24.</w:t>
      </w:r>
    </w:p>
  </w:footnote>
  <w:footnote w:id="499">
    <w:p w14:paraId="7B92C494" w14:textId="3893728C" w:rsidR="00ED1D04" w:rsidRDefault="00ED1D04" w:rsidP="00AF055B">
      <w:pPr>
        <w:pStyle w:val="footnote"/>
      </w:pPr>
      <w:r>
        <w:rPr>
          <w:rStyle w:val="FootnoteReference"/>
        </w:rPr>
        <w:footnoteRef/>
      </w:r>
      <w:r>
        <w:t xml:space="preserve"> [JS] “do obeisance to”</w:t>
      </w:r>
    </w:p>
  </w:footnote>
  <w:footnote w:id="500">
    <w:p w14:paraId="3C69AEE3" w14:textId="2FCFF9DA" w:rsidR="00ED1D04" w:rsidRDefault="00ED1D04" w:rsidP="00AF055B">
      <w:pPr>
        <w:pStyle w:val="footnote"/>
      </w:pPr>
      <w:r>
        <w:rPr>
          <w:rStyle w:val="FootnoteReference"/>
        </w:rPr>
        <w:footnoteRef/>
      </w:r>
      <w:r>
        <w:t xml:space="preserve"> [JS] “do obeisance to”</w:t>
      </w:r>
    </w:p>
  </w:footnote>
  <w:footnote w:id="501">
    <w:p w14:paraId="7E0327B2" w14:textId="516E0233" w:rsidR="00ED1D04" w:rsidRDefault="00ED1D04" w:rsidP="00AF055B">
      <w:pPr>
        <w:pStyle w:val="footnote"/>
      </w:pPr>
      <w:r>
        <w:rPr>
          <w:rStyle w:val="FootnoteReference"/>
        </w:rPr>
        <w:footnoteRef/>
      </w:r>
      <w:r>
        <w:t xml:space="preserve"> [JS] Fr. Lazarus has “lives”</w:t>
      </w:r>
    </w:p>
  </w:footnote>
  <w:footnote w:id="502">
    <w:p w14:paraId="202D3E03" w14:textId="48C7AC7B" w:rsidR="00ED1D04" w:rsidRDefault="00ED1D04"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3">
    <w:p w14:paraId="22A45999" w14:textId="77777777" w:rsidR="00ED1D04" w:rsidRDefault="00ED1D04"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4">
    <w:p w14:paraId="160E0C3D" w14:textId="77777777" w:rsidR="00ED1D04" w:rsidRDefault="00ED1D04" w:rsidP="00C544D6">
      <w:pPr>
        <w:pStyle w:val="footnote"/>
      </w:pPr>
      <w:r>
        <w:rPr>
          <w:rStyle w:val="FootnoteReference"/>
        </w:rPr>
        <w:footnoteRef/>
      </w:r>
      <w:r>
        <w:t xml:space="preserve"> Rev. 4:6, Ezek. 1:5-10.</w:t>
      </w:r>
    </w:p>
  </w:footnote>
  <w:footnote w:id="505">
    <w:p w14:paraId="2C987C7D" w14:textId="7DA14E0E" w:rsidR="00ED1D04" w:rsidRDefault="00ED1D04" w:rsidP="006263C2">
      <w:pPr>
        <w:pStyle w:val="footnote"/>
      </w:pPr>
      <w:r>
        <w:rPr>
          <w:rStyle w:val="FootnoteReference"/>
        </w:rPr>
        <w:footnoteRef/>
      </w:r>
      <w:r>
        <w:t xml:space="preserve"> [JS] The word conveys both confessing Him and thanking or praising Him.</w:t>
      </w:r>
    </w:p>
  </w:footnote>
  <w:footnote w:id="506">
    <w:p w14:paraId="5846482D" w14:textId="3A662ECC" w:rsidR="00ED1D04" w:rsidRDefault="00ED1D04" w:rsidP="006263C2">
      <w:pPr>
        <w:pStyle w:val="footnote"/>
      </w:pPr>
      <w:r>
        <w:rPr>
          <w:rStyle w:val="FootnoteReference"/>
        </w:rPr>
        <w:footnoteRef/>
      </w:r>
      <w:r>
        <w:t xml:space="preserve"> [JS] Fr. Lazarus has “laws”</w:t>
      </w:r>
    </w:p>
  </w:footnote>
  <w:footnote w:id="507">
    <w:p w14:paraId="2FC019B3" w14:textId="70AAB5D0" w:rsidR="00ED1D04" w:rsidRDefault="00ED1D04" w:rsidP="006263C2">
      <w:pPr>
        <w:pStyle w:val="footnote"/>
      </w:pPr>
      <w:r>
        <w:rPr>
          <w:rStyle w:val="FootnoteReference"/>
        </w:rPr>
        <w:footnoteRef/>
      </w:r>
      <w:r>
        <w:t xml:space="preserve"> [JS] “do obeisance”, commonly rendered “worship”</w:t>
      </w:r>
    </w:p>
  </w:footnote>
  <w:footnote w:id="508">
    <w:p w14:paraId="7386C0B1" w14:textId="0080D811" w:rsidR="00ED1D04" w:rsidRDefault="00ED1D04" w:rsidP="004A1997">
      <w:pPr>
        <w:pStyle w:val="footnote"/>
      </w:pPr>
      <w:r>
        <w:rPr>
          <w:rStyle w:val="FootnoteReference"/>
        </w:rPr>
        <w:footnoteRef/>
      </w:r>
      <w:r>
        <w:t xml:space="preserve"> [JS] Fr. Lazarus has “correcting”</w:t>
      </w:r>
    </w:p>
  </w:footnote>
  <w:footnote w:id="509">
    <w:p w14:paraId="273EA178" w14:textId="4DFF2FD9" w:rsidR="00ED1D04" w:rsidRDefault="00ED1D04" w:rsidP="004A1997">
      <w:pPr>
        <w:pStyle w:val="footnote"/>
      </w:pPr>
      <w:r>
        <w:rPr>
          <w:rStyle w:val="FootnoteReference"/>
        </w:rPr>
        <w:footnoteRef/>
      </w:r>
      <w:r>
        <w:t xml:space="preserve"> [JS] “do obeisance” or “fall down”</w:t>
      </w:r>
    </w:p>
  </w:footnote>
  <w:footnote w:id="510">
    <w:p w14:paraId="6E38F9F7" w14:textId="307328EF" w:rsidR="00ED1D04" w:rsidRDefault="00ED1D04" w:rsidP="0016307C">
      <w:pPr>
        <w:pStyle w:val="footnote"/>
      </w:pPr>
      <w:r>
        <w:rPr>
          <w:rStyle w:val="FootnoteReference"/>
        </w:rPr>
        <w:footnoteRef/>
      </w:r>
      <w:r>
        <w:t xml:space="preserve"> [JS] as in “acknowledging”, or “thankfully confessing Him with praise”, not “confessing sins”</w:t>
      </w:r>
    </w:p>
  </w:footnote>
  <w:footnote w:id="511">
    <w:p w14:paraId="346D7C50" w14:textId="6DED6982" w:rsidR="00ED1D04" w:rsidRDefault="00ED1D04" w:rsidP="0016307C">
      <w:pPr>
        <w:pStyle w:val="footnote"/>
      </w:pPr>
      <w:r>
        <w:rPr>
          <w:rStyle w:val="FootnoteReference"/>
        </w:rPr>
        <w:footnoteRef/>
      </w:r>
      <w:r>
        <w:t xml:space="preserve"> [JS] or, “and not we Him”</w:t>
      </w:r>
    </w:p>
  </w:footnote>
  <w:footnote w:id="512">
    <w:p w14:paraId="14022FB6" w14:textId="4CE3B2A5" w:rsidR="00ED1D04" w:rsidRDefault="00ED1D04" w:rsidP="0016307C">
      <w:pPr>
        <w:pStyle w:val="footnote"/>
      </w:pPr>
      <w:r>
        <w:rPr>
          <w:rStyle w:val="FootnoteReference"/>
        </w:rPr>
        <w:footnoteRef/>
      </w:r>
      <w:r>
        <w:t xml:space="preserve"> [JS] not confession of sins, but confessing Him, with thanksgiving and praise.</w:t>
      </w:r>
    </w:p>
  </w:footnote>
  <w:footnote w:id="513">
    <w:p w14:paraId="74BE8AB4" w14:textId="15E7B0AD" w:rsidR="00ED1D04" w:rsidRDefault="00ED1D04" w:rsidP="00C050C7">
      <w:pPr>
        <w:pStyle w:val="footnote"/>
      </w:pPr>
      <w:r>
        <w:rPr>
          <w:rStyle w:val="FootnoteReference"/>
        </w:rPr>
        <w:footnoteRef/>
      </w:r>
      <w:r>
        <w:t xml:space="preserve"> [JS] or “do wrong,” or “the workers of iniquity”</w:t>
      </w:r>
    </w:p>
  </w:footnote>
  <w:footnote w:id="514">
    <w:p w14:paraId="4E28D6F6" w14:textId="75DDD646" w:rsidR="00ED1D04" w:rsidRDefault="00ED1D04" w:rsidP="00CD361B">
      <w:pPr>
        <w:pStyle w:val="footnote"/>
      </w:pPr>
      <w:r>
        <w:rPr>
          <w:rStyle w:val="FootnoteReference"/>
        </w:rPr>
        <w:footnoteRef/>
      </w:r>
      <w:r>
        <w:t xml:space="preserve"> [JS] or proud/haughty eyes.</w:t>
      </w:r>
    </w:p>
  </w:footnote>
  <w:footnote w:id="515">
    <w:p w14:paraId="33F848D7" w14:textId="77777777" w:rsidR="00ED1D04" w:rsidRDefault="00ED1D04" w:rsidP="00C544D6">
      <w:pPr>
        <w:pStyle w:val="footnote"/>
      </w:pPr>
      <w:r>
        <w:rPr>
          <w:rStyle w:val="FootnoteReference"/>
        </w:rPr>
        <w:footnoteRef/>
      </w:r>
      <w:r>
        <w:t xml:space="preserve"> Daily I pray for the lost. Sinners are slain by conversion into believers, saints, friends and lovers.</w:t>
      </w:r>
    </w:p>
  </w:footnote>
  <w:footnote w:id="516">
    <w:p w14:paraId="570F4149" w14:textId="77777777" w:rsidR="00ED1D04" w:rsidRDefault="00ED1D04" w:rsidP="00C544D6">
      <w:pPr>
        <w:pStyle w:val="footnote"/>
      </w:pPr>
      <w:r>
        <w:rPr>
          <w:rStyle w:val="FootnoteReference"/>
        </w:rPr>
        <w:footnoteRef/>
      </w:r>
      <w:r>
        <w:t xml:space="preserve"> Peter praised and confessed Christ, yet later he swore he did not know Him (Mt. 26:74; Mk. 14:71).</w:t>
      </w:r>
    </w:p>
  </w:footnote>
  <w:footnote w:id="517">
    <w:p w14:paraId="7F487DE9" w14:textId="1D877FA2" w:rsidR="00ED1D04" w:rsidRDefault="00ED1D04" w:rsidP="00C544D6">
      <w:pPr>
        <w:pStyle w:val="footnote"/>
      </w:pPr>
      <w:r>
        <w:rPr>
          <w:rStyle w:val="FootnoteReference"/>
        </w:rPr>
        <w:footnoteRef/>
      </w:r>
      <w:r>
        <w:t xml:space="preserve"> Cf. Ps. 38:7a.</w:t>
      </w:r>
    </w:p>
  </w:footnote>
  <w:footnote w:id="518">
    <w:p w14:paraId="1B133F2B" w14:textId="56FE4EC3" w:rsidR="00ED1D04" w:rsidRDefault="00ED1D04"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19">
    <w:p w14:paraId="4C6B2146" w14:textId="77777777" w:rsidR="00ED1D04" w:rsidRDefault="00ED1D04" w:rsidP="00C544D6">
      <w:pPr>
        <w:pStyle w:val="footnote"/>
      </w:pPr>
      <w:r>
        <w:rPr>
          <w:rStyle w:val="FootnoteReference"/>
        </w:rPr>
        <w:footnoteRef/>
      </w:r>
      <w:r>
        <w:t xml:space="preserve"> descendants: </w:t>
      </w:r>
      <w:r w:rsidRPr="00A80C80">
        <w:rPr>
          <w:i/>
        </w:rPr>
        <w:t>lit</w:t>
      </w:r>
      <w:r>
        <w:t>. seed. Verses 26-28 are quoted at Heb. 1:10-12; 13:8.</w:t>
      </w:r>
    </w:p>
  </w:footnote>
  <w:footnote w:id="520">
    <w:p w14:paraId="44E84D4D" w14:textId="77777777" w:rsidR="00ED1D04" w:rsidRDefault="00ED1D04" w:rsidP="00C544D6">
      <w:pPr>
        <w:pStyle w:val="footnote"/>
      </w:pPr>
      <w:r>
        <w:rPr>
          <w:rStyle w:val="FootnoteReference"/>
        </w:rPr>
        <w:footnoteRef/>
      </w:r>
      <w:r>
        <w:t xml:space="preserve"> ‘God is love’ (1 John 4:8,16).</w:t>
      </w:r>
    </w:p>
  </w:footnote>
  <w:footnote w:id="521">
    <w:p w14:paraId="169A7896" w14:textId="77777777" w:rsidR="00ED1D04" w:rsidRDefault="00ED1D04" w:rsidP="00C37403">
      <w:pPr>
        <w:pStyle w:val="footnote"/>
      </w:pPr>
      <w:r>
        <w:rPr>
          <w:rStyle w:val="FootnoteReference"/>
        </w:rPr>
        <w:footnoteRef/>
      </w:r>
      <w:r>
        <w:t xml:space="preserve"> [JS] NETS has “who is very conciliatory towards all your acts of lawlessness”</w:t>
      </w:r>
    </w:p>
  </w:footnote>
  <w:footnote w:id="522">
    <w:p w14:paraId="1EEA58C5" w14:textId="195647BB" w:rsidR="00ED1D04" w:rsidRDefault="00ED1D04" w:rsidP="00C544D6">
      <w:pPr>
        <w:pStyle w:val="footnote"/>
      </w:pPr>
      <w:r>
        <w:rPr>
          <w:rStyle w:val="FootnoteReference"/>
        </w:rPr>
        <w:footnoteRef/>
      </w:r>
      <w:r>
        <w:t xml:space="preserve"> Cf. Ps. 147:8.</w:t>
      </w:r>
    </w:p>
  </w:footnote>
  <w:footnote w:id="523">
    <w:p w14:paraId="3C4F2E7D" w14:textId="704C8BBC" w:rsidR="00ED1D04" w:rsidRDefault="00ED1D04" w:rsidP="001566BD">
      <w:pPr>
        <w:pStyle w:val="footnote"/>
      </w:pPr>
      <w:r>
        <w:rPr>
          <w:rStyle w:val="FootnoteReference"/>
        </w:rPr>
        <w:footnoteRef/>
      </w:r>
      <w:r>
        <w:t xml:space="preserve"> [JS] or “transgressions”</w:t>
      </w:r>
    </w:p>
  </w:footnote>
  <w:footnote w:id="524">
    <w:p w14:paraId="1F5C3038" w14:textId="77777777" w:rsidR="00ED1D04" w:rsidRDefault="00ED1D04" w:rsidP="00C544D6">
      <w:pPr>
        <w:pStyle w:val="footnote"/>
      </w:pPr>
      <w:r>
        <w:rPr>
          <w:rStyle w:val="FootnoteReference"/>
        </w:rPr>
        <w:footnoteRef/>
      </w:r>
      <w:r>
        <w:t xml:space="preserve"> East and West intersecting heaven and earth forms the Cross to which our sins were nailed (Col. 1:20; 2:14).</w:t>
      </w:r>
    </w:p>
  </w:footnote>
  <w:footnote w:id="525">
    <w:p w14:paraId="091111BB" w14:textId="79454437" w:rsidR="00ED1D04" w:rsidRDefault="00ED1D04" w:rsidP="00417F44">
      <w:pPr>
        <w:pStyle w:val="footnote"/>
      </w:pPr>
      <w:r>
        <w:rPr>
          <w:rStyle w:val="FootnoteReference"/>
        </w:rPr>
        <w:footnoteRef/>
      </w:r>
      <w:r>
        <w:t xml:space="preserve"> [JS] wind, or breath, spirit. The analogy is to “as the spirit passes from man, and he does not exist.”</w:t>
      </w:r>
    </w:p>
  </w:footnote>
  <w:footnote w:id="526">
    <w:p w14:paraId="2EB2A618" w14:textId="77777777" w:rsidR="00ED1D04" w:rsidRDefault="00ED1D04" w:rsidP="00C544D6">
      <w:pPr>
        <w:pStyle w:val="footnote"/>
      </w:pPr>
      <w:r>
        <w:rPr>
          <w:rStyle w:val="FootnoteReference"/>
        </w:rPr>
        <w:footnoteRef/>
      </w:r>
      <w:r>
        <w:t xml:space="preserve"> embraces all: </w:t>
      </w:r>
      <w:r w:rsidRPr="00A80C80">
        <w:rPr>
          <w:i/>
        </w:rPr>
        <w:t>or</w:t>
      </w:r>
      <w:r>
        <w:t>, ‘rules over all.’</w:t>
      </w:r>
    </w:p>
  </w:footnote>
  <w:footnote w:id="527">
    <w:p w14:paraId="74ECADBE" w14:textId="66332B8C" w:rsidR="00ED1D04" w:rsidRDefault="00ED1D04" w:rsidP="00342E73">
      <w:pPr>
        <w:pStyle w:val="footnote"/>
      </w:pPr>
      <w:r>
        <w:rPr>
          <w:rStyle w:val="FootnoteReference"/>
        </w:rPr>
        <w:footnoteRef/>
      </w:r>
      <w:r>
        <w:t xml:space="preserve"> [JS] Fr. Lazarus has “very great”</w:t>
      </w:r>
    </w:p>
  </w:footnote>
  <w:footnote w:id="528">
    <w:p w14:paraId="4F7FE92C" w14:textId="411FA40A" w:rsidR="00ED1D04" w:rsidRDefault="00ED1D04" w:rsidP="00342E73">
      <w:pPr>
        <w:pStyle w:val="footnote"/>
      </w:pPr>
      <w:r>
        <w:rPr>
          <w:rStyle w:val="FootnoteReference"/>
        </w:rPr>
        <w:footnoteRef/>
      </w:r>
      <w:r>
        <w:t xml:space="preserve"> [JS] or “thanksgiving,” or “thankful confession with praise”</w:t>
      </w:r>
    </w:p>
  </w:footnote>
  <w:footnote w:id="529">
    <w:p w14:paraId="169AA0B7" w14:textId="592F3FAF" w:rsidR="00ED1D04" w:rsidRDefault="00ED1D04"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0">
    <w:p w14:paraId="6BB1365A" w14:textId="27497F37" w:rsidR="00ED1D04" w:rsidRDefault="00ED1D04" w:rsidP="00342E73">
      <w:pPr>
        <w:pStyle w:val="footnote"/>
      </w:pPr>
      <w:r>
        <w:rPr>
          <w:rStyle w:val="FootnoteReference"/>
        </w:rPr>
        <w:footnoteRef/>
      </w:r>
      <w:r>
        <w:t xml:space="preserve"> [JS] or “makes the clouds His chariot”</w:t>
      </w:r>
    </w:p>
  </w:footnote>
  <w:footnote w:id="531">
    <w:p w14:paraId="62DF6E81" w14:textId="51054D24" w:rsidR="00ED1D04" w:rsidRDefault="00ED1D04" w:rsidP="00342E73">
      <w:pPr>
        <w:pStyle w:val="footnote"/>
      </w:pPr>
      <w:r>
        <w:rPr>
          <w:rStyle w:val="FootnoteReference"/>
        </w:rPr>
        <w:footnoteRef/>
      </w:r>
      <w:r>
        <w:t xml:space="preserve"> [JS] or “messengers”</w:t>
      </w:r>
    </w:p>
  </w:footnote>
  <w:footnote w:id="532">
    <w:p w14:paraId="168D3C90" w14:textId="7FDCEE0D" w:rsidR="00ED1D04" w:rsidRDefault="00ED1D04" w:rsidP="00342E73">
      <w:pPr>
        <w:pStyle w:val="footnote"/>
      </w:pPr>
      <w:r>
        <w:rPr>
          <w:rStyle w:val="FootnoteReference"/>
        </w:rPr>
        <w:footnoteRef/>
      </w:r>
      <w:r>
        <w:t xml:space="preserve"> [JS] Fr. Lazarus has “servants”</w:t>
      </w:r>
    </w:p>
  </w:footnote>
  <w:footnote w:id="533">
    <w:p w14:paraId="45145696" w14:textId="77777777" w:rsidR="00ED1D04" w:rsidRDefault="00ED1D04" w:rsidP="00C544D6">
      <w:pPr>
        <w:pStyle w:val="footnote"/>
      </w:pPr>
      <w:r>
        <w:rPr>
          <w:rStyle w:val="FootnoteReference"/>
        </w:rPr>
        <w:footnoteRef/>
      </w:r>
      <w:r>
        <w:t xml:space="preserve"> Heb. 1:7; Ezek. 1:14; 2 Esdras 8:22.</w:t>
      </w:r>
    </w:p>
  </w:footnote>
  <w:footnote w:id="534">
    <w:p w14:paraId="0185F645" w14:textId="47FC8356" w:rsidR="00ED1D04" w:rsidRDefault="00ED1D04" w:rsidP="00342E73">
      <w:pPr>
        <w:pStyle w:val="footnote"/>
      </w:pPr>
      <w:r>
        <w:rPr>
          <w:rStyle w:val="FootnoteReference"/>
        </w:rPr>
        <w:footnoteRef/>
      </w:r>
      <w:r>
        <w:t xml:space="preserve"> [JS] Fr. Lazarus has “axis”</w:t>
      </w:r>
    </w:p>
  </w:footnote>
  <w:footnote w:id="535">
    <w:p w14:paraId="62442F76" w14:textId="4CE61300" w:rsidR="00ED1D04" w:rsidRDefault="00ED1D04" w:rsidP="00342E73">
      <w:pPr>
        <w:pStyle w:val="footnote"/>
      </w:pPr>
      <w:r>
        <w:rPr>
          <w:rStyle w:val="FootnoteReference"/>
        </w:rPr>
        <w:footnoteRef/>
      </w:r>
      <w:r>
        <w:t xml:space="preserve"> [JS] Fr. Lazarus has “wander”. NETS has “be tilted”</w:t>
      </w:r>
    </w:p>
  </w:footnote>
  <w:footnote w:id="536">
    <w:p w14:paraId="1733D904" w14:textId="3B68C5C6" w:rsidR="00ED1D04" w:rsidRDefault="00ED1D04" w:rsidP="006A0F54">
      <w:pPr>
        <w:pStyle w:val="footnote"/>
      </w:pPr>
      <w:r>
        <w:rPr>
          <w:rStyle w:val="FootnoteReference"/>
        </w:rPr>
        <w:footnoteRef/>
      </w:r>
      <w:r>
        <w:t xml:space="preserve"> [JS] literally, “founded”</w:t>
      </w:r>
    </w:p>
  </w:footnote>
  <w:footnote w:id="537">
    <w:p w14:paraId="2075EA79" w14:textId="5E6B474F" w:rsidR="00ED1D04" w:rsidRDefault="00ED1D04" w:rsidP="006A0F54">
      <w:pPr>
        <w:pStyle w:val="footnote"/>
      </w:pPr>
      <w:r>
        <w:rPr>
          <w:rStyle w:val="FootnoteReference"/>
        </w:rPr>
        <w:footnoteRef/>
      </w:r>
      <w:r>
        <w:t xml:space="preserve"> [JS] or “takes the lead among them”</w:t>
      </w:r>
    </w:p>
  </w:footnote>
  <w:footnote w:id="538">
    <w:p w14:paraId="28E7BE34" w14:textId="16676F65" w:rsidR="00ED1D04" w:rsidRDefault="00ED1D04" w:rsidP="001566BD">
      <w:pPr>
        <w:pStyle w:val="footnote"/>
      </w:pPr>
      <w:r>
        <w:rPr>
          <w:rStyle w:val="FootnoteReference"/>
        </w:rPr>
        <w:footnoteRef/>
      </w:r>
      <w:r>
        <w:t xml:space="preserve"> [JS] or “serpent”</w:t>
      </w:r>
    </w:p>
  </w:footnote>
  <w:footnote w:id="539">
    <w:p w14:paraId="11DE9B53" w14:textId="0A5609C6" w:rsidR="00ED1D04" w:rsidRDefault="00ED1D04" w:rsidP="00915FD3">
      <w:pPr>
        <w:pStyle w:val="footnote"/>
      </w:pPr>
      <w:r>
        <w:rPr>
          <w:rStyle w:val="FootnoteReference"/>
        </w:rPr>
        <w:footnoteRef/>
      </w:r>
      <w:r>
        <w:t xml:space="preserve"> [JS] or, “the universe”</w:t>
      </w:r>
    </w:p>
  </w:footnote>
  <w:footnote w:id="540">
    <w:p w14:paraId="74093DC5" w14:textId="1E09F0AA" w:rsidR="00ED1D04" w:rsidRDefault="00ED1D04" w:rsidP="00915FD3">
      <w:pPr>
        <w:pStyle w:val="footnote"/>
      </w:pPr>
      <w:r>
        <w:rPr>
          <w:rStyle w:val="FootnoteReference"/>
        </w:rPr>
        <w:footnoteRef/>
      </w:r>
      <w:r>
        <w:t xml:space="preserve"> [JS] or, “breath”</w:t>
      </w:r>
    </w:p>
  </w:footnote>
  <w:footnote w:id="541">
    <w:p w14:paraId="7147B16E" w14:textId="621A8A9E" w:rsidR="00ED1D04" w:rsidRDefault="00ED1D04" w:rsidP="001566BD">
      <w:pPr>
        <w:pStyle w:val="footnote"/>
      </w:pPr>
      <w:r>
        <w:rPr>
          <w:rStyle w:val="FootnoteReference"/>
        </w:rPr>
        <w:footnoteRef/>
      </w:r>
      <w:r>
        <w:t xml:space="preserve"> [JS] Fr. Lazarus has, “meditation”</w:t>
      </w:r>
    </w:p>
  </w:footnote>
  <w:footnote w:id="542">
    <w:p w14:paraId="384A849F" w14:textId="641C79E3" w:rsidR="00ED1D04" w:rsidRDefault="00ED1D04" w:rsidP="00C544D6">
      <w:pPr>
        <w:pStyle w:val="footnote"/>
      </w:pPr>
      <w:r>
        <w:rPr>
          <w:rStyle w:val="FootnoteReference"/>
        </w:rPr>
        <w:footnoteRef/>
      </w:r>
      <w:r>
        <w:t xml:space="preserve"> Much of Psalm 104 occurs almost verbatim in 1 Chron. 16:8-22 (cf. vv. 7:36).</w:t>
      </w:r>
    </w:p>
  </w:footnote>
  <w:footnote w:id="543">
    <w:p w14:paraId="3905FF41" w14:textId="613F8D2E" w:rsidR="00ED1D04" w:rsidRDefault="00ED1D04" w:rsidP="00321F6F">
      <w:pPr>
        <w:pStyle w:val="footnote"/>
      </w:pPr>
      <w:r>
        <w:rPr>
          <w:rStyle w:val="FootnoteReference"/>
        </w:rPr>
        <w:footnoteRef/>
      </w:r>
      <w:r>
        <w:t xml:space="preserve"> [JS] or “give thanks to”. “Thankfully confess with praise”</w:t>
      </w:r>
    </w:p>
  </w:footnote>
  <w:footnote w:id="544">
    <w:p w14:paraId="01463307" w14:textId="64E551BC" w:rsidR="00ED1D04" w:rsidRDefault="00ED1D04" w:rsidP="00321F6F">
      <w:pPr>
        <w:pStyle w:val="footnote"/>
      </w:pPr>
      <w:r>
        <w:rPr>
          <w:rStyle w:val="FootnoteReference"/>
        </w:rPr>
        <w:footnoteRef/>
      </w:r>
      <w:r>
        <w:t xml:space="preserve"> [JS] or “make music to”</w:t>
      </w:r>
    </w:p>
  </w:footnote>
  <w:footnote w:id="545">
    <w:p w14:paraId="2B9E23B4" w14:textId="03FD2FE2" w:rsidR="00ED1D04" w:rsidRDefault="00ED1D04" w:rsidP="00321F6F">
      <w:pPr>
        <w:pStyle w:val="footnote"/>
      </w:pPr>
      <w:r>
        <w:rPr>
          <w:rStyle w:val="FootnoteReference"/>
        </w:rPr>
        <w:footnoteRef/>
      </w:r>
      <w:r>
        <w:t xml:space="preserve"> [JS] i.e. presence</w:t>
      </w:r>
    </w:p>
  </w:footnote>
  <w:footnote w:id="546">
    <w:p w14:paraId="661C891F" w14:textId="3A70284B" w:rsidR="00ED1D04" w:rsidRDefault="00ED1D04" w:rsidP="00321F6F">
      <w:pPr>
        <w:pStyle w:val="footnote"/>
      </w:pPr>
      <w:r>
        <w:rPr>
          <w:rStyle w:val="FootnoteReference"/>
        </w:rPr>
        <w:footnoteRef/>
      </w:r>
      <w:r>
        <w:t xml:space="preserve"> [JS] literally, “seed”</w:t>
      </w:r>
    </w:p>
  </w:footnote>
  <w:footnote w:id="547">
    <w:p w14:paraId="329D8569" w14:textId="5DC45E53" w:rsidR="00ED1D04" w:rsidRDefault="00ED1D04" w:rsidP="00321F6F">
      <w:pPr>
        <w:pStyle w:val="footnote"/>
      </w:pPr>
      <w:r>
        <w:rPr>
          <w:rStyle w:val="FootnoteReference"/>
        </w:rPr>
        <w:footnoteRef/>
      </w:r>
      <w:r>
        <w:t xml:space="preserve"> [JS] literally, “He remembered His covenant forever”</w:t>
      </w:r>
    </w:p>
  </w:footnote>
  <w:footnote w:id="548">
    <w:p w14:paraId="6010B733" w14:textId="6B64E095" w:rsidR="00ED1D04" w:rsidRDefault="00ED1D04" w:rsidP="00321F6F">
      <w:pPr>
        <w:pStyle w:val="footnote"/>
      </w:pPr>
      <w:r>
        <w:rPr>
          <w:rStyle w:val="FootnoteReference"/>
        </w:rPr>
        <w:footnoteRef/>
      </w:r>
      <w:r>
        <w:t xml:space="preserve"> [JS] i.e. the covenant</w:t>
      </w:r>
    </w:p>
  </w:footnote>
  <w:footnote w:id="549">
    <w:p w14:paraId="301BA381" w14:textId="3C68C9E1" w:rsidR="00ED1D04" w:rsidRDefault="00ED1D04" w:rsidP="00280E2D">
      <w:pPr>
        <w:pStyle w:val="footnote"/>
      </w:pPr>
      <w:r>
        <w:rPr>
          <w:rStyle w:val="FootnoteReference"/>
        </w:rPr>
        <w:footnoteRef/>
      </w:r>
      <w:r>
        <w:t xml:space="preserve"> [JS] or foreigners, resident aliens.</w:t>
      </w:r>
    </w:p>
  </w:footnote>
  <w:footnote w:id="550">
    <w:p w14:paraId="1DCE9038" w14:textId="77777777" w:rsidR="00ED1D04" w:rsidRDefault="00ED1D04"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1">
    <w:p w14:paraId="187F80A0" w14:textId="77777777" w:rsidR="00ED1D04" w:rsidRDefault="00ED1D04" w:rsidP="00C544D6">
      <w:pPr>
        <w:pStyle w:val="footnote"/>
      </w:pPr>
      <w:r>
        <w:rPr>
          <w:rStyle w:val="FootnoteReference"/>
        </w:rPr>
        <w:footnoteRef/>
      </w:r>
      <w:r>
        <w:t xml:space="preserve"> caterpillars: larva of the locust.</w:t>
      </w:r>
    </w:p>
  </w:footnote>
  <w:footnote w:id="552">
    <w:p w14:paraId="6E762A27" w14:textId="77777777" w:rsidR="00ED1D04" w:rsidRDefault="00ED1D04" w:rsidP="00C544D6">
      <w:pPr>
        <w:pStyle w:val="footnote"/>
      </w:pPr>
      <w:r>
        <w:rPr>
          <w:rStyle w:val="FootnoteReference"/>
        </w:rPr>
        <w:footnoteRef/>
      </w:r>
      <w:r>
        <w:t xml:space="preserve"> Ex. 16:12-15; Jn. 6:31-35.</w:t>
      </w:r>
    </w:p>
  </w:footnote>
  <w:footnote w:id="553">
    <w:p w14:paraId="49AE41C2" w14:textId="50246779" w:rsidR="00ED1D04" w:rsidRDefault="00ED1D04" w:rsidP="00E46516">
      <w:pPr>
        <w:pStyle w:val="footnote"/>
      </w:pPr>
      <w:r>
        <w:rPr>
          <w:rStyle w:val="FootnoteReference"/>
        </w:rPr>
        <w:footnoteRef/>
      </w:r>
      <w:r>
        <w:t xml:space="preserve"> [JS] or “promise”</w:t>
      </w:r>
    </w:p>
  </w:footnote>
  <w:footnote w:id="554">
    <w:p w14:paraId="463C0491" w14:textId="77777777" w:rsidR="00ED1D04" w:rsidRDefault="00ED1D04" w:rsidP="00C544D6">
      <w:pPr>
        <w:pStyle w:val="footnote"/>
      </w:pPr>
      <w:r>
        <w:rPr>
          <w:rStyle w:val="FootnoteReference"/>
        </w:rPr>
        <w:footnoteRef/>
      </w:r>
      <w:r>
        <w:t xml:space="preserve"> Gen. 15:14.</w:t>
      </w:r>
    </w:p>
  </w:footnote>
  <w:footnote w:id="555">
    <w:p w14:paraId="078805D2" w14:textId="5FA9820B" w:rsidR="00ED1D04" w:rsidRDefault="00ED1D04"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56">
    <w:p w14:paraId="6557E8C2" w14:textId="00E953DA" w:rsidR="00ED1D04" w:rsidRDefault="00ED1D04" w:rsidP="00854B91">
      <w:pPr>
        <w:pStyle w:val="footnote"/>
      </w:pPr>
      <w:r>
        <w:rPr>
          <w:rStyle w:val="FootnoteReference"/>
        </w:rPr>
        <w:footnoteRef/>
      </w:r>
      <w:r>
        <w:t xml:space="preserve"> [JS] or “give thanks to”. “Thankfully confess with praise”</w:t>
      </w:r>
    </w:p>
  </w:footnote>
  <w:footnote w:id="557">
    <w:p w14:paraId="08540649" w14:textId="77777777" w:rsidR="00ED1D04" w:rsidRDefault="00ED1D04" w:rsidP="00C544D6">
      <w:pPr>
        <w:pStyle w:val="footnote"/>
      </w:pPr>
      <w:r>
        <w:rPr>
          <w:rStyle w:val="FootnoteReference"/>
        </w:rPr>
        <w:footnoteRef/>
      </w:r>
      <w:r>
        <w:t xml:space="preserve"> mercy: </w:t>
      </w:r>
      <w:r w:rsidRPr="00B246C1">
        <w:rPr>
          <w:i/>
        </w:rPr>
        <w:t>or</w:t>
      </w:r>
      <w:r>
        <w:t xml:space="preserve"> love.</w:t>
      </w:r>
    </w:p>
  </w:footnote>
  <w:footnote w:id="558">
    <w:p w14:paraId="471071BF" w14:textId="61D7EC3C" w:rsidR="00ED1D04" w:rsidRDefault="00ED1D04" w:rsidP="00854B91">
      <w:pPr>
        <w:pStyle w:val="footnote"/>
      </w:pPr>
      <w:r>
        <w:rPr>
          <w:rStyle w:val="FootnoteReference"/>
        </w:rPr>
        <w:footnoteRef/>
      </w:r>
      <w:r>
        <w:t xml:space="preserve"> [JS] or “observe justice”</w:t>
      </w:r>
    </w:p>
  </w:footnote>
  <w:footnote w:id="559">
    <w:p w14:paraId="03E9E4DD" w14:textId="395B2D3C" w:rsidR="00ED1D04" w:rsidRDefault="00ED1D04" w:rsidP="00854B91">
      <w:pPr>
        <w:pStyle w:val="footnote"/>
      </w:pPr>
      <w:r>
        <w:rPr>
          <w:rStyle w:val="FootnoteReference"/>
        </w:rPr>
        <w:footnoteRef/>
      </w:r>
      <w:r>
        <w:t xml:space="preserve"> [JS] literally, “do”</w:t>
      </w:r>
    </w:p>
  </w:footnote>
  <w:footnote w:id="560">
    <w:p w14:paraId="5B7ACE2B" w14:textId="78E5BEF3" w:rsidR="00ED1D04" w:rsidRDefault="00ED1D04" w:rsidP="00854B91">
      <w:pPr>
        <w:pStyle w:val="footnote"/>
      </w:pPr>
      <w:r>
        <w:rPr>
          <w:rStyle w:val="FootnoteReference"/>
        </w:rPr>
        <w:footnoteRef/>
      </w:r>
      <w:r>
        <w:t xml:space="preserve"> [JS] or “because of the good will of Your people”</w:t>
      </w:r>
    </w:p>
  </w:footnote>
  <w:footnote w:id="561">
    <w:p w14:paraId="1A81CC74" w14:textId="6EC9F596" w:rsidR="00ED1D04" w:rsidRDefault="00ED1D04" w:rsidP="00C544D6">
      <w:pPr>
        <w:pStyle w:val="footnote"/>
      </w:pPr>
      <w:r>
        <w:rPr>
          <w:rStyle w:val="FootnoteReference"/>
        </w:rPr>
        <w:footnoteRef/>
      </w:r>
      <w:r>
        <w:t xml:space="preserve"> Cf. Mark 8:17-21; Matthew 16:9-12.</w:t>
      </w:r>
    </w:p>
  </w:footnote>
  <w:footnote w:id="562">
    <w:p w14:paraId="6D8403EE" w14:textId="7911CBB2" w:rsidR="00ED1D04" w:rsidRDefault="00ED1D04" w:rsidP="00FF4329">
      <w:pPr>
        <w:pStyle w:val="footnote"/>
      </w:pPr>
      <w:r>
        <w:rPr>
          <w:rStyle w:val="FootnoteReference"/>
        </w:rPr>
        <w:footnoteRef/>
      </w:r>
      <w:r>
        <w:t xml:space="preserve"> [JS] Fr. Lazarus has “will”</w:t>
      </w:r>
    </w:p>
  </w:footnote>
  <w:footnote w:id="563">
    <w:p w14:paraId="008D3EE2" w14:textId="77777777" w:rsidR="00ED1D04" w:rsidRDefault="00ED1D04" w:rsidP="00C544D6">
      <w:pPr>
        <w:pStyle w:val="footnote"/>
      </w:pPr>
      <w:r>
        <w:rPr>
          <w:rStyle w:val="FootnoteReference"/>
        </w:rPr>
        <w:footnoteRef/>
      </w:r>
      <w:r>
        <w:t xml:space="preserve"> Num. 11:34.</w:t>
      </w:r>
    </w:p>
  </w:footnote>
  <w:footnote w:id="564">
    <w:p w14:paraId="45B2152E" w14:textId="77777777" w:rsidR="00ED1D04" w:rsidRDefault="00ED1D04" w:rsidP="00C544D6">
      <w:pPr>
        <w:pStyle w:val="footnote"/>
      </w:pPr>
      <w:r>
        <w:rPr>
          <w:rStyle w:val="FootnoteReference"/>
        </w:rPr>
        <w:footnoteRef/>
      </w:r>
      <w:r>
        <w:t xml:space="preserve"> Num. 16:32.</w:t>
      </w:r>
    </w:p>
  </w:footnote>
  <w:footnote w:id="565">
    <w:p w14:paraId="4E447E07" w14:textId="714805BD" w:rsidR="00ED1D04" w:rsidRDefault="00ED1D04" w:rsidP="00FF4329">
      <w:pPr>
        <w:pStyle w:val="footnote"/>
      </w:pPr>
      <w:r>
        <w:rPr>
          <w:rStyle w:val="FootnoteReference"/>
        </w:rPr>
        <w:footnoteRef/>
      </w:r>
      <w:r>
        <w:t xml:space="preserve"> [JS] “did obeisance”. “bowed down to”.</w:t>
      </w:r>
    </w:p>
  </w:footnote>
  <w:footnote w:id="566">
    <w:p w14:paraId="74DDF551" w14:textId="7993EDFC" w:rsidR="00ED1D04" w:rsidRDefault="00ED1D04" w:rsidP="00FF4329">
      <w:pPr>
        <w:pStyle w:val="footnote"/>
      </w:pPr>
      <w:r>
        <w:rPr>
          <w:rStyle w:val="FootnoteReference"/>
        </w:rPr>
        <w:footnoteRef/>
      </w:r>
      <w:r>
        <w:t xml:space="preserve"> [JS] or fearful, terrible.</w:t>
      </w:r>
    </w:p>
  </w:footnote>
  <w:footnote w:id="567">
    <w:p w14:paraId="5BE35E93" w14:textId="77777777" w:rsidR="00ED1D04" w:rsidRDefault="00ED1D04" w:rsidP="00C544D6">
      <w:pPr>
        <w:pStyle w:val="footnote"/>
      </w:pPr>
      <w:r>
        <w:rPr>
          <w:rStyle w:val="FootnoteReference"/>
        </w:rPr>
        <w:footnoteRef/>
      </w:r>
      <w:r>
        <w:t xml:space="preserve"> children: </w:t>
      </w:r>
      <w:r w:rsidRPr="00B246C1">
        <w:rPr>
          <w:i/>
        </w:rPr>
        <w:t>lit</w:t>
      </w:r>
      <w:r>
        <w:t>. seed.</w:t>
      </w:r>
    </w:p>
  </w:footnote>
  <w:footnote w:id="568">
    <w:p w14:paraId="2898F4BB" w14:textId="7CD287CA" w:rsidR="00ED1D04" w:rsidRDefault="00ED1D04" w:rsidP="00335B68">
      <w:pPr>
        <w:pStyle w:val="footnote"/>
      </w:pPr>
      <w:r>
        <w:rPr>
          <w:rStyle w:val="FootnoteReference"/>
        </w:rPr>
        <w:footnoteRef/>
      </w:r>
      <w:r>
        <w:t xml:space="preserve"> [JS] or, “destruction”</w:t>
      </w:r>
    </w:p>
  </w:footnote>
  <w:footnote w:id="569">
    <w:p w14:paraId="6145EAB5" w14:textId="4C75086F" w:rsidR="00ED1D04" w:rsidRDefault="00ED1D04" w:rsidP="00335B68">
      <w:pPr>
        <w:pStyle w:val="footnote"/>
      </w:pPr>
      <w:r>
        <w:rPr>
          <w:rStyle w:val="FootnoteReference"/>
        </w:rPr>
        <w:footnoteRef/>
      </w:r>
      <w:r>
        <w:t xml:space="preserve"> [JS] or “the breach abated”</w:t>
      </w:r>
    </w:p>
  </w:footnote>
  <w:footnote w:id="570">
    <w:p w14:paraId="7BC84269" w14:textId="5FF802CF" w:rsidR="00ED1D04" w:rsidRDefault="00ED1D04" w:rsidP="00335B68">
      <w:pPr>
        <w:pStyle w:val="footnote"/>
      </w:pPr>
      <w:r>
        <w:rPr>
          <w:rStyle w:val="FootnoteReference"/>
        </w:rPr>
        <w:footnoteRef/>
      </w:r>
      <w:r>
        <w:t xml:space="preserve"> [JS] or “reckoned”</w:t>
      </w:r>
    </w:p>
  </w:footnote>
  <w:footnote w:id="571">
    <w:p w14:paraId="7C896B79" w14:textId="22421F6C" w:rsidR="00ED1D04" w:rsidRDefault="00ED1D04" w:rsidP="00335B68">
      <w:pPr>
        <w:pStyle w:val="footnote"/>
      </w:pPr>
      <w:r>
        <w:rPr>
          <w:rStyle w:val="FootnoteReference"/>
        </w:rPr>
        <w:footnoteRef/>
      </w:r>
      <w:r>
        <w:t xml:space="preserve"> [JS] literally “mingled” and “works”</w:t>
      </w:r>
    </w:p>
  </w:footnote>
  <w:footnote w:id="572">
    <w:p w14:paraId="642B0591" w14:textId="225C9085" w:rsidR="00ED1D04" w:rsidRDefault="00ED1D04" w:rsidP="00F208ED">
      <w:pPr>
        <w:pStyle w:val="footnote"/>
      </w:pPr>
      <w:r>
        <w:rPr>
          <w:rStyle w:val="FootnoteReference"/>
        </w:rPr>
        <w:footnoteRef/>
      </w:r>
      <w:r>
        <w:t xml:space="preserve"> [JS] or “give thanks to”, “thankfully confess with praise”</w:t>
      </w:r>
    </w:p>
  </w:footnote>
  <w:footnote w:id="573">
    <w:p w14:paraId="1D020CD0" w14:textId="190B32B1" w:rsidR="00ED1D04" w:rsidRDefault="00ED1D04" w:rsidP="00A87777">
      <w:pPr>
        <w:pStyle w:val="footnote"/>
      </w:pPr>
      <w:r>
        <w:rPr>
          <w:rStyle w:val="FootnoteReference"/>
        </w:rPr>
        <w:footnoteRef/>
      </w:r>
      <w:r>
        <w:t xml:space="preserve"> [JS] or “age to age”</w:t>
      </w:r>
    </w:p>
  </w:footnote>
  <w:footnote w:id="574">
    <w:p w14:paraId="0B2ABDB6" w14:textId="66F5B000" w:rsidR="00ED1D04" w:rsidRDefault="00ED1D04" w:rsidP="00F208ED">
      <w:pPr>
        <w:pStyle w:val="footnote"/>
      </w:pPr>
      <w:r>
        <w:rPr>
          <w:rStyle w:val="FootnoteReference"/>
        </w:rPr>
        <w:footnoteRef/>
      </w:r>
      <w:r>
        <w:t xml:space="preserve"> [JS] or “May it be! May it be” or “So be it! So be it!”</w:t>
      </w:r>
    </w:p>
  </w:footnote>
  <w:footnote w:id="575">
    <w:p w14:paraId="04C140F9" w14:textId="166D1F53" w:rsidR="00ED1D04" w:rsidRDefault="00ED1D04" w:rsidP="005843FD">
      <w:pPr>
        <w:pStyle w:val="footnote"/>
      </w:pPr>
      <w:r>
        <w:rPr>
          <w:rStyle w:val="FootnoteReference"/>
        </w:rPr>
        <w:footnoteRef/>
      </w:r>
      <w:r>
        <w:t xml:space="preserve"> [JS] or “give thanks to”, “thankfully confess with praise”</w:t>
      </w:r>
    </w:p>
  </w:footnote>
  <w:footnote w:id="576">
    <w:p w14:paraId="338DEC03" w14:textId="41CA3C59" w:rsidR="00ED1D04" w:rsidRDefault="00ED1D04" w:rsidP="005843FD">
      <w:pPr>
        <w:pStyle w:val="footnote"/>
      </w:pPr>
      <w:r>
        <w:rPr>
          <w:rStyle w:val="FootnoteReference"/>
        </w:rPr>
        <w:footnoteRef/>
      </w:r>
      <w:r>
        <w:t xml:space="preserve"> [JS] NETS and Fr. Lazarus have “sea” in place of “south”</w:t>
      </w:r>
    </w:p>
  </w:footnote>
  <w:footnote w:id="577">
    <w:p w14:paraId="6197905E" w14:textId="37F1FE6C" w:rsidR="00ED1D04" w:rsidRDefault="00ED1D04" w:rsidP="005843FD">
      <w:pPr>
        <w:pStyle w:val="footnote"/>
      </w:pPr>
      <w:r>
        <w:rPr>
          <w:rStyle w:val="FootnoteReference"/>
        </w:rPr>
        <w:footnoteRef/>
      </w:r>
      <w:r>
        <w:t xml:space="preserve"> [JS] or “praise and thank”, “thankfully confess with praise”</w:t>
      </w:r>
    </w:p>
  </w:footnote>
  <w:footnote w:id="578">
    <w:p w14:paraId="2927C9DC" w14:textId="30BA0C90" w:rsidR="00ED1D04" w:rsidRDefault="00ED1D04" w:rsidP="008B5FD0">
      <w:pPr>
        <w:pStyle w:val="footnote"/>
      </w:pPr>
      <w:r>
        <w:rPr>
          <w:rStyle w:val="FootnoteReference"/>
        </w:rPr>
        <w:footnoteRef/>
      </w:r>
      <w:r>
        <w:t xml:space="preserve"> [JS] or “praise and thank”, “thankfully confess with praise.”</w:t>
      </w:r>
    </w:p>
  </w:footnote>
  <w:footnote w:id="579">
    <w:p w14:paraId="6B4B3E8B" w14:textId="1A47DD82" w:rsidR="00ED1D04" w:rsidRDefault="00ED1D04" w:rsidP="005D0282">
      <w:pPr>
        <w:pStyle w:val="footnote"/>
      </w:pPr>
      <w:r>
        <w:rPr>
          <w:rStyle w:val="FootnoteReference"/>
        </w:rPr>
        <w:footnoteRef/>
      </w:r>
      <w:r>
        <w:t xml:space="preserve"> [JS] or “He helped them out of the way of their iniquity”</w:t>
      </w:r>
    </w:p>
  </w:footnote>
  <w:footnote w:id="580">
    <w:p w14:paraId="3CB0230A" w14:textId="77777777" w:rsidR="00ED1D04" w:rsidRDefault="00ED1D04"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1">
    <w:p w14:paraId="4C3C4DC6" w14:textId="4D9A8A9A" w:rsidR="00ED1D04" w:rsidRDefault="00ED1D04" w:rsidP="008B5FD0">
      <w:pPr>
        <w:pStyle w:val="footnote"/>
      </w:pPr>
      <w:r>
        <w:rPr>
          <w:rStyle w:val="FootnoteReference"/>
        </w:rPr>
        <w:footnoteRef/>
      </w:r>
      <w:r>
        <w:t xml:space="preserve"> [JS] or “praise and thank”, “thankfully confess with praise”</w:t>
      </w:r>
    </w:p>
  </w:footnote>
  <w:footnote w:id="582">
    <w:p w14:paraId="678ED315" w14:textId="00F5D3AB" w:rsidR="00ED1D04" w:rsidRDefault="00ED1D04" w:rsidP="0048178C">
      <w:pPr>
        <w:pStyle w:val="footnote"/>
      </w:pPr>
      <w:r>
        <w:rPr>
          <w:rStyle w:val="FootnoteReference"/>
        </w:rPr>
        <w:footnoteRef/>
      </w:r>
      <w:r>
        <w:t xml:space="preserve"> [JS] Fr. Lazarus has “all their skill was scuttled.”</w:t>
      </w:r>
    </w:p>
  </w:footnote>
  <w:footnote w:id="583">
    <w:p w14:paraId="34CCA381" w14:textId="4D43FBED" w:rsidR="00ED1D04" w:rsidRDefault="00ED1D04" w:rsidP="0048178C">
      <w:pPr>
        <w:pStyle w:val="footnote"/>
      </w:pPr>
      <w:r>
        <w:rPr>
          <w:rStyle w:val="FootnoteReference"/>
        </w:rPr>
        <w:footnoteRef/>
      </w:r>
      <w:r>
        <w:t xml:space="preserve"> [JS] or “praise and thank”, “thankfully confess with praise”</w:t>
      </w:r>
    </w:p>
  </w:footnote>
  <w:footnote w:id="584">
    <w:p w14:paraId="4C3D1737" w14:textId="77777777" w:rsidR="00ED1D04" w:rsidRDefault="00ED1D04" w:rsidP="00C544D6">
      <w:pPr>
        <w:pStyle w:val="footnote"/>
      </w:pPr>
      <w:r>
        <w:rPr>
          <w:rStyle w:val="FootnoteReference"/>
        </w:rPr>
        <w:footnoteRef/>
      </w:r>
      <w:r>
        <w:t xml:space="preserve"> ‘mercies of the Lord’: </w:t>
      </w:r>
      <w:r w:rsidRPr="00B246C1">
        <w:rPr>
          <w:i/>
        </w:rPr>
        <w:t>or</w:t>
      </w:r>
      <w:r>
        <w:t>, the Lord’s love.</w:t>
      </w:r>
    </w:p>
  </w:footnote>
  <w:footnote w:id="585">
    <w:p w14:paraId="0ED7A10C" w14:textId="45E3CDC2" w:rsidR="00ED1D04" w:rsidRDefault="00ED1D04" w:rsidP="00F56D7A">
      <w:pPr>
        <w:pStyle w:val="footnote"/>
      </w:pPr>
      <w:r>
        <w:rPr>
          <w:rStyle w:val="FootnoteReference"/>
        </w:rPr>
        <w:footnoteRef/>
      </w:r>
      <w:r>
        <w:t xml:space="preserve"> [JS] NETS has, “make music”, OSB, “give praise”</w:t>
      </w:r>
    </w:p>
  </w:footnote>
  <w:footnote w:id="586">
    <w:p w14:paraId="004CF885" w14:textId="714969FE" w:rsidR="00ED1D04" w:rsidRDefault="00ED1D04" w:rsidP="00F56D7A">
      <w:pPr>
        <w:pStyle w:val="footnote"/>
      </w:pPr>
      <w:r>
        <w:rPr>
          <w:rStyle w:val="FootnoteReference"/>
        </w:rPr>
        <w:footnoteRef/>
      </w:r>
      <w:r>
        <w:t xml:space="preserve"> [JS] “thankfully confess You with praise”</w:t>
      </w:r>
    </w:p>
  </w:footnote>
  <w:footnote w:id="587">
    <w:p w14:paraId="5EB077FD" w14:textId="77777777" w:rsidR="00ED1D04" w:rsidRDefault="00ED1D04" w:rsidP="00C544D6">
      <w:pPr>
        <w:pStyle w:val="footnote"/>
      </w:pPr>
      <w:r>
        <w:rPr>
          <w:rStyle w:val="FootnoteReference"/>
        </w:rPr>
        <w:footnoteRef/>
      </w:r>
      <w:r>
        <w:t xml:space="preserve"> The first 6 verses of this Psalm are almost identical with Psalm 56:8-12, and the rest only differ in 3 words from 59:7-14.</w:t>
      </w:r>
    </w:p>
  </w:footnote>
  <w:footnote w:id="588">
    <w:p w14:paraId="56236551" w14:textId="3FD3F8AE" w:rsidR="00ED1D04" w:rsidRDefault="00ED1D04" w:rsidP="00F56D7A">
      <w:pPr>
        <w:pStyle w:val="footnote"/>
      </w:pPr>
      <w:r>
        <w:rPr>
          <w:rStyle w:val="FootnoteReference"/>
        </w:rPr>
        <w:footnoteRef/>
      </w:r>
      <w:r>
        <w:t xml:space="preserve"> [JS] “holy place.”</w:t>
      </w:r>
    </w:p>
  </w:footnote>
  <w:footnote w:id="589">
    <w:p w14:paraId="32F80B0A" w14:textId="77777777" w:rsidR="00ED1D04" w:rsidRDefault="00ED1D04" w:rsidP="00C544D6">
      <w:pPr>
        <w:pStyle w:val="footnote"/>
      </w:pPr>
      <w:r>
        <w:rPr>
          <w:rStyle w:val="FootnoteReference"/>
        </w:rPr>
        <w:footnoteRef/>
      </w:r>
      <w:r>
        <w:t xml:space="preserve"> See Psalm 59:10 and footnote.</w:t>
      </w:r>
    </w:p>
  </w:footnote>
  <w:footnote w:id="590">
    <w:p w14:paraId="70CC4836" w14:textId="77777777" w:rsidR="00ED1D04" w:rsidRDefault="00ED1D04"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1">
    <w:p w14:paraId="38EEC6DA" w14:textId="0ACCF4C3" w:rsidR="00ED1D04" w:rsidRDefault="00ED1D04" w:rsidP="00814FC4">
      <w:pPr>
        <w:pStyle w:val="footnote"/>
      </w:pPr>
      <w:r>
        <w:rPr>
          <w:rStyle w:val="FootnoteReference"/>
        </w:rPr>
        <w:footnoteRef/>
      </w:r>
      <w:r>
        <w:t xml:space="preserve"> [JS] or “lawlessness”</w:t>
      </w:r>
    </w:p>
  </w:footnote>
  <w:footnote w:id="592">
    <w:p w14:paraId="67FB27B1" w14:textId="3F7103C4" w:rsidR="00ED1D04" w:rsidRDefault="00ED1D04" w:rsidP="00C544D6">
      <w:pPr>
        <w:pStyle w:val="footnote"/>
      </w:pPr>
      <w:r>
        <w:rPr>
          <w:rStyle w:val="FootnoteReference"/>
        </w:rPr>
        <w:footnoteRef/>
      </w:r>
      <w:r>
        <w:t xml:space="preserve"> Cf. Num. 5:22.</w:t>
      </w:r>
    </w:p>
  </w:footnote>
  <w:footnote w:id="593">
    <w:p w14:paraId="292E96AE" w14:textId="77777777" w:rsidR="00ED1D04" w:rsidRDefault="00ED1D04" w:rsidP="00C544D6">
      <w:pPr>
        <w:pStyle w:val="footnote"/>
      </w:pPr>
      <w:r>
        <w:rPr>
          <w:rStyle w:val="FootnoteReference"/>
        </w:rPr>
        <w:footnoteRef/>
      </w:r>
      <w:r>
        <w:t xml:space="preserve"> Mt. 27:39.</w:t>
      </w:r>
    </w:p>
  </w:footnote>
  <w:footnote w:id="594">
    <w:p w14:paraId="151268C5" w14:textId="656FFD88" w:rsidR="00ED1D04" w:rsidRDefault="00ED1D04" w:rsidP="003A31BD">
      <w:pPr>
        <w:pStyle w:val="footnote"/>
      </w:pPr>
      <w:r>
        <w:rPr>
          <w:rStyle w:val="FootnoteReference"/>
        </w:rPr>
        <w:footnoteRef/>
      </w:r>
      <w:r>
        <w:t xml:space="preserve"> [JS] or “give thanks to”. “thankfully confess with praise”</w:t>
      </w:r>
    </w:p>
  </w:footnote>
  <w:footnote w:id="595">
    <w:p w14:paraId="7B5761D5" w14:textId="1159D032" w:rsidR="00ED1D04" w:rsidRDefault="00ED1D04"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596">
    <w:p w14:paraId="6251134D" w14:textId="77777777" w:rsidR="00ED1D04" w:rsidRDefault="00ED1D04" w:rsidP="00C544D6">
      <w:pPr>
        <w:pStyle w:val="footnote"/>
      </w:pPr>
      <w:r>
        <w:rPr>
          <w:rStyle w:val="FootnoteReference"/>
        </w:rPr>
        <w:footnoteRef/>
      </w:r>
      <w:r>
        <w:t xml:space="preserve"> The power of the Gospel, the power of the Cross, which is the power of the Holy Spirit given at Pentecost (St. Athanasius).</w:t>
      </w:r>
    </w:p>
  </w:footnote>
  <w:footnote w:id="597">
    <w:p w14:paraId="09E5E6C1" w14:textId="13B68B37" w:rsidR="00ED1D04" w:rsidRDefault="00ED1D04" w:rsidP="00AB05E1">
      <w:pPr>
        <w:pStyle w:val="footnote"/>
      </w:pPr>
      <w:r>
        <w:rPr>
          <w:rStyle w:val="FootnoteReference"/>
        </w:rPr>
        <w:footnoteRef/>
      </w:r>
      <w:r>
        <w:t xml:space="preserve"> [JS] “with You is the dominion/rule in the day of Your power”</w:t>
      </w:r>
    </w:p>
  </w:footnote>
  <w:footnote w:id="598">
    <w:p w14:paraId="5B5E529A" w14:textId="5149157C" w:rsidR="00ED1D04" w:rsidRDefault="00ED1D04" w:rsidP="00C544D6">
      <w:pPr>
        <w:pStyle w:val="footnote"/>
      </w:pPr>
      <w:r>
        <w:rPr>
          <w:rStyle w:val="FootnoteReference"/>
        </w:rPr>
        <w:footnoteRef/>
      </w:r>
      <w:r>
        <w:t xml:space="preserve"> Cf. 1 Cor. 15:41-43.</w:t>
      </w:r>
    </w:p>
  </w:footnote>
  <w:footnote w:id="599">
    <w:p w14:paraId="58BF3DF2" w14:textId="33BF2504" w:rsidR="00ED1D04" w:rsidRDefault="00ED1D04" w:rsidP="00AB05E1">
      <w:pPr>
        <w:pStyle w:val="footnote"/>
      </w:pPr>
      <w:r>
        <w:rPr>
          <w:rStyle w:val="FootnoteReference"/>
        </w:rPr>
        <w:footnoteRef/>
      </w:r>
      <w:r>
        <w:t xml:space="preserve"> [JS] literally “morning star”</w:t>
      </w:r>
    </w:p>
  </w:footnote>
  <w:footnote w:id="600">
    <w:p w14:paraId="4C93D1C9" w14:textId="77777777" w:rsidR="00ED1D04" w:rsidRDefault="00ED1D04"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1">
    <w:p w14:paraId="1E1E10F2" w14:textId="52211208" w:rsidR="00ED1D04" w:rsidRDefault="00ED1D04" w:rsidP="00AB05E1">
      <w:pPr>
        <w:pStyle w:val="footnote"/>
      </w:pPr>
      <w:r>
        <w:rPr>
          <w:rStyle w:val="FootnoteReference"/>
        </w:rPr>
        <w:footnoteRef/>
      </w:r>
      <w:r>
        <w:t xml:space="preserve"> [JS] Fr. Lazarus renders “repent” as “change His mind”</w:t>
      </w:r>
    </w:p>
  </w:footnote>
  <w:footnote w:id="602">
    <w:p w14:paraId="5DE3DED0" w14:textId="77777777" w:rsidR="00ED1D04" w:rsidRDefault="00ED1D04" w:rsidP="00C544D6">
      <w:pPr>
        <w:pStyle w:val="footnote"/>
      </w:pPr>
      <w:r>
        <w:rPr>
          <w:rStyle w:val="FootnoteReference"/>
        </w:rPr>
        <w:footnoteRef/>
      </w:r>
      <w:r>
        <w:t xml:space="preserve"> Heb. 7:21.</w:t>
      </w:r>
    </w:p>
  </w:footnote>
  <w:footnote w:id="603">
    <w:p w14:paraId="09E7C6C1" w14:textId="5A2E3633" w:rsidR="00ED1D04" w:rsidRDefault="00ED1D04"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4">
    <w:p w14:paraId="5F67B7A9" w14:textId="253D54A9" w:rsidR="00ED1D04" w:rsidRDefault="00ED1D04" w:rsidP="003C200D">
      <w:pPr>
        <w:pStyle w:val="footnote"/>
      </w:pPr>
      <w:r>
        <w:rPr>
          <w:rStyle w:val="FootnoteReference"/>
        </w:rPr>
        <w:footnoteRef/>
      </w:r>
      <w:r>
        <w:t xml:space="preserve"> [JS] or “give thanks,” or “thankfully confess with praise”</w:t>
      </w:r>
    </w:p>
  </w:footnote>
  <w:footnote w:id="605">
    <w:p w14:paraId="71D97FF3" w14:textId="5ADB40B3" w:rsidR="00ED1D04" w:rsidRDefault="00ED1D04" w:rsidP="00680987">
      <w:pPr>
        <w:pStyle w:val="footnote"/>
      </w:pPr>
      <w:r>
        <w:rPr>
          <w:rStyle w:val="FootnoteReference"/>
        </w:rPr>
        <w:footnoteRef/>
      </w:r>
      <w:r>
        <w:t xml:space="preserve"> [JS] or “assembly”</w:t>
      </w:r>
    </w:p>
  </w:footnote>
  <w:footnote w:id="606">
    <w:p w14:paraId="794D19AF" w14:textId="3FB23375" w:rsidR="00ED1D04" w:rsidRDefault="00ED1D04" w:rsidP="00680987">
      <w:pPr>
        <w:pStyle w:val="footnote"/>
      </w:pPr>
      <w:r>
        <w:rPr>
          <w:rStyle w:val="FootnoteReference"/>
        </w:rPr>
        <w:footnoteRef/>
      </w:r>
      <w:r>
        <w:t xml:space="preserve"> [JS] or “sought out in all things according to His will.”</w:t>
      </w:r>
    </w:p>
  </w:footnote>
  <w:footnote w:id="607">
    <w:p w14:paraId="20B5E251" w14:textId="0958B144" w:rsidR="00ED1D04" w:rsidRDefault="00ED1D04" w:rsidP="003C200D">
      <w:pPr>
        <w:pStyle w:val="footnote"/>
      </w:pPr>
      <w:r>
        <w:rPr>
          <w:rStyle w:val="FootnoteReference"/>
        </w:rPr>
        <w:footnoteRef/>
      </w:r>
      <w:r>
        <w:t xml:space="preserve"> [JS] or “thanksgiving,” or “thankful confession with praise”</w:t>
      </w:r>
    </w:p>
  </w:footnote>
  <w:footnote w:id="608">
    <w:p w14:paraId="1BC090E3" w14:textId="77777777" w:rsidR="00ED1D04" w:rsidRDefault="00ED1D04"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09">
    <w:p w14:paraId="458325D6" w14:textId="77777777" w:rsidR="00ED1D04" w:rsidRDefault="00ED1D04" w:rsidP="00C544D6">
      <w:pPr>
        <w:pStyle w:val="footnote"/>
      </w:pPr>
      <w:r>
        <w:rPr>
          <w:rStyle w:val="FootnoteReference"/>
        </w:rPr>
        <w:footnoteRef/>
      </w:r>
      <w:r>
        <w:t xml:space="preserve"> Gen. 6:18; 9:9f; 15; 17; Ex. 19:5; Mk. 14:24; Lk. 22:20,29,30.</w:t>
      </w:r>
    </w:p>
  </w:footnote>
  <w:footnote w:id="610">
    <w:p w14:paraId="37902716" w14:textId="6DF49123" w:rsidR="00ED1D04" w:rsidRDefault="00ED1D04" w:rsidP="001F0BA8">
      <w:pPr>
        <w:pStyle w:val="footnote"/>
      </w:pPr>
      <w:r>
        <w:rPr>
          <w:rStyle w:val="FootnoteReference"/>
        </w:rPr>
        <w:footnoteRef/>
      </w:r>
      <w:r>
        <w:t xml:space="preserve"> [JS] or “awesome”, “terrible”</w:t>
      </w:r>
    </w:p>
  </w:footnote>
  <w:footnote w:id="611">
    <w:p w14:paraId="534F669F" w14:textId="77777777" w:rsidR="00ED1D04" w:rsidRDefault="00ED1D04"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2">
    <w:p w14:paraId="2820C079" w14:textId="019C661F" w:rsidR="00ED1D04" w:rsidRDefault="00ED1D04" w:rsidP="00C544D6">
      <w:pPr>
        <w:pStyle w:val="footnote"/>
      </w:pPr>
      <w:r>
        <w:rPr>
          <w:rStyle w:val="FootnoteReference"/>
        </w:rPr>
        <w:footnoteRef/>
      </w:r>
      <w:r>
        <w:t xml:space="preserve"> To cultivate this fear is to practice living in the presence of God, which is the height of wisdom and understanding.</w:t>
      </w:r>
    </w:p>
  </w:footnote>
  <w:footnote w:id="613">
    <w:p w14:paraId="4EC2A81B" w14:textId="24C25CFD" w:rsidR="00ED1D04" w:rsidRDefault="00ED1D04" w:rsidP="009717D4">
      <w:pPr>
        <w:pStyle w:val="footnote"/>
      </w:pPr>
      <w:r>
        <w:rPr>
          <w:rStyle w:val="FootnoteReference"/>
        </w:rPr>
        <w:footnoteRef/>
      </w:r>
      <w:r>
        <w:t xml:space="preserve"> [JS] or “endures forever and ever”</w:t>
      </w:r>
    </w:p>
  </w:footnote>
  <w:footnote w:id="614">
    <w:p w14:paraId="6ED31546" w14:textId="32850D5D" w:rsidR="00ED1D04" w:rsidRDefault="00ED1D04" w:rsidP="00081087">
      <w:pPr>
        <w:pStyle w:val="footnote"/>
      </w:pPr>
      <w:r>
        <w:rPr>
          <w:rStyle w:val="FootnoteReference"/>
        </w:rPr>
        <w:footnoteRef/>
      </w:r>
      <w:r>
        <w:t xml:space="preserve"> [JS] or “dawned”</w:t>
      </w:r>
    </w:p>
  </w:footnote>
  <w:footnote w:id="615">
    <w:p w14:paraId="56F05B01" w14:textId="70E648CE" w:rsidR="00ED1D04" w:rsidRDefault="00ED1D04" w:rsidP="00081087">
      <w:pPr>
        <w:pStyle w:val="footnote"/>
      </w:pPr>
      <w:r>
        <w:rPr>
          <w:rStyle w:val="FootnoteReference"/>
        </w:rPr>
        <w:footnoteRef/>
      </w:r>
      <w:r>
        <w:t xml:space="preserve"> [JS] NETS interprets this as “He scattered [His enemies]”</w:t>
      </w:r>
    </w:p>
  </w:footnote>
  <w:footnote w:id="616">
    <w:p w14:paraId="246FBDEA" w14:textId="2D78AE51" w:rsidR="00ED1D04" w:rsidRDefault="00ED1D04" w:rsidP="00081087">
      <w:pPr>
        <w:pStyle w:val="footnote"/>
      </w:pPr>
      <w:r>
        <w:rPr>
          <w:rStyle w:val="FootnoteReference"/>
        </w:rPr>
        <w:footnoteRef/>
      </w:r>
      <w:r>
        <w:t xml:space="preserve"> [JS] or “contines forever and ever”</w:t>
      </w:r>
    </w:p>
  </w:footnote>
  <w:footnote w:id="617">
    <w:p w14:paraId="58019E44" w14:textId="02459B25" w:rsidR="00ED1D04" w:rsidRDefault="00ED1D04" w:rsidP="00081087">
      <w:pPr>
        <w:pStyle w:val="footnote"/>
      </w:pPr>
      <w:r>
        <w:rPr>
          <w:rStyle w:val="FootnoteReference"/>
        </w:rPr>
        <w:footnoteRef/>
      </w:r>
      <w:r>
        <w:t xml:space="preserve"> [JS] or “he will be raised to power and glory.”</w:t>
      </w:r>
    </w:p>
  </w:footnote>
  <w:footnote w:id="618">
    <w:p w14:paraId="0B84AC37" w14:textId="74BB2C6D" w:rsidR="00ED1D04" w:rsidRDefault="00ED1D04" w:rsidP="00C544D6">
      <w:pPr>
        <w:pStyle w:val="footnote"/>
      </w:pPr>
      <w:r>
        <w:rPr>
          <w:rStyle w:val="FootnoteReference"/>
        </w:rPr>
        <w:footnoteRef/>
      </w:r>
      <w:r>
        <w:t xml:space="preserve"> ‘The world is passing away, and the desire for it; but anyone who does the will of God lives forever’ (1 Jn. 2:17).</w:t>
      </w:r>
    </w:p>
  </w:footnote>
  <w:footnote w:id="619">
    <w:p w14:paraId="7BCF6DAD" w14:textId="145C36D2" w:rsidR="00ED1D04" w:rsidRDefault="00ED1D04"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0">
    <w:p w14:paraId="5B7D718A" w14:textId="55E58CE6" w:rsidR="00ED1D04" w:rsidRDefault="00ED1D04" w:rsidP="00694704">
      <w:pPr>
        <w:pStyle w:val="footnote"/>
      </w:pPr>
      <w:r>
        <w:rPr>
          <w:rStyle w:val="FootnoteReference"/>
        </w:rPr>
        <w:footnoteRef/>
      </w:r>
      <w:r>
        <w:t xml:space="preserve"> [JS] all others have “servants”, but Fr. Athanasius from the Coptic has “children”, which Fr. Lazarus has as well.</w:t>
      </w:r>
    </w:p>
  </w:footnote>
  <w:footnote w:id="621">
    <w:p w14:paraId="5FAF92C9" w14:textId="77777777" w:rsidR="00ED1D04" w:rsidRDefault="00ED1D04" w:rsidP="00C544D6">
      <w:pPr>
        <w:pStyle w:val="footnote"/>
      </w:pPr>
      <w:r>
        <w:rPr>
          <w:rStyle w:val="FootnoteReference"/>
        </w:rPr>
        <w:footnoteRef/>
      </w:r>
      <w:r>
        <w:t xml:space="preserve"> Ex. 19:6; 29:43-46; Deut. 27:9; Is. 63:18,19; Jer. 2:3; 2 Cor. 6:16.</w:t>
      </w:r>
    </w:p>
  </w:footnote>
  <w:footnote w:id="622">
    <w:p w14:paraId="6D9F1C7B" w14:textId="0AA2BDBF" w:rsidR="00ED1D04" w:rsidRDefault="00ED1D04"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3">
    <w:p w14:paraId="0C14975E" w14:textId="016BE0A8" w:rsidR="00ED1D04" w:rsidRDefault="00ED1D04" w:rsidP="00C544D6">
      <w:pPr>
        <w:pStyle w:val="footnote"/>
      </w:pPr>
      <w:r>
        <w:rPr>
          <w:rStyle w:val="FootnoteReference"/>
        </w:rPr>
        <w:footnoteRef/>
      </w:r>
      <w:r>
        <w:t xml:space="preserve"> Earth rocked and rolled in travail at the birth of a nation (cf. Jn. 16:20-22).</w:t>
      </w:r>
    </w:p>
  </w:footnote>
  <w:footnote w:id="624">
    <w:p w14:paraId="57A4E776" w14:textId="40FC4D7E" w:rsidR="00ED1D04" w:rsidRDefault="00ED1D04" w:rsidP="004446FE">
      <w:pPr>
        <w:pStyle w:val="footnote"/>
      </w:pPr>
      <w:r>
        <w:rPr>
          <w:rStyle w:val="FootnoteReference"/>
        </w:rPr>
        <w:footnoteRef/>
      </w:r>
      <w:r>
        <w:t xml:space="preserve"> [JS] or “presence”</w:t>
      </w:r>
    </w:p>
  </w:footnote>
  <w:footnote w:id="625">
    <w:p w14:paraId="0CFFAE38" w14:textId="5E3C02BC" w:rsidR="00ED1D04" w:rsidRDefault="00ED1D04" w:rsidP="00C544D6">
      <w:pPr>
        <w:pStyle w:val="footnote"/>
      </w:pPr>
      <w:r>
        <w:rPr>
          <w:rStyle w:val="FootnoteReference"/>
        </w:rPr>
        <w:footnoteRef/>
      </w:r>
      <w:r>
        <w:t xml:space="preserve"> Cf. John 1:18; 3:13; Wisdom 18:16.</w:t>
      </w:r>
    </w:p>
  </w:footnote>
  <w:footnote w:id="626">
    <w:p w14:paraId="47CB4F3E" w14:textId="77777777" w:rsidR="00ED1D04" w:rsidRDefault="00ED1D04"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27">
    <w:p w14:paraId="30F48768" w14:textId="75F7FA85" w:rsidR="00ED1D04" w:rsidRDefault="00ED1D04" w:rsidP="00BD138C">
      <w:pPr>
        <w:pStyle w:val="footnote"/>
      </w:pPr>
      <w:r>
        <w:rPr>
          <w:rStyle w:val="FootnoteReference"/>
        </w:rPr>
        <w:footnoteRef/>
      </w:r>
      <w:r>
        <w:t xml:space="preserve"> [JS] or “from now and forevermore.”</w:t>
      </w:r>
    </w:p>
  </w:footnote>
  <w:footnote w:id="628">
    <w:p w14:paraId="5DABE081" w14:textId="210E3418" w:rsidR="00ED1D04" w:rsidRDefault="00ED1D04"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29">
    <w:p w14:paraId="4FB65011" w14:textId="5A457A03" w:rsidR="00ED1D04" w:rsidRDefault="00ED1D04" w:rsidP="00D27B1F">
      <w:pPr>
        <w:pStyle w:val="footnote"/>
      </w:pPr>
      <w:r>
        <w:rPr>
          <w:rStyle w:val="FootnoteReference"/>
        </w:rPr>
        <w:footnoteRef/>
      </w:r>
      <w:r>
        <w:t xml:space="preserve"> [JS] or “cry”</w:t>
      </w:r>
    </w:p>
  </w:footnote>
  <w:footnote w:id="630">
    <w:p w14:paraId="181149B5" w14:textId="32524C88" w:rsidR="00ED1D04" w:rsidRDefault="00ED1D04" w:rsidP="00D27B1F">
      <w:pPr>
        <w:pStyle w:val="footnote"/>
      </w:pPr>
      <w:r>
        <w:rPr>
          <w:rStyle w:val="FootnoteReference"/>
        </w:rPr>
        <w:footnoteRef/>
      </w:r>
      <w:r>
        <w:t xml:space="preserve"> [JS] or “rescue”, i.e. “O Lord, rescue me!”</w:t>
      </w:r>
    </w:p>
  </w:footnote>
  <w:footnote w:id="631">
    <w:p w14:paraId="25D08CAE" w14:textId="420582EC" w:rsidR="00ED1D04" w:rsidRDefault="00ED1D04" w:rsidP="00C544D6">
      <w:pPr>
        <w:pStyle w:val="footnote"/>
      </w:pPr>
      <w:r>
        <w:rPr>
          <w:rStyle w:val="FootnoteReference"/>
        </w:rPr>
        <w:footnoteRef/>
      </w:r>
      <w:r>
        <w:t xml:space="preserve"> cf. Heb. 4:10; Phil. 2:12; Mt. 11:28,29; Jer. 6:16.</w:t>
      </w:r>
    </w:p>
  </w:footnote>
  <w:footnote w:id="632">
    <w:p w14:paraId="05F0C10B" w14:textId="6BC266D9" w:rsidR="00ED1D04" w:rsidRDefault="00ED1D04" w:rsidP="0099246B">
      <w:pPr>
        <w:pStyle w:val="footnote"/>
      </w:pPr>
      <w:r>
        <w:rPr>
          <w:rStyle w:val="FootnoteReference"/>
        </w:rPr>
        <w:footnoteRef/>
      </w:r>
      <w:r>
        <w:t xml:space="preserve"> [JS] Fr. Lazarus has, “I will live to please the Lord”</w:t>
      </w:r>
    </w:p>
  </w:footnote>
  <w:footnote w:id="633">
    <w:p w14:paraId="4CB1C48E" w14:textId="77777777" w:rsidR="00ED1D04" w:rsidRDefault="00ED1D04" w:rsidP="00C544D6">
      <w:pPr>
        <w:pStyle w:val="footnote"/>
      </w:pPr>
      <w:r>
        <w:rPr>
          <w:rStyle w:val="FootnoteReference"/>
        </w:rPr>
        <w:footnoteRef/>
      </w:r>
      <w:r>
        <w:t xml:space="preserve"> 2 Cor. 4:13.</w:t>
      </w:r>
    </w:p>
  </w:footnote>
  <w:footnote w:id="634">
    <w:p w14:paraId="3BB26747" w14:textId="6DF70EDA" w:rsidR="00ED1D04" w:rsidRDefault="00ED1D04" w:rsidP="00040C56">
      <w:pPr>
        <w:pStyle w:val="footnote"/>
      </w:pPr>
      <w:r>
        <w:rPr>
          <w:rStyle w:val="FootnoteReference"/>
        </w:rPr>
        <w:footnoteRef/>
      </w:r>
      <w:r>
        <w:t xml:space="preserve"> [JS] or “brought very low”</w:t>
      </w:r>
    </w:p>
  </w:footnote>
  <w:footnote w:id="635">
    <w:p w14:paraId="14C69153" w14:textId="7E1050DE" w:rsidR="00ED1D04" w:rsidRDefault="00ED1D04" w:rsidP="00B403A1">
      <w:pPr>
        <w:pStyle w:val="footnote"/>
      </w:pPr>
      <w:r>
        <w:rPr>
          <w:rStyle w:val="FootnoteReference"/>
        </w:rPr>
        <w:footnoteRef/>
      </w:r>
      <w:r>
        <w:t xml:space="preserve"> [JS] OSB has, “ecstasy,” Fr. Lazarus has “madness,” Brenton has “amazement.”</w:t>
      </w:r>
    </w:p>
  </w:footnote>
  <w:footnote w:id="636">
    <w:p w14:paraId="01F55DAD" w14:textId="6E588482" w:rsidR="00ED1D04" w:rsidRDefault="00ED1D04" w:rsidP="00B403A1">
      <w:pPr>
        <w:pStyle w:val="footnote"/>
      </w:pPr>
      <w:r>
        <w:rPr>
          <w:rStyle w:val="FootnoteReference"/>
        </w:rPr>
        <w:footnoteRef/>
      </w:r>
      <w:r>
        <w:t xml:space="preserve"> [JS] NETS and OSB omit vs. 5.</w:t>
      </w:r>
    </w:p>
  </w:footnote>
  <w:footnote w:id="637">
    <w:p w14:paraId="0273528E" w14:textId="77777777" w:rsidR="00ED1D04" w:rsidRDefault="00ED1D04" w:rsidP="00F01C0B">
      <w:pPr>
        <w:pStyle w:val="footnote"/>
      </w:pPr>
      <w:r>
        <w:rPr>
          <w:rStyle w:val="FootnoteReference"/>
        </w:rPr>
        <w:footnoteRef/>
      </w:r>
      <w:r>
        <w:t xml:space="preserve"> [JS] literally, “holy ones.”</w:t>
      </w:r>
    </w:p>
  </w:footnote>
  <w:footnote w:id="638">
    <w:p w14:paraId="536B616C" w14:textId="77777777" w:rsidR="00ED1D04" w:rsidRDefault="00ED1D04" w:rsidP="00F01C0B">
      <w:pPr>
        <w:pStyle w:val="footnote"/>
      </w:pPr>
      <w:r>
        <w:rPr>
          <w:rStyle w:val="FootnoteReference"/>
        </w:rPr>
        <w:footnoteRef/>
      </w:r>
      <w:r>
        <w:t xml:space="preserve"> </w:t>
      </w:r>
      <w:r w:rsidRPr="00DC02D9">
        <w:rPr>
          <w:i/>
        </w:rPr>
        <w:t>Or:</w:t>
      </w:r>
      <w:r>
        <w:t xml:space="preserve"> costly (Wisdom 1:13-16).</w:t>
      </w:r>
    </w:p>
  </w:footnote>
  <w:footnote w:id="639">
    <w:p w14:paraId="6DE0E1BC" w14:textId="28145809" w:rsidR="00ED1D04" w:rsidRDefault="00ED1D04" w:rsidP="00B403A1">
      <w:pPr>
        <w:pStyle w:val="footnote"/>
      </w:pPr>
      <w:r>
        <w:rPr>
          <w:rStyle w:val="FootnoteReference"/>
        </w:rPr>
        <w:footnoteRef/>
      </w:r>
      <w:r>
        <w:t xml:space="preserve"> [JS] litearlly, “slave”.</w:t>
      </w:r>
    </w:p>
  </w:footnote>
  <w:footnote w:id="640">
    <w:p w14:paraId="74CEF705" w14:textId="6A24290B" w:rsidR="00ED1D04" w:rsidRDefault="00ED1D04" w:rsidP="00B403A1">
      <w:pPr>
        <w:pStyle w:val="footnote"/>
      </w:pPr>
      <w:r>
        <w:rPr>
          <w:rStyle w:val="FootnoteReference"/>
        </w:rPr>
        <w:footnoteRef/>
      </w:r>
      <w:r>
        <w:t xml:space="preserve"> [JS] [] lacking in NETS and OSB.</w:t>
      </w:r>
    </w:p>
  </w:footnote>
  <w:footnote w:id="641">
    <w:p w14:paraId="380C2FA4" w14:textId="77777777" w:rsidR="00ED1D04" w:rsidRDefault="00ED1D04" w:rsidP="00C544D6">
      <w:pPr>
        <w:pStyle w:val="footnote"/>
      </w:pPr>
      <w:r>
        <w:rPr>
          <w:rStyle w:val="FootnoteReference"/>
        </w:rPr>
        <w:footnoteRef/>
      </w:r>
      <w:r>
        <w:t xml:space="preserve"> Rom. 15:11.</w:t>
      </w:r>
    </w:p>
  </w:footnote>
  <w:footnote w:id="642">
    <w:p w14:paraId="62277668" w14:textId="3F273B69" w:rsidR="00ED1D04" w:rsidRDefault="00ED1D04" w:rsidP="00A63B10">
      <w:pPr>
        <w:pStyle w:val="footnote"/>
      </w:pPr>
      <w:r>
        <w:rPr>
          <w:rStyle w:val="FootnoteReference"/>
        </w:rPr>
        <w:footnoteRef/>
      </w:r>
      <w:r>
        <w:t xml:space="preserve"> [JS] Fr. Lazarus has “is strong” NETS has “became strong towards us,” OSB has “rules over us.”</w:t>
      </w:r>
    </w:p>
  </w:footnote>
  <w:footnote w:id="643">
    <w:p w14:paraId="5730A607" w14:textId="6F7B9D5F" w:rsidR="00ED1D04" w:rsidRDefault="00ED1D04" w:rsidP="00407DA2">
      <w:pPr>
        <w:pStyle w:val="footnote"/>
      </w:pPr>
      <w:r>
        <w:rPr>
          <w:rStyle w:val="FootnoteReference"/>
        </w:rPr>
        <w:footnoteRef/>
      </w:r>
      <w:r>
        <w:t xml:space="preserve"> [JS] “thankfully confess the Lord with praise,” here and throughout</w:t>
      </w:r>
    </w:p>
  </w:footnote>
  <w:footnote w:id="644">
    <w:p w14:paraId="468C84B0" w14:textId="77777777" w:rsidR="00ED1D04" w:rsidRDefault="00ED1D04" w:rsidP="00C544D6">
      <w:pPr>
        <w:pStyle w:val="footnote"/>
      </w:pPr>
      <w:r>
        <w:rPr>
          <w:rStyle w:val="FootnoteReference"/>
        </w:rPr>
        <w:footnoteRef/>
      </w:r>
      <w:r>
        <w:t xml:space="preserve"> Mercy </w:t>
      </w:r>
      <w:r w:rsidRPr="00DC02D9">
        <w:rPr>
          <w:i/>
        </w:rPr>
        <w:t>or</w:t>
      </w:r>
      <w:r>
        <w:t xml:space="preserve"> love.</w:t>
      </w:r>
    </w:p>
  </w:footnote>
  <w:footnote w:id="645">
    <w:p w14:paraId="17CB332D" w14:textId="77777777" w:rsidR="00ED1D04" w:rsidRPr="00C544D6" w:rsidRDefault="00ED1D04" w:rsidP="00C544D6">
      <w:pPr>
        <w:pStyle w:val="footnote"/>
      </w:pPr>
      <w:r w:rsidRPr="00C544D6">
        <w:rPr>
          <w:rStyle w:val="FootnoteReference"/>
          <w:vertAlign w:val="baseline"/>
        </w:rPr>
        <w:footnoteRef/>
      </w:r>
      <w:r w:rsidRPr="00C544D6">
        <w:t xml:space="preserve"> Heb. 13:6.</w:t>
      </w:r>
    </w:p>
  </w:footnote>
  <w:footnote w:id="646">
    <w:p w14:paraId="0D5076CD" w14:textId="11027FF0" w:rsidR="00ED1D04" w:rsidRDefault="00ED1D04" w:rsidP="00C13781">
      <w:pPr>
        <w:pStyle w:val="footnote"/>
      </w:pPr>
      <w:r>
        <w:rPr>
          <w:rStyle w:val="FootnoteReference"/>
        </w:rPr>
        <w:footnoteRef/>
      </w:r>
      <w:r>
        <w:t xml:space="preserve"> [JS] Fr. Lazarus has “see the fall of”</w:t>
      </w:r>
    </w:p>
  </w:footnote>
  <w:footnote w:id="647">
    <w:p w14:paraId="6976F3A7" w14:textId="5D43CA43" w:rsidR="00ED1D04" w:rsidRDefault="00ED1D04"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48">
    <w:p w14:paraId="54F1DDA3" w14:textId="7FA1559F" w:rsidR="00ED1D04" w:rsidRDefault="00ED1D04" w:rsidP="00283E41">
      <w:pPr>
        <w:pStyle w:val="footnote"/>
      </w:pPr>
      <w:r>
        <w:rPr>
          <w:rStyle w:val="FootnoteReference"/>
        </w:rPr>
        <w:footnoteRef/>
      </w:r>
      <w:r>
        <w:t xml:space="preserve"> [JS] or “give thanks to”, “thankfully confess with praise”</w:t>
      </w:r>
    </w:p>
  </w:footnote>
  <w:footnote w:id="649">
    <w:p w14:paraId="6FF61961" w14:textId="48C00F3F" w:rsidR="00ED1D04" w:rsidRDefault="00ED1D04" w:rsidP="00283E41">
      <w:pPr>
        <w:pStyle w:val="footnote"/>
      </w:pPr>
      <w:r>
        <w:rPr>
          <w:rStyle w:val="FootnoteReference"/>
        </w:rPr>
        <w:footnoteRef/>
      </w:r>
      <w:r>
        <w:t xml:space="preserve"> [JS] or “praise and thank,” “thankfully confess with praise”</w:t>
      </w:r>
    </w:p>
  </w:footnote>
  <w:footnote w:id="650">
    <w:p w14:paraId="136E3140" w14:textId="77777777" w:rsidR="00ED1D04" w:rsidRDefault="00ED1D04"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1">
    <w:p w14:paraId="130CB8A8" w14:textId="3314BD86" w:rsidR="00ED1D04" w:rsidRDefault="00ED1D04" w:rsidP="00283E41">
      <w:pPr>
        <w:pStyle w:val="footnote"/>
      </w:pPr>
      <w:r>
        <w:rPr>
          <w:rStyle w:val="FootnoteReference"/>
        </w:rPr>
        <w:footnoteRef/>
      </w:r>
      <w:r>
        <w:t xml:space="preserve"> [JS] or “prosper us”</w:t>
      </w:r>
    </w:p>
  </w:footnote>
  <w:footnote w:id="652">
    <w:p w14:paraId="7A2D9627" w14:textId="49D0AACD" w:rsidR="00ED1D04" w:rsidRDefault="00ED1D04" w:rsidP="00407DA2">
      <w:pPr>
        <w:pStyle w:val="footnote"/>
      </w:pPr>
      <w:r>
        <w:rPr>
          <w:rStyle w:val="FootnoteReference"/>
        </w:rPr>
        <w:footnoteRef/>
      </w:r>
      <w:r>
        <w:t xml:space="preserve"> [JS] or “revealed Himself to us”</w:t>
      </w:r>
    </w:p>
  </w:footnote>
  <w:footnote w:id="653">
    <w:p w14:paraId="05642717" w14:textId="78CE3F15" w:rsidR="00ED1D04" w:rsidRDefault="00ED1D04"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4">
    <w:p w14:paraId="27685407" w14:textId="50DBBE13" w:rsidR="00ED1D04" w:rsidRDefault="00ED1D04"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55">
    <w:p w14:paraId="10B6A538" w14:textId="218D14D9" w:rsidR="00ED1D04" w:rsidRDefault="00ED1D04" w:rsidP="00407DA2">
      <w:pPr>
        <w:pStyle w:val="footnote"/>
      </w:pPr>
      <w:r>
        <w:rPr>
          <w:rStyle w:val="FootnoteReference"/>
        </w:rPr>
        <w:footnoteRef/>
      </w:r>
      <w:r>
        <w:t xml:space="preserve"> [JS] “thankfully confess You with praise”</w:t>
      </w:r>
    </w:p>
  </w:footnote>
  <w:footnote w:id="656">
    <w:p w14:paraId="327B2E03" w14:textId="17966534" w:rsidR="00ED1D04" w:rsidRDefault="00ED1D04" w:rsidP="00407DA2">
      <w:pPr>
        <w:pStyle w:val="footnote"/>
      </w:pPr>
      <w:r>
        <w:rPr>
          <w:rStyle w:val="FootnoteReference"/>
        </w:rPr>
        <w:footnoteRef/>
      </w:r>
      <w:r>
        <w:t xml:space="preserve"> [JS] “thankfully confess You with praise”</w:t>
      </w:r>
    </w:p>
  </w:footnote>
  <w:footnote w:id="657">
    <w:p w14:paraId="6E3C51BA" w14:textId="77777777" w:rsidR="00ED1D04" w:rsidRDefault="00ED1D04"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58">
    <w:p w14:paraId="1B184B80" w14:textId="77777777" w:rsidR="00ED1D04" w:rsidRDefault="00ED1D04" w:rsidP="00C544D6">
      <w:pPr>
        <w:pStyle w:val="footnote"/>
      </w:pPr>
      <w:r>
        <w:rPr>
          <w:rStyle w:val="FootnoteReference"/>
        </w:rPr>
        <w:footnoteRef/>
      </w:r>
      <w:r>
        <w:t xml:space="preserve"> Rom. 10:5; Gal. 3:12; Lev. 18:5; Luke 10:25-28.</w:t>
      </w:r>
    </w:p>
  </w:footnote>
  <w:footnote w:id="659">
    <w:p w14:paraId="0E153BF4" w14:textId="77777777" w:rsidR="00ED1D04" w:rsidRDefault="00ED1D04"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0">
    <w:p w14:paraId="5FA9B9EF" w14:textId="77777777" w:rsidR="00ED1D04" w:rsidRDefault="00ED1D04"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1">
    <w:p w14:paraId="253864F1" w14:textId="16AD5912" w:rsidR="00ED1D04" w:rsidRDefault="00ED1D04" w:rsidP="00E869A6">
      <w:pPr>
        <w:pStyle w:val="footnote"/>
      </w:pPr>
      <w:r>
        <w:rPr>
          <w:rStyle w:val="FootnoteReference"/>
        </w:rPr>
        <w:footnoteRef/>
      </w:r>
      <w:r>
        <w:t xml:space="preserve"> [JS] or “ordinances”. Fr. Athanasius has, “truths”. Literally something engraved or inscribed.</w:t>
      </w:r>
    </w:p>
  </w:footnote>
  <w:footnote w:id="662">
    <w:p w14:paraId="18017E7A" w14:textId="699B3F0B" w:rsidR="00ED1D04" w:rsidRDefault="00ED1D04" w:rsidP="00E869A6">
      <w:pPr>
        <w:pStyle w:val="footnote"/>
      </w:pPr>
      <w:r>
        <w:rPr>
          <w:rStyle w:val="FootnoteReference"/>
        </w:rPr>
        <w:footnoteRef/>
      </w:r>
      <w:r>
        <w:t xml:space="preserve"> [JS] Fr. Lazarus has “praise and thank”. Could be rendered, “thankfully confess You with praise”.</w:t>
      </w:r>
    </w:p>
  </w:footnote>
  <w:footnote w:id="663">
    <w:p w14:paraId="6175A855" w14:textId="57690D3E" w:rsidR="00ED1D04" w:rsidRDefault="00ED1D04" w:rsidP="00C57482">
      <w:pPr>
        <w:pStyle w:val="footnote"/>
      </w:pPr>
      <w:r>
        <w:rPr>
          <w:rStyle w:val="FootnoteReference"/>
        </w:rPr>
        <w:footnoteRef/>
      </w:r>
      <w:r>
        <w:t xml:space="preserve"> [JS] or “sayings,” or “teachings”</w:t>
      </w:r>
    </w:p>
  </w:footnote>
  <w:footnote w:id="664">
    <w:p w14:paraId="798DF7BE" w14:textId="68962B07" w:rsidR="00ED1D04" w:rsidRDefault="00ED1D04" w:rsidP="00BE75D2">
      <w:pPr>
        <w:pStyle w:val="footnote"/>
      </w:pPr>
      <w:r>
        <w:rPr>
          <w:rStyle w:val="FootnoteReference"/>
        </w:rPr>
        <w:footnoteRef/>
      </w:r>
      <w:r>
        <w:t xml:space="preserve"> [JS] Fr. Athanasius has, “repaly,” Brenton has “recompense”</w:t>
      </w:r>
    </w:p>
  </w:footnote>
  <w:footnote w:id="665">
    <w:p w14:paraId="0D4EEBCE" w14:textId="0AC85059" w:rsidR="00ED1D04" w:rsidRDefault="00ED1D04"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66">
    <w:p w14:paraId="27B8F97B" w14:textId="77777777" w:rsidR="00ED1D04" w:rsidRDefault="00ED1D04"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67">
    <w:p w14:paraId="7E47ADA2" w14:textId="77777777" w:rsidR="00ED1D04" w:rsidRDefault="00ED1D04"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68">
    <w:p w14:paraId="1EDD2AC5" w14:textId="77777777" w:rsidR="00ED1D04" w:rsidRDefault="00ED1D04" w:rsidP="00C544D6">
      <w:pPr>
        <w:pStyle w:val="footnote"/>
      </w:pPr>
      <w:r>
        <w:rPr>
          <w:rStyle w:val="FootnoteReference"/>
        </w:rPr>
        <w:footnoteRef/>
      </w:r>
      <w:r>
        <w:t xml:space="preserve"> sloth: </w:t>
      </w:r>
      <w:r w:rsidRPr="0002544A">
        <w:rPr>
          <w:i/>
        </w:rPr>
        <w:t>or:</w:t>
      </w:r>
      <w:r>
        <w:t xml:space="preserve"> accidie.</w:t>
      </w:r>
    </w:p>
  </w:footnote>
  <w:footnote w:id="669">
    <w:p w14:paraId="35335E72" w14:textId="703A0471" w:rsidR="00ED1D04" w:rsidRDefault="00ED1D04" w:rsidP="005E7419">
      <w:pPr>
        <w:pStyle w:val="footnote"/>
      </w:pPr>
      <w:r>
        <w:rPr>
          <w:rStyle w:val="FootnoteReference"/>
        </w:rPr>
        <w:footnoteRef/>
      </w:r>
      <w:r>
        <w:t xml:space="preserve"> [JS] or “establish,” “confirm”</w:t>
      </w:r>
    </w:p>
  </w:footnote>
  <w:footnote w:id="670">
    <w:p w14:paraId="2E991C7E" w14:textId="4933BF85" w:rsidR="00ED1D04" w:rsidRDefault="00ED1D04" w:rsidP="00B5676D">
      <w:pPr>
        <w:pStyle w:val="footnote"/>
      </w:pPr>
      <w:r>
        <w:rPr>
          <w:rStyle w:val="FootnoteReference"/>
        </w:rPr>
        <w:footnoteRef/>
      </w:r>
      <w:r>
        <w:t xml:space="preserve"> [JS] or “covetousness”</w:t>
      </w:r>
    </w:p>
  </w:footnote>
  <w:footnote w:id="671">
    <w:p w14:paraId="25BE986A" w14:textId="2129563B" w:rsidR="00ED1D04" w:rsidRDefault="00ED1D04"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2">
    <w:p w14:paraId="1BE9F3FA" w14:textId="704CDB82" w:rsidR="00ED1D04" w:rsidRDefault="00ED1D04" w:rsidP="00C544D6">
      <w:pPr>
        <w:pStyle w:val="footnote"/>
      </w:pPr>
      <w:r>
        <w:rPr>
          <w:rStyle w:val="FootnoteReference"/>
        </w:rPr>
        <w:footnoteRef/>
      </w:r>
      <w:r>
        <w:t xml:space="preserve"> Christ is our way and our righteousness (cf. Jn. 14:6; 1 Cor 1:30; Ephes. 2:5-7).</w:t>
      </w:r>
    </w:p>
  </w:footnote>
  <w:footnote w:id="673">
    <w:p w14:paraId="79416CA6" w14:textId="027AF494" w:rsidR="00ED1D04" w:rsidRDefault="00ED1D04" w:rsidP="00C544D6">
      <w:pPr>
        <w:pStyle w:val="footnote"/>
      </w:pPr>
      <w:r>
        <w:rPr>
          <w:rStyle w:val="FootnoteReference"/>
        </w:rPr>
        <w:footnoteRef/>
      </w:r>
      <w:r>
        <w:t xml:space="preserve"> The house of wisdom can be built only if the fear of God is rooted deeply in the soul (cf. St Ambrose).</w:t>
      </w:r>
    </w:p>
  </w:footnote>
  <w:footnote w:id="674">
    <w:p w14:paraId="5DF20A4C" w14:textId="42D6EF77" w:rsidR="00ED1D04" w:rsidRDefault="00ED1D04" w:rsidP="00C544D6">
      <w:pPr>
        <w:pStyle w:val="footnote"/>
      </w:pPr>
      <w:r>
        <w:rPr>
          <w:rStyle w:val="FootnoteReference"/>
        </w:rPr>
        <w:footnoteRef/>
      </w:r>
      <w:r>
        <w:t xml:space="preserve"> Christ is our way and our righteousness (cf. Jn. 14:6; 1 Cor 1:30; Ephes. 2:5-7). &lt;see 2 footnotes above&gt;</w:t>
      </w:r>
    </w:p>
  </w:footnote>
  <w:footnote w:id="675">
    <w:p w14:paraId="2981F854" w14:textId="7B631D2E" w:rsidR="00ED1D04" w:rsidRDefault="00ED1D04" w:rsidP="00C544D6">
      <w:pPr>
        <w:pStyle w:val="footnote"/>
      </w:pPr>
      <w:r>
        <w:rPr>
          <w:rStyle w:val="FootnoteReference"/>
        </w:rPr>
        <w:footnoteRef/>
      </w:r>
      <w:r>
        <w:t xml:space="preserve"> </w:t>
      </w:r>
      <w:r w:rsidRPr="0002544A">
        <w:rPr>
          <w:i/>
        </w:rPr>
        <w:t>Lit</w:t>
      </w:r>
      <w:r>
        <w:t>. Face: a Hebraism for ‘favor’. (Cf. Psalm 44:13).</w:t>
      </w:r>
    </w:p>
  </w:footnote>
  <w:footnote w:id="676">
    <w:p w14:paraId="38605490" w14:textId="30AFC73A" w:rsidR="00ED1D04" w:rsidRDefault="00ED1D04" w:rsidP="00D305E3">
      <w:pPr>
        <w:pStyle w:val="footnote"/>
      </w:pPr>
      <w:r>
        <w:rPr>
          <w:rStyle w:val="FootnoteReference"/>
        </w:rPr>
        <w:footnoteRef/>
      </w:r>
      <w:r>
        <w:t xml:space="preserve"> [JS] or “thank,” “thankfully confess You with praise”</w:t>
      </w:r>
    </w:p>
  </w:footnote>
  <w:footnote w:id="677">
    <w:p w14:paraId="7A206583" w14:textId="77777777" w:rsidR="00ED1D04" w:rsidRDefault="00ED1D04"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78">
    <w:p w14:paraId="47E338DE" w14:textId="77777777" w:rsidR="00ED1D04" w:rsidRDefault="00ED1D04" w:rsidP="00C544D6">
      <w:pPr>
        <w:pStyle w:val="footnote"/>
      </w:pPr>
      <w:r>
        <w:rPr>
          <w:rStyle w:val="FootnoteReference"/>
        </w:rPr>
        <w:footnoteRef/>
      </w:r>
      <w:r>
        <w:t xml:space="preserve"> Curdled with scorn, anger and fear.</w:t>
      </w:r>
    </w:p>
  </w:footnote>
  <w:footnote w:id="679">
    <w:p w14:paraId="7309743D" w14:textId="0EE8ABB9" w:rsidR="00ED1D04" w:rsidRDefault="00ED1D04" w:rsidP="00C544D6">
      <w:pPr>
        <w:pStyle w:val="footnote"/>
      </w:pPr>
      <w:r>
        <w:rPr>
          <w:rStyle w:val="FootnoteReference"/>
        </w:rPr>
        <w:footnoteRef/>
      </w:r>
      <w:r>
        <w:t xml:space="preserve"> Was St. Peter poor when he had no gold and silver for the cripple? They are not currency in Canaan (cf. St. Chrysostom).</w:t>
      </w:r>
    </w:p>
  </w:footnote>
  <w:footnote w:id="680">
    <w:p w14:paraId="093B35A7" w14:textId="6379C8CD" w:rsidR="00ED1D04" w:rsidRDefault="00ED1D04"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1">
    <w:p w14:paraId="66EEA7F3" w14:textId="2655C0E8" w:rsidR="00ED1D04" w:rsidRDefault="00ED1D04" w:rsidP="00C936FC">
      <w:pPr>
        <w:pStyle w:val="footnote"/>
      </w:pPr>
      <w:r>
        <w:rPr>
          <w:rStyle w:val="FootnoteReference"/>
        </w:rPr>
        <w:footnoteRef/>
      </w:r>
      <w:r>
        <w:t xml:space="preserve"> [JS] i.e. my eyes were straigned looking for your word.</w:t>
      </w:r>
    </w:p>
  </w:footnote>
  <w:footnote w:id="682">
    <w:p w14:paraId="4CBD2EF6" w14:textId="212825E8" w:rsidR="00ED1D04" w:rsidRDefault="00ED1D04"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3">
    <w:p w14:paraId="10BF754D" w14:textId="77777777" w:rsidR="00ED1D04" w:rsidRDefault="00ED1D04" w:rsidP="00C544D6">
      <w:pPr>
        <w:pStyle w:val="footnote"/>
      </w:pPr>
      <w:r>
        <w:rPr>
          <w:rStyle w:val="FootnoteReference"/>
        </w:rPr>
        <w:footnoteRef/>
      </w:r>
      <w:r>
        <w:t xml:space="preserve"> Sprinkled with hoar-frost, a wineskin is like the greying head of an old man.</w:t>
      </w:r>
    </w:p>
  </w:footnote>
  <w:footnote w:id="684">
    <w:p w14:paraId="297C1D16" w14:textId="55FFB7CB" w:rsidR="00ED1D04" w:rsidRDefault="00ED1D04" w:rsidP="00D9575C">
      <w:pPr>
        <w:pStyle w:val="footnote"/>
      </w:pPr>
      <w:r>
        <w:rPr>
          <w:rStyle w:val="FootnoteReference"/>
        </w:rPr>
        <w:footnoteRef/>
      </w:r>
      <w:r>
        <w:t xml:space="preserve"> [JS] revive, “give me life”</w:t>
      </w:r>
    </w:p>
  </w:footnote>
  <w:footnote w:id="685">
    <w:p w14:paraId="43860D7B" w14:textId="0D5C0E48" w:rsidR="00ED1D04" w:rsidRDefault="00ED1D04" w:rsidP="00D9575C">
      <w:pPr>
        <w:pStyle w:val="footnote"/>
      </w:pPr>
      <w:r>
        <w:rPr>
          <w:rStyle w:val="FootnoteReference"/>
        </w:rPr>
        <w:footnoteRef/>
      </w:r>
      <w:r>
        <w:t xml:space="preserve"> [JS] “all things together”, i.e. “all the universe”</w:t>
      </w:r>
    </w:p>
  </w:footnote>
  <w:footnote w:id="686">
    <w:p w14:paraId="1C03CDF6" w14:textId="6210968E" w:rsidR="00ED1D04" w:rsidRDefault="00ED1D04"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87">
    <w:p w14:paraId="590118AD" w14:textId="77777777" w:rsidR="00ED1D04" w:rsidRDefault="00ED1D04" w:rsidP="00C544D6">
      <w:pPr>
        <w:pStyle w:val="footnote"/>
      </w:pPr>
      <w:r>
        <w:rPr>
          <w:rStyle w:val="FootnoteReference"/>
        </w:rPr>
        <w:footnoteRef/>
      </w:r>
      <w:r>
        <w:t xml:space="preserve"> hear: </w:t>
      </w:r>
      <w:r w:rsidRPr="0002544A">
        <w:rPr>
          <w:i/>
        </w:rPr>
        <w:t>lit</w:t>
      </w:r>
      <w:r>
        <w:t>. gullet, throat, larynx.</w:t>
      </w:r>
    </w:p>
  </w:footnote>
  <w:footnote w:id="688">
    <w:p w14:paraId="1A1C9B89" w14:textId="77777777" w:rsidR="00ED1D04" w:rsidRDefault="00ED1D04"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89">
    <w:p w14:paraId="608F88F3" w14:textId="5EEF24C6" w:rsidR="00ED1D04" w:rsidRDefault="00ED1D04" w:rsidP="004D36A2">
      <w:pPr>
        <w:pStyle w:val="footnote"/>
      </w:pPr>
      <w:r>
        <w:rPr>
          <w:rStyle w:val="FootnoteReference"/>
        </w:rPr>
        <w:footnoteRef/>
      </w:r>
      <w:r>
        <w:t xml:space="preserve"> [JS] probably “forever for a reward”, rather than “for an eternal reward”</w:t>
      </w:r>
    </w:p>
  </w:footnote>
  <w:footnote w:id="690">
    <w:p w14:paraId="5687A5D1" w14:textId="12E6D97D" w:rsidR="00ED1D04" w:rsidRDefault="00ED1D04"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1">
    <w:p w14:paraId="2CF134F8" w14:textId="13011A8D" w:rsidR="00ED1D04" w:rsidRDefault="00ED1D04"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2">
    <w:p w14:paraId="3C89D31A" w14:textId="188553A2" w:rsidR="00ED1D04" w:rsidRDefault="00ED1D04"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3">
    <w:p w14:paraId="0E747174" w14:textId="77777777" w:rsidR="00ED1D04" w:rsidRDefault="00ED1D04" w:rsidP="00C544D6">
      <w:pPr>
        <w:pStyle w:val="footnote"/>
      </w:pPr>
      <w:r>
        <w:rPr>
          <w:rStyle w:val="FootnoteReference"/>
        </w:rPr>
        <w:footnoteRef/>
      </w:r>
      <w:r>
        <w:t xml:space="preserve"> These words are repeated by the deacon at the beginning of the Divine Liturgy.</w:t>
      </w:r>
    </w:p>
  </w:footnote>
  <w:footnote w:id="694">
    <w:p w14:paraId="24311CED" w14:textId="1E1A85CD" w:rsidR="00ED1D04" w:rsidRDefault="00ED1D04"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695">
    <w:p w14:paraId="31DA08D1" w14:textId="75A07B30" w:rsidR="00ED1D04" w:rsidRDefault="00ED1D04" w:rsidP="00027E51">
      <w:pPr>
        <w:pStyle w:val="footnote"/>
      </w:pPr>
      <w:r>
        <w:rPr>
          <w:rStyle w:val="FootnoteReference"/>
        </w:rPr>
        <w:footnoteRef/>
      </w:r>
      <w:r>
        <w:t xml:space="preserve"> [JS] or “I directed myself towards”</w:t>
      </w:r>
    </w:p>
  </w:footnote>
  <w:footnote w:id="696">
    <w:p w14:paraId="0B2F62E7" w14:textId="0CF252B5" w:rsidR="00ED1D04" w:rsidRDefault="00ED1D04" w:rsidP="00C544D6">
      <w:pPr>
        <w:pStyle w:val="footnote"/>
      </w:pPr>
      <w:r>
        <w:rPr>
          <w:rStyle w:val="FootnoteReference"/>
        </w:rPr>
        <w:footnoteRef/>
      </w:r>
      <w:r>
        <w:t xml:space="preserve"> Cf. Lk. 24:27,32,45.</w:t>
      </w:r>
    </w:p>
  </w:footnote>
  <w:footnote w:id="697">
    <w:p w14:paraId="081BE299" w14:textId="0DC86D26" w:rsidR="00ED1D04" w:rsidRDefault="00ED1D04" w:rsidP="00027E51">
      <w:pPr>
        <w:pStyle w:val="footnote"/>
      </w:pPr>
      <w:r>
        <w:rPr>
          <w:rStyle w:val="FootnoteReference"/>
        </w:rPr>
        <w:footnoteRef/>
      </w:r>
      <w:r>
        <w:t xml:space="preserve"> [JS] Fr. Lazarus and Fr. Athanasius interpret this as “the Spirit” or “a Spirit”, (breath and spirit being the same word)</w:t>
      </w:r>
    </w:p>
  </w:footnote>
  <w:footnote w:id="698">
    <w:p w14:paraId="33F1F13D" w14:textId="77777777" w:rsidR="00ED1D04" w:rsidRDefault="00ED1D04" w:rsidP="00C544D6">
      <w:pPr>
        <w:pStyle w:val="footnote"/>
      </w:pPr>
      <w:r>
        <w:rPr>
          <w:rStyle w:val="FootnoteReference"/>
        </w:rPr>
        <w:footnoteRef/>
      </w:r>
      <w:r>
        <w:t xml:space="preserve"> Just as we who claim to love God judge it right to show mercy, so we can expect the divine mercy (Mt. 5:7).</w:t>
      </w:r>
    </w:p>
  </w:footnote>
  <w:footnote w:id="699">
    <w:p w14:paraId="63C08946" w14:textId="7EC52CFB" w:rsidR="00ED1D04" w:rsidRDefault="00ED1D04" w:rsidP="00C544D6">
      <w:pPr>
        <w:pStyle w:val="footnote"/>
      </w:pPr>
      <w:r>
        <w:rPr>
          <w:rStyle w:val="FootnoteReference"/>
        </w:rPr>
        <w:footnoteRef/>
      </w:r>
      <w:r>
        <w:t xml:space="preserve"> pure: </w:t>
      </w:r>
      <w:r w:rsidRPr="007B4ADE">
        <w:rPr>
          <w:i/>
        </w:rPr>
        <w:t>lit</w:t>
      </w:r>
      <w:r>
        <w:t>. burnt, fired: hence refined and pure (cf. Psalm 11:7).</w:t>
      </w:r>
    </w:p>
  </w:footnote>
  <w:footnote w:id="700">
    <w:p w14:paraId="6C5F33A5" w14:textId="77777777" w:rsidR="00ED1D04" w:rsidRDefault="00ED1D04"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1">
    <w:p w14:paraId="1B4D2C64" w14:textId="77376B3B" w:rsidR="00ED1D04" w:rsidRDefault="00ED1D04"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2">
    <w:p w14:paraId="7AACBE15" w14:textId="544AAC0D" w:rsidR="00ED1D04" w:rsidRDefault="00ED1D04"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3">
    <w:p w14:paraId="316360CF" w14:textId="52D1E6E8" w:rsidR="00ED1D04" w:rsidRDefault="00ED1D04" w:rsidP="00330381">
      <w:pPr>
        <w:pStyle w:val="footnote"/>
      </w:pPr>
      <w:r>
        <w:rPr>
          <w:rStyle w:val="FootnoteReference"/>
        </w:rPr>
        <w:footnoteRef/>
      </w:r>
      <w:r>
        <w:t xml:space="preserve"> [JS] or “wickedness”</w:t>
      </w:r>
    </w:p>
  </w:footnote>
  <w:footnote w:id="704">
    <w:p w14:paraId="50052FF4" w14:textId="1790CFD6" w:rsidR="00ED1D04" w:rsidRDefault="00ED1D04" w:rsidP="00C544D6">
      <w:pPr>
        <w:pStyle w:val="footnote"/>
      </w:pPr>
      <w:r>
        <w:rPr>
          <w:rStyle w:val="FootnoteReference"/>
        </w:rPr>
        <w:footnoteRef/>
      </w:r>
      <w:r>
        <w:t xml:space="preserve"> Cf. Ps. 110:10.</w:t>
      </w:r>
    </w:p>
  </w:footnote>
  <w:footnote w:id="705">
    <w:p w14:paraId="720D7516" w14:textId="1A9EC268" w:rsidR="00ED1D04" w:rsidRDefault="00ED1D04"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06">
    <w:p w14:paraId="7BCCBEE9" w14:textId="2E070483" w:rsidR="00ED1D04" w:rsidRDefault="00ED1D04" w:rsidP="00922B79">
      <w:pPr>
        <w:pStyle w:val="footnote"/>
      </w:pPr>
      <w:r>
        <w:rPr>
          <w:rStyle w:val="FootnoteReference"/>
        </w:rPr>
        <w:footnoteRef/>
      </w:r>
      <w:r>
        <w:t xml:space="preserve"> [JS] Coptic has, “Name”.</w:t>
      </w:r>
    </w:p>
  </w:footnote>
  <w:footnote w:id="707">
    <w:p w14:paraId="6758F0AB" w14:textId="1B97FFBE" w:rsidR="00ED1D04" w:rsidRDefault="00ED1D04" w:rsidP="00922B79">
      <w:pPr>
        <w:pStyle w:val="footnote"/>
      </w:pPr>
      <w:r>
        <w:rPr>
          <w:rStyle w:val="FootnoteReference"/>
        </w:rPr>
        <w:footnoteRef/>
      </w:r>
      <w:r>
        <w:t xml:space="preserve"> [JS] or “word,” or “teachings</w:t>
      </w:r>
    </w:p>
  </w:footnote>
  <w:footnote w:id="708">
    <w:p w14:paraId="6F9983BE" w14:textId="25FEB91F" w:rsidR="00ED1D04" w:rsidRDefault="00ED1D04" w:rsidP="00881117">
      <w:pPr>
        <w:pStyle w:val="footnote"/>
      </w:pPr>
      <w:r>
        <w:rPr>
          <w:rStyle w:val="FootnoteReference"/>
        </w:rPr>
        <w:footnoteRef/>
      </w:r>
      <w:r>
        <w:t xml:space="preserve"> [JS] Fr. Athanaius has “or what shall be added unto you, by a deceitful ltongue?”</w:t>
      </w:r>
    </w:p>
  </w:footnote>
  <w:footnote w:id="709">
    <w:p w14:paraId="0951B7D8" w14:textId="2424F68A" w:rsidR="00ED1D04" w:rsidRDefault="00ED1D04" w:rsidP="00C544D6">
      <w:pPr>
        <w:pStyle w:val="footnote"/>
      </w:pPr>
      <w:r>
        <w:rPr>
          <w:rStyle w:val="FootnoteReference"/>
        </w:rPr>
        <w:footnoteRef/>
      </w:r>
      <w:r>
        <w:t xml:space="preserve"> Cf. Psalm 139:11; Rom. 12:20. ‘Coals of hell’. For desolation as the equivalent of hell, see Mark 13:14.</w:t>
      </w:r>
    </w:p>
  </w:footnote>
  <w:footnote w:id="710">
    <w:p w14:paraId="1F068DD9" w14:textId="40950119" w:rsidR="00ED1D04" w:rsidRDefault="00ED1D04" w:rsidP="00C544D6">
      <w:pPr>
        <w:pStyle w:val="footnote"/>
      </w:pPr>
      <w:r>
        <w:rPr>
          <w:rStyle w:val="FootnoteReference"/>
        </w:rPr>
        <w:footnoteRef/>
      </w:r>
      <w:r>
        <w:t xml:space="preserve"> Cf. Jeremiah 3:23. I look through the hills to their unseen Maker.</w:t>
      </w:r>
    </w:p>
  </w:footnote>
  <w:footnote w:id="711">
    <w:p w14:paraId="597C7008" w14:textId="630EBDA2" w:rsidR="00ED1D04" w:rsidRDefault="00ED1D04"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2">
    <w:p w14:paraId="17B7D2D5" w14:textId="062D6F27" w:rsidR="00ED1D04" w:rsidRDefault="00ED1D04" w:rsidP="00CE55B0">
      <w:pPr>
        <w:pStyle w:val="footnote"/>
      </w:pPr>
      <w:r>
        <w:rPr>
          <w:rStyle w:val="FootnoteReference"/>
        </w:rPr>
        <w:footnoteRef/>
      </w:r>
      <w:r>
        <w:t xml:space="preserve"> [JS] Fr. Athanasius has, “Jerusalem is built as a city: her good pleasure is in this and that:”</w:t>
      </w:r>
    </w:p>
  </w:footnote>
  <w:footnote w:id="713">
    <w:p w14:paraId="15E2D793" w14:textId="77777777" w:rsidR="00ED1D04" w:rsidRDefault="00ED1D04"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4">
    <w:p w14:paraId="15A2BE54" w14:textId="760CD576" w:rsidR="00ED1D04" w:rsidRDefault="00ED1D04" w:rsidP="00CE55B0">
      <w:pPr>
        <w:pStyle w:val="footnote"/>
      </w:pPr>
      <w:r>
        <w:rPr>
          <w:rStyle w:val="FootnoteReference"/>
        </w:rPr>
        <w:footnoteRef/>
      </w:r>
      <w:r>
        <w:t xml:space="preserve"> [JS] or “thank and praise”, “thankfully confess with praise”</w:t>
      </w:r>
    </w:p>
  </w:footnote>
  <w:footnote w:id="715">
    <w:p w14:paraId="351045EF" w14:textId="461615AB" w:rsidR="00ED1D04" w:rsidRDefault="00ED1D04" w:rsidP="0033276B">
      <w:pPr>
        <w:pStyle w:val="footnote"/>
      </w:pPr>
      <w:r>
        <w:rPr>
          <w:rStyle w:val="FootnoteReference"/>
        </w:rPr>
        <w:footnoteRef/>
      </w:r>
      <w:r>
        <w:t xml:space="preserve"> [JS] or “pray” or “ask after” “that which pertains to the pace of Jesrusalem”</w:t>
      </w:r>
    </w:p>
  </w:footnote>
  <w:footnote w:id="716">
    <w:p w14:paraId="3A74CEC3" w14:textId="7502B3A2" w:rsidR="00ED1D04" w:rsidRDefault="00ED1D04"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17">
    <w:p w14:paraId="2E2CD6B3" w14:textId="77777777" w:rsidR="00ED1D04" w:rsidRDefault="00ED1D04" w:rsidP="00C544D6">
      <w:pPr>
        <w:pStyle w:val="footnote"/>
      </w:pPr>
      <w:r>
        <w:rPr>
          <w:rStyle w:val="FootnoteReference"/>
        </w:rPr>
        <w:footnoteRef/>
      </w:r>
      <w:r>
        <w:t xml:space="preserve"> Hebrews 11:26; 13:13.</w:t>
      </w:r>
    </w:p>
  </w:footnote>
  <w:footnote w:id="718">
    <w:p w14:paraId="09354BED" w14:textId="77777777" w:rsidR="00ED1D04" w:rsidRDefault="00ED1D04" w:rsidP="00C544D6">
      <w:pPr>
        <w:pStyle w:val="footnote"/>
      </w:pPr>
      <w:r>
        <w:rPr>
          <w:rStyle w:val="FootnoteReference"/>
        </w:rPr>
        <w:footnoteRef/>
      </w:r>
      <w:r>
        <w:t xml:space="preserve"> Heaven is here (Mt. 4:17; Lk. 17:21; Prov. 17:24).</w:t>
      </w:r>
    </w:p>
  </w:footnote>
  <w:footnote w:id="719">
    <w:p w14:paraId="70E4A917" w14:textId="510327E2" w:rsidR="00ED1D04" w:rsidRDefault="00ED1D04" w:rsidP="0017251E">
      <w:pPr>
        <w:pStyle w:val="footnote"/>
      </w:pPr>
      <w:r>
        <w:rPr>
          <w:rStyle w:val="FootnoteReference"/>
        </w:rPr>
        <w:footnoteRef/>
      </w:r>
      <w:r>
        <w:t xml:space="preserve"> [JS] Fr. Lazarus and NETS have “irresistible”, OSB has “overwhelming”</w:t>
      </w:r>
    </w:p>
  </w:footnote>
  <w:footnote w:id="720">
    <w:p w14:paraId="045830C0" w14:textId="3777C1FD" w:rsidR="00ED1D04" w:rsidRDefault="00ED1D04" w:rsidP="00330381">
      <w:pPr>
        <w:pStyle w:val="footnote"/>
      </w:pPr>
      <w:r>
        <w:rPr>
          <w:rStyle w:val="FootnoteReference"/>
        </w:rPr>
        <w:footnoteRef/>
      </w:r>
      <w:r>
        <w:t xml:space="preserve"> [JS] or “evildoers”</w:t>
      </w:r>
    </w:p>
  </w:footnote>
  <w:footnote w:id="721">
    <w:p w14:paraId="09C30AE4" w14:textId="6C02AB51" w:rsidR="00ED1D04" w:rsidRDefault="00ED1D04" w:rsidP="00511459">
      <w:pPr>
        <w:pStyle w:val="footnote"/>
      </w:pPr>
      <w:r>
        <w:rPr>
          <w:rStyle w:val="FootnoteReference"/>
        </w:rPr>
        <w:footnoteRef/>
      </w:r>
      <w:r>
        <w:t xml:space="preserve"> [JS] Fr. Athanasius has, “the Lord has magnified His doings with them.”</w:t>
      </w:r>
    </w:p>
  </w:footnote>
  <w:footnote w:id="722">
    <w:p w14:paraId="5CAE6DBB" w14:textId="77777777" w:rsidR="00ED1D04" w:rsidRDefault="00ED1D04"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3">
    <w:p w14:paraId="2AB48656" w14:textId="77777777" w:rsidR="00ED1D04" w:rsidRDefault="00ED1D04"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4">
    <w:p w14:paraId="7602D33B" w14:textId="34E014EA" w:rsidR="00ED1D04" w:rsidRDefault="00ED1D04" w:rsidP="003169DD">
      <w:pPr>
        <w:pStyle w:val="footnote"/>
      </w:pPr>
      <w:r>
        <w:rPr>
          <w:rStyle w:val="FootnoteReference"/>
        </w:rPr>
        <w:footnoteRef/>
      </w:r>
      <w:r>
        <w:t xml:space="preserve"> [JS] “from your rest”, literally, “after sitting”</w:t>
      </w:r>
    </w:p>
  </w:footnote>
  <w:footnote w:id="725">
    <w:p w14:paraId="2EF38BE0" w14:textId="36D5D79C" w:rsidR="00ED1D04" w:rsidRDefault="00ED1D04" w:rsidP="003169DD">
      <w:pPr>
        <w:pStyle w:val="footnote"/>
      </w:pPr>
      <w:r>
        <w:rPr>
          <w:rStyle w:val="FootnoteReference"/>
        </w:rPr>
        <w:footnoteRef/>
      </w:r>
      <w:r>
        <w:t xml:space="preserve"> [JS] Fr. Athanasius has, “the children of those who have been awakened.”</w:t>
      </w:r>
    </w:p>
  </w:footnote>
  <w:footnote w:id="726">
    <w:p w14:paraId="40FE15BF" w14:textId="13C73A63" w:rsidR="00ED1D04" w:rsidRDefault="00ED1D04" w:rsidP="008D24A6">
      <w:pPr>
        <w:pStyle w:val="footnote"/>
      </w:pPr>
      <w:r>
        <w:rPr>
          <w:rStyle w:val="FootnoteReference"/>
        </w:rPr>
        <w:footnoteRef/>
      </w:r>
      <w:r>
        <w:t xml:space="preserve"> [JS] Fr. Lazarus has, “such exiles”</w:t>
      </w:r>
    </w:p>
  </w:footnote>
  <w:footnote w:id="727">
    <w:p w14:paraId="48D4D6D3" w14:textId="3C1F801B" w:rsidR="00ED1D04" w:rsidRDefault="00ED1D04" w:rsidP="00087D9B">
      <w:pPr>
        <w:pStyle w:val="footnote"/>
      </w:pPr>
      <w:r>
        <w:rPr>
          <w:rStyle w:val="FootnoteReference"/>
        </w:rPr>
        <w:footnoteRef/>
      </w:r>
      <w:r>
        <w:t xml:space="preserve"> [JS] Fr. Athanasius has, “You will be blessed”</w:t>
      </w:r>
    </w:p>
  </w:footnote>
  <w:footnote w:id="728">
    <w:p w14:paraId="7A7A17DB" w14:textId="31683221" w:rsidR="00ED1D04" w:rsidRDefault="00ED1D04" w:rsidP="00087D9B">
      <w:pPr>
        <w:pStyle w:val="footnote"/>
      </w:pPr>
      <w:r>
        <w:rPr>
          <w:rStyle w:val="FootnoteReference"/>
        </w:rPr>
        <w:footnoteRef/>
      </w:r>
      <w:r>
        <w:t xml:space="preserve"> [JS]. Fr. Athanasius has, “you will,” instead of “may you”, throughout these last two vs. Lit. “sonss’ sons”</w:t>
      </w:r>
    </w:p>
  </w:footnote>
  <w:footnote w:id="729">
    <w:p w14:paraId="60A69A9F" w14:textId="2E477841" w:rsidR="00ED1D04" w:rsidRDefault="00ED1D04" w:rsidP="0061464A">
      <w:pPr>
        <w:pStyle w:val="footnote"/>
      </w:pPr>
      <w:r>
        <w:rPr>
          <w:rStyle w:val="FootnoteReference"/>
        </w:rPr>
        <w:footnoteRef/>
      </w:r>
      <w:r>
        <w:t xml:space="preserve"> [JS] OSB has “schemed behind my back,” NETS has, “On my back the sinners were practicing hteir skill”</w:t>
      </w:r>
    </w:p>
  </w:footnote>
  <w:footnote w:id="730">
    <w:p w14:paraId="74FF21CF" w14:textId="3FFF46C5" w:rsidR="00ED1D04" w:rsidRDefault="00ED1D04" w:rsidP="0061464A">
      <w:pPr>
        <w:pStyle w:val="footnote"/>
      </w:pPr>
      <w:r>
        <w:rPr>
          <w:rStyle w:val="FootnoteReference"/>
        </w:rPr>
        <w:footnoteRef/>
      </w:r>
      <w:r>
        <w:t xml:space="preserve"> [JS] or “lawlessness”</w:t>
      </w:r>
    </w:p>
  </w:footnote>
  <w:footnote w:id="731">
    <w:p w14:paraId="6A925E31" w14:textId="50F1CD8D" w:rsidR="00ED1D04" w:rsidRDefault="00ED1D04"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2">
    <w:p w14:paraId="0FC01CF2" w14:textId="3C79D2D9" w:rsidR="00ED1D04" w:rsidRDefault="00ED1D04" w:rsidP="00714F88">
      <w:pPr>
        <w:pStyle w:val="footnote"/>
      </w:pPr>
      <w:r>
        <w:rPr>
          <w:rStyle w:val="FootnoteReference"/>
        </w:rPr>
        <w:footnoteRef/>
      </w:r>
      <w:r>
        <w:t xml:space="preserve"> [JS] or “transgressions” or “acts of lawlessness”, throughout.</w:t>
      </w:r>
    </w:p>
  </w:footnote>
  <w:footnote w:id="733">
    <w:p w14:paraId="0461F9AD" w14:textId="6F28CA37" w:rsidR="00ED1D04" w:rsidRDefault="00ED1D04" w:rsidP="00714F88">
      <w:pPr>
        <w:pStyle w:val="footnote"/>
      </w:pPr>
      <w:r>
        <w:rPr>
          <w:rStyle w:val="FootnoteReference"/>
        </w:rPr>
        <w:footnoteRef/>
      </w:r>
      <w:r>
        <w:t xml:space="preserve"> [JS] or “forgiveness”</w:t>
      </w:r>
    </w:p>
  </w:footnote>
  <w:footnote w:id="734">
    <w:p w14:paraId="0C346C8C" w14:textId="77777777" w:rsidR="00ED1D04" w:rsidRDefault="00ED1D04"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35">
    <w:p w14:paraId="5234FC2B" w14:textId="0EBBDCE3" w:rsidR="00ED1D04" w:rsidRDefault="00ED1D04" w:rsidP="00C544D6">
      <w:pPr>
        <w:pStyle w:val="footnote"/>
      </w:pPr>
      <w:r>
        <w:rPr>
          <w:rStyle w:val="FootnoteReference"/>
        </w:rPr>
        <w:footnoteRef/>
      </w:r>
      <w:r>
        <w:t xml:space="preserve"> Cf. Titus 2:14.</w:t>
      </w:r>
    </w:p>
  </w:footnote>
  <w:footnote w:id="736">
    <w:p w14:paraId="55BAD822" w14:textId="77777777" w:rsidR="00ED1D04" w:rsidRDefault="00ED1D04" w:rsidP="00C544D6">
      <w:pPr>
        <w:pStyle w:val="footnote"/>
      </w:pPr>
      <w:r>
        <w:rPr>
          <w:rStyle w:val="FootnoteReference"/>
        </w:rPr>
        <w:footnoteRef/>
      </w:r>
      <w:r>
        <w:t xml:space="preserve"> Prov. 29:1; 2 Kings 17:14; Neh. 9:16; Dt. 9:6.</w:t>
      </w:r>
    </w:p>
  </w:footnote>
  <w:footnote w:id="737">
    <w:p w14:paraId="4E2F71A4" w14:textId="2CCCE707" w:rsidR="00ED1D04" w:rsidRDefault="00ED1D04" w:rsidP="00C0758B">
      <w:pPr>
        <w:pStyle w:val="footnote"/>
      </w:pPr>
      <w:r>
        <w:rPr>
          <w:rStyle w:val="FootnoteReference"/>
        </w:rPr>
        <w:footnoteRef/>
      </w:r>
      <w:r>
        <w:t xml:space="preserve"> [JS] literally “the tabernacle of my house”</w:t>
      </w:r>
    </w:p>
  </w:footnote>
  <w:footnote w:id="738">
    <w:p w14:paraId="7C027A5F" w14:textId="25B43E29" w:rsidR="00ED1D04" w:rsidRDefault="00ED1D04"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39">
    <w:p w14:paraId="061D8F8B" w14:textId="29FA4A55" w:rsidR="00ED1D04" w:rsidRDefault="00ED1D04" w:rsidP="00C544D6">
      <w:pPr>
        <w:pStyle w:val="footnote"/>
      </w:pPr>
      <w:r>
        <w:rPr>
          <w:rStyle w:val="FootnoteReference"/>
        </w:rPr>
        <w:footnoteRef/>
      </w:r>
      <w:r>
        <w:t xml:space="preserve"> Cf. 1 Kings 6:21 (1 Sam. 6:21).</w:t>
      </w:r>
    </w:p>
  </w:footnote>
  <w:footnote w:id="740">
    <w:p w14:paraId="7A5052C0" w14:textId="161D9B7D" w:rsidR="00ED1D04" w:rsidRDefault="00ED1D04" w:rsidP="00023B09">
      <w:pPr>
        <w:pStyle w:val="footnote"/>
      </w:pPr>
      <w:r>
        <w:rPr>
          <w:rStyle w:val="FootnoteReference"/>
        </w:rPr>
        <w:footnoteRef/>
      </w:r>
      <w:r>
        <w:t xml:space="preserve"> [JS] “do obeisance”, i.e. literally “bow down”</w:t>
      </w:r>
    </w:p>
  </w:footnote>
  <w:footnote w:id="741">
    <w:p w14:paraId="7B1B3D1C" w14:textId="1A224FFE" w:rsidR="00ED1D04" w:rsidRDefault="00ED1D04" w:rsidP="00023B09">
      <w:pPr>
        <w:pStyle w:val="footnote"/>
      </w:pPr>
      <w:r>
        <w:rPr>
          <w:rStyle w:val="FootnoteReference"/>
        </w:rPr>
        <w:footnoteRef/>
      </w:r>
      <w:r>
        <w:t xml:space="preserve"> [JS] Fr. Lazarus has “resting-place”</w:t>
      </w:r>
    </w:p>
  </w:footnote>
  <w:footnote w:id="742">
    <w:p w14:paraId="57742C2B" w14:textId="024D8554" w:rsidR="00ED1D04" w:rsidRDefault="00ED1D04" w:rsidP="00023B09">
      <w:pPr>
        <w:pStyle w:val="footnote"/>
      </w:pPr>
      <w:r>
        <w:rPr>
          <w:rStyle w:val="FootnoteReference"/>
        </w:rPr>
        <w:footnoteRef/>
      </w:r>
      <w:r>
        <w:t xml:space="preserve"> [JS] or “the ark of Your holiness”</w:t>
      </w:r>
    </w:p>
  </w:footnote>
  <w:footnote w:id="743">
    <w:p w14:paraId="371872E1" w14:textId="77777777" w:rsidR="00ED1D04" w:rsidRDefault="00ED1D04" w:rsidP="00C544D6">
      <w:pPr>
        <w:pStyle w:val="footnote"/>
      </w:pPr>
      <w:r>
        <w:rPr>
          <w:rStyle w:val="FootnoteReference"/>
        </w:rPr>
        <w:footnoteRef/>
      </w:r>
      <w:r>
        <w:t xml:space="preserve"> Ps. 131:8-10 = 2 Chron. 6:41-42.</w:t>
      </w:r>
    </w:p>
  </w:footnote>
  <w:footnote w:id="744">
    <w:p w14:paraId="3FFC0219" w14:textId="77777777" w:rsidR="00ED1D04" w:rsidRDefault="00ED1D04" w:rsidP="00C544D6">
      <w:pPr>
        <w:pStyle w:val="footnote"/>
      </w:pPr>
      <w:r>
        <w:rPr>
          <w:rStyle w:val="FootnoteReference"/>
        </w:rPr>
        <w:footnoteRef/>
      </w:r>
      <w:r>
        <w:t xml:space="preserve"> I Chron. 17:11-14; Acts 2:30-33.</w:t>
      </w:r>
    </w:p>
  </w:footnote>
  <w:footnote w:id="745">
    <w:p w14:paraId="750994E1" w14:textId="39B5FB55" w:rsidR="00ED1D04" w:rsidRDefault="00ED1D04" w:rsidP="00631963">
      <w:pPr>
        <w:pStyle w:val="footnote"/>
      </w:pPr>
      <w:r>
        <w:rPr>
          <w:rStyle w:val="FootnoteReference"/>
        </w:rPr>
        <w:footnoteRef/>
      </w:r>
      <w:r>
        <w:t xml:space="preserve"> [JS] Coptic has “widow”.</w:t>
      </w:r>
    </w:p>
  </w:footnote>
  <w:footnote w:id="746">
    <w:p w14:paraId="20533A22" w14:textId="760F6E73" w:rsidR="00ED1D04" w:rsidRDefault="00ED1D04" w:rsidP="00631963">
      <w:pPr>
        <w:pStyle w:val="footnote"/>
      </w:pPr>
      <w:r>
        <w:rPr>
          <w:rStyle w:val="FootnoteReference"/>
        </w:rPr>
        <w:footnoteRef/>
      </w:r>
      <w:r>
        <w:t xml:space="preserve"> [JS] or “rejoice with rejoicing”</w:t>
      </w:r>
    </w:p>
  </w:footnote>
  <w:footnote w:id="747">
    <w:p w14:paraId="41E94330" w14:textId="77777777" w:rsidR="00ED1D04" w:rsidRDefault="00ED1D04" w:rsidP="00C544D6">
      <w:pPr>
        <w:pStyle w:val="footnote"/>
      </w:pPr>
      <w:r>
        <w:rPr>
          <w:rStyle w:val="FootnoteReference"/>
        </w:rPr>
        <w:footnoteRef/>
      </w:r>
      <w:r>
        <w:t xml:space="preserve"> stock: </w:t>
      </w:r>
      <w:r w:rsidRPr="00783CA0">
        <w:rPr>
          <w:i/>
        </w:rPr>
        <w:t>lit</w:t>
      </w:r>
      <w:r>
        <w:t>. horn.</w:t>
      </w:r>
    </w:p>
  </w:footnote>
  <w:footnote w:id="748">
    <w:p w14:paraId="2CC35491" w14:textId="77777777" w:rsidR="00ED1D04" w:rsidRDefault="00ED1D04"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49">
    <w:p w14:paraId="5C900721" w14:textId="77777777" w:rsidR="00ED1D04" w:rsidRDefault="00ED1D04"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0">
    <w:p w14:paraId="1C6E6FA2" w14:textId="77777777" w:rsidR="00ED1D04" w:rsidRDefault="00ED1D04"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1">
    <w:p w14:paraId="53BD49E1" w14:textId="53C59812" w:rsidR="00ED1D04" w:rsidRDefault="00ED1D04"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2">
    <w:p w14:paraId="6C27778C" w14:textId="276CBE19" w:rsidR="00ED1D04" w:rsidRDefault="00ED1D04" w:rsidP="008B199B">
      <w:pPr>
        <w:pStyle w:val="footnote"/>
      </w:pPr>
      <w:r>
        <w:rPr>
          <w:rStyle w:val="FootnoteReference"/>
        </w:rPr>
        <w:footnoteRef/>
      </w:r>
      <w:r>
        <w:t xml:space="preserve"> [JS] literally, “slaves”</w:t>
      </w:r>
    </w:p>
  </w:footnote>
  <w:footnote w:id="753">
    <w:p w14:paraId="1FC82724" w14:textId="77777777" w:rsidR="00ED1D04" w:rsidRDefault="00ED1D04" w:rsidP="00C544D6">
      <w:pPr>
        <w:pStyle w:val="footnote"/>
      </w:pPr>
      <w:r>
        <w:rPr>
          <w:rStyle w:val="FootnoteReference"/>
        </w:rPr>
        <w:footnoteRef/>
      </w:r>
      <w:r>
        <w:t xml:space="preserve"> The kingdoms of this world have become the kingdoms of our Lord and of His Christ’ (Rev. 11:15).</w:t>
      </w:r>
    </w:p>
  </w:footnote>
  <w:footnote w:id="754">
    <w:p w14:paraId="5C9240DB" w14:textId="77777777" w:rsidR="00ED1D04" w:rsidRDefault="00ED1D04" w:rsidP="00C544D6">
      <w:pPr>
        <w:pStyle w:val="footnote"/>
      </w:pPr>
      <w:r>
        <w:rPr>
          <w:rStyle w:val="FootnoteReference"/>
        </w:rPr>
        <w:footnoteRef/>
      </w:r>
      <w:r>
        <w:t xml:space="preserve"> Deut. 32:36.</w:t>
      </w:r>
    </w:p>
  </w:footnote>
  <w:footnote w:id="755">
    <w:p w14:paraId="6CA454B0" w14:textId="699660A9" w:rsidR="00ED1D04" w:rsidRDefault="00ED1D04" w:rsidP="009F1DA0">
      <w:pPr>
        <w:pStyle w:val="footnote"/>
      </w:pPr>
      <w:r>
        <w:rPr>
          <w:rStyle w:val="FootnoteReference"/>
        </w:rPr>
        <w:footnoteRef/>
      </w:r>
      <w:r>
        <w:t xml:space="preserve"> [JS] [] lacking in all but OSB</w:t>
      </w:r>
    </w:p>
  </w:footnote>
  <w:footnote w:id="756">
    <w:p w14:paraId="71CEF4E9" w14:textId="77777777" w:rsidR="00ED1D04" w:rsidRDefault="00ED1D04"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57">
    <w:p w14:paraId="6639BD0B" w14:textId="45AA87DA" w:rsidR="00ED1D04" w:rsidRDefault="00ED1D04"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58">
    <w:p w14:paraId="2B96894E" w14:textId="6C468A01" w:rsidR="00ED1D04" w:rsidRDefault="00ED1D04" w:rsidP="00C544D6">
      <w:pPr>
        <w:pStyle w:val="footnote"/>
      </w:pPr>
      <w:r>
        <w:rPr>
          <w:rStyle w:val="FootnoteReference"/>
        </w:rPr>
        <w:footnoteRef/>
      </w:r>
      <w:r>
        <w:t xml:space="preserve"> mercy: </w:t>
      </w:r>
      <w:r w:rsidRPr="007F3CE8">
        <w:rPr>
          <w:i/>
        </w:rPr>
        <w:t>or</w:t>
      </w:r>
      <w:r>
        <w:t xml:space="preserve"> love. Cf. Lk. 10:37.</w:t>
      </w:r>
    </w:p>
  </w:footnote>
  <w:footnote w:id="759">
    <w:p w14:paraId="08E6A124" w14:textId="11CACB93" w:rsidR="00ED1D04" w:rsidRDefault="00ED1D04"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0">
    <w:p w14:paraId="39412F7E" w14:textId="1E04020D" w:rsidR="00ED1D04" w:rsidRDefault="00ED1D04" w:rsidP="00AE1E0F">
      <w:pPr>
        <w:pStyle w:val="footnote"/>
      </w:pPr>
      <w:r>
        <w:rPr>
          <w:rStyle w:val="FootnoteReference"/>
        </w:rPr>
        <w:footnoteRef/>
      </w:r>
      <w:r>
        <w:t xml:space="preserve"> [JS] or “and shook of Pharaoh and his army into the Red sea,”</w:t>
      </w:r>
    </w:p>
  </w:footnote>
  <w:footnote w:id="761">
    <w:p w14:paraId="0B96BC12" w14:textId="30893C5B" w:rsidR="00ED1D04" w:rsidRDefault="00ED1D04" w:rsidP="00AE1E0F">
      <w:pPr>
        <w:pStyle w:val="footnote"/>
      </w:pPr>
      <w:r>
        <w:rPr>
          <w:rStyle w:val="FootnoteReference"/>
        </w:rPr>
        <w:footnoteRef/>
      </w:r>
      <w:r>
        <w:t xml:space="preserve"> [JS] or “slew”</w:t>
      </w:r>
    </w:p>
  </w:footnote>
  <w:footnote w:id="762">
    <w:p w14:paraId="0DA78EFF" w14:textId="6EE98942" w:rsidR="00ED1D04" w:rsidRDefault="00ED1D04" w:rsidP="00AE1E0F">
      <w:pPr>
        <w:pStyle w:val="footnote"/>
      </w:pPr>
      <w:r>
        <w:rPr>
          <w:rStyle w:val="FootnoteReference"/>
        </w:rPr>
        <w:footnoteRef/>
      </w:r>
      <w:r>
        <w:t xml:space="preserve"> [JS] [] lacking in all but the Copitc. This verse and 16b lacking in most translations.</w:t>
      </w:r>
    </w:p>
  </w:footnote>
  <w:footnote w:id="763">
    <w:p w14:paraId="491E3626" w14:textId="77777777" w:rsidR="00ED1D04" w:rsidRDefault="00ED1D04"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4">
    <w:p w14:paraId="27102E37" w14:textId="01E87A4E" w:rsidR="00ED1D04" w:rsidRDefault="00ED1D04" w:rsidP="00C544D6">
      <w:pPr>
        <w:pStyle w:val="footnote"/>
      </w:pPr>
      <w:r>
        <w:rPr>
          <w:rStyle w:val="FootnoteReference"/>
        </w:rPr>
        <w:footnoteRef/>
      </w:r>
      <w:r>
        <w:t xml:space="preserve"> See previous footnote.</w:t>
      </w:r>
    </w:p>
  </w:footnote>
  <w:footnote w:id="765">
    <w:p w14:paraId="32C9C8BA" w14:textId="1283C1AE" w:rsidR="00ED1D04" w:rsidRDefault="00ED1D04"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66">
    <w:p w14:paraId="1CAEC73A" w14:textId="2CFEA53A" w:rsidR="00ED1D04" w:rsidRDefault="00ED1D04" w:rsidP="00AC3281">
      <w:pPr>
        <w:pStyle w:val="footnote"/>
      </w:pPr>
      <w:r>
        <w:rPr>
          <w:rStyle w:val="FootnoteReference"/>
        </w:rPr>
        <w:footnoteRef/>
      </w:r>
      <w:r>
        <w:t xml:space="preserve"> [JS] or “thank”, or “thankfully confess with praise”</w:t>
      </w:r>
    </w:p>
  </w:footnote>
  <w:footnote w:id="767">
    <w:p w14:paraId="02264BC2" w14:textId="77777777" w:rsidR="00ED1D04" w:rsidRDefault="00ED1D04"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68">
    <w:p w14:paraId="474A88D1" w14:textId="00155028" w:rsidR="00ED1D04" w:rsidRDefault="00ED1D04" w:rsidP="00AC3281">
      <w:pPr>
        <w:pStyle w:val="footnote"/>
      </w:pPr>
      <w:r>
        <w:rPr>
          <w:rStyle w:val="FootnoteReference"/>
        </w:rPr>
        <w:footnoteRef/>
      </w:r>
      <w:r>
        <w:t xml:space="preserve"> [JS] “do obeisance”, elsewhere rendered “worship’, but referring to the physical act.</w:t>
      </w:r>
    </w:p>
  </w:footnote>
  <w:footnote w:id="769">
    <w:p w14:paraId="1B1D5002" w14:textId="29B07E11" w:rsidR="00ED1D04" w:rsidRDefault="00ED1D04" w:rsidP="00C1761F">
      <w:pPr>
        <w:pStyle w:val="footnote"/>
      </w:pPr>
      <w:r>
        <w:rPr>
          <w:rStyle w:val="FootnoteReference"/>
        </w:rPr>
        <w:footnoteRef/>
      </w:r>
      <w:r>
        <w:t xml:space="preserve"> [JS] or “give thanks to,” or “prase,” or “thankfully confess Your Name with praise”</w:t>
      </w:r>
    </w:p>
  </w:footnote>
  <w:footnote w:id="770">
    <w:p w14:paraId="12351032" w14:textId="637DDCD6" w:rsidR="00ED1D04" w:rsidRDefault="00ED1D04"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1">
    <w:p w14:paraId="00F8589A" w14:textId="3079BAC3" w:rsidR="00ED1D04" w:rsidRDefault="00ED1D04" w:rsidP="00C1761F">
      <w:pPr>
        <w:pStyle w:val="footnote"/>
      </w:pPr>
      <w:r>
        <w:rPr>
          <w:rStyle w:val="FootnoteReference"/>
        </w:rPr>
        <w:footnoteRef/>
      </w:r>
      <w:r>
        <w:t xml:space="preserve"> [JS] or “acknowledge,” or “give thanks to,” or “thankfully confess with praise”</w:t>
      </w:r>
    </w:p>
  </w:footnote>
  <w:footnote w:id="772">
    <w:p w14:paraId="18BB02EB" w14:textId="33FE7177" w:rsidR="00ED1D04" w:rsidRDefault="00ED1D04"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3">
    <w:p w14:paraId="333B0F0E" w14:textId="4D89FC4A" w:rsidR="00ED1D04" w:rsidRDefault="00ED1D04" w:rsidP="00FF6795">
      <w:pPr>
        <w:pStyle w:val="footnote"/>
      </w:pPr>
      <w:r>
        <w:rPr>
          <w:rStyle w:val="FootnoteReference"/>
        </w:rPr>
        <w:footnoteRef/>
      </w:r>
      <w:r>
        <w:t xml:space="preserve"> [JS] literally “those who are exalted” or “the high things”</w:t>
      </w:r>
    </w:p>
  </w:footnote>
  <w:footnote w:id="774">
    <w:p w14:paraId="596BB70E" w14:textId="27F87B4A" w:rsidR="00ED1D04" w:rsidRDefault="00ED1D04" w:rsidP="00C544D6">
      <w:pPr>
        <w:pStyle w:val="footnote"/>
      </w:pPr>
      <w:r>
        <w:rPr>
          <w:rStyle w:val="FootnoteReference"/>
        </w:rPr>
        <w:footnoteRef/>
      </w:r>
      <w:r>
        <w:t xml:space="preserve"> The Spirit of the Lord fills the world (Wisdom 1:7). [JS] presence: literally “face”</w:t>
      </w:r>
    </w:p>
  </w:footnote>
  <w:footnote w:id="775">
    <w:p w14:paraId="7AB3BB43" w14:textId="5D02016E" w:rsidR="00ED1D04" w:rsidRDefault="00ED1D04" w:rsidP="00485563">
      <w:pPr>
        <w:pStyle w:val="footnote"/>
      </w:pPr>
      <w:r>
        <w:rPr>
          <w:rStyle w:val="FootnoteReference"/>
        </w:rPr>
        <w:footnoteRef/>
      </w:r>
      <w:r>
        <w:t xml:space="preserve"> [JS] or “possess”</w:t>
      </w:r>
    </w:p>
  </w:footnote>
  <w:footnote w:id="776">
    <w:p w14:paraId="145A6B15" w14:textId="77777777" w:rsidR="00ED1D04" w:rsidRDefault="00ED1D04" w:rsidP="00C544D6">
      <w:pPr>
        <w:pStyle w:val="footnote"/>
      </w:pPr>
      <w:r>
        <w:rPr>
          <w:rStyle w:val="FootnoteReference"/>
        </w:rPr>
        <w:footnoteRef/>
      </w:r>
      <w:r>
        <w:t xml:space="preserve"> heart: </w:t>
      </w:r>
      <w:r w:rsidRPr="007F3CE8">
        <w:rPr>
          <w:i/>
        </w:rPr>
        <w:t>lit</w:t>
      </w:r>
      <w:r>
        <w:t>. kidneys (seat of the affections in Hebrew thought).</w:t>
      </w:r>
    </w:p>
  </w:footnote>
  <w:footnote w:id="777">
    <w:p w14:paraId="5EA66D53" w14:textId="1C1D5AB6" w:rsidR="00ED1D04" w:rsidRDefault="00ED1D04" w:rsidP="00485563">
      <w:pPr>
        <w:pStyle w:val="footnote"/>
      </w:pPr>
      <w:r>
        <w:rPr>
          <w:rStyle w:val="FootnoteReference"/>
        </w:rPr>
        <w:footnoteRef/>
      </w:r>
      <w:r>
        <w:t xml:space="preserve"> [JS] or “give thanks,” or “thankfully confess You with praise”</w:t>
      </w:r>
    </w:p>
  </w:footnote>
  <w:footnote w:id="778">
    <w:p w14:paraId="4E73646F" w14:textId="549C13C9" w:rsidR="00ED1D04" w:rsidRDefault="00ED1D04" w:rsidP="00EB72A3">
      <w:pPr>
        <w:pStyle w:val="footnote"/>
      </w:pPr>
      <w:r>
        <w:rPr>
          <w:rStyle w:val="FootnoteReference"/>
        </w:rPr>
        <w:footnoteRef/>
      </w:r>
      <w:r>
        <w:t xml:space="preserve"> [JS] or “and do I not waste away because of my enemies?”</w:t>
      </w:r>
    </w:p>
  </w:footnote>
  <w:footnote w:id="779">
    <w:p w14:paraId="4CC16564" w14:textId="262FCF3B" w:rsidR="00ED1D04" w:rsidRDefault="00ED1D04" w:rsidP="00814FC4">
      <w:pPr>
        <w:pStyle w:val="footnote"/>
      </w:pPr>
      <w:r>
        <w:rPr>
          <w:rStyle w:val="FootnoteReference"/>
        </w:rPr>
        <w:footnoteRef/>
      </w:r>
      <w:r>
        <w:t xml:space="preserve"> [JS] or “way of iniquity”</w:t>
      </w:r>
    </w:p>
  </w:footnote>
  <w:footnote w:id="780">
    <w:p w14:paraId="6BCAB3AE" w14:textId="77777777" w:rsidR="00ED1D04" w:rsidRDefault="00ED1D04" w:rsidP="00C544D6">
      <w:pPr>
        <w:pStyle w:val="footnote"/>
      </w:pPr>
      <w:r>
        <w:rPr>
          <w:rStyle w:val="FootnoteReference"/>
        </w:rPr>
        <w:footnoteRef/>
      </w:r>
      <w:r>
        <w:t xml:space="preserve"> ‘He gives songs in the night’ (Job. 35:10).</w:t>
      </w:r>
    </w:p>
  </w:footnote>
  <w:footnote w:id="781">
    <w:p w14:paraId="6FFB8AE3" w14:textId="30159915" w:rsidR="00ED1D04" w:rsidRDefault="00ED1D04" w:rsidP="00FF4A4F">
      <w:pPr>
        <w:pStyle w:val="footnote"/>
      </w:pPr>
      <w:r>
        <w:rPr>
          <w:rStyle w:val="FootnoteReference"/>
        </w:rPr>
        <w:footnoteRef/>
      </w:r>
      <w:r>
        <w:t xml:space="preserve"> Literally “voice”</w:t>
      </w:r>
    </w:p>
  </w:footnote>
  <w:footnote w:id="782">
    <w:p w14:paraId="1995E6B7" w14:textId="70D38F62" w:rsidR="00ED1D04" w:rsidRDefault="00ED1D04" w:rsidP="00EB72A3">
      <w:pPr>
        <w:pStyle w:val="footnote"/>
      </w:pPr>
      <w:r>
        <w:rPr>
          <w:rStyle w:val="FootnoteReference"/>
        </w:rPr>
        <w:footnoteRef/>
      </w:r>
      <w:r>
        <w:t xml:space="preserve"> [JS] or “praise,” or “give thanks to,” or “thankfully confess with praise”</w:t>
      </w:r>
    </w:p>
  </w:footnote>
  <w:footnote w:id="783">
    <w:p w14:paraId="7EBC0985" w14:textId="77777777" w:rsidR="00ED1D04" w:rsidRDefault="00ED1D04" w:rsidP="00784373">
      <w:pPr>
        <w:pStyle w:val="footnote"/>
      </w:pPr>
      <w:r>
        <w:rPr>
          <w:rStyle w:val="FootnoteReference"/>
        </w:rPr>
        <w:footnoteRef/>
      </w:r>
      <w:r>
        <w:t xml:space="preserve"> [JS] or “Hades”.</w:t>
      </w:r>
    </w:p>
  </w:footnote>
  <w:footnote w:id="784">
    <w:p w14:paraId="5A5C1D1C" w14:textId="586EEB89" w:rsidR="00ED1D04" w:rsidRDefault="00ED1D04"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85">
    <w:p w14:paraId="1AD5A19A" w14:textId="77777777" w:rsidR="00ED1D04" w:rsidRDefault="00ED1D04" w:rsidP="00C544D6">
      <w:pPr>
        <w:pStyle w:val="footnote"/>
      </w:pPr>
      <w:r>
        <w:rPr>
          <w:rStyle w:val="FootnoteReference"/>
        </w:rPr>
        <w:footnoteRef/>
      </w:r>
      <w:r>
        <w:t xml:space="preserve"> this way: the confession of Christ (2 Tim. 3:12).</w:t>
      </w:r>
    </w:p>
  </w:footnote>
  <w:footnote w:id="786">
    <w:p w14:paraId="1B4DA4D8" w14:textId="4D3CDF72" w:rsidR="00ED1D04" w:rsidRDefault="00ED1D04" w:rsidP="00EB72A3">
      <w:pPr>
        <w:pStyle w:val="footnote"/>
      </w:pPr>
      <w:r>
        <w:rPr>
          <w:rStyle w:val="FootnoteReference"/>
        </w:rPr>
        <w:footnoteRef/>
      </w:r>
      <w:r>
        <w:t xml:space="preserve"> [JS] or “praise” or “thive thanks to,” or “thankfully confess with praise”</w:t>
      </w:r>
    </w:p>
  </w:footnote>
  <w:footnote w:id="787">
    <w:p w14:paraId="10A5500A" w14:textId="77777777" w:rsidR="00ED1D04" w:rsidRDefault="00ED1D04" w:rsidP="00C544D6">
      <w:pPr>
        <w:pStyle w:val="footnote"/>
      </w:pPr>
      <w:r>
        <w:rPr>
          <w:rStyle w:val="FootnoteReference"/>
        </w:rPr>
        <w:footnoteRef/>
      </w:r>
      <w:r>
        <w:t xml:space="preserve"> These two lines are identical with Lamentations 3:6.</w:t>
      </w:r>
    </w:p>
  </w:footnote>
  <w:footnote w:id="788">
    <w:p w14:paraId="30FC40DD" w14:textId="11119DF6" w:rsidR="00ED1D04" w:rsidRDefault="00ED1D04" w:rsidP="00C544D6">
      <w:pPr>
        <w:pStyle w:val="footnote"/>
      </w:pPr>
      <w:r>
        <w:rPr>
          <w:rStyle w:val="FootnoteReference"/>
        </w:rPr>
        <w:footnoteRef/>
      </w:r>
      <w:r>
        <w:t xml:space="preserve"> Cf. Rev. 10:5; Ezek. 20:23,28,42; Deut. 32:14.</w:t>
      </w:r>
    </w:p>
  </w:footnote>
  <w:footnote w:id="789">
    <w:p w14:paraId="58511EB9" w14:textId="77777777" w:rsidR="00ED1D04" w:rsidRDefault="00ED1D04"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0">
    <w:p w14:paraId="3B148124" w14:textId="77777777" w:rsidR="00ED1D04" w:rsidRDefault="00ED1D04"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1">
    <w:p w14:paraId="1CAB0511" w14:textId="43E4190B" w:rsidR="00ED1D04" w:rsidRDefault="00ED1D04" w:rsidP="00C544D6">
      <w:pPr>
        <w:pStyle w:val="footnote"/>
      </w:pPr>
      <w:r>
        <w:rPr>
          <w:rStyle w:val="FootnoteReference"/>
        </w:rPr>
        <w:footnoteRef/>
      </w:r>
      <w:r>
        <w:t xml:space="preserve"> Cf. ‘If I am lifted up from the earth, I will draw all men to Me’ (Jn. 12:32). See also Psalm 45:11 and the note there.</w:t>
      </w:r>
    </w:p>
  </w:footnote>
  <w:footnote w:id="792">
    <w:p w14:paraId="13B01E95" w14:textId="737A6D70" w:rsidR="00ED1D04" w:rsidRDefault="00ED1D04" w:rsidP="00F53108">
      <w:pPr>
        <w:pStyle w:val="footnote"/>
      </w:pPr>
      <w:r>
        <w:rPr>
          <w:rStyle w:val="FootnoteReference"/>
        </w:rPr>
        <w:footnoteRef/>
      </w:r>
      <w:r>
        <w:t xml:space="preserve"> [JS] or “gush forth”, “overflow”</w:t>
      </w:r>
    </w:p>
  </w:footnote>
  <w:footnote w:id="793">
    <w:p w14:paraId="291B5302" w14:textId="22414254" w:rsidR="00ED1D04" w:rsidRDefault="00ED1D04" w:rsidP="00F53108">
      <w:pPr>
        <w:pStyle w:val="footnote"/>
      </w:pPr>
      <w:r>
        <w:rPr>
          <w:rStyle w:val="FootnoteReference"/>
        </w:rPr>
        <w:footnoteRef/>
      </w:r>
      <w:r>
        <w:t xml:space="preserve"> [JS] or “thankfully confess You with praise”, or “praise”, or “give thanks to”</w:t>
      </w:r>
    </w:p>
  </w:footnote>
  <w:footnote w:id="794">
    <w:p w14:paraId="7FEF7BE1" w14:textId="0F451A05" w:rsidR="00ED1D04" w:rsidRDefault="00ED1D04" w:rsidP="008D3680">
      <w:pPr>
        <w:pStyle w:val="footnote"/>
      </w:pPr>
      <w:r>
        <w:rPr>
          <w:rStyle w:val="FootnoteReference"/>
        </w:rPr>
        <w:footnoteRef/>
      </w:r>
      <w:r>
        <w:t xml:space="preserve"> [JS] literally “holy ones”</w:t>
      </w:r>
    </w:p>
  </w:footnote>
  <w:footnote w:id="795">
    <w:p w14:paraId="67EE1F7C" w14:textId="1AC854C4" w:rsidR="00ED1D04" w:rsidRDefault="00ED1D04"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796">
    <w:p w14:paraId="353ACEBC" w14:textId="59328CB4" w:rsidR="00ED1D04" w:rsidRDefault="00ED1D04" w:rsidP="00C544D6">
      <w:pPr>
        <w:pStyle w:val="footnote"/>
      </w:pPr>
      <w:r>
        <w:rPr>
          <w:rStyle w:val="FootnoteReference"/>
        </w:rPr>
        <w:footnoteRef/>
      </w:r>
      <w:r>
        <w:t xml:space="preserve"> Cf. Ps. 145:2 with Ps. 103:33. Only verbs differ.</w:t>
      </w:r>
    </w:p>
  </w:footnote>
  <w:footnote w:id="797">
    <w:p w14:paraId="35C0C4DD" w14:textId="71AC6682" w:rsidR="00ED1D04" w:rsidRDefault="00ED1D04" w:rsidP="007F50FD">
      <w:pPr>
        <w:pStyle w:val="footnote"/>
      </w:pPr>
      <w:r>
        <w:rPr>
          <w:rStyle w:val="FootnoteReference"/>
        </w:rPr>
        <w:footnoteRef/>
      </w:r>
      <w:r>
        <w:t xml:space="preserve"> [JS] or “spirit”</w:t>
      </w:r>
    </w:p>
  </w:footnote>
  <w:footnote w:id="798">
    <w:p w14:paraId="23EB32F2" w14:textId="235BD424" w:rsidR="00ED1D04" w:rsidRDefault="00ED1D04" w:rsidP="007F50FD">
      <w:pPr>
        <w:pStyle w:val="footnote"/>
      </w:pPr>
      <w:r>
        <w:rPr>
          <w:rStyle w:val="FootnoteReference"/>
        </w:rPr>
        <w:footnoteRef/>
      </w:r>
      <w:r>
        <w:t xml:space="preserve"> [JS] thoughts, or designs, plans, projects</w:t>
      </w:r>
    </w:p>
  </w:footnote>
  <w:footnote w:id="799">
    <w:p w14:paraId="1E480973" w14:textId="3F051D55" w:rsidR="00ED1D04" w:rsidRDefault="00ED1D04" w:rsidP="007F50FD">
      <w:pPr>
        <w:pStyle w:val="footnote"/>
      </w:pPr>
      <w:r>
        <w:rPr>
          <w:rStyle w:val="FootnoteReference"/>
        </w:rPr>
        <w:footnoteRef/>
      </w:r>
      <w:r>
        <w:t xml:space="preserve"> [JS] or “guards”</w:t>
      </w:r>
    </w:p>
  </w:footnote>
  <w:footnote w:id="800">
    <w:p w14:paraId="6A1BF79E" w14:textId="2C42AEE5" w:rsidR="00ED1D04" w:rsidRDefault="00ED1D04" w:rsidP="007F50FD">
      <w:pPr>
        <w:pStyle w:val="footnote"/>
      </w:pPr>
      <w:r>
        <w:rPr>
          <w:rStyle w:val="FootnoteReference"/>
        </w:rPr>
        <w:footnoteRef/>
      </w:r>
      <w:r>
        <w:t xml:space="preserve"> [JS] or “frees the prisoners”</w:t>
      </w:r>
    </w:p>
  </w:footnote>
  <w:footnote w:id="801">
    <w:p w14:paraId="5D5111FF" w14:textId="66B6F812" w:rsidR="00ED1D04" w:rsidRDefault="00ED1D04" w:rsidP="007F50FD">
      <w:pPr>
        <w:pStyle w:val="footnote"/>
      </w:pPr>
      <w:r>
        <w:rPr>
          <w:rStyle w:val="FootnoteReference"/>
        </w:rPr>
        <w:footnoteRef/>
      </w:r>
      <w:r>
        <w:t xml:space="preserve"> [JS] or “bent”</w:t>
      </w:r>
    </w:p>
  </w:footnote>
  <w:footnote w:id="802">
    <w:p w14:paraId="4090A924" w14:textId="68E30641" w:rsidR="00ED1D04" w:rsidRDefault="00ED1D04" w:rsidP="007F50FD">
      <w:pPr>
        <w:pStyle w:val="footnote"/>
      </w:pPr>
      <w:r>
        <w:rPr>
          <w:rStyle w:val="FootnoteReference"/>
        </w:rPr>
        <w:footnoteRef/>
      </w:r>
      <w:r>
        <w:t xml:space="preserve"> [JS] or “skill”</w:t>
      </w:r>
    </w:p>
  </w:footnote>
  <w:footnote w:id="803">
    <w:p w14:paraId="6F819BD3" w14:textId="78976808" w:rsidR="00ED1D04" w:rsidRDefault="00ED1D04" w:rsidP="007F50FD">
      <w:pPr>
        <w:pStyle w:val="footnote"/>
      </w:pPr>
      <w:r>
        <w:rPr>
          <w:rStyle w:val="FootnoteReference"/>
        </w:rPr>
        <w:footnoteRef/>
      </w:r>
      <w:r>
        <w:t xml:space="preserve"> [JS] or “foreigners”</w:t>
      </w:r>
    </w:p>
  </w:footnote>
  <w:footnote w:id="804">
    <w:p w14:paraId="78560DE2" w14:textId="6759CA05" w:rsidR="00ED1D04" w:rsidRDefault="00ED1D04" w:rsidP="007F50FD">
      <w:pPr>
        <w:pStyle w:val="footnote"/>
      </w:pPr>
      <w:r>
        <w:rPr>
          <w:rStyle w:val="FootnoteReference"/>
        </w:rPr>
        <w:footnoteRef/>
      </w:r>
      <w:r>
        <w:t xml:space="preserve"> [JS] or a psalm, or a melody</w:t>
      </w:r>
    </w:p>
  </w:footnote>
  <w:footnote w:id="805">
    <w:p w14:paraId="2C19D159" w14:textId="3C9E27D5" w:rsidR="00ED1D04" w:rsidRDefault="00ED1D04" w:rsidP="00F258B1">
      <w:pPr>
        <w:pStyle w:val="footnote"/>
      </w:pPr>
      <w:r>
        <w:rPr>
          <w:rStyle w:val="FootnoteReference"/>
        </w:rPr>
        <w:footnoteRef/>
      </w:r>
      <w:r>
        <w:t xml:space="preserve"> </w:t>
      </w:r>
      <w:r w:rsidRPr="00D813A7">
        <w:rPr>
          <w:i/>
        </w:rPr>
        <w:t>Lit</w:t>
      </w:r>
      <w:r>
        <w:t>. ‘dispersions’. Cf. Mt. 24:31.</w:t>
      </w:r>
    </w:p>
  </w:footnote>
  <w:footnote w:id="806">
    <w:p w14:paraId="7AC7AD8B" w14:textId="5BFFD4CA" w:rsidR="00ED1D04" w:rsidRDefault="00ED1D04"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07">
    <w:p w14:paraId="1F0F4402" w14:textId="056F6B42" w:rsidR="00ED1D04" w:rsidRDefault="00ED1D04" w:rsidP="00CD1E61">
      <w:pPr>
        <w:pStyle w:val="footnote"/>
      </w:pPr>
      <w:r>
        <w:rPr>
          <w:rStyle w:val="FootnoteReference"/>
        </w:rPr>
        <w:footnoteRef/>
      </w:r>
      <w:r>
        <w:t xml:space="preserve"> [JS] or word, or teaching</w:t>
      </w:r>
    </w:p>
  </w:footnote>
  <w:footnote w:id="808">
    <w:p w14:paraId="407F2DDB" w14:textId="624657B1" w:rsidR="00ED1D04" w:rsidRDefault="00ED1D04"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09">
    <w:p w14:paraId="35167DCD" w14:textId="373FC63F" w:rsidR="00ED1D04" w:rsidRDefault="00ED1D04" w:rsidP="00DE04F0">
      <w:pPr>
        <w:pStyle w:val="footnote"/>
      </w:pPr>
      <w:r>
        <w:rPr>
          <w:rStyle w:val="FootnoteReference"/>
        </w:rPr>
        <w:footnoteRef/>
      </w:r>
      <w:r>
        <w:t xml:space="preserve"> [JS] or “stormy wind”</w:t>
      </w:r>
    </w:p>
  </w:footnote>
  <w:footnote w:id="810">
    <w:p w14:paraId="596CA46F" w14:textId="3CE69ED5" w:rsidR="00ED1D04" w:rsidRDefault="00ED1D04" w:rsidP="00DE04F0">
      <w:pPr>
        <w:pStyle w:val="footnote"/>
      </w:pPr>
      <w:r>
        <w:rPr>
          <w:rStyle w:val="FootnoteReference"/>
        </w:rPr>
        <w:footnoteRef/>
      </w:r>
      <w:r>
        <w:t xml:space="preserve"> [JS] or “maidens,” or “unmarried women”</w:t>
      </w:r>
    </w:p>
  </w:footnote>
  <w:footnote w:id="811">
    <w:p w14:paraId="302477DE" w14:textId="111432A8" w:rsidR="00ED1D04" w:rsidRDefault="00ED1D04"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2">
    <w:p w14:paraId="33D71E70" w14:textId="2D5394E7" w:rsidR="00ED1D04" w:rsidRDefault="00ED1D04" w:rsidP="007039A0">
      <w:pPr>
        <w:pStyle w:val="footnote"/>
      </w:pPr>
      <w:r>
        <w:rPr>
          <w:rStyle w:val="FootnoteReference"/>
        </w:rPr>
        <w:footnoteRef/>
      </w:r>
      <w:r>
        <w:t xml:space="preserve"> [JS] literally, “And He will raise/exalt the horn of His people”</w:t>
      </w:r>
    </w:p>
  </w:footnote>
  <w:footnote w:id="813">
    <w:p w14:paraId="43AD805B" w14:textId="6DFE2128" w:rsidR="00ED1D04" w:rsidRDefault="00ED1D04" w:rsidP="007039A0">
      <w:pPr>
        <w:pStyle w:val="footnote"/>
      </w:pPr>
      <w:r>
        <w:rPr>
          <w:rStyle w:val="FootnoteReference"/>
        </w:rPr>
        <w:footnoteRef/>
      </w:r>
      <w:r>
        <w:t xml:space="preserve"> [JS] “assembly”</w:t>
      </w:r>
    </w:p>
  </w:footnote>
  <w:footnote w:id="814">
    <w:p w14:paraId="0C277B75" w14:textId="51E0F674" w:rsidR="00ED1D04" w:rsidRDefault="00ED1D04" w:rsidP="007039A0">
      <w:pPr>
        <w:pStyle w:val="footnote"/>
      </w:pPr>
      <w:r>
        <w:rPr>
          <w:rStyle w:val="FootnoteReference"/>
        </w:rPr>
        <w:footnoteRef/>
      </w:r>
      <w:r>
        <w:t xml:space="preserve"> [JS] Coptic has “in the chorus”</w:t>
      </w:r>
    </w:p>
  </w:footnote>
  <w:footnote w:id="815">
    <w:p w14:paraId="7329AB19" w14:textId="77777777" w:rsidR="00ED1D04" w:rsidRDefault="00ED1D04" w:rsidP="00F258B1">
      <w:pPr>
        <w:pStyle w:val="footnote"/>
      </w:pPr>
      <w:r>
        <w:rPr>
          <w:rStyle w:val="FootnoteReference"/>
        </w:rPr>
        <w:footnoteRef/>
      </w:r>
      <w:r>
        <w:t xml:space="preserve"> two-edged sword: praise which conquers Amalek (St. Chrysostom).</w:t>
      </w:r>
    </w:p>
  </w:footnote>
  <w:footnote w:id="816">
    <w:p w14:paraId="2095C32A" w14:textId="77777777" w:rsidR="00ED1D04" w:rsidRDefault="00ED1D04" w:rsidP="00F258B1">
      <w:pPr>
        <w:pStyle w:val="footnote"/>
      </w:pPr>
      <w:r>
        <w:rPr>
          <w:rStyle w:val="FootnoteReference"/>
        </w:rPr>
        <w:footnoteRef/>
      </w:r>
      <w:r>
        <w:t xml:space="preserve"> ‘Holiness of life is the mother of glory’ (St Theodoret).</w:t>
      </w:r>
    </w:p>
  </w:footnote>
  <w:footnote w:id="817">
    <w:p w14:paraId="4C5EFC08" w14:textId="6D588D58" w:rsidR="00ED1D04" w:rsidRDefault="00ED1D04" w:rsidP="00AE5C5A">
      <w:pPr>
        <w:pStyle w:val="footnote"/>
      </w:pPr>
      <w:r>
        <w:rPr>
          <w:rStyle w:val="FootnoteReference"/>
        </w:rPr>
        <w:footnoteRef/>
      </w:r>
      <w:r>
        <w:t xml:space="preserve"> [JS] variant reading, “harp and lyre”</w:t>
      </w:r>
    </w:p>
  </w:footnote>
  <w:footnote w:id="818">
    <w:p w14:paraId="34B39967" w14:textId="2F98E45D" w:rsidR="00ED1D04" w:rsidRDefault="00ED1D04" w:rsidP="00AE5C5A">
      <w:pPr>
        <w:pStyle w:val="footnote"/>
      </w:pPr>
      <w:r>
        <w:rPr>
          <w:rStyle w:val="FootnoteReference"/>
        </w:rPr>
        <w:footnoteRef/>
      </w:r>
      <w:r>
        <w:t xml:space="preserve"> [JS] Coptic has “chorus” in place of “dance”</w:t>
      </w:r>
    </w:p>
  </w:footnote>
  <w:footnote w:id="819">
    <w:p w14:paraId="3F01F63D" w14:textId="7FB71CE4" w:rsidR="00ED1D04" w:rsidRDefault="00ED1D04" w:rsidP="00FB1741">
      <w:pPr>
        <w:pStyle w:val="footnote"/>
      </w:pPr>
      <w:r>
        <w:rPr>
          <w:rStyle w:val="FootnoteReference"/>
        </w:rPr>
        <w:footnoteRef/>
      </w:r>
      <w:r>
        <w:t xml:space="preserve"> [JS] or “allophyle”, which means “foreigner”, but specificially in reference to Philistines.</w:t>
      </w:r>
    </w:p>
  </w:footnote>
  <w:footnote w:id="820">
    <w:p w14:paraId="234F96D1" w14:textId="322FE18B" w:rsidR="00ED1D04" w:rsidRDefault="00ED1D04" w:rsidP="00865C59">
      <w:pPr>
        <w:pStyle w:val="footnote"/>
      </w:pPr>
      <w:r>
        <w:rPr>
          <w:rStyle w:val="FootnoteReference"/>
        </w:rPr>
        <w:footnoteRef/>
      </w:r>
      <w:r>
        <w:t xml:space="preserve"> Or “Spirit”</w:t>
      </w:r>
    </w:p>
  </w:footnote>
  <w:footnote w:id="821">
    <w:p w14:paraId="296DD30B" w14:textId="77777777" w:rsidR="00ED1D04" w:rsidRDefault="00ED1D04"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2">
    <w:p w14:paraId="75462569" w14:textId="77777777" w:rsidR="00ED1D04" w:rsidRDefault="00ED1D04" w:rsidP="00344A59">
      <w:pPr>
        <w:pStyle w:val="footnote"/>
      </w:pPr>
      <w:r>
        <w:rPr>
          <w:rStyle w:val="FootnoteReference"/>
        </w:rPr>
        <w:footnoteRef/>
      </w:r>
      <w:r>
        <w:t xml:space="preserve"> The “alleluia” in each vs is inserted into each verse of the Psalm</w:t>
      </w:r>
    </w:p>
  </w:footnote>
  <w:footnote w:id="823">
    <w:p w14:paraId="1F1613E0" w14:textId="77777777" w:rsidR="00ED1D04" w:rsidRDefault="00ED1D04"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4">
    <w:p w14:paraId="001DC1B4" w14:textId="77777777" w:rsidR="00ED1D04" w:rsidRDefault="00ED1D04" w:rsidP="00A7333E">
      <w:pPr>
        <w:pStyle w:val="footnote"/>
      </w:pPr>
      <w:r>
        <w:rPr>
          <w:rStyle w:val="FootnoteReference"/>
        </w:rPr>
        <w:footnoteRef/>
      </w:r>
      <w:r>
        <w:t xml:space="preserve"> Do obiesance</w:t>
      </w:r>
    </w:p>
  </w:footnote>
  <w:footnote w:id="825">
    <w:p w14:paraId="109CBDA9" w14:textId="77777777" w:rsidR="00ED1D04" w:rsidRDefault="00ED1D04" w:rsidP="00A7333E">
      <w:pPr>
        <w:pStyle w:val="footnote"/>
      </w:pPr>
      <w:r>
        <w:rPr>
          <w:rStyle w:val="FootnoteReference"/>
        </w:rPr>
        <w:footnoteRef/>
      </w:r>
      <w:r>
        <w:t xml:space="preserve"> Literally, “horn”</w:t>
      </w:r>
    </w:p>
  </w:footnote>
  <w:footnote w:id="826">
    <w:p w14:paraId="6824A765" w14:textId="77777777" w:rsidR="00ED1D04" w:rsidRDefault="00ED1D04" w:rsidP="00A7333E">
      <w:pPr>
        <w:pStyle w:val="footnote"/>
      </w:pPr>
      <w:r>
        <w:rPr>
          <w:rStyle w:val="FootnoteReference"/>
        </w:rPr>
        <w:footnoteRef/>
      </w:r>
      <w:r>
        <w:t xml:space="preserve"> Or, “ways”</w:t>
      </w:r>
    </w:p>
  </w:footnote>
  <w:footnote w:id="827">
    <w:p w14:paraId="6136C7AC" w14:textId="77777777" w:rsidR="00ED1D04" w:rsidRDefault="00ED1D04" w:rsidP="00A7333E">
      <w:pPr>
        <w:pStyle w:val="footnote"/>
      </w:pPr>
      <w:r>
        <w:rPr>
          <w:rStyle w:val="FootnoteReference"/>
        </w:rPr>
        <w:footnoteRef/>
      </w:r>
      <w:r>
        <w:t xml:space="preserve"> Literally, “exalt the horn”</w:t>
      </w:r>
    </w:p>
  </w:footnote>
  <w:footnote w:id="828">
    <w:p w14:paraId="0D97069A" w14:textId="77777777" w:rsidR="00ED1D04" w:rsidRDefault="00ED1D04" w:rsidP="00A7333E">
      <w:pPr>
        <w:pStyle w:val="footnote"/>
      </w:pPr>
      <w:r>
        <w:rPr>
          <w:rStyle w:val="FootnoteReference"/>
        </w:rPr>
        <w:footnoteRef/>
      </w:r>
      <w:r>
        <w:t xml:space="preserve"> Or “christs”</w:t>
      </w:r>
    </w:p>
  </w:footnote>
  <w:footnote w:id="829">
    <w:p w14:paraId="75E4F1BF" w14:textId="77777777" w:rsidR="00ED1D04" w:rsidRDefault="00ED1D04" w:rsidP="00A7333E">
      <w:pPr>
        <w:pStyle w:val="footnote"/>
      </w:pPr>
      <w:r>
        <w:rPr>
          <w:rStyle w:val="FootnoteReference"/>
        </w:rPr>
        <w:footnoteRef/>
      </w:r>
      <w:r>
        <w:t xml:space="preserve"> Or “workers of iniquity”</w:t>
      </w:r>
    </w:p>
  </w:footnote>
  <w:footnote w:id="830">
    <w:p w14:paraId="6B1B283E" w14:textId="77777777" w:rsidR="00ED1D04" w:rsidRDefault="00ED1D04"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1">
    <w:p w14:paraId="0BE3B61B" w14:textId="77777777" w:rsidR="00ED1D04" w:rsidRDefault="00ED1D04" w:rsidP="00A7333E">
      <w:pPr>
        <w:pStyle w:val="footnote"/>
      </w:pPr>
      <w:r>
        <w:rPr>
          <w:rStyle w:val="FootnoteReference"/>
        </w:rPr>
        <w:footnoteRef/>
      </w:r>
      <w:r>
        <w:t xml:space="preserve"> or “blessing”</w:t>
      </w:r>
    </w:p>
  </w:footnote>
  <w:footnote w:id="832">
    <w:p w14:paraId="39CDECB8" w14:textId="77777777" w:rsidR="00ED1D04" w:rsidRDefault="00ED1D04" w:rsidP="00A7333E">
      <w:pPr>
        <w:pStyle w:val="footnote"/>
      </w:pPr>
      <w:r>
        <w:rPr>
          <w:rStyle w:val="FootnoteReference"/>
        </w:rPr>
        <w:footnoteRef/>
      </w:r>
      <w:r>
        <w:t xml:space="preserve"> Or “Thy holy Name we do utter”</w:t>
      </w:r>
    </w:p>
  </w:footnote>
  <w:footnote w:id="833">
    <w:p w14:paraId="2BFF308D" w14:textId="77777777" w:rsidR="00ED1D04" w:rsidRDefault="00ED1D04" w:rsidP="00A7333E">
      <w:pPr>
        <w:pStyle w:val="footnote"/>
      </w:pPr>
      <w:r>
        <w:rPr>
          <w:rStyle w:val="FootnoteReference"/>
        </w:rPr>
        <w:footnoteRef/>
      </w:r>
      <w:r>
        <w:t xml:space="preserve"> Or “May it be so, Lord!”</w:t>
      </w:r>
    </w:p>
  </w:footnote>
  <w:footnote w:id="834">
    <w:p w14:paraId="693B122B" w14:textId="28D696D4" w:rsidR="00ED1D04" w:rsidRDefault="00ED1D04"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35">
    <w:p w14:paraId="7672FC08" w14:textId="77777777" w:rsidR="00ED1D04" w:rsidRDefault="00ED1D04" w:rsidP="00A7333E">
      <w:pPr>
        <w:pStyle w:val="footnote"/>
      </w:pPr>
      <w:r>
        <w:rPr>
          <w:rStyle w:val="FootnoteReference"/>
        </w:rPr>
        <w:footnoteRef/>
      </w:r>
      <w:r>
        <w:t xml:space="preserve"> Latria</w:t>
      </w:r>
    </w:p>
  </w:footnote>
  <w:footnote w:id="836">
    <w:p w14:paraId="6A1BE515" w14:textId="5E13A526" w:rsidR="00ED1D04" w:rsidRDefault="00ED1D04" w:rsidP="00426715">
      <w:pPr>
        <w:pStyle w:val="footnote"/>
      </w:pPr>
      <w:r>
        <w:rPr>
          <w:rStyle w:val="FootnoteReference"/>
        </w:rPr>
        <w:footnoteRef/>
      </w:r>
      <w:r>
        <w:t xml:space="preserve"> Or, “Sing a hymn to Him, and exalt Him beyond measure unto the ages.”</w:t>
      </w:r>
    </w:p>
  </w:footnote>
  <w:footnote w:id="837">
    <w:p w14:paraId="68D0AB21" w14:textId="61EA66CA" w:rsidR="00ED1D04" w:rsidRDefault="00ED1D04" w:rsidP="00426715">
      <w:pPr>
        <w:pStyle w:val="footnote"/>
      </w:pPr>
      <w:r>
        <w:rPr>
          <w:rStyle w:val="FootnoteReference"/>
        </w:rPr>
        <w:footnoteRef/>
      </w:r>
      <w:r>
        <w:t xml:space="preserve"> This verse is lacking in the Greek.</w:t>
      </w:r>
    </w:p>
  </w:footnote>
  <w:footnote w:id="838">
    <w:p w14:paraId="26544D11" w14:textId="10502CC8" w:rsidR="00ED1D04" w:rsidRDefault="00ED1D04" w:rsidP="007757C9">
      <w:pPr>
        <w:pStyle w:val="footnote"/>
      </w:pPr>
      <w:r>
        <w:rPr>
          <w:rStyle w:val="FootnoteReference"/>
        </w:rPr>
        <w:footnoteRef/>
      </w:r>
      <w:r>
        <w:t xml:space="preserve"> In Greek this verse breaks the pattern and has “Let the earth bless the Lord…”</w:t>
      </w:r>
    </w:p>
  </w:footnote>
  <w:footnote w:id="839">
    <w:p w14:paraId="00301B8D" w14:textId="27445427" w:rsidR="00ED1D04" w:rsidRDefault="00ED1D04" w:rsidP="007757C9">
      <w:pPr>
        <w:pStyle w:val="footnote"/>
      </w:pPr>
      <w:r>
        <w:rPr>
          <w:rStyle w:val="FootnoteReference"/>
        </w:rPr>
        <w:footnoteRef/>
      </w:r>
      <w:r>
        <w:t xml:space="preserve"> Greek has “sea-monsters”</w:t>
      </w:r>
    </w:p>
  </w:footnote>
  <w:footnote w:id="840">
    <w:p w14:paraId="0ECD7B50" w14:textId="7593729A" w:rsidR="00ED1D04" w:rsidRDefault="00ED1D04" w:rsidP="007757C9">
      <w:pPr>
        <w:pStyle w:val="footnote"/>
      </w:pPr>
      <w:r>
        <w:rPr>
          <w:rStyle w:val="FootnoteReference"/>
        </w:rPr>
        <w:footnoteRef/>
      </w:r>
      <w:r>
        <w:t xml:space="preserve"> [] not found in Gk.</w:t>
      </w:r>
    </w:p>
  </w:footnote>
  <w:footnote w:id="841">
    <w:p w14:paraId="0A00818E" w14:textId="6F9A1D3E" w:rsidR="00ED1D04" w:rsidRDefault="00ED1D04"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2">
    <w:p w14:paraId="4C080563" w14:textId="076FB7DA" w:rsidR="00ED1D04" w:rsidRDefault="00ED1D04"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43">
    <w:p w14:paraId="52E6C24B" w14:textId="77777777" w:rsidR="00ED1D04" w:rsidRDefault="00ED1D04" w:rsidP="003758F4">
      <w:pPr>
        <w:pStyle w:val="footnote"/>
      </w:pPr>
      <w:r>
        <w:rPr>
          <w:rStyle w:val="FootnoteReference"/>
        </w:rPr>
        <w:footnoteRef/>
      </w:r>
      <w:r>
        <w:t xml:space="preserve"> Or, “Sing a hymn to Him, and exalt Him beyond measure unto the ages.”</w:t>
      </w:r>
    </w:p>
  </w:footnote>
  <w:footnote w:id="844">
    <w:p w14:paraId="3AF01027" w14:textId="77777777" w:rsidR="00ED1D04" w:rsidRDefault="00ED1D04" w:rsidP="003758F4">
      <w:pPr>
        <w:pStyle w:val="footnote"/>
      </w:pPr>
      <w:r>
        <w:rPr>
          <w:rStyle w:val="FootnoteReference"/>
        </w:rPr>
        <w:footnoteRef/>
      </w:r>
      <w:r>
        <w:t xml:space="preserve"> In Greek this verse breaks the pattern and has “Let the earth bless the Lord…”</w:t>
      </w:r>
    </w:p>
  </w:footnote>
  <w:footnote w:id="845">
    <w:p w14:paraId="29625A78" w14:textId="77777777" w:rsidR="00ED1D04" w:rsidRDefault="00ED1D04" w:rsidP="003758F4">
      <w:pPr>
        <w:pStyle w:val="footnote"/>
      </w:pPr>
      <w:r>
        <w:rPr>
          <w:rStyle w:val="FootnoteReference"/>
        </w:rPr>
        <w:footnoteRef/>
      </w:r>
      <w:r>
        <w:t xml:space="preserve"> [] not found in Gk.</w:t>
      </w:r>
    </w:p>
  </w:footnote>
  <w:footnote w:id="846">
    <w:p w14:paraId="3D357C32" w14:textId="77777777" w:rsidR="00ED1D04" w:rsidRDefault="00ED1D04"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7">
    <w:p w14:paraId="206912E7" w14:textId="77777777" w:rsidR="00ED1D04" w:rsidRDefault="00ED1D0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8">
    <w:p w14:paraId="7A06DB04" w14:textId="77777777" w:rsidR="00ED1D04" w:rsidRDefault="00ED1D0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9">
    <w:p w14:paraId="28892EF0" w14:textId="6E1CE2C1" w:rsidR="00ED1D04" w:rsidRPr="008D5F3D" w:rsidRDefault="00ED1D04" w:rsidP="008D5F3D">
      <w:pPr>
        <w:pStyle w:val="footnote"/>
      </w:pPr>
      <w:r>
        <w:rPr>
          <w:rStyle w:val="FootnoteReference"/>
        </w:rPr>
        <w:footnoteRef/>
      </w:r>
      <w:r>
        <w:t xml:space="preserve"> [JS] Greek has “stars and light,” while Coptic has “stars of light”</w:t>
      </w:r>
    </w:p>
  </w:footnote>
  <w:footnote w:id="850">
    <w:p w14:paraId="6888EF75" w14:textId="7291EAAC" w:rsidR="00ED1D04" w:rsidRDefault="00ED1D04" w:rsidP="00A17656">
      <w:pPr>
        <w:pStyle w:val="footnote"/>
      </w:pPr>
      <w:r>
        <w:rPr>
          <w:rStyle w:val="FootnoteReference"/>
        </w:rPr>
        <w:footnoteRef/>
      </w:r>
      <w:r>
        <w:t xml:space="preserve"> [JS] Gk has “confession/praise of Him is in the earth and heaven”</w:t>
      </w:r>
    </w:p>
  </w:footnote>
  <w:footnote w:id="851">
    <w:p w14:paraId="0C9270F2" w14:textId="14BEF321" w:rsidR="00ED1D04" w:rsidRDefault="00ED1D04" w:rsidP="00A17656">
      <w:pPr>
        <w:pStyle w:val="footnote"/>
      </w:pPr>
      <w:r>
        <w:rPr>
          <w:rStyle w:val="FootnoteReference"/>
        </w:rPr>
        <w:footnoteRef/>
      </w:r>
      <w:r>
        <w:t xml:space="preserve"> [JS] literally, “And He will exalt the horn of His people”</w:t>
      </w:r>
    </w:p>
  </w:footnote>
  <w:footnote w:id="852">
    <w:p w14:paraId="1FE9005E" w14:textId="77777777" w:rsidR="00ED1D04" w:rsidRDefault="00ED1D04" w:rsidP="00823768">
      <w:pPr>
        <w:pStyle w:val="footnote"/>
      </w:pPr>
      <w:r>
        <w:rPr>
          <w:rStyle w:val="FootnoteReference"/>
        </w:rPr>
        <w:footnoteRef/>
      </w:r>
      <w:r>
        <w:t xml:space="preserve"> Or “thankfully confess You with praise”</w:t>
      </w:r>
    </w:p>
  </w:footnote>
  <w:footnote w:id="853">
    <w:p w14:paraId="2890F7AF" w14:textId="127DC52C" w:rsidR="00ED1D04" w:rsidRDefault="00ED1D04" w:rsidP="008A107E">
      <w:pPr>
        <w:pStyle w:val="footnote"/>
      </w:pPr>
      <w:r>
        <w:rPr>
          <w:rStyle w:val="FootnoteReference"/>
        </w:rPr>
        <w:footnoteRef/>
      </w:r>
      <w:r>
        <w:t xml:space="preserve"> or “statutes.” The meaning is the same as in Ps 118: statutes, ordinances, or truths. Literally, “engraved things”</w:t>
      </w:r>
    </w:p>
  </w:footnote>
  <w:footnote w:id="854">
    <w:p w14:paraId="1BA5672C" w14:textId="77777777" w:rsidR="00ED1D04" w:rsidRDefault="00ED1D04" w:rsidP="00680B91">
      <w:pPr>
        <w:pStyle w:val="footnote"/>
      </w:pPr>
      <w:r>
        <w:rPr>
          <w:rStyle w:val="FootnoteReference"/>
        </w:rPr>
        <w:footnoteRef/>
      </w:r>
      <w:r>
        <w:t xml:space="preserve"> Latria</w:t>
      </w:r>
    </w:p>
  </w:footnote>
  <w:footnote w:id="855">
    <w:p w14:paraId="690DC348" w14:textId="77777777" w:rsidR="00ED1D04" w:rsidRDefault="00ED1D0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6">
    <w:p w14:paraId="50098A0E" w14:textId="77777777" w:rsidR="00ED1D04" w:rsidRDefault="00ED1D0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7">
    <w:p w14:paraId="19022051" w14:textId="77777777" w:rsidR="00ED1D04" w:rsidRDefault="00ED1D0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8">
    <w:p w14:paraId="3DC9334B" w14:textId="77777777" w:rsidR="00ED1D04" w:rsidRDefault="00ED1D0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59">
    <w:p w14:paraId="6AC1A98C" w14:textId="77777777" w:rsidR="00ED1D04" w:rsidRPr="00260CA9" w:rsidRDefault="00ED1D0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0">
    <w:p w14:paraId="22924FE1" w14:textId="77777777" w:rsidR="00ED1D04" w:rsidRDefault="00ED1D04" w:rsidP="006869EE">
      <w:pPr>
        <w:pStyle w:val="footnote"/>
      </w:pPr>
      <w:r>
        <w:rPr>
          <w:rStyle w:val="FootnoteReference"/>
        </w:rPr>
        <w:footnoteRef/>
      </w:r>
      <w:r>
        <w:t xml:space="preserve"> Literally “hegoumens”, as the monastic and priestly orders have been thoroughly confused.</w:t>
      </w:r>
    </w:p>
  </w:footnote>
  <w:footnote w:id="861">
    <w:p w14:paraId="620F336B" w14:textId="77777777" w:rsidR="00ED1D04" w:rsidRDefault="00ED1D0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2">
    <w:p w14:paraId="7C34710D" w14:textId="77777777" w:rsidR="00ED1D04" w:rsidRDefault="00ED1D0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02E1F01F" w14:textId="77777777" w:rsidR="00ED1D04" w:rsidRDefault="00ED1D0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30C5740F" w14:textId="77777777" w:rsidR="00ED1D04" w:rsidRDefault="00ED1D0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5">
    <w:p w14:paraId="22023008" w14:textId="77777777" w:rsidR="00ED1D04" w:rsidRPr="00B021F8" w:rsidRDefault="00ED1D04"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66">
    <w:p w14:paraId="48F95F73" w14:textId="77777777" w:rsidR="00ED1D04" w:rsidRDefault="00ED1D04" w:rsidP="006869EE">
      <w:pPr>
        <w:pStyle w:val="footnote"/>
      </w:pPr>
      <w:r>
        <w:rPr>
          <w:rStyle w:val="FootnoteReference"/>
        </w:rPr>
        <w:footnoteRef/>
      </w:r>
      <w:r>
        <w:t xml:space="preserve"> Originally, this litany belonged to the Deacon, not the Presbyter. However, it has shifted given the rarity of that order.</w:t>
      </w:r>
    </w:p>
  </w:footnote>
  <w:footnote w:id="867">
    <w:p w14:paraId="525C7D42" w14:textId="77777777" w:rsidR="00ED1D04" w:rsidRDefault="00ED1D04"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68">
    <w:p w14:paraId="413E3953" w14:textId="77777777" w:rsidR="00ED1D04" w:rsidRDefault="00ED1D04" w:rsidP="00CA3D47">
      <w:pPr>
        <w:pStyle w:val="footnote"/>
      </w:pPr>
      <w:r>
        <w:rPr>
          <w:rStyle w:val="FootnoteReference"/>
        </w:rPr>
        <w:footnoteRef/>
      </w:r>
      <w:r>
        <w:t xml:space="preserve"> From Paoni 12 to Paopi 19: “Bless the waters of the river this year”.</w:t>
      </w:r>
    </w:p>
    <w:p w14:paraId="0B29F1A8" w14:textId="77777777" w:rsidR="00ED1D04" w:rsidRDefault="00ED1D04" w:rsidP="00CA3D47">
      <w:pPr>
        <w:pStyle w:val="footnote"/>
      </w:pPr>
      <w:r>
        <w:t>From Paopi 10 to Tobi 10: “Bless the herbs and the plants”.</w:t>
      </w:r>
    </w:p>
    <w:p w14:paraId="63287EF7" w14:textId="77777777" w:rsidR="00ED1D04" w:rsidRDefault="00ED1D04" w:rsidP="00CA3D47">
      <w:pPr>
        <w:pStyle w:val="footnote"/>
      </w:pPr>
      <w:r>
        <w:t>From Tobi 11 to paoni 18: “Bless the air of heaven”.</w:t>
      </w:r>
    </w:p>
  </w:footnote>
  <w:footnote w:id="869">
    <w:p w14:paraId="2C6CD715" w14:textId="77777777" w:rsidR="00ED1D04" w:rsidRDefault="00ED1D04">
      <w:pPr>
        <w:pStyle w:val="FootnoteText"/>
      </w:pPr>
      <w:r>
        <w:rPr>
          <w:rStyle w:val="FootnoteReference"/>
        </w:rPr>
        <w:footnoteRef/>
      </w:r>
      <w:r>
        <w:t xml:space="preserve"> Acts 7:60</w:t>
      </w:r>
    </w:p>
  </w:footnote>
  <w:footnote w:id="870">
    <w:p w14:paraId="66841CA4" w14:textId="77777777" w:rsidR="00ED1D04" w:rsidRDefault="00ED1D04" w:rsidP="006B061A">
      <w:pPr>
        <w:pStyle w:val="Footnote0"/>
      </w:pPr>
      <w:r>
        <w:rPr>
          <w:rStyle w:val="FootnoteReference"/>
        </w:rPr>
        <w:footnoteRef/>
      </w:r>
      <w:r>
        <w:t xml:space="preserve"> Literally “virgin monastic”. The traditional English term for a female monastic is not “nun”, but “virgin”.</w:t>
      </w:r>
    </w:p>
  </w:footnote>
  <w:footnote w:id="871">
    <w:p w14:paraId="4603A540" w14:textId="757615F9" w:rsidR="00ED1D04" w:rsidRDefault="00ED1D04" w:rsidP="00B52F78">
      <w:pPr>
        <w:pStyle w:val="footnote"/>
      </w:pPr>
      <w:r>
        <w:rPr>
          <w:rStyle w:val="FootnoteReference"/>
        </w:rPr>
        <w:footnoteRef/>
      </w:r>
      <w:r>
        <w:t xml:space="preserve"> Composed in English by Heg. Fr. Athanasius Iskander, of Kitchener, Ontario, Canada.</w:t>
      </w:r>
    </w:p>
  </w:footnote>
  <w:footnote w:id="872">
    <w:p w14:paraId="754B9B83" w14:textId="77777777" w:rsidR="00ED1D04" w:rsidRDefault="00ED1D04">
      <w:pPr>
        <w:pStyle w:val="footnote"/>
        <w:rPr>
          <w:ins w:id="1112" w:author="Brett Slote" w:date="2011-07-21T19:13:00Z"/>
        </w:rPr>
        <w:pPrChange w:id="1113" w:author="Brett Slote" w:date="2011-07-21T20:05:00Z">
          <w:pPr>
            <w:pStyle w:val="FootnoteText"/>
          </w:pPr>
        </w:pPrChange>
      </w:pPr>
      <w:ins w:id="1114" w:author="Brett Slote" w:date="2011-07-21T19:13:00Z">
        <w:r>
          <w:rPr>
            <w:rStyle w:val="FootnoteReference"/>
          </w:rPr>
          <w:footnoteRef/>
        </w:r>
        <w:r>
          <w:t xml:space="preserve"> Numbers 12:7-8</w:t>
        </w:r>
      </w:ins>
    </w:p>
  </w:footnote>
  <w:footnote w:id="873">
    <w:p w14:paraId="7099EBEB" w14:textId="77777777" w:rsidR="00ED1D04" w:rsidRDefault="00ED1D04">
      <w:pPr>
        <w:pStyle w:val="footnote"/>
        <w:rPr>
          <w:ins w:id="1115" w:author="Brett Slote" w:date="2011-07-21T19:13:00Z"/>
        </w:rPr>
        <w:pPrChange w:id="1116" w:author="Brett Slote" w:date="2011-07-21T20:05:00Z">
          <w:pPr>
            <w:pStyle w:val="FootnoteText"/>
          </w:pPr>
        </w:pPrChange>
      </w:pPr>
      <w:ins w:id="1117" w:author="Brett Slote" w:date="2011-07-21T19:13:00Z">
        <w:r>
          <w:rPr>
            <w:rStyle w:val="FootnoteReference"/>
          </w:rPr>
          <w:footnoteRef/>
        </w:r>
        <w:r>
          <w:t xml:space="preserve"> Exodus 28:1</w:t>
        </w:r>
      </w:ins>
    </w:p>
  </w:footnote>
  <w:footnote w:id="874">
    <w:p w14:paraId="5BFC95F9" w14:textId="77777777" w:rsidR="00ED1D04" w:rsidRDefault="00ED1D04">
      <w:pPr>
        <w:pStyle w:val="footnote"/>
        <w:rPr>
          <w:ins w:id="1118" w:author="Brett Slote" w:date="2011-07-21T19:13:00Z"/>
        </w:rPr>
        <w:pPrChange w:id="1119" w:author="Brett Slote" w:date="2011-07-21T20:05:00Z">
          <w:pPr>
            <w:pStyle w:val="FootnoteText"/>
          </w:pPr>
        </w:pPrChange>
      </w:pPr>
      <w:ins w:id="1120" w:author="Brett Slote" w:date="2011-07-21T19:13:00Z">
        <w:r>
          <w:rPr>
            <w:rStyle w:val="FootnoteReference"/>
          </w:rPr>
          <w:footnoteRef/>
        </w:r>
        <w:r>
          <w:t xml:space="preserve"> Matthew 16:18</w:t>
        </w:r>
      </w:ins>
    </w:p>
  </w:footnote>
  <w:footnote w:id="875">
    <w:p w14:paraId="04125830" w14:textId="77777777" w:rsidR="00ED1D04" w:rsidRDefault="00ED1D04">
      <w:pPr>
        <w:pStyle w:val="footnote"/>
        <w:rPr>
          <w:ins w:id="1122" w:author="Brett Slote" w:date="2011-07-21T19:13:00Z"/>
        </w:rPr>
        <w:pPrChange w:id="1123" w:author="Brett Slote" w:date="2011-07-21T20:05:00Z">
          <w:pPr>
            <w:pStyle w:val="FootnoteText"/>
          </w:pPr>
        </w:pPrChange>
      </w:pPr>
      <w:ins w:id="1124" w:author="Brett Slote" w:date="2011-07-21T19:13:00Z">
        <w:r>
          <w:rPr>
            <w:rStyle w:val="FootnoteReference"/>
          </w:rPr>
          <w:footnoteRef/>
        </w:r>
        <w:r>
          <w:t xml:space="preserve"> Psalms 110:4, Hebrews 5:6,10</w:t>
        </w:r>
      </w:ins>
    </w:p>
  </w:footnote>
  <w:footnote w:id="876">
    <w:p w14:paraId="4ECDDE09" w14:textId="77777777" w:rsidR="00ED1D04" w:rsidRDefault="00ED1D0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77">
    <w:p w14:paraId="4ACBECBD" w14:textId="77777777" w:rsidR="00ED1D04" w:rsidRDefault="00ED1D0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78">
    <w:p w14:paraId="0C45F6F7" w14:textId="77777777" w:rsidR="00ED1D04" w:rsidRDefault="00ED1D04" w:rsidP="00C0205C">
      <w:pPr>
        <w:pStyle w:val="footnote"/>
      </w:pPr>
      <w:r>
        <w:rPr>
          <w:rStyle w:val="FootnoteReference"/>
          <w:rFonts w:eastAsiaTheme="majorEastAsia"/>
        </w:rPr>
        <w:footnoteRef/>
      </w:r>
      <w:r>
        <w:t xml:space="preserve"> Ps 72:10</w:t>
      </w:r>
    </w:p>
  </w:footnote>
  <w:footnote w:id="879">
    <w:p w14:paraId="73200F36" w14:textId="77777777" w:rsidR="00ED1D04" w:rsidRDefault="00ED1D04">
      <w:pPr>
        <w:pStyle w:val="FootnoteText"/>
      </w:pPr>
      <w:r>
        <w:rPr>
          <w:rStyle w:val="FootnoteReference"/>
        </w:rPr>
        <w:footnoteRef/>
      </w:r>
      <w:r>
        <w:t xml:space="preserve"> Pope Dioscorus can but substituted here to use this doxology on his feast.</w:t>
      </w:r>
    </w:p>
  </w:footnote>
  <w:footnote w:id="880">
    <w:p w14:paraId="2FF46E46" w14:textId="77777777" w:rsidR="00ED1D04" w:rsidRDefault="00ED1D04" w:rsidP="003D4209">
      <w:pPr>
        <w:pStyle w:val="footnote"/>
      </w:pPr>
      <w:r>
        <w:rPr>
          <w:rStyle w:val="FootnoteReference"/>
        </w:rPr>
        <w:footnoteRef/>
      </w:r>
      <w:r>
        <w:t xml:space="preserve"> Dan 12:3</w:t>
      </w:r>
    </w:p>
  </w:footnote>
  <w:footnote w:id="881">
    <w:p w14:paraId="4F373D62" w14:textId="77777777" w:rsidR="00ED1D04" w:rsidRDefault="00ED1D04" w:rsidP="003D4209">
      <w:pPr>
        <w:pStyle w:val="footnote"/>
      </w:pPr>
      <w:r>
        <w:rPr>
          <w:rStyle w:val="FootnoteReference"/>
        </w:rPr>
        <w:footnoteRef/>
      </w:r>
      <w:r>
        <w:t xml:space="preserve"> The Scetis Valley in Egypt, from which the word “ascetic” comes. Sheheet means “measure of the heart.”</w:t>
      </w:r>
    </w:p>
  </w:footnote>
  <w:footnote w:id="882">
    <w:p w14:paraId="153ABD29" w14:textId="77777777" w:rsidR="00ED1D04" w:rsidRDefault="00ED1D04" w:rsidP="003D4209">
      <w:pPr>
        <w:pStyle w:val="footnote"/>
      </w:pPr>
      <w:r>
        <w:rPr>
          <w:rStyle w:val="FootnoteReference"/>
        </w:rPr>
        <w:footnoteRef/>
      </w:r>
      <w:r>
        <w:t xml:space="preserve"> Cf Lk 22:30, Mt</w:t>
      </w:r>
      <w:r w:rsidRPr="003D4209">
        <w:rPr>
          <w:rStyle w:val="footnoteChar"/>
        </w:rPr>
        <w:t xml:space="preserve"> </w:t>
      </w:r>
      <w:r>
        <w:t>19:20</w:t>
      </w:r>
    </w:p>
  </w:footnote>
  <w:footnote w:id="883">
    <w:p w14:paraId="0977783C" w14:textId="77777777" w:rsidR="00ED1D04" w:rsidRDefault="00ED1D04">
      <w:pPr>
        <w:pStyle w:val="FootnoteText"/>
      </w:pPr>
      <w:r>
        <w:rPr>
          <w:rStyle w:val="FootnoteReference"/>
        </w:rPr>
        <w:footnoteRef/>
      </w:r>
      <w:r>
        <w:t xml:space="preserve"> Rev 4:6</w:t>
      </w:r>
    </w:p>
  </w:footnote>
  <w:footnote w:id="884">
    <w:p w14:paraId="474C3AF6" w14:textId="77777777" w:rsidR="00ED1D04" w:rsidRDefault="00ED1D04" w:rsidP="00104A9B">
      <w:pPr>
        <w:pStyle w:val="FootnoteText"/>
        <w:rPr>
          <w:ins w:id="1224" w:author="Brett Slote" w:date="2011-07-19T15:43:00Z"/>
        </w:rPr>
      </w:pPr>
      <w:ins w:id="1225" w:author="Brett Slote" w:date="2011-07-19T15:43:00Z">
        <w:r>
          <w:rPr>
            <w:rStyle w:val="FootnoteReference"/>
          </w:rPr>
          <w:footnoteRef/>
        </w:r>
        <w:r>
          <w:t xml:space="preserve"> or supplications/intercessions</w:t>
        </w:r>
      </w:ins>
    </w:p>
  </w:footnote>
  <w:footnote w:id="885">
    <w:p w14:paraId="527ECCCD" w14:textId="77777777" w:rsidR="00ED1D04" w:rsidRDefault="00ED1D04">
      <w:pPr>
        <w:pStyle w:val="footnote"/>
        <w:rPr>
          <w:ins w:id="1226" w:author="Brett Slote" w:date="2011-07-19T15:43:00Z"/>
        </w:rPr>
        <w:pPrChange w:id="1227" w:author="Brett Slote" w:date="2011-07-21T19:56:00Z">
          <w:pPr>
            <w:pStyle w:val="FootnoteText"/>
          </w:pPr>
        </w:pPrChange>
      </w:pPr>
      <w:ins w:id="1228" w:author="Brett Slote" w:date="2011-07-19T15:43:00Z">
        <w:r>
          <w:rPr>
            <w:rStyle w:val="FootnoteReference"/>
          </w:rPr>
          <w:footnoteRef/>
        </w:r>
        <w:r>
          <w:t xml:space="preserve"> Joel 3:13 – but I’m trying to remember something that says “the harvest is full and the wheat plentiful”</w:t>
        </w:r>
      </w:ins>
    </w:p>
  </w:footnote>
  <w:footnote w:id="886">
    <w:p w14:paraId="6583C1B7" w14:textId="77777777" w:rsidR="00ED1D04" w:rsidRDefault="00ED1D04">
      <w:pPr>
        <w:pStyle w:val="footnote"/>
        <w:rPr>
          <w:ins w:id="1229" w:author="Brett Slote" w:date="2011-07-19T15:43:00Z"/>
          <w:rFonts w:ascii="Antonious" w:hAnsi="Antonious" w:cs="Antonious"/>
        </w:rPr>
        <w:pPrChange w:id="1230" w:author="Brett Slote" w:date="2011-07-21T19:56:00Z">
          <w:pPr>
            <w:widowControl w:val="0"/>
            <w:autoSpaceDE w:val="0"/>
            <w:autoSpaceDN w:val="0"/>
            <w:adjustRightInd w:val="0"/>
          </w:pPr>
        </w:pPrChange>
      </w:pPr>
      <w:ins w:id="123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87">
    <w:p w14:paraId="3A76C60E" w14:textId="214D0337" w:rsidR="00ED1D04" w:rsidRDefault="00ED1D04"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88">
    <w:p w14:paraId="0AAB833E" w14:textId="77777777" w:rsidR="00ED1D04" w:rsidRDefault="00ED1D04">
      <w:pPr>
        <w:pStyle w:val="FootnoteText"/>
      </w:pPr>
      <w:r>
        <w:rPr>
          <w:rStyle w:val="FootnoteReference"/>
        </w:rPr>
        <w:footnoteRef/>
      </w:r>
      <w:r>
        <w:t xml:space="preserve"> Rev 4:4</w:t>
      </w:r>
    </w:p>
  </w:footnote>
  <w:footnote w:id="889">
    <w:p w14:paraId="70D69B5E" w14:textId="77777777" w:rsidR="00ED1D04" w:rsidRDefault="00ED1D04">
      <w:pPr>
        <w:pStyle w:val="FootnoteText"/>
      </w:pPr>
      <w:r>
        <w:rPr>
          <w:rStyle w:val="FootnoteReference"/>
        </w:rPr>
        <w:footnoteRef/>
      </w:r>
      <w:r>
        <w:t xml:space="preserve"> Rev 5:8</w:t>
      </w:r>
    </w:p>
  </w:footnote>
  <w:footnote w:id="890">
    <w:p w14:paraId="741347AD" w14:textId="77777777" w:rsidR="00ED1D04" w:rsidRDefault="00ED1D04">
      <w:pPr>
        <w:pStyle w:val="footnote"/>
        <w:rPr>
          <w:ins w:id="1256" w:author="Brett Slote" w:date="2011-07-19T18:33:00Z"/>
        </w:rPr>
        <w:pPrChange w:id="1257" w:author="Brett Slote" w:date="2011-07-21T19:58:00Z">
          <w:pPr>
            <w:pStyle w:val="FootnoteText"/>
          </w:pPr>
        </w:pPrChange>
      </w:pPr>
      <w:ins w:id="1258" w:author="Brett Slote" w:date="2011-07-19T18:33:00Z">
        <w:r w:rsidRPr="00C96A85">
          <w:rPr>
            <w:rStyle w:val="FootnoteReference"/>
            <w:vertAlign w:val="baseline"/>
          </w:rPr>
          <w:footnoteRef/>
        </w:r>
        <w:r w:rsidRPr="00C96A85">
          <w:t xml:space="preserve"> Ephesians 6:11</w:t>
        </w:r>
      </w:ins>
      <w:r>
        <w:t xml:space="preserve"> </w:t>
      </w:r>
      <w:ins w:id="1259" w:author="Brett Slote" w:date="2011-07-19T18:33:00Z">
        <w:r w:rsidRPr="00C96A85">
          <w:t>(Literally: “all the girding”)</w:t>
        </w:r>
      </w:ins>
    </w:p>
  </w:footnote>
  <w:footnote w:id="891">
    <w:p w14:paraId="22B1B2A8" w14:textId="77777777" w:rsidR="00ED1D04" w:rsidRDefault="00ED1D04">
      <w:pPr>
        <w:pStyle w:val="footnote"/>
        <w:rPr>
          <w:ins w:id="1262" w:author="Brett Slote" w:date="2011-07-19T18:34:00Z"/>
        </w:rPr>
        <w:pPrChange w:id="1263" w:author="Brett Slote" w:date="2011-07-21T19:58:00Z">
          <w:pPr>
            <w:pStyle w:val="FootnoteText"/>
          </w:pPr>
        </w:pPrChange>
      </w:pPr>
      <w:ins w:id="1264" w:author="Brett Slote" w:date="2011-07-19T18:34:00Z">
        <w:r>
          <w:rPr>
            <w:rStyle w:val="FootnoteReference"/>
          </w:rPr>
          <w:footnoteRef/>
        </w:r>
        <w:r>
          <w:t xml:space="preserve"> Col 3:1</w:t>
        </w:r>
      </w:ins>
    </w:p>
  </w:footnote>
  <w:footnote w:id="892">
    <w:p w14:paraId="515A7079" w14:textId="77777777" w:rsidR="00ED1D04" w:rsidRDefault="00ED1D0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3">
    <w:p w14:paraId="11CE8A3A" w14:textId="77777777" w:rsidR="00ED1D04" w:rsidRDefault="00ED1D0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4">
    <w:p w14:paraId="40B3C553" w14:textId="77777777" w:rsidR="00ED1D04" w:rsidRDefault="00ED1D0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5">
    <w:p w14:paraId="161FA5C9" w14:textId="77777777" w:rsidR="00ED1D04" w:rsidRDefault="00ED1D0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96">
    <w:p w14:paraId="5727BFD3" w14:textId="77777777" w:rsidR="00ED1D04" w:rsidRDefault="00ED1D0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97">
    <w:p w14:paraId="2AF6D726" w14:textId="77777777" w:rsidR="00ED1D04" w:rsidRPr="00A20ACC" w:rsidRDefault="00ED1D04">
      <w:pPr>
        <w:pStyle w:val="footnote"/>
        <w:rPr>
          <w:ins w:id="1307" w:author="Brett Slote" w:date="2011-07-21T18:59:00Z"/>
          <w:color w:val="FF0000"/>
          <w:rPrChange w:id="1308" w:author="Brett Slote" w:date="2011-07-21T20:03:00Z">
            <w:rPr>
              <w:ins w:id="1309" w:author="Brett Slote" w:date="2011-07-21T18:59:00Z"/>
            </w:rPr>
          </w:rPrChange>
        </w:rPr>
        <w:pPrChange w:id="1310" w:author="Brett Slote" w:date="2011-07-21T20:03:00Z">
          <w:pPr>
            <w:pStyle w:val="FootnoteText"/>
          </w:pPr>
        </w:pPrChange>
      </w:pPr>
      <w:ins w:id="1311" w:author="Brett Slote" w:date="2011-07-21T18:59:00Z">
        <w:r w:rsidRPr="003A78C2">
          <w:rPr>
            <w:rStyle w:val="FootnoteReference"/>
            <w:color w:val="FF0000"/>
            <w:rPrChange w:id="1312" w:author="Brett Slote" w:date="2011-07-21T20:03:00Z">
              <w:rPr>
                <w:rStyle w:val="FootnoteReference"/>
              </w:rPr>
            </w:rPrChange>
          </w:rPr>
          <w:footnoteRef/>
        </w:r>
        <w:r w:rsidRPr="003A78C2">
          <w:rPr>
            <w:color w:val="FF0000"/>
            <w:rPrChange w:id="1313" w:author="Brett Slote" w:date="2011-07-21T20:03:00Z">
              <w:rPr>
                <w:vertAlign w:val="superscript"/>
              </w:rPr>
            </w:rPrChange>
          </w:rPr>
          <w:t xml:space="preserve"> Should decide on whether we’re going with Scete or Shiheet – Shiheet is easier to sing, but for now put “English” equivalents.</w:t>
        </w:r>
      </w:ins>
    </w:p>
  </w:footnote>
  <w:footnote w:id="898">
    <w:p w14:paraId="5AA889F2" w14:textId="77777777" w:rsidR="00ED1D04" w:rsidRDefault="00ED1D04">
      <w:pPr>
        <w:pStyle w:val="footnote"/>
        <w:rPr>
          <w:ins w:id="1314" w:author="Brett Slote" w:date="2011-07-21T19:00:00Z"/>
        </w:rPr>
        <w:pPrChange w:id="1315" w:author="Brett Slote" w:date="2011-07-21T20:03:00Z">
          <w:pPr>
            <w:pStyle w:val="FootnoteText"/>
          </w:pPr>
        </w:pPrChange>
      </w:pPr>
      <w:ins w:id="1316" w:author="Brett Slote" w:date="2011-07-21T19:00:00Z">
        <w:r>
          <w:rPr>
            <w:rStyle w:val="FootnoteReference"/>
          </w:rPr>
          <w:footnoteRef/>
        </w:r>
        <w:r>
          <w:t xml:space="preserve"> Need to do some research into the name of this man in English</w:t>
        </w:r>
      </w:ins>
    </w:p>
  </w:footnote>
  <w:footnote w:id="899">
    <w:p w14:paraId="4DD173AD" w14:textId="50F9B05A" w:rsidR="00ED1D04" w:rsidRDefault="00ED1D04" w:rsidP="00B52F78">
      <w:pPr>
        <w:pStyle w:val="footnote"/>
      </w:pPr>
      <w:r>
        <w:rPr>
          <w:rStyle w:val="FootnoteReference"/>
        </w:rPr>
        <w:footnoteRef/>
      </w:r>
      <w:r>
        <w:t xml:space="preserve"> Though not found on the Coptic Calendar, as one of the 318 gathered at Nicaea, it is fitting to venerate St. Spyridon.</w:t>
      </w:r>
    </w:p>
  </w:footnote>
  <w:footnote w:id="900">
    <w:p w14:paraId="0EC0EB26" w14:textId="77777777" w:rsidR="00ED1D04" w:rsidRDefault="00ED1D0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01">
    <w:p w14:paraId="1A09C94E" w14:textId="77777777" w:rsidR="00ED1D04" w:rsidRDefault="00ED1D04" w:rsidP="00073003">
      <w:pPr>
        <w:pStyle w:val="footnote"/>
      </w:pPr>
      <w:r>
        <w:rPr>
          <w:rStyle w:val="FootnoteReference"/>
        </w:rPr>
        <w:footnoteRef/>
      </w:r>
      <w:r>
        <w:t xml:space="preserve"> Revelation 7:2</w:t>
      </w:r>
    </w:p>
  </w:footnote>
  <w:footnote w:id="902">
    <w:p w14:paraId="047C672B" w14:textId="77777777" w:rsidR="00ED1D04" w:rsidRDefault="00ED1D04" w:rsidP="00073003">
      <w:pPr>
        <w:pStyle w:val="footnote"/>
      </w:pPr>
      <w:r>
        <w:rPr>
          <w:rStyle w:val="FootnoteReference"/>
        </w:rPr>
        <w:footnoteRef/>
      </w:r>
      <w:r>
        <w:t xml:space="preserve"> Revelation 7:3</w:t>
      </w:r>
    </w:p>
  </w:footnote>
  <w:footnote w:id="903">
    <w:p w14:paraId="338E8815" w14:textId="77777777" w:rsidR="00ED1D04" w:rsidRDefault="00ED1D0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04">
    <w:p w14:paraId="7E074E97" w14:textId="77777777" w:rsidR="00ED1D04" w:rsidRDefault="00ED1D04" w:rsidP="00BC160E">
      <w:pPr>
        <w:pStyle w:val="footnote"/>
      </w:pPr>
      <w:r>
        <w:rPr>
          <w:rStyle w:val="FootnoteReference"/>
        </w:rPr>
        <w:footnoteRef/>
      </w:r>
      <w:r>
        <w:t xml:space="preserve"> John 13:25</w:t>
      </w:r>
    </w:p>
  </w:footnote>
  <w:footnote w:id="905">
    <w:p w14:paraId="795EE333" w14:textId="77777777" w:rsidR="00ED1D04" w:rsidRDefault="00ED1D04" w:rsidP="00B53E05">
      <w:pPr>
        <w:pStyle w:val="footnote"/>
      </w:pPr>
      <w:r>
        <w:rPr>
          <w:rStyle w:val="FootnoteReference"/>
        </w:rPr>
        <w:footnoteRef/>
      </w:r>
      <w:r>
        <w:t xml:space="preserve"> Normally reserved for the Theotokos.</w:t>
      </w:r>
    </w:p>
  </w:footnote>
  <w:footnote w:id="906">
    <w:p w14:paraId="483F0E8B" w14:textId="77777777" w:rsidR="00ED1D04" w:rsidRDefault="00ED1D04" w:rsidP="00B53E05">
      <w:pPr>
        <w:pStyle w:val="footnote"/>
      </w:pPr>
      <w:r>
        <w:rPr>
          <w:rStyle w:val="FootnoteReference"/>
        </w:rPr>
        <w:footnoteRef/>
      </w:r>
      <w:r>
        <w:t xml:space="preserve"> The law of righteousness, not the Law of the Old Covenant.</w:t>
      </w:r>
    </w:p>
  </w:footnote>
  <w:footnote w:id="907">
    <w:p w14:paraId="361DBD71" w14:textId="77777777" w:rsidR="00ED1D04" w:rsidRDefault="00ED1D04" w:rsidP="00662600">
      <w:pPr>
        <w:pStyle w:val="footnote"/>
      </w:pPr>
      <w:r>
        <w:rPr>
          <w:rStyle w:val="FootnoteReference"/>
        </w:rPr>
        <w:footnoteRef/>
      </w:r>
      <w:r>
        <w:t xml:space="preserve"> Or image</w:t>
      </w:r>
    </w:p>
  </w:footnote>
  <w:footnote w:id="908">
    <w:p w14:paraId="2DF974D0" w14:textId="77777777" w:rsidR="00ED1D04" w:rsidRDefault="00ED1D04">
      <w:pPr>
        <w:pStyle w:val="footnote"/>
        <w:rPr>
          <w:ins w:id="1417" w:author="Brett Slote" w:date="2011-07-21T18:57:00Z"/>
        </w:rPr>
        <w:pPrChange w:id="1418" w:author="Brett Slote" w:date="2011-07-21T20:03:00Z">
          <w:pPr>
            <w:pStyle w:val="FootnoteText"/>
          </w:pPr>
        </w:pPrChange>
      </w:pPr>
      <w:ins w:id="1419" w:author="Brett Slote" w:date="2011-07-21T18:57:00Z">
        <w:r>
          <w:rPr>
            <w:rStyle w:val="FootnoteReference"/>
          </w:rPr>
          <w:footnoteRef/>
        </w:r>
        <w:r>
          <w:t xml:space="preserve"> Colossians 3:14</w:t>
        </w:r>
      </w:ins>
    </w:p>
  </w:footnote>
  <w:footnote w:id="909">
    <w:p w14:paraId="56032475" w14:textId="77777777" w:rsidR="00ED1D04" w:rsidRDefault="00ED1D04" w:rsidP="00E22010">
      <w:pPr>
        <w:pStyle w:val="footnote"/>
      </w:pPr>
      <w:r>
        <w:rPr>
          <w:rStyle w:val="FootnoteReference"/>
        </w:rPr>
        <w:footnoteRef/>
      </w:r>
      <w:r>
        <w:t xml:space="preserve"> 2 Tim 4:7</w:t>
      </w:r>
    </w:p>
  </w:footnote>
  <w:footnote w:id="910">
    <w:p w14:paraId="519A6EA0" w14:textId="77777777" w:rsidR="00ED1D04" w:rsidRDefault="00ED1D04" w:rsidP="00E22010">
      <w:pPr>
        <w:pStyle w:val="footnote"/>
      </w:pPr>
      <w:r>
        <w:rPr>
          <w:rStyle w:val="FootnoteReference"/>
        </w:rPr>
        <w:footnoteRef/>
      </w:r>
      <w:r>
        <w:t xml:space="preserve"> 2 Tim 4:8</w:t>
      </w:r>
    </w:p>
  </w:footnote>
  <w:footnote w:id="911">
    <w:p w14:paraId="2C92CCF6" w14:textId="77777777" w:rsidR="00ED1D04" w:rsidRDefault="00ED1D04" w:rsidP="001779C0">
      <w:pPr>
        <w:pStyle w:val="footnote"/>
      </w:pPr>
      <w:r>
        <w:rPr>
          <w:rStyle w:val="FootnoteReference"/>
        </w:rPr>
        <w:footnoteRef/>
      </w:r>
      <w:r>
        <w:t xml:space="preserve"> Composed in Coptic and Arabic by H.G. Bishop Demetrius of Malawi circa A.D. 2000.</w:t>
      </w:r>
    </w:p>
  </w:footnote>
  <w:footnote w:id="912">
    <w:p w14:paraId="16CDD53B" w14:textId="77777777" w:rsidR="00ED1D04" w:rsidRDefault="00ED1D04"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13">
    <w:p w14:paraId="717A066E" w14:textId="77777777" w:rsidR="00ED1D04" w:rsidRDefault="00ED1D04">
      <w:pPr>
        <w:pStyle w:val="footnote"/>
        <w:rPr>
          <w:ins w:id="1482" w:author="Brett Slote" w:date="2011-07-21T18:45:00Z"/>
        </w:rPr>
        <w:pPrChange w:id="1483" w:author="Brett Slote" w:date="2011-07-21T20:01:00Z">
          <w:pPr>
            <w:pStyle w:val="FootnoteText"/>
          </w:pPr>
        </w:pPrChange>
      </w:pPr>
      <w:ins w:id="1484" w:author="Brett Slote" w:date="2011-07-21T18:45:00Z">
        <w:r>
          <w:rPr>
            <w:rStyle w:val="FootnoteReference"/>
          </w:rPr>
          <w:footnoteRef/>
        </w:r>
        <w:r>
          <w:t xml:space="preserve"> Daniel 12:3</w:t>
        </w:r>
      </w:ins>
    </w:p>
  </w:footnote>
  <w:footnote w:id="914">
    <w:p w14:paraId="7155AD88" w14:textId="77777777" w:rsidR="00ED1D04" w:rsidRDefault="00ED1D04">
      <w:pPr>
        <w:pStyle w:val="footnote"/>
        <w:rPr>
          <w:ins w:id="1485" w:author="Brett Slote" w:date="2011-07-21T18:46:00Z"/>
        </w:rPr>
        <w:pPrChange w:id="1486" w:author="Brett Slote" w:date="2011-07-21T20:01:00Z">
          <w:pPr>
            <w:pStyle w:val="FootnoteText"/>
          </w:pPr>
        </w:pPrChange>
      </w:pPr>
      <w:ins w:id="1487" w:author="Brett Slote" w:date="2011-07-21T18:46:00Z">
        <w:r>
          <w:rPr>
            <w:rStyle w:val="FootnoteReference"/>
          </w:rPr>
          <w:footnoteRef/>
        </w:r>
        <w:r>
          <w:t xml:space="preserve"> Literally: all you monastic folk</w:t>
        </w:r>
      </w:ins>
    </w:p>
  </w:footnote>
  <w:footnote w:id="915">
    <w:p w14:paraId="7EEF391B" w14:textId="77777777" w:rsidR="00ED1D04" w:rsidRDefault="00ED1D04">
      <w:pPr>
        <w:pStyle w:val="FootnoteText"/>
      </w:pPr>
      <w:r>
        <w:rPr>
          <w:rStyle w:val="FootnoteReference"/>
        </w:rPr>
        <w:footnoteRef/>
      </w:r>
      <w:r>
        <w:t xml:space="preserve"> Published by Abouna Matta El-Maskeen of St. Macarius’ Monastery.</w:t>
      </w:r>
    </w:p>
  </w:footnote>
  <w:footnote w:id="916">
    <w:p w14:paraId="6BC2BFA9" w14:textId="77777777" w:rsidR="00ED1D04" w:rsidRDefault="00ED1D0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7">
    <w:p w14:paraId="3A6EC701" w14:textId="77777777" w:rsidR="00ED1D04" w:rsidRDefault="00ED1D04" w:rsidP="00670C79">
      <w:pPr>
        <w:pStyle w:val="footnote"/>
      </w:pPr>
      <w:r>
        <w:rPr>
          <w:rStyle w:val="FootnoteReference"/>
        </w:rPr>
        <w:footnoteRef/>
      </w:r>
      <w:r>
        <w:t xml:space="preserve"> Modern day Ethiopia and Eritrea.</w:t>
      </w:r>
    </w:p>
  </w:footnote>
  <w:footnote w:id="918">
    <w:p w14:paraId="46D5577E" w14:textId="77777777" w:rsidR="00ED1D04" w:rsidRDefault="00ED1D04" w:rsidP="0047441D">
      <w:pPr>
        <w:pStyle w:val="footnote"/>
      </w:pPr>
      <w:r>
        <w:rPr>
          <w:rStyle w:val="FootnoteReference"/>
        </w:rPr>
        <w:footnoteRef/>
      </w:r>
      <w:r>
        <w:t xml:space="preserve"> St. F</w:t>
      </w:r>
      <w:r w:rsidRPr="006422C6">
        <w:t>rumentius</w:t>
      </w:r>
      <w:r>
        <w:t>, whom the Ethiopians called “Abune Selama.”</w:t>
      </w:r>
    </w:p>
  </w:footnote>
  <w:footnote w:id="919">
    <w:p w14:paraId="2F5E6ED4" w14:textId="52CEBBCB" w:rsidR="00ED1D04" w:rsidRDefault="00ED1D04" w:rsidP="00BD2B3F">
      <w:pPr>
        <w:pStyle w:val="footnote"/>
      </w:pPr>
      <w:r>
        <w:rPr>
          <w:rStyle w:val="FootnoteReference"/>
        </w:rPr>
        <w:footnoteRef/>
      </w:r>
      <w:r>
        <w:t xml:space="preserve"> Adapted from the hymn of St. Severus of Antioch, in 2015 in English.</w:t>
      </w:r>
    </w:p>
  </w:footnote>
  <w:footnote w:id="920">
    <w:p w14:paraId="018A465B" w14:textId="77777777" w:rsidR="00ED1D04" w:rsidRDefault="00ED1D04">
      <w:pPr>
        <w:pStyle w:val="footnote"/>
        <w:rPr>
          <w:ins w:id="1573" w:author="Brett Slote" w:date="2011-07-21T19:11:00Z"/>
        </w:rPr>
        <w:pPrChange w:id="1574" w:author="Brett Slote" w:date="2011-07-21T20:05:00Z">
          <w:pPr>
            <w:pStyle w:val="FootnoteText"/>
          </w:pPr>
        </w:pPrChange>
      </w:pPr>
      <w:ins w:id="1575" w:author="Brett Slote" w:date="2011-07-21T19:11:00Z">
        <w:r>
          <w:rPr>
            <w:rStyle w:val="FootnoteReference"/>
          </w:rPr>
          <w:footnoteRef/>
        </w:r>
        <w:r>
          <w:t xml:space="preserve"> Psalm 41:1</w:t>
        </w:r>
      </w:ins>
    </w:p>
  </w:footnote>
  <w:footnote w:id="921">
    <w:p w14:paraId="30B9D2C6" w14:textId="77777777" w:rsidR="00ED1D04" w:rsidRDefault="00ED1D04"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22">
    <w:p w14:paraId="63D7B4DE" w14:textId="77777777" w:rsidR="00ED1D04" w:rsidRDefault="00ED1D04"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23">
    <w:p w14:paraId="6542A42A" w14:textId="77777777" w:rsidR="00ED1D04" w:rsidRDefault="00ED1D04"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24">
    <w:p w14:paraId="48A0DCFD" w14:textId="77777777" w:rsidR="00ED1D04" w:rsidRDefault="00ED1D04" w:rsidP="006D27E4">
      <w:pPr>
        <w:pStyle w:val="Footnote0"/>
      </w:pPr>
      <w:r>
        <w:rPr>
          <w:rStyle w:val="FootnoteReference"/>
        </w:rPr>
        <w:footnoteRef/>
      </w:r>
      <w:r>
        <w:t xml:space="preserve"> In modern day Libya</w:t>
      </w:r>
    </w:p>
  </w:footnote>
  <w:footnote w:id="925">
    <w:p w14:paraId="5E4AA7CE" w14:textId="77777777" w:rsidR="00ED1D04" w:rsidRDefault="00ED1D04">
      <w:pPr>
        <w:pStyle w:val="footnote"/>
        <w:rPr>
          <w:ins w:id="1600" w:author="Brett Slote" w:date="2011-07-21T18:49:00Z"/>
        </w:rPr>
        <w:pPrChange w:id="1601" w:author="Brett Slote" w:date="2011-07-21T20:02:00Z">
          <w:pPr>
            <w:pStyle w:val="FootnoteText"/>
          </w:pPr>
        </w:pPrChange>
      </w:pPr>
      <w:ins w:id="1602" w:author="Brett Slote" w:date="2011-07-21T18:49:00Z">
        <w:r>
          <w:rPr>
            <w:rStyle w:val="FootnoteReference"/>
          </w:rPr>
          <w:footnoteRef/>
        </w:r>
        <w:r>
          <w:t xml:space="preserve"> Note that </w:t>
        </w:r>
        <w:r w:rsidRPr="003A78C2">
          <w:rPr>
            <w:rFonts w:ascii="CS Avva Shenouda" w:hAnsi="CS Avva Shenouda"/>
            <w:rPrChange w:id="1603" w:author="Brett Slote" w:date="2011-07-21T20:02:00Z">
              <w:rPr>
                <w:rFonts w:ascii="Antonious Normal" w:hAnsi="Antonious Normal"/>
              </w:rPr>
            </w:rPrChange>
          </w:rPr>
          <w:t>twou</w:t>
        </w:r>
        <w:r>
          <w:t xml:space="preserve"> is used as mountain and desert interchangeably in Coptic monastic literature</w:t>
        </w:r>
      </w:ins>
    </w:p>
  </w:footnote>
  <w:footnote w:id="926">
    <w:p w14:paraId="71147821" w14:textId="77777777" w:rsidR="00ED1D04" w:rsidRDefault="00ED1D04">
      <w:pPr>
        <w:pStyle w:val="footnote"/>
        <w:rPr>
          <w:ins w:id="1604" w:author="Brett Slote" w:date="2011-07-21T18:50:00Z"/>
        </w:rPr>
        <w:pPrChange w:id="1605" w:author="Brett Slote" w:date="2011-07-21T20:02:00Z">
          <w:pPr>
            <w:pStyle w:val="FootnoteText"/>
          </w:pPr>
        </w:pPrChange>
      </w:pPr>
      <w:ins w:id="1606" w:author="Brett Slote" w:date="2011-07-21T18:50:00Z">
        <w:r>
          <w:rPr>
            <w:rStyle w:val="FootnoteReference"/>
          </w:rPr>
          <w:footnoteRef/>
        </w:r>
        <w:r>
          <w:t xml:space="preserve"> US book has “travails of torment” – but it’s not possessive.</w:t>
        </w:r>
      </w:ins>
    </w:p>
  </w:footnote>
  <w:footnote w:id="927">
    <w:p w14:paraId="39517237" w14:textId="77777777" w:rsidR="00ED1D04" w:rsidRDefault="00ED1D04">
      <w:pPr>
        <w:pStyle w:val="footnote"/>
        <w:rPr>
          <w:ins w:id="1607" w:author="Brett Slote" w:date="2011-07-21T18:49:00Z"/>
        </w:rPr>
        <w:pPrChange w:id="1608" w:author="Brett Slote" w:date="2011-07-21T20:02:00Z">
          <w:pPr>
            <w:pStyle w:val="FootnoteText"/>
          </w:pPr>
        </w:pPrChange>
      </w:pPr>
      <w:ins w:id="1609" w:author="Brett Slote" w:date="2011-07-21T18:49:00Z">
        <w:r>
          <w:rPr>
            <w:rStyle w:val="FootnoteReference"/>
          </w:rPr>
          <w:footnoteRef/>
        </w:r>
        <w:r>
          <w:t xml:space="preserve"> 1 Peter 1:4</w:t>
        </w:r>
      </w:ins>
    </w:p>
  </w:footnote>
  <w:footnote w:id="928">
    <w:p w14:paraId="049774F0" w14:textId="77777777" w:rsidR="00ED1D04" w:rsidRDefault="00ED1D04" w:rsidP="00E77C68">
      <w:pPr>
        <w:pStyle w:val="footnote"/>
      </w:pPr>
      <w:r>
        <w:rPr>
          <w:rStyle w:val="FootnoteReference"/>
        </w:rPr>
        <w:footnoteRef/>
      </w:r>
      <w:r>
        <w:t xml:space="preserve"> The Coptic has “Three names, one God,” which is the heresy of modalism, and certainly was not said at Ephesus.</w:t>
      </w:r>
    </w:p>
  </w:footnote>
  <w:footnote w:id="929">
    <w:p w14:paraId="416DBD35" w14:textId="77777777" w:rsidR="00ED1D04" w:rsidRDefault="00ED1D04" w:rsidP="00E77C68">
      <w:pPr>
        <w:pStyle w:val="footnote"/>
      </w:pPr>
      <w:r>
        <w:rPr>
          <w:rStyle w:val="FootnoteReference"/>
        </w:rPr>
        <w:footnoteRef/>
      </w:r>
      <w:r>
        <w:t xml:space="preserve"> This line is heretical.</w:t>
      </w:r>
    </w:p>
  </w:footnote>
  <w:footnote w:id="930">
    <w:p w14:paraId="2A005F90" w14:textId="77777777" w:rsidR="00ED1D04" w:rsidRDefault="00ED1D04">
      <w:pPr>
        <w:pStyle w:val="footnote"/>
        <w:rPr>
          <w:ins w:id="1644" w:author="Brett Slote" w:date="2011-07-21T18:55:00Z"/>
        </w:rPr>
        <w:pPrChange w:id="1645" w:author="Brett Slote" w:date="2011-07-21T20:02:00Z">
          <w:pPr>
            <w:pStyle w:val="FootnoteText"/>
          </w:pPr>
        </w:pPrChange>
      </w:pPr>
      <w:ins w:id="1646" w:author="Brett Slote" w:date="2011-07-21T18:55:00Z">
        <w:r>
          <w:rPr>
            <w:rStyle w:val="FootnoteReference"/>
          </w:rPr>
          <w:footnoteRef/>
        </w:r>
        <w:r>
          <w:t xml:space="preserve"> Hallow or consecrate – this was, according to a tradition, when he formerly became an archimandrite</w:t>
        </w:r>
      </w:ins>
    </w:p>
  </w:footnote>
  <w:footnote w:id="931">
    <w:p w14:paraId="6B5EF1D3" w14:textId="77777777" w:rsidR="00ED1D04" w:rsidRDefault="00ED1D04">
      <w:pPr>
        <w:pStyle w:val="footnote"/>
        <w:rPr>
          <w:ins w:id="1652" w:author="Brett Slote" w:date="2011-07-21T18:52:00Z"/>
        </w:rPr>
        <w:pPrChange w:id="1653" w:author="Brett Slote" w:date="2011-07-21T20:02:00Z">
          <w:pPr/>
        </w:pPrChange>
      </w:pPr>
      <w:ins w:id="1654" w:author="Brett Slote" w:date="2011-07-21T18:52:00Z">
        <w:r w:rsidRPr="00FB36D8">
          <w:rPr>
            <w:rStyle w:val="FootnoteReference"/>
            <w:vertAlign w:val="baseline"/>
          </w:rPr>
          <w:footnoteRef/>
        </w:r>
        <w:r w:rsidRPr="00FB36D8">
          <w:t xml:space="preserve"> This line is literally “because the hope of the good”</w:t>
        </w:r>
      </w:ins>
    </w:p>
  </w:footnote>
  <w:footnote w:id="932">
    <w:p w14:paraId="347015AD" w14:textId="77777777" w:rsidR="00ED1D04" w:rsidRPr="00A20ACC" w:rsidRDefault="00ED1D04">
      <w:pPr>
        <w:pStyle w:val="footnote"/>
        <w:rPr>
          <w:ins w:id="1655" w:author="Brett Slote" w:date="2011-07-21T18:52:00Z"/>
          <w:rFonts w:ascii="CS Avva Shenouda" w:hAnsi="CS Avva Shenouda"/>
          <w:color w:val="FF0000"/>
          <w:rPrChange w:id="1656" w:author="Brett Slote" w:date="2011-07-21T20:02:00Z">
            <w:rPr>
              <w:ins w:id="1657" w:author="Brett Slote" w:date="2011-07-21T18:52:00Z"/>
              <w:color w:val="FF0000"/>
            </w:rPr>
          </w:rPrChange>
        </w:rPr>
        <w:pPrChange w:id="1658" w:author="Brett Slote" w:date="2011-07-21T20:02:00Z">
          <w:pPr/>
        </w:pPrChange>
      </w:pPr>
      <w:ins w:id="1659" w:author="Brett Slote" w:date="2011-07-21T18:52:00Z">
        <w:r w:rsidRPr="00FB36D8">
          <w:rPr>
            <w:rStyle w:val="FootnoteReference"/>
            <w:vertAlign w:val="baseline"/>
          </w:rPr>
          <w:footnoteRef/>
        </w:r>
        <w:r w:rsidRPr="00FB36D8">
          <w:t xml:space="preserve"> </w:t>
        </w:r>
        <w:r w:rsidRPr="003A78C2">
          <w:rPr>
            <w:rPrChange w:id="1660" w:author="Brett Slote" w:date="2011-07-21T20:02:00Z">
              <w:rPr>
                <w:rFonts w:ascii="Antonious Normal" w:hAnsi="Antonious Normal"/>
                <w:color w:val="FF0000"/>
              </w:rPr>
            </w:rPrChange>
          </w:rPr>
          <w:t>qen hanhwd/ nem han'almoc</w:t>
        </w:r>
      </w:ins>
    </w:p>
  </w:footnote>
  <w:footnote w:id="933">
    <w:p w14:paraId="4AFC6896" w14:textId="77777777" w:rsidR="00ED1D04" w:rsidRDefault="00ED1D04">
      <w:pPr>
        <w:pStyle w:val="FootnoteText"/>
      </w:pPr>
      <w:r>
        <w:rPr>
          <w:rStyle w:val="FootnoteReference"/>
        </w:rPr>
        <w:footnoteRef/>
      </w:r>
      <w:r>
        <w:t xml:space="preserve"> Matthew 1:20</w:t>
      </w:r>
    </w:p>
  </w:footnote>
  <w:footnote w:id="934">
    <w:p w14:paraId="0E9CA519" w14:textId="77777777" w:rsidR="00ED1D04" w:rsidRDefault="00ED1D04" w:rsidP="00662A48">
      <w:pPr>
        <w:pStyle w:val="footnote"/>
      </w:pPr>
      <w:r>
        <w:rPr>
          <w:rStyle w:val="FootnoteReference"/>
          <w:rFonts w:eastAsiaTheme="majorEastAsia"/>
        </w:rPr>
        <w:footnoteRef/>
      </w:r>
      <w:r>
        <w:t xml:space="preserve"> All-holy</w:t>
      </w:r>
    </w:p>
  </w:footnote>
  <w:footnote w:id="935">
    <w:p w14:paraId="50451B0F" w14:textId="77777777" w:rsidR="00ED1D04" w:rsidRDefault="00ED1D04">
      <w:pPr>
        <w:pStyle w:val="footnote"/>
        <w:rPr>
          <w:ins w:id="1729" w:author="Brett Slote" w:date="2011-07-21T19:04:00Z"/>
        </w:rPr>
        <w:pPrChange w:id="1730" w:author="Brett Slote" w:date="2011-07-21T20:04:00Z">
          <w:pPr>
            <w:pStyle w:val="FootnoteText"/>
          </w:pPr>
        </w:pPrChange>
      </w:pPr>
      <w:ins w:id="1731" w:author="Brett Slote" w:date="2011-07-21T19:04:00Z">
        <w:r>
          <w:rPr>
            <w:rStyle w:val="FootnoteReference"/>
          </w:rPr>
          <w:footnoteRef/>
        </w:r>
        <w:r>
          <w:t xml:space="preserve"> literal is disregarded</w:t>
        </w:r>
      </w:ins>
    </w:p>
  </w:footnote>
  <w:footnote w:id="936">
    <w:p w14:paraId="062BDCC1" w14:textId="77777777" w:rsidR="00ED1D04" w:rsidRDefault="00ED1D04">
      <w:pPr>
        <w:pStyle w:val="FootnoteText"/>
      </w:pPr>
      <w:r>
        <w:rPr>
          <w:rStyle w:val="FootnoteReference"/>
        </w:rPr>
        <w:footnoteRef/>
      </w:r>
      <w:r>
        <w:t xml:space="preserve"> Ps 8:2</w:t>
      </w:r>
    </w:p>
  </w:footnote>
  <w:footnote w:id="937">
    <w:p w14:paraId="5BC08478" w14:textId="77777777" w:rsidR="00ED1D04" w:rsidRPr="000C76BB" w:rsidRDefault="00ED1D0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38">
    <w:p w14:paraId="03A6DDD1" w14:textId="77777777" w:rsidR="00ED1D04" w:rsidRDefault="00ED1D04">
      <w:pPr>
        <w:pStyle w:val="FootnoteText"/>
      </w:pPr>
      <w:r>
        <w:rPr>
          <w:rStyle w:val="FootnoteReference"/>
        </w:rPr>
        <w:footnoteRef/>
      </w:r>
      <w:r>
        <w:t xml:space="preserve"> Matthew 28:6</w:t>
      </w:r>
    </w:p>
  </w:footnote>
  <w:footnote w:id="939">
    <w:p w14:paraId="339855D2" w14:textId="77777777" w:rsidR="00ED1D04" w:rsidRDefault="00ED1D04">
      <w:pPr>
        <w:pStyle w:val="FootnoteText"/>
      </w:pPr>
      <w:r>
        <w:rPr>
          <w:rStyle w:val="FootnoteReference"/>
        </w:rPr>
        <w:footnoteRef/>
      </w:r>
      <w:r>
        <w:t xml:space="preserve"> Matthew 28:7,6</w:t>
      </w:r>
    </w:p>
  </w:footnote>
  <w:footnote w:id="940">
    <w:p w14:paraId="76212A49" w14:textId="77777777" w:rsidR="00ED1D04" w:rsidRDefault="00ED1D04">
      <w:pPr>
        <w:pStyle w:val="FootnoteText"/>
      </w:pPr>
      <w:r>
        <w:rPr>
          <w:rStyle w:val="FootnoteReference"/>
        </w:rPr>
        <w:footnoteRef/>
      </w:r>
      <w:r>
        <w:t xml:space="preserve"> Matthew 28:7</w:t>
      </w:r>
    </w:p>
  </w:footnote>
  <w:footnote w:id="941">
    <w:p w14:paraId="716019EB" w14:textId="77777777" w:rsidR="00ED1D04" w:rsidRDefault="00ED1D04">
      <w:pPr>
        <w:pStyle w:val="FootnoteText"/>
      </w:pPr>
      <w:r>
        <w:rPr>
          <w:rStyle w:val="FootnoteReference"/>
        </w:rPr>
        <w:footnoteRef/>
      </w:r>
      <w:r>
        <w:t xml:space="preserve"> John 20:27</w:t>
      </w:r>
    </w:p>
  </w:footnote>
  <w:footnote w:id="942">
    <w:p w14:paraId="0ECF3FB0" w14:textId="77777777" w:rsidR="00ED1D04" w:rsidRDefault="00ED1D04">
      <w:pPr>
        <w:pStyle w:val="FootnoteText"/>
      </w:pPr>
      <w:r>
        <w:rPr>
          <w:rStyle w:val="FootnoteReference"/>
        </w:rPr>
        <w:footnoteRef/>
      </w:r>
      <w:r>
        <w:t xml:space="preserve"> John 20:28</w:t>
      </w:r>
    </w:p>
  </w:footnote>
  <w:footnote w:id="943">
    <w:p w14:paraId="3FCB0B65" w14:textId="77777777" w:rsidR="00ED1D04" w:rsidRDefault="00ED1D04">
      <w:pPr>
        <w:pStyle w:val="FootnoteText"/>
      </w:pPr>
      <w:r>
        <w:rPr>
          <w:rStyle w:val="FootnoteReference"/>
        </w:rPr>
        <w:footnoteRef/>
      </w:r>
      <w:r>
        <w:t xml:space="preserve"> John 20:29</w:t>
      </w:r>
    </w:p>
  </w:footnote>
  <w:footnote w:id="944">
    <w:p w14:paraId="6B80EDF7" w14:textId="77777777" w:rsidR="00ED1D04" w:rsidRDefault="00ED1D04">
      <w:pPr>
        <w:pStyle w:val="FootnoteText"/>
      </w:pPr>
      <w:r>
        <w:rPr>
          <w:rStyle w:val="FootnoteReference"/>
        </w:rPr>
        <w:footnoteRef/>
      </w:r>
      <w:r>
        <w:t xml:space="preserve"> John 20:29</w:t>
      </w:r>
    </w:p>
  </w:footnote>
  <w:footnote w:id="945">
    <w:p w14:paraId="31D8885C" w14:textId="3AFC7B18" w:rsidR="00ED1D04" w:rsidRDefault="00ED1D04"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426A1908" w:rsidR="00ED1D04" w:rsidRPr="00E00D27" w:rsidRDefault="00ED1D0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95112">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ED1D04" w:rsidRPr="00E00D27" w:rsidRDefault="00ED1D04"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ED1D04" w:rsidRPr="00E00D27" w:rsidRDefault="00ED1D04" w:rsidP="00686912">
    <w:pPr>
      <w:pStyle w:val="Header"/>
      <w:jc w:val="center"/>
      <w:rPr>
        <w:sz w:val="20"/>
        <w:szCs w:val="20"/>
      </w:rPr>
    </w:pPr>
  </w:p>
  <w:p w14:paraId="022704DA" w14:textId="77777777" w:rsidR="00ED1D04" w:rsidRPr="00686912" w:rsidRDefault="00ED1D04"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7604442D" w:rsidR="00ED1D04" w:rsidRPr="00E00D27" w:rsidRDefault="00ED1D0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95112">
      <w:rPr>
        <w:noProof/>
        <w:sz w:val="20"/>
        <w:szCs w:val="20"/>
      </w:rPr>
      <w:t>Additional Canticles for the Vigil of Joyous Saturday from the New Testament</w:t>
    </w:r>
    <w:r>
      <w:rPr>
        <w:sz w:val="20"/>
        <w:szCs w:val="20"/>
      </w:rPr>
      <w:fldChar w:fldCharType="end"/>
    </w:r>
  </w:p>
  <w:p w14:paraId="199CF7F3" w14:textId="77777777" w:rsidR="00ED1D04" w:rsidRPr="00E00D27" w:rsidRDefault="00ED1D04"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57A66598" w:rsidR="00ED1D04" w:rsidRPr="00E00D27" w:rsidRDefault="00ED1D0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95112">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0A43033F" w:rsidR="00ED1D04" w:rsidRPr="00E00D27" w:rsidRDefault="00ED1D04"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95112">
      <w:rPr>
        <w:noProof/>
        <w:sz w:val="20"/>
        <w:szCs w:val="20"/>
      </w:rPr>
      <w:t>The Conclusion of the Adam Theotokias</w:t>
    </w:r>
    <w:r w:rsidRPr="00E00D27">
      <w:rPr>
        <w:sz w:val="20"/>
        <w:szCs w:val="20"/>
      </w:rPr>
      <w:fldChar w:fldCharType="end"/>
    </w:r>
  </w:p>
  <w:p w14:paraId="48CF3F9A" w14:textId="245E316D" w:rsidR="00ED1D04" w:rsidRPr="00686912" w:rsidRDefault="00ED1D04"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7CD78D24" w:rsidR="00ED1D04" w:rsidRPr="00E00D27" w:rsidRDefault="00ED1D0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95112">
      <w:rPr>
        <w:noProof/>
        <w:sz w:val="20"/>
        <w:szCs w:val="20"/>
      </w:rPr>
      <w:t xml:space="preserve">Hymns for </w:t>
    </w:r>
    <w:r w:rsidR="00895112" w:rsidRPr="00895112">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0146AE86" w:rsidR="00ED1D04" w:rsidRPr="00E00D27" w:rsidRDefault="00ED1D04"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95112">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7EEF0632" w:rsidR="00ED1D04" w:rsidRPr="00E00D27" w:rsidRDefault="00ED1D0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95112">
      <w:rPr>
        <w:noProof/>
        <w:sz w:val="20"/>
        <w:szCs w:val="20"/>
      </w:rPr>
      <w:t>Prayer for the Church</w:t>
    </w:r>
    <w:r w:rsidRPr="00E00D27">
      <w:rPr>
        <w:sz w:val="20"/>
        <w:szCs w:val="20"/>
      </w:rPr>
      <w:fldChar w:fldCharType="end"/>
    </w:r>
  </w:p>
  <w:p w14:paraId="1DAD4C8D" w14:textId="77777777" w:rsidR="00ED1D04" w:rsidRPr="00686912" w:rsidRDefault="00ED1D04"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ED1D04" w:rsidRPr="00686912" w:rsidRDefault="00ED1D04"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6BA8318C" w:rsidR="00ED1D04" w:rsidRPr="00E00D27" w:rsidRDefault="00ED1D0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95112">
      <w:rPr>
        <w:noProof/>
        <w:sz w:val="20"/>
        <w:szCs w:val="20"/>
      </w:rPr>
      <w:t>PSALI BATOS AFTER THE THIRD CANTICLE</w:t>
    </w:r>
    <w:r w:rsidRPr="00E00D27">
      <w:rPr>
        <w:sz w:val="20"/>
        <w:szCs w:val="20"/>
      </w:rPr>
      <w:fldChar w:fldCharType="end"/>
    </w:r>
  </w:p>
  <w:p w14:paraId="7E9EFC1B" w14:textId="77777777" w:rsidR="00ED1D04" w:rsidRPr="00686912" w:rsidRDefault="00ED1D04"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340"/>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34DF"/>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C5A"/>
    <w:rsid w:val="0014584F"/>
    <w:rsid w:val="00145EE7"/>
    <w:rsid w:val="00146067"/>
    <w:rsid w:val="00154D4E"/>
    <w:rsid w:val="001566BD"/>
    <w:rsid w:val="001604CF"/>
    <w:rsid w:val="00160C25"/>
    <w:rsid w:val="00160DE3"/>
    <w:rsid w:val="00161998"/>
    <w:rsid w:val="001626CD"/>
    <w:rsid w:val="0016307C"/>
    <w:rsid w:val="00163A7A"/>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711A9"/>
    <w:rsid w:val="00372152"/>
    <w:rsid w:val="003737D6"/>
    <w:rsid w:val="00373AE1"/>
    <w:rsid w:val="00374358"/>
    <w:rsid w:val="003758F4"/>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3016"/>
    <w:rsid w:val="004847AA"/>
    <w:rsid w:val="00484AEF"/>
    <w:rsid w:val="00485563"/>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2B9B"/>
    <w:rsid w:val="00542DE2"/>
    <w:rsid w:val="00542F6B"/>
    <w:rsid w:val="005438BF"/>
    <w:rsid w:val="005440D7"/>
    <w:rsid w:val="00544CE4"/>
    <w:rsid w:val="005453DF"/>
    <w:rsid w:val="00545EC8"/>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C07E3"/>
    <w:rsid w:val="006C0C59"/>
    <w:rsid w:val="006C0CBB"/>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356BF"/>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768"/>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17A2"/>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112"/>
    <w:rsid w:val="0089583B"/>
    <w:rsid w:val="008A107E"/>
    <w:rsid w:val="008A1194"/>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4E6C"/>
    <w:rsid w:val="00925626"/>
    <w:rsid w:val="0092592B"/>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3C8B"/>
    <w:rsid w:val="009D45BB"/>
    <w:rsid w:val="009D58BD"/>
    <w:rsid w:val="009D6F61"/>
    <w:rsid w:val="009E143A"/>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39A8"/>
    <w:rsid w:val="00B1406C"/>
    <w:rsid w:val="00B14853"/>
    <w:rsid w:val="00B14DB7"/>
    <w:rsid w:val="00B15BD5"/>
    <w:rsid w:val="00B21270"/>
    <w:rsid w:val="00B23B31"/>
    <w:rsid w:val="00B23D50"/>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B3B58"/>
    <w:rsid w:val="00BB50F9"/>
    <w:rsid w:val="00BB5D46"/>
    <w:rsid w:val="00BB65AA"/>
    <w:rsid w:val="00BB7C50"/>
    <w:rsid w:val="00BC0AF3"/>
    <w:rsid w:val="00BC0B75"/>
    <w:rsid w:val="00BC0BB7"/>
    <w:rsid w:val="00BC160E"/>
    <w:rsid w:val="00BC6081"/>
    <w:rsid w:val="00BC7374"/>
    <w:rsid w:val="00BC7D0A"/>
    <w:rsid w:val="00BD138C"/>
    <w:rsid w:val="00BD1732"/>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10FAF"/>
    <w:rsid w:val="00E11362"/>
    <w:rsid w:val="00E12666"/>
    <w:rsid w:val="00E12AEC"/>
    <w:rsid w:val="00E14E6C"/>
    <w:rsid w:val="00E16FE9"/>
    <w:rsid w:val="00E212FD"/>
    <w:rsid w:val="00E21EA3"/>
    <w:rsid w:val="00E22010"/>
    <w:rsid w:val="00E26788"/>
    <w:rsid w:val="00E269C1"/>
    <w:rsid w:val="00E276C1"/>
    <w:rsid w:val="00E27B27"/>
    <w:rsid w:val="00E302BD"/>
    <w:rsid w:val="00E30E2D"/>
    <w:rsid w:val="00E315A4"/>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C7709"/>
    <w:rsid w:val="00ED0102"/>
    <w:rsid w:val="00ED0D70"/>
    <w:rsid w:val="00ED1D04"/>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0EE"/>
    <w:rsid w:val="00F977F1"/>
    <w:rsid w:val="00F97AD6"/>
    <w:rsid w:val="00FA1244"/>
    <w:rsid w:val="00FA139D"/>
    <w:rsid w:val="00FA3C4C"/>
    <w:rsid w:val="00FA4F1D"/>
    <w:rsid w:val="00FA5B8C"/>
    <w:rsid w:val="00FA61CD"/>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DB092A-1497-4444-9B94-20340A85F09D}">
  <ds:schemaRefs>
    <ds:schemaRef ds:uri="http://schemas.openxmlformats.org/officeDocument/2006/bibliography"/>
  </ds:schemaRefs>
</ds:datastoreItem>
</file>

<file path=customXml/itemProps2.xml><?xml version="1.0" encoding="utf-8"?>
<ds:datastoreItem xmlns:ds="http://schemas.openxmlformats.org/officeDocument/2006/customXml" ds:itemID="{F729D8F0-9D63-4CBE-871F-AA1F1CF78CC6}">
  <ds:schemaRefs>
    <ds:schemaRef ds:uri="http://schemas.openxmlformats.org/officeDocument/2006/bibliography"/>
  </ds:schemaRefs>
</ds:datastoreItem>
</file>

<file path=customXml/itemProps3.xml><?xml version="1.0" encoding="utf-8"?>
<ds:datastoreItem xmlns:ds="http://schemas.openxmlformats.org/officeDocument/2006/customXml" ds:itemID="{21FA1AF0-2CE0-497D-A2BF-26CB2AE97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27096</TotalTime>
  <Pages>1</Pages>
  <Words>206665</Words>
  <Characters>1177993</Characters>
  <Application>Microsoft Office Word</Application>
  <DocSecurity>0</DocSecurity>
  <Lines>9816</Lines>
  <Paragraphs>2763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544</cp:revision>
  <cp:lastPrinted>2016-04-21T12:24:00Z</cp:lastPrinted>
  <dcterms:created xsi:type="dcterms:W3CDTF">2014-10-30T02:06:00Z</dcterms:created>
  <dcterms:modified xsi:type="dcterms:W3CDTF">2016-04-21T12:25:00Z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