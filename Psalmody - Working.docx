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272476">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272476">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272476">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272476">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272476">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272476">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272476">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272476">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272476">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272476">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272476">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272476">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272476">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272476">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272476">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272476">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272476">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272476">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272476">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272476">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272476">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272476">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272476">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272476">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272476">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272476">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272476">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272476">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272476">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272476">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272476">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272476">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272476">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272476">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272476">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272476">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272476">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272476">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272476">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272476">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272476">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272476">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272476">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272476">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272476">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272476">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272476">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272476">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272476">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272476">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272476">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272476">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w:t>
      </w:r>
      <w:bookmarkStart w:id="215" w:name="_GoBack"/>
      <w:bookmarkEnd w:id="215"/>
      <w:r w:rsidRPr="004E1800">
        <w:rPr>
          <w:rFonts w:ascii="Garamond" w:hAnsi="Garamond"/>
        </w:rPr>
        <w:t>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59399185"/>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59399186"/>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9" w:name="_Ref412098168"/>
      <w:r>
        <w:t>Psalm</w:t>
      </w:r>
      <w:r w:rsidRPr="00AB1781">
        <w:t xml:space="preserve"> 2</w:t>
      </w:r>
      <w:r>
        <w:t>: “Why do the nations rage”</w:t>
      </w:r>
      <w:bookmarkEnd w:id="229"/>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6" w:name="_Ref412110716"/>
      <w:r>
        <w:lastRenderedPageBreak/>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lastRenderedPageBreak/>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5" w:name="_Ref435990010"/>
      <w:bookmarkStart w:id="266" w:name="_Toc473283605"/>
      <w:r>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lastRenderedPageBreak/>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lastRenderedPageBreak/>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9" w:name="_Ref435438582"/>
      <w:bookmarkStart w:id="280" w:name="_Toc473283608"/>
      <w:r w:rsidRPr="00AB1781">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lastRenderedPageBreak/>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lastRenderedPageBreak/>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5" w:name="_Ref412111720"/>
      <w:r>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9" w:name="_Ref435438613"/>
      <w:bookmarkStart w:id="300" w:name="_Toc473283612"/>
      <w:r w:rsidRPr="00AB1781">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7" w:name="_Ref412111806"/>
      <w:r>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lastRenderedPageBreak/>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3" w:name="_Ref435990049"/>
      <w:bookmarkStart w:id="314" w:name="_Toc473283615"/>
      <w:r>
        <w:lastRenderedPageBreak/>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4" w:name="_Ref411968095"/>
      <w:r>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lastRenderedPageBreak/>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1" w:name="_Ref411968182"/>
      <w:r>
        <w:lastRenderedPageBreak/>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59399187"/>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lastRenderedPageBreak/>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r>
        <w:t>The Second Canticle: Psalm 135</w:t>
      </w:r>
      <w:bookmarkEnd w:id="430"/>
      <w:bookmarkEnd w:id="431"/>
      <w:bookmarkEnd w:id="432"/>
      <w:bookmarkEnd w:id="433"/>
      <w:bookmarkEnd w:id="434"/>
      <w:bookmarkEnd w:id="435"/>
      <w:bookmarkEnd w:id="436"/>
      <w:bookmarkEnd w:id="437"/>
      <w:bookmarkEnd w:id="438"/>
      <w:bookmarkEnd w:id="439"/>
      <w:bookmarkEnd w:id="440"/>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1"/>
            <w:r w:rsidRPr="00FC3604">
              <w:t>Ⲉⲩⲕ̀ⲗⲏⲣⲟⲛⲟⲙⲓⲁ̀ ⲙ̀ⲡⲉϥⲃⲱⲕ ⲡⲓⲥ̅ⲗ̅</w:t>
            </w:r>
            <w:r w:rsidRPr="00597158">
              <w:t xml:space="preserve"> </w:t>
            </w:r>
            <w:commentRangeEnd w:id="441"/>
            <w:r>
              <w:rPr>
                <w:rStyle w:val="CommentReference"/>
                <w:rFonts w:ascii="Garamond" w:hAnsi="Garamond" w:cstheme="minorBidi"/>
                <w:noProof w:val="0"/>
                <w:lang w:val="en-CA"/>
              </w:rPr>
              <w:commentReference w:id="441"/>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2" w:name="_Toc297322056"/>
      <w:bookmarkStart w:id="443" w:name="_Toc297407701"/>
      <w:bookmarkStart w:id="444" w:name="_Toc298445753"/>
      <w:bookmarkStart w:id="445" w:name="_Toc298681236"/>
      <w:bookmarkStart w:id="446" w:name="_Toc298447478"/>
      <w:bookmarkStart w:id="447" w:name="_Ref452619883"/>
      <w:r>
        <w:t>Psali Adam</w:t>
      </w:r>
      <w:bookmarkEnd w:id="442"/>
      <w:bookmarkEnd w:id="443"/>
      <w:bookmarkEnd w:id="444"/>
      <w:bookmarkEnd w:id="445"/>
      <w:bookmarkEnd w:id="446"/>
      <w:r>
        <w:t xml:space="preserve"> on the Second Canticle</w:t>
      </w:r>
      <w:bookmarkEnd w:id="447"/>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8"/>
            <w:r w:rsidRPr="004C0CA2">
              <w:t xml:space="preserve">brought </w:t>
            </w:r>
            <w:commentRangeEnd w:id="448"/>
            <w:r>
              <w:rPr>
                <w:rStyle w:val="CommentReference"/>
                <w:rFonts w:eastAsiaTheme="minorHAnsi" w:cstheme="minorBidi"/>
                <w:color w:val="auto"/>
                <w:lang w:val="en-CA"/>
              </w:rPr>
              <w:commentReference w:id="448"/>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49" w:name="_Ref449954950"/>
      <w:bookmarkStart w:id="450" w:name="_Ref448228188"/>
      <w:r>
        <w:t>Additional Canticles for the Vigil of Joyous Saturday from the Old Testament</w:t>
      </w:r>
      <w:bookmarkEnd w:id="449"/>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3"/>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50"/>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8"/>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272476">
        <w:fldChar w:fldCharType="begin"/>
      </w:r>
      <w:r w:rsidR="00272476">
        <w:instrText xml:space="preserve"> PAGEREF _Ref297493889 </w:instrText>
      </w:r>
      <w:r w:rsidR="00272476">
        <w:fldChar w:fldCharType="separate"/>
      </w:r>
      <w:r w:rsidR="005F6770">
        <w:rPr>
          <w:noProof/>
        </w:rPr>
        <w:t>324</w:t>
      </w:r>
      <w:r w:rsidR="00272476">
        <w:rPr>
          <w:noProof/>
        </w:rPr>
        <w:fldChar w:fldCharType="end"/>
      </w:r>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8DA7A31"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t>The Book of Psalis and Doxologies</w:t>
      </w:r>
      <w:bookmarkEnd w:id="225"/>
      <w:bookmarkEnd w:id="226"/>
      <w:bookmarkEnd w:id="227"/>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2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0" w:name="_Ref434488992"/>
      <w:r>
        <w:t>The Doxology of Any Apostle</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1"/>
            <w:r>
              <w:rPr>
                <w:rStyle w:val="CommentReference"/>
                <w:rFonts w:ascii="Times New Roman" w:eastAsiaTheme="minorHAnsi" w:hAnsi="Times New Roman" w:cstheme="minorBidi"/>
                <w:color w:val="auto"/>
              </w:rPr>
              <w:commentReference w:id="11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2"/>
            <w:r>
              <w:t>compatriots</w:t>
            </w:r>
            <w:commentRangeEnd w:id="1162"/>
            <w:r>
              <w:rPr>
                <w:rStyle w:val="CommentReference"/>
                <w:rFonts w:ascii="Times New Roman" w:eastAsiaTheme="minorHAnsi" w:hAnsi="Times New Roman" w:cstheme="minorBidi"/>
                <w:color w:val="auto"/>
              </w:rPr>
              <w:commentReference w:id="11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3" w:name="_Ref434489014"/>
      <w:r>
        <w:t>The Doxology of St. Stephen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4" w:name="_Ref434489170"/>
      <w:r>
        <w:t>The Doxology of St. George</w:t>
      </w:r>
      <w:bookmarkEnd w:id="116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5" w:name="_Ref434490082"/>
      <w:r>
        <w:t>The Doxology of St. Demiana</w:t>
      </w:r>
      <w:bookmarkEnd w:id="116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6" w:name="_Ref434489950"/>
      <w:r>
        <w:t>The Doxology of the Martyrs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7"/>
            <w:r>
              <w:t>Akrash</w:t>
            </w:r>
            <w:commentRangeEnd w:id="1167"/>
            <w:r>
              <w:rPr>
                <w:rStyle w:val="CommentReference"/>
              </w:rPr>
              <w:commentReference w:id="11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8" w:name="_Ref434490311"/>
      <w:r>
        <w:t>The Doxology of St. Anthony and St. Paul</w:t>
      </w:r>
      <w:bookmarkEnd w:id="116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9"/>
            <w:r w:rsidRPr="004764BD">
              <w:t>give light to</w:t>
            </w:r>
            <w:commentRangeEnd w:id="1169"/>
            <w:r>
              <w:rPr>
                <w:rStyle w:val="CommentReference"/>
                <w:rFonts w:ascii="Times New Roman" w:eastAsiaTheme="minorHAnsi" w:hAnsi="Times New Roman" w:cstheme="minorBidi"/>
                <w:color w:val="auto"/>
              </w:rPr>
              <w:commentReference w:id="11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0" w:name="_Ref434490826"/>
      <w:r>
        <w:t>The Doxology of St. Pishoy and St. Paul of Tammah</w:t>
      </w:r>
      <w:bookmarkEnd w:id="117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1" w:name="_Ref434492161"/>
      <w:r>
        <w:t>The Doxology of St. Athanasius the Apostolic</w:t>
      </w:r>
      <w:bookmarkEnd w:id="1171"/>
      <w:r w:rsidR="00B52F78">
        <w:rPr>
          <w:rStyle w:val="FootnoteReference"/>
        </w:rPr>
        <w:footnoteReference w:id="932"/>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2" w:name="_Ref434492536"/>
      <w:r>
        <w:t xml:space="preserve">The Doxology of </w:t>
      </w:r>
      <w:r w:rsidR="00231798">
        <w:t>the</w:t>
      </w:r>
      <w:r>
        <w:t xml:space="preserve"> Cross Bearers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3" w:name="_Ref434492645"/>
      <w:r>
        <w:t>The Doxology for a Hierarch Who is Present</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3"/>
            <w:r>
              <w:rPr>
                <w:rStyle w:val="CommentReference"/>
                <w:rFonts w:ascii="Times New Roman" w:eastAsiaTheme="minorHAnsi" w:hAnsi="Times New Roman" w:cstheme="minorBidi"/>
                <w:color w:val="auto"/>
              </w:rPr>
              <w:commentReference w:id="11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7" w:name="_Toc459399201"/>
      <w:bookmarkStart w:id="1188" w:name="September"/>
      <w:r>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272476">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272476">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272476">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272476">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272476">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272476">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272476">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272476">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272476">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272476">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272476">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272476">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272476">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272476">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272476">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272476">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9" w:name="_Toc410196198"/>
      <w:bookmarkStart w:id="1190" w:name="_Toc410196440"/>
      <w:bookmarkStart w:id="1191" w:name="_Toc410196942"/>
      <w:r>
        <w:br w:type="page"/>
      </w:r>
    </w:p>
    <w:p w14:paraId="3B77A2B2" w14:textId="6F99453D" w:rsidR="00495F1A" w:rsidRDefault="0092592B" w:rsidP="00495F1A">
      <w:pPr>
        <w:pStyle w:val="Heading3"/>
      </w:pPr>
      <w:bookmarkStart w:id="1192" w:name="_Toc459399235"/>
      <w:r>
        <w:t xml:space="preserve">August 29 (30) / Tho-out 1: </w:t>
      </w:r>
      <w:r w:rsidR="00495F1A">
        <w:t>Ecclesiastical New Year: Nairouz</w:t>
      </w:r>
      <w:bookmarkEnd w:id="1189"/>
      <w:bookmarkEnd w:id="1190"/>
      <w:bookmarkEnd w:id="1191"/>
      <w:bookmarkEnd w:id="11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4" w:name="_Ref459398951"/>
      <w:r>
        <w:t>The Doxolog</w:t>
      </w:r>
      <w:r w:rsidR="00E21EA3">
        <w:t>y for Ecclesiastical New Year</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5"/>
            <w:r>
              <w:t xml:space="preserve">wiles </w:t>
            </w:r>
            <w:commentRangeEnd w:id="1195"/>
            <w:r>
              <w:rPr>
                <w:rStyle w:val="CommentReference"/>
                <w:rFonts w:ascii="Times New Roman" w:eastAsiaTheme="minorHAnsi" w:hAnsi="Times New Roman" w:cstheme="minorBidi"/>
                <w:color w:val="auto"/>
              </w:rPr>
              <w:commentReference w:id="119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6" w:name="_Ref434473482"/>
      <w:r>
        <w:t>The Psali Adam</w:t>
      </w:r>
      <w:r w:rsidR="00B411C9">
        <w:t xml:space="preserve"> for the Ecclesiastical New Year</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7"/>
            <w:r>
              <w:t xml:space="preserve">Ϯⲛⲁⲟⲩⲱϣⲧ </w:t>
            </w:r>
            <w:commentRangeEnd w:id="1197"/>
            <w:r>
              <w:rPr>
                <w:rStyle w:val="CommentReference"/>
                <w:rFonts w:ascii="Times New Roman" w:hAnsi="Times New Roman"/>
              </w:rPr>
              <w:commentReference w:id="119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98"/>
            <w:r>
              <w:t>reign</w:t>
            </w:r>
            <w:commentRangeEnd w:id="1198"/>
            <w:r>
              <w:rPr>
                <w:rStyle w:val="CommentReference"/>
              </w:rPr>
              <w:commentReference w:id="119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9" w:name="_Ref434473530"/>
      <w:r>
        <w:t xml:space="preserve">The Psali </w:t>
      </w:r>
      <w:r w:rsidR="004E71A7">
        <w:t>Batos for the Ecclesiastical New Year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0"/>
            <w:r>
              <w:t xml:space="preserve">be </w:t>
            </w:r>
            <w:commentRangeEnd w:id="1200"/>
            <w:r>
              <w:rPr>
                <w:rStyle w:val="CommentReference"/>
              </w:rPr>
              <w:commentReference w:id="120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1"/>
            <w:r>
              <w:t xml:space="preserve">Ⲁⲙⲱⲛⲓ </w:t>
            </w:r>
            <w:commentRangeEnd w:id="1201"/>
            <w:r>
              <w:rPr>
                <w:rStyle w:val="CommentReference"/>
                <w:rFonts w:ascii="Times New Roman" w:hAnsi="Times New Roman"/>
              </w:rPr>
              <w:commentReference w:id="120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2"/>
            <w:r>
              <w:t xml:space="preserve">the </w:t>
            </w:r>
            <w:commentRangeEnd w:id="1202"/>
            <w:r>
              <w:rPr>
                <w:rStyle w:val="CommentReference"/>
              </w:rPr>
              <w:commentReference w:id="120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3"/>
            <w:r>
              <w:t xml:space="preserve">entreat </w:t>
            </w:r>
            <w:commentRangeEnd w:id="1203"/>
            <w:r>
              <w:rPr>
                <w:rStyle w:val="CommentReference"/>
              </w:rPr>
              <w:commentReference w:id="120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4" w:name="_Toc459399236"/>
      <w:r>
        <w:t xml:space="preserve">August 29 (30) / Tho-out 1: </w:t>
      </w:r>
      <w:r w:rsidRPr="00646349">
        <w:t xml:space="preserve">Also </w:t>
      </w:r>
      <w:r>
        <w:t>the Martyrdom of St. Bartholomew the Apostle</w:t>
      </w:r>
      <w:bookmarkEnd w:id="120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5" w:name="_Toc459399237"/>
      <w:r>
        <w:t xml:space="preserve">August 30 (31) / Tho-out 2: </w:t>
      </w:r>
      <w:r w:rsidR="005242D1">
        <w:t xml:space="preserve">Martyrdom of </w:t>
      </w:r>
      <w:r>
        <w:t>St. John the Baptist</w:t>
      </w:r>
      <w:bookmarkEnd w:id="120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6" w:name="_Toc459399238"/>
      <w:r>
        <w:t>September 1 (2) / Tho-out 4: St. Verena</w:t>
      </w:r>
      <w:bookmarkEnd w:id="1206"/>
    </w:p>
    <w:p w14:paraId="593C8957" w14:textId="505B2827" w:rsidR="00DB5470" w:rsidRDefault="00296539" w:rsidP="00DB5470">
      <w:pPr>
        <w:pStyle w:val="Heading4"/>
      </w:pPr>
      <w:bookmarkStart w:id="120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8" w:name="_Ref459401476"/>
      <w:r>
        <w:t>The Doxology</w:t>
      </w:r>
      <w:r w:rsidR="00B46E6E">
        <w:t xml:space="preserve"> for St. Verena</w:t>
      </w:r>
      <w:bookmarkEnd w:id="1207"/>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9" w:name="_Toc459399239"/>
      <w:r>
        <w:t>September 3 (4) / Tho-out 6: St. Phoebe the Protodeaconess</w:t>
      </w:r>
      <w:r w:rsidR="008C4D26">
        <w:rPr>
          <w:rStyle w:val="FootnoteReference"/>
        </w:rPr>
        <w:footnoteReference w:id="937"/>
      </w:r>
      <w:bookmarkEnd w:id="1209"/>
    </w:p>
    <w:p w14:paraId="47E3028B" w14:textId="77777777" w:rsidR="0039635A" w:rsidRDefault="0039635A" w:rsidP="0039635A">
      <w:pPr>
        <w:pStyle w:val="Heading3"/>
      </w:pPr>
      <w:bookmarkStart w:id="1210" w:name="_Toc459399240"/>
      <w:r>
        <w:t>September 4 (5) / Tho-out 7: St. Dioscorus</w:t>
      </w:r>
      <w:bookmarkEnd w:id="1210"/>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1" w:name="_Toc459399241"/>
      <w:r>
        <w:t>September 4 (5) / Tho-out 7: Also St. Rebecca and her Children</w:t>
      </w:r>
      <w:bookmarkEnd w:id="1211"/>
    </w:p>
    <w:p w14:paraId="51FECB60" w14:textId="7CDB2FBF" w:rsidR="00BD6485" w:rsidRDefault="00BD6485" w:rsidP="00BD6485">
      <w:pPr>
        <w:pStyle w:val="Heading4"/>
      </w:pPr>
      <w:bookmarkStart w:id="121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3" w:name="_Ref459401387"/>
      <w:r>
        <w:t>The Doxology</w:t>
      </w:r>
      <w:r w:rsidR="00B46E6E">
        <w:t xml:space="preserve"> for St. Rebecca and her Children</w:t>
      </w:r>
      <w:bookmarkEnd w:id="1212"/>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4" w:name="_Toc459399242"/>
      <w:r>
        <w:t>September 9 (10) / Tho-out 12: Commemoration of Archangel Michael</w:t>
      </w:r>
      <w:bookmarkEnd w:id="1214"/>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5" w:name="_Toc459399243"/>
      <w:r>
        <w:t xml:space="preserve">September 12 (13) / Tho-out 15: </w:t>
      </w:r>
      <w:r w:rsidR="00191A26">
        <w:t xml:space="preserve">Translocation of the Relics of </w:t>
      </w:r>
      <w:r>
        <w:t>St. Stephen</w:t>
      </w:r>
      <w:bookmarkEnd w:id="121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6" w:name="_Toc410196199"/>
      <w:bookmarkStart w:id="1217" w:name="_Toc410196441"/>
      <w:bookmarkStart w:id="1218" w:name="_Toc410196943"/>
      <w:bookmarkStart w:id="1219" w:name="_Ref434563524"/>
      <w:bookmarkStart w:id="1220" w:name="_Ref434563530"/>
      <w:bookmarkStart w:id="1221" w:name="_Toc459399244"/>
      <w:r>
        <w:t xml:space="preserve">September 14 (15) / Tho-out 17: </w:t>
      </w:r>
      <w:r w:rsidR="00495F1A">
        <w:t>The Dedication of the Church of the Holy Cross</w:t>
      </w:r>
      <w:bookmarkEnd w:id="1216"/>
      <w:bookmarkEnd w:id="1217"/>
      <w:bookmarkEnd w:id="1218"/>
      <w:bookmarkEnd w:id="1219"/>
      <w:bookmarkEnd w:id="1220"/>
      <w:bookmarkEnd w:id="122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3" w:name="_Ref459399000"/>
      <w:r>
        <w:t>The Doxology</w:t>
      </w:r>
      <w:r w:rsidR="00E21EA3">
        <w:t xml:space="preserve"> for the Feast of the Cross</w:t>
      </w:r>
      <w:bookmarkEnd w:id="1222"/>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4" w:name="_Ref434474964"/>
      <w:r>
        <w:t>The Psali Ada</w:t>
      </w:r>
      <w:r w:rsidR="006C1B94">
        <w:t>m for the Feast of the Cross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5"/>
            <w:r>
              <w:rPr>
                <w:rStyle w:val="CommentReference"/>
              </w:rPr>
              <w:commentReference w:id="122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6" w:name="_Ref434474992"/>
      <w:r>
        <w:t>The Psali Bato</w:t>
      </w:r>
      <w:r w:rsidR="006C1B94">
        <w:t>s for the Feast of the Cross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7" w:name="_Toc459399245"/>
      <w:r>
        <w:t>September 18 (19) / Tho-out 21: Commemoration of the Theotokos</w:t>
      </w:r>
      <w:bookmarkEnd w:id="122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8" w:name="_Toc459399246"/>
      <w:r>
        <w:t>September 21 (22) / Tho-out 24: Martyrdom of St. Quandratus, One of the Seventy Two</w:t>
      </w:r>
      <w:bookmarkEnd w:id="122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9" w:name="_Toc459399247"/>
      <w:r>
        <w:t xml:space="preserve">September 22 (23) / </w:t>
      </w:r>
      <w:commentRangeStart w:id="1230"/>
      <w:r>
        <w:t>Tho-out 24</w:t>
      </w:r>
      <w:commentRangeEnd w:id="1230"/>
      <w:r w:rsidR="00C46B09">
        <w:rPr>
          <w:rStyle w:val="CommentReference"/>
          <w:rFonts w:eastAsiaTheme="minorHAnsi" w:cstheme="minorBidi"/>
          <w:b w:val="0"/>
          <w:bCs w:val="0"/>
        </w:rPr>
        <w:commentReference w:id="1230"/>
      </w:r>
      <w:r>
        <w:t>: St. Maurice and the Theban Legion</w:t>
      </w:r>
      <w:bookmarkEnd w:id="1229"/>
    </w:p>
    <w:p w14:paraId="74C264D0" w14:textId="77777777" w:rsidR="00D54A29" w:rsidRDefault="00B46E6E" w:rsidP="00D54A29">
      <w:pPr>
        <w:pStyle w:val="Heading4"/>
      </w:pPr>
      <w:bookmarkStart w:id="1231" w:name="_Ref434489859"/>
      <w:r>
        <w:t>The Doxology for</w:t>
      </w:r>
      <w:r w:rsidR="00D54A29">
        <w:t xml:space="preserve"> St. Maurice and the Theban Legion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2" w:name="_Ref434489873"/>
      <w:r>
        <w:t>Another Doxology of St. Maurice</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3" w:name="_Toc459399248"/>
      <w:r>
        <w:t>September 23 (24) / Tho-out 26: Annunciation of St. John the Baptist to Zacharias</w:t>
      </w:r>
      <w:bookmarkEnd w:id="123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4" w:name="_Ref435003974"/>
      <w:bookmarkStart w:id="123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4"/>
      <w:bookmarkEnd w:id="1235"/>
    </w:p>
    <w:p w14:paraId="0A0A7EC3" w14:textId="08992E6A" w:rsidR="00C0205C" w:rsidRDefault="00C0205C" w:rsidP="00C0205C">
      <w:pPr>
        <w:pStyle w:val="Heading4"/>
      </w:pPr>
      <w:bookmarkStart w:id="1236" w:name="_Ref435003845"/>
      <w:r>
        <w:t>The Psali Adam for the 29</w:t>
      </w:r>
      <w:r w:rsidRPr="00C0205C">
        <w:rPr>
          <w:vertAlign w:val="superscript"/>
        </w:rPr>
        <w:t>th</w:t>
      </w:r>
      <w:r>
        <w:t xml:space="preserve"> of Every </w:t>
      </w:r>
      <w:r w:rsidR="004246C3">
        <w:t xml:space="preserve">Coptic </w:t>
      </w:r>
      <w:r>
        <w:t>Month</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7"/>
            <w:r>
              <w:t>At the end of times.</w:t>
            </w:r>
            <w:commentRangeEnd w:id="1237"/>
            <w:r>
              <w:rPr>
                <w:rStyle w:val="CommentReference"/>
                <w:rFonts w:ascii="Times New Roman" w:eastAsiaTheme="minorHAnsi" w:hAnsi="Times New Roman" w:cstheme="minorBidi"/>
                <w:color w:val="auto"/>
              </w:rPr>
              <w:commentReference w:id="123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8" w:name="_Ref435003860"/>
      <w:r>
        <w:t>The Psali Batos for the 29</w:t>
      </w:r>
      <w:r w:rsidRPr="00C0205C">
        <w:rPr>
          <w:vertAlign w:val="superscript"/>
        </w:rPr>
        <w:t>th</w:t>
      </w:r>
      <w:r>
        <w:t xml:space="preserve"> of Every Month</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9"/>
            <w:r>
              <w:rPr>
                <w:rStyle w:val="CommentReference"/>
                <w:rFonts w:ascii="Times New Roman" w:eastAsiaTheme="minorHAnsi" w:hAnsi="Times New Roman" w:cstheme="minorBidi"/>
                <w:color w:val="auto"/>
              </w:rPr>
              <w:commentReference w:id="123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0"/>
            <w:r>
              <w:t xml:space="preserve"> Lord God</w:t>
            </w:r>
            <w:commentRangeEnd w:id="1240"/>
            <w:r>
              <w:rPr>
                <w:rStyle w:val="CommentReference"/>
                <w:rFonts w:ascii="Times New Roman" w:eastAsiaTheme="minorHAnsi" w:hAnsi="Times New Roman" w:cstheme="minorBidi"/>
                <w:color w:val="auto"/>
              </w:rPr>
              <w:commentReference w:id="124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1" w:name="_Toc459399250"/>
      <w:r>
        <w:t>September 27 (28) / Tho-out 30: Miracle performed by St. Athanasius the Apostolic</w:t>
      </w:r>
      <w:bookmarkEnd w:id="124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2" w:name="_Ref434561058"/>
      <w:bookmarkStart w:id="1243" w:name="_Toc459399251"/>
      <w:r>
        <w:t xml:space="preserve">September 29 (30) / Paopi 2: </w:t>
      </w:r>
      <w:r w:rsidR="000274A5">
        <w:t xml:space="preserve">The Coming of </w:t>
      </w:r>
      <w:r>
        <w:t>St. Severus</w:t>
      </w:r>
      <w:r w:rsidR="000274A5">
        <w:t xml:space="preserve"> to Egypt</w:t>
      </w:r>
      <w:bookmarkEnd w:id="1242"/>
      <w:bookmarkEnd w:id="1243"/>
    </w:p>
    <w:p w14:paraId="1B16436A" w14:textId="77777777" w:rsidR="0039635A" w:rsidRDefault="0039635A" w:rsidP="0039635A">
      <w:pPr>
        <w:pStyle w:val="Heading4"/>
      </w:pPr>
      <w:bookmarkStart w:id="1244" w:name="_Ref434492249"/>
      <w:r>
        <w:t>The Doxology</w:t>
      </w:r>
      <w:r w:rsidR="00B82753">
        <w:t xml:space="preserve"> for St. Severus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5"/>
            <w:r w:rsidRPr="004764BD">
              <w:t xml:space="preserve">confirmed </w:t>
            </w:r>
            <w:commentRangeEnd w:id="1245"/>
            <w:r>
              <w:rPr>
                <w:rStyle w:val="CommentReference"/>
                <w:rFonts w:ascii="Times New Roman" w:eastAsiaTheme="minorHAnsi" w:hAnsi="Times New Roman" w:cstheme="minorBidi"/>
                <w:color w:val="auto"/>
              </w:rPr>
              <w:commentReference w:id="124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6" w:name="_Toc410196200"/>
      <w:bookmarkStart w:id="1247" w:name="_Toc410196442"/>
      <w:bookmarkStart w:id="1248" w:name="_Toc410196944"/>
      <w:bookmarkStart w:id="1249" w:name="October"/>
      <w:bookmarkEnd w:id="118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0" w:name="_Toc459399202"/>
      <w:r>
        <w:t>October</w:t>
      </w:r>
      <w:bookmarkEnd w:id="1246"/>
      <w:bookmarkEnd w:id="1247"/>
      <w:bookmarkEnd w:id="1248"/>
      <w:r w:rsidR="006E370D">
        <w:t xml:space="preserve"> or </w:t>
      </w:r>
      <w:r w:rsidR="006E370D">
        <w:rPr>
          <w:rFonts w:ascii="FreeSerifAvvaShenouda" w:hAnsi="FreeSerifAvvaShenouda" w:cs="FreeSerifAvvaShenouda"/>
        </w:rPr>
        <w:t>Ⲡⲁⲱⲡⲉ</w:t>
      </w:r>
      <w:bookmarkEnd w:id="1250"/>
    </w:p>
    <w:bookmarkStart w:id="125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272476">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272476">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272476">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272476">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272476">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272476">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272476">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272476">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272476">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272476">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272476">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272476">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2" w:name="_Ref436250096"/>
      <w:bookmarkStart w:id="1253" w:name="_Ref436250168"/>
      <w:bookmarkStart w:id="1254" w:name="_Toc459399252"/>
      <w:r>
        <w:t>October 1 (2) / Paopi 4: St. Bacchus</w:t>
      </w:r>
      <w:bookmarkEnd w:id="1251"/>
      <w:bookmarkEnd w:id="1252"/>
      <w:bookmarkEnd w:id="1253"/>
      <w:bookmarkEnd w:id="1254"/>
    </w:p>
    <w:p w14:paraId="5652177B" w14:textId="579A358D" w:rsidR="003037B8" w:rsidRDefault="003037B8" w:rsidP="003037B8">
      <w:pPr>
        <w:pStyle w:val="Heading4"/>
      </w:pPr>
      <w:bookmarkStart w:id="125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6" w:name="_Ref459401216"/>
      <w:r>
        <w:t>The Doxology</w:t>
      </w:r>
      <w:r w:rsidR="00B46E6E">
        <w:t xml:space="preserve"> for Sts. Sergius and Bacchus</w:t>
      </w:r>
      <w:bookmarkEnd w:id="1255"/>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7"/>
            <w:r>
              <w:t>heroes</w:t>
            </w:r>
            <w:commentRangeEnd w:id="1257"/>
            <w:r>
              <w:rPr>
                <w:rStyle w:val="CommentReference"/>
                <w:rFonts w:ascii="Times New Roman" w:eastAsiaTheme="minorHAnsi" w:hAnsi="Times New Roman" w:cstheme="minorBidi"/>
                <w:color w:val="auto"/>
              </w:rPr>
              <w:commentReference w:id="12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8" w:name="_Toc459399253"/>
      <w:r>
        <w:t>October 4 (5) / Paopi 7: St. Paul of Tammoh</w:t>
      </w:r>
      <w:bookmarkEnd w:id="125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9" w:name="_Toc459399254"/>
      <w:r>
        <w:t>October 7 (8) / Paopi 10: St. Sergius</w:t>
      </w:r>
      <w:bookmarkEnd w:id="125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0" w:name="_Toc459399255"/>
      <w:r>
        <w:t>October 8 (9) / Paopi 11: St. Pelagia</w:t>
      </w:r>
    </w:p>
    <w:p w14:paraId="6BEB9A40" w14:textId="6BC176D9" w:rsidR="008B74E6" w:rsidRDefault="008B74E6" w:rsidP="008B74E6">
      <w:pPr>
        <w:pStyle w:val="Heading4"/>
      </w:pPr>
      <w:bookmarkStart w:id="1261" w:name="_Ref465591664"/>
      <w:r>
        <w:t>The Doxology for St. Pelagia</w:t>
      </w:r>
      <w:r>
        <w:rPr>
          <w:rStyle w:val="FootnoteReference"/>
        </w:rPr>
        <w:footnoteReference w:id="941"/>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t>October 9 (10) / Paopi 12: Commemoration of Archangel Michael</w:t>
      </w:r>
      <w:bookmarkEnd w:id="1260"/>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2" w:name="_Ref434564830"/>
      <w:bookmarkStart w:id="1263" w:name="_Toc459399256"/>
      <w:r>
        <w:t>October 11 (12) / Paopi 14: St. Philip the Deacon, One of the 72</w:t>
      </w:r>
    </w:p>
    <w:p w14:paraId="604ECA2E" w14:textId="7C4F7F00" w:rsidR="008B74E6" w:rsidRDefault="008B74E6" w:rsidP="008B74E6">
      <w:pPr>
        <w:pStyle w:val="Heading4"/>
      </w:pPr>
      <w:bookmarkStart w:id="1264" w:name="_Ref465591592"/>
      <w:r>
        <w:t>The Doxology for St. Philip the Deacon</w:t>
      </w:r>
      <w:r>
        <w:rPr>
          <w:rStyle w:val="FootnoteReference"/>
        </w:rPr>
        <w:footnoteReference w:id="942"/>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2"/>
      <w:bookmarkEnd w:id="1263"/>
    </w:p>
    <w:p w14:paraId="689E6585" w14:textId="146B5B2A" w:rsidR="0056261A" w:rsidRDefault="0056261A" w:rsidP="0056261A">
      <w:pPr>
        <w:pStyle w:val="Heading4"/>
      </w:pPr>
      <w:bookmarkStart w:id="126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6" w:name="_Ref459401434"/>
      <w:r>
        <w:t>The Doxology</w:t>
      </w:r>
      <w:r w:rsidR="00B46E6E">
        <w:t xml:space="preserve"> for St. John the Short</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7" w:name="_Toc459399257"/>
      <w:r>
        <w:t>October 18 (19) / Paopi</w:t>
      </w:r>
      <w:r w:rsidR="00FE0AE4">
        <w:t xml:space="preserve"> </w:t>
      </w:r>
      <w:r>
        <w:t>21: Commemoration of the Theotokos</w:t>
      </w:r>
      <w:bookmarkEnd w:id="126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8" w:name="_Toc459399258"/>
      <w:r>
        <w:t>October 18 (19) / Paopi</w:t>
      </w:r>
      <w:r w:rsidR="00FE0AE4">
        <w:t xml:space="preserve"> </w:t>
      </w:r>
      <w:r>
        <w:t>21: Also St. Teji (Reweiss)</w:t>
      </w:r>
      <w:bookmarkEnd w:id="126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9" w:name="_Ref434491337"/>
      <w:r>
        <w:t>The Doxology</w:t>
      </w:r>
      <w:r w:rsidR="00810F04">
        <w:t xml:space="preserve"> for St. Teji (Reweiss)</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1" w:name="_Toc459399259"/>
      <w:r>
        <w:t>October 23 (24) / Paopi</w:t>
      </w:r>
      <w:r w:rsidR="00FE0AE4">
        <w:t xml:space="preserve"> </w:t>
      </w:r>
      <w:r>
        <w:t>26: St. Apip the Friend of St. Apollo</w:t>
      </w:r>
      <w:bookmarkEnd w:id="1270"/>
      <w:bookmarkEnd w:id="1271"/>
    </w:p>
    <w:p w14:paraId="69CDA95A" w14:textId="77777777" w:rsidR="00E30E2D" w:rsidRPr="00137929" w:rsidRDefault="00E30E2D" w:rsidP="00E30E2D">
      <w:pPr>
        <w:pStyle w:val="Heading4"/>
      </w:pPr>
      <w:bookmarkStart w:id="1272" w:name="_Ref434492837"/>
      <w:r>
        <w:t>The Doxology</w:t>
      </w:r>
      <w:r w:rsidR="00B82753">
        <w:t xml:space="preserve"> for Sts. Apollo and Apip</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3" w:name="_Toc459399260"/>
      <w:r>
        <w:t>October 23 (24) / Paopi</w:t>
      </w:r>
      <w:r w:rsidR="00FE0AE4">
        <w:t xml:space="preserve"> </w:t>
      </w:r>
      <w:r>
        <w:t>26: The Martyrdom of St. Timothy the Apostle</w:t>
      </w:r>
      <w:bookmarkEnd w:id="127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4" w:name="_Toc459399261"/>
      <w:r>
        <w:t>October 24 (25) / Paopi</w:t>
      </w:r>
      <w:r w:rsidR="00FE0AE4">
        <w:t xml:space="preserve"> </w:t>
      </w:r>
      <w:r>
        <w:t>27: St. Macarius the Bishop of Edkow</w:t>
      </w:r>
      <w:bookmarkEnd w:id="1274"/>
    </w:p>
    <w:p w14:paraId="1E91FBC2" w14:textId="74F8FE2B" w:rsidR="00137929" w:rsidRPr="00137929" w:rsidRDefault="00137929" w:rsidP="00137929">
      <w:pPr>
        <w:pStyle w:val="Heading4"/>
      </w:pPr>
      <w:bookmarkStart w:id="1275" w:name="_Ref434490474"/>
      <w:r>
        <w:t>The Doxology</w:t>
      </w:r>
      <w:r w:rsidR="00B46E6E">
        <w:t xml:space="preserve"> for St. Macarius the Bishop of Edkow</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6" w:name="_Toc459399262"/>
      <w:r>
        <w:t>October 26 (27) / Paopi 29: Commemoration of the Annunciation, Nativity, and Resurrection on the 29</w:t>
      </w:r>
      <w:r w:rsidRPr="00C0205C">
        <w:rPr>
          <w:vertAlign w:val="superscript"/>
        </w:rPr>
        <w:t>th</w:t>
      </w:r>
      <w:r>
        <w:t xml:space="preserve"> of Every Month</w:t>
      </w:r>
      <w:bookmarkEnd w:id="127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7" w:name="_Toc459399263"/>
      <w:r>
        <w:t>October 27 (28) / Paopi 30: St. Mark</w:t>
      </w:r>
      <w:r w:rsidR="00F20BBD">
        <w:t xml:space="preserve"> (Consecration and Appearance of Head)</w:t>
      </w:r>
      <w:bookmarkEnd w:id="127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8" w:name="_Toc459399264"/>
      <w:r>
        <w:t>October 28 (29) / Athor 1: St. Cleopas and His Companion, Two of the Seventy Two Apostles</w:t>
      </w:r>
      <w:bookmarkEnd w:id="127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9" w:name="_Toc410196201"/>
      <w:bookmarkStart w:id="1280" w:name="_Toc410196443"/>
      <w:bookmarkStart w:id="1281" w:name="_Toc410196945"/>
      <w:bookmarkStart w:id="1282" w:name="_Toc459399203"/>
      <w:bookmarkStart w:id="1283" w:name="November"/>
      <w:bookmarkEnd w:id="1249"/>
      <w:r>
        <w:t>November</w:t>
      </w:r>
      <w:r w:rsidR="00495F1A">
        <w:t xml:space="preserve"> or </w:t>
      </w:r>
      <w:bookmarkEnd w:id="1279"/>
      <w:bookmarkEnd w:id="1280"/>
      <w:bookmarkEnd w:id="1281"/>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272476">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272476">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272476">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272476">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272476">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272476">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272476">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272476">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272476">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272476">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272476">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272476">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272476">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272476">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272476">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272476">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272476">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272476">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4" w:name="_Toc459399266"/>
      <w:r>
        <w:t>November 4 (5) / Athor 8</w:t>
      </w:r>
      <w:r w:rsidR="00205EA4">
        <w:t>: The Four Incorporeal Beasts</w:t>
      </w:r>
      <w:bookmarkEnd w:id="1284"/>
    </w:p>
    <w:p w14:paraId="2682F152" w14:textId="5FCB5172" w:rsidR="0082304E" w:rsidRDefault="0082304E" w:rsidP="0082304E">
      <w:pPr>
        <w:pStyle w:val="Heading4"/>
      </w:pPr>
      <w:bookmarkStart w:id="128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6" w:name="_Ref459400553"/>
      <w:r>
        <w:t>The Doxology</w:t>
      </w:r>
      <w:r w:rsidR="00B46E6E">
        <w:t xml:space="preserve"> for the Four Incorporeal Beasts</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7"/>
            <w:r>
              <w:t>Bea</w:t>
            </w:r>
            <w:r w:rsidR="001D2DF6">
              <w:t>s</w:t>
            </w:r>
            <w:r>
              <w:t>ts</w:t>
            </w:r>
            <w:commentRangeEnd w:id="1287"/>
            <w:r>
              <w:rPr>
                <w:rStyle w:val="CommentReference"/>
                <w:rFonts w:ascii="Times New Roman" w:eastAsiaTheme="minorHAnsi" w:hAnsi="Times New Roman" w:cstheme="minorBidi"/>
                <w:color w:val="auto"/>
              </w:rPr>
              <w:commentReference w:id="128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8"/>
            <w:r>
              <w:t xml:space="preserve">incessant </w:t>
            </w:r>
            <w:commentRangeEnd w:id="1288"/>
            <w:r>
              <w:rPr>
                <w:rStyle w:val="CommentReference"/>
                <w:rFonts w:ascii="Times New Roman" w:eastAsiaTheme="minorHAnsi" w:hAnsi="Times New Roman" w:cstheme="minorBidi"/>
                <w:color w:val="auto"/>
              </w:rPr>
              <w:commentReference w:id="128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9"/>
            <w:r>
              <w:t>The ministering flames of fire,</w:t>
            </w:r>
            <w:commentRangeEnd w:id="1289"/>
            <w:r>
              <w:rPr>
                <w:rStyle w:val="CommentReference"/>
                <w:rFonts w:ascii="Times New Roman" w:eastAsiaTheme="minorHAnsi" w:hAnsi="Times New Roman" w:cstheme="minorBidi"/>
                <w:color w:val="auto"/>
              </w:rPr>
              <w:commentReference w:id="128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0"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1" w:name="_Toc459399267"/>
      <w:r>
        <w:t>November 8 (9) / Athor 12: Archangel Michael</w:t>
      </w:r>
      <w:bookmarkEnd w:id="1290"/>
      <w:bookmarkEnd w:id="1291"/>
    </w:p>
    <w:p w14:paraId="7E078728" w14:textId="77777777" w:rsidR="004750F8" w:rsidRDefault="004750F8" w:rsidP="004750F8">
      <w:pPr>
        <w:pStyle w:val="Heading4"/>
      </w:pPr>
      <w:bookmarkStart w:id="1292" w:name="_Ref434487967"/>
      <w:r>
        <w:t>The Doxology</w:t>
      </w:r>
      <w:r w:rsidR="009D0B24">
        <w:t xml:space="preserve"> for Archangel Michael</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3"/>
            <w:r w:rsidRPr="004764BD">
              <w:t xml:space="preserve">before </w:t>
            </w:r>
            <w:commentRangeEnd w:id="1293"/>
            <w:r>
              <w:rPr>
                <w:rStyle w:val="CommentReference"/>
                <w:rFonts w:ascii="Times New Roman" w:eastAsiaTheme="minorHAnsi" w:hAnsi="Times New Roman" w:cstheme="minorBidi"/>
                <w:color w:val="auto"/>
              </w:rPr>
              <w:commentReference w:id="129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2" w:name="_Ref434487984"/>
      <w:r>
        <w:t>The Doxology for Michael and Gabriel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3" w:name="_Toc459399268"/>
      <w:r>
        <w:t>November 10 (11) / Athor 14: St. Martin of Tours</w:t>
      </w:r>
      <w:bookmarkEnd w:id="1303"/>
    </w:p>
    <w:p w14:paraId="098FEB00" w14:textId="77777777" w:rsidR="00056020" w:rsidRDefault="00056020" w:rsidP="00056020">
      <w:pPr>
        <w:pStyle w:val="Heading4"/>
      </w:pPr>
      <w:bookmarkStart w:id="1304" w:name="_Ref439518461"/>
      <w:r>
        <w:t>The Doxology for St. Martin of Tours</w:t>
      </w:r>
      <w:r>
        <w:rPr>
          <w:rStyle w:val="FootnoteReference"/>
        </w:rPr>
        <w:footnoteReference w:id="950"/>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5" w:name="_Toc459399269"/>
      <w:r>
        <w:t>November 11 (12) / Athor 15: St</w:t>
      </w:r>
      <w:r w:rsidR="004750F8">
        <w:t>. Me</w:t>
      </w:r>
      <w:r>
        <w:t>na the Martyr</w:t>
      </w:r>
      <w:bookmarkEnd w:id="1305"/>
    </w:p>
    <w:p w14:paraId="685781D4" w14:textId="246C52D9" w:rsidR="00E102A0" w:rsidRDefault="00E102A0" w:rsidP="00E102A0">
      <w:pPr>
        <w:pStyle w:val="Heading4"/>
      </w:pPr>
      <w:bookmarkStart w:id="130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7" w:name="_Ref465591760"/>
      <w:r>
        <w:t>The Doxology</w:t>
      </w:r>
      <w:r w:rsidR="00B46E6E">
        <w:t xml:space="preserve"> for St. Mena</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8"/>
            <w:r w:rsidRPr="004764BD">
              <w:t>Voice Divine</w:t>
            </w:r>
            <w:commentRangeEnd w:id="1308"/>
            <w:r>
              <w:rPr>
                <w:rStyle w:val="CommentReference"/>
                <w:rFonts w:ascii="Times New Roman" w:eastAsiaTheme="minorHAnsi" w:hAnsi="Times New Roman" w:cstheme="minorBidi"/>
                <w:color w:val="auto"/>
              </w:rPr>
              <w:commentReference w:id="130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9"/>
            <w:r w:rsidRPr="004764BD">
              <w:t xml:space="preserve">received </w:t>
            </w:r>
            <w:commentRangeEnd w:id="1309"/>
            <w:r>
              <w:rPr>
                <w:rStyle w:val="CommentReference"/>
                <w:rFonts w:ascii="Times New Roman" w:eastAsiaTheme="minorHAnsi" w:hAnsi="Times New Roman" w:cstheme="minorBidi"/>
                <w:color w:val="auto"/>
              </w:rPr>
              <w:commentReference w:id="130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0" w:name="_Toc459399270"/>
      <w:r>
        <w:t>November 13 (14) / Athor 17</w:t>
      </w:r>
      <w:r w:rsidR="00072CB8">
        <w:t>: St</w:t>
      </w:r>
      <w:r>
        <w:t>. John Chrysostom</w:t>
      </w:r>
    </w:p>
    <w:p w14:paraId="3EC5F863" w14:textId="3E5F9225" w:rsidR="00E64404" w:rsidRDefault="00E64404" w:rsidP="00E64404">
      <w:pPr>
        <w:pStyle w:val="Heading4"/>
      </w:pPr>
      <w:bookmarkStart w:id="1311" w:name="_Ref467356854"/>
      <w:r>
        <w:t>The Doxology for St. John Chrysostom</w:t>
      </w:r>
      <w:r>
        <w:rPr>
          <w:rStyle w:val="FootnoteReference"/>
        </w:rPr>
        <w:footnoteReference w:id="951"/>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2" w:name="_Toc459399271"/>
      <w:r>
        <w:t>November 15 (16) / Athor 19: The Preaching of St. Bartholomew</w:t>
      </w:r>
      <w:bookmarkEnd w:id="131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3" w:name="_Toc459399272"/>
      <w:r>
        <w:t>November 15 (16) / Athor 19: Also the Consecration of the Church of Sts. Sergius and Bacchus.</w:t>
      </w:r>
      <w:bookmarkEnd w:id="131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4" w:name="_Toc459399273"/>
      <w:r>
        <w:t>November 16 (17) / Athor 20: Consecration of Sts. Theodore and Theodore</w:t>
      </w:r>
      <w:bookmarkEnd w:id="131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5"/>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5"/>
      <w:r w:rsidR="00191A26">
        <w:rPr>
          <w:rStyle w:val="CommentReference"/>
          <w:i w:val="0"/>
        </w:rPr>
        <w:commentReference w:id="131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6" w:name="_Toc459399274"/>
      <w:r>
        <w:t>November 17 (18) / Athor 21: Commemoration of the Theotokos</w:t>
      </w:r>
      <w:bookmarkEnd w:id="131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7" w:name="_Ref434562715"/>
      <w:bookmarkStart w:id="131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9" w:name="_Ref468134316"/>
      <w:r>
        <w:t xml:space="preserve">The Doxology for St. </w:t>
      </w:r>
      <w:r w:rsidR="00DA4B37">
        <w:t>Gregory the Wonderworker</w:t>
      </w:r>
      <w:r>
        <w:rPr>
          <w:rStyle w:val="FootnoteReference"/>
        </w:rPr>
        <w:footnoteReference w:id="952"/>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7"/>
      <w:bookmarkEnd w:id="1318"/>
    </w:p>
    <w:p w14:paraId="4E7F190E" w14:textId="7450EC22" w:rsidR="00935F13" w:rsidRDefault="00935F13" w:rsidP="00935F13">
      <w:pPr>
        <w:pStyle w:val="Heading4"/>
      </w:pPr>
      <w:bookmarkStart w:id="132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1" w:name="_Ref459401259"/>
      <w:r>
        <w:t>The Doxology</w:t>
      </w:r>
      <w:r w:rsidR="00B46E6E">
        <w:t xml:space="preserve"> for Sts. Cosmas, Damian, their Brothers and their Mother</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2"/>
            <w:r>
              <w:t>Prabioc</w:t>
            </w:r>
            <w:commentRangeEnd w:id="1322"/>
            <w:r>
              <w:rPr>
                <w:rStyle w:val="CommentReference"/>
                <w:rFonts w:ascii="Times New Roman" w:eastAsiaTheme="minorHAnsi" w:hAnsi="Times New Roman" w:cstheme="minorBidi"/>
                <w:color w:val="auto"/>
              </w:rPr>
              <w:commentReference w:id="132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3"/>
            <w:r>
              <w:t xml:space="preserve">confirming </w:t>
            </w:r>
            <w:commentRangeEnd w:id="1323"/>
            <w:r>
              <w:rPr>
                <w:rStyle w:val="CommentReference"/>
                <w:rFonts w:ascii="Times New Roman" w:eastAsiaTheme="minorHAnsi" w:hAnsi="Times New Roman" w:cstheme="minorBidi"/>
                <w:color w:val="auto"/>
              </w:rPr>
              <w:commentReference w:id="132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4" w:name="_Toc459399276"/>
      <w:r>
        <w:t>November 19 (20) / Athor 23: Consecration of the Church of St. Marina</w:t>
      </w:r>
      <w:bookmarkEnd w:id="132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5" w:name="_Toc459399277"/>
      <w:r>
        <w:t>November 20 (21) / Athor 24: The Twenty Four Presbyters</w:t>
      </w:r>
      <w:bookmarkEnd w:id="1325"/>
    </w:p>
    <w:p w14:paraId="253EB9EC" w14:textId="431DB748" w:rsidR="00935F13" w:rsidRDefault="00935F13" w:rsidP="00935F13">
      <w:pPr>
        <w:pStyle w:val="Heading4"/>
      </w:pPr>
      <w:bookmarkStart w:id="132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7" w:name="_Ref459400916"/>
      <w:r>
        <w:t>The Doxology</w:t>
      </w:r>
      <w:r w:rsidR="00B46E6E">
        <w:t xml:space="preserve"> for the Twenty Four Presbyters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8" w:name="_Toc459399278"/>
      <w:r>
        <w:t>November 21 (22) / Athor 25: St. Philopater Mercurius</w:t>
      </w:r>
      <w:bookmarkEnd w:id="132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0" w:name="_Ref459400991"/>
      <w:r>
        <w:t>The Doxology</w:t>
      </w:r>
      <w:r w:rsidR="00B46E6E">
        <w:t xml:space="preserve"> for St. Philopater Mercurius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5"/>
            <w:r>
              <w:t>Placed</w:t>
            </w:r>
            <w:commentRangeEnd w:id="1335"/>
            <w:r>
              <w:rPr>
                <w:rStyle w:val="CommentReference"/>
                <w:rFonts w:ascii="Times New Roman" w:eastAsiaTheme="minorHAnsi" w:hAnsi="Times New Roman" w:cstheme="minorBidi"/>
                <w:color w:val="auto"/>
              </w:rPr>
              <w:commentReference w:id="13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6"/>
            <w:r>
              <w:t>emperate</w:t>
            </w:r>
            <w:r w:rsidRPr="004764BD">
              <w:t xml:space="preserve"> </w:t>
            </w:r>
            <w:r>
              <w:t>with</w:t>
            </w:r>
            <w:commentRangeEnd w:id="1336"/>
            <w:r>
              <w:rPr>
                <w:rStyle w:val="CommentReference"/>
                <w:rFonts w:ascii="Times New Roman" w:eastAsiaTheme="minorHAnsi" w:hAnsi="Times New Roman" w:cstheme="minorBidi"/>
                <w:color w:val="auto"/>
              </w:rPr>
              <w:commentReference w:id="13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0" w:name="_Toc459399279"/>
      <w:r>
        <w:t>November 22 (23) / Athor 26: St. Gregory of Nyssa</w:t>
      </w:r>
    </w:p>
    <w:p w14:paraId="73B16A55" w14:textId="22D2F64C" w:rsidR="00F4564C" w:rsidRDefault="00F4564C" w:rsidP="00F4564C">
      <w:pPr>
        <w:pStyle w:val="Heading4"/>
      </w:pPr>
      <w:bookmarkStart w:id="1341" w:name="_Ref468565896"/>
      <w:r>
        <w:t>The Doxology for St. Gregory of Nyssa</w:t>
      </w:r>
      <w:r>
        <w:rPr>
          <w:rStyle w:val="FootnoteReference"/>
        </w:rPr>
        <w:footnoteReference w:id="957"/>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2" w:name="_Ref468565824"/>
      <w:r>
        <w:t>The Doxology for St. James the Sawn-Asunder</w:t>
      </w:r>
      <w:r>
        <w:rPr>
          <w:rStyle w:val="FootnoteReference"/>
        </w:rPr>
        <w:footnoteReference w:id="958"/>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0"/>
    </w:p>
    <w:p w14:paraId="31266C94" w14:textId="74CE43E4" w:rsidR="00F76CFB" w:rsidRPr="00F76CFB" w:rsidRDefault="00F76CFB" w:rsidP="00F76CFB">
      <w:pPr>
        <w:pStyle w:val="Heading4"/>
      </w:pPr>
      <w:bookmarkStart w:id="134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4" w:name="_Ref459401310"/>
      <w:r>
        <w:t>The Doxology</w:t>
      </w:r>
      <w:r w:rsidR="00B46E6E">
        <w:t xml:space="preserve"> for St. Serapamon</w:t>
      </w:r>
      <w:bookmarkEnd w:id="1343"/>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5"/>
            <w:r>
              <w:t>sprang forth</w:t>
            </w:r>
            <w:commentRangeEnd w:id="1345"/>
            <w:r>
              <w:rPr>
                <w:rStyle w:val="CommentReference"/>
                <w:rFonts w:ascii="Times New Roman" w:eastAsiaTheme="minorHAnsi" w:hAnsi="Times New Roman" w:cstheme="minorBidi"/>
                <w:color w:val="auto"/>
              </w:rPr>
              <w:commentReference w:id="134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6" w:name="_Toc459399280"/>
      <w:r>
        <w:t>November 25 (26) / Athor 29: Commemoration of the Annunciation, Nativity, and Resurrection on the 29</w:t>
      </w:r>
      <w:r w:rsidRPr="00C0205C">
        <w:rPr>
          <w:vertAlign w:val="superscript"/>
        </w:rPr>
        <w:t>th</w:t>
      </w:r>
      <w:r>
        <w:t xml:space="preserve"> of Every Month</w:t>
      </w:r>
      <w:bookmarkEnd w:id="1346"/>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7" w:name="_Ref472885608"/>
      <w:r>
        <w:t>The Doxology for St. Peter the Seal of the Martyrs</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8" w:name="_Toc459399281"/>
      <w:r>
        <w:t>November 26 (27) / Athor 30: Consecration of a Church of St. Cosmas and Damian, Their Brothers and Their Mother</w:t>
      </w:r>
      <w:bookmarkEnd w:id="1348"/>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9" w:name="_Toc459399282"/>
      <w:r>
        <w:t>November 27 (28) / Koiak 1: Consecration of the Church of St. Shenoute</w:t>
      </w:r>
      <w:bookmarkEnd w:id="134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0" w:name="_Toc459399283"/>
      <w:r>
        <w:t>November 29 (30) / Koiak 3: Entry of the Theotokos into the Temple</w:t>
      </w:r>
    </w:p>
    <w:p w14:paraId="422AF9D7" w14:textId="6CAD5146" w:rsidR="002A29E0" w:rsidRDefault="002A29E0" w:rsidP="002A29E0">
      <w:pPr>
        <w:pStyle w:val="Heading4"/>
      </w:pPr>
      <w:bookmarkStart w:id="1351" w:name="_Ref470555203"/>
      <w:r>
        <w:t>The Doxology of the Entry of the Theotokos into the Temple</w:t>
      </w:r>
      <w:r>
        <w:rPr>
          <w:rStyle w:val="FootnoteReference"/>
        </w:rPr>
        <w:footnoteReference w:id="959"/>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3"/>
      <w:r>
        <w:t>.</w:t>
      </w:r>
    </w:p>
    <w:p w14:paraId="2DF67188" w14:textId="77777777" w:rsidR="00495F1A" w:rsidRDefault="00495F1A" w:rsidP="00495F1A">
      <w:pPr>
        <w:pStyle w:val="Heading2"/>
        <w:rPr>
          <w:rFonts w:ascii="FreeSerifAvvaShenouda" w:hAnsi="FreeSerifAvvaShenouda" w:cs="FreeSerifAvvaShenouda"/>
        </w:rPr>
      </w:pPr>
      <w:bookmarkStart w:id="1352" w:name="_Toc410196202"/>
      <w:bookmarkStart w:id="1353" w:name="_Toc410196444"/>
      <w:bookmarkStart w:id="1354" w:name="_Toc410196946"/>
      <w:bookmarkStart w:id="1355" w:name="_Toc459399204"/>
      <w:bookmarkStart w:id="1356" w:name="_Toc459399284"/>
      <w:bookmarkStart w:id="1357" w:name="December"/>
      <w:r>
        <w:t>December</w:t>
      </w:r>
      <w:bookmarkEnd w:id="1352"/>
      <w:bookmarkEnd w:id="1353"/>
      <w:bookmarkEnd w:id="1354"/>
      <w:r w:rsidR="00205EA4">
        <w:t xml:space="preserve"> or </w:t>
      </w:r>
      <w:r w:rsidR="00205EA4">
        <w:rPr>
          <w:rFonts w:ascii="FreeSerifAvvaShenouda" w:hAnsi="FreeSerifAvvaShenouda" w:cs="FreeSerifAvvaShenouda"/>
        </w:rPr>
        <w:t>Ⲕⲟⲓⲁϩⲕ</w:t>
      </w:r>
      <w:bookmarkEnd w:id="1355"/>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272476">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272476">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272476">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272476">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272476">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272476">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272476">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272476">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272476">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272476">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272476">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272476">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272476">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272476">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272476">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272476">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272476">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272476">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8" w:name="_Ref434478837"/>
      <w:r w:rsidR="009E261C">
        <w:t xml:space="preserve"> four Sundays before the Feast.</w:t>
      </w:r>
    </w:p>
    <w:p w14:paraId="3838D434" w14:textId="77777777" w:rsidR="006C0F49" w:rsidRDefault="006C0F49" w:rsidP="006C0F49">
      <w:pPr>
        <w:pStyle w:val="Heading4"/>
      </w:pPr>
      <w:bookmarkStart w:id="1359" w:name="_Ref459399026"/>
      <w:r>
        <w:t xml:space="preserve">The First Doxology of December or </w:t>
      </w:r>
      <w:r w:rsidRPr="006C0F49">
        <w:rPr>
          <w:rFonts w:ascii="FreeSerifAvvaShenouda" w:hAnsi="FreeSerifAvvaShenouda" w:cs="FreeSerifAvvaShenouda"/>
        </w:rPr>
        <w:t>Ⲕⲟⲓⲁϩⲕ</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0"/>
            <w:r>
              <w:rPr>
                <w:rStyle w:val="CommentReference"/>
                <w:rFonts w:ascii="Times New Roman" w:eastAsiaTheme="minorHAnsi" w:hAnsi="Times New Roman" w:cstheme="minorBidi"/>
                <w:color w:val="auto"/>
              </w:rPr>
              <w:commentReference w:id="13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1"/>
            <w:r>
              <w:t xml:space="preserve">Announced </w:t>
            </w:r>
            <w:commentRangeEnd w:id="1361"/>
            <w:r>
              <w:rPr>
                <w:rStyle w:val="CommentReference"/>
                <w:rFonts w:ascii="Times New Roman" w:eastAsiaTheme="minorHAnsi" w:hAnsi="Times New Roman" w:cstheme="minorBidi"/>
                <w:color w:val="auto"/>
              </w:rPr>
              <w:commentReference w:id="13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3" w:name="_Ref434478867"/>
      <w:r>
        <w:t xml:space="preserve">The Third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4" w:name="_Ref434478878"/>
      <w:r>
        <w:t xml:space="preserve">The Fourth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5"/>
            <w:r>
              <w:t>He raised us with a new invitation.</w:t>
            </w:r>
            <w:commentRangeEnd w:id="1365"/>
            <w:r>
              <w:rPr>
                <w:rStyle w:val="CommentReference"/>
                <w:rFonts w:ascii="Times New Roman" w:eastAsiaTheme="minorHAnsi" w:hAnsi="Times New Roman" w:cstheme="minorBidi"/>
                <w:color w:val="auto"/>
              </w:rPr>
              <w:commentReference w:id="13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6"/>
            <w:r>
              <w:t>Bride</w:t>
            </w:r>
            <w:commentRangeEnd w:id="1366"/>
            <w:r>
              <w:rPr>
                <w:rStyle w:val="CommentReference"/>
                <w:rFonts w:ascii="Times New Roman" w:eastAsiaTheme="minorHAnsi" w:hAnsi="Times New Roman" w:cstheme="minorBidi"/>
                <w:color w:val="auto"/>
              </w:rPr>
              <w:commentReference w:id="13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7" w:name="_Ref434478888"/>
      <w:r>
        <w:t xml:space="preserve">The Fifth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8" w:name="_Ref434478907"/>
      <w:r>
        <w:t xml:space="preserve">The Sixth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9"/>
            <w:r>
              <w:t xml:space="preserve">return </w:t>
            </w:r>
            <w:commentRangeEnd w:id="1369"/>
            <w:r>
              <w:rPr>
                <w:rStyle w:val="CommentReference"/>
              </w:rPr>
              <w:commentReference w:id="13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0"/>
            <w:r>
              <w:t xml:space="preserve">confirmation </w:t>
            </w:r>
            <w:commentRangeEnd w:id="1370"/>
            <w:r>
              <w:rPr>
                <w:rStyle w:val="CommentReference"/>
              </w:rPr>
              <w:commentReference w:id="13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1" w:name="_Ref434478922"/>
      <w:r>
        <w:t xml:space="preserve">The Doxology of Archangel Gabriel for December or </w:t>
      </w:r>
      <w:r w:rsidRPr="006C0F49">
        <w:rPr>
          <w:rFonts w:ascii="FreeSerifAvvaShenouda" w:hAnsi="FreeSerifAvvaShenouda" w:cs="FreeSerifAvvaShenouda"/>
        </w:rPr>
        <w:t>Ⲕⲟⲓⲁϩⲕ</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2"/>
            <w:r>
              <w:t>Angel-evangel of Good News</w:t>
            </w:r>
            <w:commentRangeEnd w:id="1372"/>
            <w:r>
              <w:rPr>
                <w:rStyle w:val="CommentReference"/>
                <w:rFonts w:ascii="Times New Roman" w:eastAsiaTheme="minorHAnsi" w:hAnsi="Times New Roman" w:cstheme="minorBidi"/>
                <w:color w:val="auto"/>
              </w:rPr>
              <w:commentReference w:id="13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3"/>
            <w:r>
              <w:t>Hail, O full of grace</w:t>
            </w:r>
            <w:commentRangeEnd w:id="1373"/>
            <w:r>
              <w:rPr>
                <w:rStyle w:val="CommentReference"/>
                <w:rFonts w:ascii="Times New Roman" w:eastAsiaTheme="minorHAnsi" w:hAnsi="Times New Roman" w:cstheme="minorBidi"/>
                <w:color w:val="auto"/>
              </w:rPr>
              <w:commentReference w:id="13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4"/>
            <w:r>
              <w:t>Angel-Evangel</w:t>
            </w:r>
            <w:commentRangeEnd w:id="1374"/>
            <w:r>
              <w:rPr>
                <w:rStyle w:val="CommentReference"/>
                <w:rFonts w:ascii="Times New Roman" w:eastAsiaTheme="minorHAnsi" w:hAnsi="Times New Roman" w:cstheme="minorBidi"/>
                <w:color w:val="auto"/>
              </w:rPr>
              <w:commentReference w:id="13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5" w:name="_Ref434564112"/>
      <w:bookmarkStart w:id="1376" w:name="_Toc459399285"/>
      <w:bookmarkStart w:id="1377" w:name="_Toc410196203"/>
      <w:bookmarkStart w:id="1378" w:name="_Toc410196445"/>
      <w:bookmarkStart w:id="1379" w:name="_Toc410196947"/>
      <w:r>
        <w:t>December 1 (2) / Koiak 5: Martyrdom of St. Victor</w:t>
      </w:r>
      <w:bookmarkEnd w:id="1375"/>
      <w:bookmarkEnd w:id="1376"/>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3"/>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66"/>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67"/>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68"/>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9"/>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0"/>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1"/>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5"/>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7"/>
      <w:bookmarkEnd w:id="1377"/>
      <w:bookmarkEnd w:id="1378"/>
      <w:bookmarkEnd w:id="1379"/>
      <w:r>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949" w:displacedByCustomXml="next"/>
    <w:bookmarkStart w:id="1445" w:name="_Toc410196447" w:displacedByCustomXml="next"/>
    <w:bookmarkStart w:id="144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272476">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272476">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272476">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272476">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272476">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272476">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272476">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272476">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272476">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272476">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272476">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272476">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272476">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272476">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272476">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272476">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272476">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272476">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272476">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954" w:displacedByCustomXml="next"/>
    <w:bookmarkStart w:id="1527" w:name="_Toc410196452" w:displacedByCustomXml="next"/>
    <w:bookmarkStart w:id="152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272476">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272476">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272476">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272476">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272476">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272476">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272476">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272476">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272476">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5"/>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956" w:displacedByCustomXml="next"/>
    <w:bookmarkStart w:id="1547" w:name="_Toc410196454" w:displacedByCustomXml="next"/>
    <w:bookmarkStart w:id="154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272476">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272476">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272476">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272476">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272476">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272476">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272476">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272476">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272476">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272476">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t>March 2: Departure of St. Chad of Mercia</w:t>
      </w:r>
      <w:r w:rsidR="00377E51">
        <w:rPr>
          <w:rStyle w:val="FootnoteReference"/>
        </w:rPr>
        <w:footnoteReference w:id="986"/>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t>Another</w:t>
      </w:r>
      <w:r w:rsidR="00C30529">
        <w:t xml:space="preserve"> Doxology</w:t>
      </w:r>
      <w:r>
        <w:t xml:space="preserve"> of St. Macarius the Great</w:t>
      </w:r>
      <w:r>
        <w:rPr>
          <w:rStyle w:val="FootnoteReference"/>
        </w:rPr>
        <w:footnoteReference w:id="989"/>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272476">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272476">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272476">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272476">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272476">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272476">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272476">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272476">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272476">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272476">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272476">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960" w:displacedByCustomXml="next"/>
    <w:bookmarkStart w:id="1615" w:name="_Toc410196458" w:displacedByCustomXml="next"/>
    <w:bookmarkStart w:id="161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272476">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272476">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272476">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272476">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272476">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272476">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272476">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272476">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272476">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272476">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272476">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272476">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272476">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272476">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272476">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272476">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272476">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272476">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272476">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272476">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2"/>
            </w:r>
            <w:r>
              <w:t>;</w:t>
            </w:r>
          </w:p>
          <w:p w14:paraId="38DFDD79" w14:textId="77777777" w:rsidR="0047441D" w:rsidRDefault="0047441D" w:rsidP="0047441D">
            <w:pPr>
              <w:pStyle w:val="EngHang"/>
            </w:pPr>
            <w:r>
              <w:t>He sent them “the Father of Peace</w:t>
            </w:r>
            <w:r>
              <w:rPr>
                <w:rStyle w:val="FootnoteReference"/>
              </w:rPr>
              <w:footnoteReference w:id="99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4"/>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272476">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272476">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272476">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272476">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272476">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272476">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272476">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272476">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272476">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272476">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272476">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272476">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272476">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272476">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272476">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272476">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272476">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272476">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272476">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965" w:displacedByCustomXml="next"/>
    <w:bookmarkStart w:id="1721" w:name="_Toc410196463" w:displacedByCustomXml="next"/>
    <w:bookmarkStart w:id="172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272476">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272476">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272476">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272476">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272476">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272476">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272476">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272476">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272476">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272476">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272476">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272476">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272476">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272476">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272476">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272476">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967" w:displacedByCustomXml="next"/>
    <w:bookmarkStart w:id="1775" w:name="_Toc410196465" w:displacedByCustomXml="next"/>
    <w:bookmarkStart w:id="177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272476">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272476">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272476">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272476">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272476">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272476">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272476">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272476">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272476">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272476">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272476">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272476">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t xml:space="preserve">Hymns for December or </w:t>
      </w:r>
      <w:r>
        <w:rPr>
          <w:rFonts w:ascii="FreeSerifAvvaShenouda" w:hAnsi="FreeSerifAvvaShenouda" w:cs="FreeSerifAvvaShenouda"/>
        </w:rPr>
        <w:t>Ⲕⲟⲓⲁϩⲕ</w:t>
      </w:r>
      <w:bookmarkEnd w:id="1816"/>
      <w:bookmarkEnd w:id="1817"/>
    </w:p>
    <w:p w14:paraId="235F00C1" w14:textId="77777777"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1"/>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2"/>
      </w:r>
      <w:r>
        <w:t>, manifest Yourself</w:t>
      </w:r>
      <w:r>
        <w:rPr>
          <w:rStyle w:val="FootnoteReference"/>
        </w:rPr>
        <w:footnoteReference w:id="1013"/>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4"/>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5"/>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6"/>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7"/>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8"/>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9"/>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0"/>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1"/>
      </w:r>
    </w:p>
    <w:p w14:paraId="327A6659" w14:textId="77777777" w:rsidR="00513E2D" w:rsidRPr="00AB1781" w:rsidRDefault="00513E2D" w:rsidP="00513E2D">
      <w:pPr>
        <w:pStyle w:val="EnglishHangNoCoptic"/>
      </w:pPr>
      <w:r>
        <w:tab/>
        <w:t>and, “a man was born in her,”</w:t>
      </w:r>
      <w:r>
        <w:rPr>
          <w:rStyle w:val="FootnoteReference"/>
        </w:rPr>
        <w:footnoteReference w:id="1022"/>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3"/>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4"/>
      </w:r>
      <w:r>
        <w:t xml:space="preserve"> flames of fire.</w:t>
      </w:r>
      <w:r w:rsidRPr="00AB1781">
        <w:rPr>
          <w:rStyle w:val="FootnoteReference"/>
        </w:rPr>
        <w:footnoteReference w:id="1025"/>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6"/>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7"/>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8"/>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9"/>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0"/>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1"/>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2"/>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3"/>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4"/>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5"/>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6"/>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7"/>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8"/>
      </w:r>
      <w:r>
        <w:t>,</w:t>
      </w:r>
      <w:r w:rsidRPr="00AB1781">
        <w:t xml:space="preserve"> all you </w:t>
      </w:r>
      <w:r>
        <w:t>upright in</w:t>
      </w:r>
      <w:r w:rsidRPr="00AB1781">
        <w:t xml:space="preserve"> heart.</w:t>
      </w:r>
      <w:r w:rsidRPr="00AB1781">
        <w:rPr>
          <w:rStyle w:val="FootnoteReference"/>
        </w:rPr>
        <w:footnoteReference w:id="1039"/>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0"/>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1"/>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2"/>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3"/>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4"/>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5"/>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6"/>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7"/>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8"/>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9"/>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0"/>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1"/>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t>The Pascal Cycle</w:t>
      </w:r>
      <w:bookmarkEnd w:id="1818"/>
      <w:bookmarkEnd w:id="1819"/>
      <w:bookmarkEnd w:id="1820"/>
      <w:bookmarkEnd w:id="1865"/>
    </w:p>
    <w:bookmarkStart w:id="1866" w:name="_Toc410196971" w:displacedByCustomXml="next"/>
    <w:bookmarkStart w:id="1867" w:name="_Toc410196469" w:displacedByCustomXml="next"/>
    <w:bookmarkStart w:id="1868"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272476">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272476">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272476">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272476">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272476">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272476">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272476">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272476">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272476">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272476">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272476">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272476">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272476">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272476">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272476">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272476">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272476">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272476">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272476">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272476">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272476">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272476">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272476">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272476">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272476">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272476">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272476">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272476">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272476">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272476">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272476">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272476">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272476">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5" w:name="_Toc459399456"/>
      <w:bookmarkStart w:id="1916" w:name="_Toc410196232"/>
      <w:bookmarkStart w:id="1917" w:name="_Toc410196474"/>
      <w:bookmarkStart w:id="1918" w:name="_Toc410196976"/>
      <w:r>
        <w:t>Joyous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End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272476"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272476"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2"/>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DD3169" w:rsidRDefault="00DD3169"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DD3169" w:rsidRDefault="00DD3169">
      <w:pPr>
        <w:pStyle w:val="CommentText"/>
      </w:pPr>
      <w:r>
        <w:rPr>
          <w:rStyle w:val="CommentReference"/>
        </w:rPr>
        <w:annotationRef/>
      </w:r>
      <w:r>
        <w:t>Compare to various translations</w:t>
      </w:r>
    </w:p>
  </w:comment>
  <w:comment w:id="91" w:author="Windows User" w:date="2015-10-30T12:37:00Z" w:initials="WU">
    <w:p w14:paraId="00B9961B" w14:textId="77777777" w:rsidR="00DD3169" w:rsidRDefault="00DD3169">
      <w:pPr>
        <w:pStyle w:val="CommentText"/>
      </w:pPr>
      <w:r>
        <w:rPr>
          <w:rStyle w:val="CommentReference"/>
        </w:rPr>
        <w:annotationRef/>
      </w:r>
      <w:r>
        <w:t>Is this supposed to be doubled?</w:t>
      </w:r>
    </w:p>
  </w:comment>
  <w:comment w:id="92" w:author="Windows User" w:date="2015-11-27T20:09:00Z" w:initials="WU">
    <w:p w14:paraId="218998C8" w14:textId="77777777" w:rsidR="00DD3169" w:rsidRDefault="00DD3169"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DD3169" w:rsidRDefault="00DD3169">
      <w:pPr>
        <w:pStyle w:val="CommentText"/>
      </w:pPr>
      <w:r>
        <w:rPr>
          <w:rStyle w:val="CommentReference"/>
        </w:rPr>
        <w:annotationRef/>
      </w:r>
      <w:r>
        <w:t>Does this go before Creed?</w:t>
      </w:r>
    </w:p>
  </w:comment>
  <w:comment w:id="96" w:author="Windows User" w:date="2015-11-06T13:03:00Z" w:initials="WU">
    <w:p w14:paraId="6B9D0F75" w14:textId="77777777" w:rsidR="00DD3169" w:rsidRDefault="00DD3169">
      <w:pPr>
        <w:pStyle w:val="CommentText"/>
      </w:pPr>
      <w:r>
        <w:rPr>
          <w:rStyle w:val="CommentReference"/>
        </w:rPr>
        <w:annotationRef/>
      </w:r>
      <w:r>
        <w:t>Coptic reader has Ps 3 here!</w:t>
      </w:r>
    </w:p>
  </w:comment>
  <w:comment w:id="113" w:author="Windows User" w:date="2015-11-02T08:54:00Z" w:initials="WU">
    <w:p w14:paraId="0366F544" w14:textId="77777777" w:rsidR="00DD3169" w:rsidRDefault="00DD3169">
      <w:pPr>
        <w:pStyle w:val="CommentText"/>
      </w:pPr>
      <w:r>
        <w:rPr>
          <w:rStyle w:val="CommentReference"/>
        </w:rPr>
        <w:annotationRef/>
      </w:r>
      <w:r>
        <w:t>Is there a phrase missing here?</w:t>
      </w:r>
    </w:p>
  </w:comment>
  <w:comment w:id="119" w:author="Windows User" w:date="2015-10-30T08:56:00Z" w:initials="WU">
    <w:p w14:paraId="1FDBEBA0" w14:textId="77777777" w:rsidR="00DD3169" w:rsidRDefault="00DD3169">
      <w:pPr>
        <w:pStyle w:val="CommentText"/>
      </w:pPr>
      <w:r>
        <w:rPr>
          <w:rStyle w:val="CommentReference"/>
        </w:rPr>
        <w:annotationRef/>
      </w:r>
      <w:r>
        <w:t>Should Glory be be here?</w:t>
      </w:r>
    </w:p>
  </w:comment>
  <w:comment w:id="124" w:author="Brett Slote" w:date="2016-05-02T12:37:00Z" w:initials="BS">
    <w:p w14:paraId="6A57FE90" w14:textId="269377C2" w:rsidR="00DD3169" w:rsidRDefault="00DD3169">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DD3169" w:rsidRDefault="00DD3169"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DD3169" w:rsidRDefault="00DD3169" w:rsidP="000C38C3">
      <w:pPr>
        <w:pStyle w:val="CommentText"/>
      </w:pPr>
      <w:r>
        <w:rPr>
          <w:rStyle w:val="CommentReference"/>
        </w:rPr>
        <w:annotationRef/>
      </w:r>
      <w:r>
        <w:t>works or deeds?</w:t>
      </w:r>
    </w:p>
  </w:comment>
  <w:comment w:id="127" w:author="Windows User" w:date="2015-11-21T13:24:00Z" w:initials="WU">
    <w:p w14:paraId="00EA2A44" w14:textId="77777777" w:rsidR="00DD3169" w:rsidRDefault="00DD3169" w:rsidP="000C38C3">
      <w:pPr>
        <w:pStyle w:val="CommentText"/>
      </w:pPr>
      <w:r>
        <w:rPr>
          <w:rStyle w:val="CommentReference"/>
        </w:rPr>
        <w:annotationRef/>
      </w:r>
      <w:r>
        <w:t>review</w:t>
      </w:r>
    </w:p>
  </w:comment>
  <w:comment w:id="128" w:author="Windows User" w:date="2015-10-30T08:56:00Z" w:initials="BS">
    <w:p w14:paraId="326418FE" w14:textId="77777777" w:rsidR="00DD3169" w:rsidRDefault="00DD3169" w:rsidP="000C38C3">
      <w:pPr>
        <w:pStyle w:val="CommentText"/>
      </w:pPr>
      <w:r>
        <w:rPr>
          <w:rStyle w:val="CommentReference"/>
        </w:rPr>
        <w:annotationRef/>
      </w:r>
      <w:r>
        <w:t>does Coptic have 'high'?</w:t>
      </w:r>
    </w:p>
  </w:comment>
  <w:comment w:id="129" w:author="Windows User" w:date="2015-11-21T13:24:00Z" w:initials="WU">
    <w:p w14:paraId="451F9B25" w14:textId="77777777" w:rsidR="00DD3169" w:rsidRDefault="00DD3169" w:rsidP="000C38C3">
      <w:pPr>
        <w:pStyle w:val="CommentText"/>
      </w:pPr>
      <w:r>
        <w:rPr>
          <w:rStyle w:val="CommentReference"/>
        </w:rPr>
        <w:annotationRef/>
      </w:r>
      <w:r>
        <w:t>review, add variant</w:t>
      </w:r>
    </w:p>
  </w:comment>
  <w:comment w:id="130" w:author="Windows User" w:date="2015-10-30T08:56:00Z" w:initials="BS">
    <w:p w14:paraId="688FBBBC" w14:textId="77777777" w:rsidR="00DD3169" w:rsidRDefault="00DD3169"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DD3169" w:rsidRDefault="00DD3169">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D3169" w:rsidRDefault="00DD3169" w:rsidP="000278EC">
      <w:pPr>
        <w:pStyle w:val="CommentText"/>
      </w:pPr>
      <w:r>
        <w:rPr>
          <w:rStyle w:val="CommentReference"/>
        </w:rPr>
        <w:annotationRef/>
      </w:r>
      <w:r>
        <w:t>Gives light? Enlightens?</w:t>
      </w:r>
    </w:p>
  </w:comment>
  <w:comment w:id="168" w:author="Windows User" w:date="2015-10-30T08:56:00Z" w:initials="WU">
    <w:p w14:paraId="274DD96D" w14:textId="77777777" w:rsidR="00DD3169" w:rsidRDefault="00DD3169">
      <w:pPr>
        <w:pStyle w:val="CommentText"/>
      </w:pPr>
      <w:r>
        <w:rPr>
          <w:rStyle w:val="CommentReference"/>
        </w:rPr>
        <w:annotationRef/>
      </w:r>
      <w:r>
        <w:t>split after this vs?</w:t>
      </w:r>
    </w:p>
  </w:comment>
  <w:comment w:id="203" w:author="Windows User" w:date="2015-11-04T08:53:00Z" w:initials="WU">
    <w:p w14:paraId="057654D4" w14:textId="77777777" w:rsidR="00DD3169" w:rsidRDefault="00DD3169">
      <w:pPr>
        <w:pStyle w:val="CommentText"/>
      </w:pPr>
      <w:r>
        <w:rPr>
          <w:rStyle w:val="CommentReference"/>
        </w:rPr>
        <w:annotationRef/>
      </w:r>
      <w:r>
        <w:t>Life giver or giver of life?</w:t>
      </w:r>
    </w:p>
  </w:comment>
  <w:comment w:id="214" w:author="Windows User" w:date="2015-10-30T08:56:00Z" w:initials="BS">
    <w:p w14:paraId="681427A6" w14:textId="77777777" w:rsidR="00DD3169" w:rsidRDefault="00DD3169">
      <w:pPr>
        <w:pStyle w:val="CommentText"/>
      </w:pPr>
      <w:r>
        <w:rPr>
          <w:rStyle w:val="CommentReference"/>
        </w:rPr>
        <w:annotationRef/>
      </w:r>
      <w:r>
        <w:t>coptic has confess</w:t>
      </w:r>
    </w:p>
  </w:comment>
  <w:comment w:id="244" w:author="Microsoft Office User" w:date="2015-12-11T19:51:00Z" w:initials="Office">
    <w:p w14:paraId="593CF0B5" w14:textId="77777777" w:rsidR="00DD3169" w:rsidRDefault="00DD3169" w:rsidP="00704CAA">
      <w:pPr>
        <w:pStyle w:val="CommentText"/>
      </w:pPr>
      <w:r>
        <w:rPr>
          <w:rStyle w:val="CommentReference"/>
        </w:rPr>
        <w:annotationRef/>
      </w:r>
      <w:r>
        <w:t>this one needs rewording</w:t>
      </w:r>
    </w:p>
  </w:comment>
  <w:comment w:id="352" w:author="Windows User" w:date="2015-11-02T12:45:00Z" w:initials="WU">
    <w:p w14:paraId="7D99A743" w14:textId="77777777" w:rsidR="00DD3169" w:rsidRDefault="00DD3169"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DD3169" w:rsidRDefault="00DD3169" w:rsidP="00D31F38">
      <w:pPr>
        <w:pStyle w:val="CommentText"/>
      </w:pPr>
      <w:r>
        <w:rPr>
          <w:rStyle w:val="CommentReference"/>
        </w:rPr>
        <w:annotationRef/>
      </w:r>
      <w:r>
        <w:t>flesh or body?</w:t>
      </w:r>
    </w:p>
  </w:comment>
  <w:comment w:id="354" w:author="Windows User" w:date="2015-10-30T08:56:00Z" w:initials="WU">
    <w:p w14:paraId="0375B80F" w14:textId="77777777" w:rsidR="00DD3169" w:rsidRDefault="00DD3169" w:rsidP="00D31F38">
      <w:pPr>
        <w:pStyle w:val="CommentText"/>
      </w:pPr>
      <w:r>
        <w:rPr>
          <w:rStyle w:val="CommentReference"/>
        </w:rPr>
        <w:annotationRef/>
      </w:r>
      <w:r>
        <w:t>Send up, or ascribe?</w:t>
      </w:r>
    </w:p>
  </w:comment>
  <w:comment w:id="355" w:author="Windows User" w:date="2015-10-30T08:56:00Z" w:initials="WU">
    <w:p w14:paraId="5622D018" w14:textId="77777777" w:rsidR="00DD3169" w:rsidRDefault="00DD3169" w:rsidP="00D31F38">
      <w:pPr>
        <w:pStyle w:val="CommentText"/>
      </w:pPr>
      <w:r>
        <w:rPr>
          <w:rStyle w:val="CommentReference"/>
        </w:rPr>
        <w:annotationRef/>
      </w:r>
      <w:r>
        <w:t>doxology or glorification?</w:t>
      </w:r>
    </w:p>
  </w:comment>
  <w:comment w:id="356" w:author="Windows User" w:date="2015-10-30T08:56:00Z" w:initials="WU">
    <w:p w14:paraId="10960ED9" w14:textId="77777777" w:rsidR="00DD3169" w:rsidRDefault="00DD3169"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DD3169" w:rsidRDefault="00DD3169" w:rsidP="00D31F38">
      <w:pPr>
        <w:pStyle w:val="CommentText"/>
      </w:pPr>
      <w:r>
        <w:rPr>
          <w:rStyle w:val="CommentReference"/>
        </w:rPr>
        <w:annotationRef/>
      </w:r>
      <w:r>
        <w:t>You?</w:t>
      </w:r>
    </w:p>
  </w:comment>
  <w:comment w:id="358" w:author="Windows User" w:date="2015-10-30T08:56:00Z" w:initials="WU">
    <w:p w14:paraId="744CF838" w14:textId="77777777" w:rsidR="00DD3169" w:rsidRDefault="00DD3169"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DD3169" w:rsidRDefault="00DD3169"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DD3169" w:rsidRDefault="00DD3169" w:rsidP="00D31F38">
      <w:pPr>
        <w:pStyle w:val="CommentText"/>
      </w:pPr>
      <w:r>
        <w:rPr>
          <w:rStyle w:val="CommentReference"/>
        </w:rPr>
        <w:annotationRef/>
      </w:r>
      <w:r>
        <w:t>supplication or cry?</w:t>
      </w:r>
    </w:p>
  </w:comment>
  <w:comment w:id="361" w:author="Windows User" w:date="2015-10-30T08:56:00Z" w:initials="WU">
    <w:p w14:paraId="4FD2340C" w14:textId="77777777" w:rsidR="00DD3169" w:rsidRDefault="00DD3169"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DD3169" w:rsidRDefault="00DD3169" w:rsidP="00D31F38">
      <w:pPr>
        <w:pStyle w:val="CommentText"/>
      </w:pPr>
      <w:r>
        <w:rPr>
          <w:rStyle w:val="CommentReference"/>
        </w:rPr>
        <w:annotationRef/>
      </w:r>
      <w:r>
        <w:t>revive or deliver?</w:t>
      </w:r>
    </w:p>
  </w:comment>
  <w:comment w:id="363" w:author="Windows User" w:date="2015-10-30T08:56:00Z" w:initials="WU">
    <w:p w14:paraId="45934B86" w14:textId="77777777" w:rsidR="00DD3169" w:rsidRDefault="00DD3169"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DD3169" w:rsidRDefault="00DD3169" w:rsidP="00D31F38">
      <w:pPr>
        <w:pStyle w:val="CommentText"/>
      </w:pPr>
      <w:r>
        <w:rPr>
          <w:rStyle w:val="CommentReference"/>
        </w:rPr>
        <w:annotationRef/>
      </w:r>
      <w:r>
        <w:t>blessing or praise?</w:t>
      </w:r>
    </w:p>
  </w:comment>
  <w:comment w:id="365" w:author="Windows User" w:date="2015-10-30T08:56:00Z" w:initials="WU">
    <w:p w14:paraId="30167A78" w14:textId="77777777" w:rsidR="00DD3169" w:rsidRDefault="00DD3169"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DD3169" w:rsidRDefault="00DD3169" w:rsidP="00D31F38">
      <w:pPr>
        <w:pStyle w:val="CommentText"/>
      </w:pPr>
      <w:r>
        <w:rPr>
          <w:rStyle w:val="CommentReference"/>
        </w:rPr>
        <w:annotationRef/>
      </w:r>
      <w:r>
        <w:t>rightous, true, or truth?</w:t>
      </w:r>
    </w:p>
  </w:comment>
  <w:comment w:id="367" w:author="Windows User" w:date="2015-10-30T08:56:00Z" w:initials="WU">
    <w:p w14:paraId="668FF70C" w14:textId="77777777" w:rsidR="00DD3169" w:rsidRDefault="00DD3169" w:rsidP="00D31F38">
      <w:pPr>
        <w:pStyle w:val="CommentText"/>
      </w:pPr>
      <w:r>
        <w:rPr>
          <w:rStyle w:val="CommentReference"/>
        </w:rPr>
        <w:annotationRef/>
      </w:r>
      <w:r>
        <w:t>meditation, or delight?</w:t>
      </w:r>
    </w:p>
  </w:comment>
  <w:comment w:id="368" w:author="Windows User" w:date="2015-10-30T08:56:00Z" w:initials="WU">
    <w:p w14:paraId="3C05865D" w14:textId="77777777" w:rsidR="00DD3169" w:rsidRDefault="00DD3169" w:rsidP="00D31F38">
      <w:pPr>
        <w:pStyle w:val="CommentText"/>
      </w:pPr>
      <w:r>
        <w:rPr>
          <w:rStyle w:val="CommentReference"/>
        </w:rPr>
        <w:annotationRef/>
      </w:r>
      <w:r>
        <w:t>forever or always?</w:t>
      </w:r>
    </w:p>
  </w:comment>
  <w:comment w:id="369" w:author="Windows User" w:date="2015-10-30T08:56:00Z" w:initials="WU">
    <w:p w14:paraId="3B00730E" w14:textId="77777777" w:rsidR="00DD3169" w:rsidRDefault="00DD3169" w:rsidP="00D31F38">
      <w:pPr>
        <w:pStyle w:val="CommentText"/>
      </w:pPr>
      <w:r>
        <w:rPr>
          <w:rStyle w:val="CommentReference"/>
        </w:rPr>
        <w:annotationRef/>
      </w:r>
      <w:r>
        <w:t>and forever?</w:t>
      </w:r>
    </w:p>
  </w:comment>
  <w:comment w:id="370" w:author="Windows User" w:date="2015-10-30T08:56:00Z" w:initials="WU">
    <w:p w14:paraId="1B4AAEB0" w14:textId="77777777" w:rsidR="00DD3169" w:rsidRDefault="00DD3169" w:rsidP="00D31F38">
      <w:pPr>
        <w:pStyle w:val="CommentText"/>
      </w:pPr>
      <w:r>
        <w:rPr>
          <w:rStyle w:val="CommentReference"/>
        </w:rPr>
        <w:annotationRef/>
      </w:r>
      <w:r>
        <w:t>be?</w:t>
      </w:r>
    </w:p>
  </w:comment>
  <w:comment w:id="371" w:author="Windows User" w:date="2015-10-30T08:56:00Z" w:initials="WU">
    <w:p w14:paraId="1B1C5E2C" w14:textId="77777777" w:rsidR="00DD3169" w:rsidRDefault="00DD3169" w:rsidP="00D31F38">
      <w:pPr>
        <w:pStyle w:val="CommentText"/>
      </w:pPr>
      <w:r>
        <w:rPr>
          <w:rStyle w:val="CommentReference"/>
        </w:rPr>
        <w:annotationRef/>
      </w:r>
      <w:r>
        <w:t>be?</w:t>
      </w:r>
    </w:p>
  </w:comment>
  <w:comment w:id="372" w:author="Windows User" w:date="2015-10-30T08:56:00Z" w:initials="WU">
    <w:p w14:paraId="2A55755C" w14:textId="77777777" w:rsidR="00DD3169" w:rsidRDefault="00DD3169"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DD3169" w:rsidRDefault="00DD3169" w:rsidP="00D31F38">
      <w:pPr>
        <w:pStyle w:val="CommentText"/>
      </w:pPr>
      <w:r>
        <w:rPr>
          <w:rStyle w:val="CommentReference"/>
        </w:rPr>
        <w:annotationRef/>
      </w:r>
      <w:r>
        <w:t>utter or declare?</w:t>
      </w:r>
    </w:p>
  </w:comment>
  <w:comment w:id="381" w:author="Windows User" w:date="2015-10-30T08:56:00Z" w:initials="BS">
    <w:p w14:paraId="5E20C97F" w14:textId="77777777" w:rsidR="00DD3169" w:rsidRDefault="00DD3169" w:rsidP="00D31F38">
      <w:pPr>
        <w:pStyle w:val="CommentText"/>
      </w:pPr>
      <w:r>
        <w:rPr>
          <w:rStyle w:val="CommentReference"/>
        </w:rPr>
        <w:annotationRef/>
      </w:r>
      <w:r>
        <w:t>look at? look upon? regard?</w:t>
      </w:r>
    </w:p>
  </w:comment>
  <w:comment w:id="382" w:author="Windows User" w:date="2015-10-30T08:56:00Z" w:initials="BS">
    <w:p w14:paraId="2ADF0207" w14:textId="77777777" w:rsidR="00DD3169" w:rsidRDefault="00DD3169" w:rsidP="00D31F38">
      <w:pPr>
        <w:pStyle w:val="CommentText"/>
      </w:pPr>
      <w:r>
        <w:rPr>
          <w:rStyle w:val="CommentReference"/>
        </w:rPr>
        <w:annotationRef/>
      </w:r>
      <w:r>
        <w:t>no one?</w:t>
      </w:r>
    </w:p>
  </w:comment>
  <w:comment w:id="383" w:author="Windows User" w:date="2015-10-30T08:56:00Z" w:initials="BS">
    <w:p w14:paraId="485D87CE" w14:textId="77777777" w:rsidR="00DD3169" w:rsidRDefault="00DD3169" w:rsidP="00D31F38">
      <w:pPr>
        <w:pStyle w:val="CommentText"/>
      </w:pPr>
      <w:r>
        <w:rPr>
          <w:rStyle w:val="CommentReference"/>
        </w:rPr>
        <w:annotationRef/>
      </w:r>
      <w:r>
        <w:t>in?</w:t>
      </w:r>
    </w:p>
    <w:p w14:paraId="472FCBB1" w14:textId="77777777" w:rsidR="00DD3169" w:rsidRDefault="00DD3169" w:rsidP="00D31F38">
      <w:pPr>
        <w:pStyle w:val="CommentText"/>
      </w:pPr>
    </w:p>
  </w:comment>
  <w:comment w:id="384" w:author="Windows User" w:date="2015-10-30T08:56:00Z" w:initials="BS">
    <w:p w14:paraId="0FA627AF" w14:textId="77777777" w:rsidR="00DD3169" w:rsidRDefault="00DD3169" w:rsidP="00D31F38">
      <w:pPr>
        <w:pStyle w:val="CommentText"/>
      </w:pPr>
      <w:r>
        <w:rPr>
          <w:rStyle w:val="CommentReference"/>
        </w:rPr>
        <w:annotationRef/>
      </w:r>
      <w:r>
        <w:t>before?</w:t>
      </w:r>
    </w:p>
  </w:comment>
  <w:comment w:id="385" w:author="Windows User" w:date="2015-10-30T08:56:00Z" w:initials="BS">
    <w:p w14:paraId="744D2B01" w14:textId="77777777" w:rsidR="00DD3169" w:rsidRDefault="00DD3169"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DD3169" w:rsidRDefault="00DD3169"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DD3169" w:rsidRDefault="00DD3169"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DD3169" w:rsidRDefault="00DD3169"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DD3169" w:rsidRDefault="00DD3169" w:rsidP="00D31F38">
      <w:pPr>
        <w:pStyle w:val="CommentText"/>
      </w:pPr>
      <w:r>
        <w:rPr>
          <w:rStyle w:val="CommentReference"/>
        </w:rPr>
        <w:annotationRef/>
      </w:r>
      <w:r>
        <w:t>spices or ointment</w:t>
      </w:r>
    </w:p>
  </w:comment>
  <w:comment w:id="390" w:author="Windows User" w:date="2015-10-30T08:56:00Z" w:initials="BS">
    <w:p w14:paraId="5C973492" w14:textId="77777777" w:rsidR="00DD3169" w:rsidRDefault="00DD3169" w:rsidP="00D31F38">
      <w:pPr>
        <w:pStyle w:val="CommentText"/>
      </w:pPr>
      <w:r>
        <w:rPr>
          <w:rStyle w:val="CommentReference"/>
        </w:rPr>
        <w:annotationRef/>
      </w:r>
      <w:r>
        <w:t>Is risen or has risen?</w:t>
      </w:r>
    </w:p>
  </w:comment>
  <w:comment w:id="391" w:author="Windows User" w:date="2015-10-30T08:56:00Z" w:initials="BS">
    <w:p w14:paraId="2FC8AFF7" w14:textId="77777777" w:rsidR="00DD3169" w:rsidRDefault="00DD3169"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DD3169" w:rsidRDefault="00DD316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DD3169" w:rsidRDefault="00DD3169" w:rsidP="00D31F38">
      <w:pPr>
        <w:pStyle w:val="CommentText"/>
      </w:pPr>
      <w:r>
        <w:rPr>
          <w:rStyle w:val="CommentReference"/>
        </w:rPr>
        <w:annotationRef/>
      </w:r>
      <w:r>
        <w:t xml:space="preserve">decay? </w:t>
      </w:r>
    </w:p>
  </w:comment>
  <w:comment w:id="395" w:author="Windows User" w:date="2015-10-30T08:56:00Z" w:initials="WU">
    <w:p w14:paraId="70A28C39" w14:textId="77777777" w:rsidR="00DD3169" w:rsidRDefault="00DD3169"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DD3169" w:rsidRDefault="00DD3169"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DD3169" w:rsidRDefault="00DD3169"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DD3169" w:rsidRDefault="00DD3169"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DD3169" w:rsidRDefault="00DD3169"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DD3169" w:rsidRDefault="00DD3169" w:rsidP="00D31F38">
      <w:pPr>
        <w:pStyle w:val="CommentText"/>
      </w:pPr>
      <w:r>
        <w:rPr>
          <w:rStyle w:val="CommentReference"/>
        </w:rPr>
        <w:annotationRef/>
      </w:r>
      <w:r>
        <w:t>crushed or destroyed?</w:t>
      </w:r>
    </w:p>
  </w:comment>
  <w:comment w:id="401" w:author="Windows User" w:date="2015-10-30T08:56:00Z" w:initials="WU">
    <w:p w14:paraId="2D37744E" w14:textId="77777777" w:rsidR="00DD3169" w:rsidRDefault="00DD3169"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DD3169" w:rsidRDefault="00DD3169" w:rsidP="00D31F38">
      <w:pPr>
        <w:pStyle w:val="CommentText"/>
      </w:pPr>
      <w:r>
        <w:rPr>
          <w:rStyle w:val="CommentReference"/>
        </w:rPr>
        <w:annotationRef/>
      </w:r>
      <w:r>
        <w:t>sent or sent forth?</w:t>
      </w:r>
    </w:p>
  </w:comment>
  <w:comment w:id="403" w:author="Windows User" w:date="2015-10-30T08:56:00Z" w:initials="WU">
    <w:p w14:paraId="6E78BA80" w14:textId="77777777" w:rsidR="00DD3169" w:rsidRDefault="00DD3169" w:rsidP="00D31F38">
      <w:pPr>
        <w:pStyle w:val="CommentText"/>
      </w:pPr>
      <w:r>
        <w:rPr>
          <w:rStyle w:val="CommentReference"/>
        </w:rPr>
        <w:annotationRef/>
      </w:r>
      <w:r>
        <w:t>or saints? ft note?</w:t>
      </w:r>
    </w:p>
  </w:comment>
  <w:comment w:id="404" w:author="Windows User" w:date="2015-10-30T08:56:00Z" w:initials="WU">
    <w:p w14:paraId="2897BA2F" w14:textId="77777777" w:rsidR="00DD3169" w:rsidRDefault="00DD3169"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DD3169" w:rsidRDefault="00DD3169" w:rsidP="00D31F38">
      <w:pPr>
        <w:pStyle w:val="CommentText"/>
      </w:pPr>
      <w:r>
        <w:rPr>
          <w:rStyle w:val="CommentReference"/>
        </w:rPr>
        <w:annotationRef/>
      </w:r>
      <w:r>
        <w:t>redeemed? or chose?</w:t>
      </w:r>
    </w:p>
  </w:comment>
  <w:comment w:id="406" w:author="Windows User" w:date="2015-10-30T08:56:00Z" w:initials="WU">
    <w:p w14:paraId="0E9DC1B8" w14:textId="77777777" w:rsidR="00DD3169" w:rsidRDefault="00DD3169"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DD3169" w:rsidRDefault="00DD3169" w:rsidP="00D31F38">
      <w:pPr>
        <w:pStyle w:val="CommentText"/>
      </w:pPr>
      <w:r>
        <w:rPr>
          <w:rStyle w:val="CommentReference"/>
        </w:rPr>
        <w:annotationRef/>
      </w:r>
      <w:r>
        <w:t>Nets has pangs.</w:t>
      </w:r>
    </w:p>
  </w:comment>
  <w:comment w:id="408" w:author="Windows User" w:date="2015-10-30T08:56:00Z" w:initials="WU">
    <w:p w14:paraId="6297DC8C" w14:textId="77777777" w:rsidR="00DD3169" w:rsidRDefault="00DD3169"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DD3169" w:rsidRDefault="00DD3169"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DD3169" w:rsidRDefault="00DD3169"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DD3169" w:rsidRDefault="00DD3169" w:rsidP="00D31F38">
      <w:pPr>
        <w:pStyle w:val="CommentText"/>
      </w:pPr>
      <w:r>
        <w:rPr>
          <w:rStyle w:val="CommentReference"/>
        </w:rPr>
        <w:annotationRef/>
      </w:r>
      <w:r>
        <w:t>For? or Since?</w:t>
      </w:r>
    </w:p>
  </w:comment>
  <w:comment w:id="412" w:author="Windows User" w:date="2015-10-30T08:56:00Z" w:initials="WU">
    <w:p w14:paraId="031A7CF6" w14:textId="77777777" w:rsidR="00DD3169" w:rsidRDefault="00DD316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DD3169" w:rsidRDefault="00DD3169">
      <w:pPr>
        <w:pStyle w:val="CommentText"/>
      </w:pPr>
      <w:r>
        <w:rPr>
          <w:rStyle w:val="CommentReference"/>
        </w:rPr>
        <w:annotationRef/>
      </w:r>
      <w:r>
        <w:t>Or “he has greatly glorified Himself, as NETS?</w:t>
      </w:r>
    </w:p>
  </w:comment>
  <w:comment w:id="414" w:author="Windows User" w:date="2015-10-30T08:56:00Z" w:initials="WU">
    <w:p w14:paraId="2A38A2FD" w14:textId="77777777" w:rsidR="00DD3169" w:rsidRDefault="00DD3169"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DD3169" w:rsidRDefault="00DD3169"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DD3169" w:rsidRDefault="00DD3169" w:rsidP="00D31F38">
      <w:pPr>
        <w:pStyle w:val="CommentText"/>
      </w:pPr>
      <w:r>
        <w:rPr>
          <w:rStyle w:val="CommentReference"/>
        </w:rPr>
        <w:annotationRef/>
      </w:r>
      <w:r>
        <w:t>path or walkway?</w:t>
      </w:r>
    </w:p>
  </w:comment>
  <w:comment w:id="423" w:author="Brett Slote" w:date="2015-10-30T08:56:00Z" w:initials="BS">
    <w:p w14:paraId="049D3BBD" w14:textId="77777777" w:rsidR="00DD3169" w:rsidRDefault="00DD3169"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DD3169" w:rsidRDefault="00DD3169"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DD3169" w:rsidRDefault="00DD3169"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DD3169" w:rsidRDefault="00DD3169" w:rsidP="00D31F38">
      <w:pPr>
        <w:pStyle w:val="CommentText"/>
      </w:pPr>
      <w:r>
        <w:rPr>
          <w:rStyle w:val="CommentReference"/>
        </w:rPr>
        <w:annotationRef/>
      </w:r>
      <w:r>
        <w:t>praising or singing?</w:t>
      </w:r>
    </w:p>
  </w:comment>
  <w:comment w:id="427" w:author="Windows User" w:date="2015-10-30T08:56:00Z" w:initials="WU">
    <w:p w14:paraId="56B7B31B" w14:textId="77777777" w:rsidR="00DD3169" w:rsidRDefault="00DD3169" w:rsidP="00D31F38">
      <w:pPr>
        <w:pStyle w:val="CommentText"/>
      </w:pPr>
      <w:r>
        <w:rPr>
          <w:rStyle w:val="CommentReference"/>
        </w:rPr>
        <w:annotationRef/>
      </w:r>
      <w:r>
        <w:t>I think this should be sing to</w:t>
      </w:r>
    </w:p>
  </w:comment>
  <w:comment w:id="441" w:author="Windows User" w:date="2015-11-21T12:59:00Z" w:initials="WU">
    <w:p w14:paraId="5262F523" w14:textId="77777777" w:rsidR="00DD3169" w:rsidRDefault="00DD3169" w:rsidP="00344A59">
      <w:pPr>
        <w:pStyle w:val="CommentText"/>
      </w:pPr>
      <w:r>
        <w:rPr>
          <w:rStyle w:val="CommentReference"/>
        </w:rPr>
        <w:annotationRef/>
      </w:r>
      <w:r>
        <w:t>check</w:t>
      </w:r>
    </w:p>
  </w:comment>
  <w:comment w:id="448" w:author="Windows User" w:date="2015-10-30T08:56:00Z" w:initials="BS">
    <w:p w14:paraId="396316C8" w14:textId="77777777" w:rsidR="00DD3169" w:rsidRDefault="00DD3169"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DD3169" w:rsidRDefault="00DD316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DD3169" w:rsidRDefault="00DD3169" w:rsidP="00D31F38">
      <w:pPr>
        <w:pStyle w:val="CommentText"/>
      </w:pPr>
      <w:r>
        <w:rPr>
          <w:rStyle w:val="CommentReference"/>
        </w:rPr>
        <w:annotationRef/>
      </w:r>
      <w:r>
        <w:t>heavens?</w:t>
      </w:r>
    </w:p>
  </w:comment>
  <w:comment w:id="462" w:author="Windows User" w:date="2015-10-30T08:56:00Z" w:initials="BS">
    <w:p w14:paraId="57E2DDC4" w14:textId="77777777" w:rsidR="00DD3169" w:rsidRDefault="00DD3169" w:rsidP="00D31F38">
      <w:pPr>
        <w:pStyle w:val="CommentText"/>
      </w:pPr>
      <w:r>
        <w:rPr>
          <w:rStyle w:val="CommentReference"/>
        </w:rPr>
        <w:annotationRef/>
      </w:r>
      <w:r>
        <w:t>NETS omits clouds</w:t>
      </w:r>
    </w:p>
  </w:comment>
  <w:comment w:id="463" w:author="Windows User" w:date="2015-10-30T08:56:00Z" w:initials="BS">
    <w:p w14:paraId="35628364" w14:textId="77777777" w:rsidR="00DD3169" w:rsidRDefault="00DD3169" w:rsidP="00D31F38">
      <w:pPr>
        <w:pStyle w:val="CommentText"/>
      </w:pPr>
      <w:r>
        <w:rPr>
          <w:rStyle w:val="CommentReference"/>
        </w:rPr>
        <w:annotationRef/>
      </w:r>
      <w:r>
        <w:t>NETS omits this vs</w:t>
      </w:r>
    </w:p>
  </w:comment>
  <w:comment w:id="464" w:author="Windows User" w:date="2015-10-30T08:56:00Z" w:initials="BS">
    <w:p w14:paraId="1F576F58" w14:textId="77777777" w:rsidR="00DD3169" w:rsidRDefault="00DD3169"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DD3169" w:rsidRDefault="00DD3169"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DD3169" w:rsidRDefault="00DD3169"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DD3169" w:rsidRDefault="00DD3169" w:rsidP="00D31F38">
      <w:pPr>
        <w:pStyle w:val="CommentText"/>
      </w:pPr>
      <w:r>
        <w:rPr>
          <w:rStyle w:val="CommentReference"/>
        </w:rPr>
        <w:annotationRef/>
      </w:r>
      <w:r>
        <w:t>NETS has sea-monsters</w:t>
      </w:r>
    </w:p>
  </w:comment>
  <w:comment w:id="468" w:author="Windows User" w:date="2015-10-30T08:56:00Z" w:initials="BS">
    <w:p w14:paraId="43D401E2" w14:textId="77777777" w:rsidR="00DD3169" w:rsidRDefault="00DD3169"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DD3169" w:rsidRDefault="00DD3169" w:rsidP="00D31F38">
      <w:pPr>
        <w:pStyle w:val="CommentText"/>
      </w:pPr>
      <w:r>
        <w:rPr>
          <w:rStyle w:val="CommentReference"/>
        </w:rPr>
        <w:annotationRef/>
      </w:r>
      <w:r>
        <w:t>NETS has all humans on earth</w:t>
      </w:r>
    </w:p>
  </w:comment>
  <w:comment w:id="470" w:author="Windows User" w:date="2015-10-30T08:56:00Z" w:initials="BS">
    <w:p w14:paraId="6D54AC70" w14:textId="77777777" w:rsidR="00DD3169" w:rsidRDefault="00DD3169"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DD3169" w:rsidRDefault="00DD3169" w:rsidP="00D31F38">
      <w:pPr>
        <w:pStyle w:val="CommentText"/>
      </w:pPr>
      <w:r>
        <w:rPr>
          <w:rStyle w:val="CommentReference"/>
        </w:rPr>
        <w:annotationRef/>
      </w:r>
      <w:r>
        <w:t>NETS ends quite differently</w:t>
      </w:r>
    </w:p>
  </w:comment>
  <w:comment w:id="477" w:author="Windows User" w:date="2015-10-30T08:56:00Z" w:initials="BS">
    <w:p w14:paraId="72C14B6E" w14:textId="77777777" w:rsidR="00DD3169" w:rsidRDefault="00DD316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DD3169" w:rsidRDefault="00DD3169" w:rsidP="003758F4">
      <w:pPr>
        <w:pStyle w:val="CommentText"/>
      </w:pPr>
      <w:r>
        <w:rPr>
          <w:rStyle w:val="CommentReference"/>
        </w:rPr>
        <w:annotationRef/>
      </w:r>
      <w:r>
        <w:t>heavens?</w:t>
      </w:r>
    </w:p>
  </w:comment>
  <w:comment w:id="479" w:author="Windows User" w:date="2015-10-30T08:56:00Z" w:initials="BS">
    <w:p w14:paraId="18B419AF" w14:textId="77777777" w:rsidR="00DD3169" w:rsidRDefault="00DD3169"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DD3169" w:rsidRDefault="00DD3169"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DD3169" w:rsidRDefault="00DD3169"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DD3169" w:rsidRDefault="00DD3169" w:rsidP="003758F4">
      <w:pPr>
        <w:pStyle w:val="CommentText"/>
      </w:pPr>
      <w:r>
        <w:rPr>
          <w:rStyle w:val="CommentReference"/>
        </w:rPr>
        <w:annotationRef/>
      </w:r>
      <w:r>
        <w:t>NETS has all humans on earth</w:t>
      </w:r>
    </w:p>
  </w:comment>
  <w:comment w:id="483" w:author="Windows User" w:date="2015-10-30T08:56:00Z" w:initials="BS">
    <w:p w14:paraId="4CB6D1D8" w14:textId="77777777" w:rsidR="00DD3169" w:rsidRDefault="00DD3169"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DD3169" w:rsidRDefault="00DD3169" w:rsidP="003758F4">
      <w:pPr>
        <w:pStyle w:val="CommentText"/>
      </w:pPr>
      <w:r>
        <w:rPr>
          <w:rStyle w:val="CommentReference"/>
        </w:rPr>
        <w:annotationRef/>
      </w:r>
      <w:r>
        <w:t>NETS ends quite differently</w:t>
      </w:r>
    </w:p>
  </w:comment>
  <w:comment w:id="486" w:author="Windows User" w:date="2015-10-30T08:56:00Z" w:initials="BS">
    <w:p w14:paraId="499D113D" w14:textId="77777777" w:rsidR="00DD3169" w:rsidRDefault="00DD3169" w:rsidP="00D31F38">
      <w:pPr>
        <w:pStyle w:val="CommentText"/>
      </w:pPr>
      <w:r>
        <w:rPr>
          <w:rStyle w:val="CommentReference"/>
        </w:rPr>
        <w:annotationRef/>
      </w:r>
      <w:r>
        <w:t>giver, or maker?</w:t>
      </w:r>
    </w:p>
  </w:comment>
  <w:comment w:id="487" w:author="Windows User" w:date="2015-10-30T08:56:00Z" w:initials="BS">
    <w:p w14:paraId="29AB3125" w14:textId="77777777" w:rsidR="00DD3169" w:rsidRDefault="00DD3169" w:rsidP="00D31F38">
      <w:pPr>
        <w:pStyle w:val="CommentText"/>
      </w:pPr>
      <w:r>
        <w:rPr>
          <w:rStyle w:val="CommentReference"/>
        </w:rPr>
        <w:annotationRef/>
      </w:r>
      <w:r>
        <w:t>even NETS has Hananias</w:t>
      </w:r>
    </w:p>
  </w:comment>
  <w:comment w:id="488" w:author="Windows User" w:date="2015-10-30T08:56:00Z" w:initials="BS">
    <w:p w14:paraId="27892612" w14:textId="77777777" w:rsidR="00DD3169" w:rsidRDefault="00DD3169"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DD3169" w:rsidRDefault="00DD3169" w:rsidP="00D31F38">
      <w:pPr>
        <w:pStyle w:val="CommentText"/>
      </w:pPr>
      <w:r>
        <w:rPr>
          <w:rStyle w:val="CommentReference"/>
        </w:rPr>
        <w:annotationRef/>
      </w:r>
      <w:r>
        <w:t>Coptic doesn't have "Our God"</w:t>
      </w:r>
    </w:p>
  </w:comment>
  <w:comment w:id="490" w:author="Windows User" w:date="2015-10-30T08:56:00Z" w:initials="BS">
    <w:p w14:paraId="5F8EC33A" w14:textId="77777777" w:rsidR="00DD3169" w:rsidRDefault="00DD3169" w:rsidP="00D31F38">
      <w:pPr>
        <w:pStyle w:val="CommentText"/>
      </w:pPr>
      <w:r>
        <w:rPr>
          <w:rStyle w:val="CommentReference"/>
        </w:rPr>
        <w:annotationRef/>
      </w:r>
      <w:r>
        <w:t>celebrate or proclaim?</w:t>
      </w:r>
    </w:p>
  </w:comment>
  <w:comment w:id="491" w:author="Windows User" w:date="2015-10-30T08:56:00Z" w:initials="BS">
    <w:p w14:paraId="02E465F6" w14:textId="77777777" w:rsidR="00DD3169" w:rsidRDefault="00DD3169" w:rsidP="00D31F38">
      <w:pPr>
        <w:pStyle w:val="CommentText"/>
      </w:pPr>
      <w:r>
        <w:rPr>
          <w:rStyle w:val="CommentReference"/>
        </w:rPr>
        <w:annotationRef/>
      </w:r>
      <w:r>
        <w:t>persevere or be sober?</w:t>
      </w:r>
    </w:p>
  </w:comment>
  <w:comment w:id="492" w:author="Windows User" w:date="2015-10-30T08:56:00Z" w:initials="BS">
    <w:p w14:paraId="0F283256" w14:textId="77777777" w:rsidR="00DD3169" w:rsidRDefault="00DD3169"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DD3169" w:rsidRDefault="00DD3169" w:rsidP="00D31F38">
      <w:pPr>
        <w:pStyle w:val="CommentText"/>
      </w:pPr>
      <w:r>
        <w:rPr>
          <w:rStyle w:val="CommentReference"/>
        </w:rPr>
        <w:annotationRef/>
      </w:r>
      <w:r>
        <w:t>esmo is bless, not praise...</w:t>
      </w:r>
    </w:p>
  </w:comment>
  <w:comment w:id="494" w:author="Windows User" w:date="2015-10-30T08:56:00Z" w:initials="BS">
    <w:p w14:paraId="22452F1B" w14:textId="77777777" w:rsidR="00DD3169" w:rsidRDefault="00DD316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DD3169" w:rsidRDefault="00DD3169"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DD3169" w:rsidRDefault="00DD3169"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DD3169" w:rsidRDefault="00DD3169"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DD3169" w:rsidRDefault="00DD3169" w:rsidP="00D31F38">
      <w:pPr>
        <w:pStyle w:val="CommentText"/>
      </w:pPr>
      <w:r>
        <w:rPr>
          <w:rStyle w:val="CommentReference"/>
        </w:rPr>
        <w:annotationRef/>
      </w:r>
      <w:r>
        <w:t>disobedient? heretics?</w:t>
      </w:r>
    </w:p>
  </w:comment>
  <w:comment w:id="499" w:author="Windows User" w:date="2015-10-30T08:56:00Z" w:initials="BS">
    <w:p w14:paraId="298A6523" w14:textId="77777777" w:rsidR="00DD3169" w:rsidRDefault="00DD3169" w:rsidP="00D31F38">
      <w:pPr>
        <w:pStyle w:val="CommentText"/>
      </w:pPr>
      <w:r>
        <w:rPr>
          <w:rStyle w:val="CommentReference"/>
        </w:rPr>
        <w:annotationRef/>
      </w:r>
      <w:r>
        <w:t>souls or spirits?</w:t>
      </w:r>
    </w:p>
  </w:comment>
  <w:comment w:id="500" w:author="Windows User" w:date="2015-10-30T08:56:00Z" w:initials="BS">
    <w:p w14:paraId="3D56C030" w14:textId="77777777" w:rsidR="00DD3169" w:rsidRDefault="00DD3169" w:rsidP="00D31F38">
      <w:pPr>
        <w:pStyle w:val="CommentText"/>
      </w:pPr>
      <w:r>
        <w:rPr>
          <w:rStyle w:val="CommentReference"/>
        </w:rPr>
        <w:annotationRef/>
      </w:r>
      <w:r>
        <w:t>humble or contrite?</w:t>
      </w:r>
    </w:p>
  </w:comment>
  <w:comment w:id="501" w:author="Windows User" w:date="2015-10-30T08:56:00Z" w:initials="BS">
    <w:p w14:paraId="4417CE6C" w14:textId="77777777" w:rsidR="00DD3169" w:rsidRDefault="00DD3169" w:rsidP="00D31F38">
      <w:pPr>
        <w:pStyle w:val="CommentText"/>
      </w:pPr>
      <w:r>
        <w:rPr>
          <w:rStyle w:val="CommentReference"/>
        </w:rPr>
        <w:annotationRef/>
      </w:r>
      <w:r>
        <w:t>hearts?</w:t>
      </w:r>
    </w:p>
  </w:comment>
  <w:comment w:id="502" w:author="Windows User" w:date="2015-10-30T08:56:00Z" w:initials="BS">
    <w:p w14:paraId="6056EF08" w14:textId="77777777" w:rsidR="00DD3169" w:rsidRDefault="00DD3169" w:rsidP="00D31F38">
      <w:pPr>
        <w:pStyle w:val="CommentText"/>
      </w:pPr>
      <w:r>
        <w:rPr>
          <w:rStyle w:val="CommentReference"/>
        </w:rPr>
        <w:annotationRef/>
      </w:r>
      <w:r>
        <w:t>this or LA?</w:t>
      </w:r>
    </w:p>
  </w:comment>
  <w:comment w:id="503" w:author="Windows User" w:date="2015-10-30T08:56:00Z" w:initials="BS">
    <w:p w14:paraId="021CF208" w14:textId="77777777" w:rsidR="00DD3169" w:rsidRDefault="00DD3169" w:rsidP="00D31F38">
      <w:pPr>
        <w:pStyle w:val="CommentText"/>
      </w:pPr>
      <w:r>
        <w:rPr>
          <w:rStyle w:val="CommentReference"/>
        </w:rPr>
        <w:annotationRef/>
      </w:r>
      <w:r>
        <w:t>righteous of, or who revere</w:t>
      </w:r>
    </w:p>
  </w:comment>
  <w:comment w:id="504" w:author="Windows User" w:date="2015-10-30T08:56:00Z" w:initials="BS">
    <w:p w14:paraId="2B7DD481" w14:textId="77777777" w:rsidR="00DD3169" w:rsidRDefault="00DD3169"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DD3169" w:rsidRDefault="00DD3169" w:rsidP="00D31F38">
      <w:pPr>
        <w:pStyle w:val="CommentText"/>
      </w:pPr>
      <w:r>
        <w:rPr>
          <w:rStyle w:val="CommentReference"/>
        </w:rPr>
        <w:annotationRef/>
      </w:r>
      <w:r>
        <w:t>that he may praise and say?</w:t>
      </w:r>
    </w:p>
  </w:comment>
  <w:comment w:id="523" w:author="Windows User" w:date="2015-11-21T13:00:00Z" w:initials="WU">
    <w:p w14:paraId="72B45ACE" w14:textId="77777777" w:rsidR="00DD3169" w:rsidRDefault="00DD3169" w:rsidP="00D31F38">
      <w:pPr>
        <w:pStyle w:val="CommentText"/>
      </w:pPr>
      <w:r>
        <w:rPr>
          <w:rStyle w:val="CommentReference"/>
        </w:rPr>
        <w:annotationRef/>
      </w:r>
      <w:r>
        <w:t>Check, and 2 above.</w:t>
      </w:r>
    </w:p>
  </w:comment>
  <w:comment w:id="524" w:author="Brett Slote" w:date="2015-10-30T08:56:00Z" w:initials="BS">
    <w:p w14:paraId="0C0C90F8" w14:textId="77777777" w:rsidR="00DD3169" w:rsidRDefault="00DD3169"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DD3169" w:rsidRDefault="00DD3169" w:rsidP="00D31F38">
      <w:pPr>
        <w:pStyle w:val="CommentText"/>
      </w:pPr>
      <w:r>
        <w:rPr>
          <w:rStyle w:val="CommentReference"/>
        </w:rPr>
        <w:annotationRef/>
      </w:r>
      <w:r>
        <w:t>check</w:t>
      </w:r>
    </w:p>
  </w:comment>
  <w:comment w:id="526" w:author="Windows User" w:date="2015-11-21T13:00:00Z" w:initials="WU">
    <w:p w14:paraId="0CFC2594" w14:textId="77777777" w:rsidR="00DD3169" w:rsidRDefault="00DD3169" w:rsidP="00D31F38">
      <w:pPr>
        <w:pStyle w:val="CommentText"/>
      </w:pPr>
      <w:r>
        <w:rPr>
          <w:rStyle w:val="CommentReference"/>
        </w:rPr>
        <w:annotationRef/>
      </w:r>
      <w:r>
        <w:t>check</w:t>
      </w:r>
    </w:p>
  </w:comment>
  <w:comment w:id="527" w:author="Windows User" w:date="2015-11-21T13:01:00Z" w:initials="WU">
    <w:p w14:paraId="403A6460" w14:textId="77777777" w:rsidR="00DD3169" w:rsidRDefault="00DD3169" w:rsidP="00D31F38">
      <w:pPr>
        <w:pStyle w:val="CommentText"/>
      </w:pPr>
      <w:r>
        <w:rPr>
          <w:rStyle w:val="CommentReference"/>
        </w:rPr>
        <w:annotationRef/>
      </w:r>
      <w:r>
        <w:t>check, find Copitic</w:t>
      </w:r>
    </w:p>
  </w:comment>
  <w:comment w:id="528" w:author="Windows User" w:date="2015-10-30T08:56:00Z" w:initials="BS">
    <w:p w14:paraId="1B2986E7" w14:textId="77777777" w:rsidR="00DD3169" w:rsidRDefault="00DD3169"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DD3169" w:rsidRDefault="00DD3169" w:rsidP="00D31F38">
      <w:pPr>
        <w:pStyle w:val="CommentText"/>
      </w:pPr>
      <w:r>
        <w:rPr>
          <w:rStyle w:val="CommentReference"/>
        </w:rPr>
        <w:annotationRef/>
      </w:r>
      <w:r>
        <w:t>add</w:t>
      </w:r>
    </w:p>
  </w:comment>
  <w:comment w:id="532" w:author="Windows User" w:date="2015-10-30T08:56:00Z" w:initials="BS">
    <w:p w14:paraId="76CF17E1" w14:textId="77777777" w:rsidR="00DD3169" w:rsidRDefault="00DD3169"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DD3169" w:rsidRDefault="00DD3169" w:rsidP="00D31F38">
      <w:pPr>
        <w:pStyle w:val="CommentText"/>
      </w:pPr>
      <w:r>
        <w:rPr>
          <w:rStyle w:val="CommentReference"/>
        </w:rPr>
        <w:annotationRef/>
      </w:r>
      <w:r>
        <w:t>Communion or commemoration?</w:t>
      </w:r>
    </w:p>
  </w:comment>
  <w:comment w:id="534" w:author="Windows User" w:date="2015-11-21T13:01:00Z" w:initials="WU">
    <w:p w14:paraId="3C8EDFD6" w14:textId="77777777" w:rsidR="00DD3169" w:rsidRDefault="00DD3169" w:rsidP="00D31F38">
      <w:pPr>
        <w:pStyle w:val="CommentText"/>
      </w:pPr>
      <w:r>
        <w:rPr>
          <w:rStyle w:val="CommentReference"/>
        </w:rPr>
        <w:annotationRef/>
      </w:r>
      <w:r>
        <w:t>Check, and 2 above</w:t>
      </w:r>
    </w:p>
  </w:comment>
  <w:comment w:id="535" w:author="Brett Slote" w:date="2015-10-30T08:56:00Z" w:initials="BS">
    <w:p w14:paraId="502DF58D" w14:textId="77777777" w:rsidR="00DD3169" w:rsidRDefault="00DD3169"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DD3169" w:rsidRDefault="00DD3169" w:rsidP="00D31F38">
      <w:pPr>
        <w:pStyle w:val="CommentText"/>
      </w:pPr>
      <w:r>
        <w:rPr>
          <w:rStyle w:val="CommentReference"/>
        </w:rPr>
        <w:annotationRef/>
      </w:r>
      <w:r>
        <w:t>check</w:t>
      </w:r>
    </w:p>
  </w:comment>
  <w:comment w:id="537" w:author="Windows User" w:date="2015-10-30T08:56:00Z" w:initials="BS">
    <w:p w14:paraId="303AD0FE" w14:textId="77777777" w:rsidR="00DD3169" w:rsidRDefault="00DD316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DD3169" w:rsidRDefault="00DD3169" w:rsidP="00D31F38">
      <w:pPr>
        <w:pStyle w:val="CommentText"/>
      </w:pPr>
      <w:r>
        <w:rPr>
          <w:rStyle w:val="CommentReference"/>
        </w:rPr>
        <w:annotationRef/>
      </w:r>
      <w:r>
        <w:t>check.  Add Coptic</w:t>
      </w:r>
    </w:p>
  </w:comment>
  <w:comment w:id="544" w:author="Windows User" w:date="2015-11-02T12:45:00Z" w:initials="BS">
    <w:p w14:paraId="02E474EA" w14:textId="77777777" w:rsidR="00DD3169" w:rsidRDefault="00DD3169" w:rsidP="00D31F38">
      <w:pPr>
        <w:pStyle w:val="CommentText"/>
      </w:pPr>
      <w:r>
        <w:rPr>
          <w:rStyle w:val="CommentReference"/>
        </w:rPr>
        <w:annotationRef/>
      </w:r>
      <w:r>
        <w:t>Godhead or Divinity?</w:t>
      </w:r>
    </w:p>
  </w:comment>
  <w:comment w:id="545" w:author="Windows User" w:date="2015-10-30T08:56:00Z" w:initials="BS">
    <w:p w14:paraId="1165D588" w14:textId="77777777" w:rsidR="00DD3169" w:rsidRDefault="00DD316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DD3169" w:rsidRDefault="00DD3169"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DD3169" w:rsidRDefault="00DD3169"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DD3169" w:rsidRDefault="00DD3169" w:rsidP="00D31F38">
      <w:pPr>
        <w:pStyle w:val="CommentText"/>
      </w:pPr>
      <w:r>
        <w:rPr>
          <w:rStyle w:val="CommentReference"/>
        </w:rPr>
        <w:annotationRef/>
      </w:r>
      <w:r>
        <w:t>check</w:t>
      </w:r>
    </w:p>
  </w:comment>
  <w:comment w:id="561" w:author="Windows User" w:date="2015-11-21T13:03:00Z" w:initials="WU">
    <w:p w14:paraId="2CFCDBC4" w14:textId="77777777" w:rsidR="00DD3169" w:rsidRDefault="00DD3169" w:rsidP="00D31F38">
      <w:pPr>
        <w:pStyle w:val="CommentText"/>
      </w:pPr>
      <w:r>
        <w:rPr>
          <w:rStyle w:val="CommentReference"/>
        </w:rPr>
        <w:annotationRef/>
      </w:r>
      <w:r>
        <w:t>check</w:t>
      </w:r>
    </w:p>
  </w:comment>
  <w:comment w:id="562" w:author="Windows User" w:date="2015-11-21T13:04:00Z" w:initials="WU">
    <w:p w14:paraId="7B87BF1F" w14:textId="77777777" w:rsidR="00DD3169" w:rsidRDefault="00DD3169" w:rsidP="00D31F38">
      <w:pPr>
        <w:pStyle w:val="CommentText"/>
      </w:pPr>
      <w:r>
        <w:rPr>
          <w:rStyle w:val="CommentReference"/>
        </w:rPr>
        <w:annotationRef/>
      </w:r>
      <w:r>
        <w:t>check</w:t>
      </w:r>
    </w:p>
  </w:comment>
  <w:comment w:id="563" w:author="Windows User" w:date="2015-10-30T08:56:00Z" w:initials="BS">
    <w:p w14:paraId="469A8399" w14:textId="77777777" w:rsidR="00DD3169" w:rsidRDefault="00DD3169"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DD3169" w:rsidRDefault="00DD3169"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DD3169" w:rsidRDefault="00DD3169"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DD3169" w:rsidRDefault="00DD3169"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DD3169" w:rsidRDefault="00DD3169"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DD3169" w:rsidRDefault="00DD3169" w:rsidP="00D31F38">
      <w:pPr>
        <w:pStyle w:val="CommentText"/>
      </w:pPr>
      <w:r>
        <w:rPr>
          <w:rStyle w:val="CommentReference"/>
        </w:rPr>
        <w:annotationRef/>
      </w:r>
      <w:r>
        <w:t>NETS has rebukes. punishments?</w:t>
      </w:r>
    </w:p>
  </w:comment>
  <w:comment w:id="579" w:author="Windows User" w:date="2015-10-30T08:56:00Z" w:initials="BS">
    <w:p w14:paraId="37F1C98E" w14:textId="77777777" w:rsidR="00DD3169" w:rsidRDefault="00DD3169" w:rsidP="00D31F38">
      <w:pPr>
        <w:pStyle w:val="CommentText"/>
      </w:pPr>
      <w:r>
        <w:rPr>
          <w:rStyle w:val="CommentReference"/>
        </w:rPr>
        <w:annotationRef/>
      </w:r>
      <w:r>
        <w:t>psaltry? or lyre?</w:t>
      </w:r>
    </w:p>
  </w:comment>
  <w:comment w:id="592" w:author="Windows User" w:date="2015-11-21T13:04:00Z" w:initials="WU">
    <w:p w14:paraId="43A5D1B1" w14:textId="77777777" w:rsidR="00DD3169" w:rsidRDefault="00DD3169" w:rsidP="00E35F1F">
      <w:pPr>
        <w:pStyle w:val="CommentText"/>
      </w:pPr>
      <w:r>
        <w:rPr>
          <w:rStyle w:val="CommentReference"/>
        </w:rPr>
        <w:annotationRef/>
      </w:r>
      <w:r>
        <w:t>check</w:t>
      </w:r>
    </w:p>
  </w:comment>
  <w:comment w:id="593" w:author="Windows User" w:date="2015-11-21T13:04:00Z" w:initials="WU">
    <w:p w14:paraId="4B6A4DE4" w14:textId="77777777" w:rsidR="00DD3169" w:rsidRDefault="00DD3169" w:rsidP="00E35F1F">
      <w:pPr>
        <w:pStyle w:val="CommentText"/>
      </w:pPr>
      <w:r>
        <w:rPr>
          <w:rStyle w:val="CommentReference"/>
        </w:rPr>
        <w:annotationRef/>
      </w:r>
      <w:r>
        <w:t>check</w:t>
      </w:r>
    </w:p>
  </w:comment>
  <w:comment w:id="594" w:author="Windows User" w:date="2015-10-30T08:56:00Z" w:initials="BS">
    <w:p w14:paraId="483AEE75" w14:textId="77777777" w:rsidR="00DD3169" w:rsidRDefault="00DD3169" w:rsidP="00E35F1F">
      <w:pPr>
        <w:pStyle w:val="CommentText"/>
      </w:pPr>
      <w:r>
        <w:rPr>
          <w:rStyle w:val="CommentReference"/>
        </w:rPr>
        <w:annotationRef/>
      </w:r>
      <w:r>
        <w:t>tense? praise or will praise?</w:t>
      </w:r>
    </w:p>
  </w:comment>
  <w:comment w:id="595" w:author="Windows User" w:date="2015-10-30T08:56:00Z" w:initials="BS">
    <w:p w14:paraId="17DAD50D" w14:textId="77777777" w:rsidR="00DD3169" w:rsidRDefault="00DD3169" w:rsidP="00E35F1F">
      <w:pPr>
        <w:pStyle w:val="CommentText"/>
      </w:pPr>
      <w:r>
        <w:rPr>
          <w:rStyle w:val="CommentReference"/>
        </w:rPr>
        <w:annotationRef/>
      </w:r>
      <w:r>
        <w:t>earth? land? creation?</w:t>
      </w:r>
    </w:p>
  </w:comment>
  <w:comment w:id="596" w:author="Windows User" w:date="2015-11-21T13:05:00Z" w:initials="WU">
    <w:p w14:paraId="412BFF55" w14:textId="77777777" w:rsidR="00DD3169" w:rsidRDefault="00DD3169" w:rsidP="00E35F1F">
      <w:pPr>
        <w:pStyle w:val="CommentText"/>
      </w:pPr>
      <w:r>
        <w:rPr>
          <w:rStyle w:val="CommentReference"/>
        </w:rPr>
        <w:annotationRef/>
      </w:r>
      <w:r>
        <w:t>check</w:t>
      </w:r>
    </w:p>
  </w:comment>
  <w:comment w:id="597" w:author="Windows User" w:date="2015-10-30T08:56:00Z" w:initials="BS">
    <w:p w14:paraId="4FEF2EC7" w14:textId="77777777" w:rsidR="00DD3169" w:rsidRDefault="00DD3169"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DD3169" w:rsidRDefault="00DD3169"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DD3169" w:rsidRDefault="00DD3169"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DD3169" w:rsidRDefault="00DD3169" w:rsidP="00E35F1F">
      <w:pPr>
        <w:pStyle w:val="CommentText"/>
      </w:pPr>
      <w:r>
        <w:rPr>
          <w:rStyle w:val="CommentReference"/>
        </w:rPr>
        <w:annotationRef/>
      </w:r>
      <w:r>
        <w:t>patience or longsuffering?</w:t>
      </w:r>
    </w:p>
  </w:comment>
  <w:comment w:id="601" w:author="Windows User" w:date="2015-10-30T08:56:00Z" w:initials="BS">
    <w:p w14:paraId="2E20A232" w14:textId="77777777" w:rsidR="00DD3169" w:rsidRDefault="00DD3169" w:rsidP="00E35F1F">
      <w:pPr>
        <w:pStyle w:val="CommentText"/>
      </w:pPr>
      <w:r>
        <w:rPr>
          <w:rStyle w:val="CommentReference"/>
        </w:rPr>
        <w:annotationRef/>
      </w:r>
      <w:r>
        <w:t>just "at the first watch"?</w:t>
      </w:r>
    </w:p>
  </w:comment>
  <w:comment w:id="602" w:author="Windows User" w:date="2015-10-30T08:56:00Z" w:initials="BS">
    <w:p w14:paraId="34FB1BC0" w14:textId="77777777" w:rsidR="00DD3169" w:rsidRDefault="00DD3169" w:rsidP="00E35F1F">
      <w:pPr>
        <w:pStyle w:val="CommentText"/>
      </w:pPr>
      <w:r>
        <w:rPr>
          <w:rStyle w:val="CommentReference"/>
        </w:rPr>
        <w:annotationRef/>
      </w:r>
      <w:r>
        <w:t>sweet, or easy?</w:t>
      </w:r>
    </w:p>
  </w:comment>
  <w:comment w:id="603" w:author="Windows User" w:date="2015-10-30T08:56:00Z" w:initials="BS">
    <w:p w14:paraId="20646872" w14:textId="77777777" w:rsidR="00DD3169" w:rsidRDefault="00DD3169"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DD3169" w:rsidRDefault="00DD3169" w:rsidP="00E35F1F">
      <w:pPr>
        <w:pStyle w:val="CommentText"/>
      </w:pPr>
      <w:r>
        <w:rPr>
          <w:rStyle w:val="CommentReference"/>
        </w:rPr>
        <w:annotationRef/>
      </w:r>
      <w:r>
        <w:t>sound better if omit of?</w:t>
      </w:r>
    </w:p>
  </w:comment>
  <w:comment w:id="605" w:author="Windows User" w:date="2015-10-30T08:56:00Z" w:initials="BS">
    <w:p w14:paraId="0D6FF167" w14:textId="77777777" w:rsidR="00DD3169" w:rsidRDefault="00DD3169" w:rsidP="00E35F1F">
      <w:pPr>
        <w:pStyle w:val="CommentText"/>
      </w:pPr>
      <w:r>
        <w:rPr>
          <w:rStyle w:val="CommentReference"/>
        </w:rPr>
        <w:annotationRef/>
      </w:r>
      <w:r>
        <w:t>truth, or righteousness?</w:t>
      </w:r>
    </w:p>
  </w:comment>
  <w:comment w:id="606" w:author="Windows User" w:date="2015-10-30T08:56:00Z" w:initials="BS">
    <w:p w14:paraId="1A8CABED" w14:textId="77777777" w:rsidR="00DD3169" w:rsidRDefault="00DD3169" w:rsidP="00E35F1F">
      <w:pPr>
        <w:pStyle w:val="CommentText"/>
      </w:pPr>
      <w:r>
        <w:rPr>
          <w:rStyle w:val="CommentReference"/>
        </w:rPr>
        <w:annotationRef/>
      </w:r>
      <w:r>
        <w:t>true, or perfecvt?</w:t>
      </w:r>
    </w:p>
  </w:comment>
  <w:comment w:id="607" w:author="Windows User" w:date="2015-10-30T08:56:00Z" w:initials="BS">
    <w:p w14:paraId="21AC5CB8" w14:textId="77777777" w:rsidR="00DD3169" w:rsidRDefault="00DD3169" w:rsidP="00E35F1F">
      <w:pPr>
        <w:pStyle w:val="CommentText"/>
      </w:pPr>
      <w:r>
        <w:rPr>
          <w:rStyle w:val="CommentReference"/>
        </w:rPr>
        <w:annotationRef/>
      </w:r>
      <w:r>
        <w:t>and?</w:t>
      </w:r>
    </w:p>
  </w:comment>
  <w:comment w:id="608" w:author="Windows User" w:date="2015-10-30T08:56:00Z" w:initials="BS">
    <w:p w14:paraId="6C6DCC78" w14:textId="77777777" w:rsidR="00DD3169" w:rsidRDefault="00DD3169"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DD3169" w:rsidRDefault="00DD3169" w:rsidP="00E35F1F">
      <w:pPr>
        <w:pStyle w:val="CommentText"/>
      </w:pPr>
      <w:r>
        <w:rPr>
          <w:rStyle w:val="CommentReference"/>
        </w:rPr>
        <w:annotationRef/>
      </w:r>
      <w:r>
        <w:t>will?</w:t>
      </w:r>
    </w:p>
  </w:comment>
  <w:comment w:id="610" w:author="Windows User" w:date="2015-10-30T08:56:00Z" w:initials="BS">
    <w:p w14:paraId="6FC8752C" w14:textId="77777777" w:rsidR="00DD3169" w:rsidRDefault="00DD3169" w:rsidP="00E35F1F">
      <w:pPr>
        <w:pStyle w:val="CommentText"/>
      </w:pPr>
      <w:r>
        <w:rPr>
          <w:rStyle w:val="CommentReference"/>
        </w:rPr>
        <w:annotationRef/>
      </w:r>
      <w:r>
        <w:t>save? keep? deliver?</w:t>
      </w:r>
    </w:p>
  </w:comment>
  <w:comment w:id="611" w:author="Windows User" w:date="2015-10-30T08:56:00Z" w:initials="BS">
    <w:p w14:paraId="7843FDD6" w14:textId="77777777" w:rsidR="00DD3169" w:rsidRDefault="00DD3169"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DD3169" w:rsidRDefault="00DD3169"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DD3169" w:rsidRDefault="00DD3169"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DD3169" w:rsidRDefault="00DD3169"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DD3169" w:rsidRDefault="00DD3169" w:rsidP="00E35F1F">
      <w:pPr>
        <w:pStyle w:val="CommentText"/>
      </w:pPr>
      <w:r>
        <w:rPr>
          <w:rStyle w:val="CommentReference"/>
        </w:rPr>
        <w:annotationRef/>
      </w:r>
      <w:r>
        <w:t>tense?</w:t>
      </w:r>
    </w:p>
  </w:comment>
  <w:comment w:id="627" w:author="Windows User" w:date="2015-10-30T08:56:00Z" w:initials="BS">
    <w:p w14:paraId="5C472088" w14:textId="77777777" w:rsidR="00DD3169" w:rsidRDefault="00DD3169" w:rsidP="00E35F1F">
      <w:pPr>
        <w:pStyle w:val="CommentText"/>
      </w:pPr>
      <w:r>
        <w:rPr>
          <w:rStyle w:val="CommentReference"/>
        </w:rPr>
        <w:annotationRef/>
      </w:r>
      <w:r>
        <w:t>exalt or magnify?</w:t>
      </w:r>
    </w:p>
  </w:comment>
  <w:comment w:id="628" w:author="Windows User" w:date="2015-10-30T08:56:00Z" w:initials="BS">
    <w:p w14:paraId="2FB7E2BD" w14:textId="77777777" w:rsidR="00DD3169" w:rsidRDefault="00DD3169" w:rsidP="00E35F1F">
      <w:pPr>
        <w:pStyle w:val="CommentText"/>
      </w:pPr>
      <w:r>
        <w:rPr>
          <w:rStyle w:val="CommentReference"/>
        </w:rPr>
        <w:annotationRef/>
      </w:r>
      <w:r>
        <w:t>or iwn?</w:t>
      </w:r>
    </w:p>
  </w:comment>
  <w:comment w:id="632" w:author="Windows User" w:date="2015-10-30T08:56:00Z" w:initials="BS">
    <w:p w14:paraId="3C8244A0" w14:textId="77777777" w:rsidR="00DD3169" w:rsidRDefault="00DD3169"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DD3169" w:rsidRDefault="00DD3169"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DD3169" w:rsidRDefault="00DD3169"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DD3169" w:rsidRDefault="00DD3169"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DD3169" w:rsidRDefault="00DD3169" w:rsidP="00E35F1F">
      <w:pPr>
        <w:pStyle w:val="CommentText"/>
      </w:pPr>
      <w:r>
        <w:rPr>
          <w:rStyle w:val="CommentReference"/>
        </w:rPr>
        <w:annotationRef/>
      </w:r>
      <w:r>
        <w:t>coessential or consubstantial?</w:t>
      </w:r>
    </w:p>
  </w:comment>
  <w:comment w:id="637" w:author="Windows User" w:date="2015-10-30T08:56:00Z" w:initials="BS">
    <w:p w14:paraId="66C0B0D7" w14:textId="77777777" w:rsidR="00DD3169" w:rsidRDefault="00DD3169" w:rsidP="00E35F1F">
      <w:pPr>
        <w:pStyle w:val="CommentText"/>
      </w:pPr>
      <w:r>
        <w:rPr>
          <w:rStyle w:val="CommentReference"/>
        </w:rPr>
        <w:annotationRef/>
      </w:r>
      <w:r>
        <w:t>made one or joined?</w:t>
      </w:r>
    </w:p>
  </w:comment>
  <w:comment w:id="638" w:author="Windows User" w:date="2015-10-30T08:56:00Z" w:initials="BS">
    <w:p w14:paraId="094D26E3" w14:textId="77777777" w:rsidR="00DD3169" w:rsidRDefault="00DD3169"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DD3169" w:rsidRDefault="00DD3169"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DD3169" w:rsidRDefault="00DD3169" w:rsidP="00E35F1F">
      <w:pPr>
        <w:pStyle w:val="CommentText"/>
      </w:pPr>
      <w:r>
        <w:rPr>
          <w:rStyle w:val="CommentReference"/>
        </w:rPr>
        <w:annotationRef/>
      </w:r>
      <w:r>
        <w:t>woven or fine?</w:t>
      </w:r>
    </w:p>
  </w:comment>
  <w:comment w:id="641" w:author="Windows User" w:date="2015-10-30T08:56:00Z" w:initials="BS">
    <w:p w14:paraId="7A9FC970" w14:textId="77777777" w:rsidR="00DD3169" w:rsidRDefault="00DD3169" w:rsidP="00E35F1F">
      <w:pPr>
        <w:pStyle w:val="CommentText"/>
      </w:pPr>
      <w:r>
        <w:rPr>
          <w:rStyle w:val="CommentReference"/>
        </w:rPr>
        <w:annotationRef/>
      </w:r>
      <w:r>
        <w:t>palin</w:t>
      </w:r>
    </w:p>
  </w:comment>
  <w:comment w:id="642" w:author="Windows User" w:date="2015-10-30T08:56:00Z" w:initials="BS">
    <w:p w14:paraId="5EFFC3EC" w14:textId="77777777" w:rsidR="00DD3169" w:rsidRDefault="00DD3169" w:rsidP="00E35F1F">
      <w:pPr>
        <w:pStyle w:val="CommentText"/>
      </w:pPr>
      <w:r>
        <w:rPr>
          <w:rStyle w:val="CommentReference"/>
        </w:rPr>
        <w:annotationRef/>
      </w:r>
      <w:r>
        <w:t>exalt or magnify?</w:t>
      </w:r>
    </w:p>
  </w:comment>
  <w:comment w:id="643" w:author="Windows User" w:date="2015-10-30T08:56:00Z" w:initials="BS">
    <w:p w14:paraId="150C26DA" w14:textId="77777777" w:rsidR="00DD3169" w:rsidRDefault="00DD3169" w:rsidP="00E35F1F">
      <w:pPr>
        <w:pStyle w:val="CommentText"/>
      </w:pPr>
      <w:r>
        <w:rPr>
          <w:rStyle w:val="CommentReference"/>
        </w:rPr>
        <w:annotationRef/>
      </w:r>
      <w:r>
        <w:t>or iwn?</w:t>
      </w:r>
    </w:p>
  </w:comment>
  <w:comment w:id="647" w:author="Windows User" w:date="2015-10-30T08:56:00Z" w:initials="BS">
    <w:p w14:paraId="0E3B452D" w14:textId="77777777" w:rsidR="00DD3169" w:rsidRDefault="00DD316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DD3169" w:rsidRDefault="00DD3169" w:rsidP="00E35F1F">
      <w:pPr>
        <w:pStyle w:val="CommentText"/>
      </w:pPr>
      <w:r>
        <w:rPr>
          <w:rStyle w:val="CommentReference"/>
        </w:rPr>
        <w:annotationRef/>
      </w:r>
      <w:r>
        <w:t>forged or beaten?</w:t>
      </w:r>
    </w:p>
  </w:comment>
  <w:comment w:id="649" w:author="Windows User" w:date="2015-10-30T08:56:00Z" w:initials="BS">
    <w:p w14:paraId="3E8ADE2B" w14:textId="77777777" w:rsidR="00DD3169" w:rsidRDefault="00DD3169"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DD3169" w:rsidRDefault="00DD3169"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DD3169" w:rsidRDefault="00DD3169" w:rsidP="00E35F1F">
      <w:pPr>
        <w:pStyle w:val="CommentText"/>
      </w:pPr>
      <w:r>
        <w:rPr>
          <w:rStyle w:val="CommentReference"/>
        </w:rPr>
        <w:annotationRef/>
      </w:r>
      <w:r>
        <w:t>why does Abouna omit sin?</w:t>
      </w:r>
    </w:p>
  </w:comment>
  <w:comment w:id="652" w:author="Windows User" w:date="2015-10-30T08:56:00Z" w:initials="BS">
    <w:p w14:paraId="027A16CD" w14:textId="77777777" w:rsidR="00DD3169" w:rsidRDefault="00DD3169" w:rsidP="00E35F1F">
      <w:pPr>
        <w:pStyle w:val="CommentText"/>
      </w:pPr>
      <w:r>
        <w:rPr>
          <w:rStyle w:val="CommentReference"/>
        </w:rPr>
        <w:annotationRef/>
      </w:r>
      <w:r>
        <w:t>exalt or magnify?</w:t>
      </w:r>
    </w:p>
  </w:comment>
  <w:comment w:id="653" w:author="Windows User" w:date="2015-10-30T08:56:00Z" w:initials="BS">
    <w:p w14:paraId="20C9574B" w14:textId="77777777" w:rsidR="00DD3169" w:rsidRDefault="00DD3169" w:rsidP="00E35F1F">
      <w:pPr>
        <w:pStyle w:val="CommentText"/>
      </w:pPr>
      <w:r>
        <w:rPr>
          <w:rStyle w:val="CommentReference"/>
        </w:rPr>
        <w:annotationRef/>
      </w:r>
      <w:r>
        <w:t>or iwn?</w:t>
      </w:r>
    </w:p>
  </w:comment>
  <w:comment w:id="657" w:author="Windows User" w:date="2015-10-30T08:56:00Z" w:initials="BS">
    <w:p w14:paraId="6726A127" w14:textId="77777777" w:rsidR="00DD3169" w:rsidRDefault="00DD3169"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DD3169" w:rsidRDefault="00DD3169"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DD3169" w:rsidRDefault="00DD3169" w:rsidP="00E35F1F">
      <w:pPr>
        <w:pStyle w:val="CommentText"/>
      </w:pPr>
      <w:r>
        <w:rPr>
          <w:rStyle w:val="CommentReference"/>
        </w:rPr>
        <w:annotationRef/>
      </w:r>
      <w:r>
        <w:t>exalt or magnify?</w:t>
      </w:r>
    </w:p>
  </w:comment>
  <w:comment w:id="660" w:author="Windows User" w:date="2015-10-30T08:56:00Z" w:initials="BS">
    <w:p w14:paraId="3A4414A4" w14:textId="77777777" w:rsidR="00DD3169" w:rsidRDefault="00DD3169" w:rsidP="00E35F1F">
      <w:pPr>
        <w:pStyle w:val="CommentText"/>
      </w:pPr>
      <w:r>
        <w:rPr>
          <w:rStyle w:val="CommentReference"/>
        </w:rPr>
        <w:annotationRef/>
      </w:r>
      <w:r>
        <w:t>or iwn?</w:t>
      </w:r>
    </w:p>
  </w:comment>
  <w:comment w:id="664" w:author="Windows User" w:date="2015-10-30T08:56:00Z" w:initials="BS">
    <w:p w14:paraId="60D89983" w14:textId="77777777" w:rsidR="00DD3169" w:rsidRDefault="00DD3169" w:rsidP="00E35F1F">
      <w:pPr>
        <w:pStyle w:val="CommentText"/>
      </w:pPr>
      <w:r>
        <w:rPr>
          <w:rStyle w:val="CommentReference"/>
        </w:rPr>
        <w:annotationRef/>
      </w:r>
      <w:r>
        <w:t>perpetual lamp?</w:t>
      </w:r>
    </w:p>
  </w:comment>
  <w:comment w:id="665" w:author="Windows User" w:date="2015-10-30T08:56:00Z" w:initials="BS">
    <w:p w14:paraId="708630CC" w14:textId="77777777" w:rsidR="00DD3169" w:rsidRDefault="00DD3169" w:rsidP="00E35F1F">
      <w:pPr>
        <w:pStyle w:val="CommentText"/>
      </w:pPr>
      <w:r>
        <w:rPr>
          <w:rStyle w:val="CommentReference"/>
        </w:rPr>
        <w:annotationRef/>
      </w:r>
      <w:r>
        <w:t>parousia?</w:t>
      </w:r>
    </w:p>
  </w:comment>
  <w:comment w:id="666" w:author="Windows User" w:date="2015-10-30T08:56:00Z" w:initials="BS">
    <w:p w14:paraId="670AE5C3" w14:textId="77777777" w:rsidR="00DD3169" w:rsidRDefault="00DD3169" w:rsidP="00E35F1F">
      <w:pPr>
        <w:pStyle w:val="CommentText"/>
      </w:pPr>
      <w:r>
        <w:rPr>
          <w:rStyle w:val="CommentReference"/>
        </w:rPr>
        <w:annotationRef/>
      </w:r>
      <w:r>
        <w:t>tense?</w:t>
      </w:r>
    </w:p>
  </w:comment>
  <w:comment w:id="667" w:author="Windows User" w:date="2015-10-30T08:56:00Z" w:initials="BS">
    <w:p w14:paraId="281D5A29" w14:textId="77777777" w:rsidR="00DD3169" w:rsidRDefault="00DD3169" w:rsidP="00E35F1F">
      <w:pPr>
        <w:pStyle w:val="CommentText"/>
      </w:pPr>
      <w:r>
        <w:rPr>
          <w:rStyle w:val="CommentReference"/>
        </w:rPr>
        <w:annotationRef/>
      </w:r>
      <w:r>
        <w:t>enlightens?</w:t>
      </w:r>
    </w:p>
  </w:comment>
  <w:comment w:id="668" w:author="Windows User" w:date="2015-10-30T08:56:00Z" w:initials="BS">
    <w:p w14:paraId="09189517" w14:textId="77777777" w:rsidR="00DD3169" w:rsidRDefault="00DD3169" w:rsidP="00E35F1F">
      <w:pPr>
        <w:pStyle w:val="CommentText"/>
      </w:pPr>
      <w:r>
        <w:rPr>
          <w:rStyle w:val="CommentReference"/>
        </w:rPr>
        <w:annotationRef/>
      </w:r>
      <w:r>
        <w:t>exalt or magnify?</w:t>
      </w:r>
    </w:p>
  </w:comment>
  <w:comment w:id="669" w:author="Windows User" w:date="2015-10-30T08:56:00Z" w:initials="BS">
    <w:p w14:paraId="0F1C3DB1" w14:textId="77777777" w:rsidR="00DD3169" w:rsidRDefault="00DD3169" w:rsidP="00E35F1F">
      <w:pPr>
        <w:pStyle w:val="CommentText"/>
      </w:pPr>
      <w:r>
        <w:rPr>
          <w:rStyle w:val="CommentReference"/>
        </w:rPr>
        <w:annotationRef/>
      </w:r>
      <w:r>
        <w:t>or iwn?</w:t>
      </w:r>
    </w:p>
  </w:comment>
  <w:comment w:id="673" w:author="Windows User" w:date="2015-10-30T08:56:00Z" w:initials="BS">
    <w:p w14:paraId="49777AD4" w14:textId="77777777" w:rsidR="00DD3169" w:rsidRDefault="00DD3169" w:rsidP="00E35F1F">
      <w:pPr>
        <w:pStyle w:val="CommentText"/>
      </w:pPr>
      <w:r>
        <w:rPr>
          <w:rStyle w:val="CommentReference"/>
        </w:rPr>
        <w:annotationRef/>
      </w:r>
      <w:r>
        <w:t>this order better or worse?</w:t>
      </w:r>
    </w:p>
  </w:comment>
  <w:comment w:id="674" w:author="Windows User" w:date="2015-10-30T08:56:00Z" w:initials="BS">
    <w:p w14:paraId="07AFF474" w14:textId="77777777" w:rsidR="00DD3169" w:rsidRDefault="00DD3169" w:rsidP="00E35F1F">
      <w:pPr>
        <w:pStyle w:val="CommentText"/>
      </w:pPr>
      <w:r>
        <w:rPr>
          <w:rStyle w:val="CommentReference"/>
        </w:rPr>
        <w:annotationRef/>
      </w:r>
      <w:r>
        <w:t>I think upon should stay here</w:t>
      </w:r>
    </w:p>
  </w:comment>
  <w:comment w:id="675" w:author="Windows User" w:date="2015-10-30T08:56:00Z" w:initials="BS">
    <w:p w14:paraId="0441CD07" w14:textId="77777777" w:rsidR="00DD3169" w:rsidRDefault="00DD3169" w:rsidP="00E35F1F">
      <w:pPr>
        <w:pStyle w:val="CommentText"/>
      </w:pPr>
      <w:r>
        <w:rPr>
          <w:rStyle w:val="CommentReference"/>
        </w:rPr>
        <w:annotationRef/>
      </w:r>
      <w:r>
        <w:t>exalt or magnify?</w:t>
      </w:r>
    </w:p>
  </w:comment>
  <w:comment w:id="676" w:author="Windows User" w:date="2015-10-30T08:56:00Z" w:initials="BS">
    <w:p w14:paraId="6B633293" w14:textId="77777777" w:rsidR="00DD3169" w:rsidRDefault="00DD3169" w:rsidP="00E35F1F">
      <w:pPr>
        <w:pStyle w:val="CommentText"/>
      </w:pPr>
      <w:r>
        <w:rPr>
          <w:rStyle w:val="CommentReference"/>
        </w:rPr>
        <w:annotationRef/>
      </w:r>
      <w:r>
        <w:t>or iwn?</w:t>
      </w:r>
    </w:p>
  </w:comment>
  <w:comment w:id="684" w:author="Windows User" w:date="2015-10-30T08:56:00Z" w:initials="BS">
    <w:p w14:paraId="5798119C" w14:textId="77777777" w:rsidR="00DD3169" w:rsidRDefault="00DD3169"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DD3169" w:rsidRDefault="00DD3169"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DD3169" w:rsidRDefault="00DD3169"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DD3169" w:rsidRDefault="00DD3169"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DD3169" w:rsidRDefault="00DD3169" w:rsidP="00E35F1F">
      <w:pPr>
        <w:pStyle w:val="CommentText"/>
      </w:pPr>
      <w:r>
        <w:rPr>
          <w:rStyle w:val="CommentReference"/>
        </w:rPr>
        <w:annotationRef/>
      </w:r>
      <w:r>
        <w:t>exalt or magnify?</w:t>
      </w:r>
    </w:p>
  </w:comment>
  <w:comment w:id="689" w:author="Windows User" w:date="2015-10-30T08:56:00Z" w:initials="BS">
    <w:p w14:paraId="6604F03B" w14:textId="77777777" w:rsidR="00DD3169" w:rsidRDefault="00DD3169" w:rsidP="00E35F1F">
      <w:pPr>
        <w:pStyle w:val="CommentText"/>
      </w:pPr>
      <w:r>
        <w:rPr>
          <w:rStyle w:val="CommentReference"/>
        </w:rPr>
        <w:annotationRef/>
      </w:r>
      <w:r>
        <w:t>or iwn?</w:t>
      </w:r>
    </w:p>
  </w:comment>
  <w:comment w:id="693" w:author="Windows User" w:date="2015-10-30T08:56:00Z" w:initials="BS">
    <w:p w14:paraId="6680EED5" w14:textId="77777777" w:rsidR="00DD3169" w:rsidRDefault="00DD3169" w:rsidP="00E35F1F">
      <w:pPr>
        <w:pStyle w:val="CommentText"/>
      </w:pPr>
      <w:r>
        <w:rPr>
          <w:rStyle w:val="CommentReference"/>
        </w:rPr>
        <w:annotationRef/>
      </w:r>
      <w:r>
        <w:t>does this work?</w:t>
      </w:r>
    </w:p>
  </w:comment>
  <w:comment w:id="694" w:author="Windows User" w:date="2015-10-30T08:56:00Z" w:initials="BS">
    <w:p w14:paraId="7B5754B1" w14:textId="77777777" w:rsidR="00DD3169" w:rsidRDefault="00DD3169" w:rsidP="00E35F1F">
      <w:pPr>
        <w:pStyle w:val="CommentText"/>
      </w:pPr>
      <w:r>
        <w:rPr>
          <w:rStyle w:val="CommentReference"/>
        </w:rPr>
        <w:annotationRef/>
      </w:r>
      <w:r>
        <w:t>is this right?</w:t>
      </w:r>
    </w:p>
  </w:comment>
  <w:comment w:id="695" w:author="Windows User" w:date="2015-10-30T08:56:00Z" w:initials="BS">
    <w:p w14:paraId="6058F90B" w14:textId="77777777" w:rsidR="00DD3169" w:rsidRDefault="00DD3169" w:rsidP="00E35F1F">
      <w:pPr>
        <w:pStyle w:val="CommentText"/>
      </w:pPr>
      <w:r>
        <w:rPr>
          <w:rStyle w:val="CommentReference"/>
        </w:rPr>
        <w:annotationRef/>
      </w:r>
      <w:r>
        <w:t>?</w:t>
      </w:r>
    </w:p>
  </w:comment>
  <w:comment w:id="696" w:author="Windows User" w:date="2015-10-30T08:56:00Z" w:initials="BS">
    <w:p w14:paraId="505706D1" w14:textId="77777777" w:rsidR="00DD3169" w:rsidRDefault="00DD3169" w:rsidP="00E35F1F">
      <w:pPr>
        <w:pStyle w:val="CommentText"/>
      </w:pPr>
      <w:r>
        <w:rPr>
          <w:rStyle w:val="CommentReference"/>
        </w:rPr>
        <w:annotationRef/>
      </w:r>
      <w:r>
        <w:t>about or to?</w:t>
      </w:r>
    </w:p>
  </w:comment>
  <w:comment w:id="697" w:author="Windows User" w:date="2015-10-30T08:56:00Z" w:initials="BS">
    <w:p w14:paraId="35AD6860" w14:textId="77777777" w:rsidR="00DD3169" w:rsidRDefault="00DD3169" w:rsidP="00E35F1F">
      <w:pPr>
        <w:pStyle w:val="CommentText"/>
      </w:pPr>
      <w:r>
        <w:rPr>
          <w:rStyle w:val="CommentReference"/>
        </w:rPr>
        <w:annotationRef/>
      </w:r>
      <w:r>
        <w:t>proclaim or cry?</w:t>
      </w:r>
    </w:p>
  </w:comment>
  <w:comment w:id="698" w:author="Windows User" w:date="2015-10-30T08:56:00Z" w:initials="BS">
    <w:p w14:paraId="588A0CA8" w14:textId="77777777" w:rsidR="00DD3169" w:rsidRDefault="00DD3169" w:rsidP="00E35F1F">
      <w:pPr>
        <w:pStyle w:val="CommentText"/>
      </w:pPr>
      <w:r>
        <w:rPr>
          <w:rStyle w:val="CommentReference"/>
        </w:rPr>
        <w:annotationRef/>
      </w:r>
      <w:r>
        <w:t>??</w:t>
      </w:r>
    </w:p>
  </w:comment>
  <w:comment w:id="699" w:author="Windows User" w:date="2015-10-30T08:56:00Z" w:initials="BS">
    <w:p w14:paraId="43146472" w14:textId="77777777" w:rsidR="00DD3169" w:rsidRDefault="00DD3169" w:rsidP="00E35F1F">
      <w:pPr>
        <w:pStyle w:val="CommentText"/>
      </w:pPr>
      <w:r>
        <w:rPr>
          <w:rStyle w:val="CommentReference"/>
        </w:rPr>
        <w:annotationRef/>
      </w:r>
      <w:r>
        <w:t>just?</w:t>
      </w:r>
    </w:p>
  </w:comment>
  <w:comment w:id="700" w:author="Windows User" w:date="2015-10-30T08:56:00Z" w:initials="BS">
    <w:p w14:paraId="005E33F9" w14:textId="77777777" w:rsidR="00DD3169" w:rsidRDefault="00DD3169" w:rsidP="00E35F1F">
      <w:pPr>
        <w:pStyle w:val="CommentText"/>
      </w:pPr>
      <w:r>
        <w:rPr>
          <w:rStyle w:val="CommentReference"/>
        </w:rPr>
        <w:annotationRef/>
      </w:r>
      <w:r>
        <w:t>chaste or meek?</w:t>
      </w:r>
    </w:p>
  </w:comment>
  <w:comment w:id="701" w:author="Windows User" w:date="2015-10-30T08:56:00Z" w:initials="BS">
    <w:p w14:paraId="38FC80AB" w14:textId="77777777" w:rsidR="00DD3169" w:rsidRDefault="00DD3169" w:rsidP="00E35F1F">
      <w:pPr>
        <w:pStyle w:val="CommentText"/>
      </w:pPr>
      <w:r>
        <w:rPr>
          <w:rStyle w:val="CommentReference"/>
        </w:rPr>
        <w:annotationRef/>
      </w:r>
      <w:r>
        <w:t>St. Isaac? Holy issac?</w:t>
      </w:r>
    </w:p>
  </w:comment>
  <w:comment w:id="702" w:author="Windows User" w:date="2015-10-30T08:56:00Z" w:initials="BS">
    <w:p w14:paraId="49E0F637" w14:textId="77777777" w:rsidR="00DD3169" w:rsidRDefault="00DD3169" w:rsidP="00E35F1F">
      <w:pPr>
        <w:pStyle w:val="CommentText"/>
      </w:pPr>
      <w:r>
        <w:rPr>
          <w:rStyle w:val="CommentReference"/>
        </w:rPr>
        <w:annotationRef/>
      </w:r>
      <w:r>
        <w:t>ten thousand time?</w:t>
      </w:r>
    </w:p>
  </w:comment>
  <w:comment w:id="703" w:author="Windows User" w:date="2015-10-30T08:56:00Z" w:initials="BS">
    <w:p w14:paraId="565278E4" w14:textId="77777777" w:rsidR="00DD3169" w:rsidRDefault="00DD3169"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DD3169" w:rsidRDefault="00DD3169" w:rsidP="00E35F1F">
      <w:pPr>
        <w:pStyle w:val="CommentText"/>
      </w:pPr>
      <w:r>
        <w:rPr>
          <w:rStyle w:val="CommentReference"/>
        </w:rPr>
        <w:annotationRef/>
      </w:r>
      <w:r>
        <w:t>honour or pride?</w:t>
      </w:r>
    </w:p>
  </w:comment>
  <w:comment w:id="705" w:author="Windows User" w:date="2015-10-30T08:56:00Z" w:initials="BS">
    <w:p w14:paraId="28840E47" w14:textId="77777777" w:rsidR="00DD3169" w:rsidRDefault="00DD3169" w:rsidP="00E35F1F">
      <w:pPr>
        <w:pStyle w:val="CommentText"/>
      </w:pPr>
      <w:r>
        <w:rPr>
          <w:rStyle w:val="CommentReference"/>
        </w:rPr>
        <w:annotationRef/>
      </w:r>
      <w:r>
        <w:t>spouse or friend???</w:t>
      </w:r>
    </w:p>
  </w:comment>
  <w:comment w:id="706" w:author="Windows User" w:date="2015-10-30T08:56:00Z" w:initials="BS">
    <w:p w14:paraId="6D247103" w14:textId="77777777" w:rsidR="00DD3169" w:rsidRDefault="00DD3169"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DD3169" w:rsidRDefault="00DD3169"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DD3169" w:rsidRDefault="00DD3169"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DD3169" w:rsidRDefault="00DD3169">
      <w:pPr>
        <w:pStyle w:val="CommentText"/>
      </w:pPr>
      <w:r>
        <w:rPr>
          <w:rStyle w:val="CommentReference"/>
        </w:rPr>
        <w:annotationRef/>
      </w:r>
      <w:r>
        <w:t>check</w:t>
      </w:r>
    </w:p>
  </w:comment>
  <w:comment w:id="710" w:author="Windows User" w:date="2015-10-30T08:56:00Z" w:initials="BS">
    <w:p w14:paraId="5E07F016" w14:textId="77777777" w:rsidR="00DD3169" w:rsidRDefault="00DD3169"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DD3169" w:rsidRDefault="00DD3169"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DD3169" w:rsidRDefault="00DD3169" w:rsidP="00E35F1F">
      <w:pPr>
        <w:pStyle w:val="CommentText"/>
      </w:pPr>
      <w:r>
        <w:rPr>
          <w:rStyle w:val="CommentReference"/>
        </w:rPr>
        <w:annotationRef/>
      </w:r>
      <w:r>
        <w:t>Are more honoured?</w:t>
      </w:r>
    </w:p>
  </w:comment>
  <w:comment w:id="719" w:author="Windows User" w:date="2015-10-30T08:56:00Z" w:initials="WU">
    <w:p w14:paraId="38104BB5" w14:textId="77777777" w:rsidR="00DD3169" w:rsidRDefault="00DD3169"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DD3169" w:rsidRDefault="00DD3169"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DD3169" w:rsidRDefault="00DD3169"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DD3169" w:rsidRDefault="00DD3169" w:rsidP="00E35F1F">
      <w:pPr>
        <w:pStyle w:val="CommentText"/>
      </w:pPr>
      <w:r>
        <w:rPr>
          <w:rStyle w:val="CommentReference"/>
        </w:rPr>
        <w:annotationRef/>
      </w:r>
      <w:r>
        <w:t>The Virgin Mary?</w:t>
      </w:r>
    </w:p>
  </w:comment>
  <w:comment w:id="732" w:author="Windows User" w:date="2015-10-30T08:56:00Z" w:initials="WU">
    <w:p w14:paraId="104BFD73" w14:textId="77777777" w:rsidR="00DD3169" w:rsidRDefault="00DD3169"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DD3169" w:rsidRDefault="00DD3169"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DD3169" w:rsidRDefault="00DD3169" w:rsidP="00E35F1F">
      <w:pPr>
        <w:pStyle w:val="CommentText"/>
      </w:pPr>
      <w:r>
        <w:rPr>
          <w:rStyle w:val="CommentReference"/>
        </w:rPr>
        <w:annotationRef/>
      </w:r>
      <w:r>
        <w:t>Not lampstand?</w:t>
      </w:r>
    </w:p>
  </w:comment>
  <w:comment w:id="738" w:author="Windows User" w:date="2015-10-30T08:56:00Z" w:initials="WU">
    <w:p w14:paraId="71035455" w14:textId="77777777" w:rsidR="00DD3169" w:rsidRDefault="00DD3169"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DD3169" w:rsidRDefault="00DD316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DD3169" w:rsidRDefault="00DD3169" w:rsidP="00E35F1F">
      <w:pPr>
        <w:pStyle w:val="CommentText"/>
      </w:pPr>
      <w:r>
        <w:rPr>
          <w:rStyle w:val="CommentReference"/>
        </w:rPr>
        <w:annotationRef/>
      </w:r>
      <w:r>
        <w:t>Tense(s) of this vs?</w:t>
      </w:r>
    </w:p>
  </w:comment>
  <w:comment w:id="744" w:author="Windows User" w:date="2015-10-30T08:56:00Z" w:initials="WU">
    <w:p w14:paraId="596EE3A5" w14:textId="77777777" w:rsidR="00DD3169" w:rsidRDefault="00DD3169"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DD3169" w:rsidRPr="00745B45" w:rsidRDefault="00DD316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DD3169" w:rsidRDefault="00DD3169"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DD3169" w:rsidRDefault="00DD3169"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DD3169" w:rsidRDefault="00DD3169" w:rsidP="00E35F1F">
      <w:pPr>
        <w:pStyle w:val="CommentText"/>
      </w:pPr>
      <w:r>
        <w:rPr>
          <w:rStyle w:val="CommentReference"/>
        </w:rPr>
        <w:annotationRef/>
      </w:r>
      <w:r>
        <w:t>Care or concern?</w:t>
      </w:r>
    </w:p>
  </w:comment>
  <w:comment w:id="758" w:author="Windows User" w:date="2015-10-30T08:56:00Z" w:initials="WU">
    <w:p w14:paraId="78E58888" w14:textId="77777777" w:rsidR="00DD3169" w:rsidRDefault="00DD3169"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DD3169" w:rsidRDefault="00DD3169" w:rsidP="00E35F1F">
      <w:pPr>
        <w:pStyle w:val="CommentText"/>
      </w:pPr>
      <w:r>
        <w:rPr>
          <w:rStyle w:val="CommentReference"/>
        </w:rPr>
        <w:annotationRef/>
      </w:r>
      <w:r>
        <w:t>Exceedingly? Too? So?</w:t>
      </w:r>
    </w:p>
  </w:comment>
  <w:comment w:id="768" w:author="Windows User" w:date="2015-10-30T08:56:00Z" w:initials="WU">
    <w:p w14:paraId="6849FDD2" w14:textId="77777777" w:rsidR="00DD3169" w:rsidRDefault="00DD3169" w:rsidP="00E35F1F">
      <w:pPr>
        <w:pStyle w:val="CommentText"/>
      </w:pPr>
      <w:r>
        <w:rPr>
          <w:rStyle w:val="CommentReference"/>
        </w:rPr>
        <w:annotationRef/>
      </w:r>
      <w:r>
        <w:t>Ramez, I or me?</w:t>
      </w:r>
    </w:p>
  </w:comment>
  <w:comment w:id="769" w:author="Windows User" w:date="2015-10-30T08:56:00Z" w:initials="WU">
    <w:p w14:paraId="799B59FF" w14:textId="77777777" w:rsidR="00DD3169" w:rsidRDefault="00DD3169"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DD3169" w:rsidRDefault="00DD3169"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DD3169" w:rsidRDefault="00DD3169" w:rsidP="00E35F1F">
      <w:pPr>
        <w:pStyle w:val="CommentText"/>
      </w:pPr>
      <w:r>
        <w:rPr>
          <w:rStyle w:val="CommentReference"/>
        </w:rPr>
        <w:annotationRef/>
      </w:r>
      <w:r>
        <w:t>Kind-hearted or merciful?</w:t>
      </w:r>
    </w:p>
  </w:comment>
  <w:comment w:id="772" w:author="Windows User" w:date="2015-10-30T08:56:00Z" w:initials="WU">
    <w:p w14:paraId="1370FE87" w14:textId="77777777" w:rsidR="00DD3169" w:rsidRDefault="00DD3169" w:rsidP="00E35F1F">
      <w:pPr>
        <w:pStyle w:val="CommentText"/>
      </w:pPr>
      <w:r>
        <w:rPr>
          <w:rStyle w:val="CommentReference"/>
        </w:rPr>
        <w:annotationRef/>
      </w:r>
      <w:r>
        <w:t>Compassions or tender mercies?</w:t>
      </w:r>
    </w:p>
  </w:comment>
  <w:comment w:id="773" w:author="Windows User" w:date="2015-10-30T08:56:00Z" w:initials="WU">
    <w:p w14:paraId="70E14B72" w14:textId="77777777" w:rsidR="00DD3169" w:rsidRDefault="00DD3169" w:rsidP="00E35F1F">
      <w:pPr>
        <w:pStyle w:val="CommentText"/>
      </w:pPr>
      <w:r>
        <w:rPr>
          <w:rStyle w:val="CommentReference"/>
        </w:rPr>
        <w:annotationRef/>
      </w:r>
      <w:r>
        <w:t>May He or that He may</w:t>
      </w:r>
    </w:p>
  </w:comment>
  <w:comment w:id="785" w:author="Windows User" w:date="2015-10-30T08:56:00Z" w:initials="BS">
    <w:p w14:paraId="1CD83694" w14:textId="77777777" w:rsidR="00DD3169" w:rsidRDefault="00DD3169" w:rsidP="00E35F1F">
      <w:pPr>
        <w:pStyle w:val="CommentText"/>
      </w:pPr>
      <w:r>
        <w:rPr>
          <w:rStyle w:val="CommentReference"/>
        </w:rPr>
        <w:annotationRef/>
      </w:r>
      <w:r>
        <w:t>very greatly is redundant...</w:t>
      </w:r>
    </w:p>
  </w:comment>
  <w:comment w:id="786" w:author="Windows User" w:date="2015-10-30T08:56:00Z" w:initials="BS">
    <w:p w14:paraId="2DB29619" w14:textId="77777777" w:rsidR="00DD3169" w:rsidRDefault="00DD3169" w:rsidP="00E35F1F">
      <w:pPr>
        <w:pStyle w:val="CommentText"/>
      </w:pPr>
      <w:r>
        <w:rPr>
          <w:rStyle w:val="CommentReference"/>
        </w:rPr>
        <w:annotationRef/>
      </w:r>
      <w:r>
        <w:t>above? in?</w:t>
      </w:r>
    </w:p>
  </w:comment>
  <w:comment w:id="787" w:author="Windows User" w:date="2015-10-30T08:56:00Z" w:initials="BS">
    <w:p w14:paraId="3734F7C0" w14:textId="77777777" w:rsidR="00DD3169" w:rsidRDefault="00DD3169"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DD3169" w:rsidRDefault="00DD3169" w:rsidP="00E35F1F">
      <w:pPr>
        <w:pStyle w:val="CommentText"/>
      </w:pPr>
      <w:r>
        <w:rPr>
          <w:rStyle w:val="CommentReference"/>
        </w:rPr>
        <w:annotationRef/>
      </w:r>
      <w:r>
        <w:t>mediated or put into practice?</w:t>
      </w:r>
    </w:p>
  </w:comment>
  <w:comment w:id="789" w:author="Windows User" w:date="2015-10-30T08:56:00Z" w:initials="BS">
    <w:p w14:paraId="6417B5A7" w14:textId="77777777" w:rsidR="00DD3169" w:rsidRDefault="00DD3169"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DD3169" w:rsidRDefault="00DD3169"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DD3169" w:rsidRDefault="00DD3169" w:rsidP="00E35F1F">
      <w:pPr>
        <w:pStyle w:val="CommentText"/>
      </w:pPr>
      <w:r>
        <w:rPr>
          <w:rStyle w:val="CommentReference"/>
        </w:rPr>
        <w:annotationRef/>
      </w:r>
      <w:r>
        <w:t>thoughts or senses?</w:t>
      </w:r>
    </w:p>
  </w:comment>
  <w:comment w:id="792" w:author="Windows User" w:date="2015-10-30T08:56:00Z" w:initials="BS">
    <w:p w14:paraId="5092C47C" w14:textId="77777777" w:rsidR="00DD3169" w:rsidRDefault="00DD3169" w:rsidP="00E35F1F">
      <w:pPr>
        <w:pStyle w:val="CommentText"/>
      </w:pPr>
      <w:r>
        <w:rPr>
          <w:rStyle w:val="CommentReference"/>
        </w:rPr>
        <w:annotationRef/>
      </w:r>
      <w:r>
        <w:t>lay? set? cast?</w:t>
      </w:r>
    </w:p>
  </w:comment>
  <w:comment w:id="793" w:author="Windows User" w:date="2015-10-30T08:56:00Z" w:initials="BS">
    <w:p w14:paraId="2988A4E9" w14:textId="77777777" w:rsidR="00DD3169" w:rsidRDefault="00DD3169"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DD3169" w:rsidRDefault="00DD3169" w:rsidP="00E35F1F">
      <w:pPr>
        <w:pStyle w:val="CommentText"/>
      </w:pPr>
      <w:r>
        <w:rPr>
          <w:rStyle w:val="CommentReference"/>
        </w:rPr>
        <w:annotationRef/>
      </w:r>
      <w:r>
        <w:t>types?</w:t>
      </w:r>
    </w:p>
  </w:comment>
  <w:comment w:id="803" w:author="Windows User" w:date="2015-10-30T08:56:00Z" w:initials="BS">
    <w:p w14:paraId="6A283326" w14:textId="77777777" w:rsidR="00DD3169" w:rsidRDefault="00DD3169"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DD3169" w:rsidRDefault="00DD3169" w:rsidP="00E35F1F">
      <w:pPr>
        <w:pStyle w:val="CommentText"/>
      </w:pPr>
      <w:r>
        <w:rPr>
          <w:rStyle w:val="CommentReference"/>
        </w:rPr>
        <w:annotationRef/>
      </w:r>
      <w:r>
        <w:t>risen, or shone?</w:t>
      </w:r>
    </w:p>
  </w:comment>
  <w:comment w:id="808" w:author="Windows User" w:date="2015-10-30T08:56:00Z" w:initials="BS">
    <w:p w14:paraId="301FA11B" w14:textId="77777777" w:rsidR="00DD3169" w:rsidRDefault="00DD3169" w:rsidP="00D65FD4">
      <w:pPr>
        <w:pStyle w:val="CommentText"/>
      </w:pPr>
      <w:r>
        <w:rPr>
          <w:rStyle w:val="CommentReference"/>
        </w:rPr>
        <w:annotationRef/>
      </w:r>
      <w:r>
        <w:t>risen, or shone?</w:t>
      </w:r>
    </w:p>
  </w:comment>
  <w:comment w:id="812" w:author="Windows User" w:date="2015-10-30T08:56:00Z" w:initials="BS">
    <w:p w14:paraId="4B4155FC" w14:textId="77777777" w:rsidR="00DD3169" w:rsidRDefault="00DD3169" w:rsidP="00E35F1F">
      <w:pPr>
        <w:pStyle w:val="CommentText"/>
      </w:pPr>
      <w:r>
        <w:rPr>
          <w:rStyle w:val="CommentReference"/>
        </w:rPr>
        <w:annotationRef/>
      </w:r>
      <w:r>
        <w:t>cap?</w:t>
      </w:r>
    </w:p>
  </w:comment>
  <w:comment w:id="813" w:author="Windows User" w:date="2015-10-30T08:56:00Z" w:initials="BS">
    <w:p w14:paraId="248C83A2" w14:textId="77777777" w:rsidR="00DD3169" w:rsidRDefault="00DD3169" w:rsidP="00E35F1F">
      <w:pPr>
        <w:pStyle w:val="CommentText"/>
      </w:pPr>
      <w:r>
        <w:rPr>
          <w:rStyle w:val="CommentReference"/>
        </w:rPr>
        <w:annotationRef/>
      </w:r>
      <w:r>
        <w:t>save? redeem?</w:t>
      </w:r>
    </w:p>
  </w:comment>
  <w:comment w:id="814" w:author="Windows User" w:date="2015-10-30T08:56:00Z" w:initials="BS">
    <w:p w14:paraId="4C7BFCC0" w14:textId="77777777" w:rsidR="00DD3169" w:rsidRDefault="00DD3169" w:rsidP="00D65FD4">
      <w:pPr>
        <w:pStyle w:val="CommentText"/>
      </w:pPr>
      <w:r>
        <w:rPr>
          <w:rStyle w:val="CommentReference"/>
        </w:rPr>
        <w:annotationRef/>
      </w:r>
      <w:r>
        <w:t>risen, or shone?</w:t>
      </w:r>
    </w:p>
  </w:comment>
  <w:comment w:id="818" w:author="Windows User" w:date="2015-10-30T08:56:00Z" w:initials="BS">
    <w:p w14:paraId="2390D3F4" w14:textId="77777777" w:rsidR="00DD3169" w:rsidRDefault="00DD3169" w:rsidP="00E35F1F">
      <w:pPr>
        <w:pStyle w:val="CommentText"/>
      </w:pPr>
      <w:r>
        <w:rPr>
          <w:rStyle w:val="CommentReference"/>
        </w:rPr>
        <w:annotationRef/>
      </w:r>
      <w:r>
        <w:t>or should " be down here</w:t>
      </w:r>
    </w:p>
  </w:comment>
  <w:comment w:id="819" w:author="Windows User" w:date="2015-10-30T08:56:00Z" w:initials="BS">
    <w:p w14:paraId="6D6C2E53" w14:textId="77777777" w:rsidR="00DD3169" w:rsidRDefault="00DD3169" w:rsidP="00D65FD4">
      <w:pPr>
        <w:pStyle w:val="CommentText"/>
      </w:pPr>
      <w:r>
        <w:rPr>
          <w:rStyle w:val="CommentReference"/>
        </w:rPr>
        <w:annotationRef/>
      </w:r>
      <w:r>
        <w:t>risen, or shone?</w:t>
      </w:r>
    </w:p>
  </w:comment>
  <w:comment w:id="823" w:author="Windows User" w:date="2015-10-30T08:56:00Z" w:initials="BS">
    <w:p w14:paraId="061FF9BB" w14:textId="77777777" w:rsidR="00DD3169" w:rsidRDefault="00DD3169"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DD3169" w:rsidRDefault="00DD3169" w:rsidP="00D65FD4">
      <w:pPr>
        <w:pStyle w:val="CommentText"/>
      </w:pPr>
      <w:r>
        <w:rPr>
          <w:rStyle w:val="CommentReference"/>
        </w:rPr>
        <w:annotationRef/>
      </w:r>
      <w:r>
        <w:t>risen, or shone?</w:t>
      </w:r>
    </w:p>
  </w:comment>
  <w:comment w:id="828" w:author="Windows User" w:date="2015-10-30T08:56:00Z" w:initials="BS">
    <w:p w14:paraId="13BC365B" w14:textId="77777777" w:rsidR="00DD3169" w:rsidRDefault="00DD3169"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DD3169" w:rsidRDefault="00DD3169"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DD3169" w:rsidRDefault="00DD3169" w:rsidP="00D65FD4">
      <w:pPr>
        <w:pStyle w:val="CommentText"/>
      </w:pPr>
      <w:r>
        <w:rPr>
          <w:rStyle w:val="CommentReference"/>
        </w:rPr>
        <w:annotationRef/>
      </w:r>
      <w:r>
        <w:t>risen, or shone?</w:t>
      </w:r>
    </w:p>
  </w:comment>
  <w:comment w:id="834" w:author="Windows User" w:date="2015-10-30T08:56:00Z" w:initials="BS">
    <w:p w14:paraId="690C098D" w14:textId="77777777" w:rsidR="00DD3169" w:rsidRDefault="00DD3169" w:rsidP="00D65FD4">
      <w:pPr>
        <w:pStyle w:val="CommentText"/>
      </w:pPr>
      <w:r>
        <w:rPr>
          <w:rStyle w:val="CommentReference"/>
        </w:rPr>
        <w:annotationRef/>
      </w:r>
      <w:r>
        <w:t>risen, or shone?</w:t>
      </w:r>
    </w:p>
  </w:comment>
  <w:comment w:id="838" w:author="Windows User" w:date="2015-10-30T08:56:00Z" w:initials="BS">
    <w:p w14:paraId="47406125" w14:textId="77777777" w:rsidR="00DD3169" w:rsidRDefault="00DD3169" w:rsidP="00E35F1F">
      <w:pPr>
        <w:pStyle w:val="CommentText"/>
      </w:pPr>
      <w:r>
        <w:rPr>
          <w:rStyle w:val="CommentReference"/>
        </w:rPr>
        <w:annotationRef/>
      </w:r>
      <w:r>
        <w:t>dividing wall?</w:t>
      </w:r>
    </w:p>
  </w:comment>
  <w:comment w:id="839" w:author="Windows User" w:date="2015-10-30T08:56:00Z" w:initials="BS">
    <w:p w14:paraId="3115FE96" w14:textId="77777777" w:rsidR="00DD3169" w:rsidRDefault="00DD3169" w:rsidP="00D65FD4">
      <w:pPr>
        <w:pStyle w:val="CommentText"/>
      </w:pPr>
      <w:r>
        <w:rPr>
          <w:rStyle w:val="CommentReference"/>
        </w:rPr>
        <w:annotationRef/>
      </w:r>
      <w:r>
        <w:t>risen, or shone?</w:t>
      </w:r>
    </w:p>
  </w:comment>
  <w:comment w:id="843" w:author="Windows User" w:date="2015-10-30T08:56:00Z" w:initials="BS">
    <w:p w14:paraId="0BDB9E8A" w14:textId="77777777" w:rsidR="00DD3169" w:rsidRDefault="00DD3169"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DD3169" w:rsidRDefault="00DD3169"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DD3169" w:rsidRDefault="00DD3169"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DD3169" w:rsidRDefault="00DD3169"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DD3169" w:rsidRDefault="00DD3169"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DD3169" w:rsidRDefault="00DD3169" w:rsidP="00E35F1F">
      <w:pPr>
        <w:pStyle w:val="CommentText"/>
      </w:pPr>
      <w:r>
        <w:rPr>
          <w:rStyle w:val="CommentReference"/>
        </w:rPr>
        <w:annotationRef/>
      </w:r>
      <w:r>
        <w:t>or "sining"?</w:t>
      </w:r>
    </w:p>
  </w:comment>
  <w:comment w:id="849" w:author="Windows User" w:date="2015-10-30T08:56:00Z" w:initials="BS">
    <w:p w14:paraId="112875D2" w14:textId="77777777" w:rsidR="00DD3169" w:rsidRDefault="00DD3169" w:rsidP="00D65FD4">
      <w:pPr>
        <w:pStyle w:val="CommentText"/>
      </w:pPr>
      <w:r>
        <w:rPr>
          <w:rStyle w:val="CommentReference"/>
        </w:rPr>
        <w:annotationRef/>
      </w:r>
      <w:r>
        <w:t>risen, or shone?</w:t>
      </w:r>
    </w:p>
  </w:comment>
  <w:comment w:id="854" w:author="Windows User" w:date="2015-10-30T08:56:00Z" w:initials="BS">
    <w:p w14:paraId="1CF8EF29" w14:textId="77777777" w:rsidR="00DD3169" w:rsidRDefault="00DD3169"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DD3169" w:rsidRDefault="00DD3169"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DD3169" w:rsidRDefault="00DD316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DD3169" w:rsidRDefault="00DD3169"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DD3169" w:rsidRDefault="00DD3169"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DD3169" w:rsidRDefault="00DD3169"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DD3169" w:rsidRDefault="00DD3169" w:rsidP="00E35F1F">
      <w:pPr>
        <w:pStyle w:val="CommentText"/>
      </w:pPr>
      <w:r>
        <w:rPr>
          <w:rStyle w:val="CommentReference"/>
        </w:rPr>
        <w:annotationRef/>
      </w:r>
      <w:r>
        <w:t>Received or bought?</w:t>
      </w:r>
    </w:p>
  </w:comment>
  <w:comment w:id="894" w:author="Brett Slote" w:date="2015-10-30T08:56:00Z" w:initials="BS">
    <w:p w14:paraId="6DDFB160" w14:textId="77777777" w:rsidR="00DD3169" w:rsidRDefault="00DD3169" w:rsidP="00E35F1F">
      <w:pPr>
        <w:pStyle w:val="CommentText"/>
      </w:pPr>
      <w:r>
        <w:rPr>
          <w:rStyle w:val="CommentReference"/>
        </w:rPr>
        <w:annotationRef/>
      </w:r>
      <w:r>
        <w:t>Uncircumscript?</w:t>
      </w:r>
    </w:p>
  </w:comment>
  <w:comment w:id="897" w:author="Brett Slote" w:date="2015-10-30T08:56:00Z" w:initials="BS">
    <w:p w14:paraId="39A4B3F9" w14:textId="77777777" w:rsidR="00DD3169" w:rsidRDefault="00DD3169" w:rsidP="00E35F1F">
      <w:pPr>
        <w:pStyle w:val="CommentText"/>
      </w:pPr>
      <w:r>
        <w:rPr>
          <w:rStyle w:val="CommentReference"/>
        </w:rPr>
        <w:annotationRef/>
      </w:r>
      <w:r>
        <w:t>Orthodox?</w:t>
      </w:r>
    </w:p>
  </w:comment>
  <w:comment w:id="898" w:author="Brett Slote" w:date="2015-10-30T08:56:00Z" w:initials="BS">
    <w:p w14:paraId="7E993A49" w14:textId="77777777" w:rsidR="00DD3169" w:rsidRDefault="00DD3169" w:rsidP="00E35F1F">
      <w:pPr>
        <w:pStyle w:val="CommentText"/>
      </w:pPr>
      <w:r>
        <w:rPr>
          <w:rStyle w:val="CommentReference"/>
        </w:rPr>
        <w:annotationRef/>
      </w:r>
      <w:r>
        <w:t>Faith?</w:t>
      </w:r>
    </w:p>
  </w:comment>
  <w:comment w:id="901" w:author="Brett Slote" w:date="2015-10-30T08:56:00Z" w:initials="BS">
    <w:p w14:paraId="575DF2C3" w14:textId="77777777" w:rsidR="00DD3169" w:rsidRDefault="00DD3169" w:rsidP="00E35F1F">
      <w:pPr>
        <w:pStyle w:val="CommentText"/>
      </w:pPr>
      <w:r>
        <w:rPr>
          <w:rStyle w:val="CommentReference"/>
        </w:rPr>
        <w:annotationRef/>
      </w:r>
      <w:r>
        <w:t>Need a consistent policy</w:t>
      </w:r>
    </w:p>
  </w:comment>
  <w:comment w:id="905" w:author="Brett Slote" w:date="2015-10-30T08:56:00Z" w:initials="BS">
    <w:p w14:paraId="4A370093" w14:textId="77777777" w:rsidR="00DD3169" w:rsidRDefault="00DD3169" w:rsidP="00E35F1F">
      <w:pPr>
        <w:pStyle w:val="CommentText"/>
      </w:pPr>
      <w:r>
        <w:rPr>
          <w:rStyle w:val="CommentReference"/>
        </w:rPr>
        <w:annotationRef/>
      </w:r>
      <w:r>
        <w:t>Ramez, He or Him?</w:t>
      </w:r>
    </w:p>
  </w:comment>
  <w:comment w:id="906" w:author="Brett Slote" w:date="2015-10-30T08:56:00Z" w:initials="BS">
    <w:p w14:paraId="3B1DEA29" w14:textId="77777777" w:rsidR="00DD3169" w:rsidRDefault="00DD3169" w:rsidP="00E35F1F">
      <w:pPr>
        <w:pStyle w:val="CommentText"/>
      </w:pPr>
      <w:r>
        <w:rPr>
          <w:rStyle w:val="CommentReference"/>
        </w:rPr>
        <w:annotationRef/>
      </w:r>
      <w:r>
        <w:t>On? By?</w:t>
      </w:r>
    </w:p>
  </w:comment>
  <w:comment w:id="907" w:author="Windows User" w:date="2015-11-21T13:15:00Z" w:initials="WU">
    <w:p w14:paraId="05ACE9CF" w14:textId="77777777" w:rsidR="00DD3169" w:rsidRDefault="00DD3169" w:rsidP="00E35F1F">
      <w:pPr>
        <w:pStyle w:val="CommentText"/>
      </w:pPr>
      <w:r>
        <w:rPr>
          <w:rStyle w:val="CommentReference"/>
        </w:rPr>
        <w:annotationRef/>
      </w:r>
      <w:r>
        <w:t>check</w:t>
      </w:r>
    </w:p>
  </w:comment>
  <w:comment w:id="915" w:author="Windows User" w:date="2015-10-30T08:56:00Z" w:initials="BS">
    <w:p w14:paraId="5592658B" w14:textId="77777777" w:rsidR="00DD3169" w:rsidRDefault="00DD3169"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DD3169" w:rsidRDefault="00DD3169"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DD3169" w:rsidRDefault="00DD3169" w:rsidP="00E35F1F">
      <w:pPr>
        <w:pStyle w:val="CommentText"/>
      </w:pPr>
      <w:r>
        <w:rPr>
          <w:rStyle w:val="CommentReference"/>
        </w:rPr>
        <w:annotationRef/>
      </w:r>
      <w:r>
        <w:t>adjective? severe?</w:t>
      </w:r>
    </w:p>
  </w:comment>
  <w:comment w:id="926" w:author="Windows User" w:date="2015-11-21T13:15:00Z" w:initials="WU">
    <w:p w14:paraId="071C1D6C" w14:textId="77777777" w:rsidR="00DD3169" w:rsidRDefault="00DD3169" w:rsidP="00E35F1F">
      <w:pPr>
        <w:pStyle w:val="CommentText"/>
      </w:pPr>
      <w:r>
        <w:rPr>
          <w:rStyle w:val="CommentReference"/>
        </w:rPr>
        <w:annotationRef/>
      </w:r>
      <w:r>
        <w:t>check</w:t>
      </w:r>
    </w:p>
  </w:comment>
  <w:comment w:id="928" w:author="Windows User" w:date="2015-10-30T08:56:00Z" w:initials="BS">
    <w:p w14:paraId="5CA1796C" w14:textId="77777777" w:rsidR="00DD3169" w:rsidRDefault="00DD3169" w:rsidP="00E35F1F">
      <w:pPr>
        <w:pStyle w:val="CommentText"/>
      </w:pPr>
      <w:r>
        <w:rPr>
          <w:rStyle w:val="CommentReference"/>
        </w:rPr>
        <w:annotationRef/>
      </w:r>
      <w:r>
        <w:t>too literal?</w:t>
      </w:r>
    </w:p>
  </w:comment>
  <w:comment w:id="931" w:author="Windows User" w:date="2015-10-30T08:56:00Z" w:initials="BS">
    <w:p w14:paraId="39BBFF20" w14:textId="77777777" w:rsidR="00DD3169" w:rsidRDefault="00DD3169" w:rsidP="00E35F1F">
      <w:pPr>
        <w:pStyle w:val="CommentText"/>
      </w:pPr>
      <w:r>
        <w:rPr>
          <w:rStyle w:val="CommentReference"/>
        </w:rPr>
        <w:annotationRef/>
      </w:r>
      <w:r>
        <w:t>awkward</w:t>
      </w:r>
    </w:p>
  </w:comment>
  <w:comment w:id="932" w:author="Windows User" w:date="2015-10-30T08:56:00Z" w:initials="BS">
    <w:p w14:paraId="7C372EC3" w14:textId="77777777" w:rsidR="00DD3169" w:rsidRDefault="00DD3169"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DD3169" w:rsidRDefault="00DD3169" w:rsidP="00E35F1F">
      <w:pPr>
        <w:pStyle w:val="CommentText"/>
      </w:pPr>
      <w:r>
        <w:rPr>
          <w:rStyle w:val="CommentReference"/>
        </w:rPr>
        <w:annotationRef/>
      </w:r>
      <w:r>
        <w:t>awkward</w:t>
      </w:r>
    </w:p>
  </w:comment>
  <w:comment w:id="935" w:author="Windows User" w:date="2015-10-30T08:56:00Z" w:initials="BS">
    <w:p w14:paraId="512D6CE2" w14:textId="77777777" w:rsidR="00DD3169" w:rsidRDefault="00DD3169" w:rsidP="00E35F1F">
      <w:pPr>
        <w:pStyle w:val="CommentText"/>
      </w:pPr>
      <w:r>
        <w:rPr>
          <w:rStyle w:val="CommentReference"/>
        </w:rPr>
        <w:annotationRef/>
      </w:r>
      <w:r>
        <w:t>terribly awkward</w:t>
      </w:r>
    </w:p>
  </w:comment>
  <w:comment w:id="936" w:author="Windows User" w:date="2015-11-21T13:16:00Z" w:initials="WU">
    <w:p w14:paraId="56B70852" w14:textId="77777777" w:rsidR="00DD3169" w:rsidRDefault="00DD3169" w:rsidP="00E35F1F">
      <w:pPr>
        <w:pStyle w:val="CommentText"/>
      </w:pPr>
      <w:r>
        <w:rPr>
          <w:rStyle w:val="CommentReference"/>
        </w:rPr>
        <w:annotationRef/>
      </w:r>
      <w:r>
        <w:t>check</w:t>
      </w:r>
    </w:p>
  </w:comment>
  <w:comment w:id="937" w:author="Windows User" w:date="2015-11-21T13:16:00Z" w:initials="WU">
    <w:p w14:paraId="46C7130C" w14:textId="77777777" w:rsidR="00DD3169" w:rsidRDefault="00DD3169" w:rsidP="00E35F1F">
      <w:pPr>
        <w:pStyle w:val="CommentText"/>
      </w:pPr>
      <w:r>
        <w:rPr>
          <w:rStyle w:val="CommentReference"/>
        </w:rPr>
        <w:annotationRef/>
      </w:r>
      <w:r>
        <w:t>check</w:t>
      </w:r>
    </w:p>
  </w:comment>
  <w:comment w:id="938" w:author="Windows User" w:date="2015-11-21T13:16:00Z" w:initials="WU">
    <w:p w14:paraId="5E32845B" w14:textId="77777777" w:rsidR="00DD3169" w:rsidRDefault="00DD3169" w:rsidP="00E35F1F">
      <w:pPr>
        <w:pStyle w:val="CommentText"/>
      </w:pPr>
      <w:r>
        <w:rPr>
          <w:rStyle w:val="CommentReference"/>
        </w:rPr>
        <w:annotationRef/>
      </w:r>
      <w:r>
        <w:t>check</w:t>
      </w:r>
    </w:p>
  </w:comment>
  <w:comment w:id="939" w:author="Windows User" w:date="2015-11-21T13:16:00Z" w:initials="WU">
    <w:p w14:paraId="530C7E75" w14:textId="77777777" w:rsidR="00DD3169" w:rsidRDefault="00DD3169" w:rsidP="00E35F1F">
      <w:pPr>
        <w:pStyle w:val="CommentText"/>
      </w:pPr>
      <w:r>
        <w:rPr>
          <w:rStyle w:val="CommentReference"/>
        </w:rPr>
        <w:annotationRef/>
      </w:r>
      <w:r>
        <w:t>check</w:t>
      </w:r>
    </w:p>
  </w:comment>
  <w:comment w:id="941" w:author="Windows User" w:date="2015-10-30T08:56:00Z" w:initials="BS">
    <w:p w14:paraId="215C41D2" w14:textId="77777777" w:rsidR="00DD3169" w:rsidRDefault="00DD3169" w:rsidP="00E35F1F">
      <w:pPr>
        <w:pStyle w:val="CommentText"/>
      </w:pPr>
      <w:r>
        <w:rPr>
          <w:rStyle w:val="CommentReference"/>
        </w:rPr>
        <w:annotationRef/>
      </w:r>
      <w:r>
        <w:t>sat?</w:t>
      </w:r>
    </w:p>
  </w:comment>
  <w:comment w:id="942" w:author="Windows User" w:date="2015-11-21T13:17:00Z" w:initials="WU">
    <w:p w14:paraId="6B55DDAB" w14:textId="77777777" w:rsidR="00DD3169" w:rsidRDefault="00DD3169" w:rsidP="00E35F1F">
      <w:pPr>
        <w:pStyle w:val="CommentText"/>
      </w:pPr>
      <w:r>
        <w:rPr>
          <w:rStyle w:val="CommentReference"/>
        </w:rPr>
        <w:annotationRef/>
      </w:r>
      <w:r>
        <w:t>check</w:t>
      </w:r>
    </w:p>
  </w:comment>
  <w:comment w:id="943" w:author="Windows User" w:date="2015-11-21T13:17:00Z" w:initials="WU">
    <w:p w14:paraId="5825D4CB" w14:textId="77777777" w:rsidR="00DD3169" w:rsidRDefault="00DD3169" w:rsidP="00E35F1F">
      <w:pPr>
        <w:pStyle w:val="CommentText"/>
      </w:pPr>
      <w:r>
        <w:rPr>
          <w:rStyle w:val="CommentReference"/>
        </w:rPr>
        <w:annotationRef/>
      </w:r>
      <w:r>
        <w:t>check</w:t>
      </w:r>
    </w:p>
  </w:comment>
  <w:comment w:id="946" w:author="Windows User" w:date="2015-10-30T08:56:00Z" w:initials="BS">
    <w:p w14:paraId="3E614A56" w14:textId="77777777" w:rsidR="00DD3169" w:rsidRDefault="00DD3169"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DD3169" w:rsidRDefault="00DD3169" w:rsidP="00E35F1F">
      <w:pPr>
        <w:pStyle w:val="CommentText"/>
      </w:pPr>
      <w:r>
        <w:rPr>
          <w:rStyle w:val="CommentReference"/>
        </w:rPr>
        <w:annotationRef/>
      </w:r>
      <w:r>
        <w:t>appearing?</w:t>
      </w:r>
    </w:p>
  </w:comment>
  <w:comment w:id="948" w:author="Windows User" w:date="2015-10-30T08:56:00Z" w:initials="BS">
    <w:p w14:paraId="4735348E" w14:textId="77777777" w:rsidR="00DD3169" w:rsidRDefault="00DD3169" w:rsidP="00E35F1F">
      <w:pPr>
        <w:pStyle w:val="CommentText"/>
      </w:pPr>
      <w:r>
        <w:rPr>
          <w:rStyle w:val="CommentReference"/>
        </w:rPr>
        <w:annotationRef/>
      </w:r>
      <w:r>
        <w:t>He</w:t>
      </w:r>
    </w:p>
  </w:comment>
  <w:comment w:id="955" w:author="Windows User" w:date="2015-10-30T08:56:00Z" w:initials="BS">
    <w:p w14:paraId="5F2DFD8E" w14:textId="77777777" w:rsidR="00DD3169" w:rsidRDefault="00DD3169"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DD3169" w:rsidRDefault="00DD3169">
      <w:pPr>
        <w:pStyle w:val="CommentText"/>
      </w:pPr>
      <w:r>
        <w:rPr>
          <w:rStyle w:val="CommentReference"/>
        </w:rPr>
        <w:annotationRef/>
      </w:r>
      <w:r>
        <w:t>Should this be crush?</w:t>
      </w:r>
    </w:p>
  </w:comment>
  <w:comment w:id="957" w:author="Windows User" w:date="2015-10-30T08:56:00Z" w:initials="BS">
    <w:p w14:paraId="7D69D9EF" w14:textId="77777777" w:rsidR="00DD3169" w:rsidRDefault="00DD3169"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DD3169" w:rsidRDefault="00DD3169"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DD3169" w:rsidRDefault="00DD3169"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DD3169" w:rsidRDefault="00DD3169"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DD3169" w:rsidRDefault="00DD3169"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DD3169" w:rsidRDefault="00DD3169" w:rsidP="00E35F1F">
      <w:pPr>
        <w:pStyle w:val="CommentText"/>
      </w:pPr>
      <w:r>
        <w:rPr>
          <w:rStyle w:val="CommentReference"/>
        </w:rPr>
        <w:annotationRef/>
      </w:r>
      <w:r>
        <w:t>repeat quotes or contiguious?</w:t>
      </w:r>
    </w:p>
  </w:comment>
  <w:comment w:id="973" w:author="Windows User" w:date="2015-10-30T08:56:00Z" w:initials="BS">
    <w:p w14:paraId="29400B5B" w14:textId="77777777" w:rsidR="00DD3169" w:rsidRDefault="00DD3169" w:rsidP="00E35F1F">
      <w:pPr>
        <w:pStyle w:val="CommentText"/>
      </w:pPr>
      <w:r>
        <w:rPr>
          <w:rStyle w:val="CommentReference"/>
        </w:rPr>
        <w:annotationRef/>
      </w:r>
      <w:r>
        <w:t>in strength?</w:t>
      </w:r>
    </w:p>
  </w:comment>
  <w:comment w:id="974" w:author="Windows User" w:date="2015-10-30T08:56:00Z" w:initials="BS">
    <w:p w14:paraId="19007B27" w14:textId="77777777" w:rsidR="00DD3169" w:rsidRDefault="00DD3169"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DD3169" w:rsidRDefault="00DD3169" w:rsidP="00E35F1F">
      <w:pPr>
        <w:pStyle w:val="CommentText"/>
      </w:pPr>
      <w:r>
        <w:rPr>
          <w:rStyle w:val="CommentReference"/>
        </w:rPr>
        <w:annotationRef/>
      </w:r>
      <w:r>
        <w:t>theotokos, not mav em ef Nooti</w:t>
      </w:r>
    </w:p>
  </w:comment>
  <w:comment w:id="977" w:author="Windows User" w:date="2015-10-30T08:56:00Z" w:initials="BS">
    <w:p w14:paraId="72887F8D" w14:textId="77777777" w:rsidR="00DD3169" w:rsidRDefault="00DD3169" w:rsidP="00E35F1F">
      <w:pPr>
        <w:pStyle w:val="CommentText"/>
      </w:pPr>
      <w:r>
        <w:rPr>
          <w:rStyle w:val="CommentReference"/>
        </w:rPr>
        <w:annotationRef/>
      </w:r>
      <w:r>
        <w:t>in?</w:t>
      </w:r>
    </w:p>
  </w:comment>
  <w:comment w:id="979" w:author="Windows User" w:date="2015-10-30T08:56:00Z" w:initials="BS">
    <w:p w14:paraId="79923510" w14:textId="77777777" w:rsidR="00DD3169" w:rsidRDefault="00DD3169"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DD3169" w:rsidRDefault="00DD3169" w:rsidP="00E35F1F">
      <w:pPr>
        <w:pStyle w:val="CommentText"/>
      </w:pPr>
      <w:r>
        <w:rPr>
          <w:rStyle w:val="CommentReference"/>
        </w:rPr>
        <w:annotationRef/>
      </w:r>
      <w:r>
        <w:t>tense?</w:t>
      </w:r>
    </w:p>
  </w:comment>
  <w:comment w:id="982" w:author="Windows User" w:date="2015-10-30T08:56:00Z" w:initials="BS">
    <w:p w14:paraId="2626B3B0" w14:textId="77777777" w:rsidR="00DD3169" w:rsidRDefault="00DD3169" w:rsidP="00E35F1F">
      <w:pPr>
        <w:pStyle w:val="CommentText"/>
      </w:pPr>
      <w:r>
        <w:rPr>
          <w:rStyle w:val="CommentReference"/>
        </w:rPr>
        <w:annotationRef/>
      </w:r>
      <w:r>
        <w:t>too far for a pronoun</w:t>
      </w:r>
    </w:p>
  </w:comment>
  <w:comment w:id="983" w:author="Windows User" w:date="2015-10-30T08:56:00Z" w:initials="BS">
    <w:p w14:paraId="35C833E4" w14:textId="77777777" w:rsidR="00DD3169" w:rsidRDefault="00DD3169" w:rsidP="00E35F1F">
      <w:pPr>
        <w:pStyle w:val="CommentText"/>
      </w:pPr>
      <w:r>
        <w:rPr>
          <w:rStyle w:val="CommentReference"/>
        </w:rPr>
        <w:annotationRef/>
      </w:r>
      <w:r>
        <w:t>deemed or made?</w:t>
      </w:r>
    </w:p>
  </w:comment>
  <w:comment w:id="985" w:author="Windows User" w:date="2015-10-30T08:56:00Z" w:initials="BS">
    <w:p w14:paraId="5C7B7A35" w14:textId="77777777" w:rsidR="00DD3169" w:rsidRDefault="00DD3169"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DD3169" w:rsidRDefault="00DD3169" w:rsidP="00E35F1F">
      <w:pPr>
        <w:pStyle w:val="CommentText"/>
      </w:pPr>
      <w:r>
        <w:rPr>
          <w:rStyle w:val="CommentReference"/>
        </w:rPr>
        <w:annotationRef/>
      </w:r>
      <w:r>
        <w:t>rises or shines?</w:t>
      </w:r>
    </w:p>
  </w:comment>
  <w:comment w:id="990" w:author="Windows User" w:date="2015-10-30T08:56:00Z" w:initials="BS">
    <w:p w14:paraId="5671149C" w14:textId="77777777" w:rsidR="00DD3169" w:rsidRDefault="00DD3169" w:rsidP="00E35F1F">
      <w:pPr>
        <w:pStyle w:val="CommentText"/>
      </w:pPr>
      <w:r>
        <w:rPr>
          <w:rStyle w:val="CommentReference"/>
        </w:rPr>
        <w:annotationRef/>
      </w:r>
      <w:r>
        <w:t>destroyed or damaged?</w:t>
      </w:r>
    </w:p>
  </w:comment>
  <w:comment w:id="998" w:author="Windows User" w:date="2015-10-30T08:56:00Z" w:initials="BS">
    <w:p w14:paraId="4B308EB2" w14:textId="77777777" w:rsidR="00DD3169" w:rsidRDefault="00DD3169" w:rsidP="00E35F1F">
      <w:pPr>
        <w:pStyle w:val="CommentText"/>
      </w:pPr>
      <w:r>
        <w:rPr>
          <w:rStyle w:val="CommentReference"/>
        </w:rPr>
        <w:annotationRef/>
      </w:r>
      <w:r>
        <w:t>servant, or slave?</w:t>
      </w:r>
    </w:p>
  </w:comment>
  <w:comment w:id="999" w:author="Windows User" w:date="2015-10-30T08:56:00Z" w:initials="BS">
    <w:p w14:paraId="20DF1D54" w14:textId="77777777" w:rsidR="00DD3169" w:rsidRDefault="00DD3169" w:rsidP="00E35F1F">
      <w:pPr>
        <w:pStyle w:val="CommentText"/>
      </w:pPr>
      <w:r>
        <w:rPr>
          <w:rStyle w:val="CommentReference"/>
        </w:rPr>
        <w:annotationRef/>
      </w:r>
      <w:r>
        <w:t>Feels way too literal</w:t>
      </w:r>
    </w:p>
  </w:comment>
  <w:comment w:id="1000" w:author="Windows User" w:date="2015-11-21T13:18:00Z" w:initials="WU">
    <w:p w14:paraId="2A74F11D" w14:textId="77777777" w:rsidR="00DD3169" w:rsidRDefault="00DD3169" w:rsidP="00E35F1F">
      <w:pPr>
        <w:pStyle w:val="CommentText"/>
      </w:pPr>
      <w:r>
        <w:rPr>
          <w:rStyle w:val="CommentReference"/>
        </w:rPr>
        <w:annotationRef/>
      </w:r>
      <w:r>
        <w:t>check</w:t>
      </w:r>
    </w:p>
  </w:comment>
  <w:comment w:id="1008" w:author="Windows User" w:date="2015-10-30T08:56:00Z" w:initials="BS">
    <w:p w14:paraId="6352B7F4" w14:textId="77777777" w:rsidR="00DD3169" w:rsidRDefault="00DD316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DD3169" w:rsidRDefault="00DD3169"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DD3169" w:rsidRDefault="00DD3169"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DD3169" w:rsidRDefault="00DD3169"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DD3169" w:rsidRDefault="00DD3169" w:rsidP="00E35F1F">
      <w:pPr>
        <w:pStyle w:val="CommentText"/>
      </w:pPr>
      <w:r>
        <w:rPr>
          <w:rStyle w:val="CommentReference"/>
        </w:rPr>
        <w:annotationRef/>
      </w:r>
      <w:r>
        <w:t>net or hook?</w:t>
      </w:r>
    </w:p>
  </w:comment>
  <w:comment w:id="1021" w:author="Windows User" w:date="2015-10-30T08:56:00Z" w:initials="BS">
    <w:p w14:paraId="631E73A0" w14:textId="77777777" w:rsidR="00DD3169" w:rsidRDefault="00DD3169"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DD3169" w:rsidRDefault="00DD3169" w:rsidP="00E35F1F">
      <w:pPr>
        <w:pStyle w:val="CommentText"/>
      </w:pPr>
      <w:r>
        <w:rPr>
          <w:rStyle w:val="CommentReference"/>
        </w:rPr>
        <w:annotationRef/>
      </w:r>
      <w:r>
        <w:t>what does this mean?</w:t>
      </w:r>
    </w:p>
  </w:comment>
  <w:comment w:id="1023" w:author="Windows User" w:date="2015-10-30T08:56:00Z" w:initials="BS">
    <w:p w14:paraId="0A6E9F00" w14:textId="77777777" w:rsidR="00DD3169" w:rsidRDefault="00DD3169" w:rsidP="00E35F1F">
      <w:pPr>
        <w:pStyle w:val="CommentText"/>
      </w:pPr>
      <w:r>
        <w:rPr>
          <w:rStyle w:val="CommentReference"/>
        </w:rPr>
        <w:annotationRef/>
      </w:r>
      <w:r>
        <w:t>Path? Or Way? i.e. Christ?</w:t>
      </w:r>
    </w:p>
  </w:comment>
  <w:comment w:id="1024" w:author="Windows User" w:date="2015-10-30T08:56:00Z" w:initials="BS">
    <w:p w14:paraId="50D676B3" w14:textId="77777777" w:rsidR="00DD3169" w:rsidRDefault="00DD3169" w:rsidP="00E35F1F">
      <w:pPr>
        <w:pStyle w:val="CommentText"/>
      </w:pPr>
      <w:r>
        <w:rPr>
          <w:rStyle w:val="CommentReference"/>
        </w:rPr>
        <w:annotationRef/>
      </w:r>
      <w:r>
        <w:t>forward to? Or towards?</w:t>
      </w:r>
    </w:p>
  </w:comment>
  <w:comment w:id="1025" w:author="Windows User" w:date="2015-10-30T08:56:00Z" w:initials="BS">
    <w:p w14:paraId="4E94979B" w14:textId="77777777" w:rsidR="00DD3169" w:rsidRDefault="00DD3169" w:rsidP="00E35F1F">
      <w:pPr>
        <w:pStyle w:val="CommentText"/>
      </w:pPr>
      <w:r>
        <w:rPr>
          <w:rStyle w:val="CommentReference"/>
        </w:rPr>
        <w:annotationRef/>
      </w:r>
      <w:r>
        <w:t>gladness</w:t>
      </w:r>
    </w:p>
  </w:comment>
  <w:comment w:id="1033" w:author="Windows User" w:date="2015-10-30T08:56:00Z" w:initials="BS">
    <w:p w14:paraId="3588E256" w14:textId="77777777" w:rsidR="00DD3169" w:rsidRDefault="00DD3169"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DD3169" w:rsidRDefault="00DD3169" w:rsidP="00E35F1F">
      <w:pPr>
        <w:pStyle w:val="CommentText"/>
      </w:pPr>
      <w:r>
        <w:rPr>
          <w:rStyle w:val="CommentReference"/>
        </w:rPr>
        <w:annotationRef/>
      </w:r>
      <w:r>
        <w:t>Everyday or a day?</w:t>
      </w:r>
    </w:p>
  </w:comment>
  <w:comment w:id="1035" w:author="Windows User" w:date="2015-10-30T08:56:00Z" w:initials="BS">
    <w:p w14:paraId="7938A467" w14:textId="77777777" w:rsidR="00DD3169" w:rsidRDefault="00DD3169"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DD3169" w:rsidRDefault="00DD3169" w:rsidP="00E35F1F">
      <w:pPr>
        <w:pStyle w:val="CommentText"/>
      </w:pPr>
      <w:r>
        <w:rPr>
          <w:rStyle w:val="CommentReference"/>
        </w:rPr>
        <w:annotationRef/>
      </w:r>
      <w:r>
        <w:t>glory, splendor or beauty?</w:t>
      </w:r>
    </w:p>
  </w:comment>
  <w:comment w:id="1037" w:author="Windows User" w:date="2015-10-30T08:56:00Z" w:initials="BS">
    <w:p w14:paraId="07A7FAB4" w14:textId="77777777" w:rsidR="00DD3169" w:rsidRDefault="00DD3169" w:rsidP="00E35F1F">
      <w:pPr>
        <w:pStyle w:val="CommentText"/>
      </w:pPr>
      <w:r>
        <w:rPr>
          <w:rStyle w:val="CommentReference"/>
        </w:rPr>
        <w:annotationRef/>
      </w:r>
      <w:r>
        <w:t>from or and?</w:t>
      </w:r>
    </w:p>
  </w:comment>
  <w:comment w:id="1038" w:author="Windows User" w:date="2015-10-30T08:56:00Z" w:initials="BS">
    <w:p w14:paraId="5249720E" w14:textId="77777777" w:rsidR="00DD3169" w:rsidRDefault="00DD3169"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DD3169" w:rsidRDefault="00DD3169"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DD3169" w:rsidRDefault="00DD3169" w:rsidP="00E35F1F">
      <w:pPr>
        <w:pStyle w:val="CommentText"/>
      </w:pPr>
      <w:r>
        <w:rPr>
          <w:rStyle w:val="CommentReference"/>
        </w:rPr>
        <w:annotationRef/>
      </w:r>
      <w:r>
        <w:t>is this right?</w:t>
      </w:r>
    </w:p>
  </w:comment>
  <w:comment w:id="1041" w:author="Windows User" w:date="2015-10-30T08:56:00Z" w:initials="BS">
    <w:p w14:paraId="21BA9344" w14:textId="77777777" w:rsidR="00DD3169" w:rsidRDefault="00DD3169" w:rsidP="00E35F1F">
      <w:pPr>
        <w:pStyle w:val="CommentText"/>
      </w:pPr>
      <w:r>
        <w:rPr>
          <w:rStyle w:val="CommentReference"/>
        </w:rPr>
        <w:annotationRef/>
      </w:r>
      <w:r>
        <w:t>isn't it of?</w:t>
      </w:r>
    </w:p>
  </w:comment>
  <w:comment w:id="1042" w:author="Windows User" w:date="2015-10-30T08:56:00Z" w:initials="BS">
    <w:p w14:paraId="0DB057D8" w14:textId="77777777" w:rsidR="00DD3169" w:rsidRDefault="00DD3169" w:rsidP="00E35F1F">
      <w:pPr>
        <w:pStyle w:val="CommentText"/>
      </w:pPr>
      <w:r>
        <w:rPr>
          <w:rStyle w:val="CommentReference"/>
        </w:rPr>
        <w:annotationRef/>
      </w:r>
      <w:r>
        <w:t>isn't it blesses?</w:t>
      </w:r>
    </w:p>
  </w:comment>
  <w:comment w:id="1043" w:author="Windows User" w:date="2015-10-30T08:56:00Z" w:initials="BS">
    <w:p w14:paraId="4126BF87" w14:textId="77777777" w:rsidR="00DD3169" w:rsidRDefault="00DD3169" w:rsidP="00E35F1F">
      <w:pPr>
        <w:pStyle w:val="CommentText"/>
      </w:pPr>
      <w:r>
        <w:rPr>
          <w:rStyle w:val="CommentReference"/>
        </w:rPr>
        <w:annotationRef/>
      </w:r>
      <w:r>
        <w:t>blessing or blessing?</w:t>
      </w:r>
    </w:p>
  </w:comment>
  <w:comment w:id="1044" w:author="Windows User" w:date="2015-10-30T08:56:00Z" w:initials="BS">
    <w:p w14:paraId="068E7184" w14:textId="77777777" w:rsidR="00DD3169" w:rsidRDefault="00DD3169"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DD3169" w:rsidRDefault="00DD3169" w:rsidP="00E35F1F">
      <w:pPr>
        <w:pStyle w:val="CommentText"/>
      </w:pPr>
      <w:r>
        <w:rPr>
          <w:rStyle w:val="CommentReference"/>
        </w:rPr>
        <w:annotationRef/>
      </w:r>
      <w:r>
        <w:t>perfect or true?</w:t>
      </w:r>
    </w:p>
  </w:comment>
  <w:comment w:id="1048" w:author="Windows User" w:date="2015-11-21T13:21:00Z" w:initials="WU">
    <w:p w14:paraId="686F5E9C" w14:textId="77777777" w:rsidR="00DD3169" w:rsidRDefault="00DD3169" w:rsidP="00E35F1F">
      <w:pPr>
        <w:pStyle w:val="CommentText"/>
      </w:pPr>
      <w:r>
        <w:rPr>
          <w:rStyle w:val="CommentReference"/>
        </w:rPr>
        <w:annotationRef/>
      </w:r>
    </w:p>
  </w:comment>
  <w:comment w:id="1055" w:author="Windows User" w:date="2015-10-30T08:56:00Z" w:initials="BS">
    <w:p w14:paraId="138D81C8" w14:textId="77777777" w:rsidR="00DD3169" w:rsidRDefault="00DD3169" w:rsidP="00E35F1F">
      <w:pPr>
        <w:pStyle w:val="CommentText"/>
      </w:pPr>
      <w:r>
        <w:rPr>
          <w:rStyle w:val="CommentReference"/>
        </w:rPr>
        <w:annotationRef/>
      </w:r>
      <w:r>
        <w:t>which word is right?</w:t>
      </w:r>
    </w:p>
  </w:comment>
  <w:comment w:id="1056" w:author="Windows User" w:date="2015-10-30T08:56:00Z" w:initials="BS">
    <w:p w14:paraId="36B899D8" w14:textId="77777777" w:rsidR="00DD3169" w:rsidRDefault="00DD3169" w:rsidP="00E35F1F">
      <w:pPr>
        <w:pStyle w:val="CommentText"/>
      </w:pPr>
      <w:r>
        <w:rPr>
          <w:rStyle w:val="CommentReference"/>
        </w:rPr>
        <w:annotationRef/>
      </w:r>
      <w:r>
        <w:t>wise?</w:t>
      </w:r>
    </w:p>
  </w:comment>
  <w:comment w:id="1058" w:author="Windows User" w:date="2015-10-30T08:56:00Z" w:initials="BS">
    <w:p w14:paraId="62F2B22F" w14:textId="77777777" w:rsidR="00DD3169" w:rsidRDefault="00DD3169" w:rsidP="00E35F1F">
      <w:pPr>
        <w:pStyle w:val="CommentText"/>
      </w:pPr>
      <w:r>
        <w:rPr>
          <w:rStyle w:val="CommentReference"/>
        </w:rPr>
        <w:annotationRef/>
      </w:r>
      <w:r>
        <w:t>bride, or bridal chamber?</w:t>
      </w:r>
    </w:p>
  </w:comment>
  <w:comment w:id="1059" w:author="Windows User" w:date="2015-10-30T08:56:00Z" w:initials="BS">
    <w:p w14:paraId="13AA9031" w14:textId="77777777" w:rsidR="00DD3169" w:rsidRDefault="00DD3169" w:rsidP="00E35F1F">
      <w:pPr>
        <w:pStyle w:val="CommentText"/>
      </w:pPr>
      <w:r>
        <w:rPr>
          <w:rStyle w:val="CommentReference"/>
        </w:rPr>
        <w:annotationRef/>
      </w:r>
      <w:r>
        <w:t>truth, logos, or true logos?</w:t>
      </w:r>
    </w:p>
  </w:comment>
  <w:comment w:id="1060" w:author="Windows User" w:date="2015-10-30T08:56:00Z" w:initials="BS">
    <w:p w14:paraId="116A567C" w14:textId="77777777" w:rsidR="00DD3169" w:rsidRDefault="00DD3169" w:rsidP="00E35F1F">
      <w:pPr>
        <w:pStyle w:val="CommentText"/>
      </w:pPr>
      <w:r>
        <w:rPr>
          <w:rStyle w:val="CommentReference"/>
        </w:rPr>
        <w:annotationRef/>
      </w:r>
      <w:r>
        <w:t>redeemed or saved?</w:t>
      </w:r>
    </w:p>
  </w:comment>
  <w:comment w:id="1062" w:author="Windows User" w:date="2015-10-30T08:56:00Z" w:initials="BS">
    <w:p w14:paraId="37848CBE" w14:textId="77777777" w:rsidR="00DD3169" w:rsidRDefault="00DD3169" w:rsidP="00E35F1F">
      <w:pPr>
        <w:pStyle w:val="CommentText"/>
      </w:pPr>
      <w:r>
        <w:rPr>
          <w:rStyle w:val="CommentReference"/>
        </w:rPr>
        <w:annotationRef/>
      </w:r>
      <w:r>
        <w:t>for us or unto us?</w:t>
      </w:r>
    </w:p>
  </w:comment>
  <w:comment w:id="1065" w:author="Windows User" w:date="2015-10-30T08:56:00Z" w:initials="BS">
    <w:p w14:paraId="7318299D" w14:textId="77777777" w:rsidR="00DD3169" w:rsidRDefault="00DD3169" w:rsidP="00E35F1F">
      <w:pPr>
        <w:pStyle w:val="CommentText"/>
      </w:pPr>
      <w:r>
        <w:rPr>
          <w:rStyle w:val="CommentReference"/>
        </w:rPr>
        <w:annotationRef/>
      </w:r>
      <w:r>
        <w:t>what does eshleelooi mean?</w:t>
      </w:r>
    </w:p>
  </w:comment>
  <w:comment w:id="1066" w:author="Windows User" w:date="2015-10-30T08:56:00Z" w:initials="BS">
    <w:p w14:paraId="01016F04" w14:textId="77777777" w:rsidR="00DD3169" w:rsidRDefault="00DD3169" w:rsidP="00E35F1F">
      <w:pPr>
        <w:pStyle w:val="CommentText"/>
      </w:pPr>
      <w:r>
        <w:rPr>
          <w:rStyle w:val="CommentReference"/>
        </w:rPr>
        <w:annotationRef/>
      </w:r>
      <w:r>
        <w:t>save or redeem?</w:t>
      </w:r>
    </w:p>
  </w:comment>
  <w:comment w:id="1068" w:author="Windows User" w:date="2015-10-30T08:56:00Z" w:initials="BS">
    <w:p w14:paraId="2F0C8D0C" w14:textId="77777777" w:rsidR="00DD3169" w:rsidRDefault="00DD3169"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DD3169" w:rsidRDefault="00DD3169"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DD3169" w:rsidRDefault="00DD3169"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DD3169" w:rsidRDefault="00DD3169" w:rsidP="00E35F1F">
      <w:pPr>
        <w:pStyle w:val="CommentText"/>
      </w:pPr>
      <w:r>
        <w:rPr>
          <w:rStyle w:val="CommentReference"/>
        </w:rPr>
        <w:annotationRef/>
      </w:r>
      <w:r>
        <w:t>Saviour or redeemer?</w:t>
      </w:r>
    </w:p>
  </w:comment>
  <w:comment w:id="1074" w:author="Windows User" w:date="2015-10-30T08:56:00Z" w:initials="BS">
    <w:p w14:paraId="7BA01F3B" w14:textId="77777777" w:rsidR="00DD3169" w:rsidRDefault="00DD3169"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DD3169" w:rsidRDefault="00DD316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DD3169" w:rsidRDefault="00DD3169"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DD3169" w:rsidRDefault="00DD3169"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DD3169" w:rsidRDefault="00DD3169"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DD3169" w:rsidRDefault="00DD3169"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DD3169" w:rsidRDefault="00DD3169"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DD3169" w:rsidRDefault="00DD3169"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DD3169" w:rsidRDefault="00DD3169"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DD3169" w:rsidRDefault="00DD3169"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DD3169" w:rsidRDefault="00DD3169" w:rsidP="00E35F1F">
      <w:pPr>
        <w:pStyle w:val="CommentText"/>
      </w:pPr>
      <w:r>
        <w:rPr>
          <w:rStyle w:val="CommentReference"/>
        </w:rPr>
        <w:annotationRef/>
      </w:r>
      <w:r>
        <w:t>review</w:t>
      </w:r>
    </w:p>
  </w:comment>
  <w:comment w:id="1097" w:author="Windows User" w:date="2015-10-30T08:56:00Z" w:initials="BS">
    <w:p w14:paraId="5D50DB65" w14:textId="77777777" w:rsidR="00DD3169" w:rsidRDefault="00DD3169"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DD3169" w:rsidRDefault="00DD3169" w:rsidP="00E35F1F">
      <w:pPr>
        <w:pStyle w:val="CommentText"/>
      </w:pPr>
      <w:r>
        <w:rPr>
          <w:rStyle w:val="CommentReference"/>
        </w:rPr>
        <w:annotationRef/>
      </w:r>
      <w:r>
        <w:t>works or deeds?</w:t>
      </w:r>
    </w:p>
  </w:comment>
  <w:comment w:id="1099" w:author="Windows User" w:date="2015-11-21T13:24:00Z" w:initials="WU">
    <w:p w14:paraId="7A990723" w14:textId="77777777" w:rsidR="00DD3169" w:rsidRDefault="00DD3169" w:rsidP="00E35F1F">
      <w:pPr>
        <w:pStyle w:val="CommentText"/>
      </w:pPr>
      <w:r>
        <w:rPr>
          <w:rStyle w:val="CommentReference"/>
        </w:rPr>
        <w:annotationRef/>
      </w:r>
      <w:r>
        <w:t>review</w:t>
      </w:r>
    </w:p>
  </w:comment>
  <w:comment w:id="1100" w:author="Windows User" w:date="2015-10-30T08:56:00Z" w:initials="BS">
    <w:p w14:paraId="5BB3D65B" w14:textId="77777777" w:rsidR="00DD3169" w:rsidRDefault="00DD3169" w:rsidP="00E35F1F">
      <w:pPr>
        <w:pStyle w:val="CommentText"/>
      </w:pPr>
      <w:r>
        <w:rPr>
          <w:rStyle w:val="CommentReference"/>
        </w:rPr>
        <w:annotationRef/>
      </w:r>
      <w:r>
        <w:t>does Coptic have 'high'?</w:t>
      </w:r>
    </w:p>
  </w:comment>
  <w:comment w:id="1101" w:author="Windows User" w:date="2015-11-21T13:24:00Z" w:initials="WU">
    <w:p w14:paraId="1D334F95" w14:textId="77777777" w:rsidR="00DD3169" w:rsidRDefault="00DD3169" w:rsidP="00E35F1F">
      <w:pPr>
        <w:pStyle w:val="CommentText"/>
      </w:pPr>
      <w:r>
        <w:rPr>
          <w:rStyle w:val="CommentReference"/>
        </w:rPr>
        <w:annotationRef/>
      </w:r>
      <w:r>
        <w:t>review, add variant</w:t>
      </w:r>
    </w:p>
  </w:comment>
  <w:comment w:id="1102" w:author="Windows User" w:date="2015-10-30T08:56:00Z" w:initials="BS">
    <w:p w14:paraId="5480B788" w14:textId="77777777" w:rsidR="00DD3169" w:rsidRDefault="00DD3169"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DD3169" w:rsidRDefault="00DD3169"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DD3169" w:rsidRDefault="00DD3169" w:rsidP="006869EE">
      <w:pPr>
        <w:pStyle w:val="CommentText"/>
      </w:pPr>
      <w:r>
        <w:rPr>
          <w:rStyle w:val="CommentReference"/>
        </w:rPr>
        <w:annotationRef/>
      </w:r>
      <w:r>
        <w:t>May He or that He may</w:t>
      </w:r>
    </w:p>
  </w:comment>
  <w:comment w:id="1112" w:author="Windows User" w:date="2015-10-30T08:56:00Z" w:initials="BS">
    <w:p w14:paraId="5BE9E7DF" w14:textId="77777777" w:rsidR="00DD3169" w:rsidRDefault="00DD3169" w:rsidP="006869EE">
      <w:pPr>
        <w:pStyle w:val="CommentText"/>
      </w:pPr>
      <w:r>
        <w:rPr>
          <w:rStyle w:val="CommentReference"/>
        </w:rPr>
        <w:annotationRef/>
      </w:r>
      <w:r>
        <w:t>protopresbyters?</w:t>
      </w:r>
    </w:p>
  </w:comment>
  <w:comment w:id="1113" w:author="Windows User" w:date="2015-10-30T08:56:00Z" w:initials="BS">
    <w:p w14:paraId="37712CA1" w14:textId="77777777" w:rsidR="00DD3169" w:rsidRDefault="00DD3169" w:rsidP="006869EE">
      <w:pPr>
        <w:pStyle w:val="CommentText"/>
      </w:pPr>
      <w:r>
        <w:rPr>
          <w:rStyle w:val="CommentReference"/>
        </w:rPr>
        <w:annotationRef/>
      </w:r>
      <w:r>
        <w:t>those who?</w:t>
      </w:r>
    </w:p>
  </w:comment>
  <w:comment w:id="1114" w:author="Windows User" w:date="2015-10-30T08:56:00Z" w:initials="BS">
    <w:p w14:paraId="0BC9F56F" w14:textId="77777777" w:rsidR="00DD3169" w:rsidRDefault="00DD3169" w:rsidP="006869EE">
      <w:pPr>
        <w:pStyle w:val="CommentText"/>
      </w:pPr>
      <w:r>
        <w:rPr>
          <w:rStyle w:val="CommentReference"/>
        </w:rPr>
        <w:annotationRef/>
      </w:r>
      <w:r>
        <w:t>Yourself?</w:t>
      </w:r>
    </w:p>
  </w:comment>
  <w:comment w:id="1118" w:author="Windows User" w:date="2015-11-27T20:09:00Z" w:initials="WU">
    <w:p w14:paraId="5DD947BD" w14:textId="77777777" w:rsidR="00DD3169" w:rsidRDefault="00DD3169"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DD3169" w:rsidRDefault="00DD3169"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DD3169" w:rsidRDefault="00DD3169" w:rsidP="006869EE">
      <w:pPr>
        <w:pStyle w:val="CommentText"/>
      </w:pPr>
      <w:r>
        <w:rPr>
          <w:rStyle w:val="CommentReference"/>
        </w:rPr>
        <w:annotationRef/>
      </w:r>
      <w:r>
        <w:t>Good News or Glad Tidings?</w:t>
      </w:r>
    </w:p>
  </w:comment>
  <w:comment w:id="1129" w:author="Windows User" w:date="2015-10-30T08:56:00Z" w:initials="WU">
    <w:p w14:paraId="07481CDA" w14:textId="77777777" w:rsidR="00DD3169" w:rsidRDefault="00DD3169"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DD3169" w:rsidRDefault="00DD3169"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DD3169" w:rsidRDefault="00DD3169" w:rsidP="006869EE">
      <w:pPr>
        <w:pStyle w:val="CommentText"/>
      </w:pPr>
      <w:r>
        <w:rPr>
          <w:rStyle w:val="CommentReference"/>
        </w:rPr>
        <w:annotationRef/>
      </w:r>
      <w:r>
        <w:t>Add footnote of what this is</w:t>
      </w:r>
    </w:p>
  </w:comment>
  <w:comment w:id="1146" w:author="Windows User" w:date="2015-10-30T08:56:00Z" w:initials="WU">
    <w:p w14:paraId="6841EDAF" w14:textId="77777777" w:rsidR="00DD3169" w:rsidRDefault="00DD3169">
      <w:pPr>
        <w:pStyle w:val="CommentText"/>
      </w:pPr>
      <w:r>
        <w:rPr>
          <w:rStyle w:val="CommentReference"/>
        </w:rPr>
        <w:annotationRef/>
      </w:r>
      <w:r>
        <w:t>Isn’t this one more faithful?</w:t>
      </w:r>
    </w:p>
  </w:comment>
  <w:comment w:id="1147" w:author="Windows User" w:date="2015-10-30T08:56:00Z" w:initials="WU">
    <w:p w14:paraId="44483F5F" w14:textId="77777777" w:rsidR="00DD3169" w:rsidRDefault="00DD3169">
      <w:pPr>
        <w:pStyle w:val="CommentText"/>
      </w:pPr>
      <w:r>
        <w:rPr>
          <w:rStyle w:val="CommentReference"/>
        </w:rPr>
        <w:annotationRef/>
      </w:r>
      <w:r>
        <w:t>Which one(s) are/is right?</w:t>
      </w:r>
    </w:p>
  </w:comment>
  <w:comment w:id="1148" w:author="Windows User" w:date="2015-10-30T08:56:00Z" w:initials="WU">
    <w:p w14:paraId="22B3EF76" w14:textId="77777777" w:rsidR="00DD3169" w:rsidRDefault="00DD3169">
      <w:pPr>
        <w:pStyle w:val="CommentText"/>
      </w:pPr>
      <w:r>
        <w:rPr>
          <w:rStyle w:val="CommentReference"/>
        </w:rPr>
        <w:annotationRef/>
      </w:r>
      <w:r>
        <w:t>Coptic doesn’t seem to have “O Lord”</w:t>
      </w:r>
    </w:p>
  </w:comment>
  <w:comment w:id="1152" w:author="Windows User" w:date="2015-10-30T08:56:00Z" w:initials="WU">
    <w:p w14:paraId="6BF65470" w14:textId="77777777" w:rsidR="00DD3169" w:rsidRDefault="00DD3169">
      <w:pPr>
        <w:pStyle w:val="CommentText"/>
      </w:pPr>
      <w:r>
        <w:rPr>
          <w:rStyle w:val="CommentReference"/>
        </w:rPr>
        <w:annotationRef/>
      </w:r>
      <w:r>
        <w:t>Called or named?</w:t>
      </w:r>
    </w:p>
  </w:comment>
  <w:comment w:id="1153" w:author="Windows User" w:date="2015-10-30T08:56:00Z" w:initials="WU">
    <w:p w14:paraId="64122CF8" w14:textId="77777777" w:rsidR="00DD3169" w:rsidRDefault="00DD3169">
      <w:pPr>
        <w:pStyle w:val="CommentText"/>
      </w:pPr>
      <w:r>
        <w:rPr>
          <w:rStyle w:val="CommentReference"/>
        </w:rPr>
        <w:annotationRef/>
      </w:r>
      <w:r>
        <w:t>John loved the Lord, or the Lord loved John?</w:t>
      </w:r>
    </w:p>
  </w:comment>
  <w:comment w:id="1155" w:author="Windows User" w:date="2015-10-30T08:56:00Z" w:initials="WU">
    <w:p w14:paraId="28540FAB" w14:textId="77777777" w:rsidR="00DD3169" w:rsidRDefault="00DD3169">
      <w:pPr>
        <w:pStyle w:val="CommentText"/>
      </w:pPr>
      <w:r>
        <w:rPr>
          <w:rStyle w:val="CommentReference"/>
        </w:rPr>
        <w:annotationRef/>
      </w:r>
      <w:r>
        <w:t>Not the Lord?</w:t>
      </w:r>
    </w:p>
  </w:comment>
  <w:comment w:id="1156" w:author="Windows User" w:date="2015-10-30T08:56:00Z" w:initials="WU">
    <w:p w14:paraId="3BE9EA57" w14:textId="77777777" w:rsidR="00DD3169" w:rsidRDefault="00DD3169">
      <w:pPr>
        <w:pStyle w:val="CommentText"/>
      </w:pPr>
      <w:r>
        <w:rPr>
          <w:rStyle w:val="CommentReference"/>
        </w:rPr>
        <w:annotationRef/>
      </w:r>
      <w:r>
        <w:t>The rest missing?</w:t>
      </w:r>
    </w:p>
  </w:comment>
  <w:comment w:id="1157" w:author="Windows User" w:date="2015-10-30T08:56:00Z" w:initials="WU">
    <w:p w14:paraId="17CFCF91" w14:textId="77777777" w:rsidR="00DD3169" w:rsidRDefault="00DD3169">
      <w:pPr>
        <w:pStyle w:val="CommentText"/>
      </w:pPr>
      <w:r>
        <w:rPr>
          <w:rStyle w:val="CommentReference"/>
        </w:rPr>
        <w:annotationRef/>
      </w:r>
      <w:r>
        <w:t>Completely different…</w:t>
      </w:r>
    </w:p>
  </w:comment>
  <w:comment w:id="1158" w:author="Windows User" w:date="2015-10-30T08:56:00Z" w:initials="WU">
    <w:p w14:paraId="1A5ABDDA" w14:textId="77777777" w:rsidR="00DD3169" w:rsidRDefault="00DD3169">
      <w:pPr>
        <w:pStyle w:val="CommentText"/>
      </w:pPr>
      <w:r>
        <w:rPr>
          <w:rStyle w:val="CommentReference"/>
        </w:rPr>
        <w:annotationRef/>
      </w:r>
      <w:r>
        <w:t>Sound or voices?</w:t>
      </w:r>
    </w:p>
  </w:comment>
  <w:comment w:id="1161" w:author="Windows User" w:date="2015-10-30T08:56:00Z" w:initials="WU">
    <w:p w14:paraId="6A684B9E" w14:textId="77777777" w:rsidR="00DD3169" w:rsidRDefault="00DD3169">
      <w:pPr>
        <w:pStyle w:val="CommentText"/>
      </w:pPr>
      <w:r>
        <w:rPr>
          <w:rStyle w:val="CommentReference"/>
        </w:rPr>
        <w:annotationRef/>
      </w:r>
      <w:r>
        <w:t>This one needs looking at.</w:t>
      </w:r>
    </w:p>
  </w:comment>
  <w:comment w:id="1162" w:author="Windows User" w:date="2015-10-30T08:56:00Z" w:initials="WU">
    <w:p w14:paraId="3E29D706" w14:textId="77777777" w:rsidR="00DD3169" w:rsidRDefault="00DD3169">
      <w:pPr>
        <w:pStyle w:val="CommentText"/>
      </w:pPr>
      <w:r>
        <w:rPr>
          <w:rStyle w:val="CommentReference"/>
        </w:rPr>
        <w:annotationRef/>
      </w:r>
      <w:r>
        <w:t>Partners?</w:t>
      </w:r>
    </w:p>
  </w:comment>
  <w:comment w:id="1167" w:author="Windows User" w:date="2015-10-30T08:56:00Z" w:initials="WU">
    <w:p w14:paraId="662AC6DC" w14:textId="77777777" w:rsidR="00DD3169" w:rsidRDefault="00DD3169">
      <w:pPr>
        <w:pStyle w:val="CommentText"/>
      </w:pPr>
      <w:r>
        <w:rPr>
          <w:rStyle w:val="CommentReference"/>
        </w:rPr>
        <w:annotationRef/>
      </w:r>
      <w:r>
        <w:t>What land?</w:t>
      </w:r>
    </w:p>
  </w:comment>
  <w:comment w:id="1169" w:author="Windows User" w:date="2015-10-30T08:56:00Z" w:initials="WU">
    <w:p w14:paraId="121BE348" w14:textId="77777777" w:rsidR="00DD3169" w:rsidRDefault="00DD3169">
      <w:pPr>
        <w:pStyle w:val="CommentText"/>
      </w:pPr>
      <w:r>
        <w:rPr>
          <w:rStyle w:val="CommentReference"/>
        </w:rPr>
        <w:annotationRef/>
      </w:r>
      <w:r>
        <w:t>Or englighten?</w:t>
      </w:r>
    </w:p>
  </w:comment>
  <w:comment w:id="1183" w:author="Windows User" w:date="2015-10-30T08:56:00Z" w:initials="WU">
    <w:p w14:paraId="52EAF036" w14:textId="77777777" w:rsidR="00DD3169" w:rsidRDefault="00DD3169">
      <w:pPr>
        <w:pStyle w:val="CommentText"/>
      </w:pPr>
      <w:r>
        <w:rPr>
          <w:rStyle w:val="CommentReference"/>
        </w:rPr>
        <w:annotationRef/>
      </w:r>
      <w:r>
        <w:t>What should this verse be?</w:t>
      </w:r>
    </w:p>
  </w:comment>
  <w:comment w:id="1195" w:author="Windows User" w:date="2015-10-30T08:56:00Z" w:initials="BS">
    <w:p w14:paraId="1A0E2428" w14:textId="77777777" w:rsidR="00DD3169" w:rsidRDefault="00DD3169">
      <w:pPr>
        <w:pStyle w:val="CommentText"/>
      </w:pPr>
      <w:r>
        <w:rPr>
          <w:rStyle w:val="CommentReference"/>
        </w:rPr>
        <w:annotationRef/>
      </w:r>
      <w:r>
        <w:t>wiles or snares?</w:t>
      </w:r>
    </w:p>
  </w:comment>
  <w:comment w:id="1197" w:author="Windows User" w:date="2015-10-30T08:56:00Z" w:initials="BS">
    <w:p w14:paraId="2B8DD286" w14:textId="77777777" w:rsidR="00DD3169" w:rsidRDefault="00DD3169">
      <w:pPr>
        <w:pStyle w:val="CommentText"/>
      </w:pPr>
      <w:r>
        <w:rPr>
          <w:rStyle w:val="CommentReference"/>
        </w:rPr>
        <w:annotationRef/>
      </w:r>
      <w:r>
        <w:t>I typed this Coptic... so it will have typos..</w:t>
      </w:r>
    </w:p>
  </w:comment>
  <w:comment w:id="1198" w:author="Windows User" w:date="2015-10-30T08:56:00Z" w:initials="WU">
    <w:p w14:paraId="7AD216CC" w14:textId="77777777" w:rsidR="00DD3169" w:rsidRDefault="00DD3169">
      <w:pPr>
        <w:pStyle w:val="CommentText"/>
      </w:pPr>
      <w:r>
        <w:rPr>
          <w:rStyle w:val="CommentReference"/>
        </w:rPr>
        <w:annotationRef/>
      </w:r>
      <w:r>
        <w:t>You reign? The dominion is yours? Yours is the dominion?</w:t>
      </w:r>
    </w:p>
  </w:comment>
  <w:comment w:id="1200" w:author="Windows User" w:date="2015-10-30T08:56:00Z" w:initials="BS">
    <w:p w14:paraId="68C1922F" w14:textId="77777777" w:rsidR="00DD3169" w:rsidRDefault="00DD3169">
      <w:pPr>
        <w:pStyle w:val="CommentText"/>
      </w:pPr>
      <w:r>
        <w:rPr>
          <w:rStyle w:val="CommentReference"/>
        </w:rPr>
        <w:annotationRef/>
      </w:r>
      <w:r>
        <w:t>omit 'be' in contemporary?</w:t>
      </w:r>
    </w:p>
  </w:comment>
  <w:comment w:id="1201" w:author="Windows User" w:date="2015-10-30T08:56:00Z" w:initials="BS">
    <w:p w14:paraId="6511FB80" w14:textId="77777777" w:rsidR="00DD3169" w:rsidRDefault="00DD3169">
      <w:pPr>
        <w:pStyle w:val="CommentText"/>
      </w:pPr>
      <w:r>
        <w:rPr>
          <w:rStyle w:val="CommentReference"/>
        </w:rPr>
        <w:annotationRef/>
      </w:r>
      <w:r>
        <w:t>Abouna Antony: I typed this Coptic from the black book. Jenkims were very unclear. Please proof for typos.</w:t>
      </w:r>
    </w:p>
  </w:comment>
  <w:comment w:id="1202" w:author="Windows User" w:date="2015-10-30T08:56:00Z" w:initials="BS">
    <w:p w14:paraId="7DEA42F3" w14:textId="77777777" w:rsidR="00DD3169" w:rsidRDefault="00DD3169">
      <w:pPr>
        <w:pStyle w:val="CommentText"/>
      </w:pPr>
      <w:r>
        <w:rPr>
          <w:rStyle w:val="CommentReference"/>
        </w:rPr>
        <w:annotationRef/>
      </w:r>
      <w:r>
        <w:t>"is" before "the King" would make this whole vs flow as a sentence...</w:t>
      </w:r>
    </w:p>
  </w:comment>
  <w:comment w:id="1203" w:author="Windows User" w:date="2015-10-30T08:56:00Z" w:initials="BS">
    <w:p w14:paraId="1F17623C" w14:textId="77777777" w:rsidR="00DD3169" w:rsidRDefault="00DD3169">
      <w:pPr>
        <w:pStyle w:val="CommentText"/>
      </w:pPr>
      <w:r>
        <w:rPr>
          <w:rStyle w:val="CommentReference"/>
        </w:rPr>
        <w:annotationRef/>
      </w:r>
      <w:r>
        <w:t>ask more modern than entreat... but not quite right?</w:t>
      </w:r>
    </w:p>
  </w:comment>
  <w:comment w:id="1225" w:author="Windows User" w:date="2015-10-30T08:56:00Z" w:initials="WU">
    <w:p w14:paraId="5F20584F" w14:textId="77777777" w:rsidR="00DD3169" w:rsidRDefault="00DD3169">
      <w:pPr>
        <w:pStyle w:val="CommentText"/>
      </w:pPr>
      <w:r>
        <w:rPr>
          <w:rStyle w:val="CommentReference"/>
        </w:rPr>
        <w:annotationRef/>
      </w:r>
      <w:r>
        <w:t>Needs work.</w:t>
      </w:r>
    </w:p>
  </w:comment>
  <w:comment w:id="1230" w:author="Windows User" w:date="2015-10-30T08:56:00Z" w:initials="WU">
    <w:p w14:paraId="76E8B799" w14:textId="77777777" w:rsidR="00DD3169" w:rsidRDefault="00DD3169">
      <w:pPr>
        <w:pStyle w:val="CommentText"/>
      </w:pPr>
      <w:r>
        <w:rPr>
          <w:rStyle w:val="CommentReference"/>
        </w:rPr>
        <w:annotationRef/>
      </w:r>
      <w:r>
        <w:t>Should this be tho-out 5? Or 25?</w:t>
      </w:r>
    </w:p>
  </w:comment>
  <w:comment w:id="1237" w:author="Windows User" w:date="2015-11-11T11:06:00Z" w:initials="WU">
    <w:p w14:paraId="58D84DCF" w14:textId="77777777" w:rsidR="00DD3169" w:rsidRDefault="00DD3169">
      <w:pPr>
        <w:pStyle w:val="CommentText"/>
      </w:pPr>
      <w:r>
        <w:rPr>
          <w:rStyle w:val="CommentReference"/>
        </w:rPr>
        <w:annotationRef/>
      </w:r>
      <w:r>
        <w:t>Should this be last age or something?</w:t>
      </w:r>
    </w:p>
  </w:comment>
  <w:comment w:id="1239" w:author="Windows User" w:date="2015-11-11T11:00:00Z" w:initials="WU">
    <w:p w14:paraId="7D2DE752" w14:textId="77777777" w:rsidR="00DD3169" w:rsidRDefault="00DD3169">
      <w:pPr>
        <w:pStyle w:val="CommentText"/>
      </w:pPr>
      <w:r>
        <w:rPr>
          <w:rStyle w:val="CommentReference"/>
        </w:rPr>
        <w:annotationRef/>
      </w:r>
      <w:r>
        <w:t>This needs reviewing!</w:t>
      </w:r>
    </w:p>
  </w:comment>
  <w:comment w:id="1240" w:author="Windows User" w:date="2015-11-11T11:00:00Z" w:initials="WU">
    <w:p w14:paraId="65102EEC" w14:textId="77777777" w:rsidR="00DD3169" w:rsidRDefault="00DD3169">
      <w:pPr>
        <w:pStyle w:val="CommentText"/>
      </w:pPr>
      <w:r>
        <w:rPr>
          <w:rStyle w:val="CommentReference"/>
        </w:rPr>
        <w:annotationRef/>
      </w:r>
      <w:r>
        <w:t xml:space="preserve">This is probably wrong. God on high? </w:t>
      </w:r>
    </w:p>
  </w:comment>
  <w:comment w:id="1245" w:author="Windows User" w:date="2015-10-30T08:56:00Z" w:initials="WU">
    <w:p w14:paraId="38E4F092" w14:textId="77777777" w:rsidR="00DD3169" w:rsidRDefault="00DD3169">
      <w:pPr>
        <w:pStyle w:val="CommentText"/>
      </w:pPr>
      <w:r>
        <w:rPr>
          <w:rStyle w:val="CommentReference"/>
        </w:rPr>
        <w:annotationRef/>
      </w:r>
      <w:r>
        <w:t>Confirmed?</w:t>
      </w:r>
    </w:p>
  </w:comment>
  <w:comment w:id="1257" w:author="Windows User" w:date="2015-10-30T08:56:00Z" w:initials="WU">
    <w:p w14:paraId="41EDECE7" w14:textId="77777777" w:rsidR="00DD3169" w:rsidRDefault="00DD3169">
      <w:pPr>
        <w:pStyle w:val="CommentText"/>
      </w:pPr>
      <w:r>
        <w:rPr>
          <w:rStyle w:val="CommentReference"/>
        </w:rPr>
        <w:annotationRef/>
      </w:r>
      <w:r>
        <w:t>Heroes, or athletes?</w:t>
      </w:r>
    </w:p>
  </w:comment>
  <w:comment w:id="1287" w:author="Windows User" w:date="2015-10-30T08:56:00Z" w:initials="WU">
    <w:p w14:paraId="5FA627EB" w14:textId="77777777" w:rsidR="00DD3169" w:rsidRDefault="00DD3169">
      <w:pPr>
        <w:pStyle w:val="CommentText"/>
      </w:pPr>
      <w:r>
        <w:rPr>
          <w:rStyle w:val="CommentReference"/>
        </w:rPr>
        <w:annotationRef/>
      </w:r>
      <w:r>
        <w:t>Beasts or creatures?</w:t>
      </w:r>
    </w:p>
  </w:comment>
  <w:comment w:id="1288" w:author="Windows User" w:date="2015-10-30T08:56:00Z" w:initials="WU">
    <w:p w14:paraId="04563F96" w14:textId="77777777" w:rsidR="00DD3169" w:rsidRDefault="00DD3169">
      <w:pPr>
        <w:pStyle w:val="CommentText"/>
      </w:pPr>
      <w:r>
        <w:rPr>
          <w:rStyle w:val="CommentReference"/>
        </w:rPr>
        <w:annotationRef/>
      </w:r>
      <w:r>
        <w:t>Incessant? Or unceasing?</w:t>
      </w:r>
    </w:p>
  </w:comment>
  <w:comment w:id="1289" w:author="Windows User" w:date="2015-10-30T08:56:00Z" w:initials="WU">
    <w:p w14:paraId="7BD20F77" w14:textId="77777777" w:rsidR="00DD3169" w:rsidRDefault="00DD3169">
      <w:pPr>
        <w:pStyle w:val="CommentText"/>
      </w:pPr>
      <w:r>
        <w:rPr>
          <w:rStyle w:val="CommentReference"/>
        </w:rPr>
        <w:annotationRef/>
      </w:r>
      <w:r>
        <w:t>Flames of fire or fervent as fire?</w:t>
      </w:r>
    </w:p>
  </w:comment>
  <w:comment w:id="1293" w:author="Windows User" w:date="2015-10-30T08:56:00Z" w:initials="WU">
    <w:p w14:paraId="44A84E5A" w14:textId="77777777" w:rsidR="00DD3169" w:rsidRDefault="00DD3169">
      <w:pPr>
        <w:pStyle w:val="CommentText"/>
      </w:pPr>
      <w:r>
        <w:rPr>
          <w:rStyle w:val="CommentReference"/>
        </w:rPr>
        <w:annotationRef/>
      </w:r>
      <w:r>
        <w:t>Serving the Lord, or serving before the Lord?</w:t>
      </w:r>
    </w:p>
  </w:comment>
  <w:comment w:id="1308" w:author="Windows User" w:date="2015-10-30T08:56:00Z" w:initials="WU">
    <w:p w14:paraId="07D2B1EF" w14:textId="77777777" w:rsidR="00DD3169" w:rsidRDefault="00DD3169">
      <w:pPr>
        <w:pStyle w:val="CommentText"/>
      </w:pPr>
      <w:r>
        <w:rPr>
          <w:rStyle w:val="CommentReference"/>
        </w:rPr>
        <w:annotationRef/>
      </w:r>
      <w:r>
        <w:t>Or voice of God?</w:t>
      </w:r>
    </w:p>
  </w:comment>
  <w:comment w:id="1309" w:author="Windows User" w:date="2015-10-30T08:56:00Z" w:initials="WU">
    <w:p w14:paraId="3900CC21" w14:textId="77777777" w:rsidR="00DD3169" w:rsidRDefault="00DD3169">
      <w:pPr>
        <w:pStyle w:val="CommentText"/>
      </w:pPr>
      <w:r>
        <w:rPr>
          <w:rStyle w:val="CommentReference"/>
        </w:rPr>
        <w:annotationRef/>
      </w:r>
      <w:r>
        <w:t>Received or accepted?</w:t>
      </w:r>
    </w:p>
  </w:comment>
  <w:comment w:id="1315" w:author="Windows User" w:date="2015-11-06T08:39:00Z" w:initials="WU">
    <w:p w14:paraId="6EA3F191" w14:textId="77777777" w:rsidR="00DD3169" w:rsidRDefault="00DD3169">
      <w:pPr>
        <w:pStyle w:val="CommentText"/>
      </w:pPr>
      <w:r>
        <w:rPr>
          <w:rStyle w:val="CommentReference"/>
        </w:rPr>
        <w:annotationRef/>
      </w:r>
      <w:r>
        <w:t>Is this the right St. Theodore?</w:t>
      </w:r>
    </w:p>
  </w:comment>
  <w:comment w:id="1322" w:author="Windows User" w:date="2015-10-30T08:56:00Z" w:initials="WU">
    <w:p w14:paraId="227730E1" w14:textId="77777777" w:rsidR="00DD3169" w:rsidRDefault="00DD3169">
      <w:pPr>
        <w:pStyle w:val="CommentText"/>
      </w:pPr>
      <w:r>
        <w:rPr>
          <w:rStyle w:val="CommentReference"/>
        </w:rPr>
        <w:annotationRef/>
      </w:r>
      <w:r>
        <w:t>Prabios or Arabius? Doctors and physicians or physicians and well learned?</w:t>
      </w:r>
    </w:p>
  </w:comment>
  <w:comment w:id="1323" w:author="Windows User" w:date="2015-10-30T08:56:00Z" w:initials="WU">
    <w:p w14:paraId="519ADC1D" w14:textId="77777777" w:rsidR="00DD3169" w:rsidRDefault="00DD3169">
      <w:pPr>
        <w:pStyle w:val="CommentText"/>
      </w:pPr>
      <w:r>
        <w:rPr>
          <w:rStyle w:val="CommentReference"/>
        </w:rPr>
        <w:annotationRef/>
      </w:r>
      <w:r>
        <w:t>Building them upon the Name?</w:t>
      </w:r>
    </w:p>
  </w:comment>
  <w:comment w:id="1335" w:author="Windows User" w:date="2015-10-30T08:56:00Z" w:initials="WU">
    <w:p w14:paraId="3CFB1D1A" w14:textId="77777777" w:rsidR="00DD3169" w:rsidRDefault="00DD3169">
      <w:pPr>
        <w:pStyle w:val="CommentText"/>
      </w:pPr>
      <w:r>
        <w:rPr>
          <w:rStyle w:val="CommentReference"/>
        </w:rPr>
        <w:annotationRef/>
      </w:r>
      <w:r>
        <w:t>Placed or established?</w:t>
      </w:r>
    </w:p>
  </w:comment>
  <w:comment w:id="1336" w:author="Windows User" w:date="2015-10-30T08:56:00Z" w:initials="WU">
    <w:p w14:paraId="08983CC0" w14:textId="77777777" w:rsidR="00DD3169" w:rsidRDefault="00DD3169">
      <w:pPr>
        <w:pStyle w:val="CommentText"/>
      </w:pPr>
      <w:r>
        <w:rPr>
          <w:rStyle w:val="CommentReference"/>
        </w:rPr>
        <w:annotationRef/>
      </w:r>
      <w:r>
        <w:t>Or refused?</w:t>
      </w:r>
    </w:p>
  </w:comment>
  <w:comment w:id="1345" w:author="Windows User" w:date="2015-10-30T08:56:00Z" w:initials="WU">
    <w:p w14:paraId="535F3E1B" w14:textId="77777777" w:rsidR="00DD3169" w:rsidRDefault="00DD3169">
      <w:pPr>
        <w:pStyle w:val="CommentText"/>
      </w:pPr>
      <w:r>
        <w:rPr>
          <w:rStyle w:val="CommentReference"/>
        </w:rPr>
        <w:annotationRef/>
      </w:r>
      <w:r>
        <w:t>Sprung forth? Came forth? Blossomed?</w:t>
      </w:r>
    </w:p>
  </w:comment>
  <w:comment w:id="1360" w:author="Windows User" w:date="2015-10-30T08:56:00Z" w:initials="BS">
    <w:p w14:paraId="07DE8008" w14:textId="77777777" w:rsidR="00DD3169" w:rsidRDefault="00DD3169">
      <w:pPr>
        <w:pStyle w:val="CommentText"/>
      </w:pPr>
      <w:r>
        <w:rPr>
          <w:rStyle w:val="CommentReference"/>
        </w:rPr>
        <w:annotationRef/>
      </w:r>
      <w:r>
        <w:t>what does this mean?</w:t>
      </w:r>
    </w:p>
  </w:comment>
  <w:comment w:id="1361" w:author="Windows User" w:date="2015-10-30T08:56:00Z" w:initials="BS">
    <w:p w14:paraId="7DE26DCC" w14:textId="77777777" w:rsidR="00DD3169" w:rsidRDefault="00DD3169">
      <w:pPr>
        <w:pStyle w:val="CommentText"/>
      </w:pPr>
      <w:r>
        <w:rPr>
          <w:rStyle w:val="CommentReference"/>
        </w:rPr>
        <w:annotationRef/>
      </w:r>
      <w:r>
        <w:t>announced or proclaimed?</w:t>
      </w:r>
    </w:p>
  </w:comment>
  <w:comment w:id="1365" w:author="Windows User" w:date="2015-10-30T08:56:00Z" w:initials="WU">
    <w:p w14:paraId="729B2278" w14:textId="77777777" w:rsidR="00DD3169" w:rsidRDefault="00DD3169">
      <w:pPr>
        <w:pStyle w:val="CommentText"/>
      </w:pPr>
      <w:r>
        <w:rPr>
          <w:rStyle w:val="CommentReference"/>
        </w:rPr>
        <w:annotationRef/>
      </w:r>
      <w:r>
        <w:t>?</w:t>
      </w:r>
    </w:p>
  </w:comment>
  <w:comment w:id="1366" w:author="Windows User" w:date="2015-10-30T08:56:00Z" w:initials="WU">
    <w:p w14:paraId="44863D12" w14:textId="77777777" w:rsidR="00DD3169" w:rsidRDefault="00DD3169">
      <w:pPr>
        <w:pStyle w:val="CommentText"/>
      </w:pPr>
      <w:r>
        <w:rPr>
          <w:rStyle w:val="CommentReference"/>
        </w:rPr>
        <w:annotationRef/>
      </w:r>
      <w:r>
        <w:t>Bride, no, not bridegroom?</w:t>
      </w:r>
    </w:p>
  </w:comment>
  <w:comment w:id="1369" w:author="Windows User" w:date="2015-10-30T08:56:00Z" w:initials="WU">
    <w:p w14:paraId="6CE1AF88" w14:textId="77777777" w:rsidR="00DD3169" w:rsidRDefault="00DD3169">
      <w:pPr>
        <w:pStyle w:val="CommentText"/>
      </w:pPr>
      <w:r>
        <w:rPr>
          <w:rStyle w:val="CommentReference"/>
        </w:rPr>
        <w:annotationRef/>
      </w:r>
      <w:r>
        <w:t>Return?</w:t>
      </w:r>
    </w:p>
  </w:comment>
  <w:comment w:id="1370" w:author="Windows User" w:date="2015-10-30T08:56:00Z" w:initials="WU">
    <w:p w14:paraId="2917E600" w14:textId="77777777" w:rsidR="00DD3169" w:rsidRDefault="00DD3169">
      <w:pPr>
        <w:pStyle w:val="CommentText"/>
      </w:pPr>
      <w:r>
        <w:rPr>
          <w:rStyle w:val="CommentReference"/>
        </w:rPr>
        <w:annotationRef/>
      </w:r>
      <w:r>
        <w:t>Establishment? Building up?</w:t>
      </w:r>
    </w:p>
  </w:comment>
  <w:comment w:id="1372" w:author="Windows User" w:date="2015-10-30T08:56:00Z" w:initials="WU">
    <w:p w14:paraId="14DF4F91" w14:textId="77777777" w:rsidR="00DD3169" w:rsidRDefault="00DD3169">
      <w:pPr>
        <w:pStyle w:val="CommentText"/>
      </w:pPr>
      <w:r>
        <w:rPr>
          <w:rStyle w:val="CommentReference"/>
        </w:rPr>
        <w:annotationRef/>
      </w:r>
      <w:r>
        <w:t>Heavenly evangelist? Good tidings? Glad tidings? Good news?</w:t>
      </w:r>
    </w:p>
  </w:comment>
  <w:comment w:id="1373" w:author="Windows User" w:date="2015-10-30T08:56:00Z" w:initials="WU">
    <w:p w14:paraId="55FC1EAE" w14:textId="77777777" w:rsidR="00DD3169" w:rsidRDefault="00DD3169">
      <w:pPr>
        <w:pStyle w:val="CommentText"/>
      </w:pPr>
      <w:r>
        <w:rPr>
          <w:rStyle w:val="CommentReference"/>
        </w:rPr>
        <w:annotationRef/>
      </w:r>
      <w:r>
        <w:t>I don’t see “the Lord is with you” in the Coptic</w:t>
      </w:r>
    </w:p>
    <w:p w14:paraId="4431CB1C" w14:textId="77777777" w:rsidR="00DD3169" w:rsidRDefault="00DD3169">
      <w:pPr>
        <w:pStyle w:val="CommentText"/>
      </w:pPr>
    </w:p>
  </w:comment>
  <w:comment w:id="1374" w:author="Windows User" w:date="2015-10-30T08:56:00Z" w:initials="WU">
    <w:p w14:paraId="4549B91A" w14:textId="77777777" w:rsidR="00DD3169" w:rsidRDefault="00DD3169">
      <w:pPr>
        <w:pStyle w:val="CommentText"/>
      </w:pPr>
      <w:r>
        <w:rPr>
          <w:rStyle w:val="CommentReference"/>
        </w:rPr>
        <w:annotationRef/>
      </w:r>
      <w:r>
        <w:t>Heavenly herald of Good News?</w:t>
      </w:r>
    </w:p>
    <w:p w14:paraId="384F02AC" w14:textId="77777777" w:rsidR="00DD3169" w:rsidRDefault="00DD3169">
      <w:pPr>
        <w:pStyle w:val="CommentText"/>
      </w:pPr>
    </w:p>
  </w:comment>
  <w:comment w:id="1381" w:author="Windows User" w:date="2015-10-30T08:56:00Z" w:initials="WU">
    <w:p w14:paraId="4A264D5C" w14:textId="77777777" w:rsidR="00DD3169" w:rsidRDefault="00DD3169">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DD3169" w:rsidRDefault="00DD3169"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DD3169" w:rsidRDefault="00DD3169">
      <w:pPr>
        <w:pStyle w:val="CommentText"/>
      </w:pPr>
      <w:r>
        <w:rPr>
          <w:rStyle w:val="CommentReference"/>
        </w:rPr>
        <w:annotationRef/>
      </w:r>
      <w:r>
        <w:t>Redeemed?</w:t>
      </w:r>
    </w:p>
  </w:comment>
  <w:comment w:id="1413" w:author="Windows User" w:date="2015-10-30T08:56:00Z" w:initials="WU">
    <w:p w14:paraId="5BF82FF5" w14:textId="77777777" w:rsidR="00DD3169" w:rsidRDefault="00DD3169">
      <w:pPr>
        <w:pStyle w:val="CommentText"/>
      </w:pPr>
      <w:r>
        <w:rPr>
          <w:rStyle w:val="CommentReference"/>
        </w:rPr>
        <w:annotationRef/>
      </w:r>
      <w:r>
        <w:t>For? So?</w:t>
      </w:r>
    </w:p>
  </w:comment>
  <w:comment w:id="1418" w:author="Windows User" w:date="2015-10-30T08:56:00Z" w:initials="WU">
    <w:p w14:paraId="5B54A424" w14:textId="77777777" w:rsidR="00DD3169" w:rsidRDefault="00DD3169">
      <w:pPr>
        <w:pStyle w:val="CommentText"/>
      </w:pPr>
      <w:r>
        <w:rPr>
          <w:rStyle w:val="CommentReference"/>
        </w:rPr>
        <w:annotationRef/>
      </w:r>
      <w:r>
        <w:t>Or did shine and did illuminate</w:t>
      </w:r>
    </w:p>
  </w:comment>
  <w:comment w:id="1419" w:author="Windows User" w:date="2015-10-30T08:56:00Z" w:initials="WU">
    <w:p w14:paraId="5929E69F" w14:textId="77777777" w:rsidR="00DD3169" w:rsidRDefault="00DD3169">
      <w:pPr>
        <w:pStyle w:val="CommentText"/>
      </w:pPr>
      <w:r>
        <w:rPr>
          <w:rStyle w:val="CommentReference"/>
        </w:rPr>
        <w:annotationRef/>
      </w:r>
      <w:r>
        <w:t>What should this verse be?</w:t>
      </w:r>
    </w:p>
  </w:comment>
  <w:comment w:id="1420" w:author="Windows User" w:date="2015-10-30T08:56:00Z" w:initials="WU">
    <w:p w14:paraId="37815108" w14:textId="77777777" w:rsidR="00DD3169" w:rsidRDefault="00DD3169">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DD3169" w:rsidRDefault="00DD3169">
      <w:pPr>
        <w:pStyle w:val="CommentText"/>
      </w:pPr>
      <w:r>
        <w:rPr>
          <w:rStyle w:val="CommentReference"/>
        </w:rPr>
        <w:annotationRef/>
      </w:r>
      <w:r>
        <w:t>Who?</w:t>
      </w:r>
    </w:p>
  </w:comment>
  <w:comment w:id="1422" w:author="Windows User" w:date="2015-10-30T08:56:00Z" w:initials="WU">
    <w:p w14:paraId="7FDD5784" w14:textId="77777777" w:rsidR="00DD3169" w:rsidRDefault="00DD3169">
      <w:pPr>
        <w:pStyle w:val="CommentText"/>
      </w:pPr>
      <w:r>
        <w:rPr>
          <w:rStyle w:val="CommentReference"/>
        </w:rPr>
        <w:annotationRef/>
      </w:r>
      <w:r>
        <w:t>Different adjective</w:t>
      </w:r>
    </w:p>
  </w:comment>
  <w:comment w:id="1423" w:author="Windows User" w:date="2015-10-30T08:56:00Z" w:initials="WU">
    <w:p w14:paraId="69734FAC" w14:textId="77777777" w:rsidR="00DD3169" w:rsidRDefault="00DD3169">
      <w:pPr>
        <w:pStyle w:val="CommentText"/>
      </w:pPr>
      <w:r>
        <w:rPr>
          <w:rStyle w:val="CommentReference"/>
        </w:rPr>
        <w:annotationRef/>
      </w:r>
      <w:r>
        <w:t>Sickness?</w:t>
      </w:r>
    </w:p>
  </w:comment>
  <w:comment w:id="1426" w:author="Windows User" w:date="2015-10-30T08:56:00Z" w:initials="BS">
    <w:p w14:paraId="07C468E8" w14:textId="77777777" w:rsidR="00DD3169" w:rsidRDefault="00DD316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DD3169" w:rsidRDefault="00DD3169">
      <w:pPr>
        <w:pStyle w:val="CommentText"/>
      </w:pPr>
      <w:r>
        <w:rPr>
          <w:rStyle w:val="CommentReference"/>
        </w:rPr>
        <w:annotationRef/>
      </w:r>
      <w:r>
        <w:t>What?</w:t>
      </w:r>
    </w:p>
  </w:comment>
  <w:comment w:id="1438" w:author="Windows User" w:date="2015-10-30T08:56:00Z" w:initials="WU">
    <w:p w14:paraId="39A2608E" w14:textId="77777777" w:rsidR="00DD3169" w:rsidRDefault="00DD3169">
      <w:pPr>
        <w:pStyle w:val="CommentText"/>
      </w:pPr>
      <w:r>
        <w:rPr>
          <w:rStyle w:val="CommentReference"/>
        </w:rPr>
        <w:annotationRef/>
      </w:r>
    </w:p>
  </w:comment>
  <w:comment w:id="1449" w:author="Windows User" w:date="2015-10-30T08:56:00Z" w:initials="WU">
    <w:p w14:paraId="255EEE9F" w14:textId="77777777" w:rsidR="00DD3169" w:rsidRDefault="00DD3169">
      <w:pPr>
        <w:pStyle w:val="CommentText"/>
      </w:pPr>
      <w:r>
        <w:rPr>
          <w:rStyle w:val="CommentReference"/>
        </w:rPr>
        <w:annotationRef/>
      </w:r>
      <w:r>
        <w:t>Is abouna going by a different version of the Coptic?</w:t>
      </w:r>
    </w:p>
    <w:p w14:paraId="45F504BB" w14:textId="77777777" w:rsidR="00DD3169" w:rsidRDefault="00DD3169">
      <w:pPr>
        <w:pStyle w:val="CommentText"/>
      </w:pPr>
    </w:p>
  </w:comment>
  <w:comment w:id="1451" w:author="Windows User" w:date="2015-10-30T08:56:00Z" w:initials="WU">
    <w:p w14:paraId="63C351E6" w14:textId="77777777" w:rsidR="00DD3169" w:rsidRDefault="00DD3169">
      <w:pPr>
        <w:pStyle w:val="CommentText"/>
      </w:pPr>
      <w:r>
        <w:rPr>
          <w:rStyle w:val="CommentReference"/>
        </w:rPr>
        <w:annotationRef/>
      </w:r>
      <w:r>
        <w:t>Praise and victory doesn’t make sense.</w:t>
      </w:r>
    </w:p>
  </w:comment>
  <w:comment w:id="1453" w:author="Windows User" w:date="2015-10-30T08:56:00Z" w:initials="WU">
    <w:p w14:paraId="5729C7D5" w14:textId="77777777" w:rsidR="00DD3169" w:rsidRDefault="00DD3169">
      <w:pPr>
        <w:pStyle w:val="CommentText"/>
      </w:pPr>
      <w:r>
        <w:rPr>
          <w:rStyle w:val="CommentReference"/>
        </w:rPr>
        <w:annotationRef/>
      </w:r>
      <w:r>
        <w:t>Godhead?</w:t>
      </w:r>
    </w:p>
  </w:comment>
  <w:comment w:id="1462" w:author="Windows User" w:date="2015-10-30T08:56:00Z" w:initials="WU">
    <w:p w14:paraId="78E42A11" w14:textId="77777777" w:rsidR="00DD3169" w:rsidRDefault="00DD3169">
      <w:pPr>
        <w:pStyle w:val="CommentText"/>
      </w:pPr>
      <w:r>
        <w:rPr>
          <w:rStyle w:val="CommentReference"/>
        </w:rPr>
        <w:annotationRef/>
      </w:r>
      <w:r>
        <w:t>Establish?</w:t>
      </w:r>
    </w:p>
  </w:comment>
  <w:comment w:id="1463" w:author="Windows User" w:date="2015-10-30T08:56:00Z" w:initials="WU">
    <w:p w14:paraId="642EB965" w14:textId="77777777" w:rsidR="00DD3169" w:rsidRDefault="00DD3169">
      <w:pPr>
        <w:pStyle w:val="CommentText"/>
      </w:pPr>
      <w:r>
        <w:rPr>
          <w:rStyle w:val="CommentReference"/>
        </w:rPr>
        <w:annotationRef/>
      </w:r>
      <w:r>
        <w:t>Check another source… missing puncuation</w:t>
      </w:r>
    </w:p>
  </w:comment>
  <w:comment w:id="1464" w:author="Windows User" w:date="2015-10-30T08:56:00Z" w:initials="WU">
    <w:p w14:paraId="6F8B5532" w14:textId="77777777" w:rsidR="00DD3169" w:rsidRDefault="00DD3169">
      <w:pPr>
        <w:pStyle w:val="CommentText"/>
      </w:pPr>
      <w:r>
        <w:rPr>
          <w:rStyle w:val="CommentReference"/>
        </w:rPr>
        <w:annotationRef/>
      </w:r>
      <w:r>
        <w:t>Worked?</w:t>
      </w:r>
    </w:p>
  </w:comment>
  <w:comment w:id="1465" w:author="Windows User" w:date="2015-10-30T08:56:00Z" w:initials="WU">
    <w:p w14:paraId="4F504285" w14:textId="77777777" w:rsidR="00DD3169" w:rsidRDefault="00DD3169">
      <w:pPr>
        <w:pStyle w:val="CommentText"/>
      </w:pPr>
      <w:r>
        <w:rPr>
          <w:rStyle w:val="CommentReference"/>
        </w:rPr>
        <w:annotationRef/>
      </w:r>
      <w:r>
        <w:t>Thrice holy or Trisagion?</w:t>
      </w:r>
    </w:p>
  </w:comment>
  <w:comment w:id="1467" w:author="Windows User" w:date="2015-10-30T08:56:00Z" w:initials="WU">
    <w:p w14:paraId="5514BCC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DD3169" w:rsidRDefault="00DD3169">
      <w:pPr>
        <w:pStyle w:val="CommentText"/>
      </w:pPr>
      <w:r>
        <w:rPr>
          <w:rStyle w:val="CommentReference"/>
        </w:rPr>
        <w:annotationRef/>
      </w:r>
      <w:r>
        <w:t>Right translation?</w:t>
      </w:r>
    </w:p>
  </w:comment>
  <w:comment w:id="1470" w:author="Windows User" w:date="2015-10-30T08:56:00Z" w:initials="WU">
    <w:p w14:paraId="1682BE28" w14:textId="77777777" w:rsidR="00DD3169" w:rsidRDefault="00DD3169">
      <w:pPr>
        <w:pStyle w:val="CommentText"/>
      </w:pPr>
      <w:r>
        <w:rPr>
          <w:rStyle w:val="CommentReference"/>
        </w:rPr>
        <w:annotationRef/>
      </w:r>
      <w:r>
        <w:t>What does this mean?</w:t>
      </w:r>
    </w:p>
  </w:comment>
  <w:comment w:id="1471" w:author="Windows User" w:date="2015-10-30T08:56:00Z" w:initials="WU">
    <w:p w14:paraId="30C5B7C9" w14:textId="77777777" w:rsidR="00DD3169" w:rsidRDefault="00DD3169">
      <w:pPr>
        <w:pStyle w:val="CommentText"/>
      </w:pPr>
      <w:r>
        <w:rPr>
          <w:rStyle w:val="CommentReference"/>
        </w:rPr>
        <w:annotationRef/>
      </w:r>
      <w:r>
        <w:t>To the end?</w:t>
      </w:r>
    </w:p>
  </w:comment>
  <w:comment w:id="1476" w:author="Windows User" w:date="2015-10-30T08:56:00Z" w:initials="WU">
    <w:p w14:paraId="2C2856CA" w14:textId="77777777" w:rsidR="00DD3169" w:rsidRDefault="00DD3169">
      <w:pPr>
        <w:pStyle w:val="CommentText"/>
      </w:pPr>
      <w:r>
        <w:rPr>
          <w:rStyle w:val="CommentReference"/>
        </w:rPr>
        <w:annotationRef/>
      </w:r>
      <w:r>
        <w:t>Or freedom?</w:t>
      </w:r>
    </w:p>
  </w:comment>
  <w:comment w:id="1477" w:author="Windows User" w:date="2015-10-30T08:56:00Z" w:initials="WU">
    <w:p w14:paraId="229642C6" w14:textId="77777777" w:rsidR="00DD3169" w:rsidRDefault="00DD3169">
      <w:pPr>
        <w:pStyle w:val="CommentText"/>
      </w:pPr>
      <w:r>
        <w:rPr>
          <w:rStyle w:val="CommentReference"/>
        </w:rPr>
        <w:annotationRef/>
      </w:r>
      <w:r>
        <w:t>Or establish?</w:t>
      </w:r>
    </w:p>
  </w:comment>
  <w:comment w:id="1485" w:author="Windows User" w:date="2015-10-30T08:56:00Z" w:initials="WU">
    <w:p w14:paraId="798C7307" w14:textId="77777777" w:rsidR="00DD3169" w:rsidRDefault="00DD3169">
      <w:pPr>
        <w:pStyle w:val="CommentText"/>
      </w:pPr>
      <w:r>
        <w:rPr>
          <w:rStyle w:val="CommentReference"/>
        </w:rPr>
        <w:annotationRef/>
      </w:r>
      <w:r>
        <w:t>Is this the correct date?</w:t>
      </w:r>
    </w:p>
  </w:comment>
  <w:comment w:id="1578" w:author="Windows User" w:date="2015-10-30T08:56:00Z" w:initials="WU">
    <w:p w14:paraId="1C25D03A" w14:textId="77777777" w:rsidR="00DD3169" w:rsidRDefault="00DD3169">
      <w:pPr>
        <w:pStyle w:val="CommentText"/>
      </w:pPr>
      <w:r>
        <w:rPr>
          <w:rStyle w:val="CommentReference"/>
        </w:rPr>
        <w:annotationRef/>
      </w:r>
      <w:r>
        <w:t>Can this be reworded?</w:t>
      </w:r>
    </w:p>
  </w:comment>
  <w:comment w:id="1580" w:author="Windows User" w:date="2015-10-30T08:56:00Z" w:initials="WU">
    <w:p w14:paraId="71B1FE22" w14:textId="77777777" w:rsidR="00DD3169" w:rsidRDefault="00DD3169">
      <w:pPr>
        <w:pStyle w:val="CommentText"/>
      </w:pPr>
      <w:r>
        <w:rPr>
          <w:rStyle w:val="CommentReference"/>
        </w:rPr>
        <w:annotationRef/>
      </w:r>
      <w:r>
        <w:t>Check other books for alternate word here.</w:t>
      </w:r>
    </w:p>
  </w:comment>
  <w:comment w:id="1581" w:author="Windows User" w:date="2015-10-30T08:56:00Z" w:initials="WU">
    <w:p w14:paraId="546F5FFA" w14:textId="77777777" w:rsidR="00DD3169" w:rsidRDefault="00DD3169">
      <w:pPr>
        <w:pStyle w:val="CommentText"/>
      </w:pPr>
      <w:r>
        <w:rPr>
          <w:rStyle w:val="CommentReference"/>
        </w:rPr>
        <w:annotationRef/>
      </w:r>
      <w:r>
        <w:t>Nations or peoples?</w:t>
      </w:r>
    </w:p>
  </w:comment>
  <w:comment w:id="1582" w:author="Windows User" w:date="2015-10-30T08:56:00Z" w:initials="WU">
    <w:p w14:paraId="4FC1DCF3" w14:textId="77777777" w:rsidR="00DD3169" w:rsidRDefault="00DD3169">
      <w:pPr>
        <w:pStyle w:val="CommentText"/>
      </w:pPr>
      <w:r>
        <w:rPr>
          <w:rStyle w:val="CommentReference"/>
        </w:rPr>
        <w:annotationRef/>
      </w:r>
      <w:r>
        <w:t>Burned or consumed?</w:t>
      </w:r>
    </w:p>
  </w:comment>
  <w:comment w:id="1583" w:author="Windows User" w:date="2015-10-30T08:56:00Z" w:initials="WU">
    <w:p w14:paraId="5B463C07" w14:textId="77777777" w:rsidR="00DD3169" w:rsidRDefault="00DD3169">
      <w:pPr>
        <w:pStyle w:val="CommentText"/>
      </w:pPr>
      <w:r>
        <w:rPr>
          <w:rStyle w:val="CommentReference"/>
        </w:rPr>
        <w:annotationRef/>
      </w:r>
      <w:r>
        <w:t>?</w:t>
      </w:r>
    </w:p>
  </w:comment>
  <w:comment w:id="1584" w:author="Windows User" w:date="2015-10-30T08:56:00Z" w:initials="WU">
    <w:p w14:paraId="3079CC0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DD3169" w:rsidRDefault="00DD3169">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DD3169" w:rsidRDefault="00DD3169">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DD3169" w:rsidRDefault="00DD3169">
      <w:pPr>
        <w:pStyle w:val="CommentText"/>
      </w:pPr>
      <w:r>
        <w:rPr>
          <w:rStyle w:val="CommentReference"/>
        </w:rPr>
        <w:annotationRef/>
      </w:r>
      <w:r>
        <w:t>Approached? What does this vs mean?</w:t>
      </w:r>
    </w:p>
  </w:comment>
  <w:comment w:id="1640" w:author="Windows User" w:date="2015-10-30T08:56:00Z" w:initials="WU">
    <w:p w14:paraId="329416E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DD3169" w:rsidRDefault="00DD3169">
      <w:pPr>
        <w:pStyle w:val="CommentText"/>
      </w:pPr>
      <w:r>
        <w:rPr>
          <w:rStyle w:val="CommentReference"/>
        </w:rPr>
        <w:annotationRef/>
      </w:r>
      <w:r>
        <w:t>Thoughts?</w:t>
      </w:r>
    </w:p>
  </w:comment>
  <w:comment w:id="1667" w:author="Windows User" w:date="2015-10-30T08:56:00Z" w:initials="WU">
    <w:p w14:paraId="7B47C8A3" w14:textId="77777777" w:rsidR="00DD3169" w:rsidRDefault="00DD316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DD3169" w:rsidRDefault="00DD3169">
      <w:pPr>
        <w:pStyle w:val="CommentText"/>
      </w:pPr>
      <w:r>
        <w:rPr>
          <w:rStyle w:val="CommentReference"/>
        </w:rPr>
        <w:annotationRef/>
      </w:r>
      <w:r>
        <w:t>Completely different.</w:t>
      </w:r>
    </w:p>
  </w:comment>
  <w:comment w:id="1703" w:author="Windows User" w:date="2015-10-30T08:56:00Z" w:initials="WU">
    <w:p w14:paraId="074682DD" w14:textId="77777777" w:rsidR="00DD3169" w:rsidRDefault="00DD3169">
      <w:pPr>
        <w:pStyle w:val="CommentText"/>
      </w:pPr>
      <w:r>
        <w:rPr>
          <w:rStyle w:val="CommentReference"/>
        </w:rPr>
        <w:annotationRef/>
      </w:r>
      <w:r>
        <w:t>With or in?</w:t>
      </w:r>
    </w:p>
  </w:comment>
  <w:comment w:id="1704" w:author="Windows User" w:date="2015-10-30T08:56:00Z" w:initials="WU">
    <w:p w14:paraId="371712E1" w14:textId="77777777" w:rsidR="00DD3169" w:rsidRDefault="00DD3169">
      <w:pPr>
        <w:pStyle w:val="CommentText"/>
      </w:pPr>
      <w:r>
        <w:rPr>
          <w:rStyle w:val="CommentReference"/>
        </w:rPr>
        <w:annotationRef/>
      </w:r>
    </w:p>
  </w:comment>
  <w:comment w:id="1705" w:author="Windows User" w:date="2015-10-30T08:56:00Z" w:initials="WU">
    <w:p w14:paraId="0B3C1D3B" w14:textId="77777777" w:rsidR="00DD3169" w:rsidRDefault="00DD3169">
      <w:pPr>
        <w:pStyle w:val="CommentText"/>
      </w:pPr>
      <w:r>
        <w:rPr>
          <w:rStyle w:val="CommentReference"/>
        </w:rPr>
        <w:annotationRef/>
      </w:r>
      <w:r>
        <w:t>Sound or voice?</w:t>
      </w:r>
    </w:p>
  </w:comment>
  <w:comment w:id="1707" w:author="Windows User" w:date="2015-10-30T08:56:00Z" w:initials="WU">
    <w:p w14:paraId="1C3A0B98" w14:textId="77777777" w:rsidR="00DD3169" w:rsidRDefault="00DD3169">
      <w:pPr>
        <w:pStyle w:val="CommentText"/>
      </w:pPr>
      <w:r>
        <w:rPr>
          <w:rStyle w:val="CommentReference"/>
        </w:rPr>
        <w:annotationRef/>
      </w:r>
      <w:r>
        <w:t>Open to suggetions.</w:t>
      </w:r>
    </w:p>
  </w:comment>
  <w:comment w:id="1708" w:author="Windows User" w:date="2015-10-30T08:56:00Z" w:initials="WU">
    <w:p w14:paraId="79DB91AB" w14:textId="77777777" w:rsidR="00DD3169" w:rsidRDefault="00DD3169">
      <w:pPr>
        <w:pStyle w:val="CommentText"/>
      </w:pPr>
      <w:r>
        <w:rPr>
          <w:rStyle w:val="CommentReference"/>
        </w:rPr>
        <w:annotationRef/>
      </w:r>
      <w:r>
        <w:t>Before?</w:t>
      </w:r>
    </w:p>
  </w:comment>
  <w:comment w:id="1709" w:author="Windows User" w:date="2015-10-30T08:56:00Z" w:initials="WU">
    <w:p w14:paraId="777049F3" w14:textId="77777777" w:rsidR="00DD3169" w:rsidRDefault="00DD3169">
      <w:pPr>
        <w:pStyle w:val="CommentText"/>
      </w:pPr>
      <w:r>
        <w:rPr>
          <w:rStyle w:val="CommentReference"/>
        </w:rPr>
        <w:annotationRef/>
      </w:r>
      <w:r>
        <w:t>Nations?</w:t>
      </w:r>
    </w:p>
  </w:comment>
  <w:comment w:id="1710" w:author="Windows User" w:date="2015-10-30T08:56:00Z" w:initials="WU">
    <w:p w14:paraId="29D1E0CC" w14:textId="77777777" w:rsidR="00DD3169" w:rsidRDefault="00DD3169">
      <w:pPr>
        <w:pStyle w:val="CommentText"/>
      </w:pPr>
      <w:r>
        <w:rPr>
          <w:rStyle w:val="CommentReference"/>
        </w:rPr>
        <w:annotationRef/>
      </w:r>
      <w:r>
        <w:t>?</w:t>
      </w:r>
    </w:p>
  </w:comment>
  <w:comment w:id="1751" w:author="Windows User" w:date="2015-10-30T08:56:00Z" w:initials="WU">
    <w:p w14:paraId="73A9ACC7" w14:textId="77777777" w:rsidR="00DD3169" w:rsidRDefault="00DD3169">
      <w:pPr>
        <w:pStyle w:val="CommentText"/>
      </w:pPr>
      <w:r>
        <w:rPr>
          <w:rStyle w:val="CommentReference"/>
        </w:rPr>
        <w:annotationRef/>
      </w:r>
      <w:r>
        <w:t>?</w:t>
      </w:r>
    </w:p>
  </w:comment>
  <w:comment w:id="1758" w:author="Windows User" w:date="2015-10-30T08:56:00Z" w:initials="WU">
    <w:p w14:paraId="4F5630C0" w14:textId="77777777" w:rsidR="00DD3169" w:rsidRDefault="00DD3169">
      <w:pPr>
        <w:pStyle w:val="CommentText"/>
      </w:pPr>
      <w:r>
        <w:rPr>
          <w:rStyle w:val="CommentReference"/>
        </w:rPr>
        <w:annotationRef/>
      </w:r>
      <w:r>
        <w:t>Abba Noub, abanoub, Apa Noub, Apnoub?</w:t>
      </w:r>
    </w:p>
  </w:comment>
  <w:comment w:id="1759" w:author="Windows User" w:date="2015-10-30T08:56:00Z" w:initials="WU">
    <w:p w14:paraId="3899034D" w14:textId="77777777" w:rsidR="00DD3169" w:rsidRDefault="00DD3169">
      <w:pPr>
        <w:pStyle w:val="CommentText"/>
      </w:pPr>
      <w:r>
        <w:rPr>
          <w:rStyle w:val="CommentReference"/>
        </w:rPr>
        <w:annotationRef/>
      </w:r>
      <w:r>
        <w:t>Upright, or orthodox?</w:t>
      </w:r>
    </w:p>
  </w:comment>
  <w:comment w:id="1768" w:author="Windows User" w:date="2015-10-30T08:56:00Z" w:initials="WU">
    <w:p w14:paraId="61207ABC" w14:textId="77777777" w:rsidR="00DD3169" w:rsidRDefault="00DD3169">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DD3169" w:rsidRDefault="00DD3169">
      <w:pPr>
        <w:pStyle w:val="CommentText"/>
      </w:pPr>
      <w:r>
        <w:rPr>
          <w:rStyle w:val="CommentReference"/>
        </w:rPr>
        <w:annotationRef/>
      </w:r>
      <w:r>
        <w:t>Is this for Adam days? Or just Sundays?</w:t>
      </w:r>
    </w:p>
  </w:comment>
  <w:comment w:id="1791" w:author="Windows User" w:date="2015-11-18T20:38:00Z" w:initials="WU">
    <w:p w14:paraId="43F9C3B7" w14:textId="77777777" w:rsidR="00DD3169" w:rsidRDefault="00DD3169">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DD3169" w:rsidRDefault="00DD3169">
      <w:pPr>
        <w:pStyle w:val="CommentText"/>
      </w:pPr>
      <w:r>
        <w:rPr>
          <w:rStyle w:val="CommentReference"/>
        </w:rPr>
        <w:annotationRef/>
      </w:r>
      <w:r>
        <w:t>Theotokos forever, or ever-Theotokos?</w:t>
      </w:r>
    </w:p>
  </w:comment>
  <w:comment w:id="1794" w:author="Windows User" w:date="2015-11-19T22:12:00Z" w:initials="WU">
    <w:p w14:paraId="7E2C6DDB" w14:textId="77777777" w:rsidR="00DD3169" w:rsidRDefault="00DD3169">
      <w:pPr>
        <w:pStyle w:val="CommentText"/>
      </w:pPr>
      <w:r>
        <w:rPr>
          <w:rStyle w:val="CommentReference"/>
        </w:rPr>
        <w:annotationRef/>
      </w:r>
      <w:r>
        <w:t>What does this mean?</w:t>
      </w:r>
    </w:p>
  </w:comment>
  <w:comment w:id="1795" w:author="Windows User" w:date="2015-11-19T22:12:00Z" w:initials="WU">
    <w:p w14:paraId="71146019" w14:textId="77777777" w:rsidR="00DD3169" w:rsidRDefault="00DD3169">
      <w:pPr>
        <w:pStyle w:val="CommentText"/>
      </w:pPr>
      <w:r>
        <w:rPr>
          <w:rStyle w:val="CommentReference"/>
        </w:rPr>
        <w:annotationRef/>
      </w:r>
      <w:r>
        <w:t>What does this mean?</w:t>
      </w:r>
    </w:p>
  </w:comment>
  <w:comment w:id="1796" w:author="Windows User" w:date="2015-11-19T22:12:00Z" w:initials="WU">
    <w:p w14:paraId="24E4F57A" w14:textId="77777777" w:rsidR="00DD3169" w:rsidRDefault="00DD3169">
      <w:pPr>
        <w:pStyle w:val="CommentText"/>
      </w:pPr>
      <w:r>
        <w:rPr>
          <w:rStyle w:val="CommentReference"/>
        </w:rPr>
        <w:annotationRef/>
      </w:r>
      <w:r>
        <w:t>Praying or interceding?</w:t>
      </w:r>
    </w:p>
  </w:comment>
  <w:comment w:id="1814" w:author="Windows User" w:date="2015-10-30T08:56:00Z" w:initials="WU">
    <w:p w14:paraId="36116F5D"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DD3169" w:rsidRDefault="00DD3169">
      <w:pPr>
        <w:pStyle w:val="CommentText"/>
      </w:pPr>
      <w:r>
        <w:rPr>
          <w:rStyle w:val="CommentReference"/>
        </w:rPr>
        <w:annotationRef/>
      </w:r>
      <w:r>
        <w:t>Typo?</w:t>
      </w:r>
    </w:p>
  </w:comment>
  <w:comment w:id="1825" w:author="Brett Slote" w:date="2016-05-06T20:19:00Z" w:initials="BS">
    <w:p w14:paraId="2A94C5D4" w14:textId="77777777" w:rsidR="00DD3169" w:rsidRDefault="00DD3169"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DD3169" w:rsidRDefault="00DD3169">
      <w:pPr>
        <w:pStyle w:val="CommentText"/>
      </w:pPr>
      <w:r>
        <w:rPr>
          <w:rStyle w:val="CommentReference"/>
        </w:rPr>
        <w:annotationRef/>
      </w:r>
      <w:r>
        <w:t>What does the Coptic say?</w:t>
      </w:r>
    </w:p>
  </w:comment>
  <w:comment w:id="1884" w:author="Windows User" w:date="2015-10-30T08:56:00Z" w:initials="WU">
    <w:p w14:paraId="239824AA" w14:textId="77777777" w:rsidR="00DD3169" w:rsidRDefault="00DD3169">
      <w:pPr>
        <w:pStyle w:val="CommentText"/>
      </w:pPr>
      <w:r>
        <w:rPr>
          <w:rStyle w:val="CommentReference"/>
        </w:rPr>
        <w:annotationRef/>
      </w:r>
      <w:r>
        <w:t>What is being quoted? 2Cor 5?</w:t>
      </w:r>
    </w:p>
  </w:comment>
  <w:comment w:id="1887" w:author="Windows User" w:date="2015-10-30T08:56:00Z" w:initials="WU">
    <w:p w14:paraId="1EC34668" w14:textId="77777777" w:rsidR="00DD3169" w:rsidRDefault="00DD3169">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DD3169" w:rsidRDefault="00DD3169">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DD3169" w:rsidRDefault="00DD3169">
      <w:pPr>
        <w:pStyle w:val="CommentText"/>
      </w:pPr>
      <w:r>
        <w:rPr>
          <w:rStyle w:val="CommentReference"/>
        </w:rPr>
        <w:annotationRef/>
      </w:r>
      <w:r>
        <w:t>Or athletes? Or athletic martyrs?</w:t>
      </w:r>
    </w:p>
  </w:comment>
  <w:comment w:id="1890" w:author="Windows User" w:date="2015-10-30T08:56:00Z" w:initials="WU">
    <w:p w14:paraId="72F9FFC3" w14:textId="77777777" w:rsidR="00DD3169" w:rsidRDefault="00DD3169">
      <w:pPr>
        <w:pStyle w:val="CommentText"/>
      </w:pPr>
      <w:r>
        <w:rPr>
          <w:rStyle w:val="CommentReference"/>
        </w:rPr>
        <w:annotationRef/>
      </w:r>
      <w:r>
        <w:t>Or of the martyrs?</w:t>
      </w:r>
    </w:p>
  </w:comment>
  <w:comment w:id="1891" w:author="Windows User" w:date="2015-10-30T08:56:00Z" w:initials="WU">
    <w:p w14:paraId="7BD5C124" w14:textId="77777777" w:rsidR="00DD3169" w:rsidRDefault="00DD3169">
      <w:pPr>
        <w:pStyle w:val="CommentText"/>
      </w:pPr>
      <w:r>
        <w:rPr>
          <w:rStyle w:val="CommentReference"/>
        </w:rPr>
        <w:annotationRef/>
      </w:r>
      <w:r>
        <w:t>Carries or lifts?</w:t>
      </w:r>
    </w:p>
  </w:comment>
  <w:comment w:id="1892" w:author="Windows User" w:date="2015-10-30T08:56:00Z" w:initials="WU">
    <w:p w14:paraId="525F7218" w14:textId="77777777" w:rsidR="00DD3169" w:rsidRDefault="00DD3169">
      <w:pPr>
        <w:pStyle w:val="CommentText"/>
      </w:pPr>
      <w:r>
        <w:rPr>
          <w:rStyle w:val="CommentReference"/>
        </w:rPr>
        <w:annotationRef/>
      </w:r>
      <w:r>
        <w:t>Churches?</w:t>
      </w:r>
    </w:p>
    <w:p w14:paraId="32A8F1D7" w14:textId="77777777" w:rsidR="00DD3169" w:rsidRDefault="00DD3169">
      <w:pPr>
        <w:pStyle w:val="CommentText"/>
      </w:pPr>
    </w:p>
  </w:comment>
  <w:comment w:id="1893" w:author="Windows User" w:date="2015-10-30T08:56:00Z" w:initials="WU">
    <w:p w14:paraId="165286E5" w14:textId="77777777" w:rsidR="00DD3169" w:rsidRDefault="00DD3169">
      <w:pPr>
        <w:pStyle w:val="CommentText"/>
      </w:pPr>
      <w:r>
        <w:rPr>
          <w:rStyle w:val="CommentReference"/>
        </w:rPr>
        <w:annotationRef/>
      </w:r>
      <w:r>
        <w:t>End?</w:t>
      </w:r>
    </w:p>
  </w:comment>
  <w:comment w:id="1902" w:author="Windows User" w:date="2015-10-30T08:56:00Z" w:initials="WU">
    <w:p w14:paraId="770DC519" w14:textId="77777777" w:rsidR="00DD3169" w:rsidRDefault="00DD3169">
      <w:pPr>
        <w:pStyle w:val="CommentText"/>
      </w:pPr>
      <w:r>
        <w:rPr>
          <w:rStyle w:val="CommentReference"/>
        </w:rPr>
        <w:annotationRef/>
      </w:r>
      <w:r>
        <w:t>Or full stop. You are worthy of the glory,</w:t>
      </w:r>
    </w:p>
  </w:comment>
  <w:comment w:id="1908" w:author="Windows User" w:date="2015-10-30T08:56:00Z" w:initials="WU">
    <w:p w14:paraId="664F3BFA" w14:textId="77777777" w:rsidR="00DD3169" w:rsidRDefault="00DD3169">
      <w:pPr>
        <w:pStyle w:val="CommentText"/>
      </w:pPr>
      <w:r>
        <w:rPr>
          <w:rStyle w:val="CommentReference"/>
        </w:rPr>
        <w:annotationRef/>
      </w:r>
      <w:r>
        <w:t>?</w:t>
      </w:r>
    </w:p>
  </w:comment>
  <w:comment w:id="1911" w:author="Windows User" w:date="2015-10-30T08:56:00Z" w:initials="WU">
    <w:p w14:paraId="08BCD53E" w14:textId="77777777" w:rsidR="00DD3169" w:rsidRDefault="00DD3169">
      <w:pPr>
        <w:pStyle w:val="CommentText"/>
      </w:pPr>
      <w:r>
        <w:rPr>
          <w:rStyle w:val="CommentReference"/>
        </w:rPr>
        <w:annotationRef/>
      </w:r>
      <w:r>
        <w:t>Is? Or will be? Exalted, or highly exalted?</w:t>
      </w:r>
    </w:p>
  </w:comment>
  <w:comment w:id="1913" w:author="Windows User" w:date="2015-10-30T08:56:00Z" w:initials="WU">
    <w:p w14:paraId="4F4D62D2" w14:textId="77777777" w:rsidR="00DD3169" w:rsidRDefault="00DD3169">
      <w:pPr>
        <w:pStyle w:val="CommentText"/>
      </w:pPr>
      <w:r>
        <w:rPr>
          <w:rStyle w:val="CommentReference"/>
        </w:rPr>
        <w:annotationRef/>
      </w:r>
      <w:r>
        <w:t>Bring or offer</w:t>
      </w:r>
    </w:p>
  </w:comment>
  <w:comment w:id="1914" w:author="Windows User" w:date="2015-10-30T08:56:00Z" w:initials="WU">
    <w:p w14:paraId="66D4EE13" w14:textId="77777777" w:rsidR="00DD3169" w:rsidRDefault="00DD3169">
      <w:pPr>
        <w:pStyle w:val="CommentText"/>
      </w:pPr>
      <w:r>
        <w:rPr>
          <w:rStyle w:val="CommentReference"/>
        </w:rPr>
        <w:annotationRef/>
      </w:r>
      <w:r>
        <w:t>Spelling?</w:t>
      </w:r>
    </w:p>
  </w:comment>
  <w:comment w:id="1920" w:author="Windows User" w:date="2015-11-17T22:12:00Z" w:initials="WU">
    <w:p w14:paraId="412F0631" w14:textId="77777777" w:rsidR="00DD3169" w:rsidRDefault="00DD3169">
      <w:pPr>
        <w:pStyle w:val="CommentText"/>
      </w:pPr>
      <w:r>
        <w:rPr>
          <w:rStyle w:val="CommentReference"/>
        </w:rPr>
        <w:annotationRef/>
      </w:r>
      <w:r>
        <w:t>Literally trampled, right? Or crushed?</w:t>
      </w:r>
    </w:p>
  </w:comment>
  <w:comment w:id="1921" w:author="Windows User" w:date="2015-11-17T22:12:00Z" w:initials="WU">
    <w:p w14:paraId="135DCC31" w14:textId="77777777" w:rsidR="00DD3169" w:rsidRDefault="00DD3169">
      <w:pPr>
        <w:pStyle w:val="CommentText"/>
      </w:pPr>
      <w:r>
        <w:rPr>
          <w:rStyle w:val="CommentReference"/>
        </w:rPr>
        <w:annotationRef/>
      </w:r>
      <w:r>
        <w:t>Authority? Might? Reign?</w:t>
      </w:r>
    </w:p>
  </w:comment>
  <w:comment w:id="1924" w:author="Windows User" w:date="2015-10-30T08:56:00Z" w:initials="WU">
    <w:p w14:paraId="11BE3C4D" w14:textId="77777777" w:rsidR="00DD3169" w:rsidRDefault="00DD3169">
      <w:pPr>
        <w:pStyle w:val="CommentText"/>
      </w:pPr>
      <w:r>
        <w:rPr>
          <w:rStyle w:val="CommentReference"/>
        </w:rPr>
        <w:annotationRef/>
      </w:r>
      <w:r>
        <w:t>Name or Holy Name?</w:t>
      </w:r>
    </w:p>
  </w:comment>
  <w:comment w:id="1934" w:author="Windows User" w:date="2015-10-30T08:56:00Z" w:initials="WU">
    <w:p w14:paraId="4A1C10F1" w14:textId="77777777" w:rsidR="00DD3169" w:rsidRDefault="00DD3169">
      <w:pPr>
        <w:pStyle w:val="CommentText"/>
      </w:pPr>
      <w:r>
        <w:rPr>
          <w:rStyle w:val="CommentReference"/>
        </w:rPr>
        <w:annotationRef/>
      </w:r>
      <w:r>
        <w:t>Christ or Jesus Christ?</w:t>
      </w:r>
    </w:p>
  </w:comment>
  <w:comment w:id="1940" w:author="Windows User" w:date="2015-10-30T08:56:00Z" w:initials="WU">
    <w:p w14:paraId="31C2C585" w14:textId="77777777" w:rsidR="00DD3169" w:rsidRDefault="00DD3169">
      <w:pPr>
        <w:pStyle w:val="CommentText"/>
      </w:pPr>
      <w:r>
        <w:rPr>
          <w:rStyle w:val="CommentReference"/>
        </w:rPr>
        <w:annotationRef/>
      </w:r>
      <w:r>
        <w:t>Name or Holy Name?</w:t>
      </w:r>
    </w:p>
  </w:comment>
  <w:comment w:id="1941" w:author="Windows User" w:date="2015-10-30T08:56:00Z" w:initials="WU">
    <w:p w14:paraId="18203C3C" w14:textId="77777777" w:rsidR="00DD3169" w:rsidRDefault="00DD3169">
      <w:pPr>
        <w:pStyle w:val="CommentText"/>
      </w:pPr>
      <w:r>
        <w:rPr>
          <w:rStyle w:val="CommentReference"/>
        </w:rPr>
        <w:annotationRef/>
      </w:r>
      <w:r>
        <w:t>To Him? Or by His might/power?</w:t>
      </w:r>
    </w:p>
  </w:comment>
  <w:comment w:id="1942" w:author="Windows User" w:date="2015-10-30T08:56:00Z" w:initials="WU">
    <w:p w14:paraId="27B39720" w14:textId="77777777" w:rsidR="00DD3169" w:rsidRDefault="00DD3169">
      <w:pPr>
        <w:pStyle w:val="CommentText"/>
      </w:pPr>
      <w:r>
        <w:rPr>
          <w:rStyle w:val="CommentReference"/>
        </w:rPr>
        <w:annotationRef/>
      </w:r>
      <w:r>
        <w:t>Might, or may?</w:t>
      </w:r>
    </w:p>
  </w:comment>
  <w:comment w:id="1943" w:author="Windows User" w:date="2015-10-30T08:56:00Z" w:initials="WU">
    <w:p w14:paraId="2FB96B7C" w14:textId="77777777" w:rsidR="00DD3169" w:rsidRDefault="00DD3169" w:rsidP="00F77A5B">
      <w:pPr>
        <w:pStyle w:val="CommentText"/>
      </w:pPr>
      <w:r>
        <w:rPr>
          <w:rStyle w:val="CommentReference"/>
        </w:rPr>
        <w:annotationRef/>
      </w:r>
      <w:r>
        <w:t>Christ or Jesus Christ?</w:t>
      </w:r>
    </w:p>
  </w:comment>
  <w:comment w:id="1946" w:author="Windows User" w:date="2015-10-30T08:56:00Z" w:initials="WU">
    <w:p w14:paraId="775D4B1C" w14:textId="77777777" w:rsidR="00DD3169" w:rsidRDefault="00DD3169">
      <w:pPr>
        <w:pStyle w:val="CommentText"/>
      </w:pPr>
      <w:r>
        <w:rPr>
          <w:rStyle w:val="CommentReference"/>
        </w:rPr>
        <w:annotationRef/>
      </w:r>
      <w:r>
        <w:t>Miracles?</w:t>
      </w:r>
    </w:p>
  </w:comment>
  <w:comment w:id="1952" w:author="Windows User" w:date="2015-10-30T08:56:00Z" w:initials="WU">
    <w:p w14:paraId="511773EC" w14:textId="77777777" w:rsidR="00DD3169" w:rsidRDefault="00DD3169">
      <w:pPr>
        <w:pStyle w:val="CommentText"/>
      </w:pPr>
      <w:r>
        <w:rPr>
          <w:rStyle w:val="CommentReference"/>
        </w:rPr>
        <w:annotationRef/>
      </w:r>
      <w:r>
        <w:t>Name or Holy Name?</w:t>
      </w:r>
    </w:p>
  </w:comment>
  <w:comment w:id="1953" w:author="Windows User" w:date="2015-10-30T08:56:00Z" w:initials="WU">
    <w:p w14:paraId="0BC6FD3A" w14:textId="77777777" w:rsidR="00DD3169" w:rsidRDefault="00DD3169">
      <w:pPr>
        <w:pStyle w:val="CommentText"/>
      </w:pPr>
      <w:r>
        <w:rPr>
          <w:rStyle w:val="CommentReference"/>
        </w:rPr>
        <w:annotationRef/>
      </w:r>
      <w:r>
        <w:t>To Him? Or by His might/power?</w:t>
      </w:r>
    </w:p>
  </w:comment>
  <w:comment w:id="1954" w:author="Windows User" w:date="2015-10-30T08:56:00Z" w:initials="WU">
    <w:p w14:paraId="6BED6166" w14:textId="77777777" w:rsidR="00DD3169" w:rsidRDefault="00DD3169">
      <w:pPr>
        <w:pStyle w:val="CommentText"/>
      </w:pPr>
      <w:r>
        <w:rPr>
          <w:rStyle w:val="CommentReference"/>
        </w:rPr>
        <w:annotationRef/>
      </w:r>
      <w:r>
        <w:t>Might, or may?</w:t>
      </w:r>
    </w:p>
  </w:comment>
  <w:comment w:id="1963" w:author="Windows User" w:date="2016-02-10T12:41:00Z" w:initials="WU">
    <w:p w14:paraId="1E6C57D4" w14:textId="77777777" w:rsidR="00DD3169" w:rsidRDefault="00DD316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5FF9B" w14:textId="77777777" w:rsidR="00272476" w:rsidRDefault="00272476" w:rsidP="006D61CA">
      <w:pPr>
        <w:spacing w:after="0" w:line="240" w:lineRule="auto"/>
      </w:pPr>
      <w:r>
        <w:separator/>
      </w:r>
    </w:p>
  </w:endnote>
  <w:endnote w:type="continuationSeparator" w:id="0">
    <w:p w14:paraId="4B8C028F" w14:textId="77777777" w:rsidR="00272476" w:rsidRDefault="0027247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05EBFEA" w:rsidR="00DD3169" w:rsidRPr="004D6538" w:rsidRDefault="00DD316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813FD">
      <w:rPr>
        <w:noProof/>
        <w:lang w:val="en-US"/>
      </w:rPr>
      <w:t>76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D3169" w:rsidRPr="009654EE" w:rsidRDefault="00DD316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9C5BF96" w:rsidR="00DD3169" w:rsidRPr="009654EE" w:rsidRDefault="00DD316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813F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DDE6AE4"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813FD">
      <w:rPr>
        <w:noProof/>
        <w:lang w:val="en-US"/>
      </w:rPr>
      <w:t>75</w:t>
    </w:r>
    <w:r w:rsidRPr="006D61CA">
      <w:rPr>
        <w:lang w:val="en-US"/>
      </w:rPr>
      <w:fldChar w:fldCharType="end"/>
    </w:r>
  </w:p>
  <w:p w14:paraId="1546C8BA" w14:textId="77777777" w:rsidR="00DD3169" w:rsidRDefault="00DD3169"/>
  <w:p w14:paraId="578F45FC" w14:textId="77777777" w:rsidR="00DD3169" w:rsidRDefault="00DD316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5D16D18"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47DEE">
      <w:rPr>
        <w:noProof/>
        <w:lang w:val="en-US"/>
      </w:rPr>
      <w:t>1133</w:t>
    </w:r>
    <w:r w:rsidRPr="006D61CA">
      <w:rPr>
        <w:lang w:val="en-US"/>
      </w:rPr>
      <w:fldChar w:fldCharType="end"/>
    </w:r>
  </w:p>
  <w:p w14:paraId="6E3E0469" w14:textId="77777777" w:rsidR="00DD3169" w:rsidRDefault="00DD3169"/>
  <w:p w14:paraId="5C3C24E2" w14:textId="77777777" w:rsidR="00DD3169" w:rsidRDefault="00DD31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40C6A1" w14:textId="77777777" w:rsidR="00272476" w:rsidRDefault="00272476" w:rsidP="006D61CA">
      <w:pPr>
        <w:spacing w:after="0" w:line="240" w:lineRule="auto"/>
      </w:pPr>
      <w:r>
        <w:separator/>
      </w:r>
    </w:p>
  </w:footnote>
  <w:footnote w:type="continuationSeparator" w:id="0">
    <w:p w14:paraId="5F79191D" w14:textId="77777777" w:rsidR="00272476" w:rsidRDefault="00272476" w:rsidP="006D61CA">
      <w:pPr>
        <w:spacing w:after="0" w:line="240" w:lineRule="auto"/>
      </w:pPr>
      <w:r>
        <w:continuationSeparator/>
      </w:r>
    </w:p>
  </w:footnote>
  <w:footnote w:id="1">
    <w:p w14:paraId="16A75E0F" w14:textId="77777777" w:rsidR="00DD3169" w:rsidRDefault="00DD316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DD3169" w:rsidRDefault="00DD316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DD3169" w:rsidRDefault="00DD3169" w:rsidP="00F94412">
      <w:pPr>
        <w:pStyle w:val="footnote"/>
      </w:pPr>
      <w:r>
        <w:rPr>
          <w:rStyle w:val="FootnoteReference"/>
        </w:rPr>
        <w:footnoteRef/>
      </w:r>
      <w:r>
        <w:t xml:space="preserve"> [JS] or “assemblies”</w:t>
      </w:r>
    </w:p>
  </w:footnote>
  <w:footnote w:id="4">
    <w:p w14:paraId="5E4DFE5E" w14:textId="5E90AEFA" w:rsidR="00DD3169" w:rsidRPr="00926B87" w:rsidRDefault="00DD316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D3169" w:rsidRDefault="00DD3169" w:rsidP="00031314">
      <w:pPr>
        <w:pStyle w:val="footnote"/>
      </w:pPr>
    </w:p>
  </w:footnote>
  <w:footnote w:id="5">
    <w:p w14:paraId="5EDE2D3A" w14:textId="77777777" w:rsidR="00DD3169" w:rsidRDefault="00DD316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DD3169" w:rsidRDefault="00DD3169" w:rsidP="00323889">
      <w:pPr>
        <w:pStyle w:val="footnote"/>
      </w:pPr>
      <w:r>
        <w:rPr>
          <w:rStyle w:val="FootnoteReference"/>
        </w:rPr>
        <w:footnoteRef/>
      </w:r>
      <w:r>
        <w:t xml:space="preserve"> Or “The Lord’s Annointed”</w:t>
      </w:r>
    </w:p>
  </w:footnote>
  <w:footnote w:id="7">
    <w:p w14:paraId="31BBF667" w14:textId="77777777" w:rsidR="00DD3169" w:rsidRPr="00926B87" w:rsidRDefault="00DD316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D3169" w:rsidRDefault="00DD3169" w:rsidP="00441BAC">
      <w:pPr>
        <w:pStyle w:val="footnote"/>
      </w:pPr>
    </w:p>
  </w:footnote>
  <w:footnote w:id="8">
    <w:p w14:paraId="580FAEDD" w14:textId="77777777" w:rsidR="00DD3169" w:rsidRDefault="00DD3169" w:rsidP="00130E47">
      <w:pPr>
        <w:pStyle w:val="footnote"/>
      </w:pPr>
      <w:r>
        <w:rPr>
          <w:rStyle w:val="FootnoteReference"/>
        </w:rPr>
        <w:footnoteRef/>
      </w:r>
      <w:r>
        <w:t xml:space="preserve"> Or “The Lord’s Annointed”</w:t>
      </w:r>
    </w:p>
  </w:footnote>
  <w:footnote w:id="9">
    <w:p w14:paraId="74D64774" w14:textId="4A8F239B" w:rsidR="00DD3169" w:rsidRDefault="00DD316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DD3169" w:rsidRDefault="00DD316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DD3169" w:rsidRDefault="00DD316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DD3169" w:rsidRDefault="00DD3169" w:rsidP="00485E0C">
      <w:pPr>
        <w:pStyle w:val="footnote"/>
      </w:pPr>
      <w:r>
        <w:rPr>
          <w:rStyle w:val="FootnoteReference"/>
          <w:rFonts w:cs="@MingLiU"/>
          <w:szCs w:val="18"/>
        </w:rPr>
        <w:footnoteRef/>
      </w:r>
      <w:r w:rsidRPr="003C6041">
        <w:t>Literally, unbroken fence</w:t>
      </w:r>
    </w:p>
  </w:footnote>
  <w:footnote w:id="13">
    <w:p w14:paraId="7C2A9DE8" w14:textId="15E62972" w:rsidR="00DD3169" w:rsidRDefault="00DD316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DD3169" w:rsidRDefault="00DD316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DD3169" w:rsidRDefault="00DD316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DD3169" w:rsidRDefault="00DD316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DD3169" w:rsidRDefault="00DD3169" w:rsidP="006800D4">
      <w:pPr>
        <w:pStyle w:val="footnote"/>
      </w:pPr>
      <w:r>
        <w:rPr>
          <w:rStyle w:val="FootnoteReference"/>
        </w:rPr>
        <w:footnoteRef/>
      </w:r>
      <w:r>
        <w:t xml:space="preserve"> Or ‘Unique’</w:t>
      </w:r>
    </w:p>
  </w:footnote>
  <w:footnote w:id="18">
    <w:p w14:paraId="4D9AA31B" w14:textId="77777777" w:rsidR="00DD3169" w:rsidRDefault="00DD316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DD3169" w:rsidRDefault="00DD316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DD3169" w:rsidRDefault="00DD316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DD3169" w:rsidRDefault="00DD316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DD3169" w:rsidRDefault="00DD316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DD3169" w:rsidRDefault="00DD316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DD3169" w:rsidRDefault="00DD316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DD3169" w:rsidRDefault="00DD316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DD3169" w:rsidRPr="004A3E27" w:rsidRDefault="00DD316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DD3169" w:rsidRPr="004A3E27" w:rsidRDefault="00DD316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DD3169" w:rsidRPr="004A3E27" w:rsidRDefault="00DD316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DD3169" w:rsidRPr="004A3E27" w:rsidRDefault="00DD316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DD3169" w:rsidRDefault="00DD316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DD3169" w:rsidRPr="004A3E27" w:rsidRDefault="00DD316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DD3169" w:rsidRPr="004A3E27" w:rsidRDefault="00DD316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DD3169" w:rsidRPr="004A3E27" w:rsidRDefault="00DD316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DD3169" w:rsidRDefault="00DD3169" w:rsidP="00704CAA">
      <w:pPr>
        <w:pStyle w:val="footnote"/>
      </w:pPr>
      <w:r>
        <w:rPr>
          <w:rStyle w:val="FootnoteReference"/>
        </w:rPr>
        <w:footnoteRef/>
      </w:r>
      <w:r>
        <w:t xml:space="preserve"> [JS] or “enlarged me”</w:t>
      </w:r>
    </w:p>
  </w:footnote>
  <w:footnote w:id="35">
    <w:p w14:paraId="2E892BC6" w14:textId="77777777" w:rsidR="00DD3169" w:rsidRPr="004A3E27" w:rsidRDefault="00DD316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DD3169" w:rsidRPr="004A3E27" w:rsidRDefault="00DD316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DD3169" w:rsidRPr="004A3E27" w:rsidRDefault="00DD316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DD3169" w:rsidRPr="004A3E27" w:rsidRDefault="00DD316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DD3169" w:rsidRDefault="00DD3169" w:rsidP="00704CAA">
      <w:pPr>
        <w:pStyle w:val="footnote"/>
      </w:pPr>
      <w:r>
        <w:rPr>
          <w:rStyle w:val="FootnoteReference"/>
        </w:rPr>
        <w:footnoteRef/>
      </w:r>
      <w:r>
        <w:t xml:space="preserve"> [JS] literally, “face”</w:t>
      </w:r>
    </w:p>
  </w:footnote>
  <w:footnote w:id="40">
    <w:p w14:paraId="44D56170" w14:textId="77777777" w:rsidR="00DD3169" w:rsidRDefault="00DD316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DD3169" w:rsidRPr="004A3E27" w:rsidRDefault="00DD316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DD3169" w:rsidRPr="004A3E27" w:rsidRDefault="00DD316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DD3169" w:rsidRDefault="00DD3169" w:rsidP="00704CAA">
      <w:pPr>
        <w:pStyle w:val="footnote"/>
      </w:pPr>
      <w:r>
        <w:rPr>
          <w:rStyle w:val="FootnoteReference"/>
        </w:rPr>
        <w:footnoteRef/>
      </w:r>
      <w:r>
        <w:t xml:space="preserve"> [JS] or “and You will see me.”</w:t>
      </w:r>
    </w:p>
  </w:footnote>
  <w:footnote w:id="44">
    <w:p w14:paraId="0BF91212" w14:textId="77777777" w:rsidR="00DD3169" w:rsidRDefault="00DD3169" w:rsidP="00704CAA">
      <w:pPr>
        <w:pStyle w:val="footnote"/>
      </w:pPr>
      <w:r>
        <w:rPr>
          <w:rStyle w:val="FootnoteReference"/>
        </w:rPr>
        <w:footnoteRef/>
      </w:r>
      <w:r>
        <w:t xml:space="preserve"> [JS] or lawlessness</w:t>
      </w:r>
    </w:p>
  </w:footnote>
  <w:footnote w:id="45">
    <w:p w14:paraId="6D36F089" w14:textId="77777777" w:rsidR="00DD3169" w:rsidRDefault="00DD3169" w:rsidP="00704CAA">
      <w:pPr>
        <w:pStyle w:val="footnote"/>
      </w:pPr>
      <w:r>
        <w:rPr>
          <w:rStyle w:val="FootnoteReference"/>
        </w:rPr>
        <w:footnoteRef/>
      </w:r>
      <w:r>
        <w:t xml:space="preserve"> [JS] “do obeisance”, “worship”, referring to the physical act</w:t>
      </w:r>
    </w:p>
  </w:footnote>
  <w:footnote w:id="46">
    <w:p w14:paraId="6FB6BA38"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DD3169" w:rsidRDefault="00DD316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DD3169" w:rsidRPr="004A3E27" w:rsidRDefault="00DD316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DD3169" w:rsidRDefault="00DD3169" w:rsidP="00704CAA">
      <w:pPr>
        <w:pStyle w:val="footnote"/>
      </w:pPr>
      <w:r>
        <w:rPr>
          <w:rStyle w:val="FootnoteReference"/>
        </w:rPr>
        <w:footnoteRef/>
      </w:r>
      <w:r>
        <w:t xml:space="preserve"> [JS] or “give thanks”. The word conveys “thankfully confess with praise”</w:t>
      </w:r>
    </w:p>
  </w:footnote>
  <w:footnote w:id="51">
    <w:p w14:paraId="42C6214A"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DD3169" w:rsidRDefault="00DD3169" w:rsidP="00704CAA">
      <w:pPr>
        <w:pStyle w:val="footnote"/>
      </w:pPr>
      <w:r>
        <w:rPr>
          <w:rStyle w:val="FootnoteReference"/>
        </w:rPr>
        <w:footnoteRef/>
      </w:r>
      <w:r>
        <w:t xml:space="preserve"> [JS] Fr. Lazarus and Brenton interpolate “my enemy”</w:t>
      </w:r>
    </w:p>
  </w:footnote>
  <w:footnote w:id="53">
    <w:p w14:paraId="53846296"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DD3169" w:rsidRPr="004A3E27" w:rsidRDefault="00DD3169" w:rsidP="00704CAA">
      <w:pPr>
        <w:pStyle w:val="footnote"/>
      </w:pPr>
      <w:r w:rsidRPr="004A3E27">
        <w:rPr>
          <w:rStyle w:val="FootnoteReference"/>
        </w:rPr>
        <w:footnoteRef/>
      </w:r>
      <w:r w:rsidRPr="004A3E27">
        <w:t xml:space="preserve"> Empties fall (Ephes. 5:18).</w:t>
      </w:r>
    </w:p>
  </w:footnote>
  <w:footnote w:id="55">
    <w:p w14:paraId="22338A3E" w14:textId="77777777" w:rsidR="00DD3169" w:rsidRPr="004A3E27" w:rsidRDefault="00DD316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DD3169" w:rsidRDefault="00DD3169" w:rsidP="00704CAA">
      <w:pPr>
        <w:pStyle w:val="footnote"/>
      </w:pPr>
      <w:r>
        <w:rPr>
          <w:rStyle w:val="FootnoteReference"/>
        </w:rPr>
        <w:footnoteRef/>
      </w:r>
      <w:r>
        <w:t xml:space="preserve"> [JS] Fr. Athanasius has “therefore I will return on high.”</w:t>
      </w:r>
    </w:p>
  </w:footnote>
  <w:footnote w:id="57">
    <w:p w14:paraId="17338257" w14:textId="77777777" w:rsidR="00DD3169" w:rsidRDefault="00DD3169" w:rsidP="00704CAA">
      <w:pPr>
        <w:pStyle w:val="footnote"/>
      </w:pPr>
      <w:r>
        <w:rPr>
          <w:rStyle w:val="FootnoteReference"/>
        </w:rPr>
        <w:footnoteRef/>
      </w:r>
      <w:r>
        <w:t xml:space="preserve"> [JS] or “give thanks to”, or “thankfully confess the Lord with Praise”</w:t>
      </w:r>
    </w:p>
  </w:footnote>
  <w:footnote w:id="58">
    <w:p w14:paraId="2E1C10DC" w14:textId="77777777" w:rsidR="00DD3169" w:rsidRPr="004A3E27" w:rsidRDefault="00DD316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DD3169" w:rsidRPr="004A3E27" w:rsidRDefault="00DD3169" w:rsidP="00704CAA">
      <w:pPr>
        <w:pStyle w:val="footnote"/>
      </w:pPr>
      <w:r w:rsidRPr="004A3E27">
        <w:rPr>
          <w:rStyle w:val="FootnoteReference"/>
        </w:rPr>
        <w:footnoteRef/>
      </w:r>
      <w:r w:rsidRPr="004A3E27">
        <w:t xml:space="preserve"> Mt. 21:16.</w:t>
      </w:r>
    </w:p>
  </w:footnote>
  <w:footnote w:id="60">
    <w:p w14:paraId="1F7D57C1" w14:textId="77777777" w:rsidR="00DD3169" w:rsidRPr="004A3E27" w:rsidRDefault="00DD316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DD3169" w:rsidRPr="004A3E27" w:rsidRDefault="00DD316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DD3169" w:rsidRDefault="00DD3169" w:rsidP="00704CAA">
      <w:pPr>
        <w:pStyle w:val="footnote"/>
      </w:pPr>
      <w:r>
        <w:rPr>
          <w:rStyle w:val="FootnoteReference"/>
        </w:rPr>
        <w:footnoteRef/>
      </w:r>
      <w:r>
        <w:t xml:space="preserve"> [JS] or “thank”, “I will thankfully confess You with praise”</w:t>
      </w:r>
    </w:p>
  </w:footnote>
  <w:footnote w:id="63">
    <w:p w14:paraId="25630743" w14:textId="77777777" w:rsidR="00DD3169" w:rsidRDefault="00DD3169" w:rsidP="00704CAA">
      <w:pPr>
        <w:pStyle w:val="footnote"/>
      </w:pPr>
      <w:r>
        <w:rPr>
          <w:rStyle w:val="FootnoteReference"/>
        </w:rPr>
        <w:footnoteRef/>
      </w:r>
      <w:r>
        <w:t xml:space="preserve"> [JS] Or, “I will confess You with thanksgiving”</w:t>
      </w:r>
    </w:p>
  </w:footnote>
  <w:footnote w:id="64">
    <w:p w14:paraId="631A6E6E" w14:textId="77777777" w:rsidR="00DD3169" w:rsidRDefault="00DD3169" w:rsidP="00704CAA">
      <w:pPr>
        <w:pStyle w:val="footnote"/>
      </w:pPr>
      <w:r>
        <w:rPr>
          <w:rStyle w:val="FootnoteReference"/>
        </w:rPr>
        <w:footnoteRef/>
      </w:r>
      <w:r>
        <w:t xml:space="preserve"> [JS] literally, “from before Your face”</w:t>
      </w:r>
    </w:p>
  </w:footnote>
  <w:footnote w:id="65">
    <w:p w14:paraId="080B4AAE"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DD3169" w:rsidRPr="004A3E27" w:rsidRDefault="00DD316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DD3169" w:rsidRPr="004A3E27" w:rsidRDefault="00DD316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DD3169" w:rsidRPr="004A3E27" w:rsidRDefault="00DD316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DD3169" w:rsidRDefault="00DD3169" w:rsidP="00704CAA">
      <w:pPr>
        <w:pStyle w:val="footnote"/>
      </w:pPr>
      <w:r>
        <w:rPr>
          <w:rStyle w:val="FootnoteReference"/>
        </w:rPr>
        <w:footnoteRef/>
      </w:r>
      <w:r>
        <w:t xml:space="preserve"> [JS] literally, “arm”</w:t>
      </w:r>
    </w:p>
  </w:footnote>
  <w:footnote w:id="70">
    <w:p w14:paraId="6FD3C231" w14:textId="77777777" w:rsidR="00DD3169" w:rsidRPr="004A3E27" w:rsidRDefault="00DD316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DD3169" w:rsidRPr="004A3E27" w:rsidRDefault="00DD316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DD3169" w:rsidRPr="004A3E27" w:rsidRDefault="00DD316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DD3169" w:rsidRDefault="00DD316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DD3169" w:rsidRDefault="00DD3169" w:rsidP="00704CAA">
      <w:pPr>
        <w:pStyle w:val="footnote"/>
      </w:pPr>
      <w:r>
        <w:rPr>
          <w:rStyle w:val="FootnoteReference"/>
        </w:rPr>
        <w:footnoteRef/>
      </w:r>
      <w:r>
        <w:t xml:space="preserve"> [JS] from Fr. Athanasius</w:t>
      </w:r>
    </w:p>
  </w:footnote>
  <w:footnote w:id="75">
    <w:p w14:paraId="2CDBE966" w14:textId="77777777" w:rsidR="00DD3169" w:rsidRPr="004A3E27" w:rsidRDefault="00DD316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DD3169" w:rsidRPr="004A3E27" w:rsidRDefault="00DD316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DD3169" w:rsidRPr="004A3E27" w:rsidRDefault="00DD316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DD3169" w:rsidRPr="004A3E27" w:rsidRDefault="00DD316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DD3169" w:rsidRPr="004A3E27" w:rsidRDefault="00DD316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DD3169" w:rsidRPr="004A3E27" w:rsidRDefault="00DD316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DD3169" w:rsidRPr="004A3E27" w:rsidRDefault="00DD316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DD3169" w:rsidRPr="004A3E27" w:rsidRDefault="00DD316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DD3169" w:rsidRDefault="00DD316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DD3169" w:rsidRPr="004A3E27" w:rsidRDefault="00DD316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DD3169" w:rsidRDefault="00DD3169" w:rsidP="00704CAA">
      <w:pPr>
        <w:pStyle w:val="footnote"/>
      </w:pPr>
      <w:r>
        <w:rPr>
          <w:rStyle w:val="FootnoteReference"/>
        </w:rPr>
        <w:footnoteRef/>
      </w:r>
      <w:r>
        <w:t xml:space="preserve"> [JS] or “foundation”</w:t>
      </w:r>
    </w:p>
  </w:footnote>
  <w:footnote w:id="86">
    <w:p w14:paraId="302C0916" w14:textId="77777777" w:rsidR="00DD3169" w:rsidRDefault="00DD316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DD3169" w:rsidRPr="004A3E27" w:rsidRDefault="00DD316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DD3169" w:rsidRDefault="00DD3169" w:rsidP="00704CAA">
      <w:pPr>
        <w:pStyle w:val="footnote"/>
      </w:pPr>
      <w:r>
        <w:rPr>
          <w:rStyle w:val="FootnoteReference"/>
        </w:rPr>
        <w:footnoteRef/>
      </w:r>
      <w:r>
        <w:t xml:space="preserve"> [JS] literally, “then the sptrings of water were seen/appeared”</w:t>
      </w:r>
    </w:p>
  </w:footnote>
  <w:footnote w:id="90">
    <w:p w14:paraId="6316F340"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DD3169" w:rsidRPr="004A3E27" w:rsidRDefault="00DD316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DD3169" w:rsidRPr="004A3E27" w:rsidRDefault="00DD316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DD3169" w:rsidRDefault="00DD3169" w:rsidP="00704CAA">
      <w:pPr>
        <w:pStyle w:val="footnote"/>
      </w:pPr>
      <w:r>
        <w:rPr>
          <w:rStyle w:val="FootnoteReference"/>
        </w:rPr>
        <w:footnoteRef/>
      </w:r>
      <w:r>
        <w:t xml:space="preserve"> [JS] or “give thanks to You”, or “thankfully confess You with praise”</w:t>
      </w:r>
    </w:p>
  </w:footnote>
  <w:footnote w:id="96">
    <w:p w14:paraId="011C4A59" w14:textId="77777777" w:rsidR="00DD3169" w:rsidRPr="004A3E27" w:rsidRDefault="00DD316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DD3169" w:rsidRPr="004A3E27" w:rsidRDefault="00DD316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DD3169" w:rsidRDefault="00DD3169" w:rsidP="00704CAA">
      <w:pPr>
        <w:pStyle w:val="footnote"/>
      </w:pPr>
      <w:r>
        <w:rPr>
          <w:rStyle w:val="FootnoteReference"/>
        </w:rPr>
        <w:footnoteRef/>
      </w:r>
      <w:r>
        <w:t xml:space="preserve"> [JS] lit. day to day</w:t>
      </w:r>
    </w:p>
  </w:footnote>
  <w:footnote w:id="99">
    <w:p w14:paraId="1777238E" w14:textId="77777777" w:rsidR="00DD3169" w:rsidRDefault="00DD316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DD3169" w:rsidRPr="004A3E27" w:rsidRDefault="00DD3169" w:rsidP="00704CAA">
      <w:pPr>
        <w:pStyle w:val="footnote"/>
      </w:pPr>
      <w:r w:rsidRPr="004A3E27">
        <w:rPr>
          <w:rStyle w:val="FootnoteReference"/>
        </w:rPr>
        <w:footnoteRef/>
      </w:r>
      <w:r w:rsidRPr="004A3E27">
        <w:t xml:space="preserve"> Rom. 10:18.</w:t>
      </w:r>
    </w:p>
  </w:footnote>
  <w:footnote w:id="101">
    <w:p w14:paraId="047A4E68" w14:textId="77777777" w:rsidR="00DD3169" w:rsidRDefault="00DD3169" w:rsidP="00704CAA">
      <w:pPr>
        <w:pStyle w:val="footnote"/>
      </w:pPr>
      <w:r>
        <w:rPr>
          <w:rStyle w:val="FootnoteReference"/>
        </w:rPr>
        <w:footnoteRef/>
      </w:r>
      <w:r>
        <w:t xml:space="preserve"> [JS] Fr. Lazarus has “sanctuary”</w:t>
      </w:r>
    </w:p>
  </w:footnote>
  <w:footnote w:id="102">
    <w:p w14:paraId="631E8E3F"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DD3169" w:rsidRDefault="00DD3169" w:rsidP="00704CAA">
      <w:pPr>
        <w:pStyle w:val="footnote"/>
      </w:pPr>
      <w:r>
        <w:rPr>
          <w:rStyle w:val="FootnoteReference"/>
        </w:rPr>
        <w:footnoteRef/>
      </w:r>
      <w:r>
        <w:t xml:space="preserve"> [JS] literally “giant”</w:t>
      </w:r>
    </w:p>
  </w:footnote>
  <w:footnote w:id="104">
    <w:p w14:paraId="18416C84" w14:textId="77777777" w:rsidR="00DD3169" w:rsidRDefault="00DD3169" w:rsidP="00704CAA">
      <w:pPr>
        <w:pStyle w:val="footnote"/>
      </w:pPr>
      <w:r>
        <w:rPr>
          <w:rStyle w:val="FootnoteReference"/>
        </w:rPr>
        <w:footnoteRef/>
      </w:r>
      <w:r>
        <w:t xml:space="preserve"> [JS] or “it”</w:t>
      </w:r>
    </w:p>
  </w:footnote>
  <w:footnote w:id="105">
    <w:p w14:paraId="20ECC9DD"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DD3169" w:rsidRPr="004A3E27" w:rsidRDefault="00DD316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DD3169" w:rsidRDefault="00DD3169" w:rsidP="00704CAA">
      <w:pPr>
        <w:pStyle w:val="footnote"/>
      </w:pPr>
      <w:r>
        <w:rPr>
          <w:rStyle w:val="FootnoteReference"/>
        </w:rPr>
        <w:footnoteRef/>
      </w:r>
      <w:r>
        <w:t xml:space="preserve"> [JS] literally “holy place”.</w:t>
      </w:r>
    </w:p>
  </w:footnote>
  <w:footnote w:id="109">
    <w:p w14:paraId="12B2466E" w14:textId="77777777" w:rsidR="00DD3169" w:rsidRDefault="00DD316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DD3169" w:rsidRPr="004A3E27" w:rsidRDefault="00DD316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DD3169" w:rsidRDefault="00DD316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DD3169" w:rsidRDefault="00DD3169" w:rsidP="00704CAA">
      <w:pPr>
        <w:pStyle w:val="footnote"/>
      </w:pPr>
      <w:r>
        <w:rPr>
          <w:rStyle w:val="FootnoteReference"/>
        </w:rPr>
        <w:footnoteRef/>
      </w:r>
      <w:r>
        <w:t xml:space="preserve"> [JS] or “his glory is great by your salvation/deliverance”</w:t>
      </w:r>
    </w:p>
  </w:footnote>
  <w:footnote w:id="113">
    <w:p w14:paraId="6EBFC1CF" w14:textId="77777777" w:rsidR="00DD3169" w:rsidRPr="004A3E27" w:rsidRDefault="00DD316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DD3169" w:rsidRPr="004A3E27" w:rsidRDefault="00DD316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DD3169" w:rsidRPr="004A3E27" w:rsidRDefault="00DD316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DD3169" w:rsidRDefault="00DD3169" w:rsidP="00704CAA">
      <w:pPr>
        <w:pStyle w:val="footnote"/>
      </w:pPr>
      <w:r>
        <w:rPr>
          <w:rStyle w:val="FootnoteReference"/>
        </w:rPr>
        <w:footnoteRef/>
      </w:r>
      <w:r>
        <w:t xml:space="preserve"> [JS] Fr. Lazarus has “dwell in the holy place”.</w:t>
      </w:r>
    </w:p>
  </w:footnote>
  <w:footnote w:id="118">
    <w:p w14:paraId="120B2502" w14:textId="77777777" w:rsidR="00DD3169" w:rsidRPr="004A3E27" w:rsidRDefault="00DD3169" w:rsidP="00704CAA">
      <w:pPr>
        <w:pStyle w:val="footnote"/>
      </w:pPr>
      <w:r w:rsidRPr="004A3E27">
        <w:rPr>
          <w:rStyle w:val="FootnoteReference"/>
        </w:rPr>
        <w:footnoteRef/>
      </w:r>
      <w:r w:rsidRPr="004A3E27">
        <w:t xml:space="preserve"> Mt. 27:39,43; Wis. 2:12-20.</w:t>
      </w:r>
    </w:p>
  </w:footnote>
  <w:footnote w:id="119">
    <w:p w14:paraId="50976D4E" w14:textId="77777777" w:rsidR="00DD3169" w:rsidRPr="004A3E27" w:rsidRDefault="00DD3169" w:rsidP="00704CAA">
      <w:pPr>
        <w:pStyle w:val="footnote"/>
      </w:pPr>
      <w:r w:rsidRPr="004A3E27">
        <w:rPr>
          <w:rStyle w:val="FootnoteReference"/>
        </w:rPr>
        <w:footnoteRef/>
      </w:r>
      <w:r w:rsidRPr="004A3E27">
        <w:t xml:space="preserve"> Lam. 2:16; 3:46.</w:t>
      </w:r>
    </w:p>
  </w:footnote>
  <w:footnote w:id="120">
    <w:p w14:paraId="5C493049" w14:textId="77777777" w:rsidR="00DD3169" w:rsidRPr="004A3E27" w:rsidRDefault="00DD3169" w:rsidP="00704CAA">
      <w:pPr>
        <w:pStyle w:val="footnote"/>
      </w:pPr>
      <w:r w:rsidRPr="004A3E27">
        <w:rPr>
          <w:rStyle w:val="FootnoteReference"/>
        </w:rPr>
        <w:footnoteRef/>
      </w:r>
      <w:r w:rsidRPr="004A3E27">
        <w:t xml:space="preserve"> Jn. 19:37.</w:t>
      </w:r>
    </w:p>
  </w:footnote>
  <w:footnote w:id="121">
    <w:p w14:paraId="7ECE5062" w14:textId="77777777" w:rsidR="00DD3169" w:rsidRPr="004A3E27" w:rsidRDefault="00DD3169" w:rsidP="00704CAA">
      <w:pPr>
        <w:pStyle w:val="footnote"/>
      </w:pPr>
      <w:r w:rsidRPr="004A3E27">
        <w:rPr>
          <w:rStyle w:val="FootnoteReference"/>
        </w:rPr>
        <w:footnoteRef/>
      </w:r>
      <w:r w:rsidRPr="004A3E27">
        <w:t xml:space="preserve"> Jn. 19:24.</w:t>
      </w:r>
    </w:p>
  </w:footnote>
  <w:footnote w:id="122">
    <w:p w14:paraId="4BEEC712" w14:textId="77777777" w:rsidR="00DD3169" w:rsidRPr="004A3E27" w:rsidRDefault="00DD316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DD3169" w:rsidRDefault="00DD3169" w:rsidP="00704CAA">
      <w:pPr>
        <w:pStyle w:val="footnote"/>
      </w:pPr>
      <w:r>
        <w:rPr>
          <w:rStyle w:val="FootnoteReference"/>
        </w:rPr>
        <w:footnoteRef/>
      </w:r>
      <w:r>
        <w:t xml:space="preserve"> [JS]Others have “and my only-begotten from the hand of the dog.”</w:t>
      </w:r>
    </w:p>
  </w:footnote>
  <w:footnote w:id="124">
    <w:p w14:paraId="21445B03" w14:textId="77777777" w:rsidR="00DD3169" w:rsidRDefault="00DD3169" w:rsidP="00704CAA">
      <w:pPr>
        <w:pStyle w:val="footnote"/>
      </w:pPr>
      <w:r>
        <w:rPr>
          <w:rStyle w:val="FootnoteReference"/>
        </w:rPr>
        <w:footnoteRef/>
      </w:r>
      <w:r>
        <w:t xml:space="preserve"> [JS] Fr. Lazarus has “the rhinoceros.”</w:t>
      </w:r>
    </w:p>
  </w:footnote>
  <w:footnote w:id="125">
    <w:p w14:paraId="56644E4A" w14:textId="77777777" w:rsidR="00DD3169" w:rsidRPr="004A3E27" w:rsidRDefault="00DD3169" w:rsidP="00704CAA">
      <w:pPr>
        <w:pStyle w:val="footnote"/>
      </w:pPr>
      <w:r w:rsidRPr="004A3E27">
        <w:rPr>
          <w:rStyle w:val="FootnoteReference"/>
        </w:rPr>
        <w:footnoteRef/>
      </w:r>
      <w:r w:rsidRPr="004A3E27">
        <w:t xml:space="preserve"> Hebrews 2:12.</w:t>
      </w:r>
    </w:p>
  </w:footnote>
  <w:footnote w:id="126">
    <w:p w14:paraId="611C62AB" w14:textId="77777777" w:rsidR="00DD3169" w:rsidRDefault="00DD3169" w:rsidP="00704CAA">
      <w:pPr>
        <w:pStyle w:val="footnote"/>
      </w:pPr>
      <w:r>
        <w:rPr>
          <w:rStyle w:val="FootnoteReference"/>
        </w:rPr>
        <w:footnoteRef/>
      </w:r>
      <w:r>
        <w:t xml:space="preserve"> [JS] literally “all you seed of Jacob”</w:t>
      </w:r>
    </w:p>
  </w:footnote>
  <w:footnote w:id="127">
    <w:p w14:paraId="190228A5" w14:textId="77777777" w:rsidR="00DD3169" w:rsidRDefault="00DD3169" w:rsidP="00704CAA">
      <w:pPr>
        <w:pStyle w:val="footnote"/>
      </w:pPr>
      <w:r>
        <w:rPr>
          <w:rStyle w:val="FootnoteReference"/>
        </w:rPr>
        <w:footnoteRef/>
      </w:r>
      <w:r>
        <w:t xml:space="preserve"> [JS] Congregation or assembly, not building.</w:t>
      </w:r>
    </w:p>
  </w:footnote>
  <w:footnote w:id="128">
    <w:p w14:paraId="02DDF259" w14:textId="77777777" w:rsidR="00DD3169" w:rsidRDefault="00DD3169" w:rsidP="00704CAA">
      <w:pPr>
        <w:pStyle w:val="footnote"/>
      </w:pPr>
      <w:r>
        <w:rPr>
          <w:rStyle w:val="FootnoteReference"/>
        </w:rPr>
        <w:footnoteRef/>
      </w:r>
      <w:r>
        <w:t xml:space="preserve"> [JS] or “give thanks to”</w:t>
      </w:r>
    </w:p>
  </w:footnote>
  <w:footnote w:id="129">
    <w:p w14:paraId="17A700D9" w14:textId="77777777" w:rsidR="00DD3169" w:rsidRDefault="00DD3169" w:rsidP="00704CAA">
      <w:pPr>
        <w:pStyle w:val="footnote"/>
      </w:pPr>
      <w:r>
        <w:rPr>
          <w:rStyle w:val="FootnoteReference"/>
        </w:rPr>
        <w:footnoteRef/>
      </w:r>
      <w:r>
        <w:t xml:space="preserve"> [JS] did obeisance, i.e. the physical act of bowing down.</w:t>
      </w:r>
    </w:p>
  </w:footnote>
  <w:footnote w:id="130">
    <w:p w14:paraId="7CD8475E" w14:textId="77777777" w:rsidR="00DD3169" w:rsidRPr="004A3E27" w:rsidRDefault="00DD316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DD3169" w:rsidRPr="004A3E27" w:rsidRDefault="00DD3169" w:rsidP="00704CAA">
      <w:pPr>
        <w:pStyle w:val="footnote"/>
      </w:pPr>
      <w:r w:rsidRPr="004A3E27">
        <w:rPr>
          <w:rStyle w:val="FootnoteReference"/>
        </w:rPr>
        <w:footnoteRef/>
      </w:r>
      <w:r w:rsidRPr="004A3E27">
        <w:t xml:space="preserve"> Romans 3:24-26; John 17:4; 19:30.</w:t>
      </w:r>
    </w:p>
  </w:footnote>
  <w:footnote w:id="132">
    <w:p w14:paraId="23D7B260" w14:textId="77777777" w:rsidR="00DD3169" w:rsidRPr="004A3E27" w:rsidRDefault="00DD316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DD3169" w:rsidRPr="004A3E27" w:rsidRDefault="00DD316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DD3169" w:rsidRPr="004A3E27" w:rsidRDefault="00DD3169" w:rsidP="00704CAA">
      <w:pPr>
        <w:pStyle w:val="footnote"/>
      </w:pPr>
      <w:r w:rsidRPr="004A3E27">
        <w:rPr>
          <w:rStyle w:val="FootnoteReference"/>
        </w:rPr>
        <w:footnoteRef/>
      </w:r>
      <w:r w:rsidRPr="004A3E27">
        <w:t xml:space="preserve"> Is. 2:2; Dan. 2:35; 1 Cor. 10:4.</w:t>
      </w:r>
    </w:p>
  </w:footnote>
  <w:footnote w:id="137">
    <w:p w14:paraId="398AE7A9" w14:textId="77777777" w:rsidR="00DD3169" w:rsidRPr="004A3E27" w:rsidRDefault="00DD316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DD3169" w:rsidRDefault="00DD3169" w:rsidP="00704CAA">
      <w:pPr>
        <w:pStyle w:val="footnote"/>
      </w:pPr>
      <w:r>
        <w:rPr>
          <w:rStyle w:val="FootnoteReference"/>
        </w:rPr>
        <w:footnoteRef/>
      </w:r>
      <w:r>
        <w:t xml:space="preserve"> [JS] [] found in Coptic. See the Ninth Hour of Tuesday of Holy Week.</w:t>
      </w:r>
    </w:p>
  </w:footnote>
  <w:footnote w:id="139">
    <w:p w14:paraId="37E03497" w14:textId="77777777" w:rsidR="00DD3169" w:rsidRDefault="00DD3169" w:rsidP="00704CAA">
      <w:pPr>
        <w:pStyle w:val="footnote"/>
      </w:pPr>
      <w:r>
        <w:rPr>
          <w:rStyle w:val="FootnoteReference"/>
        </w:rPr>
        <w:footnoteRef/>
      </w:r>
      <w:r>
        <w:t xml:space="preserve"> [JS] literally: “because they are from of old”.</w:t>
      </w:r>
    </w:p>
  </w:footnote>
  <w:footnote w:id="140">
    <w:p w14:paraId="2F4E4405" w14:textId="77777777" w:rsidR="00DD3169" w:rsidRDefault="00DD3169" w:rsidP="00704CAA">
      <w:pPr>
        <w:pStyle w:val="footnote"/>
      </w:pPr>
      <w:r>
        <w:rPr>
          <w:rStyle w:val="FootnoteReference"/>
        </w:rPr>
        <w:footnoteRef/>
      </w:r>
      <w:r>
        <w:t xml:space="preserve"> [JS] literally, “so He sets a law for those who sin in the way.”</w:t>
      </w:r>
    </w:p>
  </w:footnote>
  <w:footnote w:id="141">
    <w:p w14:paraId="68945260" w14:textId="77777777" w:rsidR="00DD3169" w:rsidRPr="004A3E27" w:rsidRDefault="00DD316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DD3169" w:rsidRDefault="00DD3169" w:rsidP="00704CAA">
      <w:pPr>
        <w:pStyle w:val="footnote"/>
      </w:pPr>
      <w:r>
        <w:rPr>
          <w:rStyle w:val="FootnoteReference"/>
        </w:rPr>
        <w:footnoteRef/>
      </w:r>
      <w:r>
        <w:t xml:space="preserve"> [JS] NETS and Fr. Athanasius have “You will”</w:t>
      </w:r>
    </w:p>
  </w:footnote>
  <w:footnote w:id="144">
    <w:p w14:paraId="6EFDBCA7" w14:textId="77777777" w:rsidR="00DD3169" w:rsidRPr="004A3E27" w:rsidRDefault="00DD316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DD3169" w:rsidRDefault="00DD3169" w:rsidP="00704CAA">
      <w:pPr>
        <w:pStyle w:val="footnote"/>
      </w:pPr>
      <w:r>
        <w:rPr>
          <w:rStyle w:val="FootnoteReference"/>
        </w:rPr>
        <w:footnoteRef/>
      </w:r>
      <w:r>
        <w:t xml:space="preserve"> Present in Fr. Athanasius and OSB.</w:t>
      </w:r>
    </w:p>
  </w:footnote>
  <w:footnote w:id="146">
    <w:p w14:paraId="5909B0CA" w14:textId="77777777" w:rsidR="00DD3169" w:rsidRPr="004A3E27" w:rsidRDefault="00DD316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DD3169" w:rsidRDefault="00DD316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DD3169" w:rsidRPr="004A3E27" w:rsidRDefault="00DD316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DD3169" w:rsidRPr="004A3E27" w:rsidRDefault="00DD316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DD3169" w:rsidRDefault="00DD3169" w:rsidP="00704CAA">
      <w:pPr>
        <w:pStyle w:val="footnote"/>
      </w:pPr>
      <w:r>
        <w:rPr>
          <w:rStyle w:val="FootnoteReference"/>
        </w:rPr>
        <w:footnoteRef/>
      </w:r>
      <w:r>
        <w:t xml:space="preserve"> [JS] literally, “place”</w:t>
      </w:r>
    </w:p>
  </w:footnote>
  <w:footnote w:id="152">
    <w:p w14:paraId="195347EE" w14:textId="77777777" w:rsidR="00DD3169" w:rsidRPr="004A3E27" w:rsidRDefault="00DD316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DD3169" w:rsidRPr="004A3E27" w:rsidRDefault="00DD316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DD3169" w:rsidRPr="004A3E27" w:rsidRDefault="00DD316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DD3169" w:rsidRPr="004A3E27" w:rsidRDefault="00DD3169" w:rsidP="00704CAA">
      <w:pPr>
        <w:pStyle w:val="footnote"/>
      </w:pPr>
      <w:r w:rsidRPr="004A3E27">
        <w:tab/>
        <w:t>‘No sweeter fragrance than to follow Christ,</w:t>
      </w:r>
    </w:p>
    <w:p w14:paraId="6922B75D" w14:textId="77777777" w:rsidR="00DD3169" w:rsidRPr="004A3E27" w:rsidRDefault="00DD3169" w:rsidP="00704CAA">
      <w:pPr>
        <w:pStyle w:val="footnote"/>
      </w:pPr>
      <w:r w:rsidRPr="004A3E27">
        <w:tab/>
        <w:t>when man makes offerings of a holy life,</w:t>
      </w:r>
    </w:p>
    <w:p w14:paraId="73E1648A" w14:textId="77777777" w:rsidR="00DD3169" w:rsidRPr="004A3E27" w:rsidRDefault="00DD3169" w:rsidP="00704CAA">
      <w:pPr>
        <w:pStyle w:val="footnote"/>
      </w:pPr>
      <w:r w:rsidRPr="004A3E27">
        <w:tab/>
        <w:t>and offers golden deeds in sacrifice’ (St. Prosper).</w:t>
      </w:r>
    </w:p>
  </w:footnote>
  <w:footnote w:id="155">
    <w:p w14:paraId="28DB08B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DD3169" w:rsidRDefault="00DD3169" w:rsidP="00704CAA">
      <w:pPr>
        <w:pStyle w:val="footnote"/>
      </w:pPr>
      <w:r>
        <w:rPr>
          <w:rStyle w:val="FootnoteReference"/>
        </w:rPr>
        <w:footnoteRef/>
      </w:r>
      <w:r>
        <w:t xml:space="preserve"> [JS] confess: or “give thanks to”, or “thankfully confess”</w:t>
      </w:r>
    </w:p>
  </w:footnote>
  <w:footnote w:id="158">
    <w:p w14:paraId="498018AA"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DD3169" w:rsidRDefault="00DD3169" w:rsidP="00704CAA">
      <w:pPr>
        <w:pStyle w:val="footnote"/>
      </w:pPr>
      <w:r>
        <w:rPr>
          <w:rStyle w:val="FootnoteReference"/>
        </w:rPr>
        <w:footnoteRef/>
      </w:r>
      <w:r>
        <w:t xml:space="preserve"> [JS] “do obeisance”, i.e. a physical act.</w:t>
      </w:r>
    </w:p>
  </w:footnote>
  <w:footnote w:id="160">
    <w:p w14:paraId="58C95173"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DD3169" w:rsidRPr="004A3E27" w:rsidRDefault="00DD316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DD3169" w:rsidRPr="004A3E27" w:rsidRDefault="00DD316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DD3169" w:rsidRDefault="00DD3169" w:rsidP="00704CAA">
      <w:pPr>
        <w:pStyle w:val="footnote"/>
      </w:pPr>
      <w:r>
        <w:rPr>
          <w:rStyle w:val="FootnoteReference"/>
        </w:rPr>
        <w:footnoteRef/>
      </w:r>
      <w:r>
        <w:t xml:space="preserve"> [JS] or “You have granted”</w:t>
      </w:r>
    </w:p>
  </w:footnote>
  <w:footnote w:id="164">
    <w:p w14:paraId="08C7ED64" w14:textId="77777777" w:rsidR="00DD3169" w:rsidRPr="004A3E27" w:rsidRDefault="00DD316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DD3169" w:rsidRPr="004A3E27" w:rsidRDefault="00DD316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DD3169" w:rsidRPr="004A3E27" w:rsidRDefault="00DD316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DD3169" w:rsidRDefault="00DD3169" w:rsidP="00704CAA">
      <w:pPr>
        <w:pStyle w:val="footnote"/>
      </w:pPr>
      <w:r>
        <w:rPr>
          <w:rStyle w:val="FootnoteReference"/>
        </w:rPr>
        <w:footnoteRef/>
      </w:r>
      <w:r>
        <w:t xml:space="preserve"> [JS] or “give thanks to You”, or “thankfully confess You with praise”</w:t>
      </w:r>
    </w:p>
  </w:footnote>
  <w:footnote w:id="168">
    <w:p w14:paraId="671FC951" w14:textId="77777777" w:rsidR="00DD3169" w:rsidRPr="004A3E27" w:rsidRDefault="00DD316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DD3169" w:rsidRPr="004A3E27" w:rsidRDefault="00DD3169" w:rsidP="00704CAA">
      <w:pPr>
        <w:pStyle w:val="footnote"/>
      </w:pPr>
      <w:r w:rsidRPr="004A3E27">
        <w:rPr>
          <w:rStyle w:val="FootnoteReference"/>
        </w:rPr>
        <w:footnoteRef/>
      </w:r>
      <w:r w:rsidRPr="004A3E27">
        <w:t xml:space="preserve"> Luke 23:46.</w:t>
      </w:r>
    </w:p>
  </w:footnote>
  <w:footnote w:id="170">
    <w:p w14:paraId="1317CE14" w14:textId="77777777" w:rsidR="00DD3169" w:rsidRPr="004A3E27" w:rsidRDefault="00DD316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DD3169" w:rsidRDefault="00DD3169" w:rsidP="00704CAA">
      <w:pPr>
        <w:pStyle w:val="footnote"/>
      </w:pPr>
      <w:r>
        <w:rPr>
          <w:rStyle w:val="FootnoteReference"/>
        </w:rPr>
        <w:footnoteRef/>
      </w:r>
      <w:r>
        <w:t xml:space="preserve"> [JS] Fr. Athanasius has “slander”. See the Sixth Hour of Maundy Thursday.</w:t>
      </w:r>
    </w:p>
  </w:footnote>
  <w:footnote w:id="172">
    <w:p w14:paraId="0A1D8F86" w14:textId="77777777" w:rsidR="00DD3169" w:rsidRPr="004A3E27" w:rsidRDefault="00DD316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DD3169" w:rsidRDefault="00DD316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DD3169" w:rsidRPr="004A3E27" w:rsidRDefault="00DD316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DD3169" w:rsidRDefault="00DD3169" w:rsidP="00704CAA">
      <w:pPr>
        <w:pStyle w:val="footnote"/>
      </w:pPr>
      <w:r>
        <w:rPr>
          <w:rStyle w:val="FootnoteReference"/>
        </w:rPr>
        <w:footnoteRef/>
      </w:r>
      <w:r>
        <w:t xml:space="preserve"> [JS] or “seeks out”</w:t>
      </w:r>
    </w:p>
  </w:footnote>
  <w:footnote w:id="176">
    <w:p w14:paraId="54A62B74" w14:textId="77777777" w:rsidR="00DD3169" w:rsidRDefault="00DD316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DD3169" w:rsidRPr="004A3E27" w:rsidRDefault="00DD316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DD3169" w:rsidRPr="004A3E27" w:rsidRDefault="00DD316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DD3169" w:rsidRDefault="00DD316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DD3169" w:rsidRDefault="00DD3169" w:rsidP="00704CAA">
      <w:pPr>
        <w:pStyle w:val="footnote"/>
      </w:pPr>
      <w:r>
        <w:rPr>
          <w:rStyle w:val="FootnoteReference"/>
        </w:rPr>
        <w:footnoteRef/>
      </w:r>
      <w:r>
        <w:t xml:space="preserve"> [JS] or, “boast”</w:t>
      </w:r>
    </w:p>
  </w:footnote>
  <w:footnote w:id="182">
    <w:p w14:paraId="193C371C" w14:textId="77777777" w:rsidR="00DD3169" w:rsidRPr="004A3E27" w:rsidRDefault="00DD316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DD3169" w:rsidRDefault="00DD316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DD3169" w:rsidRDefault="00DD3169" w:rsidP="00704CAA">
      <w:pPr>
        <w:pStyle w:val="footnote"/>
      </w:pPr>
      <w:r>
        <w:rPr>
          <w:rStyle w:val="FootnoteReference"/>
        </w:rPr>
        <w:footnoteRef/>
      </w:r>
      <w:r>
        <w:t xml:space="preserve"> [JS] or “Confess the Lord with the harp.</w:t>
      </w:r>
    </w:p>
  </w:footnote>
  <w:footnote w:id="185">
    <w:p w14:paraId="7BF5E829"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DD3169" w:rsidRPr="004A3E27" w:rsidRDefault="00DD316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DD3169" w:rsidRPr="004A3E27" w:rsidRDefault="00DD3169" w:rsidP="00704CAA">
      <w:pPr>
        <w:pStyle w:val="footnote"/>
      </w:pPr>
      <w:r w:rsidRPr="004A3E27">
        <w:rPr>
          <w:rStyle w:val="FootnoteReference"/>
        </w:rPr>
        <w:footnoteRef/>
      </w:r>
      <w:r w:rsidRPr="004A3E27">
        <w:t xml:space="preserve"> Naturally and spiritually (Jn. 3:3-6).</w:t>
      </w:r>
    </w:p>
  </w:footnote>
  <w:footnote w:id="188">
    <w:p w14:paraId="0C9F8424" w14:textId="77777777" w:rsidR="00DD3169" w:rsidRDefault="00DD3169" w:rsidP="00704CAA">
      <w:pPr>
        <w:pStyle w:val="footnote"/>
      </w:pPr>
      <w:r>
        <w:rPr>
          <w:rStyle w:val="FootnoteReference"/>
        </w:rPr>
        <w:footnoteRef/>
      </w:r>
      <w:r>
        <w:t xml:space="preserve"> [JS] Fr. Lazarus has “plans”</w:t>
      </w:r>
    </w:p>
  </w:footnote>
  <w:footnote w:id="189">
    <w:p w14:paraId="5E9D1817" w14:textId="77777777" w:rsidR="00DD3169" w:rsidRDefault="00DD3169" w:rsidP="00704CAA">
      <w:pPr>
        <w:pStyle w:val="footnote"/>
      </w:pPr>
      <w:r>
        <w:rPr>
          <w:rStyle w:val="FootnoteReference"/>
        </w:rPr>
        <w:footnoteRef/>
      </w:r>
      <w:r>
        <w:t xml:space="preserve"> [JS] or “fashioned”</w:t>
      </w:r>
    </w:p>
  </w:footnote>
  <w:footnote w:id="190">
    <w:p w14:paraId="4BB22157" w14:textId="77777777" w:rsidR="00DD3169" w:rsidRDefault="00DD3169" w:rsidP="00704CAA">
      <w:pPr>
        <w:pStyle w:val="footnote"/>
      </w:pPr>
      <w:r>
        <w:rPr>
          <w:rStyle w:val="FootnoteReference"/>
        </w:rPr>
        <w:footnoteRef/>
      </w:r>
      <w:r>
        <w:t xml:space="preserve"> Fr. Athanasius has “My soul shall make her boast in the Lord”</w:t>
      </w:r>
    </w:p>
  </w:footnote>
  <w:footnote w:id="191">
    <w:p w14:paraId="0BB5F188" w14:textId="77777777" w:rsidR="00DD3169" w:rsidRPr="004A3E27" w:rsidRDefault="00DD316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DD3169" w:rsidRPr="004A3E27" w:rsidRDefault="00DD316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DD3169" w:rsidRDefault="00DD3169" w:rsidP="00704CAA">
      <w:pPr>
        <w:pStyle w:val="footnote"/>
      </w:pPr>
      <w:r>
        <w:rPr>
          <w:rStyle w:val="FootnoteReference"/>
        </w:rPr>
        <w:footnoteRef/>
      </w:r>
      <w:r>
        <w:t xml:space="preserve"> [JS] or “contrite in heart”</w:t>
      </w:r>
    </w:p>
  </w:footnote>
  <w:footnote w:id="194">
    <w:p w14:paraId="6E011C0E" w14:textId="77777777" w:rsidR="00DD3169" w:rsidRDefault="00DD3169" w:rsidP="00704CAA">
      <w:pPr>
        <w:pStyle w:val="footnote"/>
      </w:pPr>
      <w:r>
        <w:rPr>
          <w:rStyle w:val="FootnoteReference"/>
        </w:rPr>
        <w:footnoteRef/>
      </w:r>
      <w:r>
        <w:t xml:space="preserve"> [JS] Coptic has “eat their hearts”, which Fr. Athanasius renders, “regret”</w:t>
      </w:r>
    </w:p>
  </w:footnote>
  <w:footnote w:id="195">
    <w:p w14:paraId="3B9E39E6" w14:textId="77777777" w:rsidR="00DD3169" w:rsidRDefault="00DD3169" w:rsidP="00704CAA">
      <w:pPr>
        <w:pStyle w:val="footnote"/>
      </w:pPr>
      <w:r>
        <w:rPr>
          <w:rStyle w:val="FootnoteReference"/>
        </w:rPr>
        <w:footnoteRef/>
      </w:r>
      <w:r>
        <w:t xml:space="preserve"> [JS] or regret.</w:t>
      </w:r>
    </w:p>
  </w:footnote>
  <w:footnote w:id="196">
    <w:p w14:paraId="40200D4A" w14:textId="77777777" w:rsidR="00DD3169" w:rsidRPr="004A3E27" w:rsidRDefault="00DD316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DD3169" w:rsidRDefault="00DD3169" w:rsidP="00704CAA">
      <w:pPr>
        <w:pStyle w:val="footnote"/>
      </w:pPr>
      <w:r>
        <w:rPr>
          <w:rStyle w:val="FootnoteReference"/>
        </w:rPr>
        <w:footnoteRef/>
      </w:r>
      <w:r>
        <w:t xml:space="preserve"> [JS] literally “and my soul with barrenness/childlessness.”</w:t>
      </w:r>
    </w:p>
  </w:footnote>
  <w:footnote w:id="198">
    <w:p w14:paraId="335B311E" w14:textId="77777777" w:rsidR="00DD3169" w:rsidRPr="004A3E27" w:rsidRDefault="00DD3169" w:rsidP="00704CAA">
      <w:pPr>
        <w:pStyle w:val="footnote"/>
      </w:pPr>
      <w:r w:rsidRPr="004A3E27">
        <w:rPr>
          <w:rStyle w:val="FootnoteReference"/>
        </w:rPr>
        <w:footnoteRef/>
      </w:r>
      <w:r w:rsidRPr="004A3E27">
        <w:t xml:space="preserve"> John 19:1; Mt. 27:26.</w:t>
      </w:r>
    </w:p>
  </w:footnote>
  <w:footnote w:id="199">
    <w:p w14:paraId="4C78163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DD3169" w:rsidRDefault="00DD316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DD3169" w:rsidRDefault="00DD3169" w:rsidP="00704CAA">
      <w:pPr>
        <w:pStyle w:val="footnote"/>
      </w:pPr>
      <w:r>
        <w:rPr>
          <w:rStyle w:val="FootnoteReference"/>
        </w:rPr>
        <w:footnoteRef/>
      </w:r>
      <w:r>
        <w:t xml:space="preserve"> [JS] [] found in Coptic</w:t>
      </w:r>
    </w:p>
  </w:footnote>
  <w:footnote w:id="202">
    <w:p w14:paraId="7E13C651"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DD3169" w:rsidRDefault="00DD3169" w:rsidP="00704CAA">
      <w:pPr>
        <w:pStyle w:val="footnote"/>
      </w:pPr>
      <w:r>
        <w:rPr>
          <w:rStyle w:val="FootnoteReference"/>
        </w:rPr>
        <w:footnoteRef/>
      </w:r>
      <w:r>
        <w:t xml:space="preserve"> [JS] or “Aha! Aha!” Or “Well done! Well done!”</w:t>
      </w:r>
    </w:p>
  </w:footnote>
  <w:footnote w:id="204">
    <w:p w14:paraId="7D139757" w14:textId="77777777" w:rsidR="00DD3169" w:rsidRDefault="00DD316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DD3169" w:rsidRDefault="00DD3169" w:rsidP="00704CAA">
      <w:pPr>
        <w:pStyle w:val="footnote"/>
      </w:pPr>
      <w:r>
        <w:rPr>
          <w:rStyle w:val="FootnoteReference"/>
        </w:rPr>
        <w:footnoteRef/>
      </w:r>
      <w:r>
        <w:t xml:space="preserve"> [JS] Fr. Lazarus has, “towering mountains”</w:t>
      </w:r>
    </w:p>
  </w:footnote>
  <w:footnote w:id="206">
    <w:p w14:paraId="2543C5F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DD3169" w:rsidRDefault="00DD3169" w:rsidP="00704CAA">
      <w:pPr>
        <w:pStyle w:val="footnote"/>
      </w:pPr>
      <w:r>
        <w:rPr>
          <w:rStyle w:val="FootnoteReference"/>
        </w:rPr>
        <w:footnoteRef/>
      </w:r>
      <w:r>
        <w:t xml:space="preserve"> [JS] OSB has “many waters”</w:t>
      </w:r>
    </w:p>
  </w:footnote>
  <w:footnote w:id="208">
    <w:p w14:paraId="3AE55734" w14:textId="77777777" w:rsidR="00DD3169" w:rsidRPr="004A3E27" w:rsidRDefault="00DD316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DD3169" w:rsidRPr="004A3E27" w:rsidRDefault="00DD316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DD3169" w:rsidRPr="004A3E27" w:rsidRDefault="00DD3169" w:rsidP="00704CAA">
      <w:pPr>
        <w:pStyle w:val="footnote"/>
      </w:pPr>
      <w:r w:rsidRPr="004A3E27">
        <w:rPr>
          <w:rStyle w:val="FootnoteReference"/>
        </w:rPr>
        <w:footnoteRef/>
      </w:r>
      <w:r w:rsidRPr="004A3E27">
        <w:t xml:space="preserve"> Prov. 24:19.</w:t>
      </w:r>
    </w:p>
  </w:footnote>
  <w:footnote w:id="211">
    <w:p w14:paraId="2BAC33AB" w14:textId="77777777" w:rsidR="00DD3169" w:rsidRPr="004A3E27" w:rsidRDefault="00DD316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DD3169" w:rsidRPr="004A3E27" w:rsidRDefault="00DD316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DD3169" w:rsidRPr="004A3E27" w:rsidRDefault="00DD316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DD3169" w:rsidRDefault="00DD3169" w:rsidP="00704CAA">
      <w:pPr>
        <w:pStyle w:val="footnote"/>
      </w:pPr>
      <w:r>
        <w:rPr>
          <w:rStyle w:val="FootnoteReference"/>
        </w:rPr>
        <w:footnoteRef/>
      </w:r>
      <w:r>
        <w:t xml:space="preserve"> [JS] or “judgment”</w:t>
      </w:r>
    </w:p>
  </w:footnote>
  <w:footnote w:id="215">
    <w:p w14:paraId="2655FEEF" w14:textId="77777777" w:rsidR="00DD3169" w:rsidRPr="004A3E27" w:rsidRDefault="00DD316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DD3169" w:rsidRDefault="00DD3169" w:rsidP="00704CAA">
      <w:pPr>
        <w:pStyle w:val="footnote"/>
      </w:pPr>
      <w:r>
        <w:rPr>
          <w:rStyle w:val="FootnoteReference"/>
        </w:rPr>
        <w:footnoteRef/>
      </w:r>
      <w:r>
        <w:t xml:space="preserve"> [JS] or “fret”</w:t>
      </w:r>
    </w:p>
  </w:footnote>
  <w:footnote w:id="217">
    <w:p w14:paraId="4788BB93" w14:textId="77777777" w:rsidR="00DD3169" w:rsidRDefault="00DD3169" w:rsidP="00704CAA">
      <w:pPr>
        <w:pStyle w:val="footnote"/>
      </w:pPr>
      <w:r>
        <w:rPr>
          <w:rStyle w:val="FootnoteReference"/>
        </w:rPr>
        <w:footnoteRef/>
      </w:r>
      <w:r>
        <w:t xml:space="preserve"> [JS] or “land”</w:t>
      </w:r>
    </w:p>
  </w:footnote>
  <w:footnote w:id="218">
    <w:p w14:paraId="6390DA94" w14:textId="77777777" w:rsidR="00DD3169" w:rsidRPr="004A3E27" w:rsidRDefault="00DD316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DD3169" w:rsidRPr="004A3E27" w:rsidRDefault="00DD316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DD3169" w:rsidRDefault="00DD3169" w:rsidP="00704CAA">
      <w:pPr>
        <w:pStyle w:val="footnote"/>
      </w:pPr>
      <w:r>
        <w:rPr>
          <w:rStyle w:val="FootnoteReference"/>
        </w:rPr>
        <w:footnoteRef/>
      </w:r>
      <w:r>
        <w:t xml:space="preserve"> [JS] literally, “seed”, here and throughout</w:t>
      </w:r>
    </w:p>
  </w:footnote>
  <w:footnote w:id="221">
    <w:p w14:paraId="3CEEF8CB" w14:textId="77777777" w:rsidR="00DD3169" w:rsidRPr="004A3E27" w:rsidRDefault="00DD316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DD3169" w:rsidRPr="004A3E27" w:rsidRDefault="00DD316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DD3169" w:rsidRDefault="00DD3169" w:rsidP="00704CAA">
      <w:pPr>
        <w:pStyle w:val="footnote"/>
      </w:pPr>
      <w:r>
        <w:rPr>
          <w:rStyle w:val="FootnoteReference"/>
        </w:rPr>
        <w:footnoteRef/>
      </w:r>
      <w:r>
        <w:t xml:space="preserve"> [JS] literally “with a sad face”</w:t>
      </w:r>
    </w:p>
  </w:footnote>
  <w:footnote w:id="225">
    <w:p w14:paraId="3F203C49" w14:textId="77777777" w:rsidR="00DD3169" w:rsidRDefault="00DD3169" w:rsidP="00704CAA">
      <w:pPr>
        <w:pStyle w:val="footnote"/>
      </w:pPr>
      <w:r>
        <w:rPr>
          <w:rStyle w:val="FootnoteReference"/>
        </w:rPr>
        <w:footnoteRef/>
      </w:r>
      <w:r>
        <w:t xml:space="preserve"> [JS] literally “loins”</w:t>
      </w:r>
    </w:p>
  </w:footnote>
  <w:footnote w:id="226">
    <w:p w14:paraId="52B59A41" w14:textId="77777777" w:rsidR="00DD3169" w:rsidRDefault="00DD3169" w:rsidP="00704CAA">
      <w:pPr>
        <w:pStyle w:val="footnote"/>
      </w:pPr>
      <w:r>
        <w:rPr>
          <w:rStyle w:val="FootnoteReference"/>
        </w:rPr>
        <w:footnoteRef/>
      </w:r>
      <w:r>
        <w:t xml:space="preserve"> [JS] [] from the Sixth Hour of Great and Holy Friday.</w:t>
      </w:r>
    </w:p>
  </w:footnote>
  <w:footnote w:id="227">
    <w:p w14:paraId="1BEB925F"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DD3169" w:rsidRDefault="00DD3169" w:rsidP="00704CAA">
      <w:pPr>
        <w:pStyle w:val="footnote"/>
      </w:pPr>
      <w:r>
        <w:rPr>
          <w:rStyle w:val="FootnoteReference"/>
        </w:rPr>
        <w:footnoteRef/>
      </w:r>
      <w:r>
        <w:t xml:space="preserve"> [JS] or “walks about like a phantom”</w:t>
      </w:r>
    </w:p>
  </w:footnote>
  <w:footnote w:id="229">
    <w:p w14:paraId="3A8555F1" w14:textId="77777777" w:rsidR="00DD3169" w:rsidRPr="004A3E27" w:rsidRDefault="00DD316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DD3169" w:rsidRPr="004A3E27" w:rsidRDefault="00DD316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DD3169" w:rsidRPr="004A3E27" w:rsidRDefault="00DD316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DD3169" w:rsidRPr="004A3E27" w:rsidRDefault="00DD316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DD3169" w:rsidRPr="004A3E27" w:rsidRDefault="00DD316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DD3169" w:rsidRDefault="00DD3169" w:rsidP="00704CAA">
      <w:pPr>
        <w:pStyle w:val="footnote"/>
      </w:pPr>
      <w:r>
        <w:rPr>
          <w:rStyle w:val="FootnoteReference"/>
        </w:rPr>
        <w:footnoteRef/>
      </w:r>
      <w:r>
        <w:t xml:space="preserve"> Fr. Athanasius adds here “my truth”. See Matins of the 12 Day of Paopi.</w:t>
      </w:r>
    </w:p>
  </w:footnote>
  <w:footnote w:id="235">
    <w:p w14:paraId="61A8E851" w14:textId="77777777" w:rsidR="00DD3169" w:rsidRDefault="00DD3169" w:rsidP="00704CAA">
      <w:pPr>
        <w:pStyle w:val="footnote"/>
      </w:pPr>
      <w:r>
        <w:rPr>
          <w:rStyle w:val="FootnoteReference"/>
        </w:rPr>
        <w:footnoteRef/>
      </w:r>
      <w:r>
        <w:t xml:space="preserve"> [JS] or “Aha! Aha!” or “Well done! Well done!”</w:t>
      </w:r>
    </w:p>
  </w:footnote>
  <w:footnote w:id="236">
    <w:p w14:paraId="27E55EE4" w14:textId="77777777" w:rsidR="00DD3169" w:rsidRPr="004A3E27" w:rsidRDefault="00DD3169" w:rsidP="00704CAA">
      <w:pPr>
        <w:pStyle w:val="footnote"/>
      </w:pPr>
      <w:r w:rsidRPr="004A3E27">
        <w:rPr>
          <w:rStyle w:val="FootnoteReference"/>
        </w:rPr>
        <w:footnoteRef/>
      </w:r>
      <w:r w:rsidRPr="004A3E27">
        <w:t xml:space="preserve"> John 13:30.</w:t>
      </w:r>
    </w:p>
  </w:footnote>
  <w:footnote w:id="237">
    <w:p w14:paraId="25762726" w14:textId="77777777" w:rsidR="00DD3169" w:rsidRPr="004A3E27" w:rsidRDefault="00DD316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DD3169" w:rsidRPr="004A3E27" w:rsidRDefault="00DD316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DD3169" w:rsidRPr="004A3E27" w:rsidRDefault="00DD316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DD3169" w:rsidRDefault="00DD3169" w:rsidP="00704CAA">
      <w:pPr>
        <w:pStyle w:val="footnote"/>
      </w:pPr>
      <w:r>
        <w:rPr>
          <w:rStyle w:val="FootnoteReference"/>
        </w:rPr>
        <w:footnoteRef/>
      </w:r>
      <w:r>
        <w:t xml:space="preserve"> [JS] or “from age to age. So be it! So be it!”</w:t>
      </w:r>
    </w:p>
  </w:footnote>
  <w:footnote w:id="241">
    <w:p w14:paraId="3C5066F6" w14:textId="77777777" w:rsidR="00DD3169" w:rsidRPr="004A3E27" w:rsidRDefault="00DD316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DD3169" w:rsidRDefault="00DD3169" w:rsidP="00704CAA">
      <w:pPr>
        <w:pStyle w:val="footnote"/>
      </w:pPr>
      <w:r>
        <w:rPr>
          <w:rStyle w:val="FootnoteReference"/>
        </w:rPr>
        <w:footnoteRef/>
      </w:r>
      <w:r>
        <w:t xml:space="preserve"> [JS] or “thanksgiving”, or “thankful confession with praise”</w:t>
      </w:r>
    </w:p>
  </w:footnote>
  <w:footnote w:id="243">
    <w:p w14:paraId="2D0FDBB0" w14:textId="77777777" w:rsidR="00DD3169" w:rsidRDefault="00DD316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DD3169" w:rsidRDefault="00DD316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DD3169" w:rsidRDefault="00DD316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DD3169" w:rsidRDefault="00DD3169" w:rsidP="00704CAA">
      <w:pPr>
        <w:pStyle w:val="footnote"/>
      </w:pPr>
      <w:r>
        <w:rPr>
          <w:rStyle w:val="FootnoteReference"/>
        </w:rPr>
        <w:footnoteRef/>
      </w:r>
      <w:r>
        <w:t xml:space="preserve"> [JS] Fr. Lazarus has “dwelling”</w:t>
      </w:r>
    </w:p>
  </w:footnote>
  <w:footnote w:id="247">
    <w:p w14:paraId="4B4E6517"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DD3169" w:rsidRDefault="00DD316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DD3169" w:rsidRDefault="00DD316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DD3169" w:rsidRDefault="00DD3169" w:rsidP="00704CAA">
      <w:pPr>
        <w:pStyle w:val="footnote"/>
      </w:pPr>
      <w:r>
        <w:rPr>
          <w:rStyle w:val="FootnoteReference"/>
        </w:rPr>
        <w:footnoteRef/>
      </w:r>
      <w:r>
        <w:t xml:space="preserve"> [JS] or “presence”</w:t>
      </w:r>
    </w:p>
  </w:footnote>
  <w:footnote w:id="252">
    <w:p w14:paraId="74E86BCD" w14:textId="77777777" w:rsidR="00DD3169" w:rsidRDefault="00DD3169" w:rsidP="00704CAA">
      <w:pPr>
        <w:pStyle w:val="footnote"/>
      </w:pPr>
      <w:r>
        <w:rPr>
          <w:rStyle w:val="FootnoteReference"/>
        </w:rPr>
        <w:footnoteRef/>
      </w:r>
      <w:r>
        <w:t xml:space="preserve"> [JS] or “boast in” or “praise”</w:t>
      </w:r>
    </w:p>
  </w:footnote>
  <w:footnote w:id="253">
    <w:p w14:paraId="137C7CEE" w14:textId="77777777" w:rsidR="00DD3169" w:rsidRDefault="00DD3169" w:rsidP="00704CAA">
      <w:pPr>
        <w:pStyle w:val="footnote"/>
      </w:pPr>
      <w:r>
        <w:rPr>
          <w:rStyle w:val="FootnoteReference"/>
        </w:rPr>
        <w:footnoteRef/>
      </w:r>
      <w:r>
        <w:t xml:space="preserve"> [JS] or “give thanks to”, or “thankfully confess Your Name with praise”</w:t>
      </w:r>
    </w:p>
  </w:footnote>
  <w:footnote w:id="254">
    <w:p w14:paraId="29D167D7" w14:textId="77777777" w:rsidR="00DD3169" w:rsidRPr="004A3E27" w:rsidRDefault="00DD316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DD3169" w:rsidRPr="004A3E27" w:rsidRDefault="00DD316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DD3169" w:rsidRPr="004A3E27" w:rsidRDefault="00DD316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DD3169" w:rsidRDefault="00DD3169" w:rsidP="00704CAA">
      <w:pPr>
        <w:pStyle w:val="footnote"/>
      </w:pPr>
      <w:r>
        <w:rPr>
          <w:rStyle w:val="FootnoteReference"/>
        </w:rPr>
        <w:footnoteRef/>
      </w:r>
      <w:r>
        <w:t xml:space="preserve"> [JS] or “grace was poured out on Your lips”</w:t>
      </w:r>
    </w:p>
  </w:footnote>
  <w:footnote w:id="258">
    <w:p w14:paraId="0253CD4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DD3169" w:rsidRPr="004A3E27" w:rsidRDefault="00DD316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DD3169" w:rsidRPr="004A3E27" w:rsidRDefault="00DD316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DD3169" w:rsidRDefault="00DD316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DD3169" w:rsidRDefault="00DD3169" w:rsidP="00704CAA">
      <w:pPr>
        <w:pStyle w:val="footnote"/>
      </w:pPr>
      <w:r>
        <w:rPr>
          <w:rStyle w:val="FootnoteReference"/>
        </w:rPr>
        <w:footnoteRef/>
      </w:r>
      <w:r>
        <w:t xml:space="preserve"> [JS] literally “do obeisance”, i.e. “bow down to”</w:t>
      </w:r>
    </w:p>
  </w:footnote>
  <w:footnote w:id="263">
    <w:p w14:paraId="3A9D055B" w14:textId="77777777" w:rsidR="00DD3169" w:rsidRPr="004A3E27" w:rsidRDefault="00DD316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DD3169" w:rsidRPr="004A3E27" w:rsidRDefault="00DD3169" w:rsidP="00704CAA">
      <w:pPr>
        <w:pStyle w:val="footnote"/>
      </w:pPr>
      <w:r w:rsidRPr="004A3E27">
        <w:rPr>
          <w:rStyle w:val="FootnoteReference"/>
        </w:rPr>
        <w:footnoteRef/>
      </w:r>
      <w:r w:rsidRPr="004A3E27">
        <w:t xml:space="preserve"> Rev. 22:1.</w:t>
      </w:r>
    </w:p>
  </w:footnote>
  <w:footnote w:id="265">
    <w:p w14:paraId="0D981498" w14:textId="77777777" w:rsidR="00DD3169" w:rsidRDefault="00DD3169" w:rsidP="00704CAA">
      <w:pPr>
        <w:pStyle w:val="footnote"/>
      </w:pPr>
      <w:r>
        <w:rPr>
          <w:rStyle w:val="FootnoteReference"/>
        </w:rPr>
        <w:footnoteRef/>
      </w:r>
      <w:r>
        <w:t xml:space="preserve"> Fr. Lazarus has “dwelling-place”</w:t>
      </w:r>
    </w:p>
  </w:footnote>
  <w:footnote w:id="266">
    <w:p w14:paraId="1E5AC7FD" w14:textId="77777777" w:rsidR="00DD3169" w:rsidRDefault="00DD3169" w:rsidP="00704CAA">
      <w:pPr>
        <w:pStyle w:val="footnote"/>
      </w:pPr>
      <w:r>
        <w:rPr>
          <w:rStyle w:val="FootnoteReference"/>
        </w:rPr>
        <w:footnoteRef/>
      </w:r>
      <w:r>
        <w:t xml:space="preserve"> [JS] the city’s</w:t>
      </w:r>
    </w:p>
  </w:footnote>
  <w:footnote w:id="267">
    <w:p w14:paraId="1BB6F44D" w14:textId="77777777" w:rsidR="00DD3169" w:rsidRPr="004A3E27" w:rsidRDefault="00DD316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DD3169" w:rsidRPr="004A3E27" w:rsidRDefault="00DD316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DD3169" w:rsidRPr="004A3E27" w:rsidRDefault="00DD316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DD3169" w:rsidRPr="004A3E27" w:rsidRDefault="00DD316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DD3169" w:rsidRDefault="00DD3169" w:rsidP="00704CAA">
      <w:pPr>
        <w:pStyle w:val="footnote"/>
      </w:pPr>
      <w:r>
        <w:rPr>
          <w:rStyle w:val="FootnoteReference"/>
        </w:rPr>
        <w:footnoteRef/>
      </w:r>
      <w:r>
        <w:t xml:space="preserve"> [JS] or “beautifully situated”</w:t>
      </w:r>
    </w:p>
  </w:footnote>
  <w:footnote w:id="275">
    <w:p w14:paraId="54B46EEB" w14:textId="77777777" w:rsidR="00DD3169" w:rsidRPr="004A3E27" w:rsidRDefault="00DD316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DD3169" w:rsidRPr="004A3E27" w:rsidRDefault="00DD316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DD3169" w:rsidRDefault="00DD3169" w:rsidP="00704CAA">
      <w:pPr>
        <w:pStyle w:val="footnote"/>
      </w:pPr>
      <w:r>
        <w:rPr>
          <w:rStyle w:val="FootnoteReference"/>
        </w:rPr>
        <w:footnoteRef/>
      </w:r>
      <w:r>
        <w:t xml:space="preserve"> [JS] Fr. Lazarus adds “justice and right judgment” to “righteousness”</w:t>
      </w:r>
    </w:p>
  </w:footnote>
  <w:footnote w:id="279">
    <w:p w14:paraId="20C0E7EF" w14:textId="77777777" w:rsidR="00DD3169" w:rsidRPr="004A3E27" w:rsidRDefault="00DD316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DD3169" w:rsidRPr="004A3E27" w:rsidRDefault="00DD316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DD3169" w:rsidRDefault="00DD3169" w:rsidP="00704CAA">
      <w:pPr>
        <w:pStyle w:val="footnote"/>
      </w:pPr>
      <w:r>
        <w:rPr>
          <w:rStyle w:val="FootnoteReference"/>
        </w:rPr>
        <w:footnoteRef/>
      </w:r>
      <w:r>
        <w:t xml:space="preserve"> [JS] or “eternally”</w:t>
      </w:r>
    </w:p>
  </w:footnote>
  <w:footnote w:id="282">
    <w:p w14:paraId="29183457" w14:textId="77777777" w:rsidR="00DD3169" w:rsidRDefault="00DD316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DD3169" w:rsidRDefault="00DD3169" w:rsidP="00704CAA">
      <w:pPr>
        <w:pStyle w:val="footnote"/>
      </w:pPr>
      <w:r>
        <w:rPr>
          <w:rStyle w:val="FootnoteReference"/>
        </w:rPr>
        <w:footnoteRef/>
      </w:r>
      <w:r>
        <w:t xml:space="preserve"> [JS] or “workers of iniquity”</w:t>
      </w:r>
    </w:p>
  </w:footnote>
  <w:footnote w:id="284">
    <w:p w14:paraId="3726AE69" w14:textId="77777777" w:rsidR="00DD3169" w:rsidRPr="004A3E27" w:rsidRDefault="00DD316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DD3169" w:rsidRDefault="00DD3169" w:rsidP="00704CAA">
      <w:pPr>
        <w:pStyle w:val="footnote"/>
      </w:pPr>
      <w:r>
        <w:rPr>
          <w:rStyle w:val="FootnoteReference"/>
        </w:rPr>
        <w:footnoteRef/>
      </w:r>
      <w:r>
        <w:t xml:space="preserve"> [JS] or “ransom”</w:t>
      </w:r>
    </w:p>
  </w:footnote>
  <w:footnote w:id="286">
    <w:p w14:paraId="5DBB946B" w14:textId="77777777" w:rsidR="00DD3169" w:rsidRDefault="00DD3169" w:rsidP="00704CAA">
      <w:pPr>
        <w:pStyle w:val="footnote"/>
      </w:pPr>
      <w:r>
        <w:rPr>
          <w:rStyle w:val="FootnoteReference"/>
        </w:rPr>
        <w:footnoteRef/>
      </w:r>
      <w:r>
        <w:t xml:space="preserve"> [JS] or tabernacles.</w:t>
      </w:r>
    </w:p>
  </w:footnote>
  <w:footnote w:id="287">
    <w:p w14:paraId="0039C2F6" w14:textId="77777777" w:rsidR="00DD3169" w:rsidRDefault="00DD316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DD3169" w:rsidRDefault="00DD3169" w:rsidP="00704CAA">
      <w:pPr>
        <w:pStyle w:val="footnote"/>
      </w:pPr>
      <w:r>
        <w:rPr>
          <w:rStyle w:val="FootnoteReference"/>
        </w:rPr>
        <w:footnoteRef/>
      </w:r>
      <w:r>
        <w:t xml:space="preserve"> [JS] or “I will not find fault with your sacrifices”</w:t>
      </w:r>
    </w:p>
  </w:footnote>
  <w:footnote w:id="289">
    <w:p w14:paraId="68A8C08D" w14:textId="77777777" w:rsidR="00DD3169" w:rsidRPr="004A3E27" w:rsidRDefault="00DD316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DD3169" w:rsidRDefault="00DD3169" w:rsidP="00704CAA">
      <w:pPr>
        <w:pStyle w:val="footnote"/>
      </w:pPr>
      <w:r>
        <w:rPr>
          <w:rStyle w:val="FootnoteReference"/>
        </w:rPr>
        <w:footnoteRef/>
      </w:r>
      <w:r>
        <w:t xml:space="preserve"> [JS] [] found in Coptic</w:t>
      </w:r>
    </w:p>
  </w:footnote>
  <w:footnote w:id="291">
    <w:p w14:paraId="083DB491" w14:textId="77777777" w:rsidR="00DD3169" w:rsidRPr="004A3E27" w:rsidRDefault="00DD316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DD3169" w:rsidRDefault="00DD3169" w:rsidP="00704CAA">
      <w:pPr>
        <w:pStyle w:val="footnote"/>
      </w:pPr>
      <w:r>
        <w:rPr>
          <w:rStyle w:val="FootnoteReference"/>
        </w:rPr>
        <w:footnoteRef/>
      </w:r>
      <w:r>
        <w:t xml:space="preserve"> [JS] “showed me” or “made known to me”</w:t>
      </w:r>
    </w:p>
  </w:footnote>
  <w:footnote w:id="293">
    <w:p w14:paraId="6841512E" w14:textId="77777777" w:rsidR="00DD3169" w:rsidRPr="004A3E27" w:rsidRDefault="00DD316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DD3169" w:rsidRDefault="00DD3169" w:rsidP="00704CAA">
      <w:pPr>
        <w:pStyle w:val="footnote"/>
      </w:pPr>
      <w:r>
        <w:rPr>
          <w:rStyle w:val="FootnoteReference"/>
        </w:rPr>
        <w:footnoteRef/>
      </w:r>
      <w:r>
        <w:t xml:space="preserve"> [JS] literally “face”.</w:t>
      </w:r>
    </w:p>
  </w:footnote>
  <w:footnote w:id="295">
    <w:p w14:paraId="63BCC4B4" w14:textId="77777777" w:rsidR="00DD3169" w:rsidRDefault="00DD3169" w:rsidP="00704CAA">
      <w:pPr>
        <w:pStyle w:val="footnote"/>
      </w:pPr>
      <w:r>
        <w:rPr>
          <w:rStyle w:val="FootnoteReference"/>
        </w:rPr>
        <w:footnoteRef/>
      </w:r>
      <w:r>
        <w:t xml:space="preserve"> [JS] or “blood-guiltiness”</w:t>
      </w:r>
    </w:p>
  </w:footnote>
  <w:footnote w:id="296">
    <w:p w14:paraId="5BD3086D" w14:textId="77777777" w:rsidR="00DD3169" w:rsidRDefault="00DD3169" w:rsidP="00704CAA">
      <w:pPr>
        <w:pStyle w:val="footnote"/>
      </w:pPr>
      <w:r>
        <w:rPr>
          <w:rStyle w:val="FootnoteReference"/>
        </w:rPr>
        <w:footnoteRef/>
      </w:r>
      <w:r>
        <w:t xml:space="preserve"> [JS] or “gives thanks to,” or “thankfully confess You with praise”</w:t>
      </w:r>
    </w:p>
  </w:footnote>
  <w:footnote w:id="297">
    <w:p w14:paraId="49F73209" w14:textId="77777777" w:rsidR="00DD3169" w:rsidRPr="004A3E27" w:rsidRDefault="00DD316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DD3169" w:rsidRPr="004A3E27" w:rsidRDefault="00DD316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DD3169" w:rsidRDefault="00DD3169" w:rsidP="00704CAA">
      <w:pPr>
        <w:pStyle w:val="footnote"/>
      </w:pPr>
      <w:r>
        <w:rPr>
          <w:rStyle w:val="FootnoteReference"/>
        </w:rPr>
        <w:footnoteRef/>
      </w:r>
      <w:r>
        <w:t xml:space="preserve"> [JS] or “give thanks to You,” or “thankfully confess You with praise”</w:t>
      </w:r>
    </w:p>
  </w:footnote>
  <w:footnote w:id="300">
    <w:p w14:paraId="767368C4" w14:textId="77777777" w:rsidR="00DD3169" w:rsidRPr="004A3E27" w:rsidRDefault="00DD316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DD3169" w:rsidRPr="004A3E27" w:rsidRDefault="00DD3169" w:rsidP="00704CAA">
      <w:pPr>
        <w:pStyle w:val="footnote"/>
      </w:pPr>
      <w:r w:rsidRPr="004A3E27">
        <w:rPr>
          <w:rStyle w:val="FootnoteReference"/>
        </w:rPr>
        <w:footnoteRef/>
      </w:r>
      <w:r w:rsidRPr="004A3E27">
        <w:t xml:space="preserve"> Lk. 10:18; 2 Thess. 1:6.</w:t>
      </w:r>
    </w:p>
  </w:footnote>
  <w:footnote w:id="302">
    <w:p w14:paraId="10448F6D" w14:textId="77777777" w:rsidR="00DD3169" w:rsidRPr="004A3E27" w:rsidRDefault="00DD316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DD3169" w:rsidRDefault="00DD3169" w:rsidP="00704CAA">
      <w:pPr>
        <w:pStyle w:val="footnote"/>
      </w:pPr>
      <w:r>
        <w:rPr>
          <w:rStyle w:val="FootnoteReference"/>
        </w:rPr>
        <w:footnoteRef/>
      </w:r>
      <w:r>
        <w:t xml:space="preserve"> [JS] “it” refers to the iniquity and strife.</w:t>
      </w:r>
    </w:p>
  </w:footnote>
  <w:footnote w:id="304">
    <w:p w14:paraId="5BC02F63"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DD3169" w:rsidRDefault="00DD3169" w:rsidP="00704CAA">
      <w:pPr>
        <w:pStyle w:val="footnote"/>
      </w:pPr>
      <w:r>
        <w:rPr>
          <w:rStyle w:val="FootnoteReference"/>
        </w:rPr>
        <w:footnoteRef/>
      </w:r>
      <w:r>
        <w:t xml:space="preserve"> [JS] NETS omits “not”</w:t>
      </w:r>
    </w:p>
  </w:footnote>
  <w:footnote w:id="307">
    <w:p w14:paraId="586AA817" w14:textId="77777777" w:rsidR="00DD3169" w:rsidRPr="004A3E27" w:rsidRDefault="00DD316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DD3169" w:rsidRPr="004A3E27" w:rsidRDefault="00DD316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DD3169" w:rsidRDefault="00DD3169" w:rsidP="00704CAA">
      <w:pPr>
        <w:pStyle w:val="footnote"/>
      </w:pPr>
      <w:r>
        <w:rPr>
          <w:rStyle w:val="FootnoteReference"/>
        </w:rPr>
        <w:footnoteRef/>
      </w:r>
      <w:r>
        <w:t xml:space="preserve"> [JS] or “I will sing and praise,” or “I will sing and make music”</w:t>
      </w:r>
    </w:p>
  </w:footnote>
  <w:footnote w:id="310">
    <w:p w14:paraId="433EB3DE"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DD3169" w:rsidRDefault="00DD3169" w:rsidP="00704CAA">
      <w:pPr>
        <w:pStyle w:val="footnote"/>
      </w:pPr>
      <w:r>
        <w:rPr>
          <w:rStyle w:val="FootnoteReference"/>
        </w:rPr>
        <w:footnoteRef/>
      </w:r>
      <w:r>
        <w:t xml:space="preserve"> [JS] Coptic has “Name” in place of “mercy”.</w:t>
      </w:r>
    </w:p>
  </w:footnote>
  <w:footnote w:id="312">
    <w:p w14:paraId="7728F8E8" w14:textId="77777777" w:rsidR="00DD3169" w:rsidRPr="004A3E27" w:rsidRDefault="00DD316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DD3169" w:rsidRDefault="00DD3169" w:rsidP="00704CAA">
      <w:pPr>
        <w:pStyle w:val="footnote"/>
      </w:pPr>
      <w:r>
        <w:rPr>
          <w:rStyle w:val="FootnoteReference"/>
        </w:rPr>
        <w:footnoteRef/>
      </w:r>
      <w:r>
        <w:t xml:space="preserve"> [JS] or “the lawless,” or “those that do wickedness”</w:t>
      </w:r>
    </w:p>
  </w:footnote>
  <w:footnote w:id="314">
    <w:p w14:paraId="670E273A" w14:textId="77777777" w:rsidR="00DD3169" w:rsidRPr="004A3E27" w:rsidRDefault="00DD3169" w:rsidP="00704CAA">
      <w:pPr>
        <w:pStyle w:val="footnote"/>
      </w:pPr>
      <w:r w:rsidRPr="004A3E27">
        <w:rPr>
          <w:rStyle w:val="FootnoteReference"/>
        </w:rPr>
        <w:footnoteRef/>
      </w:r>
      <w:r w:rsidRPr="004A3E27">
        <w:t xml:space="preserve"> Mercy: love (Luke 10:37).</w:t>
      </w:r>
    </w:p>
  </w:footnote>
  <w:footnote w:id="315">
    <w:p w14:paraId="2503BB75" w14:textId="77777777" w:rsidR="00DD3169" w:rsidRPr="004A3E27" w:rsidRDefault="00DD316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DD3169" w:rsidRPr="004A3E27" w:rsidRDefault="00DD316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DD3169" w:rsidRPr="004A3E27" w:rsidRDefault="00DD316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DD3169" w:rsidRPr="004A3E27" w:rsidRDefault="00DD316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DD3169" w:rsidRDefault="00DD316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DD3169" w:rsidRPr="004A3E27" w:rsidRDefault="00DD316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DD3169" w:rsidRPr="004A3E27" w:rsidRDefault="00DD316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DD3169" w:rsidRDefault="00DD316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DD3169" w:rsidRPr="004A3E27" w:rsidRDefault="00DD3169" w:rsidP="00704CAA">
      <w:pPr>
        <w:pStyle w:val="footnote"/>
      </w:pPr>
      <w:r w:rsidRPr="004A3E27">
        <w:rPr>
          <w:rStyle w:val="FootnoteReference"/>
        </w:rPr>
        <w:footnoteRef/>
      </w:r>
      <w:r w:rsidRPr="004A3E27">
        <w:t xml:space="preserve"> Job. 33:14.</w:t>
      </w:r>
    </w:p>
  </w:footnote>
  <w:footnote w:id="324">
    <w:p w14:paraId="733C9AA0" w14:textId="77777777" w:rsidR="00DD3169" w:rsidRDefault="00DD316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DD3169" w:rsidRDefault="00DD3169" w:rsidP="00704CAA">
      <w:pPr>
        <w:pStyle w:val="footnote"/>
      </w:pPr>
      <w:r>
        <w:rPr>
          <w:rStyle w:val="FootnoteReference"/>
        </w:rPr>
        <w:footnoteRef/>
      </w:r>
      <w:r>
        <w:t xml:space="preserve"> [JS] literally, “holy place”</w:t>
      </w:r>
    </w:p>
  </w:footnote>
  <w:footnote w:id="326">
    <w:p w14:paraId="105BC1C0"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DD3169" w:rsidRDefault="00DD3169" w:rsidP="00704CAA">
      <w:pPr>
        <w:pStyle w:val="footnote"/>
      </w:pPr>
      <w:r>
        <w:rPr>
          <w:rStyle w:val="FootnoteReference"/>
        </w:rPr>
        <w:footnoteRef/>
      </w:r>
      <w:r>
        <w:t xml:space="preserve"> [JS] Fr. Athanasius’ translation from the Coptic has “shall glory”</w:t>
      </w:r>
    </w:p>
  </w:footnote>
  <w:footnote w:id="328">
    <w:p w14:paraId="397554C6" w14:textId="77777777" w:rsidR="00DD3169" w:rsidRDefault="00DD316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DD3169" w:rsidRDefault="00DD3169" w:rsidP="00704CAA">
      <w:pPr>
        <w:pStyle w:val="footnote"/>
      </w:pPr>
      <w:r>
        <w:rPr>
          <w:rStyle w:val="FootnoteReference"/>
        </w:rPr>
        <w:footnoteRef/>
      </w:r>
      <w:r>
        <w:t xml:space="preserve"> [] Found in Fr. Athanasius’ translation from the Coptic</w:t>
      </w:r>
    </w:p>
  </w:footnote>
  <w:footnote w:id="330">
    <w:p w14:paraId="2E69FFAD" w14:textId="77777777" w:rsidR="00DD3169" w:rsidRDefault="00DD3169" w:rsidP="00704CAA">
      <w:pPr>
        <w:pStyle w:val="footnote"/>
      </w:pPr>
      <w:r>
        <w:rPr>
          <w:rStyle w:val="FootnoteReference"/>
        </w:rPr>
        <w:footnoteRef/>
      </w:r>
      <w:r>
        <w:t xml:space="preserve"> [JS] [] found in Coptic, see Vespers of Pashons 20.</w:t>
      </w:r>
    </w:p>
  </w:footnote>
  <w:footnote w:id="331">
    <w:p w14:paraId="33825382"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DD3169" w:rsidRPr="004A3E27" w:rsidRDefault="00DD316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DD3169" w:rsidRDefault="00DD3169" w:rsidP="00704CAA">
      <w:pPr>
        <w:pStyle w:val="footnote"/>
      </w:pPr>
      <w:r>
        <w:rPr>
          <w:rStyle w:val="FootnoteReference"/>
        </w:rPr>
        <w:footnoteRef/>
      </w:r>
      <w:r>
        <w:t xml:space="preserve"> [JS] lit, “filled with fatness.”</w:t>
      </w:r>
    </w:p>
  </w:footnote>
  <w:footnote w:id="334">
    <w:p w14:paraId="461E1005"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DD3169" w:rsidRPr="004A3E27" w:rsidRDefault="00DD316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DD3169" w:rsidRPr="004A3E27" w:rsidRDefault="00DD316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DD3169" w:rsidRPr="004A3E27" w:rsidRDefault="00DD3169" w:rsidP="00704CAA">
      <w:pPr>
        <w:pStyle w:val="footnote"/>
      </w:pPr>
      <w:r w:rsidRPr="004A3E27">
        <w:rPr>
          <w:rStyle w:val="FootnoteReference"/>
        </w:rPr>
        <w:footnoteRef/>
      </w:r>
      <w:r w:rsidRPr="004A3E27">
        <w:t xml:space="preserve"> See footnote 62. &lt;2 previously&gt;</w:t>
      </w:r>
    </w:p>
  </w:footnote>
  <w:footnote w:id="338">
    <w:p w14:paraId="1020379C" w14:textId="77777777" w:rsidR="00DD3169" w:rsidRDefault="00DD3169" w:rsidP="00704CAA">
      <w:pPr>
        <w:pStyle w:val="footnote"/>
      </w:pPr>
      <w:r>
        <w:rPr>
          <w:rStyle w:val="FootnoteReference"/>
        </w:rPr>
        <w:footnoteRef/>
      </w:r>
      <w:r>
        <w:t xml:space="preserve"> [JS], “do obeisance”, i.e. prostrate, not just an attitude, but an act</w:t>
      </w:r>
    </w:p>
  </w:footnote>
  <w:footnote w:id="339">
    <w:p w14:paraId="3F0207F5" w14:textId="77777777" w:rsidR="00DD3169" w:rsidRPr="004A3E27" w:rsidRDefault="00DD316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DD3169" w:rsidRPr="004A3E27" w:rsidRDefault="00DD316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DD3169" w:rsidRDefault="00DD3169" w:rsidP="00704CAA">
      <w:pPr>
        <w:pStyle w:val="footnote"/>
      </w:pPr>
      <w:r>
        <w:rPr>
          <w:rStyle w:val="FootnoteReference"/>
        </w:rPr>
        <w:footnoteRef/>
      </w:r>
      <w:r>
        <w:t xml:space="preserve"> [JS] Fr. Lazarus has, “for”</w:t>
      </w:r>
    </w:p>
  </w:footnote>
  <w:footnote w:id="342">
    <w:p w14:paraId="7332204F" w14:textId="77777777" w:rsidR="00DD3169" w:rsidRPr="004A3E27" w:rsidRDefault="00DD316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DD3169" w:rsidRPr="004A3E27" w:rsidRDefault="00DD316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DD3169" w:rsidRPr="004A3E27" w:rsidRDefault="00DD316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DD3169" w:rsidRDefault="00DD3169" w:rsidP="00704CAA">
      <w:pPr>
        <w:pStyle w:val="footnote"/>
      </w:pPr>
      <w:r>
        <w:rPr>
          <w:rStyle w:val="FootnoteReference"/>
        </w:rPr>
        <w:footnoteRef/>
      </w:r>
      <w:r>
        <w:t xml:space="preserve"> [JS] or “give thanks to You” or “thankfully confess You with praise”</w:t>
      </w:r>
    </w:p>
  </w:footnote>
  <w:footnote w:id="347">
    <w:p w14:paraId="10E8EE46" w14:textId="77777777" w:rsidR="00DD3169" w:rsidRDefault="00DD316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DD3169" w:rsidRPr="004A3E27" w:rsidRDefault="00DD316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DD3169" w:rsidRPr="004A3E27" w:rsidRDefault="00DD316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DD3169" w:rsidRPr="004A3E27" w:rsidRDefault="00DD316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DD3169" w:rsidRDefault="00DD3169" w:rsidP="00704CAA">
      <w:pPr>
        <w:pStyle w:val="footnote"/>
      </w:pPr>
      <w:r>
        <w:rPr>
          <w:rStyle w:val="FootnoteReference"/>
        </w:rPr>
        <w:footnoteRef/>
      </w:r>
      <w:r>
        <w:t xml:space="preserve"> [JS] literally, “before the face of”</w:t>
      </w:r>
    </w:p>
  </w:footnote>
  <w:footnote w:id="352">
    <w:p w14:paraId="102533E3" w14:textId="77777777" w:rsidR="00DD3169" w:rsidRPr="004A3E27" w:rsidRDefault="00DD316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DD3169" w:rsidRDefault="00DD3169" w:rsidP="00704CAA">
      <w:pPr>
        <w:pStyle w:val="footnote"/>
      </w:pPr>
      <w:r>
        <w:rPr>
          <w:rStyle w:val="FootnoteReference"/>
        </w:rPr>
        <w:footnoteRef/>
      </w:r>
      <w:r>
        <w:t xml:space="preserve"> [JS] literally “hosts”</w:t>
      </w:r>
    </w:p>
  </w:footnote>
  <w:footnote w:id="354">
    <w:p w14:paraId="1B31F91F" w14:textId="77777777" w:rsidR="00DD3169" w:rsidRDefault="00DD316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DD3169" w:rsidRDefault="00DD3169" w:rsidP="00704CAA">
      <w:pPr>
        <w:pStyle w:val="footnote"/>
      </w:pPr>
      <w:r>
        <w:rPr>
          <w:rStyle w:val="FootnoteReference"/>
        </w:rPr>
        <w:footnoteRef/>
      </w:r>
      <w:r>
        <w:t xml:space="preserve"> [JS] literally, “ten-thousand fold”</w:t>
      </w:r>
    </w:p>
  </w:footnote>
  <w:footnote w:id="357">
    <w:p w14:paraId="475823DF" w14:textId="77777777" w:rsidR="00DD3169" w:rsidRDefault="00DD316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DD3169" w:rsidRDefault="00DD316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DD3169" w:rsidRDefault="00DD3169" w:rsidP="00704CAA">
      <w:pPr>
        <w:pStyle w:val="footnote"/>
      </w:pPr>
      <w:r>
        <w:rPr>
          <w:rStyle w:val="FootnoteReference"/>
        </w:rPr>
        <w:footnoteRef/>
      </w:r>
      <w:r>
        <w:t xml:space="preserve"> [JS] “assemblies” or “congregations”</w:t>
      </w:r>
    </w:p>
  </w:footnote>
  <w:footnote w:id="361">
    <w:p w14:paraId="291850C2" w14:textId="77777777" w:rsidR="00DD3169" w:rsidRPr="004A3E27" w:rsidRDefault="00DD316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DD3169" w:rsidRDefault="00DD316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DD3169" w:rsidRPr="004A3E27" w:rsidRDefault="00DD316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DD3169" w:rsidRDefault="00DD3169" w:rsidP="00704CAA">
      <w:pPr>
        <w:pStyle w:val="footnote"/>
      </w:pPr>
      <w:r>
        <w:rPr>
          <w:rStyle w:val="FootnoteReference"/>
        </w:rPr>
        <w:footnoteRef/>
      </w:r>
      <w:r>
        <w:t xml:space="preserve"> [JS] Coptic has “mire of death”. See the Ninth Hour of Great Friday.</w:t>
      </w:r>
    </w:p>
  </w:footnote>
  <w:footnote w:id="365">
    <w:p w14:paraId="24447BAC" w14:textId="77777777" w:rsidR="00DD3169" w:rsidRPr="004A3E27" w:rsidRDefault="00DD316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DD3169" w:rsidRPr="004A3E27" w:rsidRDefault="00DD316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DD3169" w:rsidRPr="004A3E27" w:rsidRDefault="00DD3169" w:rsidP="00704CAA">
      <w:pPr>
        <w:pStyle w:val="footnote"/>
      </w:pPr>
      <w:r w:rsidRPr="004A3E27">
        <w:rPr>
          <w:rStyle w:val="FootnoteReference"/>
        </w:rPr>
        <w:footnoteRef/>
      </w:r>
      <w:r w:rsidRPr="004A3E27">
        <w:t xml:space="preserve"> Mk. 15:29; Jn. 2:17; Rom. 15:3.</w:t>
      </w:r>
    </w:p>
  </w:footnote>
  <w:footnote w:id="368">
    <w:p w14:paraId="22B19FA9" w14:textId="77777777" w:rsidR="00DD3169" w:rsidRPr="004A3E27" w:rsidRDefault="00DD3169" w:rsidP="00704CAA">
      <w:pPr>
        <w:pStyle w:val="footnote"/>
      </w:pPr>
      <w:r w:rsidRPr="004A3E27">
        <w:rPr>
          <w:rStyle w:val="FootnoteReference"/>
        </w:rPr>
        <w:footnoteRef/>
      </w:r>
      <w:r w:rsidRPr="004A3E27">
        <w:t xml:space="preserve"> The elders and chief priests.</w:t>
      </w:r>
    </w:p>
  </w:footnote>
  <w:footnote w:id="369">
    <w:p w14:paraId="1346C83A" w14:textId="77777777" w:rsidR="00DD3169" w:rsidRPr="004A3E27" w:rsidRDefault="00DD316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DD3169" w:rsidRDefault="00DD316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DD3169" w:rsidRPr="004A3E27" w:rsidRDefault="00DD3169" w:rsidP="00704CAA">
      <w:pPr>
        <w:pStyle w:val="footnote"/>
      </w:pPr>
      <w:r w:rsidRPr="004A3E27">
        <w:rPr>
          <w:rStyle w:val="FootnoteReference"/>
        </w:rPr>
        <w:footnoteRef/>
      </w:r>
      <w:r w:rsidRPr="004A3E27">
        <w:t xml:space="preserve"> Mt. 16:21; Mk. 8:31.</w:t>
      </w:r>
    </w:p>
  </w:footnote>
  <w:footnote w:id="372">
    <w:p w14:paraId="1283807F" w14:textId="77777777" w:rsidR="00DD3169" w:rsidRPr="004A3E27" w:rsidRDefault="00DD3169" w:rsidP="00704CAA">
      <w:pPr>
        <w:pStyle w:val="footnote"/>
      </w:pPr>
      <w:r w:rsidRPr="004A3E27">
        <w:rPr>
          <w:rStyle w:val="FootnoteReference"/>
        </w:rPr>
        <w:footnoteRef/>
      </w:r>
      <w:r w:rsidRPr="004A3E27">
        <w:t xml:space="preserve"> Mt. 27:34.</w:t>
      </w:r>
    </w:p>
  </w:footnote>
  <w:footnote w:id="373">
    <w:p w14:paraId="59E554A3" w14:textId="77777777" w:rsidR="00DD3169" w:rsidRPr="004A3E27" w:rsidRDefault="00DD316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DD3169" w:rsidRPr="004A3E27" w:rsidRDefault="00DD316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DD3169" w:rsidRDefault="00DD316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DD3169" w:rsidRPr="004A3E27" w:rsidRDefault="00DD316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DD3169" w:rsidRDefault="00DD316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DD3169" w:rsidRPr="004A3E27" w:rsidRDefault="00DD316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DD3169" w:rsidRDefault="00DD3169" w:rsidP="00704CAA">
      <w:pPr>
        <w:pStyle w:val="footnote"/>
      </w:pPr>
      <w:r>
        <w:rPr>
          <w:rStyle w:val="FootnoteReference"/>
        </w:rPr>
        <w:footnoteRef/>
      </w:r>
      <w:r>
        <w:t xml:space="preserve"> [JS] literally, “arm”.</w:t>
      </w:r>
    </w:p>
  </w:footnote>
  <w:footnote w:id="381">
    <w:p w14:paraId="6A96DAD6" w14:textId="77777777" w:rsidR="00DD3169" w:rsidRPr="004A3E27" w:rsidRDefault="00DD3169" w:rsidP="00704CAA">
      <w:pPr>
        <w:pStyle w:val="footnote"/>
      </w:pPr>
      <w:r w:rsidRPr="004A3E27">
        <w:rPr>
          <w:rStyle w:val="FootnoteReference"/>
        </w:rPr>
        <w:footnoteRef/>
      </w:r>
      <w:r w:rsidRPr="004A3E27">
        <w:t xml:space="preserve"> Ephes. 3:10; 4:8.</w:t>
      </w:r>
    </w:p>
  </w:footnote>
  <w:footnote w:id="382">
    <w:p w14:paraId="3856467E" w14:textId="77777777" w:rsidR="00DD3169" w:rsidRDefault="00DD316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DD3169" w:rsidRPr="004A3E27" w:rsidRDefault="00DD316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DD3169" w:rsidRPr="004A3E27" w:rsidRDefault="00DD316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DD3169" w:rsidRDefault="00DD3169" w:rsidP="00704CAA">
      <w:pPr>
        <w:pStyle w:val="footnote"/>
      </w:pPr>
      <w:r>
        <w:rPr>
          <w:rStyle w:val="FootnoteReference"/>
        </w:rPr>
        <w:footnoteRef/>
      </w:r>
      <w:r>
        <w:t xml:space="preserve"> [JS] literally “He will judge the poor of the people.”</w:t>
      </w:r>
    </w:p>
  </w:footnote>
  <w:footnote w:id="386">
    <w:p w14:paraId="5CB4BFD0" w14:textId="77777777" w:rsidR="00DD3169" w:rsidRPr="004A3E27" w:rsidRDefault="00DD316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DD3169" w:rsidRPr="004A3E27" w:rsidRDefault="00DD3169" w:rsidP="00704CAA">
      <w:pPr>
        <w:pStyle w:val="footnote"/>
      </w:pPr>
      <w:r w:rsidRPr="004A3E27">
        <w:rPr>
          <w:rStyle w:val="FootnoteReference"/>
        </w:rPr>
        <w:footnoteRef/>
      </w:r>
      <w:r w:rsidRPr="004A3E27">
        <w:t xml:space="preserve"> Rivers: Tigris and Euphrates.</w:t>
      </w:r>
    </w:p>
  </w:footnote>
  <w:footnote w:id="388">
    <w:p w14:paraId="40EFD021"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DD3169" w:rsidRDefault="00DD316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DD3169" w:rsidRPr="004A3E27" w:rsidRDefault="00DD316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DD3169" w:rsidRDefault="00DD3169" w:rsidP="00704CAA">
      <w:pPr>
        <w:pStyle w:val="footnote"/>
      </w:pPr>
      <w:r>
        <w:rPr>
          <w:rStyle w:val="FootnoteReference"/>
        </w:rPr>
        <w:footnoteRef/>
      </w:r>
      <w:r>
        <w:t xml:space="preserve"> [JS] Fr. Athanasius has, “all nations shall glorify Him.</w:t>
      </w:r>
    </w:p>
  </w:footnote>
  <w:footnote w:id="393">
    <w:p w14:paraId="266FC831" w14:textId="77777777" w:rsidR="00DD3169" w:rsidRDefault="00DD3169" w:rsidP="00704CAA">
      <w:pPr>
        <w:pStyle w:val="footnote"/>
      </w:pPr>
      <w:r>
        <w:rPr>
          <w:rStyle w:val="FootnoteReference"/>
        </w:rPr>
        <w:footnoteRef/>
      </w:r>
      <w:r>
        <w:t xml:space="preserve"> [JS] found in Copitc. See the First Hour of Monday of Holy Week.</w:t>
      </w:r>
    </w:p>
  </w:footnote>
  <w:footnote w:id="394">
    <w:p w14:paraId="295FC4E3" w14:textId="77777777" w:rsidR="00DD3169" w:rsidRDefault="00DD3169" w:rsidP="00704CAA">
      <w:pPr>
        <w:pStyle w:val="footnote"/>
      </w:pPr>
      <w:r>
        <w:rPr>
          <w:rStyle w:val="FootnoteReference"/>
        </w:rPr>
        <w:footnoteRef/>
      </w:r>
      <w:r>
        <w:t xml:space="preserve"> [JS] or, “So be it! So be it!”</w:t>
      </w:r>
    </w:p>
  </w:footnote>
  <w:footnote w:id="395">
    <w:p w14:paraId="5A10FE12" w14:textId="77777777" w:rsidR="00DD3169" w:rsidRPr="004A3E27" w:rsidRDefault="00DD316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DD3169" w:rsidRPr="004A3E27" w:rsidRDefault="00DD316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DD3169" w:rsidRPr="004A3E27" w:rsidRDefault="00DD3169" w:rsidP="00704CAA">
      <w:pPr>
        <w:pStyle w:val="footnote"/>
      </w:pPr>
      <w:r w:rsidRPr="004A3E27">
        <w:tab/>
        <w:t>For them there are no pains;</w:t>
      </w:r>
    </w:p>
    <w:p w14:paraId="329CF061" w14:textId="77777777" w:rsidR="00DD3169" w:rsidRPr="004A3E27" w:rsidRDefault="00DD3169" w:rsidP="00704CAA">
      <w:pPr>
        <w:pStyle w:val="footnote"/>
      </w:pPr>
      <w:r w:rsidRPr="004A3E27">
        <w:tab/>
        <w:t>fit and strong are their bodies.</w:t>
      </w:r>
    </w:p>
  </w:footnote>
  <w:footnote w:id="397">
    <w:p w14:paraId="49BE7CC0" w14:textId="77777777" w:rsidR="00DD3169" w:rsidRPr="004A3E27" w:rsidRDefault="00DD316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DD3169" w:rsidRPr="004A3E27" w:rsidRDefault="00DD316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DD3169" w:rsidRPr="004A3E27" w:rsidRDefault="00DD316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DD3169" w:rsidRPr="004A3E27" w:rsidRDefault="00DD316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DD3169" w:rsidRPr="004A3E27" w:rsidRDefault="00DD316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DD3169" w:rsidRPr="004A3E27" w:rsidRDefault="00DD316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DD3169" w:rsidRPr="004A3E27" w:rsidRDefault="00DD316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DD3169" w:rsidRDefault="00DD316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DD3169" w:rsidRDefault="00DD3169" w:rsidP="00704CAA">
      <w:pPr>
        <w:pStyle w:val="footnote"/>
      </w:pPr>
      <w:r>
        <w:rPr>
          <w:rStyle w:val="FootnoteReference"/>
        </w:rPr>
        <w:footnoteRef/>
      </w:r>
      <w:r>
        <w:t xml:space="preserve"> [JS] or emblems.</w:t>
      </w:r>
    </w:p>
  </w:footnote>
  <w:footnote w:id="406">
    <w:p w14:paraId="3520D724" w14:textId="77777777" w:rsidR="00DD3169" w:rsidRPr="004A3E27" w:rsidRDefault="00DD316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DD3169" w:rsidRPr="004A3E27" w:rsidRDefault="00DD316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DD3169" w:rsidRPr="004A3E27" w:rsidRDefault="00DD316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DD3169" w:rsidRPr="005B2E82" w:rsidRDefault="00DD316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DD3169" w:rsidRDefault="00DD3169" w:rsidP="00704CAA">
      <w:pPr>
        <w:pStyle w:val="footnote"/>
      </w:pPr>
      <w:r>
        <w:rPr>
          <w:rStyle w:val="FootnoteReference"/>
        </w:rPr>
        <w:footnoteRef/>
      </w:r>
      <w:r>
        <w:t xml:space="preserve"> [JS] or “give thanks to You” or “thankfully confess you with praise”</w:t>
      </w:r>
    </w:p>
  </w:footnote>
  <w:footnote w:id="411">
    <w:p w14:paraId="3CA113B3" w14:textId="77777777" w:rsidR="00DD3169" w:rsidRDefault="00DD316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DD3169" w:rsidRDefault="00DD3169" w:rsidP="00704CAA">
      <w:pPr>
        <w:pStyle w:val="footnote"/>
      </w:pPr>
      <w:r>
        <w:rPr>
          <w:rStyle w:val="FootnoteReference"/>
        </w:rPr>
        <w:footnoteRef/>
      </w:r>
      <w:r>
        <w:t xml:space="preserve"> [JS] literally “horn”, here and below.</w:t>
      </w:r>
    </w:p>
  </w:footnote>
  <w:footnote w:id="413">
    <w:p w14:paraId="0BE9BC7E"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DD3169" w:rsidRPr="004A3E27" w:rsidRDefault="00DD316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DD3169" w:rsidRPr="004A3E27" w:rsidRDefault="00DD316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DD3169" w:rsidRPr="004A3E27" w:rsidRDefault="00DD316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DD3169" w:rsidRDefault="00DD316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DD3169" w:rsidRDefault="00DD3169" w:rsidP="00704CAA">
      <w:pPr>
        <w:pStyle w:val="footnote"/>
      </w:pPr>
      <w:r>
        <w:rPr>
          <w:rStyle w:val="FootnoteReference"/>
        </w:rPr>
        <w:footnoteRef/>
      </w:r>
      <w:r>
        <w:t xml:space="preserve"> [JS] literally, “their voice”</w:t>
      </w:r>
    </w:p>
  </w:footnote>
  <w:footnote w:id="420">
    <w:p w14:paraId="5681D4C4" w14:textId="77777777" w:rsidR="00DD3169" w:rsidRDefault="00DD3169" w:rsidP="00704CAA">
      <w:pPr>
        <w:pStyle w:val="footnote"/>
      </w:pPr>
      <w:r>
        <w:rPr>
          <w:rStyle w:val="FootnoteReference"/>
        </w:rPr>
        <w:footnoteRef/>
      </w:r>
      <w:r>
        <w:t xml:space="preserve"> [JS] literally, “arrows”</w:t>
      </w:r>
    </w:p>
  </w:footnote>
  <w:footnote w:id="421">
    <w:p w14:paraId="4DCC51CC" w14:textId="77777777" w:rsidR="00DD3169" w:rsidRDefault="00DD3169" w:rsidP="00704CAA">
      <w:pPr>
        <w:pStyle w:val="footnote"/>
      </w:pPr>
      <w:r>
        <w:rPr>
          <w:rStyle w:val="FootnoteReference"/>
        </w:rPr>
        <w:footnoteRef/>
      </w:r>
      <w:r>
        <w:t xml:space="preserve"> [JS] literally, “voice”</w:t>
      </w:r>
    </w:p>
  </w:footnote>
  <w:footnote w:id="422">
    <w:p w14:paraId="326ADCD9" w14:textId="77777777" w:rsidR="00DD3169" w:rsidRDefault="00DD316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DD3169" w:rsidRDefault="00DD316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DD3169" w:rsidRDefault="00DD3169" w:rsidP="00704CAA">
      <w:pPr>
        <w:pStyle w:val="footnote"/>
      </w:pPr>
      <w:r>
        <w:tab/>
        <w:t>‘I will speak My mind in parables,</w:t>
      </w:r>
    </w:p>
    <w:p w14:paraId="2B8A9AE4" w14:textId="77777777" w:rsidR="00DD3169" w:rsidRDefault="00DD3169" w:rsidP="00704CAA">
      <w:pPr>
        <w:pStyle w:val="footnote"/>
      </w:pPr>
      <w:r>
        <w:tab/>
        <w:t>divulge secrets hidden since creation’ (cf. Rev. 3:14).</w:t>
      </w:r>
    </w:p>
  </w:footnote>
  <w:footnote w:id="424">
    <w:p w14:paraId="7F64F145" w14:textId="77777777" w:rsidR="00DD3169" w:rsidRDefault="00DD316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DD3169" w:rsidRDefault="00DD3169" w:rsidP="00704CAA">
      <w:pPr>
        <w:pStyle w:val="footnote"/>
      </w:pPr>
      <w:r>
        <w:rPr>
          <w:rStyle w:val="FootnoteReference"/>
        </w:rPr>
        <w:footnoteRef/>
      </w:r>
      <w:r>
        <w:t xml:space="preserve"> Ephraim = Israel (cf. Hos. 7; Num. 14; 1 Sam. 4).</w:t>
      </w:r>
    </w:p>
  </w:footnote>
  <w:footnote w:id="426">
    <w:p w14:paraId="42FDB028" w14:textId="77777777" w:rsidR="00DD3169" w:rsidRDefault="00DD3169" w:rsidP="00704CAA">
      <w:pPr>
        <w:pStyle w:val="footnote"/>
      </w:pPr>
      <w:r>
        <w:rPr>
          <w:rStyle w:val="FootnoteReference"/>
        </w:rPr>
        <w:footnoteRef/>
      </w:r>
      <w:r>
        <w:t xml:space="preserve"> [JS] literally, “a waterless land”</w:t>
      </w:r>
    </w:p>
  </w:footnote>
  <w:footnote w:id="427">
    <w:p w14:paraId="195BD616" w14:textId="77777777" w:rsidR="00DD3169" w:rsidRDefault="00DD316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DD3169" w:rsidRDefault="00DD3169" w:rsidP="00704CAA">
      <w:pPr>
        <w:pStyle w:val="footnote"/>
      </w:pPr>
      <w:r>
        <w:rPr>
          <w:rStyle w:val="FootnoteReference"/>
        </w:rPr>
        <w:footnoteRef/>
      </w:r>
      <w:r>
        <w:t xml:space="preserve"> He deferred giving them the promised food and the Promised Land.</w:t>
      </w:r>
    </w:p>
  </w:footnote>
  <w:footnote w:id="429">
    <w:p w14:paraId="3009B475" w14:textId="77777777" w:rsidR="00DD3169" w:rsidRDefault="00DD316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DD3169" w:rsidRDefault="00DD3169" w:rsidP="00704CAA">
      <w:pPr>
        <w:pStyle w:val="footnote"/>
      </w:pPr>
      <w:r>
        <w:rPr>
          <w:rStyle w:val="FootnoteReference"/>
        </w:rPr>
        <w:footnoteRef/>
      </w:r>
      <w:r>
        <w:t xml:space="preserve"> [JS] Fr. Lazarus has “recovered from wine”</w:t>
      </w:r>
    </w:p>
  </w:footnote>
  <w:footnote w:id="431">
    <w:p w14:paraId="223B11C9" w14:textId="77777777" w:rsidR="00DD3169" w:rsidRDefault="00DD316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DD3169" w:rsidRDefault="00DD316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DD3169" w:rsidRDefault="00DD3169" w:rsidP="00704CAA">
      <w:pPr>
        <w:pStyle w:val="footnote"/>
      </w:pPr>
      <w:r>
        <w:rPr>
          <w:rStyle w:val="FootnoteReference"/>
        </w:rPr>
        <w:footnoteRef/>
      </w:r>
      <w:r>
        <w:t xml:space="preserve"> John 15.</w:t>
      </w:r>
    </w:p>
  </w:footnote>
  <w:footnote w:id="434">
    <w:p w14:paraId="2C8E5EE9" w14:textId="77777777" w:rsidR="00DD3169" w:rsidRDefault="00DD3169" w:rsidP="00704CAA">
      <w:pPr>
        <w:pStyle w:val="footnote"/>
      </w:pPr>
      <w:r>
        <w:rPr>
          <w:rStyle w:val="FootnoteReference"/>
        </w:rPr>
        <w:footnoteRef/>
      </w:r>
      <w:r>
        <w:t xml:space="preserve"> Joseph = Israel (Gen. 40:23; 48:15; Amos 6:6).</w:t>
      </w:r>
    </w:p>
  </w:footnote>
  <w:footnote w:id="435">
    <w:p w14:paraId="6CDBD594" w14:textId="77777777" w:rsidR="00DD3169" w:rsidRDefault="00DD3169" w:rsidP="00704CAA">
      <w:pPr>
        <w:pStyle w:val="footnote"/>
      </w:pPr>
      <w:r>
        <w:rPr>
          <w:rStyle w:val="FootnoteReference"/>
        </w:rPr>
        <w:footnoteRef/>
      </w:r>
      <w:r>
        <w:t xml:space="preserve"> 2 Sam. 6:2 (LXX).</w:t>
      </w:r>
    </w:p>
  </w:footnote>
  <w:footnote w:id="436">
    <w:p w14:paraId="489D83CE" w14:textId="77777777" w:rsidR="00DD3169" w:rsidRDefault="00DD3169" w:rsidP="00704CAA">
      <w:pPr>
        <w:pStyle w:val="footnote"/>
      </w:pPr>
      <w:r>
        <w:rPr>
          <w:rStyle w:val="FootnoteReference"/>
        </w:rPr>
        <w:footnoteRef/>
      </w:r>
      <w:r>
        <w:t xml:space="preserve"> [JS] or “appear” or “reveal Yourself”</w:t>
      </w:r>
    </w:p>
  </w:footnote>
  <w:footnote w:id="437">
    <w:p w14:paraId="5DD6452F" w14:textId="77777777" w:rsidR="00DD3169" w:rsidRDefault="00DD3169" w:rsidP="00704CAA">
      <w:pPr>
        <w:pStyle w:val="footnote"/>
      </w:pPr>
      <w:r>
        <w:rPr>
          <w:rStyle w:val="FootnoteReference"/>
        </w:rPr>
        <w:footnoteRef/>
      </w:r>
      <w:r>
        <w:t xml:space="preserve"> [JS] or “reveal Your face”.</w:t>
      </w:r>
    </w:p>
  </w:footnote>
  <w:footnote w:id="438">
    <w:p w14:paraId="002903A1" w14:textId="77777777" w:rsidR="00DD3169" w:rsidRDefault="00DD316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DD3169" w:rsidRDefault="00DD316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DD3169" w:rsidRDefault="00DD3169" w:rsidP="00704CAA">
      <w:pPr>
        <w:pStyle w:val="footnote"/>
      </w:pPr>
      <w:r>
        <w:rPr>
          <w:rStyle w:val="FootnoteReference"/>
        </w:rPr>
        <w:footnoteRef/>
      </w:r>
      <w:r>
        <w:t xml:space="preserve"> ‘What tongue? The voice of God’ (St Athanasius).</w:t>
      </w:r>
    </w:p>
  </w:footnote>
  <w:footnote w:id="441">
    <w:p w14:paraId="5A843CA9" w14:textId="77777777" w:rsidR="00DD3169" w:rsidRDefault="00DD3169" w:rsidP="00704CAA">
      <w:pPr>
        <w:pStyle w:val="footnote"/>
      </w:pPr>
      <w:r>
        <w:rPr>
          <w:rStyle w:val="FootnoteReference"/>
        </w:rPr>
        <w:footnoteRef/>
      </w:r>
      <w:r>
        <w:t xml:space="preserve"> Exodus 9:23; 19:16.</w:t>
      </w:r>
    </w:p>
  </w:footnote>
  <w:footnote w:id="442">
    <w:p w14:paraId="1E18146F" w14:textId="77777777" w:rsidR="00DD3169" w:rsidRDefault="00DD316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DD3169" w:rsidRDefault="00DD316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DD3169" w:rsidRDefault="00DD3169" w:rsidP="00704CAA">
      <w:pPr>
        <w:pStyle w:val="footnote"/>
      </w:pPr>
      <w:r>
        <w:rPr>
          <w:rStyle w:val="FootnoteReference"/>
        </w:rPr>
        <w:footnoteRef/>
      </w:r>
      <w:r>
        <w:t xml:space="preserve"> </w:t>
      </w:r>
      <w:r>
        <w:rPr>
          <w:i/>
        </w:rPr>
        <w:t>See the previous footnote</w:t>
      </w:r>
      <w:r>
        <w:t>.</w:t>
      </w:r>
    </w:p>
  </w:footnote>
  <w:footnote w:id="445">
    <w:p w14:paraId="1105B361" w14:textId="77777777" w:rsidR="00DD3169" w:rsidRDefault="00DD3169" w:rsidP="00704CAA">
      <w:pPr>
        <w:pStyle w:val="footnote"/>
      </w:pPr>
      <w:r>
        <w:rPr>
          <w:rStyle w:val="FootnoteReference"/>
        </w:rPr>
        <w:footnoteRef/>
      </w:r>
      <w:r>
        <w:t xml:space="preserve"> Cf. Isaiah 36:6; 2 Chron. 32:8; 1 Tim. 6:17; Ps. 74:4; Gal. 2:9; 1 Sam. 2:8.</w:t>
      </w:r>
    </w:p>
  </w:footnote>
  <w:footnote w:id="446">
    <w:p w14:paraId="22BF4FA1" w14:textId="77777777" w:rsidR="00DD3169" w:rsidRDefault="00DD3169" w:rsidP="00704CAA">
      <w:pPr>
        <w:pStyle w:val="footnote"/>
      </w:pPr>
      <w:r>
        <w:rPr>
          <w:rStyle w:val="FootnoteReference"/>
        </w:rPr>
        <w:footnoteRef/>
      </w:r>
      <w:r>
        <w:t xml:space="preserve"> John 10:34-36.</w:t>
      </w:r>
    </w:p>
  </w:footnote>
  <w:footnote w:id="447">
    <w:p w14:paraId="205EA097" w14:textId="77777777" w:rsidR="00DD3169" w:rsidRDefault="00DD3169" w:rsidP="00704CAA">
      <w:pPr>
        <w:pStyle w:val="footnote"/>
      </w:pPr>
      <w:r>
        <w:rPr>
          <w:rStyle w:val="FootnoteReference"/>
        </w:rPr>
        <w:footnoteRef/>
      </w:r>
      <w:r>
        <w:t xml:space="preserve"> This prayer is already answered (John 3:18; 9:39; 12:31; Acts 17:31).</w:t>
      </w:r>
    </w:p>
  </w:footnote>
  <w:footnote w:id="448">
    <w:p w14:paraId="6943972C" w14:textId="77777777" w:rsidR="00DD3169" w:rsidRDefault="00DD316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DD3169" w:rsidRDefault="00DD3169" w:rsidP="00704CAA">
      <w:pPr>
        <w:pStyle w:val="footnote"/>
      </w:pPr>
      <w:r>
        <w:rPr>
          <w:rStyle w:val="FootnoteReference"/>
        </w:rPr>
        <w:footnoteRef/>
      </w:r>
      <w:r>
        <w:t xml:space="preserve"> Man has made a mess of the earth (Gen. 3; Isaiah 24:4-6 etc.)</w:t>
      </w:r>
    </w:p>
  </w:footnote>
  <w:footnote w:id="450">
    <w:p w14:paraId="0AFEFBC6" w14:textId="77777777" w:rsidR="00DD3169" w:rsidRDefault="00DD3169" w:rsidP="00704CAA">
      <w:pPr>
        <w:pStyle w:val="footnote"/>
      </w:pPr>
      <w:r>
        <w:rPr>
          <w:rStyle w:val="FootnoteReference"/>
        </w:rPr>
        <w:footnoteRef/>
      </w:r>
      <w:r>
        <w:t xml:space="preserve"> [JS] or “anointed”</w:t>
      </w:r>
    </w:p>
  </w:footnote>
  <w:footnote w:id="451">
    <w:p w14:paraId="730D978B" w14:textId="77777777" w:rsidR="00DD3169" w:rsidRDefault="00DD3169" w:rsidP="00704CAA">
      <w:pPr>
        <w:pStyle w:val="footnote"/>
      </w:pPr>
      <w:r>
        <w:rPr>
          <w:rStyle w:val="FootnoteReference"/>
        </w:rPr>
        <w:footnoteRef/>
      </w:r>
      <w:r>
        <w:t xml:space="preserve"> Cf. Lk. 13:25; Mk. 4:11; Col. 4:5; Rev. 22:15.</w:t>
      </w:r>
    </w:p>
  </w:footnote>
  <w:footnote w:id="452">
    <w:p w14:paraId="6B7BADAC" w14:textId="77777777" w:rsidR="00DD3169" w:rsidRDefault="00DD3169" w:rsidP="00704CAA">
      <w:pPr>
        <w:pStyle w:val="footnote"/>
      </w:pPr>
      <w:r>
        <w:rPr>
          <w:rStyle w:val="FootnoteReference"/>
        </w:rPr>
        <w:footnoteRef/>
      </w:r>
      <w:r>
        <w:t xml:space="preserve"> [JS] or “transgressions”</w:t>
      </w:r>
    </w:p>
  </w:footnote>
  <w:footnote w:id="453">
    <w:p w14:paraId="02C29B32" w14:textId="77777777" w:rsidR="00DD3169" w:rsidRDefault="00DD316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DD3169" w:rsidRDefault="00DD3169" w:rsidP="00704CAA">
      <w:pPr>
        <w:pStyle w:val="footnote"/>
      </w:pPr>
      <w:r>
        <w:rPr>
          <w:rStyle w:val="FootnoteReference"/>
        </w:rPr>
        <w:footnoteRef/>
      </w:r>
      <w:r>
        <w:t xml:space="preserve"> [JS] Fr. Lazarus has, “convert us”</w:t>
      </w:r>
    </w:p>
  </w:footnote>
  <w:footnote w:id="455">
    <w:p w14:paraId="6C5AEC7E" w14:textId="77777777" w:rsidR="00DD3169" w:rsidRDefault="00DD3169" w:rsidP="00704CAA">
      <w:pPr>
        <w:pStyle w:val="footnote"/>
      </w:pPr>
      <w:r>
        <w:rPr>
          <w:rStyle w:val="FootnoteReference"/>
        </w:rPr>
        <w:footnoteRef/>
      </w:r>
      <w:r>
        <w:t xml:space="preserve"> [JS] or “sprouted”</w:t>
      </w:r>
    </w:p>
  </w:footnote>
  <w:footnote w:id="456">
    <w:p w14:paraId="772F8ED6" w14:textId="77777777" w:rsidR="00DD3169" w:rsidRDefault="00DD3169" w:rsidP="00704CAA">
      <w:pPr>
        <w:pStyle w:val="footnote"/>
      </w:pPr>
      <w:r>
        <w:rPr>
          <w:rStyle w:val="FootnoteReference"/>
        </w:rPr>
        <w:footnoteRef/>
      </w:r>
      <w:r>
        <w:t xml:space="preserve"> holy: cf. 1 Cor. 3:16,17; 6:15-19; Heb. 3:1; 12:10; 1 Pet. 1:15,16; 2 Pet. 1-4.</w:t>
      </w:r>
    </w:p>
  </w:footnote>
  <w:footnote w:id="457">
    <w:p w14:paraId="7687ABB0" w14:textId="77777777" w:rsidR="00DD3169" w:rsidRDefault="00DD316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DD3169" w:rsidRDefault="00DD3169" w:rsidP="00704CAA">
      <w:pPr>
        <w:pStyle w:val="footnote"/>
      </w:pPr>
      <w:r>
        <w:rPr>
          <w:rStyle w:val="FootnoteReference"/>
        </w:rPr>
        <w:footnoteRef/>
      </w:r>
      <w:r>
        <w:t xml:space="preserve"> [JS] literally, “voice”</w:t>
      </w:r>
    </w:p>
  </w:footnote>
  <w:footnote w:id="459">
    <w:p w14:paraId="1EA6A25D" w14:textId="77777777" w:rsidR="00DD3169" w:rsidRDefault="00DD3169" w:rsidP="00704CAA">
      <w:pPr>
        <w:pStyle w:val="footnote"/>
      </w:pPr>
      <w:r>
        <w:rPr>
          <w:rStyle w:val="FootnoteReference"/>
        </w:rPr>
        <w:footnoteRef/>
      </w:r>
      <w:r>
        <w:t xml:space="preserve"> [JS] Literally, “do obeisance”, i.e. physically bow down</w:t>
      </w:r>
    </w:p>
  </w:footnote>
  <w:footnote w:id="460">
    <w:p w14:paraId="79AF8739" w14:textId="77777777" w:rsidR="00DD3169" w:rsidRDefault="00DD3169" w:rsidP="00704CAA">
      <w:pPr>
        <w:pStyle w:val="footnote"/>
      </w:pPr>
      <w:r>
        <w:rPr>
          <w:rStyle w:val="FootnoteReference"/>
        </w:rPr>
        <w:footnoteRef/>
      </w:r>
      <w:r>
        <w:t xml:space="preserve"> ‘The song of the Lamb.’ (Rev. 15:3-5; John 12:32).</w:t>
      </w:r>
    </w:p>
  </w:footnote>
  <w:footnote w:id="461">
    <w:p w14:paraId="5DE393CF"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DD3169" w:rsidRDefault="00DD3169" w:rsidP="00704CAA">
      <w:pPr>
        <w:pStyle w:val="footnote"/>
      </w:pPr>
      <w:r>
        <w:rPr>
          <w:rStyle w:val="FootnoteReference"/>
        </w:rPr>
        <w:footnoteRef/>
      </w:r>
      <w:r>
        <w:t xml:space="preserve"> [JS] or “lawless”</w:t>
      </w:r>
    </w:p>
  </w:footnote>
  <w:footnote w:id="463">
    <w:p w14:paraId="695890BF" w14:textId="77777777" w:rsidR="00DD3169" w:rsidRDefault="00DD3169" w:rsidP="00704CAA">
      <w:pPr>
        <w:pStyle w:val="footnote"/>
      </w:pPr>
      <w:r>
        <w:rPr>
          <w:rStyle w:val="FootnoteReference"/>
        </w:rPr>
        <w:footnoteRef/>
      </w:r>
      <w:r>
        <w:t xml:space="preserve"> [JS] Or, “band”, “gathering”, or “synagogue”</w:t>
      </w:r>
    </w:p>
  </w:footnote>
  <w:footnote w:id="464">
    <w:p w14:paraId="05B5D585" w14:textId="77777777" w:rsidR="00DD3169" w:rsidRDefault="00DD316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DD3169" w:rsidRDefault="00DD316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DD3169" w:rsidRDefault="00DD316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DD3169" w:rsidRDefault="00DD3169" w:rsidP="00704CAA">
      <w:pPr>
        <w:pStyle w:val="footnote"/>
      </w:pPr>
      <w:r>
        <w:rPr>
          <w:rStyle w:val="FootnoteReference"/>
        </w:rPr>
        <w:footnoteRef/>
      </w:r>
      <w:r>
        <w:t xml:space="preserve"> [JS] or “Mother Zion will say,”</w:t>
      </w:r>
    </w:p>
  </w:footnote>
  <w:footnote w:id="468">
    <w:p w14:paraId="60FDE590" w14:textId="77777777" w:rsidR="00DD3169" w:rsidRDefault="00DD3169" w:rsidP="00704CAA">
      <w:pPr>
        <w:pStyle w:val="footnote"/>
      </w:pPr>
      <w:r>
        <w:rPr>
          <w:rStyle w:val="FootnoteReference"/>
        </w:rPr>
        <w:footnoteRef/>
      </w:r>
      <w:r>
        <w:t xml:space="preserve"> [JS] Coptic has, “that a man and a man dwelt in her”</w:t>
      </w:r>
    </w:p>
  </w:footnote>
  <w:footnote w:id="469">
    <w:p w14:paraId="075CB45C" w14:textId="77777777" w:rsidR="00DD3169" w:rsidRDefault="00DD3169" w:rsidP="00704CAA">
      <w:pPr>
        <w:pStyle w:val="footnote"/>
      </w:pPr>
      <w:r>
        <w:rPr>
          <w:rStyle w:val="FootnoteReference"/>
        </w:rPr>
        <w:footnoteRef/>
      </w:r>
      <w:r>
        <w:t xml:space="preserve"> [JS] Coptic has, “established her forever”</w:t>
      </w:r>
    </w:p>
  </w:footnote>
  <w:footnote w:id="470">
    <w:p w14:paraId="0A7FE83F" w14:textId="77777777" w:rsidR="00DD3169" w:rsidRDefault="00DD316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DD3169" w:rsidRDefault="00DD3169" w:rsidP="00704CAA">
      <w:pPr>
        <w:pStyle w:val="footnote"/>
      </w:pPr>
      <w:r>
        <w:rPr>
          <w:rStyle w:val="FootnoteReference"/>
        </w:rPr>
        <w:footnoteRef/>
      </w:r>
      <w:r>
        <w:t xml:space="preserve"> [JS] or, “corpses”</w:t>
      </w:r>
    </w:p>
  </w:footnote>
  <w:footnote w:id="472">
    <w:p w14:paraId="7DD478BE" w14:textId="77777777" w:rsidR="00DD3169" w:rsidRDefault="00DD316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DD3169" w:rsidRDefault="00DD3169" w:rsidP="00704CAA">
      <w:pPr>
        <w:pStyle w:val="footnote"/>
      </w:pPr>
      <w:r>
        <w:rPr>
          <w:rStyle w:val="FootnoteReference"/>
        </w:rPr>
        <w:footnoteRef/>
      </w:r>
      <w:r>
        <w:t xml:space="preserve"> [JS] or “billows”</w:t>
      </w:r>
    </w:p>
  </w:footnote>
  <w:footnote w:id="474">
    <w:p w14:paraId="4F89E6C8" w14:textId="77777777" w:rsidR="00DD3169" w:rsidRDefault="00DD3169" w:rsidP="00704CAA">
      <w:pPr>
        <w:pStyle w:val="footnote"/>
      </w:pPr>
      <w:r>
        <w:rPr>
          <w:rStyle w:val="FootnoteReference"/>
        </w:rPr>
        <w:footnoteRef/>
      </w:r>
      <w:r>
        <w:t xml:space="preserve"> [JS] “they” refers to “the dead”, not to “physicians”</w:t>
      </w:r>
    </w:p>
  </w:footnote>
  <w:footnote w:id="475">
    <w:p w14:paraId="78676E81" w14:textId="77777777" w:rsidR="00DD3169" w:rsidRDefault="00DD316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DD3169" w:rsidRDefault="00DD316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DD3169" w:rsidRDefault="00DD316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DD3169" w:rsidRDefault="00DD316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DD3169" w:rsidRDefault="00DD316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DD3169" w:rsidRDefault="00DD3169" w:rsidP="00704CAA">
      <w:pPr>
        <w:pStyle w:val="footnote"/>
      </w:pPr>
      <w:r>
        <w:rPr>
          <w:rStyle w:val="FootnoteReference"/>
        </w:rPr>
        <w:footnoteRef/>
      </w:r>
      <w:r>
        <w:t xml:space="preserve"> [JS] Fr. Lazarus has, “for an eternal reign”</w:t>
      </w:r>
    </w:p>
  </w:footnote>
  <w:footnote w:id="481">
    <w:p w14:paraId="3116D8E7" w14:textId="77777777" w:rsidR="00DD3169" w:rsidRDefault="00DD3169" w:rsidP="00704CAA">
      <w:pPr>
        <w:pStyle w:val="footnote"/>
      </w:pPr>
      <w:r>
        <w:rPr>
          <w:rStyle w:val="FootnoteReference"/>
        </w:rPr>
        <w:footnoteRef/>
      </w:r>
      <w:r>
        <w:t xml:space="preserve"> [JS] Fr. Lazarus has, “for all generations.”</w:t>
      </w:r>
    </w:p>
  </w:footnote>
  <w:footnote w:id="482">
    <w:p w14:paraId="548BF35A" w14:textId="77777777" w:rsidR="00DD3169" w:rsidRDefault="00DD316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DD3169" w:rsidRDefault="00DD3169" w:rsidP="00704CAA">
      <w:pPr>
        <w:pStyle w:val="footnote"/>
      </w:pPr>
      <w:r>
        <w:rPr>
          <w:rStyle w:val="FootnoteReference"/>
        </w:rPr>
        <w:footnoteRef/>
      </w:r>
      <w:r>
        <w:t xml:space="preserve"> [JS] literally, “an assembly of holy ones”</w:t>
      </w:r>
    </w:p>
  </w:footnote>
  <w:footnote w:id="484">
    <w:p w14:paraId="60A7E0F2" w14:textId="77777777" w:rsidR="00DD3169" w:rsidRDefault="00DD316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DD3169" w:rsidRDefault="00DD3169" w:rsidP="00704CAA">
      <w:pPr>
        <w:pStyle w:val="footnote"/>
      </w:pPr>
      <w:r>
        <w:rPr>
          <w:rStyle w:val="FootnoteReference"/>
        </w:rPr>
        <w:footnoteRef/>
      </w:r>
      <w:r>
        <w:t xml:space="preserve"> [JS] OSB inserts “wind” here.</w:t>
      </w:r>
    </w:p>
  </w:footnote>
  <w:footnote w:id="486">
    <w:p w14:paraId="3B727BCB" w14:textId="77777777" w:rsidR="00DD3169" w:rsidRDefault="00DD316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DD3169" w:rsidRDefault="00DD3169" w:rsidP="00704CAA">
      <w:pPr>
        <w:pStyle w:val="footnote"/>
      </w:pPr>
      <w:r>
        <w:rPr>
          <w:rStyle w:val="FootnoteReference"/>
        </w:rPr>
        <w:footnoteRef/>
      </w:r>
      <w:r>
        <w:t xml:space="preserve"> [JS] Fr. Lazarus has, “will pave the way for Your presence”</w:t>
      </w:r>
    </w:p>
  </w:footnote>
  <w:footnote w:id="488">
    <w:p w14:paraId="5BF9199A" w14:textId="77777777" w:rsidR="00DD3169" w:rsidRDefault="00DD3169" w:rsidP="00704CAA">
      <w:pPr>
        <w:pStyle w:val="footnote"/>
      </w:pPr>
      <w:r>
        <w:rPr>
          <w:rStyle w:val="FootnoteReference"/>
        </w:rPr>
        <w:footnoteRef/>
      </w:r>
      <w:r>
        <w:t xml:space="preserve"> [JS] or “face”</w:t>
      </w:r>
    </w:p>
  </w:footnote>
  <w:footnote w:id="489">
    <w:p w14:paraId="7E5822A0" w14:textId="77777777" w:rsidR="00DD3169" w:rsidRDefault="00DD3169" w:rsidP="00704CAA">
      <w:pPr>
        <w:pStyle w:val="footnote"/>
      </w:pPr>
      <w:r>
        <w:rPr>
          <w:rStyle w:val="FootnoteReference"/>
        </w:rPr>
        <w:footnoteRef/>
      </w:r>
      <w:r>
        <w:t xml:space="preserve"> [JS] Fr. Lazrus has “we are raised to power”</w:t>
      </w:r>
    </w:p>
  </w:footnote>
  <w:footnote w:id="490">
    <w:p w14:paraId="163553BB" w14:textId="77777777" w:rsidR="00DD3169" w:rsidRDefault="00DD3169" w:rsidP="00704CAA">
      <w:pPr>
        <w:pStyle w:val="footnote"/>
      </w:pPr>
      <w:r>
        <w:rPr>
          <w:rStyle w:val="FootnoteReference"/>
        </w:rPr>
        <w:footnoteRef/>
      </w:r>
      <w:r>
        <w:t xml:space="preserve"> Cf. 2 Samuel 7:4-17; 1 Chron. 17:3-14.</w:t>
      </w:r>
    </w:p>
  </w:footnote>
  <w:footnote w:id="491">
    <w:p w14:paraId="16D9ED4D" w14:textId="77777777" w:rsidR="00DD3169" w:rsidRDefault="00DD3169" w:rsidP="00704CAA">
      <w:pPr>
        <w:pStyle w:val="footnote"/>
      </w:pPr>
      <w:r>
        <w:rPr>
          <w:rStyle w:val="FootnoteReference"/>
        </w:rPr>
        <w:footnoteRef/>
      </w:r>
      <w:r>
        <w:t xml:space="preserve"> [JS] or “lawlessness,” or “transgression</w:t>
      </w:r>
    </w:p>
  </w:footnote>
  <w:footnote w:id="492">
    <w:p w14:paraId="41715793" w14:textId="77777777" w:rsidR="00DD3169" w:rsidRDefault="00DD3169" w:rsidP="00704CAA">
      <w:pPr>
        <w:pStyle w:val="footnote"/>
      </w:pPr>
      <w:r>
        <w:rPr>
          <w:rStyle w:val="FootnoteReference"/>
        </w:rPr>
        <w:footnoteRef/>
      </w:r>
      <w:r>
        <w:t xml:space="preserve"> [JS] Coptic has “faithfulness”. See Matins of Mesori 3</w:t>
      </w:r>
    </w:p>
  </w:footnote>
  <w:footnote w:id="493">
    <w:p w14:paraId="34396983" w14:textId="77777777" w:rsidR="00DD3169" w:rsidRDefault="00DD3169" w:rsidP="00704CAA">
      <w:pPr>
        <w:pStyle w:val="footnote"/>
      </w:pPr>
      <w:r>
        <w:rPr>
          <w:rStyle w:val="FootnoteReference"/>
        </w:rPr>
        <w:footnoteRef/>
      </w:r>
      <w:r>
        <w:t xml:space="preserve"> [JS] literally, “his horn will be exalted”</w:t>
      </w:r>
    </w:p>
  </w:footnote>
  <w:footnote w:id="494">
    <w:p w14:paraId="19918888" w14:textId="77777777" w:rsidR="00DD3169" w:rsidRDefault="00DD3169" w:rsidP="00704CAA">
      <w:pPr>
        <w:pStyle w:val="footnote"/>
      </w:pPr>
      <w:r>
        <w:rPr>
          <w:rStyle w:val="FootnoteReference"/>
        </w:rPr>
        <w:footnoteRef/>
      </w:r>
      <w:r>
        <w:t xml:space="preserve"> [JS] Fr. Lazarus has, “I will extend his power over the sea”</w:t>
      </w:r>
    </w:p>
  </w:footnote>
  <w:footnote w:id="495">
    <w:p w14:paraId="7F2F76E2" w14:textId="77777777" w:rsidR="00DD3169" w:rsidRDefault="00DD316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DD3169" w:rsidRDefault="00DD3169" w:rsidP="00704CAA">
      <w:pPr>
        <w:pStyle w:val="footnote"/>
      </w:pPr>
      <w:r>
        <w:rPr>
          <w:rStyle w:val="FootnoteReference"/>
        </w:rPr>
        <w:footnoteRef/>
      </w:r>
      <w:r>
        <w:t xml:space="preserve"> [JS] Fr. Lazarus renders this, “dynasty”</w:t>
      </w:r>
    </w:p>
  </w:footnote>
  <w:footnote w:id="497">
    <w:p w14:paraId="61ED5D37" w14:textId="77777777" w:rsidR="00DD3169" w:rsidRDefault="00DD316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DD3169" w:rsidRDefault="00DD3169" w:rsidP="00704CAA">
      <w:pPr>
        <w:pStyle w:val="footnote"/>
      </w:pPr>
      <w:r>
        <w:rPr>
          <w:rStyle w:val="FootnoteReference"/>
        </w:rPr>
        <w:footnoteRef/>
      </w:r>
      <w:r>
        <w:t xml:space="preserve"> [JS] or “in my holy place”</w:t>
      </w:r>
    </w:p>
  </w:footnote>
  <w:footnote w:id="499">
    <w:p w14:paraId="18E1B778" w14:textId="77777777" w:rsidR="00DD3169" w:rsidRDefault="00DD3169" w:rsidP="00704CAA">
      <w:pPr>
        <w:pStyle w:val="footnote"/>
      </w:pPr>
      <w:r>
        <w:rPr>
          <w:rStyle w:val="FootnoteReference"/>
        </w:rPr>
        <w:footnoteRef/>
      </w:r>
      <w:r>
        <w:t xml:space="preserve"> Rev. 1:5; 3:14.</w:t>
      </w:r>
    </w:p>
  </w:footnote>
  <w:footnote w:id="500">
    <w:p w14:paraId="26484220" w14:textId="77777777" w:rsidR="00DD3169" w:rsidRDefault="00DD3169" w:rsidP="00704CAA">
      <w:pPr>
        <w:pStyle w:val="footnote"/>
      </w:pPr>
      <w:r>
        <w:rPr>
          <w:rStyle w:val="FootnoteReference"/>
        </w:rPr>
        <w:footnoteRef/>
      </w:r>
      <w:r>
        <w:t xml:space="preserve"> [JS] “anointed”</w:t>
      </w:r>
    </w:p>
  </w:footnote>
  <w:footnote w:id="501">
    <w:p w14:paraId="3D1D7CB3" w14:textId="77777777" w:rsidR="00DD3169" w:rsidRDefault="00DD316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DD3169" w:rsidRDefault="00DD3169" w:rsidP="00704CAA">
      <w:pPr>
        <w:pStyle w:val="footnote"/>
      </w:pPr>
      <w:r>
        <w:rPr>
          <w:rStyle w:val="FootnoteReference"/>
        </w:rPr>
        <w:footnoteRef/>
      </w:r>
      <w:r>
        <w:t xml:space="preserve"> [JS] “So be it! So be it!” or “May it be! May it be!”</w:t>
      </w:r>
    </w:p>
  </w:footnote>
  <w:footnote w:id="503">
    <w:p w14:paraId="1DFAAF0B" w14:textId="77777777" w:rsidR="00DD3169" w:rsidRDefault="00DD3169" w:rsidP="00704CAA">
      <w:pPr>
        <w:pStyle w:val="footnote"/>
      </w:pPr>
      <w:r>
        <w:rPr>
          <w:rStyle w:val="FootnoteReference"/>
        </w:rPr>
        <w:footnoteRef/>
      </w:r>
      <w:r>
        <w:t xml:space="preserve"> [JS] or “expired”</w:t>
      </w:r>
    </w:p>
  </w:footnote>
  <w:footnote w:id="504">
    <w:p w14:paraId="3519F2D7" w14:textId="77777777" w:rsidR="00DD3169" w:rsidRDefault="00DD316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DD3169" w:rsidRDefault="00DD3169" w:rsidP="00704CAA">
      <w:pPr>
        <w:pStyle w:val="footnote"/>
      </w:pPr>
      <w:r>
        <w:rPr>
          <w:rStyle w:val="FootnoteReference"/>
        </w:rPr>
        <w:footnoteRef/>
      </w:r>
      <w:r>
        <w:t xml:space="preserve"> [JS] or “chastened”</w:t>
      </w:r>
    </w:p>
  </w:footnote>
  <w:footnote w:id="506">
    <w:p w14:paraId="136CB596" w14:textId="77777777" w:rsidR="00DD3169" w:rsidRDefault="00DD316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DD3169" w:rsidRDefault="00DD3169" w:rsidP="00704CAA">
      <w:pPr>
        <w:pStyle w:val="footnote"/>
      </w:pPr>
      <w:r>
        <w:rPr>
          <w:rStyle w:val="FootnoteReference"/>
        </w:rPr>
        <w:footnoteRef/>
      </w:r>
      <w:r>
        <w:t xml:space="preserve"> That is, in the Kingdom (1 Cor. 4:20).</w:t>
      </w:r>
    </w:p>
  </w:footnote>
  <w:footnote w:id="508">
    <w:p w14:paraId="3FAA8ED9" w14:textId="77777777" w:rsidR="00DD3169" w:rsidRDefault="00DD316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DD3169" w:rsidRDefault="00DD3169" w:rsidP="00704CAA">
      <w:pPr>
        <w:pStyle w:val="footnote"/>
      </w:pPr>
      <w:r>
        <w:rPr>
          <w:rStyle w:val="FootnoteReference"/>
        </w:rPr>
        <w:footnoteRef/>
      </w:r>
      <w:r>
        <w:t xml:space="preserve"> [JS] Coptic may mean “bruise” rather than “trample”</w:t>
      </w:r>
    </w:p>
  </w:footnote>
  <w:footnote w:id="510">
    <w:p w14:paraId="103E3D32" w14:textId="77777777" w:rsidR="00DD3169" w:rsidRDefault="00DD316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DD3169" w:rsidRDefault="00DD316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DD3169" w:rsidRDefault="00DD3169" w:rsidP="00704CAA">
      <w:pPr>
        <w:pStyle w:val="footnote"/>
      </w:pPr>
      <w:r>
        <w:rPr>
          <w:rStyle w:val="FootnoteReference"/>
        </w:rPr>
        <w:footnoteRef/>
      </w:r>
      <w:r>
        <w:t xml:space="preserve"> [JS] Or “ode”</w:t>
      </w:r>
    </w:p>
  </w:footnote>
  <w:footnote w:id="513">
    <w:p w14:paraId="5D1C882B" w14:textId="77777777" w:rsidR="00DD3169" w:rsidRDefault="00DD3169" w:rsidP="00704CAA">
      <w:pPr>
        <w:pStyle w:val="footnote"/>
      </w:pPr>
      <w:r>
        <w:rPr>
          <w:rStyle w:val="FootnoteReference"/>
        </w:rPr>
        <w:footnoteRef/>
      </w:r>
      <w:r>
        <w:t xml:space="preserve"> [JS] or “forever and ever.”</w:t>
      </w:r>
    </w:p>
  </w:footnote>
  <w:footnote w:id="514">
    <w:p w14:paraId="2AA0B0FD" w14:textId="77777777" w:rsidR="00DD3169" w:rsidRDefault="00DD3169" w:rsidP="00704CAA">
      <w:pPr>
        <w:pStyle w:val="footnote"/>
      </w:pPr>
      <w:r>
        <w:rPr>
          <w:rStyle w:val="FootnoteReference"/>
        </w:rPr>
        <w:footnoteRef/>
      </w:r>
      <w:r>
        <w:t xml:space="preserve"> [JS] literally, “And my horn will be exalted like a unicorn’s”</w:t>
      </w:r>
    </w:p>
  </w:footnote>
  <w:footnote w:id="515">
    <w:p w14:paraId="71B2ABCE" w14:textId="77777777" w:rsidR="00DD3169" w:rsidRDefault="00DD316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DD3169" w:rsidRDefault="00DD316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DD3169" w:rsidRDefault="00DD3169" w:rsidP="00704CAA">
      <w:pPr>
        <w:pStyle w:val="footnote"/>
      </w:pPr>
      <w:r>
        <w:rPr>
          <w:rStyle w:val="FootnoteReference"/>
        </w:rPr>
        <w:footnoteRef/>
      </w:r>
      <w:r>
        <w:t xml:space="preserve"> [JS] literally “still increase”</w:t>
      </w:r>
    </w:p>
  </w:footnote>
  <w:footnote w:id="518">
    <w:p w14:paraId="74BF88EE" w14:textId="77777777" w:rsidR="00DD3169" w:rsidRDefault="00DD3169" w:rsidP="00704CAA">
      <w:pPr>
        <w:pStyle w:val="footnote"/>
      </w:pPr>
      <w:r>
        <w:rPr>
          <w:rStyle w:val="FootnoteReference"/>
        </w:rPr>
        <w:footnoteRef/>
      </w:r>
      <w:r>
        <w:t xml:space="preserve"> [JS] literally, “rich” or “prosperous”</w:t>
      </w:r>
    </w:p>
  </w:footnote>
  <w:footnote w:id="519">
    <w:p w14:paraId="72F50134" w14:textId="77777777" w:rsidR="00DD3169" w:rsidRDefault="00DD3169" w:rsidP="00704CAA">
      <w:pPr>
        <w:pStyle w:val="footnote"/>
      </w:pPr>
      <w:r>
        <w:rPr>
          <w:rStyle w:val="FootnoteReference"/>
        </w:rPr>
        <w:footnoteRef/>
      </w:r>
      <w:r>
        <w:t xml:space="preserve"> John 7:38.</w:t>
      </w:r>
    </w:p>
  </w:footnote>
  <w:footnote w:id="520">
    <w:p w14:paraId="3C3C13B7" w14:textId="77777777" w:rsidR="00DD3169" w:rsidRDefault="00DD3169" w:rsidP="00704CAA">
      <w:pPr>
        <w:pStyle w:val="footnote"/>
      </w:pPr>
      <w:r>
        <w:rPr>
          <w:rStyle w:val="FootnoteReference"/>
        </w:rPr>
        <w:footnoteRef/>
      </w:r>
      <w:r>
        <w:t xml:space="preserve"> Coptic has “it” here, and “beauty” in place of majesty.</w:t>
      </w:r>
    </w:p>
  </w:footnote>
  <w:footnote w:id="521">
    <w:p w14:paraId="67CD15A4" w14:textId="77777777" w:rsidR="00DD3169" w:rsidRDefault="00DD316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DD3169" w:rsidRDefault="00DD3169" w:rsidP="00704CAA">
      <w:pPr>
        <w:pStyle w:val="footnote"/>
      </w:pPr>
      <w:r>
        <w:rPr>
          <w:rStyle w:val="FootnoteReference"/>
        </w:rPr>
        <w:footnoteRef/>
      </w:r>
      <w:r>
        <w:t xml:space="preserve"> [JS] or “forever”</w:t>
      </w:r>
    </w:p>
  </w:footnote>
  <w:footnote w:id="523">
    <w:p w14:paraId="1BA5F6CF" w14:textId="77777777" w:rsidR="00DD3169" w:rsidRDefault="00DD316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DD3169" w:rsidRDefault="00DD3169" w:rsidP="00704CAA">
      <w:pPr>
        <w:pStyle w:val="footnote"/>
      </w:pPr>
      <w:r>
        <w:rPr>
          <w:rStyle w:val="FootnoteReference"/>
        </w:rPr>
        <w:footnoteRef/>
      </w:r>
      <w:r>
        <w:t xml:space="preserve"> [JS] resident alien</w:t>
      </w:r>
    </w:p>
  </w:footnote>
  <w:footnote w:id="525">
    <w:p w14:paraId="40C8740A" w14:textId="77777777" w:rsidR="00DD3169" w:rsidRDefault="00DD3169" w:rsidP="00704CAA">
      <w:pPr>
        <w:pStyle w:val="footnote"/>
      </w:pPr>
      <w:r>
        <w:rPr>
          <w:rStyle w:val="FootnoteReference"/>
        </w:rPr>
        <w:footnoteRef/>
      </w:r>
      <w:r>
        <w:t xml:space="preserve"> Cf. 1 Cor. 3:20, ‘The Lord knows the thoughts of the wise…’</w:t>
      </w:r>
    </w:p>
  </w:footnote>
  <w:footnote w:id="526">
    <w:p w14:paraId="65188B7B" w14:textId="77777777" w:rsidR="00DD3169" w:rsidRDefault="00DD3169" w:rsidP="00704CAA">
      <w:pPr>
        <w:pStyle w:val="footnote"/>
      </w:pPr>
      <w:r>
        <w:rPr>
          <w:rStyle w:val="FootnoteReference"/>
        </w:rPr>
        <w:footnoteRef/>
      </w:r>
      <w:r>
        <w:t xml:space="preserve"> [JS] or “lawless,” or “the throne of iniquity”</w:t>
      </w:r>
    </w:p>
  </w:footnote>
  <w:footnote w:id="527">
    <w:p w14:paraId="79ABE471" w14:textId="77777777" w:rsidR="00DD3169" w:rsidRDefault="00DD3169" w:rsidP="00704CAA">
      <w:pPr>
        <w:pStyle w:val="footnote"/>
      </w:pPr>
      <w:r>
        <w:rPr>
          <w:rStyle w:val="FootnoteReference"/>
        </w:rPr>
        <w:footnoteRef/>
      </w:r>
      <w:r>
        <w:t xml:space="preserve"> [JS] i.e. presence</w:t>
      </w:r>
    </w:p>
  </w:footnote>
  <w:footnote w:id="528">
    <w:p w14:paraId="5267BF6E" w14:textId="77777777" w:rsidR="00DD3169" w:rsidRDefault="00DD316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DD3169" w:rsidRDefault="00DD3169" w:rsidP="00704CAA">
      <w:pPr>
        <w:pStyle w:val="footnote"/>
      </w:pPr>
      <w:r>
        <w:rPr>
          <w:rStyle w:val="FootnoteReference"/>
        </w:rPr>
        <w:footnoteRef/>
      </w:r>
      <w:r>
        <w:t xml:space="preserve"> [JS] or melody</w:t>
      </w:r>
    </w:p>
  </w:footnote>
  <w:footnote w:id="530">
    <w:p w14:paraId="1EEBBF7D" w14:textId="77777777" w:rsidR="00DD3169" w:rsidRDefault="00DD3169" w:rsidP="00704CAA">
      <w:pPr>
        <w:pStyle w:val="footnote"/>
      </w:pPr>
      <w:r>
        <w:rPr>
          <w:rStyle w:val="FootnoteReference"/>
        </w:rPr>
        <w:footnoteRef/>
      </w:r>
      <w:r>
        <w:t xml:space="preserve"> [JS] “do obeisance”</w:t>
      </w:r>
    </w:p>
  </w:footnote>
  <w:footnote w:id="531">
    <w:p w14:paraId="551DD9AD" w14:textId="77777777" w:rsidR="00DD3169" w:rsidRDefault="00DD3169" w:rsidP="00704CAA">
      <w:pPr>
        <w:pStyle w:val="footnote"/>
      </w:pPr>
      <w:r>
        <w:rPr>
          <w:rStyle w:val="FootnoteReference"/>
        </w:rPr>
        <w:footnoteRef/>
      </w:r>
      <w:r>
        <w:t xml:space="preserve"> [JS] “prostrate”</w:t>
      </w:r>
    </w:p>
  </w:footnote>
  <w:footnote w:id="532">
    <w:p w14:paraId="7534B5AF" w14:textId="77777777" w:rsidR="00DD3169" w:rsidRDefault="00DD3169" w:rsidP="00704CAA">
      <w:pPr>
        <w:pStyle w:val="footnote"/>
      </w:pPr>
      <w:r>
        <w:rPr>
          <w:rStyle w:val="FootnoteReference"/>
        </w:rPr>
        <w:footnoteRef/>
      </w:r>
      <w:r>
        <w:t xml:space="preserve"> [JS] OSB has, “Rebellion,” NETS has “embittering”</w:t>
      </w:r>
    </w:p>
  </w:footnote>
  <w:footnote w:id="533">
    <w:p w14:paraId="022AF3BD" w14:textId="77777777" w:rsidR="00DD3169" w:rsidRDefault="00DD3169" w:rsidP="00704CAA">
      <w:pPr>
        <w:pStyle w:val="footnote"/>
      </w:pPr>
      <w:r>
        <w:rPr>
          <w:rStyle w:val="FootnoteReference"/>
        </w:rPr>
        <w:footnoteRef/>
      </w:r>
      <w:r>
        <w:t xml:space="preserve"> Ex. 17:1-7.</w:t>
      </w:r>
    </w:p>
  </w:footnote>
  <w:footnote w:id="534">
    <w:p w14:paraId="44D54232" w14:textId="77777777" w:rsidR="00DD3169" w:rsidRDefault="00DD3169" w:rsidP="00704CAA">
      <w:pPr>
        <w:pStyle w:val="footnote"/>
      </w:pPr>
      <w:r>
        <w:rPr>
          <w:rStyle w:val="FootnoteReference"/>
        </w:rPr>
        <w:footnoteRef/>
      </w:r>
      <w:r>
        <w:t xml:space="preserve"> [JS] or “tempted”</w:t>
      </w:r>
    </w:p>
  </w:footnote>
  <w:footnote w:id="535">
    <w:p w14:paraId="44595C45" w14:textId="77777777" w:rsidR="00DD3169" w:rsidRDefault="00DD3169" w:rsidP="00704CAA">
      <w:pPr>
        <w:pStyle w:val="footnote"/>
      </w:pPr>
      <w:r>
        <w:rPr>
          <w:rStyle w:val="FootnoteReference"/>
        </w:rPr>
        <w:footnoteRef/>
      </w:r>
      <w:r>
        <w:t xml:space="preserve"> Num. 14:32-34.</w:t>
      </w:r>
    </w:p>
  </w:footnote>
  <w:footnote w:id="536">
    <w:p w14:paraId="3335A752" w14:textId="77777777" w:rsidR="00DD3169" w:rsidRDefault="00DD3169" w:rsidP="00704CAA">
      <w:pPr>
        <w:pStyle w:val="footnote"/>
      </w:pPr>
      <w:r>
        <w:rPr>
          <w:rStyle w:val="FootnoteReference"/>
        </w:rPr>
        <w:footnoteRef/>
      </w:r>
      <w:r>
        <w:t xml:space="preserve"> Cf. Heb.3:7-11; 4:10.</w:t>
      </w:r>
    </w:p>
  </w:footnote>
  <w:footnote w:id="537">
    <w:p w14:paraId="2C60CFFA" w14:textId="77777777" w:rsidR="00DD3169" w:rsidRDefault="00DD3169" w:rsidP="00704CAA">
      <w:pPr>
        <w:pStyle w:val="footnote"/>
      </w:pPr>
      <w:r>
        <w:rPr>
          <w:rStyle w:val="FootnoteReference"/>
        </w:rPr>
        <w:footnoteRef/>
      </w:r>
      <w:r>
        <w:t xml:space="preserve"> Cf. Deut. 32:17; 1 Cor. 10:20; Psalm 105:36-38; 1 Chron. 16:26.</w:t>
      </w:r>
    </w:p>
  </w:footnote>
  <w:footnote w:id="538">
    <w:p w14:paraId="191785D6" w14:textId="77777777" w:rsidR="00DD3169" w:rsidRDefault="00DD316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DD3169" w:rsidRDefault="00DD3169" w:rsidP="00704CAA">
      <w:pPr>
        <w:pStyle w:val="footnote"/>
      </w:pPr>
      <w:r>
        <w:rPr>
          <w:rStyle w:val="FootnoteReference"/>
        </w:rPr>
        <w:footnoteRef/>
      </w:r>
      <w:r>
        <w:t xml:space="preserve"> [JS] literally, “holy place”</w:t>
      </w:r>
    </w:p>
  </w:footnote>
  <w:footnote w:id="540">
    <w:p w14:paraId="6B8FB064" w14:textId="77777777" w:rsidR="00DD3169" w:rsidRDefault="00DD3169" w:rsidP="00704CAA">
      <w:pPr>
        <w:pStyle w:val="footnote"/>
      </w:pPr>
      <w:r>
        <w:rPr>
          <w:rStyle w:val="FootnoteReference"/>
        </w:rPr>
        <w:footnoteRef/>
      </w:r>
      <w:r>
        <w:t xml:space="preserve"> [JS] or, “sacrifices”</w:t>
      </w:r>
    </w:p>
  </w:footnote>
  <w:footnote w:id="541">
    <w:p w14:paraId="026EEBC9" w14:textId="77777777" w:rsidR="00DD3169" w:rsidRDefault="00DD3169" w:rsidP="00704CAA">
      <w:pPr>
        <w:pStyle w:val="footnote"/>
      </w:pPr>
      <w:r>
        <w:rPr>
          <w:rStyle w:val="FootnoteReference"/>
        </w:rPr>
        <w:footnoteRef/>
      </w:r>
      <w:r>
        <w:t xml:space="preserve"> [JS] “do obeisance”</w:t>
      </w:r>
    </w:p>
  </w:footnote>
  <w:footnote w:id="542">
    <w:p w14:paraId="74583072" w14:textId="77777777" w:rsidR="00DD3169" w:rsidRDefault="00DD316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DD3169" w:rsidRDefault="00DD3169" w:rsidP="00704CAA">
      <w:pPr>
        <w:pStyle w:val="footnote"/>
      </w:pPr>
      <w:r>
        <w:rPr>
          <w:rStyle w:val="FootnoteReference"/>
        </w:rPr>
        <w:footnoteRef/>
      </w:r>
      <w:r>
        <w:t xml:space="preserve"> [JS] literally, “set right the world”.</w:t>
      </w:r>
    </w:p>
  </w:footnote>
  <w:footnote w:id="544">
    <w:p w14:paraId="2C857933" w14:textId="77777777" w:rsidR="00DD3169" w:rsidRDefault="00DD316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DD3169" w:rsidRDefault="00DD3169" w:rsidP="00704CAA">
      <w:pPr>
        <w:pStyle w:val="footnote"/>
      </w:pPr>
      <w:r>
        <w:rPr>
          <w:rStyle w:val="FootnoteReference"/>
        </w:rPr>
        <w:footnoteRef/>
      </w:r>
      <w:r>
        <w:t xml:space="preserve"> [JS] or “exult.”</w:t>
      </w:r>
    </w:p>
  </w:footnote>
  <w:footnote w:id="546">
    <w:p w14:paraId="3F8D4F69" w14:textId="77777777" w:rsidR="00DD3169" w:rsidRDefault="00DD3169" w:rsidP="00704CAA">
      <w:pPr>
        <w:pStyle w:val="footnote"/>
      </w:pPr>
      <w:r>
        <w:rPr>
          <w:rStyle w:val="FootnoteReference"/>
        </w:rPr>
        <w:footnoteRef/>
      </w:r>
      <w:r>
        <w:t xml:space="preserve"> [JS] i.e. “the the presence of the Lord”</w:t>
      </w:r>
    </w:p>
  </w:footnote>
  <w:footnote w:id="547">
    <w:p w14:paraId="2B2C4B3C" w14:textId="77777777" w:rsidR="00DD3169" w:rsidRDefault="00DD3169" w:rsidP="00704CAA">
      <w:pPr>
        <w:pStyle w:val="footnote"/>
      </w:pPr>
      <w:r>
        <w:rPr>
          <w:rStyle w:val="FootnoteReference"/>
        </w:rPr>
        <w:footnoteRef/>
      </w:r>
      <w:r>
        <w:t xml:space="preserve"> [JS] or “keep His throne straight.”</w:t>
      </w:r>
    </w:p>
  </w:footnote>
  <w:footnote w:id="548">
    <w:p w14:paraId="5D4EF956" w14:textId="77777777" w:rsidR="00DD3169" w:rsidRDefault="00DD3169" w:rsidP="00704CAA">
      <w:pPr>
        <w:pStyle w:val="footnote"/>
      </w:pPr>
      <w:r>
        <w:rPr>
          <w:rStyle w:val="FootnoteReference"/>
        </w:rPr>
        <w:footnoteRef/>
      </w:r>
      <w:r>
        <w:t xml:space="preserve"> Cf. Pss. 32:5b; 84:10b. Rom. 1:19-21; 2 Cor. 4:6; Jn. 1:14; 6:40; 17:22-24.</w:t>
      </w:r>
    </w:p>
  </w:footnote>
  <w:footnote w:id="549">
    <w:p w14:paraId="39C04F74" w14:textId="77777777" w:rsidR="00DD3169" w:rsidRDefault="00DD3169" w:rsidP="00704CAA">
      <w:pPr>
        <w:pStyle w:val="footnote"/>
      </w:pPr>
      <w:r>
        <w:rPr>
          <w:rStyle w:val="FootnoteReference"/>
        </w:rPr>
        <w:footnoteRef/>
      </w:r>
      <w:r>
        <w:t xml:space="preserve"> [JS] “do obeisance to”</w:t>
      </w:r>
    </w:p>
  </w:footnote>
  <w:footnote w:id="550">
    <w:p w14:paraId="21B4EE9B" w14:textId="77777777" w:rsidR="00DD3169" w:rsidRDefault="00DD3169" w:rsidP="00704CAA">
      <w:pPr>
        <w:pStyle w:val="footnote"/>
      </w:pPr>
      <w:r>
        <w:rPr>
          <w:rStyle w:val="FootnoteReference"/>
        </w:rPr>
        <w:footnoteRef/>
      </w:r>
      <w:r>
        <w:t xml:space="preserve"> [JS] “do obeisance to”</w:t>
      </w:r>
    </w:p>
  </w:footnote>
  <w:footnote w:id="551">
    <w:p w14:paraId="35328581" w14:textId="77777777" w:rsidR="00DD3169" w:rsidRDefault="00DD3169" w:rsidP="00704CAA">
      <w:pPr>
        <w:pStyle w:val="footnote"/>
      </w:pPr>
      <w:r>
        <w:rPr>
          <w:rStyle w:val="FootnoteReference"/>
        </w:rPr>
        <w:footnoteRef/>
      </w:r>
      <w:r>
        <w:t xml:space="preserve"> [JS] Fr. Lazarus has “lives”</w:t>
      </w:r>
    </w:p>
  </w:footnote>
  <w:footnote w:id="552">
    <w:p w14:paraId="6E386D7E" w14:textId="77777777" w:rsidR="00DD3169" w:rsidRDefault="00DD316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DD3169" w:rsidRDefault="00DD316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DD3169" w:rsidRDefault="00DD3169" w:rsidP="00704CAA">
      <w:pPr>
        <w:pStyle w:val="footnote"/>
      </w:pPr>
      <w:r>
        <w:rPr>
          <w:rStyle w:val="FootnoteReference"/>
        </w:rPr>
        <w:footnoteRef/>
      </w:r>
      <w:r>
        <w:t xml:space="preserve"> Rev. 4:6, Ezek. 1:5-10.</w:t>
      </w:r>
    </w:p>
  </w:footnote>
  <w:footnote w:id="555">
    <w:p w14:paraId="30FB18B7" w14:textId="77777777" w:rsidR="00DD3169" w:rsidRDefault="00DD316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DD3169" w:rsidRDefault="00DD3169" w:rsidP="00704CAA">
      <w:pPr>
        <w:pStyle w:val="footnote"/>
      </w:pPr>
      <w:r>
        <w:rPr>
          <w:rStyle w:val="FootnoteReference"/>
        </w:rPr>
        <w:footnoteRef/>
      </w:r>
      <w:r>
        <w:t xml:space="preserve"> [JS] Fr. Lazarus has “laws”</w:t>
      </w:r>
    </w:p>
  </w:footnote>
  <w:footnote w:id="557">
    <w:p w14:paraId="30052C96" w14:textId="77777777" w:rsidR="00DD3169" w:rsidRDefault="00DD3169" w:rsidP="00704CAA">
      <w:pPr>
        <w:pStyle w:val="footnote"/>
      </w:pPr>
      <w:r>
        <w:rPr>
          <w:rStyle w:val="FootnoteReference"/>
        </w:rPr>
        <w:footnoteRef/>
      </w:r>
      <w:r>
        <w:t xml:space="preserve"> [JS] “do obeisance”, commonly rendered “worship”</w:t>
      </w:r>
    </w:p>
  </w:footnote>
  <w:footnote w:id="558">
    <w:p w14:paraId="518C32A9" w14:textId="77777777" w:rsidR="00DD3169" w:rsidRDefault="00DD3169" w:rsidP="00704CAA">
      <w:pPr>
        <w:pStyle w:val="footnote"/>
      </w:pPr>
      <w:r>
        <w:rPr>
          <w:rStyle w:val="FootnoteReference"/>
        </w:rPr>
        <w:footnoteRef/>
      </w:r>
      <w:r>
        <w:t xml:space="preserve"> [JS] Fr. Lazarus has “correcting”</w:t>
      </w:r>
    </w:p>
  </w:footnote>
  <w:footnote w:id="559">
    <w:p w14:paraId="0A8051C4" w14:textId="77777777" w:rsidR="00DD3169" w:rsidRDefault="00DD3169" w:rsidP="00704CAA">
      <w:pPr>
        <w:pStyle w:val="footnote"/>
      </w:pPr>
      <w:r>
        <w:rPr>
          <w:rStyle w:val="FootnoteReference"/>
        </w:rPr>
        <w:footnoteRef/>
      </w:r>
      <w:r>
        <w:t xml:space="preserve"> [JS] “do obeisance” or “fall down”</w:t>
      </w:r>
    </w:p>
  </w:footnote>
  <w:footnote w:id="560">
    <w:p w14:paraId="77CD93E8" w14:textId="77777777" w:rsidR="00DD3169" w:rsidRDefault="00DD316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DD3169" w:rsidRDefault="00DD3169" w:rsidP="00704CAA">
      <w:pPr>
        <w:pStyle w:val="footnote"/>
      </w:pPr>
      <w:r>
        <w:rPr>
          <w:rStyle w:val="FootnoteReference"/>
        </w:rPr>
        <w:footnoteRef/>
      </w:r>
      <w:r>
        <w:t xml:space="preserve"> [JS] or, “and not we Him”</w:t>
      </w:r>
    </w:p>
  </w:footnote>
  <w:footnote w:id="562">
    <w:p w14:paraId="1486F0F9" w14:textId="77777777" w:rsidR="00DD3169" w:rsidRDefault="00DD316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DD3169" w:rsidRDefault="00DD3169" w:rsidP="00704CAA">
      <w:pPr>
        <w:pStyle w:val="footnote"/>
      </w:pPr>
      <w:r>
        <w:rPr>
          <w:rStyle w:val="FootnoteReference"/>
        </w:rPr>
        <w:footnoteRef/>
      </w:r>
      <w:r>
        <w:t xml:space="preserve"> [JS] or “do wrong,” or “the workers of iniquity”</w:t>
      </w:r>
    </w:p>
  </w:footnote>
  <w:footnote w:id="564">
    <w:p w14:paraId="37DBB362" w14:textId="77777777" w:rsidR="00DD3169" w:rsidRDefault="00DD3169" w:rsidP="00704CAA">
      <w:pPr>
        <w:pStyle w:val="footnote"/>
      </w:pPr>
      <w:r>
        <w:rPr>
          <w:rStyle w:val="FootnoteReference"/>
        </w:rPr>
        <w:footnoteRef/>
      </w:r>
      <w:r>
        <w:t xml:space="preserve"> [JS] or proud/haughty eyes.</w:t>
      </w:r>
    </w:p>
  </w:footnote>
  <w:footnote w:id="565">
    <w:p w14:paraId="027D81D5" w14:textId="77777777" w:rsidR="00DD3169" w:rsidRDefault="00DD316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DD3169" w:rsidRDefault="00DD316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DD3169" w:rsidRDefault="00DD3169" w:rsidP="00704CAA">
      <w:pPr>
        <w:pStyle w:val="footnote"/>
      </w:pPr>
      <w:r>
        <w:rPr>
          <w:rStyle w:val="FootnoteReference"/>
        </w:rPr>
        <w:footnoteRef/>
      </w:r>
      <w:r>
        <w:t xml:space="preserve"> Cf. Ps. 38:7a.</w:t>
      </w:r>
    </w:p>
  </w:footnote>
  <w:footnote w:id="568">
    <w:p w14:paraId="517B5545" w14:textId="77777777" w:rsidR="00DD3169" w:rsidRDefault="00DD316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DD3169" w:rsidRDefault="00DD316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DD3169" w:rsidRDefault="00DD3169" w:rsidP="00704CAA">
      <w:pPr>
        <w:pStyle w:val="footnote"/>
      </w:pPr>
      <w:r>
        <w:rPr>
          <w:rStyle w:val="FootnoteReference"/>
        </w:rPr>
        <w:footnoteRef/>
      </w:r>
      <w:r>
        <w:t xml:space="preserve"> ‘God is love’ (1 John 4:8,16).</w:t>
      </w:r>
    </w:p>
  </w:footnote>
  <w:footnote w:id="571">
    <w:p w14:paraId="39DCC369" w14:textId="77777777" w:rsidR="00DD3169" w:rsidRDefault="00DD316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DD3169" w:rsidRDefault="00DD3169" w:rsidP="00704CAA">
      <w:pPr>
        <w:pStyle w:val="footnote"/>
      </w:pPr>
      <w:r>
        <w:rPr>
          <w:rStyle w:val="FootnoteReference"/>
        </w:rPr>
        <w:footnoteRef/>
      </w:r>
      <w:r>
        <w:t xml:space="preserve"> Cf. Ps. 147:8.</w:t>
      </w:r>
    </w:p>
  </w:footnote>
  <w:footnote w:id="573">
    <w:p w14:paraId="1B0A2532" w14:textId="77777777" w:rsidR="00DD3169" w:rsidRDefault="00DD3169" w:rsidP="00704CAA">
      <w:pPr>
        <w:pStyle w:val="footnote"/>
      </w:pPr>
      <w:r>
        <w:rPr>
          <w:rStyle w:val="FootnoteReference"/>
        </w:rPr>
        <w:footnoteRef/>
      </w:r>
      <w:r>
        <w:t xml:space="preserve"> [JS] or “long-suffering”</w:t>
      </w:r>
    </w:p>
  </w:footnote>
  <w:footnote w:id="574">
    <w:p w14:paraId="6F41A290" w14:textId="77777777" w:rsidR="00DD3169" w:rsidRDefault="00DD3169" w:rsidP="00704CAA">
      <w:pPr>
        <w:pStyle w:val="footnote"/>
      </w:pPr>
      <w:r>
        <w:rPr>
          <w:rStyle w:val="FootnoteReference"/>
        </w:rPr>
        <w:footnoteRef/>
      </w:r>
      <w:r>
        <w:t xml:space="preserve"> [JS] or “transgressions”</w:t>
      </w:r>
    </w:p>
  </w:footnote>
  <w:footnote w:id="575">
    <w:p w14:paraId="44065F61" w14:textId="77777777" w:rsidR="00DD3169" w:rsidRDefault="00DD316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DD3169" w:rsidRDefault="00DD316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DD3169" w:rsidRDefault="00DD316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DD3169" w:rsidRDefault="00DD3169" w:rsidP="00704CAA">
      <w:pPr>
        <w:pStyle w:val="footnote"/>
      </w:pPr>
      <w:r>
        <w:rPr>
          <w:rStyle w:val="FootnoteReference"/>
        </w:rPr>
        <w:footnoteRef/>
      </w:r>
      <w:r>
        <w:t xml:space="preserve"> [JS] Fr. Lazarus has “very great”</w:t>
      </w:r>
    </w:p>
  </w:footnote>
  <w:footnote w:id="579">
    <w:p w14:paraId="7AEE0420" w14:textId="77777777" w:rsidR="00DD3169" w:rsidRDefault="00DD3169" w:rsidP="00704CAA">
      <w:pPr>
        <w:pStyle w:val="footnote"/>
      </w:pPr>
      <w:r>
        <w:rPr>
          <w:rStyle w:val="FootnoteReference"/>
        </w:rPr>
        <w:footnoteRef/>
      </w:r>
      <w:r>
        <w:t xml:space="preserve"> [JS] or “thanksgiving,” or “thankful confession with praise”</w:t>
      </w:r>
    </w:p>
  </w:footnote>
  <w:footnote w:id="580">
    <w:p w14:paraId="1821417A" w14:textId="77777777" w:rsidR="00DD3169" w:rsidRDefault="00DD316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DD3169" w:rsidRDefault="00DD3169" w:rsidP="00704CAA">
      <w:pPr>
        <w:pStyle w:val="footnote"/>
      </w:pPr>
      <w:r>
        <w:rPr>
          <w:rStyle w:val="FootnoteReference"/>
        </w:rPr>
        <w:footnoteRef/>
      </w:r>
      <w:r>
        <w:t xml:space="preserve"> [JS] or “makes the clouds His chariot”</w:t>
      </w:r>
    </w:p>
  </w:footnote>
  <w:footnote w:id="582">
    <w:p w14:paraId="114B27CC" w14:textId="77777777" w:rsidR="00DD3169" w:rsidRDefault="00DD3169" w:rsidP="00704CAA">
      <w:pPr>
        <w:pStyle w:val="footnote"/>
      </w:pPr>
      <w:r>
        <w:rPr>
          <w:rStyle w:val="FootnoteReference"/>
        </w:rPr>
        <w:footnoteRef/>
      </w:r>
      <w:r>
        <w:t xml:space="preserve"> [JS] or “messengers”</w:t>
      </w:r>
    </w:p>
  </w:footnote>
  <w:footnote w:id="583">
    <w:p w14:paraId="0B426919" w14:textId="77777777" w:rsidR="00DD3169" w:rsidRDefault="00DD3169" w:rsidP="00704CAA">
      <w:pPr>
        <w:pStyle w:val="footnote"/>
      </w:pPr>
      <w:r>
        <w:rPr>
          <w:rStyle w:val="FootnoteReference"/>
        </w:rPr>
        <w:footnoteRef/>
      </w:r>
      <w:r>
        <w:t xml:space="preserve"> [JS] Fr. Lazarus has “servants”</w:t>
      </w:r>
    </w:p>
  </w:footnote>
  <w:footnote w:id="584">
    <w:p w14:paraId="0DC6891A" w14:textId="77777777" w:rsidR="00DD3169" w:rsidRDefault="00DD3169" w:rsidP="00704CAA">
      <w:pPr>
        <w:pStyle w:val="footnote"/>
      </w:pPr>
      <w:r>
        <w:rPr>
          <w:rStyle w:val="FootnoteReference"/>
        </w:rPr>
        <w:footnoteRef/>
      </w:r>
      <w:r>
        <w:t xml:space="preserve"> Heb. 1:7; Ezek. 1:14; 2 Esdras 8:22.</w:t>
      </w:r>
    </w:p>
  </w:footnote>
  <w:footnote w:id="585">
    <w:p w14:paraId="14865395" w14:textId="77777777" w:rsidR="00DD3169" w:rsidRDefault="00DD3169" w:rsidP="00704CAA">
      <w:pPr>
        <w:pStyle w:val="footnote"/>
      </w:pPr>
      <w:r>
        <w:rPr>
          <w:rStyle w:val="FootnoteReference"/>
        </w:rPr>
        <w:footnoteRef/>
      </w:r>
      <w:r>
        <w:t xml:space="preserve"> [JS] Fr. Lazarus has “axis”</w:t>
      </w:r>
    </w:p>
  </w:footnote>
  <w:footnote w:id="586">
    <w:p w14:paraId="00414A42" w14:textId="77777777" w:rsidR="00DD3169" w:rsidRDefault="00DD3169" w:rsidP="00704CAA">
      <w:pPr>
        <w:pStyle w:val="footnote"/>
      </w:pPr>
      <w:r>
        <w:rPr>
          <w:rStyle w:val="FootnoteReference"/>
        </w:rPr>
        <w:footnoteRef/>
      </w:r>
      <w:r>
        <w:t xml:space="preserve"> [JS] Fr. Lazarus has “wander”. NETS has “be tilted”</w:t>
      </w:r>
    </w:p>
  </w:footnote>
  <w:footnote w:id="587">
    <w:p w14:paraId="63CA7242" w14:textId="77777777" w:rsidR="00DD3169" w:rsidRDefault="00DD3169" w:rsidP="00704CAA">
      <w:pPr>
        <w:pStyle w:val="footnote"/>
      </w:pPr>
      <w:r>
        <w:rPr>
          <w:rStyle w:val="FootnoteReference"/>
        </w:rPr>
        <w:footnoteRef/>
      </w:r>
      <w:r>
        <w:t xml:space="preserve"> [JS] literally, “founded”</w:t>
      </w:r>
    </w:p>
  </w:footnote>
  <w:footnote w:id="588">
    <w:p w14:paraId="688E353A" w14:textId="77777777" w:rsidR="00DD3169" w:rsidRDefault="00DD3169" w:rsidP="00704CAA">
      <w:pPr>
        <w:pStyle w:val="footnote"/>
      </w:pPr>
      <w:r>
        <w:rPr>
          <w:rStyle w:val="FootnoteReference"/>
        </w:rPr>
        <w:footnoteRef/>
      </w:r>
      <w:r>
        <w:t xml:space="preserve"> [JS] or “takes the lead among them”</w:t>
      </w:r>
    </w:p>
  </w:footnote>
  <w:footnote w:id="589">
    <w:p w14:paraId="329CE5D6" w14:textId="77777777" w:rsidR="00DD3169" w:rsidRDefault="00DD3169" w:rsidP="00704CAA">
      <w:pPr>
        <w:pStyle w:val="footnote"/>
      </w:pPr>
      <w:r>
        <w:rPr>
          <w:rStyle w:val="FootnoteReference"/>
        </w:rPr>
        <w:footnoteRef/>
      </w:r>
      <w:r>
        <w:t xml:space="preserve"> [JS] or “serpent”</w:t>
      </w:r>
    </w:p>
  </w:footnote>
  <w:footnote w:id="590">
    <w:p w14:paraId="482A0E92" w14:textId="77777777" w:rsidR="00DD3169" w:rsidRDefault="00DD3169" w:rsidP="00704CAA">
      <w:pPr>
        <w:pStyle w:val="footnote"/>
      </w:pPr>
      <w:r>
        <w:rPr>
          <w:rStyle w:val="FootnoteReference"/>
        </w:rPr>
        <w:footnoteRef/>
      </w:r>
      <w:r>
        <w:t xml:space="preserve"> [JS] or, “the universe”</w:t>
      </w:r>
    </w:p>
  </w:footnote>
  <w:footnote w:id="591">
    <w:p w14:paraId="107DC9FD" w14:textId="77777777" w:rsidR="00DD3169" w:rsidRDefault="00DD3169" w:rsidP="00704CAA">
      <w:pPr>
        <w:pStyle w:val="footnote"/>
      </w:pPr>
      <w:r>
        <w:rPr>
          <w:rStyle w:val="FootnoteReference"/>
        </w:rPr>
        <w:footnoteRef/>
      </w:r>
      <w:r>
        <w:t xml:space="preserve"> [JS] or, “breath”</w:t>
      </w:r>
    </w:p>
  </w:footnote>
  <w:footnote w:id="592">
    <w:p w14:paraId="44BAA54F" w14:textId="77777777" w:rsidR="00DD3169" w:rsidRDefault="00DD3169" w:rsidP="00704CAA">
      <w:pPr>
        <w:pStyle w:val="footnote"/>
      </w:pPr>
      <w:r>
        <w:rPr>
          <w:rStyle w:val="FootnoteReference"/>
        </w:rPr>
        <w:footnoteRef/>
      </w:r>
      <w:r>
        <w:t xml:space="preserve"> [JS] Fr. Lazarus has, “meditation”</w:t>
      </w:r>
    </w:p>
  </w:footnote>
  <w:footnote w:id="593">
    <w:p w14:paraId="47649C98" w14:textId="77777777" w:rsidR="00DD3169" w:rsidRDefault="00DD316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DD3169" w:rsidRDefault="00DD3169" w:rsidP="00704CAA">
      <w:pPr>
        <w:pStyle w:val="footnote"/>
      </w:pPr>
      <w:r>
        <w:rPr>
          <w:rStyle w:val="FootnoteReference"/>
        </w:rPr>
        <w:footnoteRef/>
      </w:r>
      <w:r>
        <w:t xml:space="preserve"> [JS] or “give thanks to”. “Thankfully confess with praise”</w:t>
      </w:r>
    </w:p>
  </w:footnote>
  <w:footnote w:id="595">
    <w:p w14:paraId="78E8F770" w14:textId="77777777" w:rsidR="00DD3169" w:rsidRDefault="00DD3169" w:rsidP="00704CAA">
      <w:pPr>
        <w:pStyle w:val="footnote"/>
      </w:pPr>
      <w:r>
        <w:rPr>
          <w:rStyle w:val="FootnoteReference"/>
        </w:rPr>
        <w:footnoteRef/>
      </w:r>
      <w:r>
        <w:t xml:space="preserve"> [JS] or “make music to”</w:t>
      </w:r>
    </w:p>
  </w:footnote>
  <w:footnote w:id="596">
    <w:p w14:paraId="1C6985FE" w14:textId="77777777" w:rsidR="00DD3169" w:rsidRDefault="00DD3169" w:rsidP="00704CAA">
      <w:pPr>
        <w:pStyle w:val="footnote"/>
      </w:pPr>
      <w:r>
        <w:rPr>
          <w:rStyle w:val="FootnoteReference"/>
        </w:rPr>
        <w:footnoteRef/>
      </w:r>
      <w:r>
        <w:t xml:space="preserve"> [JS] i.e. presence</w:t>
      </w:r>
    </w:p>
  </w:footnote>
  <w:footnote w:id="597">
    <w:p w14:paraId="17460FF5" w14:textId="77777777" w:rsidR="00DD3169" w:rsidRDefault="00DD316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DD3169" w:rsidRDefault="00DD3169" w:rsidP="00704CAA">
      <w:pPr>
        <w:pStyle w:val="footnote"/>
      </w:pPr>
      <w:r>
        <w:rPr>
          <w:rStyle w:val="FootnoteReference"/>
        </w:rPr>
        <w:footnoteRef/>
      </w:r>
      <w:r>
        <w:t xml:space="preserve"> [JS] literally, “seed”</w:t>
      </w:r>
    </w:p>
  </w:footnote>
  <w:footnote w:id="599">
    <w:p w14:paraId="02D21EA0" w14:textId="77777777" w:rsidR="00DD3169" w:rsidRDefault="00DD3169" w:rsidP="00704CAA">
      <w:pPr>
        <w:pStyle w:val="footnote"/>
      </w:pPr>
      <w:r>
        <w:rPr>
          <w:rStyle w:val="FootnoteReference"/>
        </w:rPr>
        <w:footnoteRef/>
      </w:r>
      <w:r>
        <w:t xml:space="preserve"> [JS] literally, “He remembered His covenant forever”</w:t>
      </w:r>
    </w:p>
  </w:footnote>
  <w:footnote w:id="600">
    <w:p w14:paraId="51ED9672" w14:textId="77777777" w:rsidR="00DD3169" w:rsidRDefault="00DD3169" w:rsidP="00704CAA">
      <w:pPr>
        <w:pStyle w:val="footnote"/>
      </w:pPr>
      <w:r>
        <w:rPr>
          <w:rStyle w:val="FootnoteReference"/>
        </w:rPr>
        <w:footnoteRef/>
      </w:r>
      <w:r>
        <w:t xml:space="preserve"> [JS] i.e. the covenant</w:t>
      </w:r>
    </w:p>
  </w:footnote>
  <w:footnote w:id="601">
    <w:p w14:paraId="22B187B5" w14:textId="77777777" w:rsidR="00DD3169" w:rsidRDefault="00DD3169" w:rsidP="00704CAA">
      <w:pPr>
        <w:pStyle w:val="footnote"/>
      </w:pPr>
      <w:r>
        <w:rPr>
          <w:rStyle w:val="FootnoteReference"/>
        </w:rPr>
        <w:footnoteRef/>
      </w:r>
      <w:r>
        <w:t xml:space="preserve"> [JS] or foreigners, resident aliens.</w:t>
      </w:r>
    </w:p>
  </w:footnote>
  <w:footnote w:id="602">
    <w:p w14:paraId="0FAFF1A4" w14:textId="77777777" w:rsidR="00DD3169" w:rsidRDefault="00DD316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DD3169" w:rsidRDefault="00DD3169" w:rsidP="00704CAA">
      <w:pPr>
        <w:pStyle w:val="footnote"/>
      </w:pPr>
      <w:r>
        <w:rPr>
          <w:rStyle w:val="FootnoteReference"/>
        </w:rPr>
        <w:footnoteRef/>
      </w:r>
      <w:r>
        <w:t xml:space="preserve"> caterpillars: larva of the locust.</w:t>
      </w:r>
    </w:p>
  </w:footnote>
  <w:footnote w:id="604">
    <w:p w14:paraId="043DB9E2" w14:textId="77777777" w:rsidR="00DD3169" w:rsidRDefault="00DD3169" w:rsidP="00704CAA">
      <w:pPr>
        <w:pStyle w:val="footnote"/>
      </w:pPr>
      <w:r>
        <w:rPr>
          <w:rStyle w:val="FootnoteReference"/>
        </w:rPr>
        <w:footnoteRef/>
      </w:r>
      <w:r>
        <w:t xml:space="preserve"> Ex. 16:12-15; Jn. 6:31-35.</w:t>
      </w:r>
    </w:p>
  </w:footnote>
  <w:footnote w:id="605">
    <w:p w14:paraId="4F10CF45" w14:textId="77777777" w:rsidR="00DD3169" w:rsidRDefault="00DD3169" w:rsidP="00704CAA">
      <w:pPr>
        <w:pStyle w:val="footnote"/>
      </w:pPr>
      <w:r>
        <w:rPr>
          <w:rStyle w:val="FootnoteReference"/>
        </w:rPr>
        <w:footnoteRef/>
      </w:r>
      <w:r>
        <w:t xml:space="preserve"> [JS] or “promise”</w:t>
      </w:r>
    </w:p>
  </w:footnote>
  <w:footnote w:id="606">
    <w:p w14:paraId="52EC5E6F" w14:textId="77777777" w:rsidR="00DD3169" w:rsidRDefault="00DD3169" w:rsidP="00704CAA">
      <w:pPr>
        <w:pStyle w:val="footnote"/>
      </w:pPr>
      <w:r>
        <w:rPr>
          <w:rStyle w:val="FootnoteReference"/>
        </w:rPr>
        <w:footnoteRef/>
      </w:r>
      <w:r>
        <w:t xml:space="preserve"> Gen. 15:14.</w:t>
      </w:r>
    </w:p>
  </w:footnote>
  <w:footnote w:id="607">
    <w:p w14:paraId="50EFB665" w14:textId="77777777" w:rsidR="00DD3169" w:rsidRDefault="00DD316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DD3169" w:rsidRDefault="00DD3169" w:rsidP="00704CAA">
      <w:pPr>
        <w:pStyle w:val="footnote"/>
      </w:pPr>
      <w:r>
        <w:rPr>
          <w:rStyle w:val="FootnoteReference"/>
        </w:rPr>
        <w:footnoteRef/>
      </w:r>
      <w:r>
        <w:t xml:space="preserve"> [JS] or “give thanks to”. “Thankfully confess with praise”</w:t>
      </w:r>
    </w:p>
  </w:footnote>
  <w:footnote w:id="609">
    <w:p w14:paraId="6A4D9054" w14:textId="77777777" w:rsidR="00DD3169" w:rsidRDefault="00DD316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DD3169" w:rsidRDefault="00DD3169" w:rsidP="00704CAA">
      <w:pPr>
        <w:pStyle w:val="footnote"/>
      </w:pPr>
      <w:r>
        <w:rPr>
          <w:rStyle w:val="FootnoteReference"/>
        </w:rPr>
        <w:footnoteRef/>
      </w:r>
      <w:r>
        <w:t xml:space="preserve"> [JS] or “observe justice”</w:t>
      </w:r>
    </w:p>
  </w:footnote>
  <w:footnote w:id="611">
    <w:p w14:paraId="6619BE9D" w14:textId="77777777" w:rsidR="00DD3169" w:rsidRDefault="00DD3169" w:rsidP="00704CAA">
      <w:pPr>
        <w:pStyle w:val="footnote"/>
      </w:pPr>
      <w:r>
        <w:rPr>
          <w:rStyle w:val="FootnoteReference"/>
        </w:rPr>
        <w:footnoteRef/>
      </w:r>
      <w:r>
        <w:t xml:space="preserve"> [JS] literally, “do”</w:t>
      </w:r>
    </w:p>
  </w:footnote>
  <w:footnote w:id="612">
    <w:p w14:paraId="04B27EA1" w14:textId="77777777" w:rsidR="00DD3169" w:rsidRDefault="00DD3169" w:rsidP="00704CAA">
      <w:pPr>
        <w:pStyle w:val="footnote"/>
      </w:pPr>
      <w:r>
        <w:rPr>
          <w:rStyle w:val="FootnoteReference"/>
        </w:rPr>
        <w:footnoteRef/>
      </w:r>
      <w:r>
        <w:t xml:space="preserve"> [JS] or “because of the good will of Your people”</w:t>
      </w:r>
    </w:p>
  </w:footnote>
  <w:footnote w:id="613">
    <w:p w14:paraId="4EB0A80D" w14:textId="77777777" w:rsidR="00DD3169" w:rsidRDefault="00DD3169" w:rsidP="00704CAA">
      <w:pPr>
        <w:pStyle w:val="footnote"/>
      </w:pPr>
      <w:r>
        <w:rPr>
          <w:rStyle w:val="FootnoteReference"/>
        </w:rPr>
        <w:footnoteRef/>
      </w:r>
      <w:r>
        <w:t xml:space="preserve"> Cf. Mark 8:17-21; Matthew 16:9-12.</w:t>
      </w:r>
    </w:p>
  </w:footnote>
  <w:footnote w:id="614">
    <w:p w14:paraId="6A2BD216" w14:textId="77777777" w:rsidR="00DD3169" w:rsidRDefault="00DD3169" w:rsidP="00704CAA">
      <w:pPr>
        <w:pStyle w:val="footnote"/>
      </w:pPr>
      <w:r>
        <w:rPr>
          <w:rStyle w:val="FootnoteReference"/>
        </w:rPr>
        <w:footnoteRef/>
      </w:r>
      <w:r>
        <w:t xml:space="preserve"> [JS] Fr. Lazarus has “will”</w:t>
      </w:r>
    </w:p>
  </w:footnote>
  <w:footnote w:id="615">
    <w:p w14:paraId="2E278E41" w14:textId="77777777" w:rsidR="00DD3169" w:rsidRDefault="00DD3169" w:rsidP="00704CAA">
      <w:pPr>
        <w:pStyle w:val="footnote"/>
      </w:pPr>
      <w:r>
        <w:rPr>
          <w:rStyle w:val="FootnoteReference"/>
        </w:rPr>
        <w:footnoteRef/>
      </w:r>
      <w:r>
        <w:t xml:space="preserve"> Num. 11:34.</w:t>
      </w:r>
    </w:p>
  </w:footnote>
  <w:footnote w:id="616">
    <w:p w14:paraId="3E891B8B" w14:textId="77777777" w:rsidR="00DD3169" w:rsidRDefault="00DD3169" w:rsidP="00704CAA">
      <w:pPr>
        <w:pStyle w:val="footnote"/>
      </w:pPr>
      <w:r>
        <w:rPr>
          <w:rStyle w:val="FootnoteReference"/>
        </w:rPr>
        <w:footnoteRef/>
      </w:r>
      <w:r>
        <w:t xml:space="preserve"> Num. 16:32.</w:t>
      </w:r>
    </w:p>
  </w:footnote>
  <w:footnote w:id="617">
    <w:p w14:paraId="2CF28BB9" w14:textId="77777777" w:rsidR="00DD3169" w:rsidRDefault="00DD3169" w:rsidP="00704CAA">
      <w:pPr>
        <w:pStyle w:val="footnote"/>
      </w:pPr>
      <w:r>
        <w:rPr>
          <w:rStyle w:val="FootnoteReference"/>
        </w:rPr>
        <w:footnoteRef/>
      </w:r>
      <w:r>
        <w:t xml:space="preserve"> [JS] “did obeisance”. “bowed down to”.</w:t>
      </w:r>
    </w:p>
  </w:footnote>
  <w:footnote w:id="618">
    <w:p w14:paraId="6FE70515" w14:textId="77777777" w:rsidR="00DD3169" w:rsidRDefault="00DD3169" w:rsidP="00704CAA">
      <w:pPr>
        <w:pStyle w:val="footnote"/>
      </w:pPr>
      <w:r>
        <w:rPr>
          <w:rStyle w:val="FootnoteReference"/>
        </w:rPr>
        <w:footnoteRef/>
      </w:r>
      <w:r>
        <w:t xml:space="preserve"> [JS] or fearful, terrible.</w:t>
      </w:r>
    </w:p>
  </w:footnote>
  <w:footnote w:id="619">
    <w:p w14:paraId="0CBADE68" w14:textId="77777777" w:rsidR="00DD3169" w:rsidRDefault="00DD316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DD3169" w:rsidRDefault="00DD3169" w:rsidP="00704CAA">
      <w:pPr>
        <w:pStyle w:val="footnote"/>
      </w:pPr>
      <w:r>
        <w:rPr>
          <w:rStyle w:val="FootnoteReference"/>
        </w:rPr>
        <w:footnoteRef/>
      </w:r>
      <w:r>
        <w:t xml:space="preserve"> [JS] or, “destruction”</w:t>
      </w:r>
    </w:p>
  </w:footnote>
  <w:footnote w:id="621">
    <w:p w14:paraId="411EA2A0" w14:textId="77777777" w:rsidR="00DD3169" w:rsidRDefault="00DD3169" w:rsidP="00704CAA">
      <w:pPr>
        <w:pStyle w:val="footnote"/>
      </w:pPr>
      <w:r>
        <w:rPr>
          <w:rStyle w:val="FootnoteReference"/>
        </w:rPr>
        <w:footnoteRef/>
      </w:r>
      <w:r>
        <w:t xml:space="preserve"> [JS] or “the breach abated”</w:t>
      </w:r>
    </w:p>
  </w:footnote>
  <w:footnote w:id="622">
    <w:p w14:paraId="4F51BD8C" w14:textId="77777777" w:rsidR="00DD3169" w:rsidRDefault="00DD3169" w:rsidP="00704CAA">
      <w:pPr>
        <w:pStyle w:val="footnote"/>
      </w:pPr>
      <w:r>
        <w:rPr>
          <w:rStyle w:val="FootnoteReference"/>
        </w:rPr>
        <w:footnoteRef/>
      </w:r>
      <w:r>
        <w:t xml:space="preserve"> [JS] or “reckoned”</w:t>
      </w:r>
    </w:p>
  </w:footnote>
  <w:footnote w:id="623">
    <w:p w14:paraId="0DE19382" w14:textId="77777777" w:rsidR="00DD3169" w:rsidRDefault="00DD3169" w:rsidP="00704CAA">
      <w:pPr>
        <w:pStyle w:val="footnote"/>
      </w:pPr>
      <w:r>
        <w:rPr>
          <w:rStyle w:val="FootnoteReference"/>
        </w:rPr>
        <w:footnoteRef/>
      </w:r>
      <w:r>
        <w:t xml:space="preserve"> [JS] literally “mingled” and “works”</w:t>
      </w:r>
    </w:p>
  </w:footnote>
  <w:footnote w:id="624">
    <w:p w14:paraId="21E48811" w14:textId="77777777" w:rsidR="00DD3169" w:rsidRDefault="00DD3169" w:rsidP="00704CAA">
      <w:pPr>
        <w:pStyle w:val="footnote"/>
      </w:pPr>
      <w:r>
        <w:rPr>
          <w:rStyle w:val="FootnoteReference"/>
        </w:rPr>
        <w:footnoteRef/>
      </w:r>
      <w:r>
        <w:t xml:space="preserve"> [JS] or “give thanks to”, “thankfully confess with praise”</w:t>
      </w:r>
    </w:p>
  </w:footnote>
  <w:footnote w:id="625">
    <w:p w14:paraId="5744C399" w14:textId="77777777" w:rsidR="00DD3169" w:rsidRDefault="00DD3169" w:rsidP="00704CAA">
      <w:pPr>
        <w:pStyle w:val="footnote"/>
      </w:pPr>
      <w:r>
        <w:rPr>
          <w:rStyle w:val="FootnoteReference"/>
        </w:rPr>
        <w:footnoteRef/>
      </w:r>
      <w:r>
        <w:t xml:space="preserve"> [JS] or “age to age”</w:t>
      </w:r>
    </w:p>
  </w:footnote>
  <w:footnote w:id="626">
    <w:p w14:paraId="0410B31B" w14:textId="77777777" w:rsidR="00DD3169" w:rsidRDefault="00DD3169" w:rsidP="00704CAA">
      <w:pPr>
        <w:pStyle w:val="footnote"/>
      </w:pPr>
      <w:r>
        <w:rPr>
          <w:rStyle w:val="FootnoteReference"/>
        </w:rPr>
        <w:footnoteRef/>
      </w:r>
      <w:r>
        <w:t xml:space="preserve"> [JS] or “May it be! May it be” or “So be it! So be it!”</w:t>
      </w:r>
    </w:p>
  </w:footnote>
  <w:footnote w:id="627">
    <w:p w14:paraId="0FB3C337" w14:textId="77777777" w:rsidR="00DD3169" w:rsidRDefault="00DD3169" w:rsidP="00704CAA">
      <w:pPr>
        <w:pStyle w:val="footnote"/>
      </w:pPr>
      <w:r>
        <w:rPr>
          <w:rStyle w:val="FootnoteReference"/>
        </w:rPr>
        <w:footnoteRef/>
      </w:r>
      <w:r>
        <w:t xml:space="preserve"> [JS] or “give thanks to”, “thankfully confess with praise”</w:t>
      </w:r>
    </w:p>
  </w:footnote>
  <w:footnote w:id="628">
    <w:p w14:paraId="7E54D57E" w14:textId="77777777" w:rsidR="00DD3169" w:rsidRDefault="00DD3169" w:rsidP="00704CAA">
      <w:pPr>
        <w:pStyle w:val="footnote"/>
      </w:pPr>
      <w:r>
        <w:rPr>
          <w:rStyle w:val="FootnoteReference"/>
        </w:rPr>
        <w:footnoteRef/>
      </w:r>
      <w:r>
        <w:t xml:space="preserve"> [JS] NETS, Fr. Lazarus, and the Coptic have “sea”, others have “south”</w:t>
      </w:r>
    </w:p>
  </w:footnote>
  <w:footnote w:id="629">
    <w:p w14:paraId="178F2BAD" w14:textId="77777777" w:rsidR="00DD3169" w:rsidRDefault="00DD3169" w:rsidP="00704CAA">
      <w:pPr>
        <w:pStyle w:val="footnote"/>
      </w:pPr>
      <w:r>
        <w:rPr>
          <w:rStyle w:val="FootnoteReference"/>
        </w:rPr>
        <w:footnoteRef/>
      </w:r>
      <w:r>
        <w:t xml:space="preserve"> [JS] or “praise and thank”, “thankfully confess with praise”</w:t>
      </w:r>
    </w:p>
  </w:footnote>
  <w:footnote w:id="630">
    <w:p w14:paraId="6A8B4AB6" w14:textId="77777777" w:rsidR="00DD3169" w:rsidRDefault="00DD3169" w:rsidP="00704CAA">
      <w:pPr>
        <w:pStyle w:val="footnote"/>
      </w:pPr>
      <w:r>
        <w:rPr>
          <w:rStyle w:val="FootnoteReference"/>
        </w:rPr>
        <w:footnoteRef/>
      </w:r>
      <w:r>
        <w:t xml:space="preserve"> [JS] or “praise and thank”, “thankfully confess with praise.”</w:t>
      </w:r>
    </w:p>
  </w:footnote>
  <w:footnote w:id="631">
    <w:p w14:paraId="7CBE112A" w14:textId="77777777" w:rsidR="00DD3169" w:rsidRDefault="00DD3169" w:rsidP="00704CAA">
      <w:pPr>
        <w:pStyle w:val="footnote"/>
      </w:pPr>
      <w:r>
        <w:rPr>
          <w:rStyle w:val="FootnoteReference"/>
        </w:rPr>
        <w:footnoteRef/>
      </w:r>
      <w:r>
        <w:t xml:space="preserve"> [JS] or “He helped them out of the way of their iniquity”</w:t>
      </w:r>
    </w:p>
  </w:footnote>
  <w:footnote w:id="632">
    <w:p w14:paraId="22A56B6D" w14:textId="77777777" w:rsidR="00DD3169" w:rsidRDefault="00DD316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DD3169" w:rsidRDefault="00DD3169" w:rsidP="00704CAA">
      <w:pPr>
        <w:pStyle w:val="footnote"/>
      </w:pPr>
      <w:r>
        <w:rPr>
          <w:rStyle w:val="FootnoteReference"/>
        </w:rPr>
        <w:footnoteRef/>
      </w:r>
      <w:r>
        <w:t xml:space="preserve"> [JS] or “praise and thank”, “thankfully confess with praise”</w:t>
      </w:r>
    </w:p>
  </w:footnote>
  <w:footnote w:id="634">
    <w:p w14:paraId="6DE0266A" w14:textId="77777777" w:rsidR="00DD3169" w:rsidRDefault="00DD3169" w:rsidP="00704CAA">
      <w:pPr>
        <w:pStyle w:val="footnote"/>
      </w:pPr>
      <w:r>
        <w:rPr>
          <w:rStyle w:val="FootnoteReference"/>
        </w:rPr>
        <w:footnoteRef/>
      </w:r>
      <w:r>
        <w:t xml:space="preserve"> [JS] Fr. Lazarus has “all their skill was scuttled.”</w:t>
      </w:r>
    </w:p>
  </w:footnote>
  <w:footnote w:id="635">
    <w:p w14:paraId="4B2EAC84" w14:textId="77777777" w:rsidR="00DD3169" w:rsidRDefault="00DD3169" w:rsidP="00704CAA">
      <w:pPr>
        <w:pStyle w:val="footnote"/>
      </w:pPr>
      <w:r>
        <w:rPr>
          <w:rStyle w:val="FootnoteReference"/>
        </w:rPr>
        <w:footnoteRef/>
      </w:r>
      <w:r>
        <w:t xml:space="preserve"> [JS] or “praise and thank”, “thankfully confess with praise”</w:t>
      </w:r>
    </w:p>
  </w:footnote>
  <w:footnote w:id="636">
    <w:p w14:paraId="589D0F1B" w14:textId="77777777" w:rsidR="00DD3169" w:rsidRDefault="00DD316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DD3169" w:rsidRDefault="00DD3169" w:rsidP="00704CAA">
      <w:pPr>
        <w:pStyle w:val="footnote"/>
      </w:pPr>
      <w:r>
        <w:rPr>
          <w:rStyle w:val="FootnoteReference"/>
        </w:rPr>
        <w:footnoteRef/>
      </w:r>
      <w:r>
        <w:t xml:space="preserve"> [JS] NETS has, “make music”, OSB, “give praise”</w:t>
      </w:r>
    </w:p>
  </w:footnote>
  <w:footnote w:id="638">
    <w:p w14:paraId="2BBBBDB1" w14:textId="77777777" w:rsidR="00DD3169" w:rsidRDefault="00DD3169" w:rsidP="00704CAA">
      <w:pPr>
        <w:pStyle w:val="footnote"/>
      </w:pPr>
      <w:r>
        <w:rPr>
          <w:rStyle w:val="FootnoteReference"/>
        </w:rPr>
        <w:footnoteRef/>
      </w:r>
      <w:r>
        <w:t xml:space="preserve"> [JS] “thankfully confess You with praise”</w:t>
      </w:r>
    </w:p>
  </w:footnote>
  <w:footnote w:id="639">
    <w:p w14:paraId="5C6900D2" w14:textId="77777777" w:rsidR="00DD3169" w:rsidRDefault="00DD316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DD3169" w:rsidRDefault="00DD3169" w:rsidP="00704CAA">
      <w:pPr>
        <w:pStyle w:val="footnote"/>
      </w:pPr>
      <w:r>
        <w:rPr>
          <w:rStyle w:val="FootnoteReference"/>
        </w:rPr>
        <w:footnoteRef/>
      </w:r>
      <w:r>
        <w:t xml:space="preserve"> [JS] “holy place.”</w:t>
      </w:r>
    </w:p>
  </w:footnote>
  <w:footnote w:id="641">
    <w:p w14:paraId="25606447" w14:textId="77777777" w:rsidR="00DD3169" w:rsidRDefault="00DD3169" w:rsidP="00704CAA">
      <w:pPr>
        <w:pStyle w:val="footnote"/>
      </w:pPr>
      <w:r>
        <w:rPr>
          <w:rStyle w:val="FootnoteReference"/>
        </w:rPr>
        <w:footnoteRef/>
      </w:r>
      <w:r>
        <w:t xml:space="preserve"> See Psalm 59:10 and footnote.</w:t>
      </w:r>
    </w:p>
  </w:footnote>
  <w:footnote w:id="642">
    <w:p w14:paraId="7DF3C2CB" w14:textId="77777777" w:rsidR="00DD3169" w:rsidRDefault="00DD316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DD3169" w:rsidRDefault="00DD3169" w:rsidP="00704CAA">
      <w:pPr>
        <w:pStyle w:val="footnote"/>
      </w:pPr>
      <w:r>
        <w:rPr>
          <w:rStyle w:val="FootnoteReference"/>
        </w:rPr>
        <w:footnoteRef/>
      </w:r>
      <w:r>
        <w:t xml:space="preserve"> [JS] or “lawlessness”</w:t>
      </w:r>
    </w:p>
  </w:footnote>
  <w:footnote w:id="644">
    <w:p w14:paraId="0370D8B9" w14:textId="77777777" w:rsidR="00DD3169" w:rsidRDefault="00DD3169" w:rsidP="00704CAA">
      <w:pPr>
        <w:pStyle w:val="footnote"/>
      </w:pPr>
      <w:r>
        <w:rPr>
          <w:rStyle w:val="FootnoteReference"/>
        </w:rPr>
        <w:footnoteRef/>
      </w:r>
      <w:r>
        <w:t xml:space="preserve"> Cf. Num. 5:22.</w:t>
      </w:r>
    </w:p>
  </w:footnote>
  <w:footnote w:id="645">
    <w:p w14:paraId="1B36DB9E" w14:textId="77777777" w:rsidR="00DD3169" w:rsidRDefault="00DD3169" w:rsidP="00704CAA">
      <w:pPr>
        <w:pStyle w:val="footnote"/>
      </w:pPr>
      <w:r>
        <w:rPr>
          <w:rStyle w:val="FootnoteReference"/>
        </w:rPr>
        <w:footnoteRef/>
      </w:r>
      <w:r>
        <w:t xml:space="preserve"> Mt. 27:39.</w:t>
      </w:r>
    </w:p>
  </w:footnote>
  <w:footnote w:id="646">
    <w:p w14:paraId="22940EE6" w14:textId="77777777" w:rsidR="00DD3169" w:rsidRDefault="00DD3169" w:rsidP="00704CAA">
      <w:pPr>
        <w:pStyle w:val="footnote"/>
      </w:pPr>
      <w:r>
        <w:rPr>
          <w:rStyle w:val="FootnoteReference"/>
        </w:rPr>
        <w:footnoteRef/>
      </w:r>
      <w:r>
        <w:t xml:space="preserve"> [JS] or “give thanks to”. “thankfully confess with praise”</w:t>
      </w:r>
    </w:p>
  </w:footnote>
  <w:footnote w:id="647">
    <w:p w14:paraId="250C4082" w14:textId="77777777" w:rsidR="00DD3169" w:rsidRDefault="00DD316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DD3169" w:rsidRDefault="00DD316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DD3169" w:rsidRDefault="00DD3169" w:rsidP="00704CAA">
      <w:pPr>
        <w:pStyle w:val="footnote"/>
      </w:pPr>
      <w:r>
        <w:rPr>
          <w:rStyle w:val="FootnoteReference"/>
        </w:rPr>
        <w:footnoteRef/>
      </w:r>
      <w:r>
        <w:t xml:space="preserve"> [JS] “with You is the dominion/rule in the day of Your power”</w:t>
      </w:r>
    </w:p>
  </w:footnote>
  <w:footnote w:id="650">
    <w:p w14:paraId="04BA8F57" w14:textId="77777777" w:rsidR="00DD3169" w:rsidRDefault="00DD3169" w:rsidP="00704CAA">
      <w:pPr>
        <w:pStyle w:val="footnote"/>
      </w:pPr>
      <w:r>
        <w:rPr>
          <w:rStyle w:val="FootnoteReference"/>
        </w:rPr>
        <w:footnoteRef/>
      </w:r>
      <w:r>
        <w:t xml:space="preserve"> Cf. 1 Cor. 15:41-43.</w:t>
      </w:r>
    </w:p>
  </w:footnote>
  <w:footnote w:id="651">
    <w:p w14:paraId="0419BAA6" w14:textId="77777777" w:rsidR="00DD3169" w:rsidRDefault="00DD3169" w:rsidP="00704CAA">
      <w:pPr>
        <w:pStyle w:val="footnote"/>
      </w:pPr>
      <w:r>
        <w:rPr>
          <w:rStyle w:val="FootnoteReference"/>
        </w:rPr>
        <w:footnoteRef/>
      </w:r>
      <w:r>
        <w:t xml:space="preserve"> [JS] literally “morning star”</w:t>
      </w:r>
    </w:p>
  </w:footnote>
  <w:footnote w:id="652">
    <w:p w14:paraId="6A1A3510" w14:textId="77777777" w:rsidR="00DD3169" w:rsidRDefault="00DD316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DD3169" w:rsidRDefault="00DD3169" w:rsidP="00704CAA">
      <w:pPr>
        <w:pStyle w:val="footnote"/>
      </w:pPr>
      <w:r>
        <w:rPr>
          <w:rStyle w:val="FootnoteReference"/>
        </w:rPr>
        <w:footnoteRef/>
      </w:r>
      <w:r>
        <w:t xml:space="preserve"> [JS] Fr. Lazarus renders “repent” as “change His mind”</w:t>
      </w:r>
    </w:p>
  </w:footnote>
  <w:footnote w:id="654">
    <w:p w14:paraId="6A954099" w14:textId="77777777" w:rsidR="00DD3169" w:rsidRDefault="00DD3169" w:rsidP="00704CAA">
      <w:pPr>
        <w:pStyle w:val="footnote"/>
      </w:pPr>
      <w:r>
        <w:rPr>
          <w:rStyle w:val="FootnoteReference"/>
        </w:rPr>
        <w:footnoteRef/>
      </w:r>
      <w:r>
        <w:t xml:space="preserve"> Heb. 7:21.</w:t>
      </w:r>
    </w:p>
  </w:footnote>
  <w:footnote w:id="655">
    <w:p w14:paraId="7ADC21DE" w14:textId="77777777" w:rsidR="00DD3169" w:rsidRDefault="00DD316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DD3169" w:rsidRDefault="00DD3169" w:rsidP="00704CAA">
      <w:pPr>
        <w:pStyle w:val="footnote"/>
      </w:pPr>
      <w:r>
        <w:rPr>
          <w:rStyle w:val="FootnoteReference"/>
        </w:rPr>
        <w:footnoteRef/>
      </w:r>
      <w:r>
        <w:t xml:space="preserve"> [JS] or “give thanks,” or “thankfully confess with praise”</w:t>
      </w:r>
    </w:p>
  </w:footnote>
  <w:footnote w:id="657">
    <w:p w14:paraId="72BD2026" w14:textId="77777777" w:rsidR="00DD3169" w:rsidRDefault="00DD3169" w:rsidP="00704CAA">
      <w:pPr>
        <w:pStyle w:val="footnote"/>
      </w:pPr>
      <w:r>
        <w:rPr>
          <w:rStyle w:val="FootnoteReference"/>
        </w:rPr>
        <w:footnoteRef/>
      </w:r>
      <w:r>
        <w:t xml:space="preserve"> [JS] or “assembly”</w:t>
      </w:r>
    </w:p>
  </w:footnote>
  <w:footnote w:id="658">
    <w:p w14:paraId="5C873828" w14:textId="77777777" w:rsidR="00DD3169" w:rsidRDefault="00DD3169" w:rsidP="00704CAA">
      <w:pPr>
        <w:pStyle w:val="footnote"/>
      </w:pPr>
      <w:r>
        <w:rPr>
          <w:rStyle w:val="FootnoteReference"/>
        </w:rPr>
        <w:footnoteRef/>
      </w:r>
      <w:r>
        <w:t xml:space="preserve"> [JS] or “sought out in all things according to His will.”</w:t>
      </w:r>
    </w:p>
  </w:footnote>
  <w:footnote w:id="659">
    <w:p w14:paraId="4A82352A" w14:textId="77777777" w:rsidR="00DD3169" w:rsidRDefault="00DD3169" w:rsidP="00704CAA">
      <w:pPr>
        <w:pStyle w:val="footnote"/>
      </w:pPr>
      <w:r>
        <w:rPr>
          <w:rStyle w:val="FootnoteReference"/>
        </w:rPr>
        <w:footnoteRef/>
      </w:r>
      <w:r>
        <w:t xml:space="preserve"> [JS] or “thanksgiving,” or “thankful confession with praise”</w:t>
      </w:r>
    </w:p>
  </w:footnote>
  <w:footnote w:id="660">
    <w:p w14:paraId="003E75E9" w14:textId="77777777" w:rsidR="00DD3169" w:rsidRDefault="00DD316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DD3169" w:rsidRDefault="00DD3169" w:rsidP="00704CAA">
      <w:pPr>
        <w:pStyle w:val="footnote"/>
      </w:pPr>
      <w:r>
        <w:rPr>
          <w:rStyle w:val="FootnoteReference"/>
        </w:rPr>
        <w:footnoteRef/>
      </w:r>
      <w:r>
        <w:t xml:space="preserve"> Gen. 6:18; 9:9f; 15; 17; Ex. 19:5; Mk. 14:24; Lk. 22:20,29,30.</w:t>
      </w:r>
    </w:p>
  </w:footnote>
  <w:footnote w:id="662">
    <w:p w14:paraId="25E37270" w14:textId="77777777" w:rsidR="00DD3169" w:rsidRDefault="00DD3169" w:rsidP="00704CAA">
      <w:pPr>
        <w:pStyle w:val="footnote"/>
      </w:pPr>
      <w:r>
        <w:rPr>
          <w:rStyle w:val="FootnoteReference"/>
        </w:rPr>
        <w:footnoteRef/>
      </w:r>
      <w:r>
        <w:t xml:space="preserve"> [JS] or “awesome”, “terrible”</w:t>
      </w:r>
    </w:p>
  </w:footnote>
  <w:footnote w:id="663">
    <w:p w14:paraId="21A9EB43" w14:textId="77777777" w:rsidR="00DD3169" w:rsidRDefault="00DD316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DD3169" w:rsidRDefault="00DD316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DD3169" w:rsidRDefault="00DD3169" w:rsidP="00704CAA">
      <w:pPr>
        <w:pStyle w:val="footnote"/>
      </w:pPr>
      <w:r>
        <w:rPr>
          <w:rStyle w:val="FootnoteReference"/>
        </w:rPr>
        <w:footnoteRef/>
      </w:r>
      <w:r>
        <w:t xml:space="preserve"> [JS] or “endures forever and ever”</w:t>
      </w:r>
    </w:p>
  </w:footnote>
  <w:footnote w:id="666">
    <w:p w14:paraId="4732D835" w14:textId="77777777" w:rsidR="00DD3169" w:rsidRDefault="00DD3169" w:rsidP="00704CAA">
      <w:pPr>
        <w:pStyle w:val="footnote"/>
      </w:pPr>
      <w:r>
        <w:rPr>
          <w:rStyle w:val="FootnoteReference"/>
        </w:rPr>
        <w:footnoteRef/>
      </w:r>
      <w:r>
        <w:t xml:space="preserve"> [JS] or “dawned”</w:t>
      </w:r>
    </w:p>
  </w:footnote>
  <w:footnote w:id="667">
    <w:p w14:paraId="049D5215" w14:textId="77777777" w:rsidR="00DD3169" w:rsidRDefault="00DD3169" w:rsidP="00704CAA">
      <w:pPr>
        <w:pStyle w:val="footnote"/>
      </w:pPr>
      <w:r>
        <w:rPr>
          <w:rStyle w:val="FootnoteReference"/>
        </w:rPr>
        <w:footnoteRef/>
      </w:r>
      <w:r>
        <w:t xml:space="preserve"> [JS] NETS interprets this as “He scattered [His enemies]”</w:t>
      </w:r>
    </w:p>
  </w:footnote>
  <w:footnote w:id="668">
    <w:p w14:paraId="2262A787" w14:textId="77777777" w:rsidR="00DD3169" w:rsidRDefault="00DD3169" w:rsidP="00704CAA">
      <w:pPr>
        <w:pStyle w:val="footnote"/>
      </w:pPr>
      <w:r>
        <w:rPr>
          <w:rStyle w:val="FootnoteReference"/>
        </w:rPr>
        <w:footnoteRef/>
      </w:r>
      <w:r>
        <w:t xml:space="preserve"> [JS] or “contines forever and ever”</w:t>
      </w:r>
    </w:p>
  </w:footnote>
  <w:footnote w:id="669">
    <w:p w14:paraId="3DC1ACDA" w14:textId="77777777" w:rsidR="00DD3169" w:rsidRDefault="00DD3169" w:rsidP="00704CAA">
      <w:pPr>
        <w:pStyle w:val="footnote"/>
      </w:pPr>
      <w:r>
        <w:rPr>
          <w:rStyle w:val="FootnoteReference"/>
        </w:rPr>
        <w:footnoteRef/>
      </w:r>
      <w:r>
        <w:t xml:space="preserve"> [JS] or “he will be raised to power and glory.”</w:t>
      </w:r>
    </w:p>
  </w:footnote>
  <w:footnote w:id="670">
    <w:p w14:paraId="4A10F39F" w14:textId="77777777" w:rsidR="00DD3169" w:rsidRDefault="00DD316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DD3169" w:rsidRDefault="00DD316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DD3169" w:rsidRDefault="00DD316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DD3169" w:rsidRDefault="00DD3169" w:rsidP="00704CAA">
      <w:pPr>
        <w:pStyle w:val="footnote"/>
      </w:pPr>
      <w:r>
        <w:rPr>
          <w:rStyle w:val="FootnoteReference"/>
        </w:rPr>
        <w:footnoteRef/>
      </w:r>
      <w:r>
        <w:t xml:space="preserve"> Ex. 19:6; 29:43-46; Deut. 27:9; Is. 63:18,19; Jer. 2:3; 2 Cor. 6:16.</w:t>
      </w:r>
    </w:p>
  </w:footnote>
  <w:footnote w:id="674">
    <w:p w14:paraId="4ACA2EFF" w14:textId="77777777" w:rsidR="00DD3169" w:rsidRDefault="00DD316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DD3169" w:rsidRDefault="00DD316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DD3169" w:rsidRDefault="00DD3169" w:rsidP="00704CAA">
      <w:pPr>
        <w:pStyle w:val="footnote"/>
      </w:pPr>
      <w:r>
        <w:rPr>
          <w:rStyle w:val="FootnoteReference"/>
        </w:rPr>
        <w:footnoteRef/>
      </w:r>
      <w:r>
        <w:t xml:space="preserve"> [JS] or “presence”</w:t>
      </w:r>
    </w:p>
  </w:footnote>
  <w:footnote w:id="677">
    <w:p w14:paraId="263120E9" w14:textId="77777777" w:rsidR="00DD3169" w:rsidRDefault="00DD3169" w:rsidP="00704CAA">
      <w:pPr>
        <w:pStyle w:val="footnote"/>
      </w:pPr>
      <w:r>
        <w:rPr>
          <w:rStyle w:val="FootnoteReference"/>
        </w:rPr>
        <w:footnoteRef/>
      </w:r>
      <w:r>
        <w:t xml:space="preserve"> Cf. John 1:18; 3:13; Wisdom 18:16.</w:t>
      </w:r>
    </w:p>
  </w:footnote>
  <w:footnote w:id="678">
    <w:p w14:paraId="45C85546" w14:textId="77777777" w:rsidR="00DD3169" w:rsidRDefault="00DD316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DD3169" w:rsidRDefault="00DD3169" w:rsidP="00704CAA">
      <w:pPr>
        <w:pStyle w:val="footnote"/>
      </w:pPr>
      <w:r>
        <w:rPr>
          <w:rStyle w:val="FootnoteReference"/>
        </w:rPr>
        <w:footnoteRef/>
      </w:r>
      <w:r>
        <w:t xml:space="preserve"> [JS] or “from now and forevermore.”</w:t>
      </w:r>
    </w:p>
  </w:footnote>
  <w:footnote w:id="680">
    <w:p w14:paraId="0509066F" w14:textId="77777777" w:rsidR="00DD3169" w:rsidRDefault="00DD316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DD3169" w:rsidRDefault="00DD3169" w:rsidP="00704CAA">
      <w:pPr>
        <w:pStyle w:val="footnote"/>
      </w:pPr>
      <w:r>
        <w:rPr>
          <w:rStyle w:val="FootnoteReference"/>
        </w:rPr>
        <w:footnoteRef/>
      </w:r>
      <w:r>
        <w:t xml:space="preserve"> [JS] or “cry”</w:t>
      </w:r>
    </w:p>
  </w:footnote>
  <w:footnote w:id="682">
    <w:p w14:paraId="65517406" w14:textId="77777777" w:rsidR="00DD3169" w:rsidRDefault="00DD3169" w:rsidP="00704CAA">
      <w:pPr>
        <w:pStyle w:val="footnote"/>
      </w:pPr>
      <w:r>
        <w:rPr>
          <w:rStyle w:val="FootnoteReference"/>
        </w:rPr>
        <w:footnoteRef/>
      </w:r>
      <w:r>
        <w:t xml:space="preserve"> [JS] or “rescue”, i.e. “O Lord, rescue me!”</w:t>
      </w:r>
    </w:p>
  </w:footnote>
  <w:footnote w:id="683">
    <w:p w14:paraId="00DCFDCC" w14:textId="77777777" w:rsidR="00DD3169" w:rsidRDefault="00DD3169" w:rsidP="00704CAA">
      <w:pPr>
        <w:pStyle w:val="footnote"/>
      </w:pPr>
      <w:r>
        <w:rPr>
          <w:rStyle w:val="FootnoteReference"/>
        </w:rPr>
        <w:footnoteRef/>
      </w:r>
      <w:r>
        <w:t xml:space="preserve"> Or “life,” or “self.</w:t>
      </w:r>
    </w:p>
  </w:footnote>
  <w:footnote w:id="684">
    <w:p w14:paraId="39013900" w14:textId="77777777" w:rsidR="00DD3169" w:rsidRDefault="00DD3169" w:rsidP="00704CAA">
      <w:pPr>
        <w:pStyle w:val="footnote"/>
      </w:pPr>
      <w:r>
        <w:rPr>
          <w:rStyle w:val="FootnoteReference"/>
        </w:rPr>
        <w:footnoteRef/>
      </w:r>
      <w:r>
        <w:t xml:space="preserve"> cf. Heb. 4:10; Phil. 2:12; Mt. 11:28,29; Jer. 6:16.</w:t>
      </w:r>
    </w:p>
  </w:footnote>
  <w:footnote w:id="685">
    <w:p w14:paraId="7EF4902F" w14:textId="77777777" w:rsidR="00DD3169" w:rsidRDefault="00DD3169" w:rsidP="00704CAA">
      <w:pPr>
        <w:pStyle w:val="footnote"/>
      </w:pPr>
      <w:r>
        <w:rPr>
          <w:rStyle w:val="FootnoteReference"/>
        </w:rPr>
        <w:footnoteRef/>
      </w:r>
      <w:r>
        <w:t xml:space="preserve"> [JS] Fr. Lazarus has, “I will live to please the Lord”</w:t>
      </w:r>
    </w:p>
  </w:footnote>
  <w:footnote w:id="686">
    <w:p w14:paraId="074C68EB" w14:textId="77777777" w:rsidR="00DD3169" w:rsidRDefault="00DD3169" w:rsidP="00704CAA">
      <w:pPr>
        <w:pStyle w:val="footnote"/>
      </w:pPr>
      <w:r>
        <w:rPr>
          <w:rStyle w:val="FootnoteReference"/>
        </w:rPr>
        <w:footnoteRef/>
      </w:r>
      <w:r>
        <w:t xml:space="preserve"> 2 Cor. 4:13.</w:t>
      </w:r>
    </w:p>
  </w:footnote>
  <w:footnote w:id="687">
    <w:p w14:paraId="1961AD01" w14:textId="77777777" w:rsidR="00DD3169" w:rsidRDefault="00DD3169" w:rsidP="00704CAA">
      <w:pPr>
        <w:pStyle w:val="footnote"/>
      </w:pPr>
      <w:r>
        <w:rPr>
          <w:rStyle w:val="FootnoteReference"/>
        </w:rPr>
        <w:footnoteRef/>
      </w:r>
      <w:r>
        <w:t xml:space="preserve"> [JS] or “brought very low”</w:t>
      </w:r>
    </w:p>
  </w:footnote>
  <w:footnote w:id="688">
    <w:p w14:paraId="5336CA97" w14:textId="77777777" w:rsidR="00DD3169" w:rsidRDefault="00DD3169" w:rsidP="00704CAA">
      <w:pPr>
        <w:pStyle w:val="footnote"/>
      </w:pPr>
      <w:r>
        <w:rPr>
          <w:rStyle w:val="FootnoteReference"/>
        </w:rPr>
        <w:footnoteRef/>
      </w:r>
      <w:r>
        <w:t xml:space="preserve"> [JS] OSB has, “ecstasy,” Fr. Lazarus has “madness,” Brenton has “amazement.”</w:t>
      </w:r>
    </w:p>
  </w:footnote>
  <w:footnote w:id="689">
    <w:p w14:paraId="7806EAC7" w14:textId="77777777" w:rsidR="00DD3169" w:rsidRDefault="00DD3169" w:rsidP="00704CAA">
      <w:pPr>
        <w:pStyle w:val="footnote"/>
      </w:pPr>
      <w:r>
        <w:rPr>
          <w:rStyle w:val="FootnoteReference"/>
        </w:rPr>
        <w:footnoteRef/>
      </w:r>
      <w:r>
        <w:t xml:space="preserve"> [JS] NETS and OSB omit vs. 5.</w:t>
      </w:r>
    </w:p>
  </w:footnote>
  <w:footnote w:id="690">
    <w:p w14:paraId="3C69D206" w14:textId="77777777" w:rsidR="00DD3169" w:rsidRDefault="00DD3169" w:rsidP="00704CAA">
      <w:pPr>
        <w:pStyle w:val="footnote"/>
      </w:pPr>
      <w:r>
        <w:rPr>
          <w:rStyle w:val="FootnoteReference"/>
        </w:rPr>
        <w:footnoteRef/>
      </w:r>
      <w:r>
        <w:t xml:space="preserve"> [JS] literally, “holy ones.”</w:t>
      </w:r>
    </w:p>
  </w:footnote>
  <w:footnote w:id="691">
    <w:p w14:paraId="42AB023A" w14:textId="77777777" w:rsidR="00DD3169" w:rsidRDefault="00DD316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DD3169" w:rsidRDefault="00DD3169" w:rsidP="00704CAA">
      <w:pPr>
        <w:pStyle w:val="footnote"/>
      </w:pPr>
      <w:r>
        <w:rPr>
          <w:rStyle w:val="FootnoteReference"/>
        </w:rPr>
        <w:footnoteRef/>
      </w:r>
      <w:r>
        <w:t xml:space="preserve"> [JS] litearlly, “slave”.</w:t>
      </w:r>
    </w:p>
  </w:footnote>
  <w:footnote w:id="693">
    <w:p w14:paraId="3AA5172C" w14:textId="77777777" w:rsidR="00DD3169" w:rsidRDefault="00DD3169" w:rsidP="00704CAA">
      <w:pPr>
        <w:pStyle w:val="footnote"/>
      </w:pPr>
      <w:r>
        <w:rPr>
          <w:rStyle w:val="FootnoteReference"/>
        </w:rPr>
        <w:footnoteRef/>
      </w:r>
      <w:r>
        <w:t xml:space="preserve"> [JS] [] lacking in NETS and OSB.</w:t>
      </w:r>
    </w:p>
  </w:footnote>
  <w:footnote w:id="694">
    <w:p w14:paraId="6A76C09C" w14:textId="77777777" w:rsidR="00DD3169" w:rsidRDefault="00DD3169" w:rsidP="00704CAA">
      <w:pPr>
        <w:pStyle w:val="footnote"/>
      </w:pPr>
      <w:r>
        <w:rPr>
          <w:rStyle w:val="FootnoteReference"/>
        </w:rPr>
        <w:footnoteRef/>
      </w:r>
      <w:r>
        <w:t xml:space="preserve"> Rom. 15:11.</w:t>
      </w:r>
    </w:p>
  </w:footnote>
  <w:footnote w:id="695">
    <w:p w14:paraId="68C80167" w14:textId="77777777" w:rsidR="00DD3169" w:rsidRDefault="00DD316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DD3169" w:rsidRDefault="00DD3169" w:rsidP="00704CAA">
      <w:pPr>
        <w:pStyle w:val="footnote"/>
      </w:pPr>
      <w:r>
        <w:rPr>
          <w:rStyle w:val="FootnoteReference"/>
        </w:rPr>
        <w:footnoteRef/>
      </w:r>
      <w:r>
        <w:t xml:space="preserve"> [JS] “thankfully confess the Lord with praise,” here and throughout</w:t>
      </w:r>
    </w:p>
  </w:footnote>
  <w:footnote w:id="697">
    <w:p w14:paraId="56D602AB" w14:textId="77777777" w:rsidR="00DD3169" w:rsidRDefault="00DD316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DD3169" w:rsidRPr="00C544D6" w:rsidRDefault="00DD3169" w:rsidP="00704CAA">
      <w:pPr>
        <w:pStyle w:val="footnote"/>
      </w:pPr>
      <w:r w:rsidRPr="00C544D6">
        <w:rPr>
          <w:rStyle w:val="FootnoteReference"/>
        </w:rPr>
        <w:footnoteRef/>
      </w:r>
      <w:r w:rsidRPr="00C544D6">
        <w:t xml:space="preserve"> Heb. 13:6.</w:t>
      </w:r>
    </w:p>
  </w:footnote>
  <w:footnote w:id="699">
    <w:p w14:paraId="5D0FEE98" w14:textId="77777777" w:rsidR="00DD3169" w:rsidRDefault="00DD3169" w:rsidP="00704CAA">
      <w:pPr>
        <w:pStyle w:val="footnote"/>
      </w:pPr>
      <w:r>
        <w:rPr>
          <w:rStyle w:val="FootnoteReference"/>
        </w:rPr>
        <w:footnoteRef/>
      </w:r>
      <w:r>
        <w:t xml:space="preserve"> [JS] Fr. Lazarus has “see the fall of”</w:t>
      </w:r>
    </w:p>
  </w:footnote>
  <w:footnote w:id="700">
    <w:p w14:paraId="47411FC0" w14:textId="77777777" w:rsidR="00DD3169" w:rsidRDefault="00DD316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DD3169" w:rsidRDefault="00DD3169" w:rsidP="00704CAA">
      <w:pPr>
        <w:pStyle w:val="footnote"/>
      </w:pPr>
      <w:r>
        <w:rPr>
          <w:rStyle w:val="FootnoteReference"/>
        </w:rPr>
        <w:footnoteRef/>
      </w:r>
      <w:r>
        <w:t xml:space="preserve"> [JS] or “give thanks to”, “thankfully confess with praise”</w:t>
      </w:r>
    </w:p>
  </w:footnote>
  <w:footnote w:id="702">
    <w:p w14:paraId="4D0EB5F8" w14:textId="77777777" w:rsidR="00DD3169" w:rsidRDefault="00DD3169" w:rsidP="00704CAA">
      <w:pPr>
        <w:pStyle w:val="footnote"/>
      </w:pPr>
      <w:r>
        <w:rPr>
          <w:rStyle w:val="FootnoteReference"/>
        </w:rPr>
        <w:footnoteRef/>
      </w:r>
      <w:r>
        <w:t xml:space="preserve"> [JS] or “praise and thank,” “thankfully confess with praise”</w:t>
      </w:r>
    </w:p>
  </w:footnote>
  <w:footnote w:id="703">
    <w:p w14:paraId="4867BE6A" w14:textId="77777777" w:rsidR="00DD3169" w:rsidRDefault="00DD316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DD3169" w:rsidRDefault="00DD3169" w:rsidP="00704CAA">
      <w:pPr>
        <w:pStyle w:val="footnote"/>
      </w:pPr>
      <w:r>
        <w:rPr>
          <w:rStyle w:val="FootnoteReference"/>
        </w:rPr>
        <w:footnoteRef/>
      </w:r>
      <w:r>
        <w:t xml:space="preserve"> [JS] or “prosper us”</w:t>
      </w:r>
    </w:p>
  </w:footnote>
  <w:footnote w:id="705">
    <w:p w14:paraId="6B15A309" w14:textId="77777777" w:rsidR="00DD3169" w:rsidRDefault="00DD316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DD3169" w:rsidRDefault="00DD316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DD3169" w:rsidRDefault="00DD316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DD3169" w:rsidRDefault="00DD3169" w:rsidP="00704CAA">
      <w:pPr>
        <w:pStyle w:val="footnote"/>
      </w:pPr>
      <w:r>
        <w:rPr>
          <w:rStyle w:val="FootnoteReference"/>
        </w:rPr>
        <w:footnoteRef/>
      </w:r>
      <w:r>
        <w:t xml:space="preserve"> [JS] “thankfully confess You with praise”</w:t>
      </w:r>
    </w:p>
  </w:footnote>
  <w:footnote w:id="709">
    <w:p w14:paraId="6C5B9009" w14:textId="77777777" w:rsidR="00DD3169" w:rsidRDefault="00DD3169" w:rsidP="00704CAA">
      <w:pPr>
        <w:pStyle w:val="footnote"/>
      </w:pPr>
      <w:r>
        <w:rPr>
          <w:rStyle w:val="FootnoteReference"/>
        </w:rPr>
        <w:footnoteRef/>
      </w:r>
      <w:r>
        <w:t xml:space="preserve"> [JS] “thankfully confess You with praise”</w:t>
      </w:r>
    </w:p>
  </w:footnote>
  <w:footnote w:id="710">
    <w:p w14:paraId="0FB1A1E8" w14:textId="77777777" w:rsidR="00DD3169" w:rsidRDefault="00DD316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DD3169" w:rsidRDefault="00DD3169" w:rsidP="00704CAA">
      <w:pPr>
        <w:pStyle w:val="footnote"/>
      </w:pPr>
      <w:r>
        <w:rPr>
          <w:rStyle w:val="FootnoteReference"/>
        </w:rPr>
        <w:footnoteRef/>
      </w:r>
      <w:r>
        <w:t xml:space="preserve"> Rom. 10:5; Gal. 3:12; Lev. 18:5; Luke 10:25-28.</w:t>
      </w:r>
    </w:p>
  </w:footnote>
  <w:footnote w:id="712">
    <w:p w14:paraId="1EF5EAAA" w14:textId="77777777" w:rsidR="00DD3169" w:rsidRDefault="00DD316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DD3169" w:rsidRDefault="00DD316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DD3169" w:rsidRDefault="00DD316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DD3169" w:rsidRDefault="00DD316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DD3169" w:rsidRDefault="00DD3169" w:rsidP="00704CAA">
      <w:pPr>
        <w:pStyle w:val="footnote"/>
      </w:pPr>
      <w:r>
        <w:rPr>
          <w:rStyle w:val="FootnoteReference"/>
        </w:rPr>
        <w:footnoteRef/>
      </w:r>
      <w:r>
        <w:t xml:space="preserve"> [JS] or “sayings,” or “teachings”</w:t>
      </w:r>
    </w:p>
  </w:footnote>
  <w:footnote w:id="717">
    <w:p w14:paraId="6D49B268" w14:textId="77777777" w:rsidR="00DD3169" w:rsidRDefault="00DD3169" w:rsidP="00704CAA">
      <w:pPr>
        <w:pStyle w:val="footnote"/>
      </w:pPr>
      <w:r>
        <w:rPr>
          <w:rStyle w:val="FootnoteReference"/>
        </w:rPr>
        <w:footnoteRef/>
      </w:r>
      <w:r>
        <w:t xml:space="preserve"> [JS] Fr. Athanasius has, “repaly,” Brenton has “recompense”</w:t>
      </w:r>
    </w:p>
  </w:footnote>
  <w:footnote w:id="718">
    <w:p w14:paraId="3F4E21CA" w14:textId="77777777" w:rsidR="00DD3169" w:rsidRDefault="00DD316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DD3169" w:rsidRDefault="00DD316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DD3169" w:rsidRDefault="00DD316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DD3169" w:rsidRDefault="00DD316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DD3169" w:rsidRDefault="00DD3169" w:rsidP="00704CAA">
      <w:pPr>
        <w:pStyle w:val="footnote"/>
      </w:pPr>
      <w:r>
        <w:rPr>
          <w:rStyle w:val="FootnoteReference"/>
        </w:rPr>
        <w:footnoteRef/>
      </w:r>
      <w:r>
        <w:t xml:space="preserve"> [JS] or “establish,” “confirm”</w:t>
      </w:r>
    </w:p>
  </w:footnote>
  <w:footnote w:id="723">
    <w:p w14:paraId="7016EE01" w14:textId="77777777" w:rsidR="00DD3169" w:rsidRDefault="00DD3169" w:rsidP="00704CAA">
      <w:pPr>
        <w:pStyle w:val="footnote"/>
      </w:pPr>
      <w:r>
        <w:rPr>
          <w:rStyle w:val="FootnoteReference"/>
        </w:rPr>
        <w:footnoteRef/>
      </w:r>
      <w:r>
        <w:t xml:space="preserve"> [JS] or “covetousness”</w:t>
      </w:r>
    </w:p>
  </w:footnote>
  <w:footnote w:id="724">
    <w:p w14:paraId="3AB589AF" w14:textId="77777777" w:rsidR="00DD3169" w:rsidRDefault="00DD316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DD3169" w:rsidRDefault="00DD316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DD3169" w:rsidRDefault="00DD316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DD3169" w:rsidRDefault="00DD316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DD3169" w:rsidRDefault="00DD316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DD3169" w:rsidRDefault="00DD3169" w:rsidP="00704CAA">
      <w:pPr>
        <w:pStyle w:val="footnote"/>
      </w:pPr>
      <w:r>
        <w:rPr>
          <w:rStyle w:val="FootnoteReference"/>
        </w:rPr>
        <w:footnoteRef/>
      </w:r>
      <w:r>
        <w:t xml:space="preserve"> [JS] or “thank,” “thankfully confess You with praise”</w:t>
      </w:r>
    </w:p>
  </w:footnote>
  <w:footnote w:id="730">
    <w:p w14:paraId="7A133E63" w14:textId="77777777" w:rsidR="00DD3169" w:rsidRDefault="00DD316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DD3169" w:rsidRDefault="00DD3169" w:rsidP="00704CAA">
      <w:pPr>
        <w:pStyle w:val="footnote"/>
      </w:pPr>
      <w:r>
        <w:rPr>
          <w:rStyle w:val="FootnoteReference"/>
        </w:rPr>
        <w:footnoteRef/>
      </w:r>
      <w:r>
        <w:t xml:space="preserve"> Curdled with scorn, anger and fear.</w:t>
      </w:r>
    </w:p>
  </w:footnote>
  <w:footnote w:id="732">
    <w:p w14:paraId="63630B8F" w14:textId="77777777" w:rsidR="00DD3169" w:rsidRDefault="00DD316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DD3169" w:rsidRDefault="00DD316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DD3169" w:rsidRDefault="00DD3169" w:rsidP="00704CAA">
      <w:pPr>
        <w:pStyle w:val="footnote"/>
      </w:pPr>
      <w:r>
        <w:rPr>
          <w:rStyle w:val="FootnoteReference"/>
        </w:rPr>
        <w:footnoteRef/>
      </w:r>
      <w:r>
        <w:t xml:space="preserve"> [JS] i.e. my eyes were straigned looking for your word.</w:t>
      </w:r>
    </w:p>
  </w:footnote>
  <w:footnote w:id="735">
    <w:p w14:paraId="7FC6C490" w14:textId="77777777" w:rsidR="00DD3169" w:rsidRDefault="00DD316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DD3169" w:rsidRDefault="00DD316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DD3169" w:rsidRDefault="00DD3169" w:rsidP="00704CAA">
      <w:pPr>
        <w:pStyle w:val="footnote"/>
      </w:pPr>
      <w:r>
        <w:rPr>
          <w:rStyle w:val="FootnoteReference"/>
        </w:rPr>
        <w:footnoteRef/>
      </w:r>
      <w:r>
        <w:t xml:space="preserve"> [JS] revive, “give me life”</w:t>
      </w:r>
    </w:p>
  </w:footnote>
  <w:footnote w:id="738">
    <w:p w14:paraId="1F853481" w14:textId="77777777" w:rsidR="00DD3169" w:rsidRDefault="00DD3169" w:rsidP="00704CAA">
      <w:pPr>
        <w:pStyle w:val="footnote"/>
      </w:pPr>
      <w:r>
        <w:rPr>
          <w:rStyle w:val="FootnoteReference"/>
        </w:rPr>
        <w:footnoteRef/>
      </w:r>
      <w:r>
        <w:t xml:space="preserve"> [JS] “all things together”, i.e. “all the universe”</w:t>
      </w:r>
    </w:p>
  </w:footnote>
  <w:footnote w:id="739">
    <w:p w14:paraId="543C0AC2" w14:textId="77777777" w:rsidR="00DD3169" w:rsidRDefault="00DD316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DD3169" w:rsidRDefault="00DD316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DD3169" w:rsidRDefault="00DD316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DD3169" w:rsidRDefault="00DD3169" w:rsidP="00704CAA">
      <w:pPr>
        <w:pStyle w:val="footnote"/>
      </w:pPr>
      <w:r>
        <w:rPr>
          <w:rStyle w:val="FootnoteReference"/>
        </w:rPr>
        <w:footnoteRef/>
      </w:r>
      <w:r>
        <w:t xml:space="preserve"> [JS] probably “forever for a reward”, rather than “for an eternal reward”</w:t>
      </w:r>
    </w:p>
  </w:footnote>
  <w:footnote w:id="743">
    <w:p w14:paraId="62CCD289" w14:textId="77777777" w:rsidR="00DD3169" w:rsidRDefault="00DD316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DD3169" w:rsidRDefault="00DD316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DD3169" w:rsidRDefault="00DD316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DD3169" w:rsidRDefault="00DD316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DD3169" w:rsidRDefault="00DD316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DD3169" w:rsidRDefault="00DD3169" w:rsidP="00704CAA">
      <w:pPr>
        <w:pStyle w:val="footnote"/>
      </w:pPr>
      <w:r>
        <w:rPr>
          <w:rStyle w:val="FootnoteReference"/>
        </w:rPr>
        <w:footnoteRef/>
      </w:r>
      <w:r>
        <w:t xml:space="preserve"> [JS] or “I directed myself towards”</w:t>
      </w:r>
    </w:p>
  </w:footnote>
  <w:footnote w:id="749">
    <w:p w14:paraId="7AA4F803" w14:textId="77777777" w:rsidR="00DD3169" w:rsidRDefault="00DD3169" w:rsidP="00704CAA">
      <w:pPr>
        <w:pStyle w:val="footnote"/>
      </w:pPr>
      <w:r>
        <w:rPr>
          <w:rStyle w:val="FootnoteReference"/>
        </w:rPr>
        <w:footnoteRef/>
      </w:r>
      <w:r>
        <w:t xml:space="preserve"> Cf. Lk. 24:27,32,45.</w:t>
      </w:r>
    </w:p>
  </w:footnote>
  <w:footnote w:id="750">
    <w:p w14:paraId="25CB77BD" w14:textId="77777777" w:rsidR="00DD3169" w:rsidRDefault="00DD316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DD3169" w:rsidRDefault="00DD316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DD3169" w:rsidRDefault="00DD316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DD3169" w:rsidRDefault="00DD316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DD3169" w:rsidRDefault="00DD316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DD3169" w:rsidRDefault="00DD316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DD3169" w:rsidRDefault="00DD3169" w:rsidP="00704CAA">
      <w:pPr>
        <w:pStyle w:val="footnote"/>
      </w:pPr>
      <w:r>
        <w:rPr>
          <w:rStyle w:val="FootnoteReference"/>
        </w:rPr>
        <w:footnoteRef/>
      </w:r>
      <w:r>
        <w:t xml:space="preserve"> [JS] or “wickedness”</w:t>
      </w:r>
    </w:p>
  </w:footnote>
  <w:footnote w:id="757">
    <w:p w14:paraId="5B4CF2F0" w14:textId="77777777" w:rsidR="00DD3169" w:rsidRDefault="00DD3169" w:rsidP="00704CAA">
      <w:pPr>
        <w:pStyle w:val="footnote"/>
      </w:pPr>
      <w:r>
        <w:rPr>
          <w:rStyle w:val="FootnoteReference"/>
        </w:rPr>
        <w:footnoteRef/>
      </w:r>
      <w:r>
        <w:t xml:space="preserve"> Cf. Ps. 110:10.</w:t>
      </w:r>
    </w:p>
  </w:footnote>
  <w:footnote w:id="758">
    <w:p w14:paraId="3210B748" w14:textId="77777777" w:rsidR="00DD3169" w:rsidRDefault="00DD316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DD3169" w:rsidRDefault="00DD3169" w:rsidP="00704CAA">
      <w:pPr>
        <w:pStyle w:val="footnote"/>
      </w:pPr>
      <w:r>
        <w:rPr>
          <w:rStyle w:val="FootnoteReference"/>
        </w:rPr>
        <w:footnoteRef/>
      </w:r>
      <w:r>
        <w:t xml:space="preserve"> [JS] Coptic has, “Name”.</w:t>
      </w:r>
    </w:p>
  </w:footnote>
  <w:footnote w:id="760">
    <w:p w14:paraId="2283E1D7" w14:textId="77777777" w:rsidR="00DD3169" w:rsidRDefault="00DD3169" w:rsidP="00704CAA">
      <w:pPr>
        <w:pStyle w:val="footnote"/>
      </w:pPr>
      <w:r>
        <w:rPr>
          <w:rStyle w:val="FootnoteReference"/>
        </w:rPr>
        <w:footnoteRef/>
      </w:r>
      <w:r>
        <w:t xml:space="preserve"> [JS] or “word,” or “teachings</w:t>
      </w:r>
    </w:p>
  </w:footnote>
  <w:footnote w:id="761">
    <w:p w14:paraId="387BB099" w14:textId="77777777" w:rsidR="00DD3169" w:rsidRDefault="00DD3169" w:rsidP="00704CAA">
      <w:pPr>
        <w:pStyle w:val="footnote"/>
      </w:pPr>
      <w:r>
        <w:rPr>
          <w:rStyle w:val="FootnoteReference"/>
        </w:rPr>
        <w:footnoteRef/>
      </w:r>
      <w:r>
        <w:t xml:space="preserve"> [JS] [] found in Coptic. See the First Hour of Tuesday of Holy Week.</w:t>
      </w:r>
    </w:p>
  </w:footnote>
  <w:footnote w:id="762">
    <w:p w14:paraId="7C32BFF6" w14:textId="77777777" w:rsidR="00DD3169" w:rsidRDefault="00DD316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DD3169" w:rsidRDefault="00DD316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DD3169" w:rsidRDefault="00DD3169" w:rsidP="00704CAA">
      <w:pPr>
        <w:pStyle w:val="footnote"/>
      </w:pPr>
      <w:r>
        <w:rPr>
          <w:rStyle w:val="FootnoteReference"/>
        </w:rPr>
        <w:footnoteRef/>
      </w:r>
      <w:r>
        <w:t xml:space="preserve"> Cf. Jeremiah 3:23. I look through the hills to their unseen Maker.</w:t>
      </w:r>
    </w:p>
  </w:footnote>
  <w:footnote w:id="765">
    <w:p w14:paraId="1876E7D4" w14:textId="77777777" w:rsidR="00DD3169" w:rsidRDefault="00DD316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DD3169" w:rsidRDefault="00DD316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DD3169" w:rsidRDefault="00DD316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DD3169" w:rsidRDefault="00DD3169" w:rsidP="00704CAA">
      <w:pPr>
        <w:pStyle w:val="footnote"/>
      </w:pPr>
      <w:r>
        <w:rPr>
          <w:rStyle w:val="FootnoteReference"/>
        </w:rPr>
        <w:footnoteRef/>
      </w:r>
      <w:r>
        <w:t xml:space="preserve"> [JS] or “thank and praise”, “thankfully confess with praise”</w:t>
      </w:r>
    </w:p>
  </w:footnote>
  <w:footnote w:id="769">
    <w:p w14:paraId="1FAE8E94" w14:textId="77777777" w:rsidR="00DD3169" w:rsidRDefault="00DD316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DD3169" w:rsidRDefault="00DD316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DD3169" w:rsidRDefault="00DD3169" w:rsidP="00704CAA">
      <w:pPr>
        <w:pStyle w:val="footnote"/>
      </w:pPr>
      <w:r>
        <w:rPr>
          <w:rStyle w:val="FootnoteReference"/>
        </w:rPr>
        <w:footnoteRef/>
      </w:r>
      <w:r>
        <w:t xml:space="preserve"> Hebrews 11:26; 13:13.</w:t>
      </w:r>
    </w:p>
  </w:footnote>
  <w:footnote w:id="772">
    <w:p w14:paraId="05D5FD0A" w14:textId="77777777" w:rsidR="00DD3169" w:rsidRDefault="00DD3169" w:rsidP="00704CAA">
      <w:pPr>
        <w:pStyle w:val="footnote"/>
      </w:pPr>
      <w:r>
        <w:rPr>
          <w:rStyle w:val="FootnoteReference"/>
        </w:rPr>
        <w:footnoteRef/>
      </w:r>
      <w:r>
        <w:t xml:space="preserve"> Heaven is here (Mt. 4:17; Lk. 17:21; Prov. 17:24).</w:t>
      </w:r>
    </w:p>
  </w:footnote>
  <w:footnote w:id="773">
    <w:p w14:paraId="7D59277F" w14:textId="77777777" w:rsidR="00DD3169" w:rsidRDefault="00DD3169" w:rsidP="00704CAA">
      <w:pPr>
        <w:pStyle w:val="footnote"/>
      </w:pPr>
      <w:r>
        <w:rPr>
          <w:rStyle w:val="FootnoteReference"/>
        </w:rPr>
        <w:footnoteRef/>
      </w:r>
      <w:r>
        <w:t xml:space="preserve"> [JS] Fr. Lazarus and NETS have “irresistible”, OSB has “overwhelming”</w:t>
      </w:r>
    </w:p>
  </w:footnote>
  <w:footnote w:id="774">
    <w:p w14:paraId="604D1C2F" w14:textId="77777777" w:rsidR="00DD3169" w:rsidRDefault="00DD3169" w:rsidP="00704CAA">
      <w:pPr>
        <w:pStyle w:val="footnote"/>
      </w:pPr>
      <w:r>
        <w:rPr>
          <w:rStyle w:val="FootnoteReference"/>
        </w:rPr>
        <w:footnoteRef/>
      </w:r>
      <w:r>
        <w:t xml:space="preserve"> [JS] or “evildoers”</w:t>
      </w:r>
    </w:p>
  </w:footnote>
  <w:footnote w:id="775">
    <w:p w14:paraId="093F2A64" w14:textId="77777777" w:rsidR="00DD3169" w:rsidRDefault="00DD3169" w:rsidP="00704CAA">
      <w:pPr>
        <w:pStyle w:val="footnote"/>
      </w:pPr>
      <w:r>
        <w:rPr>
          <w:rStyle w:val="FootnoteReference"/>
        </w:rPr>
        <w:footnoteRef/>
      </w:r>
      <w:r>
        <w:t xml:space="preserve"> [JS] Fr. Athanasius has, “the Lord has magnified His doings with them.”</w:t>
      </w:r>
    </w:p>
  </w:footnote>
  <w:footnote w:id="776">
    <w:p w14:paraId="574A06B5" w14:textId="77777777" w:rsidR="00DD3169" w:rsidRDefault="00DD316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DD3169" w:rsidRDefault="00DD316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DD3169" w:rsidRDefault="00DD3169" w:rsidP="00704CAA">
      <w:pPr>
        <w:pStyle w:val="footnote"/>
      </w:pPr>
      <w:r>
        <w:rPr>
          <w:rStyle w:val="FootnoteReference"/>
        </w:rPr>
        <w:footnoteRef/>
      </w:r>
      <w:r>
        <w:t xml:space="preserve"> [JS] “from your rest”, literally, “after sitting”</w:t>
      </w:r>
    </w:p>
  </w:footnote>
  <w:footnote w:id="779">
    <w:p w14:paraId="5C7D4D32" w14:textId="77777777" w:rsidR="00DD3169" w:rsidRDefault="00DD3169" w:rsidP="00704CAA">
      <w:pPr>
        <w:pStyle w:val="footnote"/>
      </w:pPr>
      <w:r>
        <w:rPr>
          <w:rStyle w:val="FootnoteReference"/>
        </w:rPr>
        <w:footnoteRef/>
      </w:r>
      <w:r>
        <w:t xml:space="preserve"> [JS] Fr. Athanasius has, “the children of those who have been awakened.”</w:t>
      </w:r>
    </w:p>
  </w:footnote>
  <w:footnote w:id="780">
    <w:p w14:paraId="4E0751D4" w14:textId="77777777" w:rsidR="00DD3169" w:rsidRDefault="00DD3169" w:rsidP="00704CAA">
      <w:pPr>
        <w:pStyle w:val="footnote"/>
      </w:pPr>
      <w:r>
        <w:rPr>
          <w:rStyle w:val="FootnoteReference"/>
        </w:rPr>
        <w:footnoteRef/>
      </w:r>
      <w:r>
        <w:t xml:space="preserve"> [JS] Fr. Lazarus has, “such exiles”</w:t>
      </w:r>
    </w:p>
  </w:footnote>
  <w:footnote w:id="781">
    <w:p w14:paraId="09DB039E" w14:textId="77777777" w:rsidR="00DD3169" w:rsidRDefault="00DD3169" w:rsidP="00704CAA">
      <w:pPr>
        <w:pStyle w:val="footnote"/>
      </w:pPr>
      <w:r>
        <w:rPr>
          <w:rStyle w:val="FootnoteReference"/>
        </w:rPr>
        <w:footnoteRef/>
      </w:r>
      <w:r>
        <w:t xml:space="preserve"> [JS] Fr. Athanasius has, “You will be blessed”</w:t>
      </w:r>
    </w:p>
  </w:footnote>
  <w:footnote w:id="782">
    <w:p w14:paraId="32267075" w14:textId="77777777" w:rsidR="00DD3169" w:rsidRDefault="00DD3169" w:rsidP="00704CAA">
      <w:pPr>
        <w:pStyle w:val="footnote"/>
      </w:pPr>
      <w:r>
        <w:rPr>
          <w:rStyle w:val="FootnoteReference"/>
        </w:rPr>
        <w:footnoteRef/>
      </w:r>
      <w:r>
        <w:t xml:space="preserve"> [JS] Fr. Athanasius has “the Lord will bless,” and “you will see the joys”</w:t>
      </w:r>
    </w:p>
  </w:footnote>
  <w:footnote w:id="783">
    <w:p w14:paraId="07B50ADB" w14:textId="77777777" w:rsidR="00DD3169" w:rsidRDefault="00DD316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DD3169" w:rsidRDefault="00DD316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DD3169" w:rsidRDefault="00DD3169" w:rsidP="00704CAA">
      <w:pPr>
        <w:pStyle w:val="footnote"/>
      </w:pPr>
      <w:r>
        <w:rPr>
          <w:rStyle w:val="FootnoteReference"/>
        </w:rPr>
        <w:footnoteRef/>
      </w:r>
      <w:r>
        <w:t xml:space="preserve"> [JS] or “lawlessness”</w:t>
      </w:r>
    </w:p>
  </w:footnote>
  <w:footnote w:id="786">
    <w:p w14:paraId="67C4030A" w14:textId="77777777" w:rsidR="00DD3169" w:rsidRDefault="00DD316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DD3169" w:rsidRDefault="00DD3169" w:rsidP="00704CAA">
      <w:pPr>
        <w:pStyle w:val="footnote"/>
      </w:pPr>
      <w:r>
        <w:rPr>
          <w:rStyle w:val="FootnoteReference"/>
        </w:rPr>
        <w:footnoteRef/>
      </w:r>
      <w:r>
        <w:t xml:space="preserve"> [JS] or “transgressions” or “acts of lawlessness”, throughout.</w:t>
      </w:r>
    </w:p>
  </w:footnote>
  <w:footnote w:id="788">
    <w:p w14:paraId="01546DD5" w14:textId="77777777" w:rsidR="00DD3169" w:rsidRDefault="00DD3169" w:rsidP="00704CAA">
      <w:pPr>
        <w:pStyle w:val="footnote"/>
      </w:pPr>
      <w:r>
        <w:rPr>
          <w:rStyle w:val="FootnoteReference"/>
        </w:rPr>
        <w:footnoteRef/>
      </w:r>
      <w:r>
        <w:t xml:space="preserve"> [JS] or “forgiveness”</w:t>
      </w:r>
    </w:p>
  </w:footnote>
  <w:footnote w:id="789">
    <w:p w14:paraId="1F064365" w14:textId="77777777" w:rsidR="00DD3169" w:rsidRDefault="00DD316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DD3169" w:rsidRDefault="00DD3169" w:rsidP="00704CAA">
      <w:pPr>
        <w:pStyle w:val="footnote"/>
      </w:pPr>
      <w:r>
        <w:rPr>
          <w:rStyle w:val="FootnoteReference"/>
        </w:rPr>
        <w:footnoteRef/>
      </w:r>
      <w:r>
        <w:t xml:space="preserve"> Cf. Titus 2:14.</w:t>
      </w:r>
    </w:p>
  </w:footnote>
  <w:footnote w:id="791">
    <w:p w14:paraId="12B3D57D" w14:textId="77777777" w:rsidR="00DD3169" w:rsidRDefault="00DD3169" w:rsidP="00704CAA">
      <w:pPr>
        <w:pStyle w:val="footnote"/>
      </w:pPr>
      <w:r>
        <w:rPr>
          <w:rStyle w:val="FootnoteReference"/>
        </w:rPr>
        <w:footnoteRef/>
      </w:r>
      <w:r>
        <w:t xml:space="preserve"> Prov. 29:1; 2 Kings 17:14; Neh. 9:16; Dt. 9:6.</w:t>
      </w:r>
    </w:p>
  </w:footnote>
  <w:footnote w:id="792">
    <w:p w14:paraId="1811E64B" w14:textId="77777777" w:rsidR="00DD3169" w:rsidRDefault="00DD3169" w:rsidP="00704CAA">
      <w:pPr>
        <w:pStyle w:val="footnote"/>
      </w:pPr>
      <w:r>
        <w:rPr>
          <w:rStyle w:val="FootnoteReference"/>
        </w:rPr>
        <w:footnoteRef/>
      </w:r>
      <w:r>
        <w:t xml:space="preserve"> [JS] literally “the tent of my house”</w:t>
      </w:r>
    </w:p>
  </w:footnote>
  <w:footnote w:id="793">
    <w:p w14:paraId="01BC8279" w14:textId="77777777" w:rsidR="00DD3169" w:rsidRDefault="00DD316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DD3169" w:rsidRDefault="00DD3169" w:rsidP="00704CAA">
      <w:pPr>
        <w:pStyle w:val="footnote"/>
      </w:pPr>
      <w:r>
        <w:rPr>
          <w:rStyle w:val="FootnoteReference"/>
        </w:rPr>
        <w:footnoteRef/>
      </w:r>
      <w:r>
        <w:t xml:space="preserve"> Cf. 1 Kings 6:21 (1 Sam. 6:21).</w:t>
      </w:r>
    </w:p>
  </w:footnote>
  <w:footnote w:id="795">
    <w:p w14:paraId="0F2A4FAB" w14:textId="77777777" w:rsidR="00DD3169" w:rsidRDefault="00DD3169" w:rsidP="00704CAA">
      <w:pPr>
        <w:pStyle w:val="footnote"/>
      </w:pPr>
      <w:r>
        <w:rPr>
          <w:rStyle w:val="FootnoteReference"/>
        </w:rPr>
        <w:footnoteRef/>
      </w:r>
      <w:r>
        <w:t xml:space="preserve"> [JS] “do obeisance”, i.e. literally “bow down”</w:t>
      </w:r>
    </w:p>
  </w:footnote>
  <w:footnote w:id="796">
    <w:p w14:paraId="653EFE5A" w14:textId="77777777" w:rsidR="00DD3169" w:rsidRDefault="00DD3169" w:rsidP="00704CAA">
      <w:pPr>
        <w:pStyle w:val="footnote"/>
      </w:pPr>
      <w:r>
        <w:rPr>
          <w:rStyle w:val="FootnoteReference"/>
        </w:rPr>
        <w:footnoteRef/>
      </w:r>
      <w:r>
        <w:t xml:space="preserve"> [JS] Fr. Lazarus has “resting-place”</w:t>
      </w:r>
    </w:p>
  </w:footnote>
  <w:footnote w:id="797">
    <w:p w14:paraId="3CB0BB7B" w14:textId="77777777" w:rsidR="00DD3169" w:rsidRDefault="00DD3169" w:rsidP="00704CAA">
      <w:pPr>
        <w:pStyle w:val="footnote"/>
      </w:pPr>
      <w:r>
        <w:rPr>
          <w:rStyle w:val="FootnoteReference"/>
        </w:rPr>
        <w:footnoteRef/>
      </w:r>
      <w:r>
        <w:t xml:space="preserve"> [JS] or “the ark of Your holiness”</w:t>
      </w:r>
    </w:p>
  </w:footnote>
  <w:footnote w:id="798">
    <w:p w14:paraId="63153007" w14:textId="77777777" w:rsidR="00DD3169" w:rsidRDefault="00DD3169" w:rsidP="00704CAA">
      <w:pPr>
        <w:pStyle w:val="footnote"/>
      </w:pPr>
      <w:r>
        <w:rPr>
          <w:rStyle w:val="FootnoteReference"/>
        </w:rPr>
        <w:footnoteRef/>
      </w:r>
      <w:r>
        <w:t xml:space="preserve"> Ps. 131:8-10 = 2 Chron. 6:41-42.</w:t>
      </w:r>
    </w:p>
  </w:footnote>
  <w:footnote w:id="799">
    <w:p w14:paraId="3EE06E49" w14:textId="77777777" w:rsidR="00DD3169" w:rsidRDefault="00DD3169" w:rsidP="00704CAA">
      <w:pPr>
        <w:pStyle w:val="footnote"/>
      </w:pPr>
      <w:r>
        <w:rPr>
          <w:rStyle w:val="FootnoteReference"/>
        </w:rPr>
        <w:footnoteRef/>
      </w:r>
      <w:r>
        <w:t xml:space="preserve"> I Chron. 17:11-14; Acts 2:30-33.</w:t>
      </w:r>
    </w:p>
  </w:footnote>
  <w:footnote w:id="800">
    <w:p w14:paraId="42F3B605" w14:textId="77777777" w:rsidR="00DD3169" w:rsidRDefault="00DD3169" w:rsidP="00704CAA">
      <w:pPr>
        <w:pStyle w:val="footnote"/>
      </w:pPr>
      <w:r>
        <w:rPr>
          <w:rStyle w:val="FootnoteReference"/>
        </w:rPr>
        <w:footnoteRef/>
      </w:r>
      <w:r>
        <w:t xml:space="preserve"> [JS] Coptic has “widow”.</w:t>
      </w:r>
    </w:p>
  </w:footnote>
  <w:footnote w:id="801">
    <w:p w14:paraId="1A9AACF1" w14:textId="77777777" w:rsidR="00DD3169" w:rsidRDefault="00DD3169" w:rsidP="00704CAA">
      <w:pPr>
        <w:pStyle w:val="footnote"/>
      </w:pPr>
      <w:r>
        <w:rPr>
          <w:rStyle w:val="FootnoteReference"/>
        </w:rPr>
        <w:footnoteRef/>
      </w:r>
      <w:r>
        <w:t xml:space="preserve"> [JS] or “rejoice with rejoicing”</w:t>
      </w:r>
    </w:p>
  </w:footnote>
  <w:footnote w:id="802">
    <w:p w14:paraId="3AE96C33" w14:textId="77777777" w:rsidR="00DD3169" w:rsidRDefault="00DD3169" w:rsidP="00704CAA">
      <w:pPr>
        <w:pStyle w:val="footnote"/>
      </w:pPr>
      <w:r>
        <w:rPr>
          <w:rStyle w:val="FootnoteReference"/>
        </w:rPr>
        <w:footnoteRef/>
      </w:r>
      <w:r>
        <w:t xml:space="preserve"> stock: </w:t>
      </w:r>
      <w:r w:rsidRPr="00783CA0">
        <w:rPr>
          <w:i/>
        </w:rPr>
        <w:t>lit</w:t>
      </w:r>
      <w:r>
        <w:t>. horn.</w:t>
      </w:r>
    </w:p>
  </w:footnote>
  <w:footnote w:id="803">
    <w:p w14:paraId="27E8A16B" w14:textId="77777777" w:rsidR="00DD3169" w:rsidRDefault="00DD316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DD3169" w:rsidRDefault="00DD316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DD3169" w:rsidRDefault="00DD316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DD3169" w:rsidRDefault="00DD316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DD3169" w:rsidRDefault="00DD3169" w:rsidP="00704CAA">
      <w:pPr>
        <w:pStyle w:val="footnote"/>
      </w:pPr>
      <w:r>
        <w:rPr>
          <w:rStyle w:val="FootnoteReference"/>
        </w:rPr>
        <w:footnoteRef/>
      </w:r>
      <w:r>
        <w:t xml:space="preserve"> [JS] literally, “slaves”</w:t>
      </w:r>
    </w:p>
  </w:footnote>
  <w:footnote w:id="808">
    <w:p w14:paraId="158F5E0F" w14:textId="77777777" w:rsidR="00DD3169" w:rsidRDefault="00DD316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DD3169" w:rsidRDefault="00DD3169" w:rsidP="00704CAA">
      <w:pPr>
        <w:pStyle w:val="footnote"/>
      </w:pPr>
      <w:r>
        <w:rPr>
          <w:rStyle w:val="FootnoteReference"/>
        </w:rPr>
        <w:footnoteRef/>
      </w:r>
      <w:r>
        <w:t xml:space="preserve"> Deut. 32:36.</w:t>
      </w:r>
    </w:p>
  </w:footnote>
  <w:footnote w:id="810">
    <w:p w14:paraId="0E72D9EE" w14:textId="77777777" w:rsidR="00DD3169" w:rsidRDefault="00DD3169" w:rsidP="00704CAA">
      <w:pPr>
        <w:pStyle w:val="footnote"/>
      </w:pPr>
      <w:r>
        <w:rPr>
          <w:rStyle w:val="FootnoteReference"/>
        </w:rPr>
        <w:footnoteRef/>
      </w:r>
      <w:r>
        <w:t xml:space="preserve"> [JS] [] lacking in all but OSB</w:t>
      </w:r>
    </w:p>
  </w:footnote>
  <w:footnote w:id="811">
    <w:p w14:paraId="671F363B" w14:textId="77777777" w:rsidR="00DD3169" w:rsidRDefault="00DD316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DD3169" w:rsidRDefault="00DD316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DD3169" w:rsidRDefault="00DD316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DD3169" w:rsidRDefault="00DD316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DD3169" w:rsidRDefault="00DD3169" w:rsidP="00704CAA">
      <w:pPr>
        <w:pStyle w:val="footnote"/>
      </w:pPr>
      <w:r>
        <w:rPr>
          <w:rStyle w:val="FootnoteReference"/>
        </w:rPr>
        <w:footnoteRef/>
      </w:r>
      <w:r>
        <w:t xml:space="preserve"> [JS] or “and shook of Pharaoh and his army into the Red sea,”</w:t>
      </w:r>
    </w:p>
  </w:footnote>
  <w:footnote w:id="816">
    <w:p w14:paraId="3F59DD13" w14:textId="77777777" w:rsidR="00DD3169" w:rsidRDefault="00DD3169" w:rsidP="00704CAA">
      <w:pPr>
        <w:pStyle w:val="footnote"/>
      </w:pPr>
      <w:r>
        <w:rPr>
          <w:rStyle w:val="FootnoteReference"/>
        </w:rPr>
        <w:footnoteRef/>
      </w:r>
      <w:r>
        <w:t xml:space="preserve"> [JS] or “slew”</w:t>
      </w:r>
    </w:p>
  </w:footnote>
  <w:footnote w:id="817">
    <w:p w14:paraId="7583087A" w14:textId="77777777" w:rsidR="00DD3169" w:rsidRDefault="00DD316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DD3169" w:rsidRDefault="00DD316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DD3169" w:rsidRDefault="00DD3169" w:rsidP="00704CAA">
      <w:pPr>
        <w:pStyle w:val="footnote"/>
      </w:pPr>
      <w:r>
        <w:rPr>
          <w:rStyle w:val="FootnoteReference"/>
        </w:rPr>
        <w:footnoteRef/>
      </w:r>
      <w:r>
        <w:t xml:space="preserve"> See previous footnote.</w:t>
      </w:r>
    </w:p>
  </w:footnote>
  <w:footnote w:id="820">
    <w:p w14:paraId="0CAFD8C9" w14:textId="77777777" w:rsidR="00DD3169" w:rsidRDefault="00DD316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DD3169" w:rsidRDefault="00DD3169" w:rsidP="00704CAA">
      <w:pPr>
        <w:pStyle w:val="footnote"/>
      </w:pPr>
      <w:r>
        <w:rPr>
          <w:rStyle w:val="FootnoteReference"/>
        </w:rPr>
        <w:footnoteRef/>
      </w:r>
      <w:r>
        <w:t xml:space="preserve"> [JS] or “thank”, or “thankfully confess with praise”</w:t>
      </w:r>
    </w:p>
  </w:footnote>
  <w:footnote w:id="822">
    <w:p w14:paraId="458AF9FF" w14:textId="77777777" w:rsidR="00DD3169" w:rsidRDefault="00DD316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DD3169" w:rsidRDefault="00DD316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DD3169" w:rsidRDefault="00DD316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DD3169" w:rsidRDefault="00DD316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DD3169" w:rsidRDefault="00DD316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DD3169" w:rsidRDefault="00DD316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DD3169" w:rsidRDefault="00DD3169" w:rsidP="00704CAA">
      <w:pPr>
        <w:pStyle w:val="footnote"/>
      </w:pPr>
      <w:r>
        <w:rPr>
          <w:rStyle w:val="FootnoteReference"/>
        </w:rPr>
        <w:footnoteRef/>
      </w:r>
      <w:r>
        <w:t xml:space="preserve"> [JS] literally “those who are exalted” or “the high things”</w:t>
      </w:r>
    </w:p>
  </w:footnote>
  <w:footnote w:id="829">
    <w:p w14:paraId="792E0633" w14:textId="77777777" w:rsidR="00DD3169" w:rsidRDefault="00DD316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DD3169" w:rsidRDefault="00DD3169" w:rsidP="00704CAA">
      <w:pPr>
        <w:pStyle w:val="footnote"/>
      </w:pPr>
      <w:r>
        <w:rPr>
          <w:rStyle w:val="FootnoteReference"/>
        </w:rPr>
        <w:footnoteRef/>
      </w:r>
      <w:r>
        <w:t xml:space="preserve"> [JS] or “possess”</w:t>
      </w:r>
    </w:p>
  </w:footnote>
  <w:footnote w:id="831">
    <w:p w14:paraId="1B57A445" w14:textId="77777777" w:rsidR="00DD3169" w:rsidRDefault="00DD316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DD3169" w:rsidRDefault="00DD3169" w:rsidP="00704CAA">
      <w:pPr>
        <w:pStyle w:val="footnote"/>
      </w:pPr>
      <w:r>
        <w:rPr>
          <w:rStyle w:val="FootnoteReference"/>
        </w:rPr>
        <w:footnoteRef/>
      </w:r>
      <w:r>
        <w:t xml:space="preserve"> [JS] or “give thanks,” or “thankfully confess You with praise”</w:t>
      </w:r>
    </w:p>
  </w:footnote>
  <w:footnote w:id="833">
    <w:p w14:paraId="67B776F5" w14:textId="77777777" w:rsidR="00DD3169" w:rsidRDefault="00DD3169" w:rsidP="00704CAA">
      <w:pPr>
        <w:pStyle w:val="footnote"/>
      </w:pPr>
      <w:r>
        <w:rPr>
          <w:rStyle w:val="FootnoteReference"/>
        </w:rPr>
        <w:footnoteRef/>
      </w:r>
      <w:r>
        <w:t xml:space="preserve"> [JS] or “authorities” or “powers”</w:t>
      </w:r>
    </w:p>
  </w:footnote>
  <w:footnote w:id="834">
    <w:p w14:paraId="045B7D15" w14:textId="77777777" w:rsidR="00DD3169" w:rsidRDefault="00DD3169" w:rsidP="00704CAA">
      <w:pPr>
        <w:pStyle w:val="footnote"/>
      </w:pPr>
      <w:r>
        <w:rPr>
          <w:rStyle w:val="FootnoteReference"/>
        </w:rPr>
        <w:footnoteRef/>
      </w:r>
      <w:r>
        <w:t xml:space="preserve"> [JS] or “and do I not waste away because of my enemies?”</w:t>
      </w:r>
    </w:p>
  </w:footnote>
  <w:footnote w:id="835">
    <w:p w14:paraId="44DA4D92" w14:textId="77777777" w:rsidR="00DD3169" w:rsidRDefault="00DD3169" w:rsidP="00704CAA">
      <w:pPr>
        <w:pStyle w:val="footnote"/>
      </w:pPr>
      <w:r>
        <w:rPr>
          <w:rStyle w:val="FootnoteReference"/>
        </w:rPr>
        <w:footnoteRef/>
      </w:r>
      <w:r>
        <w:t xml:space="preserve"> [JS] or “way of iniquity”</w:t>
      </w:r>
    </w:p>
  </w:footnote>
  <w:footnote w:id="836">
    <w:p w14:paraId="05DEA3B3" w14:textId="77777777" w:rsidR="00DD3169" w:rsidRDefault="00DD3169" w:rsidP="00704CAA">
      <w:pPr>
        <w:pStyle w:val="footnote"/>
      </w:pPr>
      <w:r>
        <w:rPr>
          <w:rStyle w:val="FootnoteReference"/>
        </w:rPr>
        <w:footnoteRef/>
      </w:r>
      <w:r>
        <w:t xml:space="preserve"> ‘He gives songs in the night’ (Job. 35:10).</w:t>
      </w:r>
    </w:p>
  </w:footnote>
  <w:footnote w:id="837">
    <w:p w14:paraId="493AAC58" w14:textId="77777777" w:rsidR="00DD3169" w:rsidRDefault="00DD3169" w:rsidP="00704CAA">
      <w:pPr>
        <w:pStyle w:val="footnote"/>
      </w:pPr>
      <w:r>
        <w:rPr>
          <w:rStyle w:val="FootnoteReference"/>
        </w:rPr>
        <w:footnoteRef/>
      </w:r>
      <w:r>
        <w:t xml:space="preserve"> Literally “voice”</w:t>
      </w:r>
    </w:p>
  </w:footnote>
  <w:footnote w:id="838">
    <w:p w14:paraId="6AF28D26" w14:textId="77777777" w:rsidR="00DD3169" w:rsidRDefault="00DD3169" w:rsidP="00704CAA">
      <w:pPr>
        <w:pStyle w:val="footnote"/>
      </w:pPr>
      <w:r>
        <w:rPr>
          <w:rStyle w:val="FootnoteReference"/>
        </w:rPr>
        <w:footnoteRef/>
      </w:r>
      <w:r>
        <w:t xml:space="preserve"> [JS] or “praise,” or “give thanks to,” or “thankfully confess with praise”</w:t>
      </w:r>
    </w:p>
  </w:footnote>
  <w:footnote w:id="839">
    <w:p w14:paraId="761DDB32" w14:textId="77777777" w:rsidR="00DD3169" w:rsidRDefault="00DD3169" w:rsidP="00704CAA">
      <w:pPr>
        <w:pStyle w:val="footnote"/>
      </w:pPr>
      <w:r>
        <w:rPr>
          <w:rStyle w:val="FootnoteReference"/>
        </w:rPr>
        <w:footnoteRef/>
      </w:r>
      <w:r>
        <w:t xml:space="preserve"> [JS] or “Hades”.</w:t>
      </w:r>
    </w:p>
  </w:footnote>
  <w:footnote w:id="840">
    <w:p w14:paraId="726EF8AF" w14:textId="77777777" w:rsidR="00DD3169" w:rsidRDefault="00DD316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DD3169" w:rsidRDefault="00DD3169" w:rsidP="00704CAA">
      <w:pPr>
        <w:pStyle w:val="footnote"/>
      </w:pPr>
      <w:r>
        <w:rPr>
          <w:rStyle w:val="FootnoteReference"/>
        </w:rPr>
        <w:footnoteRef/>
      </w:r>
      <w:r>
        <w:t xml:space="preserve"> this way: the confession of Christ (2 Tim. 3:12).</w:t>
      </w:r>
    </w:p>
  </w:footnote>
  <w:footnote w:id="842">
    <w:p w14:paraId="171F27CE" w14:textId="77777777" w:rsidR="00DD3169" w:rsidRDefault="00DD3169" w:rsidP="00704CAA">
      <w:pPr>
        <w:pStyle w:val="footnote"/>
      </w:pPr>
      <w:r>
        <w:rPr>
          <w:rStyle w:val="FootnoteReference"/>
        </w:rPr>
        <w:footnoteRef/>
      </w:r>
      <w:r>
        <w:t xml:space="preserve"> [JS] or “praise” or “thive thanks to,” or “thankfully confess with praise”</w:t>
      </w:r>
    </w:p>
  </w:footnote>
  <w:footnote w:id="843">
    <w:p w14:paraId="2146C03C" w14:textId="77777777" w:rsidR="00DD3169" w:rsidRDefault="00DD3169" w:rsidP="00704CAA">
      <w:pPr>
        <w:pStyle w:val="footnote"/>
      </w:pPr>
      <w:r>
        <w:rPr>
          <w:rStyle w:val="FootnoteReference"/>
        </w:rPr>
        <w:footnoteRef/>
      </w:r>
      <w:r>
        <w:t xml:space="preserve"> These two lines are identical with Lamentations 3:6.</w:t>
      </w:r>
    </w:p>
  </w:footnote>
  <w:footnote w:id="844">
    <w:p w14:paraId="324992B1" w14:textId="77777777" w:rsidR="00DD3169" w:rsidRDefault="00DD3169" w:rsidP="00704CAA">
      <w:pPr>
        <w:pStyle w:val="footnote"/>
      </w:pPr>
      <w:r>
        <w:rPr>
          <w:rStyle w:val="FootnoteReference"/>
        </w:rPr>
        <w:footnoteRef/>
      </w:r>
      <w:r>
        <w:t xml:space="preserve"> Cf. Rev. 10:5; Ezek. 20:23,28,42; Deut. 32:14.</w:t>
      </w:r>
    </w:p>
  </w:footnote>
  <w:footnote w:id="845">
    <w:p w14:paraId="4B8D626C" w14:textId="77777777" w:rsidR="00DD3169" w:rsidRDefault="00DD316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DD3169" w:rsidRDefault="00DD316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DD3169" w:rsidRDefault="00DD316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DD3169" w:rsidRDefault="00DD3169" w:rsidP="00704CAA">
      <w:pPr>
        <w:pStyle w:val="footnote"/>
      </w:pPr>
      <w:r>
        <w:rPr>
          <w:rStyle w:val="FootnoteReference"/>
        </w:rPr>
        <w:footnoteRef/>
      </w:r>
      <w:r>
        <w:t xml:space="preserve"> [JS] or “gush forth”, “overflow”</w:t>
      </w:r>
    </w:p>
  </w:footnote>
  <w:footnote w:id="849">
    <w:p w14:paraId="4045CB15" w14:textId="77777777" w:rsidR="00DD3169" w:rsidRDefault="00DD316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DD3169" w:rsidRDefault="00DD3169" w:rsidP="00704CAA">
      <w:pPr>
        <w:pStyle w:val="footnote"/>
      </w:pPr>
      <w:r>
        <w:rPr>
          <w:rStyle w:val="FootnoteReference"/>
        </w:rPr>
        <w:footnoteRef/>
      </w:r>
      <w:r>
        <w:t xml:space="preserve"> [JS] literally “holy ones”</w:t>
      </w:r>
    </w:p>
  </w:footnote>
  <w:footnote w:id="851">
    <w:p w14:paraId="423A55DA" w14:textId="77777777" w:rsidR="00DD3169" w:rsidRDefault="00DD316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DD3169" w:rsidRDefault="00DD3169" w:rsidP="00704CAA">
      <w:pPr>
        <w:pStyle w:val="footnote"/>
      </w:pPr>
      <w:r>
        <w:rPr>
          <w:rStyle w:val="FootnoteReference"/>
        </w:rPr>
        <w:footnoteRef/>
      </w:r>
      <w:r>
        <w:t xml:space="preserve"> Cf. Ps. 145:2 with Ps. 103:33. Only verbs differ.</w:t>
      </w:r>
    </w:p>
  </w:footnote>
  <w:footnote w:id="853">
    <w:p w14:paraId="38AC6FE4" w14:textId="77777777" w:rsidR="00DD3169" w:rsidRDefault="00DD3169" w:rsidP="00704CAA">
      <w:pPr>
        <w:pStyle w:val="footnote"/>
      </w:pPr>
      <w:r>
        <w:rPr>
          <w:rStyle w:val="FootnoteReference"/>
        </w:rPr>
        <w:footnoteRef/>
      </w:r>
      <w:r>
        <w:t xml:space="preserve"> [JS] or “spirit”</w:t>
      </w:r>
    </w:p>
  </w:footnote>
  <w:footnote w:id="854">
    <w:p w14:paraId="4A4D4349" w14:textId="77777777" w:rsidR="00DD3169" w:rsidRDefault="00DD3169" w:rsidP="00704CAA">
      <w:pPr>
        <w:pStyle w:val="footnote"/>
      </w:pPr>
      <w:r>
        <w:rPr>
          <w:rStyle w:val="FootnoteReference"/>
        </w:rPr>
        <w:footnoteRef/>
      </w:r>
      <w:r>
        <w:t xml:space="preserve"> [JS] thoughts, or designs, plans, projects</w:t>
      </w:r>
    </w:p>
  </w:footnote>
  <w:footnote w:id="855">
    <w:p w14:paraId="111B2FF9" w14:textId="77777777" w:rsidR="00DD3169" w:rsidRDefault="00DD3169" w:rsidP="00704CAA">
      <w:pPr>
        <w:pStyle w:val="footnote"/>
      </w:pPr>
      <w:r>
        <w:rPr>
          <w:rStyle w:val="FootnoteReference"/>
        </w:rPr>
        <w:footnoteRef/>
      </w:r>
      <w:r>
        <w:t xml:space="preserve"> [JS] or “guards”</w:t>
      </w:r>
    </w:p>
  </w:footnote>
  <w:footnote w:id="856">
    <w:p w14:paraId="5B0C1EE0" w14:textId="77777777" w:rsidR="00DD3169" w:rsidRDefault="00DD3169" w:rsidP="00704CAA">
      <w:pPr>
        <w:pStyle w:val="footnote"/>
      </w:pPr>
      <w:r>
        <w:rPr>
          <w:rStyle w:val="FootnoteReference"/>
        </w:rPr>
        <w:footnoteRef/>
      </w:r>
      <w:r>
        <w:t xml:space="preserve"> [JS] or “frees the prisoners”</w:t>
      </w:r>
    </w:p>
  </w:footnote>
  <w:footnote w:id="857">
    <w:p w14:paraId="7B0952C9" w14:textId="77777777" w:rsidR="00DD3169" w:rsidRDefault="00DD3169" w:rsidP="00704CAA">
      <w:pPr>
        <w:pStyle w:val="footnote"/>
      </w:pPr>
      <w:r>
        <w:rPr>
          <w:rStyle w:val="FootnoteReference"/>
        </w:rPr>
        <w:footnoteRef/>
      </w:r>
      <w:r>
        <w:t xml:space="preserve"> [JS] or “bent”</w:t>
      </w:r>
    </w:p>
  </w:footnote>
  <w:footnote w:id="858">
    <w:p w14:paraId="2FB9D9F0" w14:textId="77777777" w:rsidR="00DD3169" w:rsidRDefault="00DD3169" w:rsidP="00704CAA">
      <w:pPr>
        <w:pStyle w:val="footnote"/>
      </w:pPr>
      <w:r>
        <w:rPr>
          <w:rStyle w:val="FootnoteReference"/>
        </w:rPr>
        <w:footnoteRef/>
      </w:r>
      <w:r>
        <w:t xml:space="preserve"> [JS] or “skill”</w:t>
      </w:r>
    </w:p>
  </w:footnote>
  <w:footnote w:id="859">
    <w:p w14:paraId="07EA9BD7" w14:textId="77777777" w:rsidR="00DD3169" w:rsidRDefault="00DD3169" w:rsidP="00704CAA">
      <w:pPr>
        <w:pStyle w:val="footnote"/>
      </w:pPr>
      <w:r>
        <w:rPr>
          <w:rStyle w:val="FootnoteReference"/>
        </w:rPr>
        <w:footnoteRef/>
      </w:r>
      <w:r>
        <w:t xml:space="preserve"> [JS] or “foreigners”</w:t>
      </w:r>
    </w:p>
  </w:footnote>
  <w:footnote w:id="860">
    <w:p w14:paraId="4E693DCD" w14:textId="77777777" w:rsidR="00DD3169" w:rsidRDefault="00DD3169" w:rsidP="00704CAA">
      <w:pPr>
        <w:pStyle w:val="footnote"/>
      </w:pPr>
      <w:r>
        <w:rPr>
          <w:rStyle w:val="FootnoteReference"/>
        </w:rPr>
        <w:footnoteRef/>
      </w:r>
      <w:r>
        <w:t xml:space="preserve"> [JS] or a psalm, or a melody</w:t>
      </w:r>
    </w:p>
  </w:footnote>
  <w:footnote w:id="861">
    <w:p w14:paraId="3674D23E" w14:textId="77777777" w:rsidR="00DD3169" w:rsidRDefault="00DD316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DD3169" w:rsidRDefault="00DD316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DD3169" w:rsidRDefault="00DD3169" w:rsidP="00704CAA">
      <w:pPr>
        <w:pStyle w:val="footnote"/>
      </w:pPr>
      <w:r>
        <w:rPr>
          <w:rStyle w:val="FootnoteReference"/>
        </w:rPr>
        <w:footnoteRef/>
      </w:r>
      <w:r>
        <w:t xml:space="preserve"> [JS] or word, or teaching</w:t>
      </w:r>
    </w:p>
  </w:footnote>
  <w:footnote w:id="864">
    <w:p w14:paraId="2CF34236" w14:textId="77777777" w:rsidR="00DD3169" w:rsidRDefault="00DD316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DD3169" w:rsidRDefault="00DD3169" w:rsidP="00704CAA">
      <w:pPr>
        <w:pStyle w:val="footnote"/>
      </w:pPr>
      <w:r>
        <w:rPr>
          <w:rStyle w:val="FootnoteReference"/>
        </w:rPr>
        <w:footnoteRef/>
      </w:r>
      <w:r>
        <w:t xml:space="preserve"> [JS] or “stormy wind”</w:t>
      </w:r>
    </w:p>
  </w:footnote>
  <w:footnote w:id="866">
    <w:p w14:paraId="2B981771" w14:textId="77777777" w:rsidR="00DD3169" w:rsidRDefault="00DD3169" w:rsidP="00704CAA">
      <w:pPr>
        <w:pStyle w:val="footnote"/>
      </w:pPr>
      <w:r>
        <w:rPr>
          <w:rStyle w:val="FootnoteReference"/>
        </w:rPr>
        <w:footnoteRef/>
      </w:r>
      <w:r>
        <w:t xml:space="preserve"> [JS] or “maidens,” or “unmarried women”</w:t>
      </w:r>
    </w:p>
  </w:footnote>
  <w:footnote w:id="867">
    <w:p w14:paraId="04C80253" w14:textId="77777777" w:rsidR="00DD3169" w:rsidRDefault="00DD316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DD3169" w:rsidRDefault="00DD3169" w:rsidP="00704CAA">
      <w:pPr>
        <w:pStyle w:val="footnote"/>
      </w:pPr>
      <w:r>
        <w:rPr>
          <w:rStyle w:val="FootnoteReference"/>
        </w:rPr>
        <w:footnoteRef/>
      </w:r>
      <w:r>
        <w:t xml:space="preserve"> [JS] literally, “And He will raise/exalt the horn of His people”</w:t>
      </w:r>
    </w:p>
  </w:footnote>
  <w:footnote w:id="869">
    <w:p w14:paraId="195ABFE0" w14:textId="77777777" w:rsidR="00DD3169" w:rsidRDefault="00DD3169" w:rsidP="00704CAA">
      <w:pPr>
        <w:pStyle w:val="footnote"/>
      </w:pPr>
      <w:r>
        <w:rPr>
          <w:rStyle w:val="FootnoteReference"/>
        </w:rPr>
        <w:footnoteRef/>
      </w:r>
      <w:r>
        <w:t xml:space="preserve"> [JS] “assembly”</w:t>
      </w:r>
    </w:p>
  </w:footnote>
  <w:footnote w:id="870">
    <w:p w14:paraId="497FB437" w14:textId="77777777" w:rsidR="00DD3169" w:rsidRDefault="00DD3169" w:rsidP="00704CAA">
      <w:pPr>
        <w:pStyle w:val="footnote"/>
      </w:pPr>
      <w:r>
        <w:rPr>
          <w:rStyle w:val="FootnoteReference"/>
        </w:rPr>
        <w:footnoteRef/>
      </w:r>
      <w:r>
        <w:t xml:space="preserve"> [JS] Coptic has “in the chorus”</w:t>
      </w:r>
    </w:p>
  </w:footnote>
  <w:footnote w:id="871">
    <w:p w14:paraId="43317287" w14:textId="77777777" w:rsidR="00DD3169" w:rsidRDefault="00DD3169" w:rsidP="00704CAA">
      <w:pPr>
        <w:pStyle w:val="footnote"/>
      </w:pPr>
      <w:r>
        <w:rPr>
          <w:rStyle w:val="FootnoteReference"/>
        </w:rPr>
        <w:footnoteRef/>
      </w:r>
      <w:r>
        <w:t xml:space="preserve"> [JS] Fr. Athanasius has “exalt,” See the Liturgy of Mesori 26)</w:t>
      </w:r>
    </w:p>
  </w:footnote>
  <w:footnote w:id="872">
    <w:p w14:paraId="5B0388FF" w14:textId="77777777" w:rsidR="00DD3169" w:rsidRDefault="00DD3169" w:rsidP="00704CAA">
      <w:pPr>
        <w:pStyle w:val="footnote"/>
      </w:pPr>
      <w:r>
        <w:rPr>
          <w:rStyle w:val="FootnoteReference"/>
        </w:rPr>
        <w:footnoteRef/>
      </w:r>
      <w:r>
        <w:t xml:space="preserve"> two-edged sword: praise which conquers Amalek (St. Chrysostom).</w:t>
      </w:r>
    </w:p>
  </w:footnote>
  <w:footnote w:id="873">
    <w:p w14:paraId="31AB8451" w14:textId="77777777" w:rsidR="00DD3169" w:rsidRDefault="00DD3169" w:rsidP="00704CAA">
      <w:pPr>
        <w:pStyle w:val="footnote"/>
      </w:pPr>
      <w:r>
        <w:rPr>
          <w:rStyle w:val="FootnoteReference"/>
        </w:rPr>
        <w:footnoteRef/>
      </w:r>
      <w:r>
        <w:t xml:space="preserve"> ‘Holiness of life is the mother of glory’ (St Theodoret).</w:t>
      </w:r>
    </w:p>
  </w:footnote>
  <w:footnote w:id="874">
    <w:p w14:paraId="1BFFDD90" w14:textId="77777777" w:rsidR="00DD3169" w:rsidRDefault="00DD3169" w:rsidP="00704CAA">
      <w:pPr>
        <w:pStyle w:val="footnote"/>
      </w:pPr>
      <w:r>
        <w:rPr>
          <w:rStyle w:val="FootnoteReference"/>
        </w:rPr>
        <w:footnoteRef/>
      </w:r>
      <w:r>
        <w:t xml:space="preserve"> [JS] variant reading, “harp and lyre”</w:t>
      </w:r>
    </w:p>
  </w:footnote>
  <w:footnote w:id="875">
    <w:p w14:paraId="41E39163" w14:textId="77777777" w:rsidR="00DD3169" w:rsidRDefault="00DD316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DD3169" w:rsidRDefault="00DD316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DD3169" w:rsidRDefault="00DD3169" w:rsidP="00865C59">
      <w:pPr>
        <w:pStyle w:val="footnote"/>
      </w:pPr>
      <w:r>
        <w:rPr>
          <w:rStyle w:val="FootnoteReference"/>
        </w:rPr>
        <w:footnoteRef/>
      </w:r>
      <w:r>
        <w:t xml:space="preserve"> Or “Spirit”</w:t>
      </w:r>
    </w:p>
  </w:footnote>
  <w:footnote w:id="878">
    <w:p w14:paraId="296DD30B" w14:textId="77777777" w:rsidR="00DD3169" w:rsidRDefault="00DD316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DD3169" w:rsidRDefault="00DD3169" w:rsidP="00344A59">
      <w:pPr>
        <w:pStyle w:val="footnote"/>
      </w:pPr>
      <w:r>
        <w:rPr>
          <w:rStyle w:val="FootnoteReference"/>
        </w:rPr>
        <w:footnoteRef/>
      </w:r>
      <w:r>
        <w:t xml:space="preserve"> The “alleluia” in each vs is inserted into each verse of the Psalm</w:t>
      </w:r>
    </w:p>
  </w:footnote>
  <w:footnote w:id="880">
    <w:p w14:paraId="1F1613E0" w14:textId="77777777" w:rsidR="00DD3169" w:rsidRDefault="00DD316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DD3169" w:rsidRDefault="00DD3169" w:rsidP="00A7333E">
      <w:pPr>
        <w:pStyle w:val="footnote"/>
      </w:pPr>
      <w:r>
        <w:rPr>
          <w:rStyle w:val="FootnoteReference"/>
        </w:rPr>
        <w:footnoteRef/>
      </w:r>
      <w:r>
        <w:t xml:space="preserve"> Do obiesance</w:t>
      </w:r>
    </w:p>
  </w:footnote>
  <w:footnote w:id="882">
    <w:p w14:paraId="109CBDA9" w14:textId="77777777" w:rsidR="00DD3169" w:rsidRDefault="00DD3169" w:rsidP="00A7333E">
      <w:pPr>
        <w:pStyle w:val="footnote"/>
      </w:pPr>
      <w:r>
        <w:rPr>
          <w:rStyle w:val="FootnoteReference"/>
        </w:rPr>
        <w:footnoteRef/>
      </w:r>
      <w:r>
        <w:t xml:space="preserve"> Literally, “horn”</w:t>
      </w:r>
    </w:p>
  </w:footnote>
  <w:footnote w:id="883">
    <w:p w14:paraId="6824A765" w14:textId="77777777" w:rsidR="00DD3169" w:rsidRDefault="00DD3169" w:rsidP="00A7333E">
      <w:pPr>
        <w:pStyle w:val="footnote"/>
      </w:pPr>
      <w:r>
        <w:rPr>
          <w:rStyle w:val="FootnoteReference"/>
        </w:rPr>
        <w:footnoteRef/>
      </w:r>
      <w:r>
        <w:t xml:space="preserve"> Or, “ways”</w:t>
      </w:r>
    </w:p>
  </w:footnote>
  <w:footnote w:id="884">
    <w:p w14:paraId="6136C7AC" w14:textId="77777777" w:rsidR="00DD3169" w:rsidRDefault="00DD3169" w:rsidP="00A7333E">
      <w:pPr>
        <w:pStyle w:val="footnote"/>
      </w:pPr>
      <w:r>
        <w:rPr>
          <w:rStyle w:val="FootnoteReference"/>
        </w:rPr>
        <w:footnoteRef/>
      </w:r>
      <w:r>
        <w:t xml:space="preserve"> Literally, “exalt the horn”</w:t>
      </w:r>
    </w:p>
  </w:footnote>
  <w:footnote w:id="885">
    <w:p w14:paraId="640045D3" w14:textId="27C5899B" w:rsidR="00DD3169" w:rsidRPr="00542C00" w:rsidRDefault="00DD316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DD3169" w:rsidRDefault="00DD3169" w:rsidP="00A7333E">
      <w:pPr>
        <w:pStyle w:val="footnote"/>
      </w:pPr>
      <w:r>
        <w:rPr>
          <w:rStyle w:val="FootnoteReference"/>
        </w:rPr>
        <w:footnoteRef/>
      </w:r>
      <w:r>
        <w:t xml:space="preserve"> Or “christs”</w:t>
      </w:r>
    </w:p>
  </w:footnote>
  <w:footnote w:id="887">
    <w:p w14:paraId="75E4F1BF" w14:textId="77777777" w:rsidR="00DD3169" w:rsidRDefault="00DD3169" w:rsidP="00A7333E">
      <w:pPr>
        <w:pStyle w:val="footnote"/>
      </w:pPr>
      <w:r>
        <w:rPr>
          <w:rStyle w:val="FootnoteReference"/>
        </w:rPr>
        <w:footnoteRef/>
      </w:r>
      <w:r>
        <w:t xml:space="preserve"> Or “workers of iniquity”</w:t>
      </w:r>
    </w:p>
  </w:footnote>
  <w:footnote w:id="888">
    <w:p w14:paraId="6B1B283E" w14:textId="77777777" w:rsidR="00DD3169" w:rsidRDefault="00DD316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DD3169" w:rsidRDefault="00DD3169" w:rsidP="00A7333E">
      <w:pPr>
        <w:pStyle w:val="footnote"/>
      </w:pPr>
      <w:r>
        <w:rPr>
          <w:rStyle w:val="FootnoteReference"/>
        </w:rPr>
        <w:footnoteRef/>
      </w:r>
      <w:r>
        <w:t xml:space="preserve"> or “blessing”</w:t>
      </w:r>
    </w:p>
  </w:footnote>
  <w:footnote w:id="890">
    <w:p w14:paraId="39CDECB8" w14:textId="77777777" w:rsidR="00DD3169" w:rsidRDefault="00DD3169" w:rsidP="00A7333E">
      <w:pPr>
        <w:pStyle w:val="footnote"/>
      </w:pPr>
      <w:r>
        <w:rPr>
          <w:rStyle w:val="FootnoteReference"/>
        </w:rPr>
        <w:footnoteRef/>
      </w:r>
      <w:r>
        <w:t xml:space="preserve"> Or “Thy holy Name we do utter”</w:t>
      </w:r>
    </w:p>
  </w:footnote>
  <w:footnote w:id="891">
    <w:p w14:paraId="2BFF308D" w14:textId="77777777" w:rsidR="00DD3169" w:rsidRDefault="00DD3169" w:rsidP="00A7333E">
      <w:pPr>
        <w:pStyle w:val="footnote"/>
      </w:pPr>
      <w:r>
        <w:rPr>
          <w:rStyle w:val="FootnoteReference"/>
        </w:rPr>
        <w:footnoteRef/>
      </w:r>
      <w:r>
        <w:t xml:space="preserve"> Or “May it be so, Lord!”</w:t>
      </w:r>
    </w:p>
  </w:footnote>
  <w:footnote w:id="892">
    <w:p w14:paraId="7211B02A" w14:textId="77777777" w:rsidR="00DD3169" w:rsidRDefault="00DD3169" w:rsidP="008A378B">
      <w:pPr>
        <w:pStyle w:val="footnote"/>
      </w:pPr>
      <w:r>
        <w:rPr>
          <w:rStyle w:val="FootnoteReference"/>
        </w:rPr>
        <w:footnoteRef/>
      </w:r>
      <w:r>
        <w:t xml:space="preserve"> Or “thankfully confess You with praise”</w:t>
      </w:r>
    </w:p>
  </w:footnote>
  <w:footnote w:id="893">
    <w:p w14:paraId="693B122B" w14:textId="28D696D4" w:rsidR="00DD3169" w:rsidRDefault="00DD316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DD3169" w:rsidRDefault="00DD3169" w:rsidP="00A7333E">
      <w:pPr>
        <w:pStyle w:val="footnote"/>
      </w:pPr>
      <w:r>
        <w:rPr>
          <w:rStyle w:val="FootnoteReference"/>
        </w:rPr>
        <w:footnoteRef/>
      </w:r>
      <w:r>
        <w:t xml:space="preserve"> Latria</w:t>
      </w:r>
    </w:p>
  </w:footnote>
  <w:footnote w:id="895">
    <w:p w14:paraId="6A1BE515" w14:textId="5E13A526" w:rsidR="00DD3169" w:rsidRDefault="00DD3169" w:rsidP="00426715">
      <w:pPr>
        <w:pStyle w:val="footnote"/>
      </w:pPr>
      <w:r>
        <w:rPr>
          <w:rStyle w:val="FootnoteReference"/>
        </w:rPr>
        <w:footnoteRef/>
      </w:r>
      <w:r>
        <w:t xml:space="preserve"> Or, “Sing a hymn to Him, and exalt Him beyond measure unto the ages.”</w:t>
      </w:r>
    </w:p>
  </w:footnote>
  <w:footnote w:id="896">
    <w:p w14:paraId="68D0AB21" w14:textId="61EA66CA" w:rsidR="00DD3169" w:rsidRDefault="00DD3169" w:rsidP="00426715">
      <w:pPr>
        <w:pStyle w:val="footnote"/>
      </w:pPr>
      <w:r>
        <w:rPr>
          <w:rStyle w:val="FootnoteReference"/>
        </w:rPr>
        <w:footnoteRef/>
      </w:r>
      <w:r>
        <w:t xml:space="preserve"> This verse is lacking in the Greek.</w:t>
      </w:r>
    </w:p>
  </w:footnote>
  <w:footnote w:id="897">
    <w:p w14:paraId="26544D11" w14:textId="10502CC8" w:rsidR="00DD3169" w:rsidRDefault="00DD316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DD3169" w:rsidRDefault="00DD3169" w:rsidP="007757C9">
      <w:pPr>
        <w:pStyle w:val="footnote"/>
      </w:pPr>
      <w:r>
        <w:rPr>
          <w:rStyle w:val="FootnoteReference"/>
        </w:rPr>
        <w:footnoteRef/>
      </w:r>
      <w:r>
        <w:t xml:space="preserve"> Greek has “sea-monsters”</w:t>
      </w:r>
    </w:p>
  </w:footnote>
  <w:footnote w:id="899">
    <w:p w14:paraId="0ECD7B50" w14:textId="7593729A" w:rsidR="00DD3169" w:rsidRDefault="00DD3169" w:rsidP="007757C9">
      <w:pPr>
        <w:pStyle w:val="footnote"/>
      </w:pPr>
      <w:r>
        <w:rPr>
          <w:rStyle w:val="FootnoteReference"/>
        </w:rPr>
        <w:footnoteRef/>
      </w:r>
      <w:r>
        <w:t xml:space="preserve"> [] not found in Gk.</w:t>
      </w:r>
    </w:p>
  </w:footnote>
  <w:footnote w:id="900">
    <w:p w14:paraId="0A00818E" w14:textId="6F9A1D3E" w:rsidR="00DD3169" w:rsidRDefault="00DD316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DD3169" w:rsidRDefault="00DD316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DD3169" w:rsidRDefault="00DD3169" w:rsidP="003758F4">
      <w:pPr>
        <w:pStyle w:val="footnote"/>
      </w:pPr>
      <w:r>
        <w:rPr>
          <w:rStyle w:val="FootnoteReference"/>
        </w:rPr>
        <w:footnoteRef/>
      </w:r>
      <w:r>
        <w:t xml:space="preserve"> Or, “Sing a hymn to Him, and exalt Him beyond measure unto the ages.”</w:t>
      </w:r>
    </w:p>
  </w:footnote>
  <w:footnote w:id="903">
    <w:p w14:paraId="3AF01027" w14:textId="77777777" w:rsidR="00DD3169" w:rsidRDefault="00DD316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DD3169" w:rsidRDefault="00DD3169" w:rsidP="003758F4">
      <w:pPr>
        <w:pStyle w:val="footnote"/>
      </w:pPr>
      <w:r>
        <w:rPr>
          <w:rStyle w:val="FootnoteReference"/>
        </w:rPr>
        <w:footnoteRef/>
      </w:r>
      <w:r>
        <w:t xml:space="preserve"> [] not found in Gk.</w:t>
      </w:r>
    </w:p>
  </w:footnote>
  <w:footnote w:id="905">
    <w:p w14:paraId="3D357C32" w14:textId="77777777" w:rsidR="00DD3169" w:rsidRDefault="00DD316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DD3169" w:rsidRPr="008D5F3D" w:rsidRDefault="00DD3169" w:rsidP="008D5F3D">
      <w:pPr>
        <w:pStyle w:val="footnote"/>
      </w:pPr>
      <w:r>
        <w:rPr>
          <w:rStyle w:val="FootnoteReference"/>
        </w:rPr>
        <w:footnoteRef/>
      </w:r>
      <w:r>
        <w:t xml:space="preserve"> [JS] Greek has “stars and light,” while Coptic has “stars of light”</w:t>
      </w:r>
    </w:p>
  </w:footnote>
  <w:footnote w:id="911">
    <w:p w14:paraId="6888EF75" w14:textId="7291EAAC" w:rsidR="00DD3169" w:rsidRDefault="00DD3169" w:rsidP="00A17656">
      <w:pPr>
        <w:pStyle w:val="footnote"/>
      </w:pPr>
      <w:r>
        <w:rPr>
          <w:rStyle w:val="FootnoteReference"/>
        </w:rPr>
        <w:footnoteRef/>
      </w:r>
      <w:r>
        <w:t xml:space="preserve"> [JS] Gk has “confession/praise of Him is in the earth and heaven”</w:t>
      </w:r>
    </w:p>
  </w:footnote>
  <w:footnote w:id="912">
    <w:p w14:paraId="0C9270F2" w14:textId="14BEF321" w:rsidR="00DD3169" w:rsidRDefault="00DD3169" w:rsidP="00A17656">
      <w:pPr>
        <w:pStyle w:val="footnote"/>
      </w:pPr>
      <w:r>
        <w:rPr>
          <w:rStyle w:val="FootnoteReference"/>
        </w:rPr>
        <w:footnoteRef/>
      </w:r>
      <w:r>
        <w:t xml:space="preserve"> [JS] literally, “And He will exalt the horn of His people”</w:t>
      </w:r>
    </w:p>
  </w:footnote>
  <w:footnote w:id="913">
    <w:p w14:paraId="2890F7AF" w14:textId="127DC52C" w:rsidR="00DD3169" w:rsidRDefault="00DD316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DD3169" w:rsidRDefault="00DD3169" w:rsidP="00680B91">
      <w:pPr>
        <w:pStyle w:val="footnote"/>
      </w:pPr>
      <w:r>
        <w:rPr>
          <w:rStyle w:val="FootnoteReference"/>
        </w:rPr>
        <w:footnoteRef/>
      </w:r>
      <w:r>
        <w:t xml:space="preserve"> Latria</w:t>
      </w:r>
    </w:p>
  </w:footnote>
  <w:footnote w:id="915">
    <w:p w14:paraId="690DC348"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DD3169" w:rsidRDefault="00DD316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DD316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DD3169" w:rsidRPr="00260CA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DD3169" w:rsidRDefault="00DD3169" w:rsidP="006869EE">
      <w:pPr>
        <w:pStyle w:val="footnote"/>
      </w:pPr>
      <w:r>
        <w:rPr>
          <w:rStyle w:val="FootnoteReference"/>
        </w:rPr>
        <w:footnoteRef/>
      </w:r>
      <w:r>
        <w:t xml:space="preserve"> Literally “hegoumens”, as the monastic and priestly orders have been thoroughly confused.</w:t>
      </w:r>
    </w:p>
  </w:footnote>
  <w:footnote w:id="923">
    <w:p w14:paraId="620F336B"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7C34710D"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02E1F01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30C5740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22023008" w14:textId="77777777" w:rsidR="00DD3169" w:rsidRPr="00B021F8" w:rsidRDefault="00DD316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8">
    <w:p w14:paraId="48F95F73" w14:textId="77777777" w:rsidR="00DD3169" w:rsidRDefault="00DD316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9">
    <w:p w14:paraId="1C38F898" w14:textId="533A4129"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0">
    <w:p w14:paraId="2C6CD715" w14:textId="77777777" w:rsidR="00DD3169" w:rsidRDefault="00DD3169">
      <w:pPr>
        <w:pStyle w:val="FootnoteText"/>
      </w:pPr>
      <w:r>
        <w:rPr>
          <w:rStyle w:val="FootnoteReference"/>
        </w:rPr>
        <w:footnoteRef/>
      </w:r>
      <w:r>
        <w:t xml:space="preserve"> Acts 7:60</w:t>
      </w:r>
    </w:p>
  </w:footnote>
  <w:footnote w:id="931">
    <w:p w14:paraId="66841CA4" w14:textId="77777777" w:rsidR="00DD3169" w:rsidRDefault="00DD3169" w:rsidP="006B061A">
      <w:pPr>
        <w:pStyle w:val="Footnote0"/>
      </w:pPr>
      <w:r>
        <w:rPr>
          <w:rStyle w:val="FootnoteReference"/>
        </w:rPr>
        <w:footnoteRef/>
      </w:r>
      <w:r>
        <w:t xml:space="preserve"> Literally “virgin monastic”. The traditional English term for a female monastic is not “nun”, but “virgin”.</w:t>
      </w:r>
    </w:p>
  </w:footnote>
  <w:footnote w:id="932">
    <w:p w14:paraId="4603A540" w14:textId="757615F9" w:rsidR="00DD3169" w:rsidRDefault="00DD3169" w:rsidP="00B52F78">
      <w:pPr>
        <w:pStyle w:val="footnote"/>
      </w:pPr>
      <w:r>
        <w:rPr>
          <w:rStyle w:val="FootnoteReference"/>
        </w:rPr>
        <w:footnoteRef/>
      </w:r>
      <w:r>
        <w:t xml:space="preserve"> Composed in English by Heg. Fr. Athanasius Iskander, of Kitchener, Ontario, Canada.</w:t>
      </w:r>
    </w:p>
  </w:footnote>
  <w:footnote w:id="933">
    <w:p w14:paraId="754B9B83" w14:textId="77777777" w:rsidR="00DD3169" w:rsidRDefault="00DD3169">
      <w:pPr>
        <w:pStyle w:val="footnote"/>
        <w:rPr>
          <w:ins w:id="1174" w:author="Brett Slote" w:date="2011-07-21T19:13:00Z"/>
        </w:rPr>
        <w:pPrChange w:id="1175" w:author="Brett Slote" w:date="2011-07-21T20:05:00Z">
          <w:pPr>
            <w:pStyle w:val="FootnoteText"/>
          </w:pPr>
        </w:pPrChange>
      </w:pPr>
      <w:ins w:id="1176" w:author="Brett Slote" w:date="2011-07-21T19:13:00Z">
        <w:r>
          <w:rPr>
            <w:rStyle w:val="FootnoteReference"/>
          </w:rPr>
          <w:footnoteRef/>
        </w:r>
        <w:r>
          <w:t xml:space="preserve"> Numbers 12:7-8</w:t>
        </w:r>
      </w:ins>
    </w:p>
  </w:footnote>
  <w:footnote w:id="934">
    <w:p w14:paraId="7099EBEB" w14:textId="77777777" w:rsidR="00DD3169" w:rsidRDefault="00DD3169">
      <w:pPr>
        <w:pStyle w:val="footnote"/>
        <w:rPr>
          <w:ins w:id="1177" w:author="Brett Slote" w:date="2011-07-21T19:13:00Z"/>
        </w:rPr>
        <w:pPrChange w:id="1178" w:author="Brett Slote" w:date="2011-07-21T20:05:00Z">
          <w:pPr>
            <w:pStyle w:val="FootnoteText"/>
          </w:pPr>
        </w:pPrChange>
      </w:pPr>
      <w:ins w:id="1179" w:author="Brett Slote" w:date="2011-07-21T19:13:00Z">
        <w:r>
          <w:rPr>
            <w:rStyle w:val="FootnoteReference"/>
          </w:rPr>
          <w:footnoteRef/>
        </w:r>
        <w:r>
          <w:t xml:space="preserve"> Exodus 28:1</w:t>
        </w:r>
      </w:ins>
    </w:p>
  </w:footnote>
  <w:footnote w:id="935">
    <w:p w14:paraId="5BFC95F9" w14:textId="77777777" w:rsidR="00DD3169" w:rsidRDefault="00DD3169">
      <w:pPr>
        <w:pStyle w:val="footnote"/>
        <w:rPr>
          <w:ins w:id="1180" w:author="Brett Slote" w:date="2011-07-21T19:13:00Z"/>
        </w:rPr>
        <w:pPrChange w:id="1181" w:author="Brett Slote" w:date="2011-07-21T20:05:00Z">
          <w:pPr>
            <w:pStyle w:val="FootnoteText"/>
          </w:pPr>
        </w:pPrChange>
      </w:pPr>
      <w:ins w:id="1182" w:author="Brett Slote" w:date="2011-07-21T19:13:00Z">
        <w:r>
          <w:rPr>
            <w:rStyle w:val="FootnoteReference"/>
          </w:rPr>
          <w:footnoteRef/>
        </w:r>
        <w:r>
          <w:t xml:space="preserve"> Matthew 16:18</w:t>
        </w:r>
      </w:ins>
    </w:p>
  </w:footnote>
  <w:footnote w:id="936">
    <w:p w14:paraId="04125830" w14:textId="77777777" w:rsidR="00DD3169" w:rsidRDefault="00DD3169">
      <w:pPr>
        <w:pStyle w:val="footnote"/>
        <w:rPr>
          <w:ins w:id="1184" w:author="Brett Slote" w:date="2011-07-21T19:13:00Z"/>
        </w:rPr>
        <w:pPrChange w:id="1185" w:author="Brett Slote" w:date="2011-07-21T20:05:00Z">
          <w:pPr>
            <w:pStyle w:val="FootnoteText"/>
          </w:pPr>
        </w:pPrChange>
      </w:pPr>
      <w:ins w:id="1186" w:author="Brett Slote" w:date="2011-07-21T19:13:00Z">
        <w:r>
          <w:rPr>
            <w:rStyle w:val="FootnoteReference"/>
          </w:rPr>
          <w:footnoteRef/>
        </w:r>
        <w:r>
          <w:t xml:space="preserve"> Psalms 110:4, Hebrews 5:6,10</w:t>
        </w:r>
      </w:ins>
    </w:p>
  </w:footnote>
  <w:footnote w:id="937">
    <w:p w14:paraId="4ECDDE09" w14:textId="77777777" w:rsidR="00DD3169" w:rsidRDefault="00DD316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8">
    <w:p w14:paraId="4ACBECBD" w14:textId="77777777" w:rsidR="00DD3169" w:rsidRDefault="00DD316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9">
    <w:p w14:paraId="0C45F6F7" w14:textId="77777777" w:rsidR="00DD3169" w:rsidRDefault="00DD3169" w:rsidP="00C0205C">
      <w:pPr>
        <w:pStyle w:val="footnote"/>
      </w:pPr>
      <w:r>
        <w:rPr>
          <w:rStyle w:val="FootnoteReference"/>
          <w:rFonts w:eastAsiaTheme="majorEastAsia"/>
        </w:rPr>
        <w:footnoteRef/>
      </w:r>
      <w:r>
        <w:t xml:space="preserve"> Ps 72:10</w:t>
      </w:r>
    </w:p>
  </w:footnote>
  <w:footnote w:id="940">
    <w:p w14:paraId="73200F36" w14:textId="77777777" w:rsidR="00DD3169" w:rsidRDefault="00DD3169">
      <w:pPr>
        <w:pStyle w:val="FootnoteText"/>
      </w:pPr>
      <w:r>
        <w:rPr>
          <w:rStyle w:val="FootnoteReference"/>
        </w:rPr>
        <w:footnoteRef/>
      </w:r>
      <w:r>
        <w:t xml:space="preserve"> Pope Dioscorus can but substituted here to use this doxology on his feast.</w:t>
      </w:r>
    </w:p>
  </w:footnote>
  <w:footnote w:id="941">
    <w:p w14:paraId="6EE19208" w14:textId="77777777" w:rsidR="00DD3169" w:rsidRDefault="00DD3169" w:rsidP="008B74E6">
      <w:pPr>
        <w:pStyle w:val="footnote"/>
      </w:pPr>
      <w:r>
        <w:rPr>
          <w:rStyle w:val="FootnoteReference"/>
        </w:rPr>
        <w:footnoteRef/>
      </w:r>
      <w:r>
        <w:t xml:space="preserve"> Taken from Byzantine rite hymns in 2016.</w:t>
      </w:r>
    </w:p>
  </w:footnote>
  <w:footnote w:id="942">
    <w:p w14:paraId="10C81BCA" w14:textId="32EF878B" w:rsidR="00DD3169" w:rsidRDefault="00DD3169" w:rsidP="008B74E6">
      <w:pPr>
        <w:pStyle w:val="footnote"/>
      </w:pPr>
      <w:r>
        <w:rPr>
          <w:rStyle w:val="FootnoteReference"/>
        </w:rPr>
        <w:footnoteRef/>
      </w:r>
      <w:r>
        <w:t xml:space="preserve"> Taken from Byzantine rite hymns in 2016.</w:t>
      </w:r>
    </w:p>
  </w:footnote>
  <w:footnote w:id="943">
    <w:p w14:paraId="2FF46E46" w14:textId="77777777" w:rsidR="00DD3169" w:rsidRDefault="00DD3169" w:rsidP="003D4209">
      <w:pPr>
        <w:pStyle w:val="footnote"/>
      </w:pPr>
      <w:r>
        <w:rPr>
          <w:rStyle w:val="FootnoteReference"/>
        </w:rPr>
        <w:footnoteRef/>
      </w:r>
      <w:r>
        <w:t xml:space="preserve"> Dan 12:3</w:t>
      </w:r>
    </w:p>
  </w:footnote>
  <w:footnote w:id="944">
    <w:p w14:paraId="4F373D62" w14:textId="77777777" w:rsidR="00DD3169" w:rsidRDefault="00DD3169" w:rsidP="003D4209">
      <w:pPr>
        <w:pStyle w:val="footnote"/>
      </w:pPr>
      <w:r>
        <w:rPr>
          <w:rStyle w:val="FootnoteReference"/>
        </w:rPr>
        <w:footnoteRef/>
      </w:r>
      <w:r>
        <w:t xml:space="preserve"> The Scetis Valley in Egypt, from which the word “ascetic” comes. Sheheet means “measure of the heart.”</w:t>
      </w:r>
    </w:p>
  </w:footnote>
  <w:footnote w:id="945">
    <w:p w14:paraId="153ABD29" w14:textId="77777777" w:rsidR="00DD3169" w:rsidRDefault="00DD3169" w:rsidP="003D4209">
      <w:pPr>
        <w:pStyle w:val="footnote"/>
      </w:pPr>
      <w:r>
        <w:rPr>
          <w:rStyle w:val="FootnoteReference"/>
        </w:rPr>
        <w:footnoteRef/>
      </w:r>
      <w:r>
        <w:t xml:space="preserve"> Cf Lk 22:30, Mt</w:t>
      </w:r>
      <w:r w:rsidRPr="003D4209">
        <w:rPr>
          <w:rStyle w:val="footnoteChar"/>
        </w:rPr>
        <w:t xml:space="preserve"> </w:t>
      </w:r>
      <w:r>
        <w:t>19:20</w:t>
      </w:r>
    </w:p>
  </w:footnote>
  <w:footnote w:id="946">
    <w:p w14:paraId="0977783C" w14:textId="77777777" w:rsidR="00DD3169" w:rsidRDefault="00DD3169">
      <w:pPr>
        <w:pStyle w:val="FootnoteText"/>
      </w:pPr>
      <w:r>
        <w:rPr>
          <w:rStyle w:val="FootnoteReference"/>
        </w:rPr>
        <w:footnoteRef/>
      </w:r>
      <w:r>
        <w:t xml:space="preserve"> Rev 4:6</w:t>
      </w:r>
    </w:p>
  </w:footnote>
  <w:footnote w:id="947">
    <w:p w14:paraId="474C3AF6" w14:textId="77777777" w:rsidR="00DD3169" w:rsidRDefault="00DD3169" w:rsidP="00C14556">
      <w:pPr>
        <w:pStyle w:val="footnote"/>
        <w:rPr>
          <w:ins w:id="1294" w:author="Brett Slote" w:date="2011-07-19T15:43:00Z"/>
        </w:rPr>
      </w:pPr>
      <w:ins w:id="1295" w:author="Brett Slote" w:date="2011-07-19T15:43:00Z">
        <w:r>
          <w:rPr>
            <w:rStyle w:val="FootnoteReference"/>
          </w:rPr>
          <w:footnoteRef/>
        </w:r>
        <w:r>
          <w:t xml:space="preserve"> or supplications/intercessions</w:t>
        </w:r>
      </w:ins>
    </w:p>
  </w:footnote>
  <w:footnote w:id="948">
    <w:p w14:paraId="527ECCCD" w14:textId="77777777" w:rsidR="00DD3169" w:rsidRDefault="00DD3169">
      <w:pPr>
        <w:pStyle w:val="footnote"/>
        <w:rPr>
          <w:ins w:id="1296" w:author="Brett Slote" w:date="2011-07-19T15:43:00Z"/>
        </w:rPr>
        <w:pPrChange w:id="1297" w:author="Brett Slote" w:date="2011-07-21T19:56:00Z">
          <w:pPr>
            <w:pStyle w:val="FootnoteText"/>
          </w:pPr>
        </w:pPrChange>
      </w:pPr>
      <w:ins w:id="1298" w:author="Brett Slote" w:date="2011-07-19T15:43:00Z">
        <w:r>
          <w:rPr>
            <w:rStyle w:val="FootnoteReference"/>
          </w:rPr>
          <w:footnoteRef/>
        </w:r>
        <w:r>
          <w:t xml:space="preserve"> Joel 3:13 – but I’m trying to remember something that says “the harvest is full and the wheat plentiful”</w:t>
        </w:r>
      </w:ins>
    </w:p>
  </w:footnote>
  <w:footnote w:id="949">
    <w:p w14:paraId="6583C1B7" w14:textId="77777777" w:rsidR="00DD3169" w:rsidRDefault="00DD3169">
      <w:pPr>
        <w:pStyle w:val="footnote"/>
        <w:rPr>
          <w:ins w:id="1299" w:author="Brett Slote" w:date="2011-07-19T15:43:00Z"/>
          <w:rFonts w:ascii="Antonious" w:hAnsi="Antonious" w:cs="Antonious"/>
        </w:rPr>
        <w:pPrChange w:id="1300" w:author="Brett Slote" w:date="2011-07-21T19:56:00Z">
          <w:pPr>
            <w:widowControl w:val="0"/>
            <w:autoSpaceDE w:val="0"/>
            <w:autoSpaceDN w:val="0"/>
            <w:adjustRightInd w:val="0"/>
          </w:pPr>
        </w:pPrChange>
      </w:pPr>
      <w:ins w:id="130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0">
    <w:p w14:paraId="3A76C60E" w14:textId="214D0337" w:rsidR="00DD3169" w:rsidRDefault="00DD316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1">
    <w:p w14:paraId="0CF37F72" w14:textId="7D818E4C" w:rsidR="00DD3169" w:rsidRDefault="00DD3169" w:rsidP="00E64404">
      <w:pPr>
        <w:pStyle w:val="footnote"/>
      </w:pPr>
      <w:r>
        <w:rPr>
          <w:rStyle w:val="FootnoteReference"/>
        </w:rPr>
        <w:footnoteRef/>
      </w:r>
      <w:r>
        <w:t xml:space="preserve"> Modified into the style of a Coptic Doxology from the Byzantine Rite hymns in 2016. </w:t>
      </w:r>
    </w:p>
  </w:footnote>
  <w:footnote w:id="952">
    <w:p w14:paraId="3B864A3D" w14:textId="77777777" w:rsidR="00DD3169" w:rsidRDefault="00DD3169" w:rsidP="00325E43">
      <w:pPr>
        <w:pStyle w:val="footnote"/>
      </w:pPr>
      <w:r>
        <w:rPr>
          <w:rStyle w:val="FootnoteReference"/>
        </w:rPr>
        <w:footnoteRef/>
      </w:r>
      <w:r>
        <w:t xml:space="preserve"> Modified into the style of a Coptic Doxology from the Byzantine Rite hymns in 2016. </w:t>
      </w:r>
    </w:p>
  </w:footnote>
  <w:footnote w:id="953">
    <w:p w14:paraId="0AAB833E" w14:textId="77777777" w:rsidR="00DD3169" w:rsidRDefault="00DD3169" w:rsidP="00935F13">
      <w:pPr>
        <w:pStyle w:val="footnote"/>
      </w:pPr>
      <w:r>
        <w:rPr>
          <w:rStyle w:val="FootnoteReference"/>
        </w:rPr>
        <w:footnoteRef/>
      </w:r>
      <w:r>
        <w:t xml:space="preserve"> Rev 4:4</w:t>
      </w:r>
    </w:p>
  </w:footnote>
  <w:footnote w:id="954">
    <w:p w14:paraId="70D69B5E" w14:textId="77777777" w:rsidR="00DD3169" w:rsidRDefault="00DD3169" w:rsidP="00935F13">
      <w:pPr>
        <w:pStyle w:val="footnote"/>
      </w:pPr>
      <w:r>
        <w:rPr>
          <w:rStyle w:val="FootnoteReference"/>
        </w:rPr>
        <w:footnoteRef/>
      </w:r>
      <w:r>
        <w:t xml:space="preserve"> Rev 5:8</w:t>
      </w:r>
    </w:p>
  </w:footnote>
  <w:footnote w:id="955">
    <w:p w14:paraId="741347AD" w14:textId="77777777" w:rsidR="00DD3169" w:rsidRDefault="00DD3169">
      <w:pPr>
        <w:pStyle w:val="footnote"/>
        <w:rPr>
          <w:ins w:id="1331" w:author="Brett Slote" w:date="2011-07-19T18:33:00Z"/>
        </w:rPr>
        <w:pPrChange w:id="1332" w:author="Brett Slote" w:date="2011-07-21T19:58:00Z">
          <w:pPr>
            <w:pStyle w:val="FootnoteText"/>
          </w:pPr>
        </w:pPrChange>
      </w:pPr>
      <w:ins w:id="1333" w:author="Brett Slote" w:date="2011-07-19T18:33:00Z">
        <w:r w:rsidRPr="00C96A85">
          <w:rPr>
            <w:rStyle w:val="FootnoteReference"/>
            <w:vertAlign w:val="baseline"/>
          </w:rPr>
          <w:footnoteRef/>
        </w:r>
        <w:r w:rsidRPr="00C96A85">
          <w:t xml:space="preserve"> Ephesians 6:11</w:t>
        </w:r>
      </w:ins>
      <w:r>
        <w:t xml:space="preserve"> </w:t>
      </w:r>
      <w:ins w:id="1334" w:author="Brett Slote" w:date="2011-07-19T18:33:00Z">
        <w:r w:rsidRPr="00C96A85">
          <w:t>(Literally: “all the girding”)</w:t>
        </w:r>
      </w:ins>
    </w:p>
  </w:footnote>
  <w:footnote w:id="956">
    <w:p w14:paraId="22B1B2A8" w14:textId="77777777" w:rsidR="00DD3169" w:rsidRDefault="00DD3169">
      <w:pPr>
        <w:pStyle w:val="footnote"/>
        <w:rPr>
          <w:ins w:id="1337" w:author="Brett Slote" w:date="2011-07-19T18:34:00Z"/>
        </w:rPr>
        <w:pPrChange w:id="1338" w:author="Brett Slote" w:date="2011-07-21T19:58:00Z">
          <w:pPr>
            <w:pStyle w:val="FootnoteText"/>
          </w:pPr>
        </w:pPrChange>
      </w:pPr>
      <w:ins w:id="1339" w:author="Brett Slote" w:date="2011-07-19T18:34:00Z">
        <w:r>
          <w:rPr>
            <w:rStyle w:val="FootnoteReference"/>
          </w:rPr>
          <w:footnoteRef/>
        </w:r>
        <w:r>
          <w:t xml:space="preserve"> Col 3:1</w:t>
        </w:r>
      </w:ins>
    </w:p>
  </w:footnote>
  <w:footnote w:id="957">
    <w:p w14:paraId="2F80CBFF"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8">
    <w:p w14:paraId="0F21DE2B"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9">
    <w:p w14:paraId="26B5BB59"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0">
    <w:p w14:paraId="515A707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1">
    <w:p w14:paraId="11CE8A3A"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2">
    <w:p w14:paraId="40B3C553"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3">
    <w:p w14:paraId="161FA5C9" w14:textId="726A1A97" w:rsidR="00DD3169" w:rsidRDefault="00DD316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4">
    <w:p w14:paraId="5727BFD3" w14:textId="77777777" w:rsidR="00DD3169" w:rsidRDefault="00DD316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5">
    <w:p w14:paraId="5AA889F2" w14:textId="77777777" w:rsidR="00DD3169" w:rsidRDefault="00DD3169">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66">
    <w:p w14:paraId="6E951873"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7">
    <w:p w14:paraId="7664020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8">
    <w:p w14:paraId="392B3FA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9">
    <w:p w14:paraId="4DD173AD" w14:textId="50F9B05A" w:rsidR="00DD3169" w:rsidRDefault="00DD3169" w:rsidP="00B52F78">
      <w:pPr>
        <w:pStyle w:val="footnote"/>
      </w:pPr>
      <w:r>
        <w:rPr>
          <w:rStyle w:val="FootnoteReference"/>
        </w:rPr>
        <w:footnoteRef/>
      </w:r>
      <w:r>
        <w:t xml:space="preserve"> Though not found on the Coptic Calendar, as one of the 318 gathered at Nicaea, it is fitting to venerate St. Spyridon.</w:t>
      </w:r>
    </w:p>
  </w:footnote>
  <w:footnote w:id="970">
    <w:p w14:paraId="539218C4"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71">
    <w:p w14:paraId="1E132703" w14:textId="77777777" w:rsidR="00DD3169" w:rsidRDefault="00DD3169" w:rsidP="00D94D36">
      <w:pPr>
        <w:pStyle w:val="footnote"/>
      </w:pPr>
      <w:r>
        <w:rPr>
          <w:rStyle w:val="FootnoteReference"/>
        </w:rPr>
        <w:footnoteRef/>
      </w:r>
      <w:r>
        <w:t xml:space="preserve"> Modified into the style of a Coptic Doxology from the Byzantine Rite hymns in 2016. </w:t>
      </w:r>
    </w:p>
  </w:footnote>
  <w:footnote w:id="972">
    <w:p w14:paraId="0EC0EB26" w14:textId="77777777" w:rsidR="00DD3169" w:rsidRDefault="00DD316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3">
    <w:p w14:paraId="1A09C94E" w14:textId="77777777" w:rsidR="00DD3169" w:rsidRDefault="00DD3169" w:rsidP="00073003">
      <w:pPr>
        <w:pStyle w:val="footnote"/>
      </w:pPr>
      <w:r>
        <w:rPr>
          <w:rStyle w:val="FootnoteReference"/>
        </w:rPr>
        <w:footnoteRef/>
      </w:r>
      <w:r>
        <w:t xml:space="preserve"> Revelation 7:2</w:t>
      </w:r>
    </w:p>
  </w:footnote>
  <w:footnote w:id="974">
    <w:p w14:paraId="047C672B" w14:textId="77777777" w:rsidR="00DD3169" w:rsidRDefault="00DD3169" w:rsidP="00073003">
      <w:pPr>
        <w:pStyle w:val="footnote"/>
      </w:pPr>
      <w:r>
        <w:rPr>
          <w:rStyle w:val="FootnoteReference"/>
        </w:rPr>
        <w:footnoteRef/>
      </w:r>
      <w:r>
        <w:t xml:space="preserve"> Revelation 7:3</w:t>
      </w:r>
    </w:p>
  </w:footnote>
  <w:footnote w:id="975">
    <w:p w14:paraId="338E8815" w14:textId="77777777" w:rsidR="00DD3169" w:rsidRDefault="00DD316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6">
    <w:p w14:paraId="7E074E97" w14:textId="77777777" w:rsidR="00DD3169" w:rsidRDefault="00DD3169" w:rsidP="00BC160E">
      <w:pPr>
        <w:pStyle w:val="footnote"/>
      </w:pPr>
      <w:r>
        <w:rPr>
          <w:rStyle w:val="FootnoteReference"/>
        </w:rPr>
        <w:footnoteRef/>
      </w:r>
      <w:r>
        <w:t xml:space="preserve"> John 13:25</w:t>
      </w:r>
    </w:p>
  </w:footnote>
  <w:footnote w:id="977">
    <w:p w14:paraId="0E087572" w14:textId="27E962C9" w:rsidR="00DD3169" w:rsidRDefault="00DD316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8">
    <w:p w14:paraId="795EE333" w14:textId="77777777" w:rsidR="00DD3169" w:rsidRDefault="00DD3169" w:rsidP="00B53E05">
      <w:pPr>
        <w:pStyle w:val="footnote"/>
      </w:pPr>
      <w:r>
        <w:rPr>
          <w:rStyle w:val="FootnoteReference"/>
        </w:rPr>
        <w:footnoteRef/>
      </w:r>
      <w:r>
        <w:t xml:space="preserve"> Normally reserved for the Theotokos.</w:t>
      </w:r>
    </w:p>
  </w:footnote>
  <w:footnote w:id="979">
    <w:p w14:paraId="483F0E8B" w14:textId="77777777" w:rsidR="00DD3169" w:rsidRDefault="00DD3169" w:rsidP="00B53E05">
      <w:pPr>
        <w:pStyle w:val="footnote"/>
      </w:pPr>
      <w:r>
        <w:rPr>
          <w:rStyle w:val="FootnoteReference"/>
        </w:rPr>
        <w:footnoteRef/>
      </w:r>
      <w:r>
        <w:t xml:space="preserve"> The law of righteousness, not the Law of the Old Covenant.</w:t>
      </w:r>
    </w:p>
  </w:footnote>
  <w:footnote w:id="980">
    <w:p w14:paraId="361DBD71" w14:textId="77777777" w:rsidR="00DD3169" w:rsidRDefault="00DD3169" w:rsidP="00662600">
      <w:pPr>
        <w:pStyle w:val="footnote"/>
      </w:pPr>
      <w:r>
        <w:rPr>
          <w:rStyle w:val="FootnoteReference"/>
        </w:rPr>
        <w:footnoteRef/>
      </w:r>
      <w:r>
        <w:t xml:space="preserve"> Or image</w:t>
      </w:r>
    </w:p>
  </w:footnote>
  <w:footnote w:id="981">
    <w:p w14:paraId="2DF974D0" w14:textId="77777777" w:rsidR="00DD3169" w:rsidRDefault="00DD3169">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2">
    <w:p w14:paraId="371983D9" w14:textId="0B3CAEFE" w:rsidR="00DD3169" w:rsidRDefault="00DD3169" w:rsidP="006035EE">
      <w:pPr>
        <w:pStyle w:val="footnote"/>
      </w:pPr>
      <w:r>
        <w:rPr>
          <w:rStyle w:val="FootnoteReference"/>
        </w:rPr>
        <w:footnoteRef/>
      </w:r>
      <w:r>
        <w:t xml:space="preserve"> Composed in A.D. 2016 in English for St. George’s Ministry to the British people.</w:t>
      </w:r>
    </w:p>
  </w:footnote>
  <w:footnote w:id="983">
    <w:p w14:paraId="56032475" w14:textId="77777777" w:rsidR="00DD3169" w:rsidRDefault="00DD3169" w:rsidP="00E22010">
      <w:pPr>
        <w:pStyle w:val="footnote"/>
      </w:pPr>
      <w:r>
        <w:rPr>
          <w:rStyle w:val="FootnoteReference"/>
        </w:rPr>
        <w:footnoteRef/>
      </w:r>
      <w:r>
        <w:t xml:space="preserve"> 2 Tim 4:7</w:t>
      </w:r>
    </w:p>
  </w:footnote>
  <w:footnote w:id="984">
    <w:p w14:paraId="519A6EA0" w14:textId="77777777" w:rsidR="00DD3169" w:rsidRDefault="00DD3169" w:rsidP="00E22010">
      <w:pPr>
        <w:pStyle w:val="footnote"/>
      </w:pPr>
      <w:r>
        <w:rPr>
          <w:rStyle w:val="FootnoteReference"/>
        </w:rPr>
        <w:footnoteRef/>
      </w:r>
      <w:r>
        <w:t xml:space="preserve"> 2 Tim 4:8</w:t>
      </w:r>
    </w:p>
  </w:footnote>
  <w:footnote w:id="985">
    <w:p w14:paraId="2C92CCF6" w14:textId="77777777" w:rsidR="00DD3169" w:rsidRDefault="00DD3169" w:rsidP="001779C0">
      <w:pPr>
        <w:pStyle w:val="footnote"/>
      </w:pPr>
      <w:r>
        <w:rPr>
          <w:rStyle w:val="FootnoteReference"/>
        </w:rPr>
        <w:footnoteRef/>
      </w:r>
      <w:r>
        <w:t xml:space="preserve"> Composed in Coptic and Arabic by H.G. Bishop Demetrius of Malawi circa A.D. 2000.</w:t>
      </w:r>
    </w:p>
  </w:footnote>
  <w:footnote w:id="986">
    <w:p w14:paraId="16CDD53B" w14:textId="77777777" w:rsidR="00DD3169" w:rsidRDefault="00DD316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7">
    <w:p w14:paraId="717A066E" w14:textId="77777777" w:rsidR="00DD3169" w:rsidRDefault="00DD3169">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88">
    <w:p w14:paraId="7155AD88" w14:textId="77777777" w:rsidR="00DD3169" w:rsidRDefault="00DD3169">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89">
    <w:p w14:paraId="7EEF391B" w14:textId="77777777" w:rsidR="00DD3169" w:rsidRDefault="00DD3169">
      <w:pPr>
        <w:pStyle w:val="FootnoteText"/>
      </w:pPr>
      <w:r>
        <w:rPr>
          <w:rStyle w:val="FootnoteReference"/>
        </w:rPr>
        <w:footnoteRef/>
      </w:r>
      <w:r>
        <w:t xml:space="preserve"> Published by Abouna Matta El-Maskeen of St. Macarius’ Monastery.</w:t>
      </w:r>
    </w:p>
  </w:footnote>
  <w:footnote w:id="990">
    <w:p w14:paraId="6BC2BFA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1">
    <w:p w14:paraId="13898138" w14:textId="3CDF7BE3"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2">
    <w:p w14:paraId="3A6EC701" w14:textId="77777777" w:rsidR="00DD3169" w:rsidRDefault="00DD3169" w:rsidP="00670C79">
      <w:pPr>
        <w:pStyle w:val="footnote"/>
      </w:pPr>
      <w:r>
        <w:rPr>
          <w:rStyle w:val="FootnoteReference"/>
        </w:rPr>
        <w:footnoteRef/>
      </w:r>
      <w:r>
        <w:t xml:space="preserve"> Modern day Ethiopia and Eritrea.</w:t>
      </w:r>
    </w:p>
  </w:footnote>
  <w:footnote w:id="993">
    <w:p w14:paraId="46D5577E" w14:textId="77777777" w:rsidR="00DD3169" w:rsidRDefault="00DD3169" w:rsidP="0047441D">
      <w:pPr>
        <w:pStyle w:val="footnote"/>
      </w:pPr>
      <w:r>
        <w:rPr>
          <w:rStyle w:val="FootnoteReference"/>
        </w:rPr>
        <w:footnoteRef/>
      </w:r>
      <w:r>
        <w:t xml:space="preserve"> St. F</w:t>
      </w:r>
      <w:r w:rsidRPr="006422C6">
        <w:t>rumentius</w:t>
      </w:r>
      <w:r>
        <w:t>, whom the Ethiopians called “Abune Selama.”</w:t>
      </w:r>
    </w:p>
  </w:footnote>
  <w:footnote w:id="994">
    <w:p w14:paraId="2F5E6ED4" w14:textId="52CEBBCB" w:rsidR="00DD3169" w:rsidRDefault="00DD3169" w:rsidP="00BD2B3F">
      <w:pPr>
        <w:pStyle w:val="footnote"/>
      </w:pPr>
      <w:r>
        <w:rPr>
          <w:rStyle w:val="FootnoteReference"/>
        </w:rPr>
        <w:footnoteRef/>
      </w:r>
      <w:r>
        <w:t xml:space="preserve"> Adapted from the hymn of St. Severus of Antioch, in 2015 in English.</w:t>
      </w:r>
    </w:p>
  </w:footnote>
  <w:footnote w:id="995">
    <w:p w14:paraId="018A465B" w14:textId="77777777" w:rsidR="00DD3169" w:rsidRDefault="00DD3169">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996">
    <w:p w14:paraId="30B9D2C6" w14:textId="77777777" w:rsidR="00DD3169" w:rsidRDefault="00DD316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7">
    <w:p w14:paraId="63D7B4DE" w14:textId="77777777" w:rsidR="00DD3169" w:rsidRDefault="00DD316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8">
    <w:p w14:paraId="6542A42A" w14:textId="77777777" w:rsidR="00DD3169" w:rsidRDefault="00DD316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9">
    <w:p w14:paraId="48A0DCFD" w14:textId="77777777" w:rsidR="00DD3169" w:rsidRDefault="00DD3169" w:rsidP="006D27E4">
      <w:pPr>
        <w:pStyle w:val="Footnote0"/>
      </w:pPr>
      <w:r>
        <w:rPr>
          <w:rStyle w:val="FootnoteReference"/>
        </w:rPr>
        <w:footnoteRef/>
      </w:r>
      <w:r>
        <w:t xml:space="preserve"> In modern day Libya</w:t>
      </w:r>
    </w:p>
  </w:footnote>
  <w:footnote w:id="1000">
    <w:p w14:paraId="5E4AA7CE" w14:textId="77777777" w:rsidR="00DD3169" w:rsidRDefault="00DD3169">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1">
    <w:p w14:paraId="71147821" w14:textId="77777777" w:rsidR="00DD3169" w:rsidRDefault="00DD3169">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2">
    <w:p w14:paraId="39517237" w14:textId="77777777" w:rsidR="00DD3169" w:rsidRDefault="00DD3169">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3">
    <w:p w14:paraId="049774F0" w14:textId="77777777" w:rsidR="00DD3169" w:rsidRDefault="00DD3169" w:rsidP="00E77C68">
      <w:pPr>
        <w:pStyle w:val="footnote"/>
      </w:pPr>
      <w:r>
        <w:rPr>
          <w:rStyle w:val="FootnoteReference"/>
        </w:rPr>
        <w:footnoteRef/>
      </w:r>
      <w:r>
        <w:t xml:space="preserve"> The Coptic has “Three names, one God,” which is the heresy of modalism, and certainly was not said at Ephesus.</w:t>
      </w:r>
    </w:p>
  </w:footnote>
  <w:footnote w:id="1004">
    <w:p w14:paraId="416DBD35" w14:textId="77777777" w:rsidR="00DD3169" w:rsidRDefault="00DD3169" w:rsidP="00E77C68">
      <w:pPr>
        <w:pStyle w:val="footnote"/>
      </w:pPr>
      <w:r>
        <w:rPr>
          <w:rStyle w:val="FootnoteReference"/>
        </w:rPr>
        <w:footnoteRef/>
      </w:r>
      <w:r>
        <w:t xml:space="preserve"> This line is heretical.</w:t>
      </w:r>
    </w:p>
  </w:footnote>
  <w:footnote w:id="1005">
    <w:p w14:paraId="2A005F90" w14:textId="77777777" w:rsidR="00DD3169" w:rsidRDefault="00DD3169">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06">
    <w:p w14:paraId="6B5EF1D3" w14:textId="77777777" w:rsidR="00DD3169" w:rsidRDefault="00DD3169">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07">
    <w:p w14:paraId="347015AD" w14:textId="77777777" w:rsidR="00DD3169" w:rsidRPr="00A20ACC" w:rsidRDefault="00DD3169">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08">
    <w:p w14:paraId="4AFC6896" w14:textId="77777777" w:rsidR="00DD3169" w:rsidRDefault="00DD3169">
      <w:pPr>
        <w:pStyle w:val="FootnoteText"/>
      </w:pPr>
      <w:r>
        <w:rPr>
          <w:rStyle w:val="FootnoteReference"/>
        </w:rPr>
        <w:footnoteRef/>
      </w:r>
      <w:r>
        <w:t xml:space="preserve"> Matthew 1:20</w:t>
      </w:r>
    </w:p>
  </w:footnote>
  <w:footnote w:id="1009">
    <w:p w14:paraId="0E9CA519" w14:textId="77777777" w:rsidR="00DD3169" w:rsidRDefault="00DD3169" w:rsidP="00662A48">
      <w:pPr>
        <w:pStyle w:val="footnote"/>
      </w:pPr>
      <w:r>
        <w:rPr>
          <w:rStyle w:val="FootnoteReference"/>
          <w:rFonts w:eastAsiaTheme="majorEastAsia"/>
        </w:rPr>
        <w:footnoteRef/>
      </w:r>
      <w:r>
        <w:t xml:space="preserve"> All-holy</w:t>
      </w:r>
    </w:p>
  </w:footnote>
  <w:footnote w:id="1010">
    <w:p w14:paraId="50451B0F" w14:textId="77777777" w:rsidR="00DD3169" w:rsidRDefault="00DD3169">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1">
    <w:p w14:paraId="28760F43" w14:textId="77777777" w:rsidR="00DD3169" w:rsidRDefault="00DD3169" w:rsidP="00513E2D">
      <w:pPr>
        <w:pStyle w:val="footnote"/>
      </w:pPr>
      <w:r>
        <w:rPr>
          <w:rStyle w:val="FootnoteReference"/>
        </w:rPr>
        <w:footnoteRef/>
      </w:r>
      <w:r>
        <w:t xml:space="preserve"> Fr. Athanasius has “My soul shall make her boast in the Lord”</w:t>
      </w:r>
    </w:p>
  </w:footnote>
  <w:footnote w:id="1012">
    <w:p w14:paraId="54344E7C" w14:textId="77777777" w:rsidR="00DD3169" w:rsidRDefault="00DD3169" w:rsidP="00513E2D">
      <w:pPr>
        <w:pStyle w:val="footnote"/>
      </w:pPr>
      <w:r>
        <w:rPr>
          <w:rStyle w:val="FootnoteReference"/>
        </w:rPr>
        <w:footnoteRef/>
      </w:r>
      <w:r>
        <w:t xml:space="preserve"> 2 Sam. 6:2 (LXX).</w:t>
      </w:r>
    </w:p>
  </w:footnote>
  <w:footnote w:id="1013">
    <w:p w14:paraId="75B3E062" w14:textId="77777777" w:rsidR="00DD3169" w:rsidRDefault="00DD3169" w:rsidP="00513E2D">
      <w:pPr>
        <w:pStyle w:val="footnote"/>
      </w:pPr>
      <w:r>
        <w:rPr>
          <w:rStyle w:val="FootnoteReference"/>
        </w:rPr>
        <w:footnoteRef/>
      </w:r>
      <w:r>
        <w:t xml:space="preserve"> [JS] or “appear” or “reveal Yourself”</w:t>
      </w:r>
    </w:p>
  </w:footnote>
  <w:footnote w:id="1014">
    <w:p w14:paraId="10B3FAAD" w14:textId="77777777" w:rsidR="00DD3169" w:rsidRDefault="00DD3169" w:rsidP="00513E2D">
      <w:pPr>
        <w:pStyle w:val="footnote"/>
      </w:pPr>
      <w:r>
        <w:rPr>
          <w:rStyle w:val="FootnoteReference"/>
        </w:rPr>
        <w:footnoteRef/>
      </w:r>
      <w:r>
        <w:t xml:space="preserve"> [JS] or “reveal Your face”.</w:t>
      </w:r>
    </w:p>
  </w:footnote>
  <w:footnote w:id="1015">
    <w:p w14:paraId="63A4880D" w14:textId="77777777" w:rsidR="00DD3169" w:rsidRPr="004A3E27" w:rsidRDefault="00DD3169"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6">
    <w:p w14:paraId="3A044652" w14:textId="77777777" w:rsidR="00DD3169" w:rsidRDefault="00DD3169" w:rsidP="00513E2D">
      <w:pPr>
        <w:pStyle w:val="footnote"/>
      </w:pPr>
      <w:r>
        <w:rPr>
          <w:rStyle w:val="FootnoteReference"/>
        </w:rPr>
        <w:footnoteRef/>
      </w:r>
      <w:r>
        <w:t xml:space="preserve"> [JS] literally “do obeisance”, i.e. “bow down to”</w:t>
      </w:r>
    </w:p>
  </w:footnote>
  <w:footnote w:id="1017">
    <w:p w14:paraId="510A8B55" w14:textId="77777777" w:rsidR="00DD3169" w:rsidRPr="004A3E27" w:rsidRDefault="00DD3169"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8">
    <w:p w14:paraId="1C902A07" w14:textId="77777777" w:rsidR="00DD3169" w:rsidRDefault="00DD3169" w:rsidP="00513E2D">
      <w:pPr>
        <w:pStyle w:val="footnote"/>
      </w:pPr>
      <w:r>
        <w:rPr>
          <w:rStyle w:val="FootnoteReference"/>
        </w:rPr>
        <w:footnoteRef/>
      </w:r>
      <w:r>
        <w:t xml:space="preserve"> [JS] or “beautifully situated”</w:t>
      </w:r>
    </w:p>
  </w:footnote>
  <w:footnote w:id="1019">
    <w:p w14:paraId="61A90277" w14:textId="77777777" w:rsidR="00DD3169" w:rsidRPr="004A3E27" w:rsidRDefault="00DD3169"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0">
    <w:p w14:paraId="2BD08AB7" w14:textId="77777777" w:rsidR="00DD3169" w:rsidRDefault="00DD3169"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1">
    <w:p w14:paraId="7A664F24" w14:textId="77777777" w:rsidR="00DD3169" w:rsidRDefault="00DD3169" w:rsidP="00513E2D">
      <w:pPr>
        <w:pStyle w:val="footnote"/>
      </w:pPr>
      <w:r>
        <w:rPr>
          <w:rStyle w:val="FootnoteReference"/>
        </w:rPr>
        <w:footnoteRef/>
      </w:r>
      <w:r>
        <w:t xml:space="preserve"> [JS] or “Mother Zion will say,”</w:t>
      </w:r>
    </w:p>
  </w:footnote>
  <w:footnote w:id="1022">
    <w:p w14:paraId="41F70EEA" w14:textId="77777777" w:rsidR="00DD3169" w:rsidRDefault="00DD3169" w:rsidP="00513E2D">
      <w:pPr>
        <w:pStyle w:val="footnote"/>
      </w:pPr>
      <w:r>
        <w:rPr>
          <w:rStyle w:val="FootnoteReference"/>
        </w:rPr>
        <w:footnoteRef/>
      </w:r>
      <w:r>
        <w:t xml:space="preserve"> [JS] Coptic has, “that a man and a man dwelt in her”</w:t>
      </w:r>
    </w:p>
  </w:footnote>
  <w:footnote w:id="1023">
    <w:p w14:paraId="3E040425" w14:textId="77777777" w:rsidR="00DD3169" w:rsidRDefault="00DD3169" w:rsidP="00513E2D">
      <w:pPr>
        <w:pStyle w:val="footnote"/>
      </w:pPr>
      <w:r>
        <w:rPr>
          <w:rStyle w:val="FootnoteReference"/>
        </w:rPr>
        <w:footnoteRef/>
      </w:r>
      <w:r>
        <w:t xml:space="preserve"> [JS] or “messengers”</w:t>
      </w:r>
    </w:p>
  </w:footnote>
  <w:footnote w:id="1024">
    <w:p w14:paraId="3B1FD0D0" w14:textId="77777777" w:rsidR="00DD3169" w:rsidRDefault="00DD3169" w:rsidP="00513E2D">
      <w:pPr>
        <w:pStyle w:val="footnote"/>
      </w:pPr>
      <w:r>
        <w:rPr>
          <w:rStyle w:val="FootnoteReference"/>
        </w:rPr>
        <w:footnoteRef/>
      </w:r>
      <w:r>
        <w:t xml:space="preserve"> [JS] Fr. Lazarus has “servants”</w:t>
      </w:r>
    </w:p>
  </w:footnote>
  <w:footnote w:id="1025">
    <w:p w14:paraId="4E9A9F71" w14:textId="77777777" w:rsidR="00DD3169" w:rsidRDefault="00DD3169" w:rsidP="00513E2D">
      <w:pPr>
        <w:pStyle w:val="footnote"/>
      </w:pPr>
      <w:r>
        <w:rPr>
          <w:rStyle w:val="FootnoteReference"/>
        </w:rPr>
        <w:footnoteRef/>
      </w:r>
      <w:r>
        <w:t xml:space="preserve"> Heb. 1:7; Ezek. 1:14; 2 Esdras 8:22.</w:t>
      </w:r>
    </w:p>
  </w:footnote>
  <w:footnote w:id="1026">
    <w:p w14:paraId="1CE390C3" w14:textId="77777777" w:rsidR="00DD3169" w:rsidRDefault="00DD3169" w:rsidP="00513E2D">
      <w:pPr>
        <w:pStyle w:val="footnote"/>
      </w:pPr>
      <w:r>
        <w:rPr>
          <w:rStyle w:val="FootnoteReference"/>
        </w:rPr>
        <w:footnoteRef/>
      </w:r>
      <w:r>
        <w:t xml:space="preserve"> [JS] or “makes the clouds His chariot”</w:t>
      </w:r>
    </w:p>
  </w:footnote>
  <w:footnote w:id="1027">
    <w:p w14:paraId="61355318" w14:textId="77777777" w:rsidR="00DD3169" w:rsidRDefault="00DD3169" w:rsidP="00513E2D">
      <w:pPr>
        <w:pStyle w:val="footnote"/>
      </w:pPr>
      <w:r>
        <w:rPr>
          <w:rStyle w:val="FootnoteReference"/>
        </w:rPr>
        <w:footnoteRef/>
      </w:r>
      <w:r>
        <w:t xml:space="preserve"> [JS] “do obeisance”, elsewhere rendered “worship’, but referring to the physical act.</w:t>
      </w:r>
    </w:p>
  </w:footnote>
  <w:footnote w:id="1028">
    <w:p w14:paraId="55C199C8" w14:textId="77777777" w:rsidR="00DD3169" w:rsidRDefault="00DD3169" w:rsidP="00513E2D">
      <w:pPr>
        <w:pStyle w:val="footnote"/>
      </w:pPr>
      <w:r>
        <w:rPr>
          <w:rStyle w:val="FootnoteReference"/>
        </w:rPr>
        <w:footnoteRef/>
      </w:r>
      <w:r>
        <w:t xml:space="preserve"> [JS] lit. day to day</w:t>
      </w:r>
    </w:p>
  </w:footnote>
  <w:footnote w:id="1029">
    <w:p w14:paraId="7F35743B" w14:textId="77777777" w:rsidR="00DD3169" w:rsidRPr="004A3E27" w:rsidRDefault="00DD3169" w:rsidP="00513E2D">
      <w:pPr>
        <w:pStyle w:val="footnote"/>
      </w:pPr>
      <w:r w:rsidRPr="004A3E27">
        <w:rPr>
          <w:rStyle w:val="FootnoteReference"/>
        </w:rPr>
        <w:footnoteRef/>
      </w:r>
      <w:r w:rsidRPr="004A3E27">
        <w:t xml:space="preserve"> Luke 4:32.</w:t>
      </w:r>
    </w:p>
  </w:footnote>
  <w:footnote w:id="1030">
    <w:p w14:paraId="40B8EED3" w14:textId="77777777" w:rsidR="00DD3169" w:rsidRDefault="00DD3169" w:rsidP="00513E2D">
      <w:pPr>
        <w:pStyle w:val="footnote"/>
      </w:pPr>
      <w:r>
        <w:rPr>
          <w:rStyle w:val="FootnoteReference"/>
        </w:rPr>
        <w:footnoteRef/>
      </w:r>
      <w:r>
        <w:t xml:space="preserve"> [JS] or “give thanks to”. “Thankfully confess with praise”</w:t>
      </w:r>
    </w:p>
  </w:footnote>
  <w:footnote w:id="1031">
    <w:p w14:paraId="11AEE401" w14:textId="77777777" w:rsidR="00DD3169" w:rsidRDefault="00DD3169" w:rsidP="00513E2D">
      <w:pPr>
        <w:pStyle w:val="footnote"/>
      </w:pPr>
      <w:r>
        <w:rPr>
          <w:rStyle w:val="FootnoteReference"/>
        </w:rPr>
        <w:footnoteRef/>
      </w:r>
      <w:r>
        <w:t xml:space="preserve"> [JS] literally, “holy ones.”</w:t>
      </w:r>
    </w:p>
  </w:footnote>
  <w:footnote w:id="1032">
    <w:p w14:paraId="7D6DBB8C" w14:textId="77777777" w:rsidR="00DD3169" w:rsidRDefault="00DD3169" w:rsidP="00513E2D">
      <w:pPr>
        <w:pStyle w:val="footnote"/>
      </w:pPr>
      <w:r>
        <w:rPr>
          <w:rStyle w:val="FootnoteReference"/>
        </w:rPr>
        <w:footnoteRef/>
      </w:r>
      <w:r>
        <w:t xml:space="preserve"> </w:t>
      </w:r>
      <w:r w:rsidRPr="00DC02D9">
        <w:rPr>
          <w:i/>
        </w:rPr>
        <w:t>Or:</w:t>
      </w:r>
      <w:r>
        <w:t xml:space="preserve"> costly (Wisdom 1:13-16).</w:t>
      </w:r>
    </w:p>
  </w:footnote>
  <w:footnote w:id="1033">
    <w:p w14:paraId="75C0EB1C" w14:textId="77777777" w:rsidR="00DD3169" w:rsidRDefault="00DD3169" w:rsidP="00513E2D">
      <w:pPr>
        <w:pStyle w:val="footnote"/>
      </w:pPr>
      <w:r>
        <w:rPr>
          <w:rStyle w:val="FootnoteReference"/>
        </w:rPr>
        <w:footnoteRef/>
      </w:r>
      <w:r>
        <w:t xml:space="preserve"> [JS] litearlly, “slave”.</w:t>
      </w:r>
    </w:p>
  </w:footnote>
  <w:footnote w:id="1034">
    <w:p w14:paraId="050877C1" w14:textId="77777777" w:rsidR="00DD3169" w:rsidRPr="004A3E27" w:rsidRDefault="00DD3169" w:rsidP="00513E2D">
      <w:pPr>
        <w:pStyle w:val="footnote"/>
      </w:pPr>
      <w:r w:rsidRPr="004A3E27">
        <w:rPr>
          <w:rStyle w:val="FootnoteReference"/>
        </w:rPr>
        <w:footnoteRef/>
      </w:r>
      <w:r w:rsidRPr="004A3E27">
        <w:t xml:space="preserve"> </w:t>
      </w:r>
      <w:r>
        <w:t>cf</w:t>
      </w:r>
      <w:r w:rsidRPr="004A3E27">
        <w:t>. Rev. 19:11-16.</w:t>
      </w:r>
    </w:p>
  </w:footnote>
  <w:footnote w:id="1035">
    <w:p w14:paraId="30E6CDDA" w14:textId="77777777" w:rsidR="00DD3169" w:rsidRDefault="00DD3169" w:rsidP="00513E2D">
      <w:pPr>
        <w:pStyle w:val="footnote"/>
      </w:pPr>
      <w:r>
        <w:rPr>
          <w:rStyle w:val="FootnoteReference"/>
        </w:rPr>
        <w:footnoteRef/>
      </w:r>
      <w:r>
        <w:t xml:space="preserve"> dragon: </w:t>
      </w:r>
      <w:r w:rsidRPr="0090411D">
        <w:rPr>
          <w:i/>
        </w:rPr>
        <w:t>or</w:t>
      </w:r>
      <w:r>
        <w:t xml:space="preserve"> serpent.</w:t>
      </w:r>
    </w:p>
  </w:footnote>
  <w:footnote w:id="1036">
    <w:p w14:paraId="2173FA84" w14:textId="77777777" w:rsidR="00DD3169" w:rsidRDefault="00DD3169"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7">
    <w:p w14:paraId="795E5704" w14:textId="77777777" w:rsidR="00DD3169" w:rsidRDefault="00DD3169" w:rsidP="00513E2D">
      <w:pPr>
        <w:pStyle w:val="footnote"/>
      </w:pPr>
      <w:r>
        <w:rPr>
          <w:rStyle w:val="FootnoteReference"/>
        </w:rPr>
        <w:footnoteRef/>
      </w:r>
      <w:r>
        <w:t xml:space="preserve"> House—Home, Family, Church, Kingdom: where God’s will is done (1 Tim. 3:15; Heb. 3:2-6; Lk. 2:49; Mt. 6:10).</w:t>
      </w:r>
    </w:p>
  </w:footnote>
  <w:footnote w:id="1038">
    <w:p w14:paraId="333D3615" w14:textId="77777777" w:rsidR="00DD3169" w:rsidRDefault="00DD3169" w:rsidP="00513E2D">
      <w:pPr>
        <w:pStyle w:val="footnote"/>
      </w:pPr>
      <w:r>
        <w:rPr>
          <w:rStyle w:val="FootnoteReference"/>
        </w:rPr>
        <w:footnoteRef/>
      </w:r>
      <w:r>
        <w:t xml:space="preserve"> [JS] or, “boast”</w:t>
      </w:r>
    </w:p>
  </w:footnote>
  <w:footnote w:id="1039">
    <w:p w14:paraId="4E508065" w14:textId="77777777" w:rsidR="00DD3169" w:rsidRPr="004A3E27" w:rsidRDefault="00DD3169" w:rsidP="00513E2D">
      <w:pPr>
        <w:pStyle w:val="footnote"/>
      </w:pPr>
      <w:r w:rsidRPr="004A3E27">
        <w:rPr>
          <w:rStyle w:val="FootnoteReference"/>
        </w:rPr>
        <w:footnoteRef/>
      </w:r>
      <w:r w:rsidRPr="004A3E27">
        <w:t xml:space="preserve"> Man is made for happiness, fruit of grace, forgiveness, right relations, holiness.</w:t>
      </w:r>
    </w:p>
  </w:footnote>
  <w:footnote w:id="1040">
    <w:p w14:paraId="015A8873" w14:textId="77777777" w:rsidR="00DD3169" w:rsidRDefault="00DD3169" w:rsidP="00513E2D">
      <w:pPr>
        <w:pStyle w:val="footnote"/>
      </w:pPr>
      <w:r>
        <w:rPr>
          <w:rStyle w:val="FootnoteReference"/>
        </w:rPr>
        <w:footnoteRef/>
      </w:r>
      <w:r>
        <w:t xml:space="preserve"> [JS] Fr. Lazarus renders “repent” as “change His mind”</w:t>
      </w:r>
    </w:p>
  </w:footnote>
  <w:footnote w:id="1041">
    <w:p w14:paraId="09314A85" w14:textId="77777777" w:rsidR="00DD3169" w:rsidRDefault="00DD3169" w:rsidP="00513E2D">
      <w:pPr>
        <w:pStyle w:val="footnote"/>
      </w:pPr>
      <w:r>
        <w:rPr>
          <w:rStyle w:val="FootnoteReference"/>
        </w:rPr>
        <w:footnoteRef/>
      </w:r>
      <w:r>
        <w:t xml:space="preserve"> Heb. 7:21.</w:t>
      </w:r>
    </w:p>
  </w:footnote>
  <w:footnote w:id="1042">
    <w:p w14:paraId="43048046" w14:textId="77777777" w:rsidR="00DD3169" w:rsidRPr="004A3E27" w:rsidRDefault="00DD3169"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3">
    <w:p w14:paraId="1EB9C600" w14:textId="77777777" w:rsidR="00DD3169" w:rsidRPr="004A3E27" w:rsidRDefault="00DD3169" w:rsidP="00513E2D">
      <w:pPr>
        <w:pStyle w:val="footnote"/>
      </w:pPr>
      <w:r w:rsidRPr="004A3E27">
        <w:rPr>
          <w:rStyle w:val="FootnoteReference"/>
        </w:rPr>
        <w:footnoteRef/>
      </w:r>
      <w:r w:rsidRPr="004A3E27">
        <w:t xml:space="preserve"> </w:t>
      </w:r>
      <w:r>
        <w:t>Cf</w:t>
      </w:r>
      <w:r w:rsidRPr="004A3E27">
        <w:t>. Isaiah 40:11; John 10:11.</w:t>
      </w:r>
    </w:p>
  </w:footnote>
  <w:footnote w:id="1044">
    <w:p w14:paraId="57EDB196" w14:textId="77777777" w:rsidR="00DD3169" w:rsidRDefault="00DD3169" w:rsidP="00513E2D">
      <w:pPr>
        <w:pStyle w:val="footnote"/>
      </w:pPr>
      <w:r>
        <w:rPr>
          <w:rStyle w:val="FootnoteReference"/>
        </w:rPr>
        <w:footnoteRef/>
      </w:r>
      <w:r>
        <w:t xml:space="preserve"> ‘mercies of the Lord’: </w:t>
      </w:r>
      <w:r w:rsidRPr="00B246C1">
        <w:rPr>
          <w:i/>
        </w:rPr>
        <w:t>or</w:t>
      </w:r>
      <w:r>
        <w:t>, the Lord’s love.</w:t>
      </w:r>
    </w:p>
  </w:footnote>
  <w:footnote w:id="1045">
    <w:p w14:paraId="54C29B30" w14:textId="77777777" w:rsidR="00DD3169" w:rsidRDefault="00DD3169" w:rsidP="00513E2D">
      <w:pPr>
        <w:pStyle w:val="footnote"/>
      </w:pPr>
      <w:r>
        <w:rPr>
          <w:rStyle w:val="FootnoteReference"/>
        </w:rPr>
        <w:footnoteRef/>
      </w:r>
      <w:r>
        <w:t xml:space="preserve"> This column is the version abridged by Fr. Athanasius Iskander.</w:t>
      </w:r>
    </w:p>
  </w:footnote>
  <w:footnote w:id="1046">
    <w:p w14:paraId="48C85628" w14:textId="77777777" w:rsidR="00DD3169" w:rsidRDefault="00DD3169"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7">
    <w:p w14:paraId="489E0E94" w14:textId="77777777" w:rsidR="00DD3169" w:rsidRDefault="00DD3169"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8">
    <w:p w14:paraId="72A219A1" w14:textId="77777777" w:rsidR="00DD3169" w:rsidRDefault="00DD3169" w:rsidP="00513E2D">
      <w:pPr>
        <w:pStyle w:val="footnote"/>
      </w:pPr>
      <w:r>
        <w:rPr>
          <w:rStyle w:val="FootnoteReference"/>
        </w:rPr>
        <w:footnoteRef/>
      </w:r>
      <w:r>
        <w:t xml:space="preserve"> Verses marked with (*) appear in the abridged version of Fr. Athanasius Iskander</w:t>
      </w:r>
    </w:p>
  </w:footnote>
  <w:footnote w:id="1049">
    <w:p w14:paraId="4FBE3BD6" w14:textId="77777777" w:rsidR="00DD3169" w:rsidRDefault="00DD3169"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0">
    <w:p w14:paraId="500A4E71" w14:textId="77777777" w:rsidR="00DD3169" w:rsidRDefault="00DD3169" w:rsidP="00513E2D">
      <w:pPr>
        <w:pStyle w:val="footnote"/>
      </w:pPr>
      <w:r>
        <w:rPr>
          <w:rStyle w:val="FootnoteReference"/>
        </w:rPr>
        <w:footnoteRef/>
      </w:r>
      <w:r>
        <w:t xml:space="preserve"> Clearly a late addition given the Roman Catholic ecclesiology, foreign to Orthodoxy, found in these verses.</w:t>
      </w:r>
    </w:p>
  </w:footnote>
  <w:footnote w:id="1051">
    <w:p w14:paraId="36702CC1" w14:textId="77777777" w:rsidR="00DD3169" w:rsidRDefault="00DD3169" w:rsidP="00513E2D">
      <w:pPr>
        <w:pStyle w:val="footnote"/>
      </w:pPr>
      <w:r>
        <w:rPr>
          <w:rStyle w:val="FootnoteReference"/>
        </w:rPr>
        <w:footnoteRef/>
      </w:r>
      <w:r>
        <w:t xml:space="preserve"> Meaning of “o-ti eros tattis etenhoot” unclear.</w:t>
      </w:r>
    </w:p>
  </w:footnote>
  <w:footnote w:id="1052">
    <w:p w14:paraId="062BDCC1" w14:textId="77777777" w:rsidR="00DD3169" w:rsidRDefault="00DD3169">
      <w:pPr>
        <w:pStyle w:val="FootnoteText"/>
      </w:pPr>
      <w:r>
        <w:rPr>
          <w:rStyle w:val="FootnoteReference"/>
        </w:rPr>
        <w:footnoteRef/>
      </w:r>
      <w:r>
        <w:t xml:space="preserve"> Ps 8:2</w:t>
      </w:r>
    </w:p>
  </w:footnote>
  <w:footnote w:id="1053">
    <w:p w14:paraId="5BC08478" w14:textId="77777777" w:rsidR="00DD3169" w:rsidRPr="000C76BB" w:rsidRDefault="00DD316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4">
    <w:p w14:paraId="03A6DDD1" w14:textId="77777777" w:rsidR="00DD3169" w:rsidRDefault="00DD3169">
      <w:pPr>
        <w:pStyle w:val="FootnoteText"/>
      </w:pPr>
      <w:r>
        <w:rPr>
          <w:rStyle w:val="FootnoteReference"/>
        </w:rPr>
        <w:footnoteRef/>
      </w:r>
      <w:r>
        <w:t xml:space="preserve"> Matthew 28:6</w:t>
      </w:r>
    </w:p>
  </w:footnote>
  <w:footnote w:id="1055">
    <w:p w14:paraId="339855D2" w14:textId="77777777" w:rsidR="00DD3169" w:rsidRDefault="00DD3169">
      <w:pPr>
        <w:pStyle w:val="FootnoteText"/>
      </w:pPr>
      <w:r>
        <w:rPr>
          <w:rStyle w:val="FootnoteReference"/>
        </w:rPr>
        <w:footnoteRef/>
      </w:r>
      <w:r>
        <w:t xml:space="preserve"> Matthew 28:7,6</w:t>
      </w:r>
    </w:p>
  </w:footnote>
  <w:footnote w:id="1056">
    <w:p w14:paraId="76212A49" w14:textId="77777777" w:rsidR="00DD3169" w:rsidRDefault="00DD3169">
      <w:pPr>
        <w:pStyle w:val="FootnoteText"/>
      </w:pPr>
      <w:r>
        <w:rPr>
          <w:rStyle w:val="FootnoteReference"/>
        </w:rPr>
        <w:footnoteRef/>
      </w:r>
      <w:r>
        <w:t xml:space="preserve"> Matthew 28:7</w:t>
      </w:r>
    </w:p>
  </w:footnote>
  <w:footnote w:id="1057">
    <w:p w14:paraId="716019EB" w14:textId="77777777" w:rsidR="00DD3169" w:rsidRDefault="00DD3169">
      <w:pPr>
        <w:pStyle w:val="FootnoteText"/>
      </w:pPr>
      <w:r>
        <w:rPr>
          <w:rStyle w:val="FootnoteReference"/>
        </w:rPr>
        <w:footnoteRef/>
      </w:r>
      <w:r>
        <w:t xml:space="preserve"> John 20:27</w:t>
      </w:r>
    </w:p>
  </w:footnote>
  <w:footnote w:id="1058">
    <w:p w14:paraId="0ECF3FB0" w14:textId="77777777" w:rsidR="00DD3169" w:rsidRDefault="00DD3169">
      <w:pPr>
        <w:pStyle w:val="FootnoteText"/>
      </w:pPr>
      <w:r>
        <w:rPr>
          <w:rStyle w:val="FootnoteReference"/>
        </w:rPr>
        <w:footnoteRef/>
      </w:r>
      <w:r>
        <w:t xml:space="preserve"> John 20:28</w:t>
      </w:r>
    </w:p>
  </w:footnote>
  <w:footnote w:id="1059">
    <w:p w14:paraId="3FCB0B65" w14:textId="77777777" w:rsidR="00DD3169" w:rsidRDefault="00DD3169">
      <w:pPr>
        <w:pStyle w:val="FootnoteText"/>
      </w:pPr>
      <w:r>
        <w:rPr>
          <w:rStyle w:val="FootnoteReference"/>
        </w:rPr>
        <w:footnoteRef/>
      </w:r>
      <w:r>
        <w:t xml:space="preserve"> John 20:29</w:t>
      </w:r>
    </w:p>
  </w:footnote>
  <w:footnote w:id="1060">
    <w:p w14:paraId="6B80EDF7" w14:textId="77777777" w:rsidR="00DD3169" w:rsidRDefault="00DD3169">
      <w:pPr>
        <w:pStyle w:val="FootnoteText"/>
      </w:pPr>
      <w:r>
        <w:rPr>
          <w:rStyle w:val="FootnoteReference"/>
        </w:rPr>
        <w:footnoteRef/>
      </w:r>
      <w:r>
        <w:t xml:space="preserve"> John 20:29</w:t>
      </w:r>
    </w:p>
  </w:footnote>
  <w:footnote w:id="1061">
    <w:p w14:paraId="3D721105" w14:textId="77777777" w:rsidR="00DD3169" w:rsidRDefault="00DD316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2">
    <w:p w14:paraId="5C03BEB6" w14:textId="77777777" w:rsidR="00DD3169" w:rsidRDefault="00DD3169" w:rsidP="00513E2D">
      <w:pPr>
        <w:pStyle w:val="footnote"/>
      </w:pPr>
      <w:r>
        <w:rPr>
          <w:rStyle w:val="FootnoteReference"/>
        </w:rPr>
        <w:footnoteRef/>
      </w:r>
      <w:r>
        <w:t xml:space="preserve"> From Paoni 12 to Paopi 19: “Bless the waters of the river this year”.</w:t>
      </w:r>
    </w:p>
    <w:p w14:paraId="16B83A6A" w14:textId="77777777" w:rsidR="00DD3169" w:rsidRDefault="00DD3169" w:rsidP="00513E2D">
      <w:pPr>
        <w:pStyle w:val="footnote"/>
      </w:pPr>
      <w:r>
        <w:t>From Paopi 10 to Tobi 10: “Bless the herbs and the plants”.</w:t>
      </w:r>
    </w:p>
    <w:p w14:paraId="34A5B65F" w14:textId="77777777" w:rsidR="00DD3169" w:rsidRDefault="00DD3169"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78190DB" w:rsidR="00DD3169" w:rsidRPr="00E00D27" w:rsidRDefault="00DD316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813F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D3169" w:rsidRPr="00E00D27" w:rsidRDefault="00DD3169" w:rsidP="00686912">
    <w:pPr>
      <w:pStyle w:val="Header"/>
      <w:jc w:val="center"/>
      <w:rPr>
        <w:sz w:val="20"/>
        <w:szCs w:val="20"/>
      </w:rPr>
    </w:pPr>
  </w:p>
  <w:p w14:paraId="022704DA" w14:textId="77777777" w:rsidR="00DD3169" w:rsidRPr="00686912" w:rsidRDefault="00DD316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DD3169" w:rsidRPr="00E00D27" w:rsidRDefault="00DD316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C29C835"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813FD">
      <w:rPr>
        <w:noProof/>
        <w:sz w:val="20"/>
        <w:szCs w:val="20"/>
      </w:rPr>
      <w:t>The Midnight Praise</w:t>
    </w:r>
    <w:r>
      <w:rPr>
        <w:sz w:val="20"/>
        <w:szCs w:val="20"/>
      </w:rPr>
      <w:fldChar w:fldCharType="end"/>
    </w:r>
  </w:p>
  <w:p w14:paraId="0D77CDA8" w14:textId="77777777" w:rsidR="00DD3169" w:rsidRPr="00E00D27" w:rsidRDefault="00DD3169"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AAA5E20"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813FD">
      <w:rPr>
        <w:noProof/>
        <w:sz w:val="20"/>
        <w:szCs w:val="20"/>
      </w:rPr>
      <w:t>The Psalms of the Ninth Hour</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EC974B0" w:rsidR="00DD3169" w:rsidRPr="00E00D27" w:rsidRDefault="00DD316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813FD">
      <w:rPr>
        <w:noProof/>
        <w:sz w:val="20"/>
        <w:szCs w:val="20"/>
      </w:rPr>
      <w:t>Afternoon (The Ninth Hour)</w:t>
    </w:r>
    <w:r w:rsidRPr="00E00D27">
      <w:rPr>
        <w:sz w:val="20"/>
        <w:szCs w:val="20"/>
      </w:rPr>
      <w:fldChar w:fldCharType="end"/>
    </w:r>
  </w:p>
  <w:p w14:paraId="48CF3F9A" w14:textId="245E316D" w:rsidR="00DD3169" w:rsidRPr="00686912" w:rsidRDefault="00DD3169"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D3169" w:rsidRPr="00686912" w:rsidRDefault="00DD3169"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B719A4D"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7DEE">
      <w:rPr>
        <w:noProof/>
        <w:sz w:val="20"/>
        <w:szCs w:val="20"/>
      </w:rPr>
      <w:t>Mid-Morning (Terce) with the Readings for the Day</w:t>
    </w:r>
    <w:r w:rsidRPr="00E00D27">
      <w:rPr>
        <w:sz w:val="20"/>
        <w:szCs w:val="20"/>
      </w:rPr>
      <w:fldChar w:fldCharType="end"/>
    </w:r>
  </w:p>
  <w:p w14:paraId="0BA9A7AA" w14:textId="77777777" w:rsidR="00DD3169" w:rsidRPr="00686912" w:rsidRDefault="00DD316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284CFEDF"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7DEE">
      <w:rPr>
        <w:noProof/>
        <w:sz w:val="20"/>
        <w:szCs w:val="20"/>
      </w:rPr>
      <w:t>Prayer for the Church</w:t>
    </w:r>
    <w:r w:rsidRPr="00E00D27">
      <w:rPr>
        <w:sz w:val="20"/>
        <w:szCs w:val="20"/>
      </w:rPr>
      <w:fldChar w:fldCharType="end"/>
    </w:r>
  </w:p>
  <w:p w14:paraId="6EBDE8BD" w14:textId="77777777" w:rsidR="00DD3169" w:rsidRPr="00686912" w:rsidRDefault="00DD316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D3169" w:rsidRPr="00E00D27" w:rsidRDefault="00DD3169"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C6CC0FC9-B3B3-4B1E-A4FC-476BB9F1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6F2AF-7935-4020-A8B5-12B6622D47B7}">
  <ds:schemaRefs>
    <ds:schemaRef ds:uri="http://schemas.openxmlformats.org/officeDocument/2006/bibliography"/>
  </ds:schemaRefs>
</ds:datastoreItem>
</file>

<file path=customXml/itemProps2.xml><?xml version="1.0" encoding="utf-8"?>
<ds:datastoreItem xmlns:ds="http://schemas.openxmlformats.org/officeDocument/2006/customXml" ds:itemID="{57C8576F-AC17-46B3-B6EA-9F45B0B8668C}">
  <ds:schemaRefs>
    <ds:schemaRef ds:uri="http://schemas.openxmlformats.org/officeDocument/2006/bibliography"/>
  </ds:schemaRefs>
</ds:datastoreItem>
</file>

<file path=customXml/itemProps3.xml><?xml version="1.0" encoding="utf-8"?>
<ds:datastoreItem xmlns:ds="http://schemas.openxmlformats.org/officeDocument/2006/customXml" ds:itemID="{EBB402AE-9BDF-4166-BD32-613A47B92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32245</TotalTime>
  <Pages>324</Pages>
  <Words>212761</Words>
  <Characters>1212738</Characters>
  <Application>Microsoft Office Word</Application>
  <DocSecurity>0</DocSecurity>
  <Lines>10106</Lines>
  <Paragraphs>2845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Brett Slote</cp:lastModifiedBy>
  <cp:revision>4</cp:revision>
  <cp:lastPrinted>2017-02-05T15:20:00Z</cp:lastPrinted>
  <dcterms:created xsi:type="dcterms:W3CDTF">2014-10-30T02:06:00Z</dcterms:created>
  <dcterms:modified xsi:type="dcterms:W3CDTF">2017-02-24T17:38:00Z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