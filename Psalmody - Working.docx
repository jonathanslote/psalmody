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0E219A">
          <w:rPr>
            <w:noProof/>
            <w:webHidden/>
          </w:rPr>
          <w:t>iii</w:t>
        </w:r>
        <w:r w:rsidR="009C13E9">
          <w:rPr>
            <w:noProof/>
            <w:webHidden/>
          </w:rPr>
          <w:fldChar w:fldCharType="end"/>
        </w:r>
      </w:hyperlink>
    </w:p>
    <w:p w:rsidR="009C13E9" w:rsidRDefault="00540B24">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0E219A">
          <w:rPr>
            <w:noProof/>
            <w:webHidden/>
          </w:rPr>
          <w:t>iv</w:t>
        </w:r>
        <w:r w:rsidR="009C13E9">
          <w:rPr>
            <w:noProof/>
            <w:webHidden/>
          </w:rPr>
          <w:fldChar w:fldCharType="end"/>
        </w:r>
      </w:hyperlink>
    </w:p>
    <w:p w:rsidR="009C13E9" w:rsidRDefault="00540B24">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0E219A">
          <w:rPr>
            <w:noProof/>
            <w:webHidden/>
          </w:rPr>
          <w:t>v</w:t>
        </w:r>
        <w:r w:rsidR="009C13E9">
          <w:rPr>
            <w:noProof/>
            <w:webHidden/>
          </w:rPr>
          <w:fldChar w:fldCharType="end"/>
        </w:r>
      </w:hyperlink>
    </w:p>
    <w:p w:rsidR="009C13E9" w:rsidRDefault="00540B24">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0E219A">
          <w:rPr>
            <w:noProof/>
            <w:webHidden/>
          </w:rPr>
          <w:t>7</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0E219A">
          <w:rPr>
            <w:noProof/>
            <w:webHidden/>
          </w:rPr>
          <w:t>8</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0E219A">
          <w:rPr>
            <w:noProof/>
            <w:webHidden/>
          </w:rPr>
          <w:t>38</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0E219A">
          <w:rPr>
            <w:noProof/>
            <w:webHidden/>
          </w:rPr>
          <w:t>49</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0E219A">
          <w:rPr>
            <w:noProof/>
            <w:webHidden/>
          </w:rPr>
          <w:t>108</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0E219A">
          <w:rPr>
            <w:noProof/>
            <w:webHidden/>
          </w:rPr>
          <w:t>241</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0E219A">
          <w:rPr>
            <w:noProof/>
            <w:webHidden/>
          </w:rPr>
          <w:t>261</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0E219A">
          <w:rPr>
            <w:noProof/>
            <w:webHidden/>
          </w:rPr>
          <w:t>264</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0E219A">
          <w:rPr>
            <w:noProof/>
            <w:webHidden/>
          </w:rPr>
          <w:t>268</w:t>
        </w:r>
        <w:r w:rsidR="009C13E9">
          <w:rPr>
            <w:noProof/>
            <w:webHidden/>
          </w:rPr>
          <w:fldChar w:fldCharType="end"/>
        </w:r>
      </w:hyperlink>
    </w:p>
    <w:p w:rsidR="009C13E9" w:rsidRDefault="00540B24">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0E219A">
          <w:rPr>
            <w:noProof/>
            <w:webHidden/>
          </w:rPr>
          <w:t>271</w:t>
        </w:r>
        <w:r w:rsidR="009C13E9">
          <w:rPr>
            <w:noProof/>
            <w:webHidden/>
          </w:rPr>
          <w:fldChar w:fldCharType="end"/>
        </w:r>
      </w:hyperlink>
    </w:p>
    <w:p w:rsidR="009C13E9" w:rsidRDefault="00540B24">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0E219A">
          <w:rPr>
            <w:noProof/>
            <w:webHidden/>
          </w:rPr>
          <w:t>495</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0E219A">
          <w:rPr>
            <w:noProof/>
            <w:webHidden/>
          </w:rPr>
          <w:t>496</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0E219A">
          <w:rPr>
            <w:noProof/>
            <w:webHidden/>
          </w:rPr>
          <w:t>498</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0E219A">
          <w:rPr>
            <w:noProof/>
            <w:webHidden/>
          </w:rPr>
          <w:t>523</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0E219A">
          <w:rPr>
            <w:noProof/>
            <w:webHidden/>
          </w:rPr>
          <w:t>524</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0E219A">
          <w:rPr>
            <w:noProof/>
            <w:webHidden/>
          </w:rPr>
          <w:t>526</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0E219A">
          <w:rPr>
            <w:noProof/>
            <w:webHidden/>
          </w:rPr>
          <w:t>582</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0E219A">
          <w:rPr>
            <w:noProof/>
            <w:webHidden/>
          </w:rPr>
          <w:t>637</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0E219A">
          <w:rPr>
            <w:noProof/>
            <w:webHidden/>
          </w:rPr>
          <w:t>639</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0E219A">
          <w:rPr>
            <w:noProof/>
            <w:webHidden/>
          </w:rPr>
          <w:t>649</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0E219A">
          <w:rPr>
            <w:noProof/>
            <w:webHidden/>
          </w:rPr>
          <w:t>650</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0E219A">
          <w:rPr>
            <w:noProof/>
            <w:webHidden/>
          </w:rPr>
          <w:t>660</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0E219A">
          <w:rPr>
            <w:noProof/>
            <w:webHidden/>
          </w:rPr>
          <w:t>676</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0E219A">
          <w:rPr>
            <w:noProof/>
            <w:webHidden/>
          </w:rPr>
          <w:t>677</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0E219A">
          <w:rPr>
            <w:noProof/>
            <w:webHidden/>
          </w:rPr>
          <w:t>687</w:t>
        </w:r>
        <w:r w:rsidR="009C13E9">
          <w:rPr>
            <w:noProof/>
            <w:webHidden/>
          </w:rPr>
          <w:fldChar w:fldCharType="end"/>
        </w:r>
      </w:hyperlink>
    </w:p>
    <w:p w:rsidR="009C13E9" w:rsidRDefault="00540B24">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0E219A">
          <w:rPr>
            <w:noProof/>
            <w:webHidden/>
          </w:rPr>
          <w:t>755</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0E219A">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0E219A">
        <w:rPr>
          <w:noProof/>
          <w:lang w:val="en-GB"/>
        </w:rPr>
        <w:t>343</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0E219A">
        <w:rPr>
          <w:noProof/>
        </w:rPr>
        <w:t>462</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0E219A">
        <w:rPr>
          <w:noProof/>
        </w:rPr>
        <w:t>463</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0E219A">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0E219A">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0E219A">
        <w:rPr>
          <w:noProof/>
        </w:rPr>
        <w:t>465</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0E219A">
        <w:rPr>
          <w:noProof/>
        </w:rPr>
        <w:t>466</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0E219A">
        <w:rPr>
          <w:noProof/>
        </w:rPr>
        <w:t>468</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0E219A">
        <w:rPr>
          <w:noProof/>
        </w:rPr>
        <w:t>469</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0E219A">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0E219A">
        <w:rPr>
          <w:noProof/>
        </w:rPr>
        <w:t>276</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0E219A">
        <w:rPr>
          <w:noProof/>
        </w:rPr>
        <w:t>284</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0E219A">
        <w:rPr>
          <w:noProof/>
        </w:rPr>
        <w:t>286</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0E219A">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0E219A">
        <w:rPr>
          <w:noProof/>
        </w:rPr>
        <w:t>304</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0E219A">
        <w:rPr>
          <w:noProof/>
        </w:rPr>
        <w:t>363</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0E219A">
        <w:rPr>
          <w:noProof/>
        </w:rPr>
        <w:t>370</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0E219A">
        <w:rPr>
          <w:noProof/>
        </w:rPr>
        <w:t>299</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0E219A">
        <w:rPr>
          <w:noProof/>
        </w:rPr>
        <w:t>308</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0E219A">
        <w:rPr>
          <w:noProof/>
        </w:rPr>
        <w:t>331</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0E219A">
        <w:rPr>
          <w:noProof/>
        </w:rPr>
        <w:t>351</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0E219A">
        <w:rPr>
          <w:noProof/>
        </w:rPr>
        <w:t>397</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0E219A">
        <w:rPr>
          <w:noProof/>
        </w:rPr>
        <w:t>406</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0E219A">
        <w:rPr>
          <w:noProof/>
        </w:rPr>
        <w:t>414</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0E219A">
        <w:rPr>
          <w:noProof/>
        </w:rPr>
        <w:t>438</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0E219A">
        <w:rPr>
          <w:noProof/>
        </w:rPr>
        <w:t>444</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0E219A">
        <w:rPr>
          <w:noProof/>
        </w:rPr>
        <w:t>445</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0E219A">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0E219A">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0E219A">
        <w:rPr>
          <w:noProof/>
        </w:rPr>
        <w:t>471</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0E219A">
        <w:rPr>
          <w:noProof/>
        </w:rPr>
        <w:t>472</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0E219A">
        <w:rPr>
          <w:noProof/>
        </w:rPr>
        <w:t>473</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0E219A">
        <w:rPr>
          <w:noProof/>
        </w:rPr>
        <w:t>477</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0E219A">
        <w:rPr>
          <w:noProof/>
        </w:rPr>
        <w:t>482</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0E219A">
        <w:rPr>
          <w:noProof/>
        </w:rPr>
        <w:t>489</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0E219A">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0E219A">
        <w:rPr>
          <w:noProof/>
        </w:rPr>
        <w:t>276</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0E219A">
        <w:rPr>
          <w:noProof/>
        </w:rPr>
        <w:t>284</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0E219A">
        <w:rPr>
          <w:noProof/>
        </w:rPr>
        <w:t>370</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0E219A">
        <w:rPr>
          <w:noProof/>
        </w:rPr>
        <w:t>397</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0E219A">
        <w:rPr>
          <w:noProof/>
        </w:rPr>
        <w:t>406</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0E219A">
        <w:rPr>
          <w:noProof/>
        </w:rPr>
        <w:t>446</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0E219A">
        <w:rPr>
          <w:noProof/>
        </w:rPr>
        <w:t>446</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0E219A">
        <w:t>Psalm</w:t>
      </w:r>
      <w:r w:rsidR="000E219A" w:rsidRPr="00AB1781">
        <w:t xml:space="preserve"> 118</w:t>
      </w:r>
      <w:r w:rsidR="000E219A">
        <w:t>: Blessed are they who are faultless in the way</w:t>
      </w:r>
      <w:r>
        <w:fldChar w:fldCharType="end"/>
      </w:r>
      <w:r w:rsidR="006A0403">
        <w:tab/>
      </w:r>
      <w:r>
        <w:fldChar w:fldCharType="begin"/>
      </w:r>
      <w:r w:rsidR="006A0403">
        <w:instrText xml:space="preserve"> PAGEREF _Ref412027139 \h </w:instrText>
      </w:r>
      <w:r>
        <w:fldChar w:fldCharType="separate"/>
      </w:r>
      <w:r w:rsidR="000E219A">
        <w:rPr>
          <w:noProof/>
        </w:rPr>
        <w:t>449</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0E219A">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0E219A">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0E219A">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0E219A">
        <w:rPr>
          <w:noProof/>
        </w:rPr>
        <w:t>466</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0E219A">
        <w:rPr>
          <w:noProof/>
        </w:rPr>
        <w:t>468</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0E219A">
        <w:rPr>
          <w:noProof/>
        </w:rPr>
        <w:t>469</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0E219A">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0E219A">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0E219A">
        <w:rPr>
          <w:noProof/>
          <w:lang w:val="en-US"/>
        </w:rPr>
        <w:t>260</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0E219A">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0E219A">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0E219A">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0E219A">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0E219A">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0E219A">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0E219A">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bookmarkStart w:id="787" w:name="_GoBack"/>
      <w:bookmarkEnd w:id="787"/>
      <w:r>
        <w:lastRenderedPageBreak/>
        <w:t>Early Morning: Prime (The First Hour)</w:t>
      </w:r>
      <w:bookmarkEnd w:id="783"/>
      <w:bookmarkEnd w:id="784"/>
      <w:bookmarkEnd w:id="785"/>
      <w:bookmarkEnd w:id="786"/>
    </w:p>
    <w:p w:rsidR="00495F1A" w:rsidRDefault="00495F1A" w:rsidP="00495F1A">
      <w:pPr>
        <w:pStyle w:val="Heading3"/>
      </w:pPr>
      <w:bookmarkStart w:id="788" w:name="_Toc410196186"/>
      <w:bookmarkStart w:id="789" w:name="_Toc410196428"/>
      <w:bookmarkStart w:id="790" w:name="_Toc410196930"/>
      <w:r>
        <w:t>The Psalms of Prime</w:t>
      </w:r>
      <w:bookmarkEnd w:id="788"/>
      <w:bookmarkEnd w:id="789"/>
      <w:bookmarkEnd w:id="790"/>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0E219A">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0E219A">
        <w:t>Psalm</w:t>
      </w:r>
      <w:r w:rsidR="000E219A" w:rsidRPr="00AB1781">
        <w:t xml:space="preserve"> 2</w:t>
      </w:r>
      <w:r w:rsidR="000E219A">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0E219A">
        <w:t>Psalm</w:t>
      </w:r>
      <w:r w:rsidR="000E219A" w:rsidRPr="00AB1781">
        <w:t xml:space="preserve"> 5</w:t>
      </w:r>
      <w:r w:rsidR="000E219A">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0E219A">
        <w:rPr>
          <w:noProof/>
        </w:rPr>
        <w:t>274</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0E219A">
        <w:rPr>
          <w:noProof/>
        </w:rPr>
        <w:t>276</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0E219A">
        <w:t>Psalm</w:t>
      </w:r>
      <w:r w:rsidR="000E219A" w:rsidRPr="00AB1781">
        <w:t xml:space="preserve"> 8</w:t>
      </w:r>
      <w:r w:rsidR="000E219A">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0E219A">
        <w:rPr>
          <w:noProof/>
        </w:rPr>
        <w:t>278</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0E219A">
        <w:t>Psalm</w:t>
      </w:r>
      <w:r w:rsidR="000E219A" w:rsidRPr="00AB1781">
        <w:t xml:space="preserve"> 11</w:t>
      </w:r>
      <w:r w:rsidR="000E219A">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0E219A">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0E219A">
        <w:rPr>
          <w:noProof/>
        </w:rPr>
        <w:t>284</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0E219A">
        <w:t>Psalm</w:t>
      </w:r>
      <w:r w:rsidR="000E219A" w:rsidRPr="00AB1781">
        <w:t xml:space="preserve"> 14</w:t>
      </w:r>
      <w:r w:rsidR="000E219A">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0E219A">
        <w:rPr>
          <w:noProof/>
        </w:rPr>
        <w:t>285</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0E219A">
        <w:rPr>
          <w:noProof/>
        </w:rPr>
        <w:t>286</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0E219A">
        <w:t>Psalm</w:t>
      </w:r>
      <w:r w:rsidR="000E219A" w:rsidRPr="00AB1781">
        <w:t xml:space="preserve"> 18</w:t>
      </w:r>
      <w:r w:rsidR="000E219A">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0E219A">
        <w:rPr>
          <w:noProof/>
        </w:rPr>
        <w:t>293</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0E219A">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0E219A">
        <w:rPr>
          <w:noProof/>
        </w:rPr>
        <w:t>304</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0E219A">
        <w:rPr>
          <w:noProof/>
        </w:rPr>
        <w:t>358</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0E219A">
        <w:rPr>
          <w:noProof/>
        </w:rPr>
        <w:t>363</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0E219A">
        <w:rPr>
          <w:noProof/>
        </w:rPr>
        <w:t>370</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0E219A">
        <w:rPr>
          <w:noProof/>
        </w:rPr>
        <w:t>441</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0E219A">
        <w:t>Psalm</w:t>
      </w:r>
      <w:r w:rsidR="000E219A" w:rsidRPr="00AB1781">
        <w:t xml:space="preserve"> 142</w:t>
      </w:r>
      <w:r w:rsidR="000E219A">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0E219A">
        <w:rPr>
          <w:noProof/>
        </w:rPr>
        <w:t>484</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0E219A">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0E219A">
        <w:rPr>
          <w:noProof/>
        </w:rPr>
        <w:t>260</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1" w:name="_Toc410196187"/>
      <w:bookmarkStart w:id="792" w:name="_Toc410196429"/>
      <w:bookmarkStart w:id="793"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3"/>
      </w:pPr>
      <w:bookmarkStart w:id="794" w:name="_Ref412098903"/>
      <w:r>
        <w:t>The Doxology of Prime</w:t>
      </w:r>
      <w:bookmarkEnd w:id="791"/>
      <w:bookmarkEnd w:id="792"/>
      <w:bookmarkEnd w:id="793"/>
      <w:bookmarkEnd w:id="794"/>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5"/>
            <w:r>
              <w:t>That gives light,</w:t>
            </w:r>
            <w:commentRangeEnd w:id="795"/>
            <w:r>
              <w:rPr>
                <w:rStyle w:val="CommentReference"/>
                <w:rFonts w:ascii="Times New Roman" w:eastAsiaTheme="minorHAnsi" w:hAnsi="Times New Roman" w:cstheme="minorBidi"/>
                <w:color w:val="auto"/>
              </w:rPr>
              <w:commentReference w:id="795"/>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6"/>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6"/>
            <w:r>
              <w:rPr>
                <w:rStyle w:val="CommentReference"/>
                <w:rFonts w:ascii="Garamond" w:hAnsi="Garamond" w:cstheme="minorBidi"/>
                <w:noProof w:val="0"/>
                <w:lang w:val="en-CA"/>
              </w:rPr>
              <w:commentReference w:id="796"/>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597534">
            <w:pPr>
              <w:pStyle w:val="EngHang"/>
              <w:rPr>
                <w:rFonts w:eastAsiaTheme="minorHAnsi"/>
              </w:rPr>
            </w:pPr>
            <w:r w:rsidRPr="007425E1">
              <w:rPr>
                <w:rFonts w:eastAsiaTheme="minorHAnsi"/>
              </w:rPr>
              <w:t>Hail to Elijah,</w:t>
            </w:r>
          </w:p>
          <w:p w:rsidR="00257A38" w:rsidRPr="007425E1" w:rsidRDefault="00257A38" w:rsidP="00597534">
            <w:pPr>
              <w:pStyle w:val="EngHang"/>
              <w:rPr>
                <w:rFonts w:eastAsiaTheme="minorHAnsi"/>
              </w:rPr>
            </w:pPr>
            <w:r w:rsidRPr="007425E1">
              <w:rPr>
                <w:rFonts w:eastAsiaTheme="minorHAnsi"/>
              </w:rPr>
              <w:t>The prophet of temperance,</w:t>
            </w:r>
          </w:p>
          <w:p w:rsidR="00257A38" w:rsidRPr="007425E1" w:rsidRDefault="00257A38" w:rsidP="00597534">
            <w:pPr>
              <w:pStyle w:val="EngHang"/>
              <w:rPr>
                <w:rFonts w:eastAsiaTheme="minorHAnsi"/>
              </w:rPr>
            </w:pPr>
            <w:r w:rsidRPr="007425E1">
              <w:rPr>
                <w:rFonts w:eastAsiaTheme="minorHAnsi"/>
              </w:rPr>
              <w:t>And to Elisha,</w:t>
            </w:r>
          </w:p>
          <w:p w:rsidR="00257A38" w:rsidRDefault="00257A38" w:rsidP="00597534">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597534">
            <w:pPr>
              <w:pStyle w:val="EngHang"/>
              <w:rPr>
                <w:rFonts w:eastAsiaTheme="minorHAnsi"/>
              </w:rPr>
            </w:pPr>
            <w:r w:rsidRPr="007425E1">
              <w:rPr>
                <w:rFonts w:eastAsiaTheme="minorHAnsi"/>
              </w:rPr>
              <w:t>The great Evangelist</w:t>
            </w:r>
          </w:p>
          <w:p w:rsidR="00257A38" w:rsidRPr="007425E1" w:rsidRDefault="00257A38" w:rsidP="00597534">
            <w:pPr>
              <w:pStyle w:val="EngHang"/>
              <w:rPr>
                <w:rFonts w:eastAsiaTheme="minorHAnsi"/>
              </w:rPr>
            </w:pPr>
            <w:r w:rsidRPr="007425E1">
              <w:rPr>
                <w:rFonts w:eastAsiaTheme="minorHAnsi"/>
              </w:rPr>
              <w:t>Of the land of Egypt,</w:t>
            </w:r>
          </w:p>
          <w:p w:rsidR="00257A38" w:rsidRPr="007425E1" w:rsidRDefault="00257A38" w:rsidP="00597534">
            <w:pPr>
              <w:pStyle w:val="EngHang"/>
              <w:rPr>
                <w:rFonts w:eastAsiaTheme="minorHAnsi"/>
              </w:rPr>
            </w:pPr>
            <w:r w:rsidRPr="007425E1">
              <w:rPr>
                <w:rFonts w:eastAsiaTheme="minorHAnsi"/>
              </w:rPr>
              <w:t xml:space="preserve">Mark the Apostle, </w:t>
            </w:r>
          </w:p>
          <w:p w:rsidR="00257A38" w:rsidRDefault="00257A38" w:rsidP="00597534">
            <w:pPr>
              <w:pStyle w:val="EngHangEnd"/>
            </w:pPr>
            <w:r w:rsidRPr="007425E1">
              <w:rPr>
                <w:rFonts w:eastAsiaTheme="minorHAnsi"/>
              </w:rPr>
              <w:t xml:space="preserve">The first </w:t>
            </w:r>
            <w:commentRangeStart w:id="797"/>
            <w:r w:rsidRPr="007425E1">
              <w:rPr>
                <w:rFonts w:eastAsiaTheme="minorHAnsi"/>
              </w:rPr>
              <w:t>prelate</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597534">
            <w:pPr>
              <w:pStyle w:val="EngHang"/>
              <w:rPr>
                <w:rFonts w:eastAsiaTheme="minorHAnsi"/>
              </w:rPr>
            </w:pPr>
            <w:r w:rsidRPr="007425E1">
              <w:rPr>
                <w:rFonts w:eastAsiaTheme="minorHAnsi"/>
              </w:rPr>
              <w:t>You are the Mother of God,</w:t>
            </w:r>
          </w:p>
          <w:p w:rsidR="00257A38" w:rsidRPr="007425E1" w:rsidRDefault="00257A38" w:rsidP="00597534">
            <w:pPr>
              <w:pStyle w:val="EngHang"/>
              <w:rPr>
                <w:rFonts w:eastAsiaTheme="minorHAnsi"/>
              </w:rPr>
            </w:pPr>
            <w:r w:rsidRPr="007425E1">
              <w:rPr>
                <w:rFonts w:eastAsiaTheme="minorHAnsi"/>
              </w:rPr>
              <w:t>O Virgin Mary:</w:t>
            </w:r>
          </w:p>
          <w:p w:rsidR="00257A38" w:rsidRPr="007425E1" w:rsidRDefault="00257A38" w:rsidP="00597534">
            <w:pPr>
              <w:pStyle w:val="EngHang"/>
              <w:rPr>
                <w:rFonts w:eastAsiaTheme="minorHAnsi"/>
              </w:rPr>
            </w:pPr>
            <w:r w:rsidRPr="007425E1">
              <w:rPr>
                <w:rFonts w:eastAsiaTheme="minorHAnsi"/>
              </w:rPr>
              <w:t>Ask Him, on our behalf,</w:t>
            </w:r>
          </w:p>
          <w:p w:rsidR="00257A38" w:rsidRDefault="00257A38" w:rsidP="00597534">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597534">
            <w:pPr>
              <w:pStyle w:val="EngHang"/>
              <w:rPr>
                <w:rFonts w:eastAsiaTheme="minorHAnsi"/>
              </w:rPr>
            </w:pPr>
            <w:r w:rsidRPr="007425E1">
              <w:rPr>
                <w:rFonts w:eastAsiaTheme="minorHAnsi"/>
              </w:rPr>
              <w:t>The great patriarch,</w:t>
            </w:r>
          </w:p>
          <w:p w:rsidR="00257A38" w:rsidRPr="007425E1" w:rsidRDefault="00257A38" w:rsidP="00597534">
            <w:pPr>
              <w:pStyle w:val="EngHang"/>
              <w:rPr>
                <w:rFonts w:eastAsiaTheme="minorHAnsi"/>
              </w:rPr>
            </w:pPr>
            <w:r w:rsidRPr="007425E1">
              <w:rPr>
                <w:rFonts w:eastAsiaTheme="minorHAnsi"/>
              </w:rPr>
              <w:t>Our father Abba Severus,</w:t>
            </w:r>
          </w:p>
          <w:p w:rsidR="00257A38" w:rsidRPr="007425E1" w:rsidRDefault="00257A38" w:rsidP="00597534">
            <w:pPr>
              <w:pStyle w:val="EngHang"/>
              <w:rPr>
                <w:rFonts w:eastAsiaTheme="minorHAnsi"/>
              </w:rPr>
            </w:pPr>
            <w:r w:rsidRPr="007425E1">
              <w:rPr>
                <w:rFonts w:eastAsiaTheme="minorHAnsi"/>
              </w:rPr>
              <w:t>Whose holy teachings</w:t>
            </w:r>
          </w:p>
          <w:p w:rsidR="00257A38" w:rsidRDefault="00257A38" w:rsidP="00597534">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597534">
            <w:pPr>
              <w:pStyle w:val="EngHang"/>
              <w:rPr>
                <w:rFonts w:eastAsiaTheme="minorHAnsi"/>
              </w:rPr>
            </w:pPr>
            <w:r w:rsidRPr="007425E1">
              <w:rPr>
                <w:rFonts w:eastAsiaTheme="minorHAnsi"/>
              </w:rPr>
              <w:t>Our father, the confessor,</w:t>
            </w:r>
          </w:p>
          <w:p w:rsidR="00257A38" w:rsidRPr="007425E1" w:rsidRDefault="00257A38" w:rsidP="00597534">
            <w:pPr>
              <w:pStyle w:val="EngHang"/>
              <w:rPr>
                <w:rFonts w:eastAsiaTheme="minorHAnsi"/>
              </w:rPr>
            </w:pPr>
            <w:r w:rsidRPr="007425E1">
              <w:rPr>
                <w:rFonts w:eastAsiaTheme="minorHAnsi"/>
              </w:rPr>
              <w:t>Abba Dioscorus,</w:t>
            </w:r>
          </w:p>
          <w:p w:rsidR="00257A38" w:rsidRPr="007425E1" w:rsidRDefault="00257A38" w:rsidP="00597534">
            <w:pPr>
              <w:pStyle w:val="EngHang"/>
              <w:rPr>
                <w:rFonts w:eastAsiaTheme="minorHAnsi"/>
              </w:rPr>
            </w:pPr>
            <w:r w:rsidRPr="007425E1">
              <w:rPr>
                <w:rFonts w:eastAsiaTheme="minorHAnsi"/>
              </w:rPr>
              <w:t>Defended the faith</w:t>
            </w:r>
          </w:p>
          <w:p w:rsidR="00257A38" w:rsidRDefault="00257A38" w:rsidP="00597534">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597534">
            <w:pPr>
              <w:pStyle w:val="EngHang"/>
              <w:rPr>
                <w:rFonts w:eastAsiaTheme="minorHAnsi"/>
              </w:rPr>
            </w:pPr>
            <w:r w:rsidRPr="007425E1">
              <w:rPr>
                <w:rFonts w:eastAsiaTheme="minorHAnsi"/>
              </w:rPr>
              <w:t>And all of our fathers,</w:t>
            </w:r>
          </w:p>
          <w:p w:rsidR="00257A38" w:rsidRPr="007425E1" w:rsidRDefault="00257A38" w:rsidP="00597534">
            <w:pPr>
              <w:pStyle w:val="EngHang"/>
              <w:rPr>
                <w:rFonts w:eastAsiaTheme="minorHAnsi"/>
              </w:rPr>
            </w:pPr>
            <w:r w:rsidRPr="007425E1">
              <w:rPr>
                <w:rFonts w:eastAsiaTheme="minorHAnsi"/>
              </w:rPr>
              <w:t>Who pleased the Lord,</w:t>
            </w:r>
          </w:p>
          <w:p w:rsidR="00257A38" w:rsidRPr="007425E1" w:rsidRDefault="00257A38" w:rsidP="00597534">
            <w:pPr>
              <w:pStyle w:val="EngHang"/>
              <w:rPr>
                <w:rFonts w:eastAsiaTheme="minorHAnsi"/>
              </w:rPr>
            </w:pPr>
            <w:r w:rsidRPr="007425E1">
              <w:rPr>
                <w:rFonts w:eastAsiaTheme="minorHAnsi"/>
              </w:rPr>
              <w:t xml:space="preserve">May their holy blessings </w:t>
            </w:r>
          </w:p>
          <w:p w:rsidR="00257A38" w:rsidRDefault="00257A38" w:rsidP="00597534">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597534">
            <w:pPr>
              <w:pStyle w:val="EngHang"/>
              <w:rPr>
                <w:rFonts w:eastAsiaTheme="minorHAnsi"/>
              </w:rPr>
            </w:pPr>
            <w:r w:rsidRPr="007425E1">
              <w:rPr>
                <w:rFonts w:eastAsiaTheme="minorHAnsi"/>
              </w:rPr>
              <w:t>Through their prayers,</w:t>
            </w:r>
          </w:p>
          <w:p w:rsidR="00257A38" w:rsidRPr="007425E1" w:rsidRDefault="00257A38" w:rsidP="00597534">
            <w:pPr>
              <w:pStyle w:val="EngHang"/>
              <w:rPr>
                <w:rFonts w:eastAsiaTheme="minorHAnsi"/>
              </w:rPr>
            </w:pPr>
            <w:r w:rsidRPr="007425E1">
              <w:rPr>
                <w:rFonts w:eastAsiaTheme="minorHAnsi"/>
              </w:rPr>
              <w:t xml:space="preserve">Grant us, O God, </w:t>
            </w:r>
          </w:p>
          <w:p w:rsidR="00257A38" w:rsidRPr="007425E1" w:rsidRDefault="00257A38" w:rsidP="00597534">
            <w:pPr>
              <w:pStyle w:val="EngHang"/>
              <w:rPr>
                <w:rFonts w:eastAsiaTheme="minorHAnsi"/>
              </w:rPr>
            </w:pPr>
            <w:r w:rsidRPr="007425E1">
              <w:rPr>
                <w:rFonts w:eastAsiaTheme="minorHAnsi"/>
              </w:rPr>
              <w:t>The forgiveness of our sins,</w:t>
            </w:r>
          </w:p>
          <w:p w:rsidR="00257A38" w:rsidRDefault="00257A38" w:rsidP="00597534">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8" w:name="_Toc410196188"/>
      <w:bookmarkStart w:id="799" w:name="_Toc410196430"/>
      <w:bookmarkStart w:id="800" w:name="_Toc410196932"/>
      <w:bookmarkStart w:id="801" w:name="_Ref412099016"/>
      <w:bookmarkStart w:id="802" w:name="_Toc298681357"/>
      <w:bookmarkStart w:id="803" w:name="_Ref299211976"/>
      <w:bookmarkStart w:id="804" w:name="_Toc308441947"/>
      <w:r>
        <w:t>The Raising of Morning Incense</w:t>
      </w:r>
      <w:bookmarkEnd w:id="798"/>
      <w:bookmarkEnd w:id="799"/>
      <w:bookmarkEnd w:id="800"/>
      <w:bookmarkEnd w:id="801"/>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5" w:name="_Toc410196189"/>
      <w:bookmarkStart w:id="806" w:name="_Toc410196431"/>
      <w:bookmarkStart w:id="807" w:name="_Toc410196933"/>
      <w:bookmarkStart w:id="808" w:name="_Toc428340979"/>
      <w:r>
        <w:lastRenderedPageBreak/>
        <w:t>Mid-Morning (The Third Hour)</w:t>
      </w:r>
      <w:bookmarkEnd w:id="805"/>
      <w:bookmarkEnd w:id="806"/>
      <w:bookmarkEnd w:id="807"/>
      <w:bookmarkEnd w:id="808"/>
    </w:p>
    <w:p w:rsidR="00495F1A" w:rsidRDefault="00495F1A" w:rsidP="00495F1A">
      <w:pPr>
        <w:pStyle w:val="Heading3"/>
      </w:pPr>
      <w:bookmarkStart w:id="809" w:name="_Toc410196190"/>
      <w:bookmarkStart w:id="810" w:name="_Toc410196432"/>
      <w:bookmarkStart w:id="811" w:name="_Toc410196934"/>
      <w:r>
        <w:t>The Psalms of the Third Hour</w:t>
      </w:r>
      <w:bookmarkEnd w:id="809"/>
      <w:bookmarkEnd w:id="810"/>
      <w:bookmarkEnd w:id="811"/>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0E219A">
        <w:t>Psalm</w:t>
      </w:r>
      <w:r w:rsidR="000E219A" w:rsidRPr="00AB1781">
        <w:t xml:space="preserve"> 19</w:t>
      </w:r>
      <w:r w:rsidR="000E219A">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0E219A">
        <w:rPr>
          <w:noProof/>
        </w:rPr>
        <w:t>294</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0E219A">
        <w:rPr>
          <w:noProof/>
        </w:rPr>
        <w:t>299</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0E219A">
        <w:t>Psalm</w:t>
      </w:r>
      <w:r w:rsidR="000E219A" w:rsidRPr="00AB1781">
        <w:t xml:space="preserve"> 23</w:t>
      </w:r>
      <w:r w:rsidR="000E219A">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0E219A">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0E219A">
        <w:t>Psalm</w:t>
      </w:r>
      <w:r w:rsidR="000E219A" w:rsidRPr="00AB1781">
        <w:t xml:space="preserve"> 25</w:t>
      </w:r>
      <w:r w:rsidR="000E219A">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0E219A">
        <w:rPr>
          <w:noProof/>
        </w:rPr>
        <w:t>303</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0E219A">
        <w:t>Psalm</w:t>
      </w:r>
      <w:r w:rsidR="000E219A" w:rsidRPr="00AB1781">
        <w:t xml:space="preserve"> 28</w:t>
      </w:r>
      <w:r w:rsidR="000E219A">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0E219A">
        <w:rPr>
          <w:noProof/>
        </w:rPr>
        <w:t>307</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0E219A">
        <w:rPr>
          <w:noProof/>
        </w:rPr>
        <w:t>308</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0E219A">
        <w:t>Psalm</w:t>
      </w:r>
      <w:r w:rsidR="000E219A" w:rsidRPr="00AB1781">
        <w:t xml:space="preserve"> 33</w:t>
      </w:r>
      <w:r w:rsidR="000E219A">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0E219A">
        <w:rPr>
          <w:noProof/>
        </w:rPr>
        <w:t>315</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0E219A">
        <w:t>Psalm</w:t>
      </w:r>
      <w:r w:rsidR="000E219A" w:rsidRPr="00AB1781">
        <w:t xml:space="preserve"> 40</w:t>
      </w:r>
      <w:r w:rsidR="000E219A">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0E219A">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0E219A">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0E219A">
        <w:t>Psalm</w:t>
      </w:r>
      <w:r w:rsidR="000E219A" w:rsidRPr="00AB1781">
        <w:t xml:space="preserve"> 44</w:t>
      </w:r>
      <w:r w:rsidR="000E219A">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0E219A">
        <w:rPr>
          <w:noProof/>
        </w:rPr>
        <w:t>334</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0E219A">
        <w:t>Psalm</w:t>
      </w:r>
      <w:r w:rsidR="000E219A" w:rsidRPr="00AB1781">
        <w:t xml:space="preserve"> 45</w:t>
      </w:r>
      <w:r w:rsidR="000E219A">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0E219A">
        <w:rPr>
          <w:noProof/>
        </w:rPr>
        <w:t>336</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0E219A">
        <w:t>Psalm</w:t>
      </w:r>
      <w:r w:rsidR="000E219A" w:rsidRPr="00AB1781">
        <w:t xml:space="preserve"> 46</w:t>
      </w:r>
      <w:r w:rsidR="000E219A">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0E219A">
        <w:rPr>
          <w:noProof/>
        </w:rPr>
        <w:t>337</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2"/>
      <w:r>
        <w:t>ke</w:t>
      </w:r>
      <w:commentRangeEnd w:id="812"/>
      <w:r>
        <w:rPr>
          <w:rStyle w:val="CommentReference"/>
        </w:rPr>
        <w:commentReference w:id="812"/>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2"/>
      </w:pPr>
      <w:bookmarkStart w:id="813" w:name="_Toc410196191"/>
      <w:bookmarkStart w:id="814" w:name="_Toc410196433"/>
      <w:bookmarkStart w:id="815" w:name="_Toc410196935"/>
      <w:bookmarkStart w:id="816" w:name="_Toc428340980"/>
      <w:r>
        <w:lastRenderedPageBreak/>
        <w:t>Noon (The Sixth Hour)</w:t>
      </w:r>
      <w:bookmarkEnd w:id="813"/>
      <w:bookmarkEnd w:id="814"/>
      <w:bookmarkEnd w:id="815"/>
      <w:bookmarkEnd w:id="816"/>
    </w:p>
    <w:p w:rsidR="00495F1A" w:rsidRDefault="00495F1A" w:rsidP="00495F1A">
      <w:pPr>
        <w:pStyle w:val="Heading3"/>
      </w:pPr>
      <w:bookmarkStart w:id="817" w:name="_Toc410196192"/>
      <w:bookmarkStart w:id="818" w:name="_Toc410196434"/>
      <w:bookmarkStart w:id="819" w:name="_Toc410196936"/>
      <w:r>
        <w:t>The Psalms of the Sixth Hour</w:t>
      </w:r>
      <w:bookmarkEnd w:id="817"/>
      <w:bookmarkEnd w:id="818"/>
      <w:bookmarkEnd w:id="81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0E219A">
        <w:t>Psalm</w:t>
      </w:r>
      <w:r w:rsidR="000E219A" w:rsidRPr="00AB1781">
        <w:t xml:space="preserve"> 53</w:t>
      </w:r>
      <w:r w:rsidR="000E219A">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0E219A">
        <w:rPr>
          <w:noProof/>
        </w:rPr>
        <w:t>346</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0E219A">
        <w:rPr>
          <w:noProof/>
        </w:rPr>
        <w:t>351</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0E219A">
        <w:t>Psalm</w:t>
      </w:r>
      <w:r w:rsidR="000E219A" w:rsidRPr="00AB1781">
        <w:t xml:space="preserve"> 60</w:t>
      </w:r>
      <w:r w:rsidR="000E219A">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0E219A">
        <w:rPr>
          <w:noProof/>
        </w:rPr>
        <w:t>356</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0E219A">
        <w:rPr>
          <w:noProof/>
        </w:rPr>
        <w:t>358</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0E219A">
        <w:t>Psalm</w:t>
      </w:r>
      <w:r w:rsidR="000E219A" w:rsidRPr="00AB1781">
        <w:t xml:space="preserve"> 83</w:t>
      </w:r>
      <w:r w:rsidR="000E219A">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0E219A">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0E219A">
        <w:t>Psalm</w:t>
      </w:r>
      <w:r w:rsidR="000E219A" w:rsidRPr="00AB1781">
        <w:t xml:space="preserve"> 84</w:t>
      </w:r>
      <w:r w:rsidR="000E219A">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0E219A">
        <w:rPr>
          <w:noProof/>
        </w:rPr>
        <w:t>396</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0E219A">
        <w:rPr>
          <w:noProof/>
        </w:rPr>
        <w:t>397</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0E219A">
        <w:t>Psalm</w:t>
      </w:r>
      <w:r w:rsidR="000E219A" w:rsidRPr="00AB1781">
        <w:t xml:space="preserve"> 86</w:t>
      </w:r>
      <w:r w:rsidR="000E219A">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0E219A">
        <w:rPr>
          <w:noProof/>
        </w:rPr>
        <w:t>398</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0E219A">
        <w:rPr>
          <w:noProof/>
        </w:rPr>
        <w:t>406</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0E219A">
        <w:t>Psalm</w:t>
      </w:r>
      <w:r w:rsidR="000E219A" w:rsidRPr="00AB1781">
        <w:t xml:space="preserve"> 92</w:t>
      </w:r>
      <w:r w:rsidR="000E219A">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0E219A">
        <w:rPr>
          <w:noProof/>
        </w:rPr>
        <w:t>409</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0" w:name="_Toc410196193"/>
      <w:bookmarkStart w:id="821" w:name="_Toc410196435"/>
      <w:bookmarkStart w:id="822" w:name="_Toc410196937"/>
      <w:bookmarkStart w:id="823" w:name="_Toc428340981"/>
      <w:r>
        <w:lastRenderedPageBreak/>
        <w:t>Afternoon (The Ninth Hour)</w:t>
      </w:r>
      <w:bookmarkEnd w:id="820"/>
      <w:bookmarkEnd w:id="821"/>
      <w:bookmarkEnd w:id="822"/>
      <w:bookmarkEnd w:id="823"/>
    </w:p>
    <w:p w:rsidR="00495F1A" w:rsidRDefault="00495F1A" w:rsidP="00495F1A">
      <w:pPr>
        <w:pStyle w:val="Heading3"/>
      </w:pPr>
      <w:bookmarkStart w:id="824" w:name="_Toc410196194"/>
      <w:bookmarkStart w:id="825" w:name="_Toc410196436"/>
      <w:bookmarkStart w:id="826" w:name="_Toc410196938"/>
      <w:r>
        <w:t>The Psalms of the Ninth Hour</w:t>
      </w:r>
      <w:bookmarkEnd w:id="824"/>
      <w:bookmarkEnd w:id="825"/>
      <w:bookmarkEnd w:id="826"/>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0E219A">
        <w:t>Psalm</w:t>
      </w:r>
      <w:r w:rsidR="000E219A" w:rsidRPr="00AB1781">
        <w:t xml:space="preserve"> 95</w:t>
      </w:r>
      <w:r w:rsidR="000E219A">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0E219A">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0E219A">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0E219A">
        <w:t>Psalm</w:t>
      </w:r>
      <w:r w:rsidR="000E219A" w:rsidRPr="00AB1781">
        <w:t xml:space="preserve"> 97</w:t>
      </w:r>
      <w:r w:rsidR="000E219A">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0E219A">
        <w:rPr>
          <w:noProof/>
        </w:rPr>
        <w:t>415</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0E219A">
        <w:t>Psalm</w:t>
      </w:r>
      <w:r w:rsidR="000E219A" w:rsidRPr="00AB1781">
        <w:t xml:space="preserve"> 98</w:t>
      </w:r>
      <w:r w:rsidR="000E219A">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0E219A">
        <w:t>Psalm</w:t>
      </w:r>
      <w:r w:rsidR="000E219A" w:rsidRPr="00AB1781">
        <w:t xml:space="preserve"> 99</w:t>
      </w:r>
      <w:r w:rsidR="000E219A">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0E219A">
        <w:t>Psalm</w:t>
      </w:r>
      <w:r w:rsidR="000E219A" w:rsidRPr="00AB1781">
        <w:t xml:space="preserve"> 100</w:t>
      </w:r>
      <w:r w:rsidR="000E219A">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0E219A">
        <w:rPr>
          <w:noProof/>
        </w:rPr>
        <w:t>417</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0E219A">
        <w:rPr>
          <w:noProof/>
        </w:rPr>
        <w:t>438</w:t>
      </w:r>
      <w:r w:rsidR="004A323C">
        <w:fldChar w:fldCharType="end"/>
      </w:r>
    </w:p>
    <w:commentRangeStart w:id="827"/>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0E219A">
        <w:t>Psalm</w:t>
      </w:r>
      <w:r w:rsidR="000E219A" w:rsidRPr="00AB1781">
        <w:t xml:space="preserve"> 110</w:t>
      </w:r>
      <w:r w:rsidR="000E219A">
        <w:t>: I will thank You, O Lord, with my whole heart</w:t>
      </w:r>
      <w:r>
        <w:fldChar w:fldCharType="end"/>
      </w:r>
      <w:commentRangeEnd w:id="827"/>
      <w:r w:rsidR="00984EE6">
        <w:rPr>
          <w:rStyle w:val="CommentReference"/>
          <w:rFonts w:eastAsiaTheme="minorHAnsi" w:cstheme="minorBidi"/>
          <w:color w:val="auto"/>
          <w:lang w:val="en-CA"/>
        </w:rPr>
        <w:commentReference w:id="827"/>
      </w:r>
      <w:r w:rsidR="00075EAD">
        <w:tab/>
      </w:r>
      <w:r>
        <w:fldChar w:fldCharType="begin"/>
      </w:r>
      <w:r w:rsidR="00075EAD">
        <w:instrText xml:space="preserve"> PAGEREF _Ref412111792 \h </w:instrText>
      </w:r>
      <w:r>
        <w:fldChar w:fldCharType="separate"/>
      </w:r>
      <w:r w:rsidR="000E219A">
        <w:rPr>
          <w:noProof/>
        </w:rPr>
        <w:t>439</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0E219A">
        <w:t>Psalm</w:t>
      </w:r>
      <w:r w:rsidR="000E219A" w:rsidRPr="00AB1781">
        <w:t xml:space="preserve"> 111</w:t>
      </w:r>
      <w:r w:rsidR="000E219A">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0E219A">
        <w:rPr>
          <w:noProof/>
        </w:rPr>
        <w:t>440</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0E219A">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0E219A">
        <w:rPr>
          <w:noProof/>
        </w:rPr>
        <w:t>444</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0E219A">
        <w:rPr>
          <w:noProof/>
        </w:rPr>
        <w:t>445</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8" w:name="_Toc410196195"/>
      <w:bookmarkStart w:id="829" w:name="_Toc410196437"/>
      <w:bookmarkStart w:id="830" w:name="_Toc410196939"/>
      <w:bookmarkStart w:id="831" w:name="_Toc428340982"/>
      <w:r>
        <w:t>The Book of the Psalter</w:t>
      </w:r>
      <w:bookmarkEnd w:id="828"/>
      <w:bookmarkEnd w:id="829"/>
      <w:bookmarkEnd w:id="830"/>
      <w:bookmarkEnd w:id="831"/>
    </w:p>
    <w:p w:rsidR="00980D99" w:rsidRDefault="00980D99" w:rsidP="00980D99">
      <w:pPr>
        <w:pStyle w:val="Heading3"/>
      </w:pPr>
      <w:bookmarkStart w:id="832" w:name="_Ref412098127"/>
      <w:r>
        <w:t>Psalm 1: Blessed is the man</w:t>
      </w:r>
      <w:bookmarkEnd w:id="832"/>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3" w:name="_Ref412098168"/>
      <w:r>
        <w:t>Psalm</w:t>
      </w:r>
      <w:r w:rsidR="00E54261" w:rsidRPr="00AB1781">
        <w:t xml:space="preserve"> 2</w:t>
      </w:r>
      <w:r>
        <w:t>: Why do the nations rage</w:t>
      </w:r>
      <w:bookmarkEnd w:id="833"/>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4" w:name="_Ref412026989"/>
      <w:r>
        <w:t>Psalm</w:t>
      </w:r>
      <w:r w:rsidR="00E54261" w:rsidRPr="00AB1781">
        <w:t xml:space="preserve"> 3</w:t>
      </w:r>
      <w:r>
        <w:t>: Lord, how many are those who trouble me</w:t>
      </w:r>
      <w:bookmarkEnd w:id="834"/>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5" w:name="_Ref412025808"/>
      <w:r>
        <w:t>Psalm</w:t>
      </w:r>
      <w:r w:rsidR="00E54261" w:rsidRPr="00AB1781">
        <w:t xml:space="preserve"> 4</w:t>
      </w:r>
      <w:r>
        <w:t xml:space="preserve">: </w:t>
      </w:r>
      <w:r w:rsidR="00390B7C">
        <w:t>You hear</w:t>
      </w:r>
      <w:r>
        <w:t xml:space="preserve"> me when I call</w:t>
      </w:r>
      <w:bookmarkEnd w:id="835"/>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6" w:name="_Ref412098238"/>
      <w:r>
        <w:t>Psalm</w:t>
      </w:r>
      <w:r w:rsidR="00E54261" w:rsidRPr="00AB1781">
        <w:t xml:space="preserve"> 5</w:t>
      </w:r>
      <w:r>
        <w:t>: Give ear to my words, O Lord</w:t>
      </w:r>
      <w:bookmarkEnd w:id="836"/>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7" w:name="_Ref412025822"/>
      <w:r>
        <w:t>Psalm</w:t>
      </w:r>
      <w:r w:rsidR="00E54261" w:rsidRPr="00AB1781">
        <w:t xml:space="preserve"> 6</w:t>
      </w:r>
      <w:r>
        <w:t xml:space="preserve">: O Lord, rebuke me, but not in </w:t>
      </w:r>
      <w:r w:rsidR="00390B7C">
        <w:t>Your</w:t>
      </w:r>
      <w:r>
        <w:t xml:space="preserve"> anger</w:t>
      </w:r>
      <w:bookmarkEnd w:id="837"/>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8" w:name="_Ref412098295"/>
      <w:r>
        <w:t>Psalm</w:t>
      </w:r>
      <w:r w:rsidR="00E54261" w:rsidRPr="00AB1781">
        <w:t xml:space="preserve"> 8</w:t>
      </w:r>
      <w:r>
        <w:t xml:space="preserve">: O Lord, our Lord, how wonderful is </w:t>
      </w:r>
      <w:r w:rsidR="001040C8">
        <w:t>Your N</w:t>
      </w:r>
      <w:r>
        <w:t>ame</w:t>
      </w:r>
      <w:bookmarkEnd w:id="838"/>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9" w:name="_Ref412098310"/>
      <w:r>
        <w:t>Psalm</w:t>
      </w:r>
      <w:r w:rsidRPr="00AB1781">
        <w:t xml:space="preserve"> 11</w:t>
      </w:r>
      <w:r>
        <w:t>: Save me, O Lord, for there is no saint left</w:t>
      </w:r>
      <w:bookmarkEnd w:id="839"/>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0" w:name="_Ref412025965"/>
      <w:r>
        <w:t>Psalm</w:t>
      </w:r>
      <w:r w:rsidRPr="00AB1781">
        <w:t xml:space="preserve"> 12</w:t>
      </w:r>
      <w:r>
        <w:t xml:space="preserve">: How long, O Lord? Wilt </w:t>
      </w:r>
      <w:r w:rsidR="001040C8">
        <w:t>You</w:t>
      </w:r>
      <w:r>
        <w:t xml:space="preserve"> forget me for ever?</w:t>
      </w:r>
      <w:bookmarkEnd w:id="840"/>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1" w:name="_Ref412098343"/>
      <w:r>
        <w:t>Psalm</w:t>
      </w:r>
      <w:r w:rsidRPr="00AB1781">
        <w:t xml:space="preserve"> 14</w:t>
      </w:r>
      <w:r>
        <w:t xml:space="preserve">: Lord, who can dwell in </w:t>
      </w:r>
      <w:r w:rsidR="00E570CB">
        <w:t>Your</w:t>
      </w:r>
      <w:r>
        <w:t xml:space="preserve"> sanctuary</w:t>
      </w:r>
      <w:bookmarkEnd w:id="841"/>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2" w:name="_Ref412025981"/>
      <w:r>
        <w:t>Psalm</w:t>
      </w:r>
      <w:r w:rsidR="00435BD3" w:rsidRPr="00AB1781">
        <w:t xml:space="preserve"> 15</w:t>
      </w:r>
      <w:r>
        <w:t xml:space="preserve">: Keep me, O Lord, for my trust is in </w:t>
      </w:r>
      <w:r w:rsidR="001040C8">
        <w:t>You</w:t>
      </w:r>
      <w:bookmarkEnd w:id="842"/>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3" w:name="_Ref412098373"/>
      <w:r>
        <w:lastRenderedPageBreak/>
        <w:t>Psalm</w:t>
      </w:r>
      <w:r w:rsidR="00CF35A1" w:rsidRPr="00AB1781">
        <w:t xml:space="preserve"> 18</w:t>
      </w:r>
      <w:r>
        <w:t>: The heavens declare the glory of God</w:t>
      </w:r>
      <w:bookmarkEnd w:id="843"/>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4" w:name="_Ref412110716"/>
      <w:r>
        <w:t>Psalm</w:t>
      </w:r>
      <w:r w:rsidR="00CF35A1" w:rsidRPr="00AB1781">
        <w:t xml:space="preserve"> 19</w:t>
      </w:r>
      <w:r>
        <w:t>: May the Lord hear you in the day of trouble</w:t>
      </w:r>
      <w:bookmarkEnd w:id="844"/>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5" w:name="_Ref412026111"/>
      <w:r>
        <w:t>Psalm</w:t>
      </w:r>
      <w:r w:rsidR="00CF35A1" w:rsidRPr="00AB1781">
        <w:t xml:space="preserve"> 22</w:t>
      </w:r>
      <w:r>
        <w:t>: The Lord is my Shepherd, and will deny me nothing</w:t>
      </w:r>
      <w:bookmarkEnd w:id="845"/>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6" w:name="_Ref412110755"/>
      <w:r>
        <w:lastRenderedPageBreak/>
        <w:t>Psalm</w:t>
      </w:r>
      <w:r w:rsidR="00CF35A1" w:rsidRPr="00AB1781">
        <w:t xml:space="preserve"> 23</w:t>
      </w:r>
      <w:r>
        <w:t>: The earth is the Lord's and all that is in it</w:t>
      </w:r>
      <w:bookmarkEnd w:id="846"/>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7" w:name="_Ref412026003"/>
      <w:r>
        <w:t>Psalm</w:t>
      </w:r>
      <w:r w:rsidRPr="00AB1781">
        <w:t xml:space="preserve"> 24</w:t>
      </w:r>
      <w:r>
        <w:t xml:space="preserve">: To </w:t>
      </w:r>
      <w:r w:rsidR="001040C8">
        <w:t>You</w:t>
      </w:r>
      <w:r>
        <w:t>, O Lord, I lift up my soul</w:t>
      </w:r>
      <w:bookmarkEnd w:id="847"/>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8" w:name="_Ref412110770"/>
      <w:r>
        <w:lastRenderedPageBreak/>
        <w:t>Psalm</w:t>
      </w:r>
      <w:r w:rsidR="002D71F0" w:rsidRPr="00AB1781">
        <w:t xml:space="preserve"> 25</w:t>
      </w:r>
      <w:r>
        <w:t>: Judge me, O Lord, for I have walked in my innocence</w:t>
      </w:r>
      <w:bookmarkEnd w:id="848"/>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9" w:name="_Ref412026021"/>
      <w:r>
        <w:t>Psalm</w:t>
      </w:r>
      <w:r w:rsidR="002D71F0" w:rsidRPr="00AB1781">
        <w:t xml:space="preserve"> 26</w:t>
      </w:r>
      <w:r>
        <w:t xml:space="preserve"> The Lord is my light and my Saviour; whom shall I fear</w:t>
      </w:r>
      <w:bookmarkEnd w:id="849"/>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50" w:name="_Ref412110790"/>
      <w:r>
        <w:t>Psalm</w:t>
      </w:r>
      <w:r w:rsidR="002D71F0" w:rsidRPr="00AB1781">
        <w:t xml:space="preserve"> 28</w:t>
      </w:r>
      <w:r>
        <w:t>: Bring to the Lord, O sons of God</w:t>
      </w:r>
      <w:bookmarkEnd w:id="850"/>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1" w:name="_Ref412026124"/>
      <w:r>
        <w:t>Psalm</w:t>
      </w:r>
      <w:r w:rsidR="002D71F0" w:rsidRPr="00AB1781">
        <w:t xml:space="preserve"> 29</w:t>
      </w:r>
      <w:r>
        <w:t xml:space="preserve">: I will lift </w:t>
      </w:r>
      <w:r w:rsidR="001040C8">
        <w:t>You</w:t>
      </w:r>
      <w:r>
        <w:t xml:space="preserve"> on high, O Lord</w:t>
      </w:r>
      <w:bookmarkEnd w:id="851"/>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2" w:name="_Ref412110815"/>
      <w:r>
        <w:t>Psalm</w:t>
      </w:r>
      <w:r w:rsidRPr="00AB1781">
        <w:t xml:space="preserve"> 33</w:t>
      </w:r>
      <w:r>
        <w:t>: I will bless the Lord at all times</w:t>
      </w:r>
      <w:bookmarkEnd w:id="852"/>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3" w:name="_Ref412110829"/>
      <w:r>
        <w:t>Psalm</w:t>
      </w:r>
      <w:r w:rsidR="00950468" w:rsidRPr="00AB1781">
        <w:t xml:space="preserve"> 40</w:t>
      </w:r>
      <w:r>
        <w:t>: Blessed is he who considers the poor and needy</w:t>
      </w:r>
      <w:bookmarkEnd w:id="853"/>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4" w:name="_Ref412026139"/>
      <w:r>
        <w:t>Psalm</w:t>
      </w:r>
      <w:r w:rsidR="00950468" w:rsidRPr="00AB1781">
        <w:t xml:space="preserve"> 42</w:t>
      </w:r>
      <w:r>
        <w:t>: Judge me, O God, and defend my cause</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5" w:name="_Ref412110857"/>
      <w:r>
        <w:t>Psalm</w:t>
      </w:r>
      <w:r w:rsidR="00950468" w:rsidRPr="00AB1781">
        <w:t xml:space="preserve"> 44</w:t>
      </w:r>
      <w:r>
        <w:t>: My heart is bubbling over with a good word</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6" w:name="_Ref412110915"/>
      <w:r>
        <w:lastRenderedPageBreak/>
        <w:t>Psalm</w:t>
      </w:r>
      <w:r w:rsidR="00950468" w:rsidRPr="00AB1781">
        <w:t xml:space="preserve"> 45</w:t>
      </w:r>
      <w:r>
        <w:t>: Our God is our refuge and strength</w:t>
      </w:r>
      <w:bookmarkEnd w:id="85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7" w:name="_Ref412110929"/>
      <w:r>
        <w:t>Psalm</w:t>
      </w:r>
      <w:r w:rsidRPr="00AB1781">
        <w:t xml:space="preserve"> 46</w:t>
      </w:r>
      <w:r>
        <w:t>: All you nations, clap your hands</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8" w:name="_Ref411967565"/>
      <w:r>
        <w:t>Psalm</w:t>
      </w:r>
      <w:r w:rsidRPr="00AB1781">
        <w:t xml:space="preserve"> 50</w:t>
      </w:r>
      <w:r>
        <w:t xml:space="preserve">: Have mercy on me, O God, in </w:t>
      </w:r>
      <w:r w:rsidR="00E570CB">
        <w:t>Your</w:t>
      </w:r>
      <w:r>
        <w:t xml:space="preserve"> great mercy</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9" w:name="_Ref412111187"/>
      <w:r>
        <w:t>Psalm</w:t>
      </w:r>
      <w:r w:rsidR="00A6346F" w:rsidRPr="00AB1781">
        <w:t xml:space="preserve"> 53</w:t>
      </w:r>
      <w:r>
        <w:t xml:space="preserve">: O God, save me by </w:t>
      </w:r>
      <w:r w:rsidR="00E570CB">
        <w:t>Your</w:t>
      </w:r>
      <w:r>
        <w:t xml:space="preserve"> Name</w:t>
      </w:r>
      <w:bookmarkEnd w:id="85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0" w:name="_Ref412026190"/>
      <w:r>
        <w:t>Psalm</w:t>
      </w:r>
      <w:r w:rsidRPr="00AB1781">
        <w:t xml:space="preserve"> 56</w:t>
      </w:r>
      <w:r>
        <w:t>: Have mercy on me, O God, have mercy on me</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1" w:name="_Ref412111219"/>
      <w:r>
        <w:t>Psalm</w:t>
      </w:r>
      <w:r w:rsidR="009E7111" w:rsidRPr="00AB1781">
        <w:t xml:space="preserve"> 60</w:t>
      </w:r>
      <w:r>
        <w:t>: Hear, O God, my supplication</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2" w:name="_Ref412098429"/>
      <w:r>
        <w:t>Psalm</w:t>
      </w:r>
      <w:r w:rsidR="009E7111" w:rsidRPr="00AB1781">
        <w:t xml:space="preserve"> 62</w:t>
      </w:r>
      <w:r>
        <w:t xml:space="preserve">: O God, my God, I rise early and pray to </w:t>
      </w:r>
      <w:r w:rsidR="001040C8">
        <w:t>You</w:t>
      </w:r>
      <w:bookmarkEnd w:id="86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3" w:name="_Ref412026041"/>
      <w:r>
        <w:t>Psalm</w:t>
      </w:r>
      <w:r w:rsidRPr="00AB1781">
        <w:t xml:space="preserve"> 66</w:t>
      </w:r>
      <w:r>
        <w:t>: My God have compassion on us and bless us</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4" w:name="_Ref412026055"/>
      <w:r>
        <w:t>Psalm</w:t>
      </w:r>
      <w:r w:rsidR="00C879D4" w:rsidRPr="00AB1781">
        <w:t xml:space="preserve"> 69</w:t>
      </w:r>
      <w:r>
        <w:t>: O God, come to my help</w:t>
      </w:r>
      <w:bookmarkEnd w:id="864"/>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5" w:name="_Ref412111290"/>
      <w:r>
        <w:t>Psalm</w:t>
      </w:r>
      <w:r w:rsidR="004A51E7" w:rsidRPr="00AB1781">
        <w:t xml:space="preserve"> 83</w:t>
      </w:r>
      <w:r>
        <w:t xml:space="preserve">: How I love </w:t>
      </w:r>
      <w:r w:rsidR="00E570CB">
        <w:t>Your</w:t>
      </w:r>
      <w:r>
        <w:t xml:space="preserve"> dwellings, O Lord of Hosts</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6"/>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7" w:name="_Ref412026212"/>
      <w:r>
        <w:t>Psalm</w:t>
      </w:r>
      <w:r w:rsidRPr="00AB1781">
        <w:t xml:space="preserve"> 85</w:t>
      </w:r>
      <w:r>
        <w:t xml:space="preserve">: Incline </w:t>
      </w:r>
      <w:r w:rsidR="001040C8">
        <w:t>Your</w:t>
      </w:r>
      <w:r>
        <w:t xml:space="preserve"> ear, O Lord, and answer me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8" w:name="_Ref412111328"/>
      <w:r>
        <w:t>Psalm</w:t>
      </w:r>
      <w:r w:rsidRPr="00AB1781">
        <w:t xml:space="preserve"> 86</w:t>
      </w:r>
      <w:r>
        <w:t>: His foundations are on the holy mountains</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9" w:name="_Ref412026283"/>
      <w:r>
        <w:t>Psalm</w:t>
      </w:r>
      <w:r w:rsidRPr="00AB1781">
        <w:t xml:space="preserve"> 90</w:t>
      </w:r>
      <w:r>
        <w:t>: He who dwells in the help of the Most High will live</w:t>
      </w:r>
      <w:bookmarkEnd w:id="86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0" w:name="_Ref412111374"/>
      <w:r>
        <w:t>Psalm</w:t>
      </w:r>
      <w:r w:rsidRPr="00AB1781">
        <w:t xml:space="preserve"> 92</w:t>
      </w:r>
      <w:r>
        <w:t>: The Lord is reigning, He is robed in beauty</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1" w:name="_Ref412111699"/>
      <w:r>
        <w:t>Psalm</w:t>
      </w:r>
      <w:r w:rsidRPr="00AB1781">
        <w:t xml:space="preserve"> 95</w:t>
      </w:r>
      <w:r>
        <w:t>: Sing to the Lord a new song; sing to the Lord all the earth</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2" w:name="_Ref412026313"/>
      <w:r>
        <w:lastRenderedPageBreak/>
        <w:t>Psalm</w:t>
      </w:r>
      <w:r w:rsidR="008016CF" w:rsidRPr="00AB1781">
        <w:t xml:space="preserve"> 96</w:t>
      </w:r>
      <w:r>
        <w:t>: The Lord is reigning, let the earth rejoice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3" w:name="_Ref412111720"/>
      <w:r>
        <w:t>Psalm</w:t>
      </w:r>
      <w:r w:rsidR="008016CF" w:rsidRPr="00AB1781">
        <w:t xml:space="preserve"> 97</w:t>
      </w:r>
      <w:r>
        <w:t>: O sing to the Lord a new song, for the Lord has done wonders</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4" w:name="_Ref412111731"/>
      <w:r>
        <w:lastRenderedPageBreak/>
        <w:t>Psalm</w:t>
      </w:r>
      <w:r w:rsidR="008016CF" w:rsidRPr="00AB1781">
        <w:t xml:space="preserve"> 98</w:t>
      </w:r>
      <w:r>
        <w:t>: The Lord is reigning, let the peoples rage</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5" w:name="_Ref412111741"/>
      <w:r>
        <w:t>Psalm</w:t>
      </w:r>
      <w:r w:rsidR="008016CF" w:rsidRPr="00AB1781">
        <w:t xml:space="preserve"> 99</w:t>
      </w:r>
      <w:r>
        <w:t>: Shout for joy to the Lord, all the earth</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6" w:name="_Ref412111752"/>
      <w:r>
        <w:t>Psalm</w:t>
      </w:r>
      <w:r w:rsidR="008016CF" w:rsidRPr="00AB1781">
        <w:t xml:space="preserve"> 100</w:t>
      </w:r>
      <w:r>
        <w:t xml:space="preserve">: I will sing to </w:t>
      </w:r>
      <w:r w:rsidR="001040C8">
        <w:t>You</w:t>
      </w:r>
      <w:r>
        <w:t xml:space="preserve"> of mercy and judgment, O Lord</w:t>
      </w:r>
      <w:bookmarkEnd w:id="87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7" w:name="_Ref412026343"/>
      <w:r>
        <w:t>Psalm</w:t>
      </w:r>
      <w:r w:rsidR="00510795" w:rsidRPr="00AB1781">
        <w:t xml:space="preserve"> 109</w:t>
      </w:r>
      <w:r>
        <w:t>: The Lord said to my Lord: 'Sit at My right hand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8" w:name="_Ref412111792"/>
      <w:r>
        <w:t>Psalm</w:t>
      </w:r>
      <w:r w:rsidR="00510795" w:rsidRPr="00AB1781">
        <w:t xml:space="preserve"> 110</w:t>
      </w:r>
      <w:r>
        <w:t xml:space="preserve">: I will thank </w:t>
      </w:r>
      <w:r w:rsidR="001040C8">
        <w:t>You</w:t>
      </w:r>
      <w:r>
        <w:t>, O Lord, with my whole heart</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9" w:name="_Ref412111806"/>
      <w:r>
        <w:t>Psalm</w:t>
      </w:r>
      <w:r w:rsidR="00510795" w:rsidRPr="00AB1781">
        <w:t xml:space="preserve"> 111</w:t>
      </w:r>
      <w:r>
        <w:t>: Blessed is the man who fears the Lord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8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1" w:name="_Ref412026361"/>
      <w:r>
        <w:t>Psalm</w:t>
      </w:r>
      <w:r w:rsidR="00510795" w:rsidRPr="00AB1781">
        <w:t xml:space="preserve"> 114</w:t>
      </w:r>
      <w:r>
        <w:t>: I love Him because the Lord hears the cry of my prayer</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2" w:name="_Ref412026376"/>
      <w:r>
        <w:t>Psalm</w:t>
      </w:r>
      <w:r w:rsidR="00510795" w:rsidRPr="00AB1781">
        <w:t xml:space="preserve"> 115</w:t>
      </w:r>
      <w:r>
        <w:t>: I believed and so I spoke; but I was deeply humiliated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3" w:name="_Ref411967180"/>
      <w:r>
        <w:t>Psalm</w:t>
      </w:r>
      <w:r w:rsidR="00510795" w:rsidRPr="00AB1781">
        <w:t xml:space="preserve"> 116</w:t>
      </w:r>
      <w:r>
        <w:t>: All you nations, praise the Lord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4" w:name="_Ref411967211"/>
      <w:r>
        <w:t>Psalm</w:t>
      </w:r>
      <w:r w:rsidR="00510795" w:rsidRPr="00AB1781">
        <w:t xml:space="preserve"> 117</w:t>
      </w:r>
      <w:r>
        <w:t>: Give thanks to the Lord, He is good</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5" w:name="_Ref412027139"/>
      <w:r>
        <w:t>Psalm</w:t>
      </w:r>
      <w:r w:rsidRPr="00AB1781">
        <w:t xml:space="preserve"> 118</w:t>
      </w:r>
      <w:r>
        <w:t>: Blessed are they who are faultless in the way</w:t>
      </w:r>
      <w:bookmarkEnd w:id="885"/>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6" w:name="_Ref411967235"/>
      <w:r>
        <w:t>Psalm</w:t>
      </w:r>
      <w:r w:rsidRPr="00AB1781">
        <w:t xml:space="preserve"> 119</w:t>
      </w:r>
      <w:r>
        <w:t>: To the Lord in the hour of my distress I cry</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7" w:name="_Ref411967252"/>
      <w:r>
        <w:t>Psalm</w:t>
      </w:r>
      <w:r w:rsidRPr="00AB1781">
        <w:t xml:space="preserve"> 120</w:t>
      </w:r>
      <w:r>
        <w:t>: I lift up my eyes to the mountains</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8" w:name="_Ref411967283"/>
      <w:r>
        <w:t>Psalm</w:t>
      </w:r>
      <w:r w:rsidRPr="00AB1781">
        <w:t xml:space="preserve"> 121</w:t>
      </w:r>
      <w:r>
        <w:t>: I was glad when they said to me: 'Let us go to the house of the Lord'</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0" w:name="_Ref411967321"/>
      <w:r>
        <w:t>Psalm</w:t>
      </w:r>
      <w:r w:rsidRPr="00AB1781">
        <w:t xml:space="preserve"> 123</w:t>
      </w:r>
      <w:r>
        <w:t>: 'Unless the Lord had been among us,' let Israel now say</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1" w:name="_Ref411967338"/>
      <w:r>
        <w:t>Psalm</w:t>
      </w:r>
      <w:r w:rsidRPr="00AB1781">
        <w:t xml:space="preserve"> 124</w:t>
      </w:r>
      <w:r>
        <w:t>: Those who trust in the Lord are like Mount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2" w:name="_Ref411967353"/>
      <w:r>
        <w:t>Psalm</w:t>
      </w:r>
      <w:r w:rsidRPr="00AB1781">
        <w:t xml:space="preserve"> 125</w:t>
      </w:r>
      <w:r>
        <w:t>: When the Lord brought back the captives to Zion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3" w:name="_Ref411967372"/>
      <w:r>
        <w:t>Psalm</w:t>
      </w:r>
      <w:r w:rsidRPr="00AB1781">
        <w:t xml:space="preserve"> 126</w:t>
      </w:r>
      <w:r>
        <w:t>: Unless the Lord builds the house, the builders labour in vain</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4" w:name="_Ref411967385"/>
      <w:r>
        <w:t>Psalm</w:t>
      </w:r>
      <w:r w:rsidRPr="00AB1781">
        <w:t xml:space="preserve"> 127</w:t>
      </w:r>
      <w:r>
        <w:t>: Blessed are</w:t>
      </w:r>
      <w:r w:rsidR="000D0A3F">
        <w:t xml:space="preserve"> </w:t>
      </w:r>
      <w:r>
        <w:t>all who fear the Lord, who walk in His ways</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5" w:name="_Ref411967400"/>
      <w:r>
        <w:t>Psalm</w:t>
      </w:r>
      <w:r w:rsidRPr="00AB1781">
        <w:t xml:space="preserve"> 128</w:t>
      </w:r>
      <w:r>
        <w:t>: Often have they warred against me from my youth</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6" w:name="_Ref411968046"/>
      <w:r>
        <w:t>Psalm</w:t>
      </w:r>
      <w:r w:rsidRPr="00AB1781">
        <w:t xml:space="preserve"> 129</w:t>
      </w:r>
      <w:r>
        <w:t xml:space="preserve">: Out of the depths I cry to </w:t>
      </w:r>
      <w:r w:rsidR="001040C8">
        <w:t>You</w:t>
      </w:r>
      <w:r>
        <w:t>, O Lord</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7" w:name="_Ref411968066"/>
      <w:r>
        <w:t>Psalm</w:t>
      </w:r>
      <w:r w:rsidRPr="00AB1781">
        <w:t xml:space="preserve"> 130</w:t>
      </w:r>
      <w:r>
        <w:t>: O Lord, my heart is not haughty, nor my eyes lofty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8" w:name="_Ref411968081"/>
      <w:r>
        <w:t>Psalm</w:t>
      </w:r>
      <w:r w:rsidR="00FD25B7" w:rsidRPr="00AB1781">
        <w:t xml:space="preserve"> 131</w:t>
      </w:r>
      <w:r>
        <w:t>: O Lord, remember David and all his meekness</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9" w:name="_Ref411968095"/>
      <w:r>
        <w:t>Psalm</w:t>
      </w:r>
      <w:r w:rsidR="00FD25B7" w:rsidRPr="00AB1781">
        <w:t xml:space="preserve"> 132</w:t>
      </w:r>
      <w:r>
        <w:t>: Behold, how good and how delightful it is when brothers dwell together in unity</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0" w:name="_Ref411968119"/>
      <w:r>
        <w:t>Psalm</w:t>
      </w:r>
      <w:r w:rsidRPr="00AB1781">
        <w:t xml:space="preserve"> 133</w:t>
      </w:r>
      <w:r>
        <w:t>: Behold now bless the Lord, all you slaves of the Lord</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1" w:name="_Ref411968136"/>
      <w:r>
        <w:t>Psalm</w:t>
      </w:r>
      <w:r w:rsidRPr="00AB1781">
        <w:t xml:space="preserve"> 136</w:t>
      </w:r>
      <w:r>
        <w:t>: By the rivers of Babylon we sat down and wept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2" w:name="_Ref411968152"/>
      <w:r>
        <w:t>Psalm</w:t>
      </w:r>
      <w:r w:rsidRPr="00AB1781">
        <w:t xml:space="preserve"> 137</w:t>
      </w:r>
      <w:r>
        <w:t xml:space="preserve">: I will praise and thank </w:t>
      </w:r>
      <w:r w:rsidR="001040C8">
        <w:t>You</w:t>
      </w:r>
      <w:r>
        <w:t>, O Lord, with my whole heart</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3" w:name="_Ref411968172"/>
      <w:r>
        <w:t>Psalm</w:t>
      </w:r>
      <w:r w:rsidRPr="00AB1781">
        <w:t xml:space="preserve"> 140</w:t>
      </w:r>
      <w:r>
        <w:t xml:space="preserve">: Lord, I cry to </w:t>
      </w:r>
      <w:r w:rsidR="001040C8">
        <w:t>You</w:t>
      </w:r>
      <w:r>
        <w:t>, hear me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4" w:name="_Ref411968182"/>
      <w:r>
        <w:t>Psalm</w:t>
      </w:r>
      <w:r w:rsidRPr="00AB1781">
        <w:t xml:space="preserve"> 141</w:t>
      </w:r>
      <w:r>
        <w:t>: I cry to the Lord with all my voice, I pray with all my voice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5" w:name="_Ref412098508"/>
      <w:r>
        <w:t>Psalm</w:t>
      </w:r>
      <w:r w:rsidRPr="00AB1781">
        <w:t xml:space="preserve"> 142</w:t>
      </w:r>
      <w:r>
        <w:t xml:space="preserve">: Lord, hear my prayer; give ear to my petition in </w:t>
      </w:r>
      <w:r w:rsidR="00E570CB">
        <w:t>Your</w:t>
      </w:r>
      <w:r>
        <w:t xml:space="preserve"> truth</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6" w:name="_Ref411968206"/>
      <w:r>
        <w:lastRenderedPageBreak/>
        <w:t>Psalm</w:t>
      </w:r>
      <w:r w:rsidR="00E276C1" w:rsidRPr="00AB1781">
        <w:t xml:space="preserve"> 145</w:t>
      </w:r>
      <w:r>
        <w:t>: Praise the Lord, O my soul! I will praise the Lord all my life</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7" w:name="_Ref411968226"/>
      <w:r>
        <w:lastRenderedPageBreak/>
        <w:t>Psalm</w:t>
      </w:r>
      <w:r w:rsidR="00E276C1" w:rsidRPr="00AB1781">
        <w:t xml:space="preserve"> 146</w:t>
      </w:r>
      <w:r>
        <w:t>: Praise the Lord, for singing praise is good</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8" w:name="_Ref411968245"/>
      <w:r>
        <w:lastRenderedPageBreak/>
        <w:t>Psalm</w:t>
      </w:r>
      <w:r w:rsidR="00E276C1" w:rsidRPr="00AB1781">
        <w:t xml:space="preserve"> 147</w:t>
      </w:r>
      <w:r>
        <w:t>: Praise the Lord, O Jerusalem! Praise your God, O Zion!</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9" w:name="_Toc410196196"/>
      <w:bookmarkStart w:id="910" w:name="_Toc410196438"/>
      <w:bookmarkStart w:id="911" w:name="_Toc410196940"/>
      <w:bookmarkStart w:id="912" w:name="_Toc428340983"/>
      <w:r>
        <w:lastRenderedPageBreak/>
        <w:t>The Book of Psalis and Doxologies</w:t>
      </w:r>
      <w:bookmarkEnd w:id="909"/>
      <w:bookmarkEnd w:id="910"/>
      <w:bookmarkEnd w:id="911"/>
      <w:bookmarkEnd w:id="912"/>
    </w:p>
    <w:p w:rsidR="009C13E9" w:rsidRDefault="009C13E9" w:rsidP="009C13E9">
      <w:pPr>
        <w:pStyle w:val="Heading2"/>
      </w:pPr>
      <w:bookmarkStart w:id="913" w:name="_Toc428340984"/>
      <w:bookmarkStart w:id="914" w:name="_Toc410196197"/>
      <w:bookmarkStart w:id="915" w:name="_Toc410196439"/>
      <w:bookmarkStart w:id="916" w:name="_Toc410196941"/>
      <w:r>
        <w:lastRenderedPageBreak/>
        <w:t>General and Common Doxologies</w:t>
      </w:r>
      <w:bookmarkEnd w:id="913"/>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7"/>
            <w:r>
              <w:t>The great and holy luminaries,</w:t>
            </w:r>
            <w:commentRangeEnd w:id="917"/>
            <w:r>
              <w:rPr>
                <w:rStyle w:val="CommentReference"/>
                <w:rFonts w:ascii="Times New Roman" w:hAnsi="Times New Roman"/>
              </w:rPr>
              <w:commentReference w:id="917"/>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8"/>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8"/>
            <w:r>
              <w:rPr>
                <w:rStyle w:val="CommentReference"/>
                <w:rFonts w:ascii="Times New Roman" w:hAnsi="Times New Roman"/>
              </w:rPr>
              <w:commentReference w:id="918"/>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9"/>
            <w:r w:rsidRPr="00602B0F">
              <w:t xml:space="preserve">O Lord, </w:t>
            </w:r>
            <w:commentRangeEnd w:id="919"/>
            <w:r>
              <w:rPr>
                <w:rStyle w:val="CommentReference"/>
                <w:rFonts w:ascii="Times New Roman" w:hAnsi="Times New Roman"/>
              </w:rPr>
              <w:commentReference w:id="919"/>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20"/>
            <w:r>
              <w:t xml:space="preserve">called </w:t>
            </w:r>
            <w:commentRangeEnd w:id="920"/>
            <w:r>
              <w:rPr>
                <w:rStyle w:val="CommentReference"/>
                <w:rFonts w:ascii="Times New Roman" w:eastAsiaTheme="minorHAnsi" w:hAnsi="Times New Roman" w:cstheme="minorBidi"/>
                <w:color w:val="auto"/>
              </w:rPr>
              <w:commentReference w:id="920"/>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1"/>
            <w:r>
              <w:t>Who loved him greatly.</w:t>
            </w:r>
            <w:commentRangeEnd w:id="921"/>
            <w:r>
              <w:rPr>
                <w:rStyle w:val="CommentReference"/>
                <w:rFonts w:ascii="Times New Roman" w:eastAsiaTheme="minorHAnsi" w:hAnsi="Times New Roman" w:cstheme="minorBidi"/>
                <w:color w:val="auto"/>
              </w:rPr>
              <w:commentReference w:id="921"/>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2"/>
            <w:r>
              <w:t xml:space="preserve">Our </w:t>
            </w:r>
            <w:commentRangeEnd w:id="922"/>
            <w:r>
              <w:rPr>
                <w:rStyle w:val="CommentReference"/>
                <w:rFonts w:ascii="Times New Roman" w:eastAsiaTheme="minorHAnsi" w:hAnsi="Times New Roman" w:cstheme="minorBidi"/>
                <w:color w:val="auto"/>
              </w:rPr>
              <w:commentReference w:id="922"/>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3"/>
            <w:r>
              <w:t xml:space="preserve">And </w:t>
            </w:r>
            <w:commentRangeEnd w:id="923"/>
            <w:r>
              <w:rPr>
                <w:rStyle w:val="CommentReference"/>
                <w:rFonts w:ascii="Times New Roman" w:eastAsiaTheme="minorHAnsi" w:hAnsi="Times New Roman" w:cstheme="minorBidi"/>
                <w:color w:val="auto"/>
              </w:rPr>
              <w:commentReference w:id="923"/>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4"/>
            <w:r>
              <w:t>And was numbered with</w:t>
            </w:r>
          </w:p>
          <w:p w:rsidR="004C7F73" w:rsidRDefault="004C7F73" w:rsidP="004C7F73">
            <w:pPr>
              <w:pStyle w:val="EngHangEnd"/>
            </w:pPr>
            <w:r>
              <w:t>The rest of the Apostles.</w:t>
            </w:r>
            <w:commentRangeEnd w:id="924"/>
            <w:r>
              <w:rPr>
                <w:rStyle w:val="CommentReference"/>
                <w:rFonts w:ascii="Times New Roman" w:eastAsiaTheme="minorHAnsi" w:hAnsi="Times New Roman" w:cstheme="minorBidi"/>
                <w:color w:val="auto"/>
              </w:rPr>
              <w:commentReference w:id="924"/>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5"/>
            <w:r>
              <w:t xml:space="preserve">sound </w:t>
            </w:r>
            <w:commentRangeEnd w:id="925"/>
            <w:r>
              <w:rPr>
                <w:rStyle w:val="CommentReference"/>
                <w:rFonts w:ascii="Times New Roman" w:eastAsiaTheme="minorHAnsi" w:hAnsi="Times New Roman" w:cstheme="minorBidi"/>
                <w:color w:val="auto"/>
              </w:rPr>
              <w:commentReference w:id="925"/>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6"/>
            <w:r>
              <w:t>Beholder of God</w:t>
            </w:r>
            <w:commentRangeEnd w:id="926"/>
            <w:r>
              <w:rPr>
                <w:rStyle w:val="CommentReference"/>
                <w:rFonts w:ascii="Times New Roman" w:eastAsiaTheme="minorHAnsi" w:hAnsi="Times New Roman" w:cstheme="minorBidi"/>
                <w:color w:val="auto"/>
              </w:rPr>
              <w:commentReference w:id="926"/>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7"/>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7"/>
            <w:r>
              <w:rPr>
                <w:rStyle w:val="CommentReference"/>
                <w:rFonts w:ascii="Times New Roman" w:eastAsiaTheme="minorHAnsi" w:hAnsi="Times New Roman" w:cstheme="minorBidi"/>
                <w:color w:val="auto"/>
              </w:rPr>
              <w:commentReference w:id="927"/>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8"/>
            <w:r>
              <w:t>compatriots</w:t>
            </w:r>
            <w:commentRangeEnd w:id="928"/>
            <w:r>
              <w:rPr>
                <w:rStyle w:val="CommentReference"/>
                <w:rFonts w:ascii="Times New Roman" w:eastAsiaTheme="minorHAnsi" w:hAnsi="Times New Roman" w:cstheme="minorBidi"/>
                <w:color w:val="auto"/>
              </w:rPr>
              <w:commentReference w:id="928"/>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9" w:name="_Toc428340985"/>
      <w:r>
        <w:lastRenderedPageBreak/>
        <w:t>September</w:t>
      </w:r>
      <w:bookmarkEnd w:id="914"/>
      <w:bookmarkEnd w:id="915"/>
      <w:bookmarkEnd w:id="91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9"/>
    </w:p>
    <w:p w:rsidR="00495F1A" w:rsidRDefault="0092592B" w:rsidP="00495F1A">
      <w:pPr>
        <w:pStyle w:val="Heading3"/>
      </w:pPr>
      <w:bookmarkStart w:id="930" w:name="_Toc410196198"/>
      <w:bookmarkStart w:id="931" w:name="_Toc410196440"/>
      <w:bookmarkStart w:id="932" w:name="_Toc410196942"/>
      <w:r>
        <w:t xml:space="preserve">August 29 (30) / Tho-out 1: </w:t>
      </w:r>
      <w:r w:rsidR="00495F1A">
        <w:t>Ecclesiastical New Year: Nairouz</w:t>
      </w:r>
      <w:bookmarkEnd w:id="930"/>
      <w:bookmarkEnd w:id="931"/>
      <w:bookmarkEnd w:id="932"/>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3"/>
            <w:r>
              <w:t xml:space="preserve">wiles </w:t>
            </w:r>
            <w:commentRangeEnd w:id="933"/>
            <w:r>
              <w:rPr>
                <w:rStyle w:val="CommentReference"/>
                <w:rFonts w:ascii="Times New Roman" w:eastAsiaTheme="minorHAnsi" w:hAnsi="Times New Roman" w:cstheme="minorBidi"/>
                <w:color w:val="auto"/>
              </w:rPr>
              <w:commentReference w:id="933"/>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4"/>
            <w:r>
              <w:t xml:space="preserve">Ϯⲛⲁⲟⲩⲱϣⲧ </w:t>
            </w:r>
            <w:commentRangeEnd w:id="934"/>
            <w:r>
              <w:rPr>
                <w:rStyle w:val="CommentReference"/>
                <w:rFonts w:ascii="Times New Roman" w:hAnsi="Times New Roman"/>
              </w:rPr>
              <w:commentReference w:id="934"/>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5"/>
            <w:r>
              <w:t>reign</w:t>
            </w:r>
            <w:commentRangeEnd w:id="935"/>
            <w:r>
              <w:rPr>
                <w:rStyle w:val="CommentReference"/>
              </w:rPr>
              <w:commentReference w:id="935"/>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6"/>
            <w:r>
              <w:t xml:space="preserve">be </w:t>
            </w:r>
            <w:commentRangeEnd w:id="936"/>
            <w:r>
              <w:rPr>
                <w:rStyle w:val="CommentReference"/>
              </w:rPr>
              <w:commentReference w:id="936"/>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7"/>
            <w:r>
              <w:t xml:space="preserve">Ⲁⲙⲱⲛⲓ </w:t>
            </w:r>
            <w:commentRangeEnd w:id="937"/>
            <w:r>
              <w:rPr>
                <w:rStyle w:val="CommentReference"/>
                <w:rFonts w:ascii="Times New Roman" w:hAnsi="Times New Roman"/>
              </w:rPr>
              <w:commentReference w:id="937"/>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8"/>
            <w:r>
              <w:t xml:space="preserve">the </w:t>
            </w:r>
            <w:commentRangeEnd w:id="938"/>
            <w:r>
              <w:rPr>
                <w:rStyle w:val="CommentReference"/>
              </w:rPr>
              <w:commentReference w:id="938"/>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9"/>
            <w:r>
              <w:t xml:space="preserve">entreat </w:t>
            </w:r>
            <w:commentRangeEnd w:id="939"/>
            <w:r>
              <w:rPr>
                <w:rStyle w:val="CommentReference"/>
              </w:rPr>
              <w:commentReference w:id="939"/>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0" w:name="_Toc410196199"/>
      <w:bookmarkStart w:id="941" w:name="_Toc410196441"/>
      <w:bookmarkStart w:id="942" w:name="_Toc410196943"/>
      <w:r>
        <w:t xml:space="preserve">September 14 (15) / Tho-out 17: </w:t>
      </w:r>
      <w:r w:rsidR="00495F1A">
        <w:t>The Dedication of the Church of the Holy Cross</w:t>
      </w:r>
      <w:bookmarkEnd w:id="940"/>
      <w:bookmarkEnd w:id="941"/>
      <w:bookmarkEnd w:id="942"/>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3"/>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3"/>
            <w:r>
              <w:rPr>
                <w:rStyle w:val="CommentReference"/>
              </w:rPr>
              <w:commentReference w:id="943"/>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4" w:name="_Toc410196200"/>
      <w:bookmarkStart w:id="945" w:name="_Toc410196442"/>
      <w:bookmarkStart w:id="946" w:name="_Toc410196944"/>
      <w:bookmarkStart w:id="947" w:name="_Toc428340986"/>
      <w:r>
        <w:lastRenderedPageBreak/>
        <w:t>October</w:t>
      </w:r>
      <w:bookmarkEnd w:id="944"/>
      <w:bookmarkEnd w:id="945"/>
      <w:bookmarkEnd w:id="946"/>
      <w:r w:rsidR="006E370D">
        <w:t xml:space="preserve"> or </w:t>
      </w:r>
      <w:r w:rsidR="006E370D">
        <w:rPr>
          <w:rFonts w:ascii="FreeSerifAvvaShenouda" w:hAnsi="FreeSerifAvvaShenouda" w:cs="FreeSerifAvvaShenouda"/>
        </w:rPr>
        <w:t>Ⲡⲁⲱⲡⲉ</w:t>
      </w:r>
      <w:bookmarkEnd w:id="947"/>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8" w:name="_Toc410196201"/>
      <w:bookmarkStart w:id="949" w:name="_Toc410196443"/>
      <w:bookmarkStart w:id="950" w:name="_Toc410196945"/>
      <w:bookmarkStart w:id="951" w:name="_Toc428340987"/>
      <w:r>
        <w:lastRenderedPageBreak/>
        <w:t>November</w:t>
      </w:r>
      <w:r w:rsidR="00495F1A">
        <w:t xml:space="preserve"> or </w:t>
      </w:r>
      <w:bookmarkEnd w:id="948"/>
      <w:bookmarkEnd w:id="949"/>
      <w:bookmarkEnd w:id="950"/>
      <w:r w:rsidRPr="00FB5E62">
        <w:rPr>
          <w:rFonts w:ascii="FreeSerifAvvaShenouda" w:eastAsia="Arial Unicode MS" w:hAnsi="FreeSerifAvvaShenouda" w:cs="FreeSerifAvvaShenouda"/>
        </w:rPr>
        <w:t>Ⲁⲑⲟⲣ</w:t>
      </w:r>
      <w:bookmarkEnd w:id="951"/>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2"/>
            <w:r>
              <w:t>Beats</w:t>
            </w:r>
            <w:commentRangeEnd w:id="952"/>
            <w:r>
              <w:rPr>
                <w:rStyle w:val="CommentReference"/>
                <w:rFonts w:ascii="Times New Roman" w:eastAsiaTheme="minorHAnsi" w:hAnsi="Times New Roman" w:cstheme="minorBidi"/>
                <w:color w:val="auto"/>
              </w:rPr>
              <w:commentReference w:id="952"/>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3"/>
            <w:r>
              <w:t xml:space="preserve">incessant </w:t>
            </w:r>
            <w:commentRangeEnd w:id="953"/>
            <w:r>
              <w:rPr>
                <w:rStyle w:val="CommentReference"/>
                <w:rFonts w:ascii="Times New Roman" w:eastAsiaTheme="minorHAnsi" w:hAnsi="Times New Roman" w:cstheme="minorBidi"/>
                <w:color w:val="auto"/>
              </w:rPr>
              <w:commentReference w:id="953"/>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4"/>
            <w:r>
              <w:t>The ministering flames of fire,</w:t>
            </w:r>
            <w:commentRangeEnd w:id="954"/>
            <w:r>
              <w:rPr>
                <w:rStyle w:val="CommentReference"/>
                <w:rFonts w:ascii="Times New Roman" w:eastAsiaTheme="minorHAnsi" w:hAnsi="Times New Roman" w:cstheme="minorBidi"/>
                <w:color w:val="auto"/>
              </w:rPr>
              <w:commentReference w:id="954"/>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5"/>
            <w:r w:rsidRPr="004764BD">
              <w:t xml:space="preserve">before </w:t>
            </w:r>
            <w:commentRangeEnd w:id="955"/>
            <w:r>
              <w:rPr>
                <w:rStyle w:val="CommentReference"/>
                <w:rFonts w:ascii="Times New Roman" w:eastAsiaTheme="minorHAnsi" w:hAnsi="Times New Roman" w:cstheme="minorBidi"/>
                <w:color w:val="auto"/>
              </w:rPr>
              <w:commentReference w:id="955"/>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Pr="00646349" w:rsidRDefault="007F571C" w:rsidP="007F571C">
      <w:pPr>
        <w:pStyle w:val="Rubric"/>
      </w:pPr>
      <w:r>
        <w:t>See the Doxologies for the Apostles, or for Any Apostle, on page ##.</w:t>
      </w:r>
    </w:p>
    <w:p w:rsidR="005329C1" w:rsidRDefault="005329C1" w:rsidP="005329C1">
      <w:pPr>
        <w:pStyle w:val="Heading3"/>
      </w:pPr>
      <w:r>
        <w:lastRenderedPageBreak/>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64" w:name="_Toc410196202"/>
      <w:bookmarkStart w:id="965" w:name="_Toc410196444"/>
      <w:bookmarkStart w:id="966" w:name="_Toc410196946"/>
      <w:bookmarkStart w:id="967" w:name="_Toc428340988"/>
      <w:r>
        <w:lastRenderedPageBreak/>
        <w:t>December</w:t>
      </w:r>
      <w:bookmarkEnd w:id="964"/>
      <w:bookmarkEnd w:id="965"/>
      <w:bookmarkEnd w:id="966"/>
      <w:r w:rsidR="00205EA4">
        <w:t xml:space="preserve"> or </w:t>
      </w:r>
      <w:r w:rsidR="00205EA4">
        <w:rPr>
          <w:rFonts w:ascii="FreeSerifAvvaShenouda" w:hAnsi="FreeSerifAvvaShenouda" w:cs="FreeSerifAvvaShenouda"/>
        </w:rPr>
        <w:t>Ⲕⲟⲓⲁϩⲕ</w:t>
      </w:r>
      <w:bookmarkEnd w:id="967"/>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68"/>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68"/>
            <w:r>
              <w:rPr>
                <w:rStyle w:val="CommentReference"/>
                <w:rFonts w:ascii="Times New Roman" w:eastAsiaTheme="minorHAnsi" w:hAnsi="Times New Roman" w:cstheme="minorBidi"/>
                <w:color w:val="auto"/>
              </w:rPr>
              <w:commentReference w:id="968"/>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69"/>
            <w:r>
              <w:t xml:space="preserve">Announced </w:t>
            </w:r>
            <w:commentRangeEnd w:id="969"/>
            <w:r>
              <w:rPr>
                <w:rStyle w:val="CommentReference"/>
                <w:rFonts w:ascii="Times New Roman" w:eastAsiaTheme="minorHAnsi" w:hAnsi="Times New Roman" w:cstheme="minorBidi"/>
                <w:color w:val="auto"/>
              </w:rPr>
              <w:commentReference w:id="969"/>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70"/>
            <w:r>
              <w:t>He raised us with a new invitation.</w:t>
            </w:r>
            <w:commentRangeEnd w:id="970"/>
            <w:r>
              <w:rPr>
                <w:rStyle w:val="CommentReference"/>
                <w:rFonts w:ascii="Times New Roman" w:eastAsiaTheme="minorHAnsi" w:hAnsi="Times New Roman" w:cstheme="minorBidi"/>
                <w:color w:val="auto"/>
              </w:rPr>
              <w:commentReference w:id="970"/>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71"/>
            <w:r>
              <w:t>Bride</w:t>
            </w:r>
            <w:commentRangeEnd w:id="971"/>
            <w:r>
              <w:rPr>
                <w:rStyle w:val="CommentReference"/>
                <w:rFonts w:ascii="Times New Roman" w:eastAsiaTheme="minorHAnsi" w:hAnsi="Times New Roman" w:cstheme="minorBidi"/>
                <w:color w:val="auto"/>
              </w:rPr>
              <w:commentReference w:id="971"/>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72"/>
            <w:r>
              <w:t xml:space="preserve">return </w:t>
            </w:r>
            <w:commentRangeEnd w:id="972"/>
            <w:r>
              <w:rPr>
                <w:rStyle w:val="CommentReference"/>
              </w:rPr>
              <w:commentReference w:id="972"/>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73"/>
            <w:r>
              <w:t xml:space="preserve">confirmation </w:t>
            </w:r>
            <w:commentRangeEnd w:id="973"/>
            <w:r>
              <w:rPr>
                <w:rStyle w:val="CommentReference"/>
              </w:rPr>
              <w:commentReference w:id="973"/>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74"/>
            <w:r>
              <w:t>Angel-evangel of Good News</w:t>
            </w:r>
            <w:commentRangeEnd w:id="974"/>
            <w:r>
              <w:rPr>
                <w:rStyle w:val="CommentReference"/>
                <w:rFonts w:ascii="Times New Roman" w:eastAsiaTheme="minorHAnsi" w:hAnsi="Times New Roman" w:cstheme="minorBidi"/>
                <w:color w:val="auto"/>
              </w:rPr>
              <w:commentReference w:id="974"/>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75"/>
            <w:r>
              <w:t>Hail, O full of grace</w:t>
            </w:r>
            <w:commentRangeEnd w:id="975"/>
            <w:r>
              <w:rPr>
                <w:rStyle w:val="CommentReference"/>
                <w:rFonts w:ascii="Times New Roman" w:eastAsiaTheme="minorHAnsi" w:hAnsi="Times New Roman" w:cstheme="minorBidi"/>
                <w:color w:val="auto"/>
              </w:rPr>
              <w:commentReference w:id="975"/>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76"/>
            <w:r>
              <w:t>Angel-Evangel</w:t>
            </w:r>
            <w:commentRangeEnd w:id="976"/>
            <w:r>
              <w:rPr>
                <w:rStyle w:val="CommentReference"/>
                <w:rFonts w:ascii="Times New Roman" w:eastAsiaTheme="minorHAnsi" w:hAnsi="Times New Roman" w:cstheme="minorBidi"/>
                <w:color w:val="auto"/>
              </w:rPr>
              <w:commentReference w:id="976"/>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77" w:name="_Toc410196203"/>
      <w:bookmarkStart w:id="978" w:name="_Toc410196445"/>
      <w:bookmarkStart w:id="979"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80"/>
            <w:r>
              <w:t xml:space="preserve">rescued </w:t>
            </w:r>
            <w:commentRangeEnd w:id="980"/>
            <w:r>
              <w:rPr>
                <w:rStyle w:val="CommentReference"/>
                <w:rFonts w:ascii="Times New Roman" w:eastAsiaTheme="minorHAnsi" w:hAnsi="Times New Roman" w:cstheme="minorBidi"/>
                <w:color w:val="auto"/>
              </w:rPr>
              <w:commentReference w:id="980"/>
            </w:r>
            <w:r>
              <w:t>and saved us,</w:t>
            </w:r>
          </w:p>
          <w:p w:rsidR="00C33BEB" w:rsidRDefault="00C33BEB" w:rsidP="00C33BEB">
            <w:pPr>
              <w:pStyle w:val="EngHangEnd"/>
            </w:pPr>
            <w:commentRangeStart w:id="981"/>
            <w:r>
              <w:t xml:space="preserve">We </w:t>
            </w:r>
            <w:commentRangeEnd w:id="981"/>
            <w:r>
              <w:rPr>
                <w:rStyle w:val="CommentReference"/>
                <w:rFonts w:ascii="Times New Roman" w:eastAsiaTheme="minorHAnsi" w:hAnsi="Times New Roman" w:cstheme="minorBidi"/>
                <w:color w:val="auto"/>
              </w:rPr>
              <w:commentReference w:id="981"/>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5"/>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82"/>
            <w:r>
              <w:t xml:space="preserve">Shone </w:t>
            </w:r>
            <w:commentRangeEnd w:id="982"/>
            <w:r>
              <w:rPr>
                <w:rStyle w:val="CommentReference"/>
              </w:rPr>
              <w:commentReference w:id="982"/>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3"/>
            <w:r>
              <w:t>All</w:t>
            </w:r>
            <w:commentRangeEnd w:id="983"/>
            <w:r>
              <w:rPr>
                <w:rStyle w:val="CommentReference"/>
              </w:rPr>
              <w:commentReference w:id="983"/>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84"/>
            <w:r>
              <w:t>seals</w:t>
            </w:r>
            <w:commentRangeEnd w:id="984"/>
            <w:r>
              <w:rPr>
                <w:rStyle w:val="CommentReference"/>
              </w:rPr>
              <w:commentReference w:id="984"/>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5"/>
            <w:r>
              <w:t>Tetra</w:t>
            </w:r>
            <w:commentRangeEnd w:id="985"/>
            <w:r>
              <w:rPr>
                <w:rStyle w:val="CommentReference"/>
              </w:rPr>
              <w:commentReference w:id="985"/>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86"/>
            <w:r>
              <w:t xml:space="preserve">flaming </w:t>
            </w:r>
            <w:commentRangeEnd w:id="986"/>
            <w:r>
              <w:rPr>
                <w:rStyle w:val="CommentReference"/>
              </w:rPr>
              <w:commentReference w:id="986"/>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87"/>
            <w:r>
              <w:t>disease</w:t>
            </w:r>
            <w:commentRangeEnd w:id="987"/>
            <w:r>
              <w:rPr>
                <w:rStyle w:val="CommentReference"/>
              </w:rPr>
              <w:commentReference w:id="987"/>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88"/>
            <w:r>
              <w:t xml:space="preserve">Isaiah </w:t>
            </w:r>
            <w:commentRangeEnd w:id="988"/>
            <w:r>
              <w:rPr>
                <w:rStyle w:val="CommentReference"/>
              </w:rPr>
              <w:commentReference w:id="988"/>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89"/>
            <w:r>
              <w:t>For I cannot speak.</w:t>
            </w:r>
            <w:commentRangeEnd w:id="989"/>
            <w:r>
              <w:rPr>
                <w:rStyle w:val="CommentReference"/>
              </w:rPr>
              <w:commentReference w:id="989"/>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6"/>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7"/>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90"/>
            <w:r>
              <w:t>Zebulun</w:t>
            </w:r>
            <w:commentRangeEnd w:id="990"/>
            <w:r>
              <w:rPr>
                <w:rStyle w:val="FootnoteReference"/>
              </w:rPr>
              <w:footnoteReference w:id="458"/>
            </w:r>
            <w:r>
              <w:rPr>
                <w:rStyle w:val="CommentReference"/>
                <w:rFonts w:ascii="Times New Roman" w:eastAsiaTheme="minorHAnsi" w:hAnsi="Times New Roman" w:cstheme="minorBidi"/>
                <w:color w:val="auto"/>
              </w:rPr>
              <w:commentReference w:id="990"/>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5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991" w:name="_Toc410196204"/>
      <w:bookmarkStart w:id="992" w:name="_Toc410196446"/>
      <w:bookmarkStart w:id="993" w:name="_Toc410196948"/>
      <w:bookmarkStart w:id="994" w:name="_Toc428340989"/>
      <w:bookmarkEnd w:id="977"/>
      <w:bookmarkEnd w:id="978"/>
      <w:bookmarkEnd w:id="979"/>
      <w:r>
        <w:lastRenderedPageBreak/>
        <w:t>January</w:t>
      </w:r>
      <w:bookmarkEnd w:id="991"/>
      <w:bookmarkEnd w:id="992"/>
      <w:bookmarkEnd w:id="993"/>
      <w:r w:rsidR="00FF5FF3">
        <w:t xml:space="preserve"> or </w:t>
      </w:r>
      <w:r w:rsidR="00FF5FF3">
        <w:rPr>
          <w:rFonts w:ascii="FreeSerifAvvaShenouda" w:hAnsi="FreeSerifAvvaShenouda" w:cs="FreeSerifAvvaShenouda"/>
        </w:rPr>
        <w:t>Ⲧⲱⲃⲓ</w:t>
      </w:r>
      <w:bookmarkEnd w:id="994"/>
    </w:p>
    <w:p w:rsidR="00495F1A" w:rsidRDefault="00073003" w:rsidP="00495F1A">
      <w:pPr>
        <w:pStyle w:val="Heading3"/>
      </w:pPr>
      <w:bookmarkStart w:id="995" w:name="_Toc410196205"/>
      <w:bookmarkStart w:id="996" w:name="_Toc410196447"/>
      <w:bookmarkStart w:id="997" w:name="_Toc410196949"/>
      <w:r>
        <w:rPr>
          <w:lang w:val="en-US"/>
        </w:rPr>
        <w:t>January 1 (2) / Tobi 6</w:t>
      </w:r>
      <w:r w:rsidR="00FF5FF3">
        <w:rPr>
          <w:lang w:val="en-US"/>
        </w:rPr>
        <w:t xml:space="preserve">: The Feast of the </w:t>
      </w:r>
      <w:r w:rsidR="00495F1A">
        <w:t>Circumcision</w:t>
      </w:r>
      <w:bookmarkEnd w:id="995"/>
      <w:bookmarkEnd w:id="996"/>
      <w:bookmarkEnd w:id="997"/>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98"/>
            <w:r>
              <w:t xml:space="preserve">Christian </w:t>
            </w:r>
            <w:commentRangeEnd w:id="998"/>
            <w:r>
              <w:rPr>
                <w:rStyle w:val="CommentReference"/>
                <w:rFonts w:ascii="Times New Roman" w:eastAsiaTheme="minorHAnsi" w:hAnsi="Times New Roman" w:cstheme="minorBidi"/>
                <w:color w:val="auto"/>
              </w:rPr>
              <w:commentReference w:id="998"/>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99"/>
            <w:r>
              <w:t xml:space="preserve">Victorious </w:t>
            </w:r>
            <w:commentRangeEnd w:id="999"/>
            <w:r>
              <w:rPr>
                <w:rStyle w:val="CommentReference"/>
              </w:rPr>
              <w:commentReference w:id="999"/>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00"/>
            <w:r>
              <w:t>divinity</w:t>
            </w:r>
            <w:commentRangeEnd w:id="1000"/>
            <w:r>
              <w:rPr>
                <w:rStyle w:val="CommentReference"/>
              </w:rPr>
              <w:commentReference w:id="1000"/>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01" w:name="_Toc410196206"/>
      <w:bookmarkStart w:id="1002" w:name="_Toc410196448"/>
      <w:bookmarkStart w:id="1003" w:name="_Toc410196950"/>
      <w:r>
        <w:lastRenderedPageBreak/>
        <w:t xml:space="preserve">January 6 (7) / Tobi 11: The Feast of </w:t>
      </w:r>
      <w:r w:rsidR="00495F1A">
        <w:t>Theophany</w:t>
      </w:r>
      <w:bookmarkEnd w:id="1001"/>
      <w:bookmarkEnd w:id="1002"/>
      <w:bookmarkEnd w:id="1003"/>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04"/>
            <w:r>
              <w:t xml:space="preserve">confirm </w:t>
            </w:r>
            <w:commentRangeEnd w:id="1004"/>
            <w:r>
              <w:rPr>
                <w:rStyle w:val="CommentReference"/>
              </w:rPr>
              <w:commentReference w:id="1004"/>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05"/>
            <w:r>
              <w:t>ⲛ̀ϫⲉ</w:t>
            </w:r>
            <w:commentRangeEnd w:id="1005"/>
            <w:r>
              <w:rPr>
                <w:rStyle w:val="CommentReference"/>
                <w:rFonts w:ascii="Times New Roman" w:hAnsi="Times New Roman"/>
              </w:rPr>
              <w:commentReference w:id="1005"/>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06"/>
            <w:r>
              <w:t>moved</w:t>
            </w:r>
            <w:commentRangeEnd w:id="1006"/>
            <w:r>
              <w:rPr>
                <w:rStyle w:val="CommentReference"/>
              </w:rPr>
              <w:commentReference w:id="1006"/>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07"/>
            <w:r>
              <w:t>thrice holy,</w:t>
            </w:r>
            <w:commentRangeEnd w:id="1007"/>
            <w:r>
              <w:rPr>
                <w:rStyle w:val="CommentReference"/>
              </w:rPr>
              <w:commentReference w:id="1007"/>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08"/>
            <w:r>
              <w:t xml:space="preserve">Ⲓⲱⲁⲛⲛⲟⲩ </w:t>
            </w:r>
            <w:commentRangeEnd w:id="1008"/>
            <w:r>
              <w:rPr>
                <w:rStyle w:val="CommentReference"/>
                <w:rFonts w:ascii="Times New Roman" w:hAnsi="Times New Roman"/>
              </w:rPr>
              <w:commentReference w:id="1008"/>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09"/>
            <w:r>
              <w:rPr>
                <w:rFonts w:eastAsia="Arial Unicode MS" w:cs="FreeSerifAvvaShenouda"/>
              </w:rPr>
              <w:t>ⲛⲓϯϩⲟ</w:t>
            </w:r>
            <w:commentRangeEnd w:id="1009"/>
            <w:r>
              <w:rPr>
                <w:rStyle w:val="CommentReference"/>
                <w:rFonts w:ascii="Times New Roman" w:hAnsi="Times New Roman"/>
              </w:rPr>
              <w:commentReference w:id="1009"/>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10"/>
            <w:r>
              <w:t>ⲫⲏ</w:t>
            </w:r>
            <w:commentRangeEnd w:id="1010"/>
            <w:r>
              <w:rPr>
                <w:rStyle w:val="CommentReference"/>
                <w:rFonts w:ascii="Times New Roman" w:hAnsi="Times New Roman"/>
              </w:rPr>
              <w:commentReference w:id="1010"/>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11"/>
            <w:r>
              <w:t>ϯⲥⲩⲛⲧⲉⲗⲓⲁ</w:t>
            </w:r>
            <w:commentRangeEnd w:id="1011"/>
            <w:r>
              <w:rPr>
                <w:rStyle w:val="CommentReference"/>
                <w:rFonts w:ascii="Times New Roman" w:hAnsi="Times New Roman"/>
              </w:rPr>
              <w:commentReference w:id="1011"/>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12"/>
            <w:r>
              <w:t>liberty</w:t>
            </w:r>
            <w:commentRangeEnd w:id="1012"/>
            <w:r>
              <w:rPr>
                <w:rStyle w:val="CommentReference"/>
              </w:rPr>
              <w:commentReference w:id="1012"/>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13"/>
            <w:r>
              <w:t xml:space="preserve">confirm </w:t>
            </w:r>
            <w:commentRangeEnd w:id="1013"/>
            <w:r>
              <w:rPr>
                <w:rStyle w:val="CommentReference"/>
              </w:rPr>
              <w:commentReference w:id="1013"/>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14" w:name="_Toc410196207"/>
      <w:bookmarkStart w:id="1015" w:name="_Toc410196449"/>
      <w:bookmarkStart w:id="1016" w:name="_Toc410196951"/>
    </w:p>
    <w:p w:rsidR="00495F1A" w:rsidRDefault="00FF5FF3" w:rsidP="00B637D8">
      <w:pPr>
        <w:pStyle w:val="Heading3"/>
      </w:pPr>
      <w:r>
        <w:lastRenderedPageBreak/>
        <w:t>January 8 (9) / Tobi 13: The Feast of T</w:t>
      </w:r>
      <w:r w:rsidR="00495F1A">
        <w:t>he Wedding of Cana of Galilee</w:t>
      </w:r>
      <w:bookmarkEnd w:id="1014"/>
      <w:bookmarkEnd w:id="1015"/>
      <w:bookmarkEnd w:id="1016"/>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17" w:name="_Toc410196208"/>
      <w:bookmarkStart w:id="1018" w:name="_Toc410196450"/>
      <w:bookmarkStart w:id="1019"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17"/>
      <w:bookmarkEnd w:id="1018"/>
      <w:bookmarkEnd w:id="1019"/>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20" w:name="_Toc410196209"/>
      <w:bookmarkStart w:id="1021" w:name="_Toc410196451"/>
      <w:bookmarkStart w:id="1022" w:name="_Toc410196953"/>
      <w:bookmarkStart w:id="1023" w:name="_Toc428340990"/>
      <w:r>
        <w:t>See the Doxologies for the Apostles, or for Any Apostle, on page ##.</w:t>
      </w:r>
    </w:p>
    <w:p w:rsidR="00495F1A" w:rsidRDefault="00495F1A" w:rsidP="00495F1A">
      <w:pPr>
        <w:pStyle w:val="Heading2"/>
      </w:pPr>
      <w:r>
        <w:lastRenderedPageBreak/>
        <w:t>February</w:t>
      </w:r>
      <w:bookmarkEnd w:id="1020"/>
      <w:bookmarkEnd w:id="1021"/>
      <w:bookmarkEnd w:id="1022"/>
      <w:r w:rsidR="00C30529">
        <w:t xml:space="preserve"> or </w:t>
      </w:r>
      <w:r w:rsidR="00C30529">
        <w:rPr>
          <w:rFonts w:ascii="FreeSerifAvvaShenouda" w:hAnsi="FreeSerifAvvaShenouda" w:cs="FreeSerifAvvaShenouda"/>
        </w:rPr>
        <w:t>Ⲙϣⲓⲣ</w:t>
      </w:r>
      <w:bookmarkEnd w:id="1023"/>
    </w:p>
    <w:p w:rsidR="00495F1A" w:rsidRDefault="00C30529" w:rsidP="00495F1A">
      <w:pPr>
        <w:pStyle w:val="Heading3"/>
      </w:pPr>
      <w:bookmarkStart w:id="1024" w:name="_Toc410196210"/>
      <w:bookmarkStart w:id="1025" w:name="_Toc410196452"/>
      <w:bookmarkStart w:id="1026" w:name="_Toc410196954"/>
      <w:r>
        <w:t xml:space="preserve">February 2 (3): Meshir 8: </w:t>
      </w:r>
      <w:r w:rsidR="00495F1A">
        <w:t>The Entrance into the Temple</w:t>
      </w:r>
      <w:bookmarkEnd w:id="1024"/>
      <w:bookmarkEnd w:id="1025"/>
      <w:bookmarkEnd w:id="1026"/>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27" w:name="_Toc410196211"/>
      <w:bookmarkStart w:id="1028" w:name="_Toc410196453"/>
      <w:bookmarkStart w:id="1029" w:name="_Toc410196955"/>
      <w:bookmarkStart w:id="1030" w:name="_Toc428340991"/>
      <w:r>
        <w:t>See the Doxologies for St. John the Baptist on page ##.</w:t>
      </w:r>
    </w:p>
    <w:p w:rsidR="00495F1A" w:rsidRPr="00C30529" w:rsidRDefault="00495F1A" w:rsidP="00495F1A">
      <w:pPr>
        <w:pStyle w:val="Heading2"/>
        <w:rPr>
          <w:lang w:val="en-US"/>
        </w:rPr>
      </w:pPr>
      <w:r>
        <w:lastRenderedPageBreak/>
        <w:t>March</w:t>
      </w:r>
      <w:bookmarkEnd w:id="1027"/>
      <w:bookmarkEnd w:id="1028"/>
      <w:bookmarkEnd w:id="1029"/>
      <w:r w:rsidR="00C30529">
        <w:t xml:space="preserve"> or </w:t>
      </w:r>
      <w:r w:rsidR="00C30529">
        <w:rPr>
          <w:rFonts w:ascii="FreeSerifAvvaShenouda" w:hAnsi="FreeSerifAvvaShenouda" w:cs="FreeSerifAvvaShenouda"/>
        </w:rPr>
        <w:t>Ⲡⲁⲣⲙϩⲟⲧⲡ</w:t>
      </w:r>
      <w:bookmarkEnd w:id="1030"/>
    </w:p>
    <w:p w:rsidR="007F571C" w:rsidRDefault="007F571C" w:rsidP="007F571C">
      <w:pPr>
        <w:pStyle w:val="Heading3"/>
      </w:pPr>
      <w:bookmarkStart w:id="1031" w:name="_Toc410196212"/>
      <w:bookmarkStart w:id="1032" w:name="_Toc410196454"/>
      <w:bookmarkStart w:id="1033" w:name="_Toc410196956"/>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31"/>
      <w:bookmarkEnd w:id="1032"/>
      <w:bookmarkEnd w:id="1033"/>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34" w:name="_Toc410196213"/>
      <w:bookmarkStart w:id="1035" w:name="_Toc410196455"/>
      <w:bookmarkStart w:id="1036"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34"/>
      <w:bookmarkEnd w:id="1035"/>
      <w:bookmarkEnd w:id="103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37" w:name="_Toc410196214"/>
      <w:bookmarkStart w:id="1038" w:name="_Toc410196456"/>
      <w:bookmarkStart w:id="1039"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40"/>
            <w:r>
              <w:t>Head</w:t>
            </w:r>
            <w:commentRangeEnd w:id="1040"/>
            <w:r>
              <w:rPr>
                <w:rStyle w:val="CommentReference"/>
              </w:rPr>
              <w:commentReference w:id="1040"/>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lastRenderedPageBreak/>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41"/>
            <w:r>
              <w:t>ruler</w:t>
            </w:r>
            <w:commentRangeEnd w:id="1041"/>
            <w:r>
              <w:rPr>
                <w:rStyle w:val="CommentReference"/>
              </w:rPr>
              <w:commentReference w:id="1041"/>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 xml:space="preserve">All </w:t>
            </w:r>
            <w:commentRangeStart w:id="1042"/>
            <w:r>
              <w:t xml:space="preserve">peoples </w:t>
            </w:r>
            <w:commentRangeEnd w:id="1042"/>
            <w:r>
              <w:rPr>
                <w:rStyle w:val="CommentReference"/>
              </w:rPr>
              <w:commentReference w:id="1042"/>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43"/>
            <w:r>
              <w:t>burned</w:t>
            </w:r>
            <w:commentRangeEnd w:id="1043"/>
            <w:r>
              <w:rPr>
                <w:rStyle w:val="CommentReference"/>
              </w:rPr>
              <w:commentReference w:id="1043"/>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44"/>
            <w:r>
              <w:t>Servant</w:t>
            </w:r>
            <w:commentRangeEnd w:id="1044"/>
            <w:r>
              <w:rPr>
                <w:rStyle w:val="CommentReference"/>
              </w:rPr>
              <w:commentReference w:id="1044"/>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45"/>
            <w:r>
              <w:t xml:space="preserve">Ⲫⲱⲕ </w:t>
            </w:r>
            <w:commentRangeEnd w:id="1045"/>
            <w:r>
              <w:rPr>
                <w:rStyle w:val="CommentReference"/>
                <w:rFonts w:ascii="Times New Roman" w:hAnsi="Times New Roman"/>
              </w:rPr>
              <w:commentReference w:id="1045"/>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lastRenderedPageBreak/>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46"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37"/>
      <w:bookmarkEnd w:id="1038"/>
      <w:bookmarkEnd w:id="103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46"/>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47"/>
      <w:r>
        <w:t xml:space="preserve">James </w:t>
      </w:r>
      <w:commentRangeEnd w:id="1047"/>
      <w:r>
        <w:rPr>
          <w:rStyle w:val="CommentReference"/>
          <w:rFonts w:eastAsiaTheme="minorHAnsi" w:cstheme="minorBidi"/>
          <w:b w:val="0"/>
          <w:bCs w:val="0"/>
        </w:rPr>
        <w:commentReference w:id="1047"/>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lastRenderedPageBreak/>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48" w:name="_Toc410196215"/>
      <w:bookmarkStart w:id="1049" w:name="_Toc410196457"/>
      <w:bookmarkStart w:id="1050" w:name="_Toc410196959"/>
      <w:bookmarkStart w:id="1051"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48"/>
      <w:bookmarkEnd w:id="1049"/>
      <w:bookmarkEnd w:id="1050"/>
      <w:r w:rsidRPr="00FB5E62">
        <w:rPr>
          <w:rFonts w:ascii="FreeSerifAvvaShenouda" w:eastAsia="Arial Unicode MS" w:hAnsi="FreeSerifAvvaShenouda" w:cs="FreeSerifAvvaShenouda"/>
          <w:lang w:val="en-US"/>
        </w:rPr>
        <w:t>Ⲡⲁϣⲁⲛⲥ</w:t>
      </w:r>
      <w:bookmarkEnd w:id="1051"/>
    </w:p>
    <w:p w:rsidR="00DD5136" w:rsidRDefault="00DD5136" w:rsidP="00DD5136">
      <w:pPr>
        <w:pStyle w:val="Heading3"/>
      </w:pPr>
      <w:bookmarkStart w:id="1052" w:name="_Toc410196216"/>
      <w:bookmarkStart w:id="1053" w:name="_Toc410196458"/>
      <w:bookmarkStart w:id="1054"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52"/>
      <w:bookmarkEnd w:id="1053"/>
      <w:bookmarkEnd w:id="105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55"/>
            <w:r>
              <w:t>approached</w:t>
            </w:r>
            <w:commentRangeEnd w:id="1055"/>
            <w:r>
              <w:rPr>
                <w:rStyle w:val="CommentReference"/>
              </w:rPr>
              <w:commentReference w:id="1055"/>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56"/>
            <w:r>
              <w:t xml:space="preserve">Ⲫⲱⲕ </w:t>
            </w:r>
            <w:commentRangeEnd w:id="1056"/>
            <w:r>
              <w:rPr>
                <w:rStyle w:val="CommentReference"/>
                <w:rFonts w:ascii="Times New Roman" w:hAnsi="Times New Roman"/>
              </w:rPr>
              <w:commentReference w:id="1056"/>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C30529" w:rsidRDefault="00C30529" w:rsidP="00C30529">
      <w:pPr>
        <w:pStyle w:val="Heading3"/>
      </w:pPr>
      <w:r>
        <w:t>May 28 / Paoni 3: 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57" w:name="_Toc410196217"/>
      <w:bookmarkStart w:id="1058" w:name="_Toc410196459"/>
      <w:bookmarkStart w:id="1059" w:name="_Toc410196961"/>
      <w:bookmarkStart w:id="1060" w:name="_Toc428340994"/>
      <w:r>
        <w:lastRenderedPageBreak/>
        <w:t>June</w:t>
      </w:r>
      <w:bookmarkEnd w:id="1057"/>
      <w:bookmarkEnd w:id="1058"/>
      <w:bookmarkEnd w:id="1059"/>
      <w:r w:rsidR="00C30529">
        <w:t xml:space="preserve"> or </w:t>
      </w:r>
      <w:r w:rsidR="00C30529">
        <w:rPr>
          <w:rFonts w:ascii="FreeSerifAvvaShenouda" w:hAnsi="FreeSerifAvvaShenouda" w:cs="FreeSerifAvvaShenouda"/>
        </w:rPr>
        <w:t>Ⲡⲁⲱⲛⲉ</w:t>
      </w:r>
      <w:bookmarkEnd w:id="1060"/>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61"/>
            <w:r>
              <w:t xml:space="preserve">the </w:t>
            </w:r>
            <w:commentRangeEnd w:id="1061"/>
            <w:r>
              <w:rPr>
                <w:rStyle w:val="CommentReference"/>
              </w:rPr>
              <w:commentReference w:id="1061"/>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1"/>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2"/>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62"/>
            <w:r>
              <w:t>Are the working husbandmen</w:t>
            </w:r>
            <w:commentRangeEnd w:id="1062"/>
            <w:r>
              <w:rPr>
                <w:rStyle w:val="CommentReference"/>
                <w:rFonts w:ascii="Times New Roman" w:eastAsiaTheme="minorHAnsi" w:hAnsi="Times New Roman" w:cstheme="minorBidi"/>
                <w:color w:val="auto"/>
              </w:rPr>
              <w:commentReference w:id="1062"/>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63"/>
            <w:r>
              <w:t xml:space="preserve">With </w:t>
            </w:r>
            <w:commentRangeEnd w:id="1063"/>
            <w:r>
              <w:rPr>
                <w:rStyle w:val="CommentReference"/>
                <w:rFonts w:ascii="Times New Roman" w:eastAsiaTheme="minorHAnsi" w:hAnsi="Times New Roman" w:cstheme="minorBidi"/>
                <w:color w:val="auto"/>
              </w:rPr>
              <w:commentReference w:id="1063"/>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64"/>
            <w:commentRangeStart w:id="1065"/>
            <w:r>
              <w:t xml:space="preserve">sound </w:t>
            </w:r>
            <w:commentRangeEnd w:id="1064"/>
            <w:r>
              <w:rPr>
                <w:rStyle w:val="CommentReference"/>
                <w:rFonts w:ascii="Times New Roman" w:eastAsiaTheme="minorHAnsi" w:hAnsi="Times New Roman" w:cstheme="minorBidi"/>
                <w:color w:val="auto"/>
              </w:rPr>
              <w:commentReference w:id="1064"/>
            </w:r>
            <w:commentRangeEnd w:id="1065"/>
            <w:r>
              <w:rPr>
                <w:rStyle w:val="CommentReference"/>
                <w:rFonts w:ascii="Times New Roman" w:eastAsiaTheme="minorHAnsi" w:hAnsi="Times New Roman" w:cstheme="minorBidi"/>
                <w:color w:val="auto"/>
              </w:rPr>
              <w:commentReference w:id="1065"/>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66"/>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67"/>
            <w:r>
              <w:t xml:space="preserve">To </w:t>
            </w:r>
            <w:commentRangeEnd w:id="1067"/>
            <w:r>
              <w:rPr>
                <w:rStyle w:val="CommentReference"/>
                <w:rFonts w:ascii="Times New Roman" w:eastAsiaTheme="minorHAnsi" w:hAnsi="Times New Roman" w:cstheme="minorBidi"/>
                <w:color w:val="auto"/>
              </w:rPr>
              <w:commentReference w:id="1067"/>
            </w:r>
            <w:r>
              <w:t xml:space="preserve">all the </w:t>
            </w:r>
            <w:commentRangeStart w:id="1068"/>
            <w:r>
              <w:t>Gentiles</w:t>
            </w:r>
            <w:commentRangeEnd w:id="1068"/>
            <w:r>
              <w:rPr>
                <w:rStyle w:val="CommentReference"/>
                <w:rFonts w:ascii="Times New Roman" w:eastAsiaTheme="minorHAnsi" w:hAnsi="Times New Roman" w:cstheme="minorBidi"/>
                <w:color w:val="auto"/>
              </w:rPr>
              <w:commentReference w:id="1068"/>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69"/>
            <w:r>
              <w:t>To be completely filled</w:t>
            </w:r>
          </w:p>
          <w:p w:rsidR="00306181" w:rsidRDefault="00306181" w:rsidP="00306181">
            <w:pPr>
              <w:pStyle w:val="EngHangEnd"/>
            </w:pPr>
            <w:r>
              <w:t>With God in love.</w:t>
            </w:r>
            <w:commentRangeEnd w:id="1069"/>
            <w:r>
              <w:rPr>
                <w:rStyle w:val="CommentReference"/>
                <w:rFonts w:ascii="Times New Roman" w:eastAsiaTheme="minorHAnsi" w:hAnsi="Times New Roman" w:cstheme="minorBidi"/>
                <w:color w:val="auto"/>
              </w:rPr>
              <w:commentReference w:id="1069"/>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70" w:name="_Toc410196218"/>
      <w:bookmarkStart w:id="1071" w:name="_Toc410196460"/>
      <w:bookmarkStart w:id="1072" w:name="_Toc410196962"/>
      <w:bookmarkStart w:id="1073" w:name="_Toc428340995"/>
      <w:r>
        <w:lastRenderedPageBreak/>
        <w:t>July</w:t>
      </w:r>
      <w:bookmarkEnd w:id="1070"/>
      <w:bookmarkEnd w:id="1071"/>
      <w:bookmarkEnd w:id="1072"/>
      <w:r w:rsidR="00980D99">
        <w:t xml:space="preserve"> or </w:t>
      </w:r>
      <w:r w:rsidR="00980D99">
        <w:rPr>
          <w:rFonts w:ascii="FreeSerifAvvaShenouda" w:hAnsi="FreeSerifAvvaShenouda" w:cs="FreeSerifAvvaShenouda"/>
        </w:rPr>
        <w:t>Ⲉⲡⲏⲡ</w:t>
      </w:r>
      <w:bookmarkEnd w:id="1073"/>
    </w:p>
    <w:p w:rsidR="00980D99" w:rsidRDefault="00980D99" w:rsidP="00495F1A">
      <w:pPr>
        <w:pStyle w:val="Heading3"/>
        <w:rPr>
          <w:rFonts w:ascii="Times New Roman" w:hAnsi="Times New Roman" w:cs="Times New Roman"/>
        </w:rPr>
      </w:pPr>
      <w:bookmarkStart w:id="1074" w:name="_Toc410196221"/>
      <w:bookmarkStart w:id="1075" w:name="_Toc410196463"/>
      <w:bookmarkStart w:id="1076"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74"/>
      <w:bookmarkEnd w:id="1075"/>
      <w:bookmarkEnd w:id="1076"/>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3"/>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77" w:name="_Toc410196222"/>
      <w:bookmarkStart w:id="1078" w:name="_Toc410196464"/>
      <w:bookmarkStart w:id="1079" w:name="_Toc410196966"/>
      <w:bookmarkStart w:id="1080" w:name="_Toc428340996"/>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081"/>
            <w:r>
              <w:t xml:space="preserve">ϯⲁⲅⲓⲁ </w:t>
            </w:r>
            <w:commentRangeEnd w:id="1081"/>
            <w:r>
              <w:rPr>
                <w:rStyle w:val="CommentReference"/>
                <w:rFonts w:ascii="Times New Roman" w:hAnsi="Times New Roman" w:cstheme="minorBidi"/>
                <w:noProof w:val="0"/>
              </w:rPr>
              <w:commentReference w:id="108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77"/>
      <w:bookmarkEnd w:id="1078"/>
      <w:bookmarkEnd w:id="10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80"/>
    </w:p>
    <w:p w:rsidR="00306181" w:rsidRDefault="00306181" w:rsidP="00306181">
      <w:pPr>
        <w:pStyle w:val="Heading3"/>
      </w:pPr>
      <w:bookmarkStart w:id="1082" w:name="_Toc410196223"/>
      <w:bookmarkStart w:id="1083" w:name="_Toc410196465"/>
      <w:bookmarkStart w:id="1084"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82"/>
      <w:bookmarkEnd w:id="1083"/>
      <w:bookmarkEnd w:id="1084"/>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85" w:name="_Toc410196224"/>
      <w:bookmarkStart w:id="1086" w:name="_Toc410196466"/>
      <w:bookmarkStart w:id="1087" w:name="_Toc410196968"/>
      <w:r>
        <w:t xml:space="preserve">August 9 / Mesori 16: </w:t>
      </w:r>
      <w:r w:rsidR="00495F1A">
        <w:t>The Assumption of the Virgin</w:t>
      </w:r>
      <w:bookmarkEnd w:id="1085"/>
      <w:bookmarkEnd w:id="1086"/>
      <w:bookmarkEnd w:id="1087"/>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88" w:name="_Toc410196226"/>
      <w:bookmarkStart w:id="1089" w:name="_Toc410196468"/>
      <w:bookmarkStart w:id="1090" w:name="_Toc410196970"/>
      <w:bookmarkStart w:id="1091" w:name="_Toc428340997"/>
      <w:r>
        <w:lastRenderedPageBreak/>
        <w:t>The Pascal Cycle</w:t>
      </w:r>
      <w:bookmarkEnd w:id="1088"/>
      <w:bookmarkEnd w:id="1089"/>
      <w:bookmarkEnd w:id="1090"/>
      <w:bookmarkEnd w:id="1091"/>
    </w:p>
    <w:p w:rsidR="00495F1A" w:rsidRDefault="00495F1A" w:rsidP="00495F1A">
      <w:pPr>
        <w:pStyle w:val="Heading3"/>
      </w:pPr>
      <w:bookmarkStart w:id="1092" w:name="_Toc410196227"/>
      <w:bookmarkStart w:id="1093" w:name="_Toc410196469"/>
      <w:bookmarkStart w:id="1094" w:name="_Toc410196971"/>
      <w:r>
        <w:t>Jonah’s Fast</w:t>
      </w:r>
      <w:bookmarkEnd w:id="1092"/>
      <w:bookmarkEnd w:id="1093"/>
      <w:bookmarkEnd w:id="1094"/>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95" w:name="_Toc410196228"/>
      <w:bookmarkStart w:id="1096" w:name="_Toc410196470"/>
      <w:bookmarkStart w:id="1097" w:name="_Toc410196972"/>
      <w:r>
        <w:t>Jonah’s Feast</w:t>
      </w:r>
      <w:bookmarkEnd w:id="1095"/>
      <w:bookmarkEnd w:id="1096"/>
      <w:bookmarkEnd w:id="1097"/>
    </w:p>
    <w:p w:rsidR="00495F1A" w:rsidRDefault="00495F1A" w:rsidP="00495F1A">
      <w:pPr>
        <w:pStyle w:val="Heading3"/>
      </w:pPr>
      <w:bookmarkStart w:id="1098" w:name="_Toc410196229"/>
      <w:bookmarkStart w:id="1099" w:name="_Toc410196471"/>
      <w:bookmarkStart w:id="1100" w:name="_Toc410196973"/>
      <w:r>
        <w:t>Great Lent</w:t>
      </w:r>
      <w:bookmarkEnd w:id="1098"/>
      <w:bookmarkEnd w:id="1099"/>
      <w:bookmarkEnd w:id="1100"/>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01"/>
            <w:r>
              <w:t>ⲛⲓⲉ̀ⲛⲉϩ</w:t>
            </w:r>
            <w:commentRangeEnd w:id="1101"/>
            <w:r>
              <w:rPr>
                <w:rStyle w:val="CommentReference"/>
                <w:rFonts w:ascii="Times New Roman" w:hAnsi="Times New Roman" w:cstheme="minorBidi"/>
                <w:noProof w:val="0"/>
              </w:rPr>
              <w:commentReference w:id="1101"/>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02"/>
            <w:r>
              <w:t xml:space="preserve">He </w:t>
            </w:r>
            <w:r w:rsidR="00253DD3">
              <w:t>humiliated</w:t>
            </w:r>
          </w:p>
          <w:p w:rsidR="00420CFA" w:rsidRDefault="00420CFA" w:rsidP="00420CFA">
            <w:pPr>
              <w:pStyle w:val="EngHangEnd"/>
            </w:pPr>
            <w:r>
              <w:t>The Tempter</w:t>
            </w:r>
            <w:commentRangeEnd w:id="1102"/>
            <w:r>
              <w:rPr>
                <w:rStyle w:val="CommentReference"/>
              </w:rPr>
              <w:commentReference w:id="1102"/>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03"/>
            <w:r>
              <w:t>“Fast in watchfulness</w:t>
            </w:r>
          </w:p>
          <w:p w:rsidR="00420CFA" w:rsidRDefault="00420CFA" w:rsidP="00420CFA">
            <w:pPr>
              <w:pStyle w:val="EngHangEnd"/>
            </w:pPr>
            <w:r>
              <w:t>By day and by night.”</w:t>
            </w:r>
            <w:commentRangeEnd w:id="1103"/>
            <w:r>
              <w:rPr>
                <w:rStyle w:val="CommentReference"/>
              </w:rPr>
              <w:commentReference w:id="1103"/>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04"/>
            <w:r>
              <w:t xml:space="preserve">Ϯⲛⲏⲥⲧⲓⲁ̀ </w:t>
            </w:r>
            <w:commentRangeEnd w:id="1104"/>
            <w:r>
              <w:rPr>
                <w:rStyle w:val="CommentReference"/>
                <w:rFonts w:ascii="Times New Roman" w:hAnsi="Times New Roman" w:cstheme="minorBidi"/>
                <w:noProof w:val="0"/>
              </w:rPr>
              <w:commentReference w:id="1104"/>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05"/>
            <w:r>
              <w:t>pretense</w:t>
            </w:r>
            <w:commentRangeEnd w:id="1105"/>
            <w:r>
              <w:rPr>
                <w:rStyle w:val="CommentReference"/>
              </w:rPr>
              <w:commentReference w:id="1105"/>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06"/>
            <w:r>
              <w:t>strugglers</w:t>
            </w:r>
            <w:commentRangeEnd w:id="1106"/>
            <w:r>
              <w:rPr>
                <w:rStyle w:val="CommentReference"/>
              </w:rPr>
              <w:commentReference w:id="1106"/>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07"/>
            <w:r>
              <w:t>martyrdom</w:t>
            </w:r>
            <w:commentRangeEnd w:id="1107"/>
            <w:r>
              <w:rPr>
                <w:rStyle w:val="CommentReference"/>
              </w:rPr>
              <w:commentReference w:id="110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08"/>
            <w:r>
              <w:t xml:space="preserve">carries </w:t>
            </w:r>
            <w:commentRangeEnd w:id="1108"/>
            <w:r>
              <w:rPr>
                <w:rStyle w:val="CommentReference"/>
              </w:rPr>
              <w:commentReference w:id="1108"/>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09"/>
            <w:r>
              <w:t>assembly</w:t>
            </w:r>
            <w:commentRangeEnd w:id="1109"/>
            <w:r>
              <w:rPr>
                <w:rStyle w:val="CommentReference"/>
              </w:rPr>
              <w:commentReference w:id="1109"/>
            </w:r>
            <w:r>
              <w:t>,</w:t>
            </w:r>
          </w:p>
          <w:p w:rsidR="006A78B4" w:rsidRDefault="006A78B4" w:rsidP="006A78B4">
            <w:pPr>
              <w:pStyle w:val="EngHangEnd"/>
            </w:pPr>
            <w:r>
              <w:t xml:space="preserve">From now until the </w:t>
            </w:r>
            <w:commentRangeStart w:id="1110"/>
            <w:r>
              <w:t>ages of ages</w:t>
            </w:r>
            <w:commentRangeEnd w:id="1110"/>
            <w:r>
              <w:rPr>
                <w:rStyle w:val="CommentReference"/>
              </w:rPr>
              <w:commentReference w:id="111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11" w:name="_Toc410196230"/>
      <w:bookmarkStart w:id="1112" w:name="_Toc410196472"/>
      <w:bookmarkStart w:id="1113" w:name="_Toc410196974"/>
      <w:r>
        <w:t>Lazarus Saturday</w:t>
      </w:r>
      <w:bookmarkEnd w:id="1111"/>
      <w:bookmarkEnd w:id="1112"/>
      <w:bookmarkEnd w:id="111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14"/>
            <w:r>
              <w:t>With glory befitting You</w:t>
            </w:r>
            <w:commentRangeEnd w:id="1114"/>
            <w:r>
              <w:rPr>
                <w:rStyle w:val="CommentReference"/>
              </w:rPr>
              <w:commentReference w:id="1114"/>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15" w:name="_Toc410196231"/>
      <w:bookmarkStart w:id="1116" w:name="_Toc410196473"/>
      <w:bookmarkStart w:id="1117" w:name="_Toc410196975"/>
      <w:r>
        <w:t>Palm Sunday</w:t>
      </w:r>
      <w:bookmarkEnd w:id="1115"/>
      <w:bookmarkEnd w:id="1116"/>
      <w:bookmarkEnd w:id="1117"/>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18"/>
            <w:r>
              <w:t>To the ages.</w:t>
            </w:r>
            <w:commentRangeEnd w:id="1118"/>
            <w:r>
              <w:rPr>
                <w:rStyle w:val="CommentReference"/>
              </w:rPr>
              <w:commentReference w:id="111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4"/>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5"/>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19"/>
            <w:r>
              <w:t xml:space="preserve">is </w:t>
            </w:r>
            <w:commentRangeEnd w:id="1119"/>
            <w:r>
              <w:rPr>
                <w:rStyle w:val="CommentReference"/>
              </w:rPr>
              <w:commentReference w:id="1119"/>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20"/>
            <w:r>
              <w:t xml:space="preserve">Offer </w:t>
            </w:r>
            <w:commentRangeEnd w:id="1120"/>
            <w:r>
              <w:rPr>
                <w:rStyle w:val="CommentReference"/>
              </w:rPr>
              <w:commentReference w:id="1120"/>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21"/>
            <w:r>
              <w:t>Kranion</w:t>
            </w:r>
            <w:commentRangeEnd w:id="1121"/>
            <w:r>
              <w:rPr>
                <w:rStyle w:val="CommentReference"/>
              </w:rPr>
              <w:commentReference w:id="1121"/>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22" w:name="_Toc410196232"/>
      <w:bookmarkStart w:id="1123" w:name="_Toc410196474"/>
      <w:bookmarkStart w:id="1124" w:name="_Toc410196976"/>
      <w:r>
        <w:t>Resurrection</w:t>
      </w:r>
      <w:bookmarkEnd w:id="1122"/>
      <w:bookmarkEnd w:id="1123"/>
      <w:bookmarkEnd w:id="112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25"/>
            <w:r>
              <w:t>Name</w:t>
            </w:r>
            <w:commentRangeEnd w:id="1125"/>
            <w:r>
              <w:rPr>
                <w:rStyle w:val="CommentReference"/>
              </w:rPr>
              <w:commentReference w:id="1125"/>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7"/>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26" w:name="_Toc410196233"/>
      <w:bookmarkStart w:id="1127" w:name="_Toc410196475"/>
      <w:bookmarkStart w:id="1128" w:name="_Toc410196977"/>
      <w:r>
        <w:t>Thomas Sunday</w:t>
      </w:r>
      <w:bookmarkEnd w:id="1126"/>
      <w:bookmarkEnd w:id="1127"/>
      <w:bookmarkEnd w:id="1128"/>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69"/>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0"/>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1"/>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2"/>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29"/>
            <w:r>
              <w:t xml:space="preserve">Jesus </w:t>
            </w:r>
            <w:commentRangeEnd w:id="1129"/>
            <w:r>
              <w:rPr>
                <w:rStyle w:val="CommentReference"/>
                <w:rFonts w:ascii="Times New Roman" w:hAnsi="Times New Roman"/>
              </w:rPr>
              <w:commentReference w:id="1129"/>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30" w:name="_Toc410196235"/>
      <w:bookmarkStart w:id="1131" w:name="_Toc410196477"/>
      <w:bookmarkStart w:id="1132" w:name="_Toc410196979"/>
      <w:r>
        <w:t>Ascension</w:t>
      </w:r>
      <w:bookmarkEnd w:id="1130"/>
      <w:bookmarkEnd w:id="1131"/>
      <w:bookmarkEnd w:id="113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3"/>
            <w:r>
              <w:t>Name</w:t>
            </w:r>
            <w:commentRangeEnd w:id="1133"/>
            <w:r>
              <w:rPr>
                <w:rStyle w:val="CommentReference"/>
              </w:rPr>
              <w:commentReference w:id="113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34"/>
            <w:r>
              <w:t>to Him</w:t>
            </w:r>
            <w:commentRangeEnd w:id="1134"/>
            <w:r>
              <w:rPr>
                <w:rStyle w:val="CommentReference"/>
              </w:rPr>
              <w:commentReference w:id="113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35"/>
            <w:r>
              <w:t>might</w:t>
            </w:r>
            <w:commentRangeEnd w:id="1135"/>
            <w:r>
              <w:rPr>
                <w:rStyle w:val="CommentReference"/>
              </w:rPr>
              <w:commentReference w:id="113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6"/>
            <w:r>
              <w:t xml:space="preserve">Jesus </w:t>
            </w:r>
            <w:commentRangeEnd w:id="1136"/>
            <w:r>
              <w:rPr>
                <w:rStyle w:val="CommentReference"/>
                <w:rFonts w:ascii="Times New Roman" w:hAnsi="Times New Roman"/>
              </w:rPr>
              <w:commentReference w:id="113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37"/>
            <w:r>
              <w:t>miracles</w:t>
            </w:r>
            <w:commentRangeEnd w:id="1137"/>
            <w:r>
              <w:rPr>
                <w:rStyle w:val="CommentReference"/>
              </w:rPr>
              <w:commentReference w:id="1137"/>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38" w:name="_Toc410196236"/>
      <w:bookmarkStart w:id="1139" w:name="_Toc410196478"/>
      <w:bookmarkStart w:id="1140" w:name="_Toc410196980"/>
      <w:r>
        <w:t>Pentecost</w:t>
      </w:r>
      <w:bookmarkEnd w:id="1138"/>
      <w:bookmarkEnd w:id="1139"/>
      <w:bookmarkEnd w:id="114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41"/>
            <w:r>
              <w:t>Name</w:t>
            </w:r>
            <w:commentRangeEnd w:id="1141"/>
            <w:r>
              <w:rPr>
                <w:rStyle w:val="CommentReference"/>
              </w:rPr>
              <w:commentReference w:id="114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2"/>
            <w:r>
              <w:t>to Him</w:t>
            </w:r>
            <w:commentRangeEnd w:id="1142"/>
            <w:r>
              <w:rPr>
                <w:rStyle w:val="CommentReference"/>
              </w:rPr>
              <w:commentReference w:id="114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3"/>
            <w:r>
              <w:t>might</w:t>
            </w:r>
            <w:commentRangeEnd w:id="1143"/>
            <w:r>
              <w:rPr>
                <w:rStyle w:val="CommentReference"/>
              </w:rPr>
              <w:commentReference w:id="114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44" w:name="_Toc410196981"/>
      <w:bookmarkStart w:id="1145" w:name="_Toc428340998"/>
      <w:r>
        <w:lastRenderedPageBreak/>
        <w:t>Hymns for Koiak</w:t>
      </w:r>
      <w:bookmarkEnd w:id="802"/>
      <w:bookmarkEnd w:id="803"/>
      <w:bookmarkEnd w:id="804"/>
      <w:bookmarkEnd w:id="1144"/>
      <w:bookmarkEnd w:id="1145"/>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552687" w:rsidRDefault="00552687">
      <w:pPr>
        <w:pStyle w:val="CommentText"/>
      </w:pPr>
      <w:r>
        <w:rPr>
          <w:rStyle w:val="CommentReference"/>
        </w:rPr>
        <w:annotationRef/>
      </w:r>
      <w:r>
        <w:t>Add notes where to insert Doxology of Prime… And Vespers Prase?</w:t>
      </w:r>
    </w:p>
  </w:comment>
  <w:comment w:id="51" w:author="Windows User" w:date="2015-07-22T08:43:00Z" w:initials="WU">
    <w:p w:rsidR="00552687" w:rsidRDefault="00552687">
      <w:pPr>
        <w:pStyle w:val="CommentText"/>
      </w:pPr>
      <w:r>
        <w:rPr>
          <w:rStyle w:val="CommentReference"/>
        </w:rPr>
        <w:annotationRef/>
      </w:r>
      <w:r>
        <w:t>replace</w:t>
      </w:r>
    </w:p>
  </w:comment>
  <w:comment w:id="54" w:author="Windows User" w:date="2015-07-21T21:45:00Z" w:initials="BS">
    <w:p w:rsidR="00552687" w:rsidRDefault="00552687">
      <w:pPr>
        <w:pStyle w:val="CommentText"/>
      </w:pPr>
      <w:r>
        <w:rPr>
          <w:rStyle w:val="CommentReference"/>
        </w:rPr>
        <w:annotationRef/>
      </w:r>
      <w:r>
        <w:t>protopresbyters?</w:t>
      </w:r>
    </w:p>
  </w:comment>
  <w:comment w:id="55" w:author="Windows User" w:date="2015-07-21T21:47:00Z" w:initials="BS">
    <w:p w:rsidR="00552687" w:rsidRDefault="00552687">
      <w:pPr>
        <w:pStyle w:val="CommentText"/>
      </w:pPr>
      <w:r>
        <w:rPr>
          <w:rStyle w:val="CommentReference"/>
        </w:rPr>
        <w:annotationRef/>
      </w:r>
      <w:r>
        <w:t>those who?</w:t>
      </w:r>
    </w:p>
  </w:comment>
  <w:comment w:id="56" w:author="Windows User" w:date="2015-07-21T21:50:00Z" w:initials="BS">
    <w:p w:rsidR="00552687" w:rsidRDefault="00552687">
      <w:pPr>
        <w:pStyle w:val="CommentText"/>
      </w:pPr>
      <w:r>
        <w:rPr>
          <w:rStyle w:val="CommentReference"/>
        </w:rPr>
        <w:annotationRef/>
      </w:r>
      <w:r>
        <w:t>Yourself?</w:t>
      </w:r>
    </w:p>
  </w:comment>
  <w:comment w:id="58" w:author="Windows User" w:date="2015-07-21T21:54:00Z" w:initials="BS">
    <w:p w:rsidR="00552687" w:rsidRDefault="00552687">
      <w:pPr>
        <w:pStyle w:val="CommentText"/>
      </w:pPr>
      <w:r>
        <w:rPr>
          <w:rStyle w:val="CommentReference"/>
        </w:rPr>
        <w:annotationRef/>
      </w:r>
      <w:r>
        <w:t>You are blessed?</w:t>
      </w:r>
    </w:p>
  </w:comment>
  <w:comment w:id="61" w:author="Windows User" w:date="2015-07-21T21:18:00Z" w:initials="WU">
    <w:p w:rsidR="00552687" w:rsidRDefault="00552687">
      <w:pPr>
        <w:pStyle w:val="CommentText"/>
      </w:pPr>
      <w:r>
        <w:rPr>
          <w:rStyle w:val="CommentReference"/>
        </w:rPr>
        <w:annotationRef/>
      </w:r>
      <w:r>
        <w:t>Very? Right?</w:t>
      </w:r>
    </w:p>
  </w:comment>
  <w:comment w:id="62" w:author="Windows User" w:date="2015-07-21T21:26:00Z" w:initials="WU">
    <w:p w:rsidR="00552687" w:rsidRDefault="00552687">
      <w:pPr>
        <w:pStyle w:val="CommentText"/>
      </w:pPr>
      <w:r>
        <w:rPr>
          <w:rStyle w:val="CommentReference"/>
        </w:rPr>
        <w:annotationRef/>
      </w:r>
      <w:r>
        <w:t>Funny just to have declared here with nothing else.</w:t>
      </w:r>
    </w:p>
  </w:comment>
  <w:comment w:id="63" w:author="Windows User" w:date="2015-07-21T21:26:00Z" w:initials="WU">
    <w:p w:rsidR="00552687" w:rsidRDefault="00552687">
      <w:pPr>
        <w:pStyle w:val="CommentText"/>
      </w:pPr>
      <w:r>
        <w:rPr>
          <w:rStyle w:val="CommentReference"/>
        </w:rPr>
        <w:annotationRef/>
      </w:r>
      <w:r>
        <w:t>Good News or Glad Tidings?</w:t>
      </w:r>
    </w:p>
  </w:comment>
  <w:comment w:id="64" w:author="Windows User" w:date="2015-07-22T08:40:00Z" w:initials="WU">
    <w:p w:rsidR="00552687" w:rsidRDefault="00552687">
      <w:pPr>
        <w:pStyle w:val="CommentText"/>
      </w:pPr>
      <w:r>
        <w:rPr>
          <w:rStyle w:val="CommentReference"/>
        </w:rPr>
        <w:annotationRef/>
      </w:r>
      <w:r>
        <w:t>Which is it? Advocate or watch over us?</w:t>
      </w:r>
    </w:p>
  </w:comment>
  <w:comment w:id="65" w:author="Windows User" w:date="2015-07-22T08:40:00Z" w:initials="WU">
    <w:p w:rsidR="00552687" w:rsidRDefault="00552687">
      <w:pPr>
        <w:pStyle w:val="CommentText"/>
      </w:pPr>
      <w:r>
        <w:rPr>
          <w:rStyle w:val="CommentReference"/>
        </w:rPr>
        <w:annotationRef/>
      </w:r>
      <w:r>
        <w:t>Coptic doesn’t seem to have “Mary”</w:t>
      </w:r>
    </w:p>
  </w:comment>
  <w:comment w:id="66" w:author="Windows User" w:date="2015-07-21T21:59:00Z" w:initials="BS">
    <w:p w:rsidR="00552687" w:rsidRDefault="00552687">
      <w:pPr>
        <w:pStyle w:val="CommentText"/>
      </w:pPr>
      <w:r>
        <w:rPr>
          <w:rStyle w:val="CommentReference"/>
        </w:rPr>
        <w:annotationRef/>
      </w:r>
      <w:r>
        <w:t>Coptic</w:t>
      </w:r>
    </w:p>
  </w:comment>
  <w:comment w:id="67" w:author="Windows User" w:date="2015-07-22T08:46:00Z" w:initials="WU">
    <w:p w:rsidR="00552687" w:rsidRDefault="00552687">
      <w:pPr>
        <w:pStyle w:val="CommentText"/>
      </w:pPr>
      <w:r>
        <w:rPr>
          <w:rStyle w:val="CommentReference"/>
        </w:rPr>
        <w:annotationRef/>
      </w:r>
      <w:r>
        <w:t>Add footnote of what this is</w:t>
      </w:r>
    </w:p>
  </w:comment>
  <w:comment w:id="68" w:author="Windows User" w:date="2015-07-21T22:00:00Z" w:initials="BS">
    <w:p w:rsidR="00552687" w:rsidRDefault="00552687">
      <w:pPr>
        <w:pStyle w:val="CommentText"/>
      </w:pPr>
      <w:r>
        <w:rPr>
          <w:rStyle w:val="CommentReference"/>
        </w:rPr>
        <w:annotationRef/>
      </w:r>
      <w:r>
        <w:rPr>
          <w:rStyle w:val="CommentReference"/>
        </w:rPr>
        <w:t>Coptic</w:t>
      </w:r>
    </w:p>
  </w:comment>
  <w:comment w:id="69" w:author="Windows User" w:date="2015-07-21T22:11:00Z" w:initials="BS">
    <w:p w:rsidR="00552687" w:rsidRDefault="00552687">
      <w:pPr>
        <w:pStyle w:val="CommentText"/>
      </w:pPr>
      <w:r>
        <w:rPr>
          <w:rStyle w:val="CommentReference"/>
        </w:rPr>
        <w:annotationRef/>
      </w:r>
      <w:r>
        <w:t>theotokos?</w:t>
      </w:r>
    </w:p>
  </w:comment>
  <w:comment w:id="93" w:author="Windows User" w:date="2015-02-18T13:02:00Z" w:initials="WU">
    <w:p w:rsidR="00552687" w:rsidRDefault="00552687">
      <w:pPr>
        <w:pStyle w:val="CommentText"/>
      </w:pPr>
      <w:r>
        <w:rPr>
          <w:rStyle w:val="CommentReference"/>
        </w:rPr>
        <w:annotationRef/>
      </w:r>
      <w:r>
        <w:t>Should Glory be be here?</w:t>
      </w:r>
    </w:p>
  </w:comment>
  <w:comment w:id="97" w:author="Windows User" w:date="2015-02-08T19:42:00Z" w:initials="WU">
    <w:p w:rsidR="00552687" w:rsidRDefault="00552687">
      <w:pPr>
        <w:pStyle w:val="CommentText"/>
      </w:pPr>
      <w:r>
        <w:rPr>
          <w:rStyle w:val="CommentReference"/>
        </w:rPr>
        <w:annotationRef/>
      </w:r>
      <w:r>
        <w:t>Any argument for "Rise  up"  rather than arise?"</w:t>
      </w:r>
    </w:p>
  </w:comment>
  <w:comment w:id="98" w:author="Windows User" w:date="2015-02-08T19:42:00Z" w:initials="WU">
    <w:p w:rsidR="00552687" w:rsidRDefault="00552687">
      <w:pPr>
        <w:pStyle w:val="CommentText"/>
      </w:pPr>
      <w:r>
        <w:rPr>
          <w:rStyle w:val="CommentReference"/>
        </w:rPr>
        <w:annotationRef/>
      </w:r>
      <w:r>
        <w:t>flesh or body?</w:t>
      </w:r>
    </w:p>
  </w:comment>
  <w:comment w:id="99" w:author="Windows User" w:date="2015-02-08T19:42:00Z" w:initials="WU">
    <w:p w:rsidR="00552687" w:rsidRDefault="00552687">
      <w:pPr>
        <w:pStyle w:val="CommentText"/>
      </w:pPr>
      <w:r>
        <w:rPr>
          <w:rStyle w:val="CommentReference"/>
        </w:rPr>
        <w:annotationRef/>
      </w:r>
      <w:r>
        <w:t>Send up, or ascribe?</w:t>
      </w:r>
    </w:p>
  </w:comment>
  <w:comment w:id="100" w:author="Windows User" w:date="2015-02-08T19:42:00Z" w:initials="WU">
    <w:p w:rsidR="00552687" w:rsidRDefault="00552687">
      <w:pPr>
        <w:pStyle w:val="CommentText"/>
      </w:pPr>
      <w:r>
        <w:rPr>
          <w:rStyle w:val="CommentReference"/>
        </w:rPr>
        <w:annotationRef/>
      </w:r>
      <w:r>
        <w:t>doxology or glorification?</w:t>
      </w:r>
    </w:p>
  </w:comment>
  <w:comment w:id="101" w:author="Windows User" w:date="2015-02-08T19:42:00Z" w:initials="WU">
    <w:p w:rsidR="00552687" w:rsidRDefault="00552687">
      <w:pPr>
        <w:pStyle w:val="CommentText"/>
      </w:pPr>
      <w:r>
        <w:rPr>
          <w:rStyle w:val="CommentReference"/>
        </w:rPr>
        <w:annotationRef/>
      </w:r>
      <w:r>
        <w:t>"Glory to you" or "Glory be to you"?</w:t>
      </w:r>
    </w:p>
  </w:comment>
  <w:comment w:id="102" w:author="Windows User" w:date="2015-02-08T19:42:00Z" w:initials="WU">
    <w:p w:rsidR="00552687" w:rsidRDefault="00552687">
      <w:pPr>
        <w:pStyle w:val="CommentText"/>
      </w:pPr>
      <w:r>
        <w:rPr>
          <w:rStyle w:val="CommentReference"/>
        </w:rPr>
        <w:annotationRef/>
      </w:r>
      <w:r>
        <w:t>You?</w:t>
      </w:r>
    </w:p>
  </w:comment>
  <w:comment w:id="103" w:author="Windows User" w:date="2015-02-08T19:42:00Z" w:initials="WU">
    <w:p w:rsidR="00552687" w:rsidRDefault="00552687">
      <w:pPr>
        <w:pStyle w:val="CommentText"/>
      </w:pPr>
      <w:r>
        <w:rPr>
          <w:rStyle w:val="CommentReference"/>
        </w:rPr>
        <w:annotationRef/>
      </w:r>
      <w:r>
        <w:t>To the Sanctuary or O you saints???</w:t>
      </w:r>
    </w:p>
  </w:comment>
  <w:comment w:id="104" w:author="Windows User" w:date="2015-02-08T19:42:00Z" w:initials="WU">
    <w:p w:rsidR="00552687" w:rsidRDefault="00552687">
      <w:pPr>
        <w:pStyle w:val="CommentText"/>
      </w:pPr>
      <w:r>
        <w:rPr>
          <w:rStyle w:val="CommentReference"/>
        </w:rPr>
        <w:annotationRef/>
      </w:r>
      <w:r>
        <w:t>from sounds more natural than out of. Any compelling reason to keep?</w:t>
      </w:r>
    </w:p>
  </w:comment>
  <w:comment w:id="105" w:author="Windows User" w:date="2015-02-08T19:42:00Z" w:initials="WU">
    <w:p w:rsidR="00552687" w:rsidRDefault="00552687">
      <w:pPr>
        <w:pStyle w:val="CommentText"/>
      </w:pPr>
      <w:r>
        <w:rPr>
          <w:rStyle w:val="CommentReference"/>
        </w:rPr>
        <w:annotationRef/>
      </w:r>
      <w:r>
        <w:t>supplication or cry?</w:t>
      </w:r>
    </w:p>
  </w:comment>
  <w:comment w:id="106" w:author="Windows User" w:date="2015-02-08T19:42:00Z" w:initials="WU">
    <w:p w:rsidR="00552687" w:rsidRDefault="00552687">
      <w:pPr>
        <w:pStyle w:val="CommentText"/>
      </w:pPr>
      <w:r>
        <w:rPr>
          <w:rStyle w:val="CommentReference"/>
        </w:rPr>
        <w:annotationRef/>
      </w:r>
      <w:r>
        <w:t>petition or supplication? supplication sounds much better.</w:t>
      </w:r>
    </w:p>
  </w:comment>
  <w:comment w:id="107" w:author="Windows User" w:date="2015-02-08T19:42:00Z" w:initials="WU">
    <w:p w:rsidR="00552687" w:rsidRDefault="00552687">
      <w:pPr>
        <w:pStyle w:val="CommentText"/>
      </w:pPr>
      <w:r>
        <w:rPr>
          <w:rStyle w:val="CommentReference"/>
        </w:rPr>
        <w:annotationRef/>
      </w:r>
      <w:r>
        <w:t>revive or deliver?</w:t>
      </w:r>
    </w:p>
  </w:comment>
  <w:comment w:id="108" w:author="Windows User" w:date="2015-02-08T19:42:00Z" w:initials="WU">
    <w:p w:rsidR="00552687" w:rsidRDefault="00552687">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552687" w:rsidRDefault="00552687">
      <w:pPr>
        <w:pStyle w:val="CommentText"/>
      </w:pPr>
      <w:r>
        <w:rPr>
          <w:rStyle w:val="CommentReference"/>
        </w:rPr>
        <w:annotationRef/>
      </w:r>
      <w:r>
        <w:t>blessing or praise?</w:t>
      </w:r>
    </w:p>
  </w:comment>
  <w:comment w:id="110" w:author="Windows User" w:date="2015-02-08T19:42:00Z" w:initials="WU">
    <w:p w:rsidR="00552687" w:rsidRDefault="00552687">
      <w:pPr>
        <w:pStyle w:val="CommentText"/>
      </w:pPr>
      <w:r>
        <w:rPr>
          <w:rStyle w:val="CommentReference"/>
        </w:rPr>
        <w:annotationRef/>
      </w:r>
      <w:r>
        <w:t>respond with? respond to? speak of?</w:t>
      </w:r>
    </w:p>
  </w:comment>
  <w:comment w:id="111" w:author="Windows User" w:date="2015-02-08T19:42:00Z" w:initials="WU">
    <w:p w:rsidR="00552687" w:rsidRDefault="00552687">
      <w:pPr>
        <w:pStyle w:val="CommentText"/>
      </w:pPr>
      <w:r>
        <w:rPr>
          <w:rStyle w:val="CommentReference"/>
        </w:rPr>
        <w:annotationRef/>
      </w:r>
      <w:r>
        <w:t>rightous, true, or truth?</w:t>
      </w:r>
    </w:p>
  </w:comment>
  <w:comment w:id="112" w:author="Windows User" w:date="2015-02-08T19:42:00Z" w:initials="WU">
    <w:p w:rsidR="00552687" w:rsidRDefault="00552687">
      <w:pPr>
        <w:pStyle w:val="CommentText"/>
      </w:pPr>
      <w:r>
        <w:rPr>
          <w:rStyle w:val="CommentReference"/>
        </w:rPr>
        <w:annotationRef/>
      </w:r>
      <w:r>
        <w:t>meditation, or delight?</w:t>
      </w:r>
    </w:p>
  </w:comment>
  <w:comment w:id="113" w:author="Windows User" w:date="2015-02-08T19:42:00Z" w:initials="WU">
    <w:p w:rsidR="00552687" w:rsidRDefault="00552687">
      <w:pPr>
        <w:pStyle w:val="CommentText"/>
      </w:pPr>
      <w:r>
        <w:rPr>
          <w:rStyle w:val="CommentReference"/>
        </w:rPr>
        <w:annotationRef/>
      </w:r>
      <w:r>
        <w:t>forever or always?</w:t>
      </w:r>
    </w:p>
  </w:comment>
  <w:comment w:id="114" w:author="Windows User" w:date="2015-02-08T19:42:00Z" w:initials="WU">
    <w:p w:rsidR="00552687" w:rsidRDefault="00552687">
      <w:pPr>
        <w:pStyle w:val="CommentText"/>
      </w:pPr>
      <w:r>
        <w:rPr>
          <w:rStyle w:val="CommentReference"/>
        </w:rPr>
        <w:annotationRef/>
      </w:r>
      <w:r>
        <w:t>and forever?</w:t>
      </w:r>
    </w:p>
  </w:comment>
  <w:comment w:id="115" w:author="Windows User" w:date="2015-02-08T19:42:00Z" w:initials="WU">
    <w:p w:rsidR="00552687" w:rsidRDefault="00552687">
      <w:pPr>
        <w:pStyle w:val="CommentText"/>
      </w:pPr>
      <w:r>
        <w:rPr>
          <w:rStyle w:val="CommentReference"/>
        </w:rPr>
        <w:annotationRef/>
      </w:r>
      <w:r>
        <w:t>be?</w:t>
      </w:r>
    </w:p>
  </w:comment>
  <w:comment w:id="116" w:author="Windows User" w:date="2015-02-08T19:42:00Z" w:initials="WU">
    <w:p w:rsidR="00552687" w:rsidRDefault="00552687">
      <w:pPr>
        <w:pStyle w:val="CommentText"/>
      </w:pPr>
      <w:r>
        <w:rPr>
          <w:rStyle w:val="CommentReference"/>
        </w:rPr>
        <w:annotationRef/>
      </w:r>
      <w:r>
        <w:t>be?</w:t>
      </w:r>
    </w:p>
  </w:comment>
  <w:comment w:id="117" w:author="Windows User" w:date="2015-02-08T19:42:00Z" w:initials="WU">
    <w:p w:rsidR="00552687" w:rsidRDefault="00552687">
      <w:pPr>
        <w:pStyle w:val="CommentText"/>
      </w:pPr>
      <w:r>
        <w:rPr>
          <w:rStyle w:val="CommentReference"/>
        </w:rPr>
        <w:annotationRef/>
      </w:r>
      <w:r>
        <w:t>is the insertion of "one" after "begotten" needed in english?</w:t>
      </w:r>
    </w:p>
  </w:comment>
  <w:comment w:id="118" w:author="Windows User" w:date="2015-02-08T19:42:00Z" w:initials="WU">
    <w:p w:rsidR="00552687" w:rsidRDefault="00552687">
      <w:pPr>
        <w:pStyle w:val="CommentText"/>
      </w:pPr>
      <w:r>
        <w:rPr>
          <w:rStyle w:val="CommentReference"/>
        </w:rPr>
        <w:annotationRef/>
      </w:r>
      <w:r>
        <w:t>utter or declare?</w:t>
      </w:r>
    </w:p>
  </w:comment>
  <w:comment w:id="125" w:author="Windows User" w:date="2015-02-08T19:56:00Z" w:initials="BS">
    <w:p w:rsidR="00552687" w:rsidRDefault="00552687">
      <w:pPr>
        <w:pStyle w:val="CommentText"/>
      </w:pPr>
      <w:r>
        <w:rPr>
          <w:rStyle w:val="CommentReference"/>
        </w:rPr>
        <w:annotationRef/>
      </w:r>
      <w:r>
        <w:t>look at? look upon? regard?</w:t>
      </w:r>
    </w:p>
  </w:comment>
  <w:comment w:id="126" w:author="Windows User" w:date="2015-02-08T19:53:00Z" w:initials="BS">
    <w:p w:rsidR="00552687" w:rsidRDefault="00552687">
      <w:pPr>
        <w:pStyle w:val="CommentText"/>
      </w:pPr>
      <w:r>
        <w:rPr>
          <w:rStyle w:val="CommentReference"/>
        </w:rPr>
        <w:annotationRef/>
      </w:r>
      <w:r>
        <w:t>no one?</w:t>
      </w:r>
    </w:p>
  </w:comment>
  <w:comment w:id="127" w:author="Windows User" w:date="2015-02-08T19:53:00Z" w:initials="BS">
    <w:p w:rsidR="00552687" w:rsidRDefault="00552687">
      <w:pPr>
        <w:pStyle w:val="CommentText"/>
      </w:pPr>
      <w:r>
        <w:rPr>
          <w:rStyle w:val="CommentReference"/>
        </w:rPr>
        <w:annotationRef/>
      </w:r>
      <w:r>
        <w:t>in?</w:t>
      </w:r>
    </w:p>
    <w:p w:rsidR="00552687" w:rsidRDefault="00552687">
      <w:pPr>
        <w:pStyle w:val="CommentText"/>
      </w:pPr>
    </w:p>
  </w:comment>
  <w:comment w:id="128" w:author="Windows User" w:date="2015-02-08T19:53:00Z" w:initials="BS">
    <w:p w:rsidR="00552687" w:rsidRDefault="00552687">
      <w:pPr>
        <w:pStyle w:val="CommentText"/>
      </w:pPr>
      <w:r>
        <w:rPr>
          <w:rStyle w:val="CommentReference"/>
        </w:rPr>
        <w:annotationRef/>
      </w:r>
      <w:r>
        <w:t>before?</w:t>
      </w:r>
    </w:p>
  </w:comment>
  <w:comment w:id="129" w:author="Windows User" w:date="2015-02-08T19:53:00Z" w:initials="BS">
    <w:p w:rsidR="00552687" w:rsidRDefault="00552687">
      <w:pPr>
        <w:pStyle w:val="CommentText"/>
      </w:pPr>
      <w:r>
        <w:rPr>
          <w:rStyle w:val="CommentReference"/>
        </w:rPr>
        <w:annotationRef/>
      </w:r>
      <w:r>
        <w:t>joy entered into the whole world doesn't mean much...</w:t>
      </w:r>
    </w:p>
  </w:comment>
  <w:comment w:id="130" w:author="Windows User" w:date="2015-02-08T19:53:00Z" w:initials="BS">
    <w:p w:rsidR="00552687" w:rsidRDefault="00552687">
      <w:pPr>
        <w:pStyle w:val="CommentText"/>
      </w:pPr>
      <w:r>
        <w:rPr>
          <w:rStyle w:val="CommentReference"/>
        </w:rPr>
        <w:annotationRef/>
      </w:r>
      <w:r>
        <w:t>? any better way to express that's more accurate while meaning something?</w:t>
      </w:r>
    </w:p>
  </w:comment>
  <w:comment w:id="131" w:author="Windows User" w:date="2015-02-08T19:53:00Z" w:initials="BS">
    <w:p w:rsidR="00552687" w:rsidRDefault="00552687">
      <w:pPr>
        <w:pStyle w:val="CommentText"/>
      </w:pPr>
      <w:r>
        <w:rPr>
          <w:rStyle w:val="CommentReference"/>
        </w:rPr>
        <w:annotationRef/>
      </w:r>
      <w:r>
        <w:t>sealed as in ever virgin... or more like hidden?</w:t>
      </w:r>
    </w:p>
  </w:comment>
  <w:comment w:id="132" w:author="Windows User" w:date="2015-02-08T19:53:00Z" w:initials="BS">
    <w:p w:rsidR="00552687" w:rsidRDefault="00552687">
      <w:pPr>
        <w:pStyle w:val="CommentText"/>
      </w:pPr>
      <w:r>
        <w:rPr>
          <w:rStyle w:val="CommentReference"/>
        </w:rPr>
        <w:annotationRef/>
      </w:r>
      <w:r>
        <w:t>fragrant ointment? ointment? Incense and ointment with weeping and mourning?</w:t>
      </w:r>
    </w:p>
  </w:comment>
  <w:comment w:id="133" w:author="Windows User" w:date="2015-02-08T19:53:00Z" w:initials="BS">
    <w:p w:rsidR="00552687" w:rsidRDefault="00552687">
      <w:pPr>
        <w:pStyle w:val="CommentText"/>
      </w:pPr>
      <w:r>
        <w:rPr>
          <w:rStyle w:val="CommentReference"/>
        </w:rPr>
        <w:annotationRef/>
      </w:r>
      <w:r>
        <w:t>spices or ointment</w:t>
      </w:r>
    </w:p>
  </w:comment>
  <w:comment w:id="134" w:author="Windows User" w:date="2015-02-08T19:53:00Z" w:initials="BS">
    <w:p w:rsidR="00552687" w:rsidRDefault="00552687">
      <w:pPr>
        <w:pStyle w:val="CommentText"/>
      </w:pPr>
      <w:r>
        <w:rPr>
          <w:rStyle w:val="CommentReference"/>
        </w:rPr>
        <w:annotationRef/>
      </w:r>
      <w:r>
        <w:t>Is risen or has risen?</w:t>
      </w:r>
    </w:p>
  </w:comment>
  <w:comment w:id="135" w:author="Windows User" w:date="2015-02-08T19:53:00Z" w:initials="BS">
    <w:p w:rsidR="00552687" w:rsidRDefault="00552687">
      <w:pPr>
        <w:pStyle w:val="CommentText"/>
      </w:pPr>
      <w:r>
        <w:rPr>
          <w:rStyle w:val="CommentReference"/>
        </w:rPr>
        <w:annotationRef/>
      </w:r>
      <w:r>
        <w:t>need a consistent policy for what to capitalize!</w:t>
      </w:r>
    </w:p>
  </w:comment>
  <w:comment w:id="136" w:author="Windows User" w:date="2015-02-08T19:53:00Z" w:initials="BS">
    <w:p w:rsidR="00552687" w:rsidRDefault="00552687">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552687" w:rsidRDefault="00552687">
      <w:pPr>
        <w:pStyle w:val="CommentText"/>
      </w:pPr>
      <w:r>
        <w:rPr>
          <w:rStyle w:val="CommentReference"/>
        </w:rPr>
        <w:annotationRef/>
      </w:r>
      <w:r>
        <w:t xml:space="preserve">decay? </w:t>
      </w:r>
    </w:p>
  </w:comment>
  <w:comment w:id="138" w:author="Windows User" w:date="2015-02-08T19:57:00Z" w:initials="WU">
    <w:p w:rsidR="00552687" w:rsidRDefault="00552687">
      <w:pPr>
        <w:pStyle w:val="CommentText"/>
      </w:pPr>
      <w:r>
        <w:rPr>
          <w:rStyle w:val="CommentReference"/>
        </w:rPr>
        <w:annotationRef/>
      </w:r>
      <w:r>
        <w:t>LXX has glorify him, not prepare Him an habitation</w:t>
      </w:r>
    </w:p>
  </w:comment>
  <w:comment w:id="139" w:author="Windows User" w:date="2015-02-08T19:57:00Z" w:initials="WU">
    <w:p w:rsidR="00552687" w:rsidRDefault="00552687">
      <w:pPr>
        <w:pStyle w:val="CommentText"/>
      </w:pPr>
      <w:r>
        <w:rPr>
          <w:rStyle w:val="CommentReference"/>
        </w:rPr>
        <w:annotationRef/>
      </w:r>
      <w:r>
        <w:t>or when he brings wars to naught. NETS has shatters</w:t>
      </w:r>
    </w:p>
  </w:comment>
  <w:comment w:id="140" w:author="Windows User" w:date="2015-02-08T19:57:00Z" w:initials="WU">
    <w:p w:rsidR="00552687" w:rsidRDefault="00552687">
      <w:pPr>
        <w:pStyle w:val="CommentText"/>
      </w:pPr>
      <w:r>
        <w:rPr>
          <w:rStyle w:val="CommentReference"/>
        </w:rPr>
        <w:annotationRef/>
      </w:r>
      <w:r>
        <w:t>literally choice mounted captains?</w:t>
      </w:r>
    </w:p>
  </w:comment>
  <w:comment w:id="141" w:author="Windows User" w:date="2015-02-08T19:57:00Z" w:initials="WU">
    <w:p w:rsidR="00552687" w:rsidRDefault="00552687">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552687" w:rsidRDefault="00552687">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552687" w:rsidRDefault="00552687">
      <w:pPr>
        <w:pStyle w:val="CommentText"/>
      </w:pPr>
      <w:r>
        <w:rPr>
          <w:rStyle w:val="CommentReference"/>
        </w:rPr>
        <w:annotationRef/>
      </w:r>
      <w:r>
        <w:t>crushed or destroyed?</w:t>
      </w:r>
    </w:p>
  </w:comment>
  <w:comment w:id="144" w:author="Windows User" w:date="2015-02-08T19:57:00Z" w:initials="WU">
    <w:p w:rsidR="00552687" w:rsidRDefault="00552687">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552687" w:rsidRDefault="00552687">
      <w:pPr>
        <w:pStyle w:val="CommentText"/>
      </w:pPr>
      <w:r>
        <w:rPr>
          <w:rStyle w:val="CommentReference"/>
        </w:rPr>
        <w:annotationRef/>
      </w:r>
      <w:r>
        <w:t>your enemies or our enemies?</w:t>
      </w:r>
    </w:p>
  </w:comment>
  <w:comment w:id="146" w:author="Windows User" w:date="2015-02-08T19:57:00Z" w:initials="WU">
    <w:p w:rsidR="00552687" w:rsidRDefault="00552687">
      <w:pPr>
        <w:pStyle w:val="CommentText"/>
      </w:pPr>
      <w:r>
        <w:rPr>
          <w:rStyle w:val="CommentReference"/>
        </w:rPr>
        <w:annotationRef/>
      </w:r>
      <w:r>
        <w:t>sent or sent forth?</w:t>
      </w:r>
    </w:p>
  </w:comment>
  <w:comment w:id="147" w:author="Windows User" w:date="2015-02-08T19:57:00Z" w:initials="WU">
    <w:p w:rsidR="00552687" w:rsidRDefault="00552687">
      <w:pPr>
        <w:pStyle w:val="CommentText"/>
      </w:pPr>
      <w:r>
        <w:rPr>
          <w:rStyle w:val="CommentReference"/>
        </w:rPr>
        <w:annotationRef/>
      </w:r>
      <w:r>
        <w:t>or saints? ft note?</w:t>
      </w:r>
    </w:p>
  </w:comment>
  <w:comment w:id="148" w:author="Windows User" w:date="2015-02-08T19:57:00Z" w:initials="WU">
    <w:p w:rsidR="00552687" w:rsidRDefault="00552687">
      <w:pPr>
        <w:pStyle w:val="CommentText"/>
      </w:pPr>
      <w:r>
        <w:rPr>
          <w:rStyle w:val="CommentReference"/>
        </w:rPr>
        <w:annotationRef/>
      </w:r>
      <w:r>
        <w:t>glories? glorious deeds? or in glory?</w:t>
      </w:r>
    </w:p>
  </w:comment>
  <w:comment w:id="149" w:author="Windows User" w:date="2015-02-08T19:57:00Z" w:initials="WU">
    <w:p w:rsidR="00552687" w:rsidRDefault="00552687">
      <w:pPr>
        <w:pStyle w:val="CommentText"/>
      </w:pPr>
      <w:r>
        <w:rPr>
          <w:rStyle w:val="CommentReference"/>
        </w:rPr>
        <w:annotationRef/>
      </w:r>
      <w:r>
        <w:t>redeemed? or chose?</w:t>
      </w:r>
    </w:p>
  </w:comment>
  <w:comment w:id="150" w:author="Windows User" w:date="2015-02-08T19:57:00Z" w:initials="WU">
    <w:p w:rsidR="00552687" w:rsidRDefault="00552687">
      <w:pPr>
        <w:pStyle w:val="CommentText"/>
      </w:pPr>
      <w:r>
        <w:rPr>
          <w:rStyle w:val="CommentReference"/>
        </w:rPr>
        <w:annotationRef/>
      </w:r>
      <w:r>
        <w:t>abode? habitation? resting place?</w:t>
      </w:r>
    </w:p>
  </w:comment>
  <w:comment w:id="151" w:author="Windows User" w:date="2015-02-08T19:57:00Z" w:initials="WU">
    <w:p w:rsidR="00552687" w:rsidRDefault="00552687">
      <w:pPr>
        <w:pStyle w:val="CommentText"/>
      </w:pPr>
      <w:r>
        <w:rPr>
          <w:rStyle w:val="CommentReference"/>
        </w:rPr>
        <w:annotationRef/>
      </w:r>
      <w:r>
        <w:t>Nets has pangs.</w:t>
      </w:r>
    </w:p>
  </w:comment>
  <w:comment w:id="152" w:author="Windows User" w:date="2015-02-08T19:57:00Z" w:initials="WU">
    <w:p w:rsidR="00552687" w:rsidRDefault="00552687">
      <w:pPr>
        <w:pStyle w:val="CommentText"/>
      </w:pPr>
      <w:r>
        <w:rPr>
          <w:rStyle w:val="CommentReference"/>
        </w:rPr>
        <w:annotationRef/>
      </w:r>
      <w:r>
        <w:t>Nets has tense change here rather than start of next vs. Brenton too.</w:t>
      </w:r>
    </w:p>
  </w:comment>
  <w:comment w:id="153" w:author="Windows User" w:date="2015-02-08T19:57:00Z" w:initials="WU">
    <w:p w:rsidR="00552687" w:rsidRDefault="00552687">
      <w:pPr>
        <w:pStyle w:val="CommentText"/>
      </w:pPr>
      <w:r>
        <w:rPr>
          <w:rStyle w:val="CommentReference"/>
        </w:rPr>
        <w:annotationRef/>
      </w:r>
      <w:r>
        <w:t xml:space="preserve">reign? king? reign as king? tense? shall reign? </w:t>
      </w:r>
    </w:p>
  </w:comment>
  <w:comment w:id="154" w:author="Windows User" w:date="2015-02-08T19:57:00Z" w:initials="WU">
    <w:p w:rsidR="00552687" w:rsidRDefault="00552687">
      <w:pPr>
        <w:pStyle w:val="CommentText"/>
      </w:pPr>
      <w:r>
        <w:rPr>
          <w:rStyle w:val="CommentReference"/>
        </w:rPr>
        <w:annotationRef/>
      </w:r>
      <w:r>
        <w:t>What does the Coptic say? Is it something like this?</w:t>
      </w:r>
    </w:p>
  </w:comment>
  <w:comment w:id="155" w:author="Windows User" w:date="2015-02-08T19:57:00Z" w:initials="WU">
    <w:p w:rsidR="00552687" w:rsidRDefault="00552687">
      <w:pPr>
        <w:pStyle w:val="CommentText"/>
      </w:pPr>
      <w:r>
        <w:rPr>
          <w:rStyle w:val="CommentReference"/>
        </w:rPr>
        <w:annotationRef/>
      </w:r>
      <w:r>
        <w:t>For? or Since?</w:t>
      </w:r>
    </w:p>
  </w:comment>
  <w:comment w:id="156" w:author="Windows User" w:date="2015-02-08T19:57:00Z" w:initials="WU">
    <w:p w:rsidR="00552687" w:rsidRDefault="00552687">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552687" w:rsidRDefault="00552687">
      <w:pPr>
        <w:pStyle w:val="CommentText"/>
      </w:pPr>
      <w:r>
        <w:rPr>
          <w:rStyle w:val="CommentReference"/>
        </w:rPr>
        <w:annotationRef/>
      </w:r>
      <w:r>
        <w:t>The NETS phrasing seems to me the only way to reconcile the other translations.</w:t>
      </w:r>
    </w:p>
  </w:comment>
  <w:comment w:id="158" w:author="Windows User" w:date="2015-02-08T19:57:00Z" w:initials="WU">
    <w:p w:rsidR="00552687" w:rsidRDefault="00552687">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552687" w:rsidRDefault="00552687">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552687" w:rsidRDefault="00552687">
      <w:pPr>
        <w:pStyle w:val="CommentText"/>
      </w:pPr>
      <w:r>
        <w:rPr>
          <w:rStyle w:val="CommentReference"/>
        </w:rPr>
        <w:annotationRef/>
      </w:r>
      <w:r>
        <w:t>path or walkway?</w:t>
      </w:r>
    </w:p>
  </w:comment>
  <w:comment w:id="166" w:author="Brett Slote" w:date="2011-10-06T14:56:00Z" w:initials="BS">
    <w:p w:rsidR="00552687" w:rsidRDefault="00552687">
      <w:pPr>
        <w:pStyle w:val="CommentText"/>
      </w:pPr>
      <w:r>
        <w:rPr>
          <w:rStyle w:val="CommentReference"/>
        </w:rPr>
        <w:annotationRef/>
      </w:r>
      <w:r>
        <w:t>needs : at least to indicate breaks in tune</w:t>
      </w:r>
    </w:p>
  </w:comment>
  <w:comment w:id="167" w:author="Windows User" w:date="2015-02-08T20:00:00Z" w:initials="WU">
    <w:p w:rsidR="00552687" w:rsidRDefault="00552687">
      <w:pPr>
        <w:pStyle w:val="CommentText"/>
      </w:pPr>
      <w:r>
        <w:rPr>
          <w:rStyle w:val="CommentReference"/>
        </w:rPr>
        <w:annotationRef/>
      </w:r>
      <w:r>
        <w:t>miraculous, or something closer to paradoxical but sounding good?</w:t>
      </w:r>
    </w:p>
  </w:comment>
  <w:comment w:id="168" w:author="Windows User" w:date="2015-02-08T20:00:00Z" w:initials="WU">
    <w:p w:rsidR="00552687" w:rsidRDefault="00552687">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552687" w:rsidRDefault="00552687">
      <w:pPr>
        <w:pStyle w:val="CommentText"/>
      </w:pPr>
      <w:r>
        <w:rPr>
          <w:rStyle w:val="CommentReference"/>
        </w:rPr>
        <w:annotationRef/>
      </w:r>
      <w:r>
        <w:t>praising or singing?</w:t>
      </w:r>
    </w:p>
  </w:comment>
  <w:comment w:id="170" w:author="Windows User" w:date="2015-02-08T20:00:00Z" w:initials="WU">
    <w:p w:rsidR="00552687" w:rsidRDefault="00552687">
      <w:pPr>
        <w:pStyle w:val="CommentText"/>
      </w:pPr>
      <w:r>
        <w:rPr>
          <w:rStyle w:val="CommentReference"/>
        </w:rPr>
        <w:annotationRef/>
      </w:r>
      <w:r>
        <w:t>I think this should be sing to</w:t>
      </w:r>
    </w:p>
  </w:comment>
  <w:comment w:id="178" w:author="Windows User" w:date="2015-02-08T20:06:00Z" w:initials="BS">
    <w:p w:rsidR="00552687" w:rsidRDefault="00552687">
      <w:pPr>
        <w:pStyle w:val="CommentText"/>
      </w:pPr>
      <w:r>
        <w:rPr>
          <w:rStyle w:val="CommentReference"/>
        </w:rPr>
        <w:annotationRef/>
      </w:r>
      <w:r>
        <w:t>both Brenton and NETS have "understanding"</w:t>
      </w:r>
    </w:p>
  </w:comment>
  <w:comment w:id="179" w:author="Windows User" w:date="2015-02-08T20:06:00Z" w:initials="BS">
    <w:p w:rsidR="00552687" w:rsidRDefault="00552687">
      <w:pPr>
        <w:pStyle w:val="CommentText"/>
      </w:pPr>
      <w:r>
        <w:rPr>
          <w:rStyle w:val="CommentReference"/>
        </w:rPr>
        <w:annotationRef/>
      </w:r>
      <w:r>
        <w:t>NETS just has made</w:t>
      </w:r>
    </w:p>
  </w:comment>
  <w:comment w:id="180" w:author="Windows User" w:date="2015-02-08T20:06:00Z" w:initials="BS">
    <w:p w:rsidR="00552687" w:rsidRDefault="00552687">
      <w:pPr>
        <w:pStyle w:val="CommentText"/>
      </w:pPr>
      <w:r>
        <w:rPr>
          <w:rStyle w:val="CommentReference"/>
        </w:rPr>
        <w:annotationRef/>
      </w:r>
      <w:r>
        <w:t>does Coptic have "alone"?</w:t>
      </w:r>
    </w:p>
  </w:comment>
  <w:comment w:id="181" w:author="Windows User" w:date="2015-02-08T20:06:00Z" w:initials="BS">
    <w:p w:rsidR="00552687" w:rsidRDefault="00552687">
      <w:pPr>
        <w:pStyle w:val="CommentText"/>
      </w:pPr>
      <w:r>
        <w:rPr>
          <w:rStyle w:val="CommentReference"/>
        </w:rPr>
        <w:annotationRef/>
      </w:r>
      <w:r>
        <w:t>NETS "have authority". Maybe 'govern' would fit connotations better than rule?</w:t>
      </w:r>
    </w:p>
  </w:comment>
  <w:comment w:id="182" w:author="Windows User" w:date="2015-02-08T20:06:00Z" w:initials="BS">
    <w:p w:rsidR="00552687" w:rsidRDefault="00552687">
      <w:pPr>
        <w:pStyle w:val="CommentText"/>
      </w:pPr>
      <w:r>
        <w:rPr>
          <w:rStyle w:val="CommentReference"/>
        </w:rPr>
        <w:annotationRef/>
      </w:r>
      <w:r>
        <w:t>NETS has 'raised'. Makes more sense?</w:t>
      </w:r>
    </w:p>
  </w:comment>
  <w:comment w:id="183" w:author="Windows User" w:date="2015-02-08T20:06:00Z" w:initials="BS">
    <w:p w:rsidR="00552687" w:rsidRDefault="00552687">
      <w:pPr>
        <w:pStyle w:val="CommentText"/>
      </w:pPr>
      <w:r>
        <w:rPr>
          <w:rStyle w:val="CommentReference"/>
        </w:rPr>
        <w:annotationRef/>
      </w:r>
      <w:r>
        <w:t>into?</w:t>
      </w:r>
    </w:p>
  </w:comment>
  <w:comment w:id="189" w:author="Windows User" w:date="2015-02-08T20:09:00Z" w:initials="BS">
    <w:p w:rsidR="00552687" w:rsidRDefault="00552687">
      <w:pPr>
        <w:pStyle w:val="CommentText"/>
      </w:pPr>
      <w:r>
        <w:rPr>
          <w:rStyle w:val="CommentReference"/>
        </w:rPr>
        <w:annotationRef/>
      </w:r>
      <w:r>
        <w:t>clearly the missing vs above belongs</w:t>
      </w:r>
    </w:p>
  </w:comment>
  <w:comment w:id="196" w:author="Windows User" w:date="2015-02-08T20:11:00Z" w:initials="BS">
    <w:p w:rsidR="00552687" w:rsidRDefault="00552687">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552687" w:rsidRDefault="00552687">
      <w:pPr>
        <w:pStyle w:val="CommentText"/>
      </w:pPr>
      <w:r>
        <w:rPr>
          <w:rStyle w:val="CommentReference"/>
        </w:rPr>
        <w:annotationRef/>
      </w:r>
      <w:r>
        <w:t>heavens?</w:t>
      </w:r>
    </w:p>
  </w:comment>
  <w:comment w:id="198" w:author="Windows User" w:date="2015-02-08T20:11:00Z" w:initials="BS">
    <w:p w:rsidR="00552687" w:rsidRDefault="00552687">
      <w:pPr>
        <w:pStyle w:val="CommentText"/>
      </w:pPr>
      <w:r>
        <w:rPr>
          <w:rStyle w:val="CommentReference"/>
        </w:rPr>
        <w:annotationRef/>
      </w:r>
      <w:r>
        <w:t>NETS omits clouds</w:t>
      </w:r>
    </w:p>
  </w:comment>
  <w:comment w:id="199" w:author="Windows User" w:date="2015-02-08T20:11:00Z" w:initials="BS">
    <w:p w:rsidR="00552687" w:rsidRDefault="00552687">
      <w:pPr>
        <w:pStyle w:val="CommentText"/>
      </w:pPr>
      <w:r>
        <w:rPr>
          <w:rStyle w:val="CommentReference"/>
        </w:rPr>
        <w:annotationRef/>
      </w:r>
      <w:r>
        <w:t>NETS omits this vs</w:t>
      </w:r>
    </w:p>
  </w:comment>
  <w:comment w:id="200" w:author="Windows User" w:date="2015-02-08T20:11:00Z" w:initials="BS">
    <w:p w:rsidR="00552687" w:rsidRDefault="00552687">
      <w:pPr>
        <w:pStyle w:val="CommentText"/>
      </w:pPr>
      <w:r>
        <w:rPr>
          <w:rStyle w:val="CommentReference"/>
        </w:rPr>
        <w:annotationRef/>
      </w:r>
      <w:r>
        <w:t>NETS has falling snow which matches AI hoar frosts.</w:t>
      </w:r>
    </w:p>
  </w:comment>
  <w:comment w:id="201" w:author="Windows User" w:date="2015-02-08T20:11:00Z" w:initials="BS">
    <w:p w:rsidR="00552687" w:rsidRDefault="00552687">
      <w:pPr>
        <w:pStyle w:val="CommentText"/>
      </w:pPr>
      <w:r>
        <w:rPr>
          <w:rStyle w:val="CommentReference"/>
        </w:rPr>
        <w:annotationRef/>
      </w:r>
      <w:r>
        <w:t>reversed ice and hoarfrosts of this vs and last to match NETS. Coptic?</w:t>
      </w:r>
    </w:p>
  </w:comment>
  <w:comment w:id="202" w:author="Windows User" w:date="2015-02-08T20:11:00Z" w:initials="BS">
    <w:p w:rsidR="00552687" w:rsidRDefault="00552687">
      <w:pPr>
        <w:pStyle w:val="CommentText"/>
      </w:pPr>
      <w:r>
        <w:rPr>
          <w:rStyle w:val="CommentReference"/>
        </w:rPr>
        <w:annotationRef/>
      </w:r>
      <w:r>
        <w:t>NETS switches this vs with next</w:t>
      </w:r>
    </w:p>
  </w:comment>
  <w:comment w:id="203" w:author="Windows User" w:date="2015-02-08T20:11:00Z" w:initials="BS">
    <w:p w:rsidR="00552687" w:rsidRDefault="00552687">
      <w:pPr>
        <w:pStyle w:val="CommentText"/>
      </w:pPr>
      <w:r>
        <w:rPr>
          <w:rStyle w:val="CommentReference"/>
        </w:rPr>
        <w:annotationRef/>
      </w:r>
      <w:r>
        <w:t>NETS has sea-monsters</w:t>
      </w:r>
    </w:p>
  </w:comment>
  <w:comment w:id="204" w:author="Windows User" w:date="2015-02-08T20:11:00Z" w:initials="BS">
    <w:p w:rsidR="00552687" w:rsidRDefault="00552687">
      <w:pPr>
        <w:pStyle w:val="CommentText"/>
      </w:pPr>
      <w:r>
        <w:rPr>
          <w:rStyle w:val="CommentReference"/>
        </w:rPr>
        <w:annotationRef/>
      </w:r>
      <w:r>
        <w:t>NETS has four-footed and wild animals of the land</w:t>
      </w:r>
    </w:p>
  </w:comment>
  <w:comment w:id="205" w:author="Windows User" w:date="2015-02-08T20:11:00Z" w:initials="BS">
    <w:p w:rsidR="00552687" w:rsidRDefault="00552687">
      <w:pPr>
        <w:pStyle w:val="CommentText"/>
      </w:pPr>
      <w:r>
        <w:rPr>
          <w:rStyle w:val="CommentReference"/>
        </w:rPr>
        <w:annotationRef/>
      </w:r>
      <w:r>
        <w:t>NETS has all humans on earth</w:t>
      </w:r>
    </w:p>
  </w:comment>
  <w:comment w:id="206" w:author="Windows User" w:date="2015-02-08T20:11:00Z" w:initials="BS">
    <w:p w:rsidR="00552687" w:rsidRDefault="00552687">
      <w:pPr>
        <w:pStyle w:val="CommentText"/>
      </w:pPr>
      <w:r>
        <w:rPr>
          <w:rStyle w:val="CommentReference"/>
        </w:rPr>
        <w:annotationRef/>
      </w:r>
      <w:r>
        <w:t>NETS has "priests, slaves of the Lord", then omits next vs.</w:t>
      </w:r>
    </w:p>
  </w:comment>
  <w:comment w:id="207" w:author="Windows User" w:date="2015-02-08T20:11:00Z" w:initials="BS">
    <w:p w:rsidR="00552687" w:rsidRDefault="00552687">
      <w:pPr>
        <w:pStyle w:val="CommentText"/>
      </w:pPr>
      <w:r>
        <w:rPr>
          <w:rStyle w:val="CommentReference"/>
        </w:rPr>
        <w:annotationRef/>
      </w:r>
      <w:r>
        <w:t>NETS ends quite differently</w:t>
      </w:r>
    </w:p>
  </w:comment>
  <w:comment w:id="213" w:author="Brett Slote" w:date="2011-10-06T14:56:00Z" w:initials="BS">
    <w:p w:rsidR="00552687" w:rsidRDefault="00552687">
      <w:pPr>
        <w:pStyle w:val="CommentText"/>
      </w:pPr>
      <w:r>
        <w:rPr>
          <w:rStyle w:val="CommentReference"/>
        </w:rPr>
        <w:annotationRef/>
      </w:r>
      <w:r>
        <w:t>These should be broken into lines with the tune!</w:t>
      </w:r>
    </w:p>
  </w:comment>
  <w:comment w:id="214" w:author="Windows User" w:date="2015-02-08T20:12:00Z" w:initials="BS">
    <w:p w:rsidR="00552687" w:rsidRDefault="00552687">
      <w:pPr>
        <w:pStyle w:val="CommentText"/>
      </w:pPr>
      <w:r>
        <w:rPr>
          <w:rStyle w:val="CommentReference"/>
        </w:rPr>
        <w:annotationRef/>
      </w:r>
      <w:r>
        <w:t>giver, or maker?</w:t>
      </w:r>
    </w:p>
  </w:comment>
  <w:comment w:id="215" w:author="Windows User" w:date="2015-02-08T20:12:00Z" w:initials="BS">
    <w:p w:rsidR="00552687" w:rsidRDefault="00552687">
      <w:pPr>
        <w:pStyle w:val="CommentText"/>
      </w:pPr>
      <w:r>
        <w:rPr>
          <w:rStyle w:val="CommentReference"/>
        </w:rPr>
        <w:annotationRef/>
      </w:r>
      <w:r>
        <w:t>even NETS has Hananias</w:t>
      </w:r>
    </w:p>
  </w:comment>
  <w:comment w:id="216" w:author="Windows User" w:date="2015-02-08T20:12:00Z" w:initials="BS">
    <w:p w:rsidR="00552687" w:rsidRDefault="00552687">
      <w:pPr>
        <w:pStyle w:val="CommentText"/>
      </w:pPr>
      <w:r>
        <w:rPr>
          <w:rStyle w:val="CommentReference"/>
        </w:rPr>
        <w:annotationRef/>
      </w:r>
      <w:r>
        <w:t>does Coptic have evening first?</w:t>
      </w:r>
    </w:p>
  </w:comment>
  <w:comment w:id="217" w:author="Windows User" w:date="2015-02-08T20:12:00Z" w:initials="BS">
    <w:p w:rsidR="00552687" w:rsidRDefault="00552687">
      <w:pPr>
        <w:pStyle w:val="CommentText"/>
      </w:pPr>
      <w:r>
        <w:rPr>
          <w:rStyle w:val="CommentReference"/>
        </w:rPr>
        <w:annotationRef/>
      </w:r>
      <w:r>
        <w:t>Coptic doesn't have "Our God"</w:t>
      </w:r>
    </w:p>
  </w:comment>
  <w:comment w:id="218" w:author="Windows User" w:date="2015-02-08T20:12:00Z" w:initials="BS">
    <w:p w:rsidR="00552687" w:rsidRDefault="00552687">
      <w:pPr>
        <w:pStyle w:val="CommentText"/>
      </w:pPr>
      <w:r>
        <w:rPr>
          <w:rStyle w:val="CommentReference"/>
        </w:rPr>
        <w:annotationRef/>
      </w:r>
      <w:r>
        <w:t>celebrate or proclaim?</w:t>
      </w:r>
    </w:p>
  </w:comment>
  <w:comment w:id="219" w:author="Windows User" w:date="2015-02-08T20:12:00Z" w:initials="BS">
    <w:p w:rsidR="00552687" w:rsidRDefault="00552687">
      <w:pPr>
        <w:pStyle w:val="CommentText"/>
      </w:pPr>
      <w:r>
        <w:rPr>
          <w:rStyle w:val="CommentReference"/>
        </w:rPr>
        <w:annotationRef/>
      </w:r>
      <w:r>
        <w:t>persevere or be sober?</w:t>
      </w:r>
    </w:p>
  </w:comment>
  <w:comment w:id="220" w:author="Windows User" w:date="2015-02-08T20:12:00Z" w:initials="BS">
    <w:p w:rsidR="00552687" w:rsidRDefault="00552687">
      <w:pPr>
        <w:pStyle w:val="CommentText"/>
      </w:pPr>
      <w:r>
        <w:rPr>
          <w:rStyle w:val="CommentReference"/>
        </w:rPr>
        <w:annotationRef/>
      </w:r>
      <w:r>
        <w:t>Coptic has presbyters, not priests (oweeb)</w:t>
      </w:r>
    </w:p>
  </w:comment>
  <w:comment w:id="221" w:author="Windows User" w:date="2015-02-08T20:12:00Z" w:initials="BS">
    <w:p w:rsidR="00552687" w:rsidRDefault="00552687">
      <w:pPr>
        <w:pStyle w:val="CommentText"/>
      </w:pPr>
      <w:r>
        <w:rPr>
          <w:rStyle w:val="CommentReference"/>
        </w:rPr>
        <w:annotationRef/>
      </w:r>
      <w:r>
        <w:t>esmo is bless, not praise...</w:t>
      </w:r>
    </w:p>
  </w:comment>
  <w:comment w:id="222" w:author="Windows User" w:date="2015-02-08T20:12:00Z" w:initials="BS">
    <w:p w:rsidR="00552687" w:rsidRDefault="00552687">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552687" w:rsidRDefault="00552687">
      <w:pPr>
        <w:pStyle w:val="CommentText"/>
      </w:pPr>
      <w:r>
        <w:rPr>
          <w:rStyle w:val="CommentReference"/>
        </w:rPr>
        <w:annotationRef/>
      </w:r>
      <w:r>
        <w:t>Is LA right with breaths and spirits?</w:t>
      </w:r>
    </w:p>
  </w:comment>
  <w:comment w:id="224" w:author="Windows User" w:date="2015-02-08T20:12:00Z" w:initials="BS">
    <w:p w:rsidR="00552687" w:rsidRDefault="00552687">
      <w:pPr>
        <w:pStyle w:val="CommentText"/>
      </w:pPr>
      <w:r>
        <w:rPr>
          <w:rStyle w:val="CommentReference"/>
        </w:rPr>
        <w:annotationRef/>
      </w:r>
      <w:r>
        <w:t>doesn't look like waters... is it ssea?</w:t>
      </w:r>
    </w:p>
  </w:comment>
  <w:comment w:id="225" w:author="Windows User" w:date="2015-02-08T20:12:00Z" w:initials="BS">
    <w:p w:rsidR="00552687" w:rsidRDefault="00552687">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552687" w:rsidRDefault="00552687">
      <w:pPr>
        <w:pStyle w:val="CommentText"/>
      </w:pPr>
      <w:r>
        <w:rPr>
          <w:rStyle w:val="CommentReference"/>
        </w:rPr>
        <w:annotationRef/>
      </w:r>
      <w:r>
        <w:t>disobedient? heretics?</w:t>
      </w:r>
    </w:p>
  </w:comment>
  <w:comment w:id="227" w:author="Windows User" w:date="2015-02-08T20:12:00Z" w:initials="BS">
    <w:p w:rsidR="00552687" w:rsidRDefault="00552687">
      <w:pPr>
        <w:pStyle w:val="CommentText"/>
      </w:pPr>
      <w:r>
        <w:rPr>
          <w:rStyle w:val="CommentReference"/>
        </w:rPr>
        <w:annotationRef/>
      </w:r>
      <w:r>
        <w:t>souls or spirits?</w:t>
      </w:r>
    </w:p>
  </w:comment>
  <w:comment w:id="228" w:author="Windows User" w:date="2015-02-08T20:12:00Z" w:initials="BS">
    <w:p w:rsidR="00552687" w:rsidRDefault="00552687">
      <w:pPr>
        <w:pStyle w:val="CommentText"/>
      </w:pPr>
      <w:r>
        <w:rPr>
          <w:rStyle w:val="CommentReference"/>
        </w:rPr>
        <w:annotationRef/>
      </w:r>
      <w:r>
        <w:t>humble or contrite?</w:t>
      </w:r>
    </w:p>
  </w:comment>
  <w:comment w:id="229" w:author="Windows User" w:date="2015-02-08T20:12:00Z" w:initials="BS">
    <w:p w:rsidR="00552687" w:rsidRDefault="00552687">
      <w:pPr>
        <w:pStyle w:val="CommentText"/>
      </w:pPr>
      <w:r>
        <w:rPr>
          <w:rStyle w:val="CommentReference"/>
        </w:rPr>
        <w:annotationRef/>
      </w:r>
      <w:r>
        <w:t>hearts?</w:t>
      </w:r>
    </w:p>
  </w:comment>
  <w:comment w:id="230" w:author="Windows User" w:date="2015-02-08T20:12:00Z" w:initials="BS">
    <w:p w:rsidR="00552687" w:rsidRDefault="00552687">
      <w:pPr>
        <w:pStyle w:val="CommentText"/>
      </w:pPr>
      <w:r>
        <w:rPr>
          <w:rStyle w:val="CommentReference"/>
        </w:rPr>
        <w:annotationRef/>
      </w:r>
      <w:r>
        <w:t>this or LA?</w:t>
      </w:r>
    </w:p>
  </w:comment>
  <w:comment w:id="231" w:author="Windows User" w:date="2015-02-08T20:12:00Z" w:initials="BS">
    <w:p w:rsidR="00552687" w:rsidRDefault="00552687">
      <w:pPr>
        <w:pStyle w:val="CommentText"/>
      </w:pPr>
      <w:r>
        <w:rPr>
          <w:rStyle w:val="CommentReference"/>
        </w:rPr>
        <w:annotationRef/>
      </w:r>
      <w:r>
        <w:t>righteous of, or who revere</w:t>
      </w:r>
    </w:p>
  </w:comment>
  <w:comment w:id="232" w:author="Windows User" w:date="2015-02-08T20:12:00Z" w:initials="BS">
    <w:p w:rsidR="00552687" w:rsidRDefault="00552687">
      <w:pPr>
        <w:pStyle w:val="CommentText"/>
      </w:pPr>
      <w:r>
        <w:rPr>
          <w:rStyle w:val="CommentReference"/>
        </w:rPr>
        <w:annotationRef/>
      </w:r>
      <w:r>
        <w:t>this, or accountable? or something else?</w:t>
      </w:r>
    </w:p>
  </w:comment>
  <w:comment w:id="233" w:author="Windows User" w:date="2015-02-08T20:12:00Z" w:initials="BS">
    <w:p w:rsidR="00552687" w:rsidRDefault="00552687">
      <w:pPr>
        <w:pStyle w:val="CommentText"/>
      </w:pPr>
      <w:r>
        <w:rPr>
          <w:rStyle w:val="CommentReference"/>
        </w:rPr>
        <w:annotationRef/>
      </w:r>
      <w:r>
        <w:t>that he may praise and say?</w:t>
      </w:r>
    </w:p>
  </w:comment>
  <w:comment w:id="245" w:author="Brett Slote" w:date="2011-10-06T14:56:00Z" w:initials="BS">
    <w:p w:rsidR="00552687" w:rsidRDefault="00552687">
      <w:pPr>
        <w:pStyle w:val="CommentText"/>
      </w:pPr>
      <w:r>
        <w:rPr>
          <w:rStyle w:val="CommentReference"/>
        </w:rPr>
        <w:annotationRef/>
      </w:r>
      <w:r>
        <w:t>Fred wants 'O' here, saying it matches the Coptic... but it isn't in the Coptic!</w:t>
      </w:r>
    </w:p>
  </w:comment>
  <w:comment w:id="246" w:author="Windows User" w:date="2015-02-08T20:16:00Z" w:initials="BS">
    <w:p w:rsidR="00552687" w:rsidRDefault="00552687" w:rsidP="00F977F1">
      <w:pPr>
        <w:pStyle w:val="CommentText"/>
      </w:pPr>
      <w:r>
        <w:rPr>
          <w:rStyle w:val="CommentReference"/>
        </w:rPr>
        <w:annotationRef/>
      </w:r>
      <w:r>
        <w:t>why do books not have a vs for the bishop???</w:t>
      </w:r>
    </w:p>
  </w:comment>
  <w:comment w:id="247" w:author="Windows User" w:date="2015-02-08T20:16:00Z" w:initials="BS">
    <w:p w:rsidR="00552687" w:rsidRDefault="00552687">
      <w:pPr>
        <w:pStyle w:val="CommentText"/>
      </w:pPr>
      <w:r>
        <w:rPr>
          <w:rStyle w:val="CommentReference"/>
        </w:rPr>
        <w:annotationRef/>
      </w:r>
      <w:r>
        <w:t>add</w:t>
      </w:r>
    </w:p>
  </w:comment>
  <w:comment w:id="250" w:author="Windows User" w:date="2015-02-08T20:17:00Z" w:initials="BS">
    <w:p w:rsidR="00552687" w:rsidRDefault="00552687"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552687" w:rsidRDefault="00552687" w:rsidP="00F977F1">
      <w:pPr>
        <w:pStyle w:val="CommentText"/>
      </w:pPr>
      <w:r>
        <w:rPr>
          <w:rStyle w:val="CommentReference"/>
        </w:rPr>
        <w:annotationRef/>
      </w:r>
      <w:r>
        <w:t>Communion or commemor</w:t>
      </w:r>
      <w:r>
        <w:t>a</w:t>
      </w:r>
      <w:r>
        <w:t>tion?</w:t>
      </w:r>
    </w:p>
  </w:comment>
  <w:comment w:id="252" w:author="Brett Slote" w:date="2015-02-08T20:18:00Z" w:initials="BS">
    <w:p w:rsidR="00552687" w:rsidRDefault="00552687"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552687" w:rsidRDefault="0055268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552687" w:rsidRDefault="00552687">
      <w:pPr>
        <w:pStyle w:val="CommentText"/>
      </w:pPr>
      <w:r>
        <w:rPr>
          <w:rStyle w:val="CommentReference"/>
        </w:rPr>
        <w:annotationRef/>
      </w:r>
      <w:r>
        <w:t>Godhead or  Divinity?</w:t>
      </w:r>
    </w:p>
  </w:comment>
  <w:comment w:id="257" w:author="Windows User" w:date="2015-02-08T20:30:00Z" w:initials="BS">
    <w:p w:rsidR="00552687" w:rsidRDefault="00552687">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552687" w:rsidRDefault="00552687">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552687" w:rsidRDefault="00552687">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552687" w:rsidRDefault="00552687">
      <w:pPr>
        <w:pStyle w:val="CommentText"/>
      </w:pPr>
      <w:r>
        <w:rPr>
          <w:rStyle w:val="CommentReference"/>
        </w:rPr>
        <w:annotationRef/>
      </w:r>
      <w:r>
        <w:t>bless or praise? inconsistent rendering of esmo</w:t>
      </w:r>
    </w:p>
  </w:comment>
  <w:comment w:id="274" w:author="Windows User" w:date="2015-02-08T20:35:00Z" w:initials="BS">
    <w:p w:rsidR="00552687" w:rsidRDefault="00552687">
      <w:pPr>
        <w:pStyle w:val="CommentText"/>
      </w:pPr>
      <w:r>
        <w:rPr>
          <w:rStyle w:val="CommentReference"/>
        </w:rPr>
        <w:annotationRef/>
      </w:r>
      <w:r>
        <w:t>MT (KJV) and Ra lack. NETS has and so does Coptic.</w:t>
      </w:r>
    </w:p>
  </w:comment>
  <w:comment w:id="275" w:author="Windows User" w:date="2015-02-08T20:35:00Z" w:initials="BS">
    <w:p w:rsidR="00552687" w:rsidRDefault="00552687">
      <w:pPr>
        <w:pStyle w:val="CommentText"/>
      </w:pPr>
      <w:r>
        <w:rPr>
          <w:rStyle w:val="CommentReference"/>
        </w:rPr>
        <w:annotationRef/>
      </w:r>
      <w:r>
        <w:t>this structure rather than just a list is probably a KJVism...</w:t>
      </w:r>
    </w:p>
  </w:comment>
  <w:comment w:id="276" w:author="Windows User" w:date="2015-02-08T20:35:00Z" w:initials="BS">
    <w:p w:rsidR="00552687" w:rsidRDefault="00552687">
      <w:pPr>
        <w:pStyle w:val="CommentText"/>
      </w:pPr>
      <w:r>
        <w:rPr>
          <w:rStyle w:val="CommentReference"/>
        </w:rPr>
        <w:annotationRef/>
      </w:r>
      <w:r>
        <w:t>Coptic varies greatly from NETS</w:t>
      </w:r>
    </w:p>
  </w:comment>
  <w:comment w:id="282" w:author="Windows User" w:date="2015-02-08T20:36:00Z" w:initials="BS">
    <w:p w:rsidR="00552687" w:rsidRDefault="00552687">
      <w:pPr>
        <w:pStyle w:val="CommentText"/>
      </w:pPr>
      <w:r>
        <w:rPr>
          <w:rStyle w:val="CommentReference"/>
        </w:rPr>
        <w:annotationRef/>
      </w:r>
      <w:r>
        <w:t>NETS has dance... also drum &amp; harp...</w:t>
      </w:r>
    </w:p>
  </w:comment>
  <w:comment w:id="283" w:author="Windows User" w:date="2015-02-08T20:36:00Z" w:initials="BS">
    <w:p w:rsidR="00552687" w:rsidRDefault="00552687">
      <w:pPr>
        <w:pStyle w:val="CommentText"/>
      </w:pPr>
      <w:r>
        <w:rPr>
          <w:rStyle w:val="CommentReference"/>
        </w:rPr>
        <w:annotationRef/>
      </w:r>
      <w:r>
        <w:t>NETS and LA have boast in glory...</w:t>
      </w:r>
    </w:p>
  </w:comment>
  <w:comment w:id="284" w:author="Windows User" w:date="2015-02-08T20:36:00Z" w:initials="BS">
    <w:p w:rsidR="00552687" w:rsidRDefault="00552687">
      <w:pPr>
        <w:pStyle w:val="CommentText"/>
      </w:pPr>
      <w:r>
        <w:rPr>
          <w:rStyle w:val="CommentReference"/>
        </w:rPr>
        <w:annotationRef/>
      </w:r>
      <w:r>
        <w:t>NETS has rejoice. Coptis looks to me like glorify... Sing aloud? Rejoice?</w:t>
      </w:r>
    </w:p>
  </w:comment>
  <w:comment w:id="285" w:author="Windows User" w:date="2015-02-08T20:36:00Z" w:initials="BS">
    <w:p w:rsidR="00552687" w:rsidRDefault="00552687">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552687" w:rsidRDefault="00552687">
      <w:pPr>
        <w:pStyle w:val="CommentText"/>
      </w:pPr>
      <w:r>
        <w:rPr>
          <w:rStyle w:val="CommentReference"/>
        </w:rPr>
        <w:annotationRef/>
      </w:r>
      <w:r>
        <w:t>NETS has rebukes. punishments?</w:t>
      </w:r>
    </w:p>
  </w:comment>
  <w:comment w:id="292" w:author="Windows User" w:date="2015-02-08T20:36:00Z" w:initials="BS">
    <w:p w:rsidR="00552687" w:rsidRDefault="00552687">
      <w:pPr>
        <w:pStyle w:val="CommentText"/>
      </w:pPr>
      <w:r>
        <w:rPr>
          <w:rStyle w:val="CommentReference"/>
        </w:rPr>
        <w:annotationRef/>
      </w:r>
      <w:r>
        <w:t>psaltry? or lyre?</w:t>
      </w:r>
    </w:p>
  </w:comment>
  <w:comment w:id="293" w:author="Windows User" w:date="2015-02-08T20:36:00Z" w:initials="BS">
    <w:p w:rsidR="00552687" w:rsidRDefault="00552687">
      <w:pPr>
        <w:pStyle w:val="CommentText"/>
      </w:pPr>
      <w:r>
        <w:rPr>
          <w:rStyle w:val="CommentReference"/>
        </w:rPr>
        <w:annotationRef/>
      </w:r>
      <w:r>
        <w:t>NETS has drum and dance.</w:t>
      </w:r>
    </w:p>
  </w:comment>
  <w:comment w:id="304" w:author="Windows User" w:date="2015-02-08T20:47:00Z" w:initials="BS">
    <w:p w:rsidR="00552687" w:rsidRDefault="00552687">
      <w:pPr>
        <w:pStyle w:val="CommentText"/>
      </w:pPr>
      <w:r>
        <w:rPr>
          <w:rStyle w:val="CommentReference"/>
        </w:rPr>
        <w:annotationRef/>
      </w:r>
      <w:r>
        <w:t>tense? praise or will praise?</w:t>
      </w:r>
    </w:p>
  </w:comment>
  <w:comment w:id="305" w:author="Windows User" w:date="2015-02-08T20:47:00Z" w:initials="BS">
    <w:p w:rsidR="00552687" w:rsidRDefault="00552687">
      <w:pPr>
        <w:pStyle w:val="CommentText"/>
      </w:pPr>
      <w:r>
        <w:rPr>
          <w:rStyle w:val="CommentReference"/>
        </w:rPr>
        <w:annotationRef/>
      </w:r>
      <w:r>
        <w:t>earth? land? creation?</w:t>
      </w:r>
    </w:p>
  </w:comment>
  <w:comment w:id="306" w:author="Windows User" w:date="2015-02-08T20:47:00Z" w:initials="BS">
    <w:p w:rsidR="00552687" w:rsidRDefault="00552687">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552687" w:rsidRDefault="00552687">
      <w:pPr>
        <w:pStyle w:val="CommentText"/>
      </w:pPr>
      <w:r>
        <w:rPr>
          <w:rStyle w:val="CommentReference"/>
        </w:rPr>
        <w:annotationRef/>
      </w:r>
      <w:r>
        <w:t>should either be diverse here or different elsewhere</w:t>
      </w:r>
    </w:p>
  </w:comment>
  <w:comment w:id="308" w:author="Windows User" w:date="2015-02-08T20:47:00Z" w:initials="BS">
    <w:p w:rsidR="00552687" w:rsidRDefault="00552687">
      <w:pPr>
        <w:pStyle w:val="CommentText"/>
      </w:pPr>
      <w:r>
        <w:rPr>
          <w:rStyle w:val="CommentReference"/>
        </w:rPr>
        <w:annotationRef/>
      </w:r>
      <w:r>
        <w:t>truth or righteousness? Or justice?</w:t>
      </w:r>
    </w:p>
  </w:comment>
  <w:comment w:id="309" w:author="Windows User" w:date="2015-02-08T20:47:00Z" w:initials="BS">
    <w:p w:rsidR="00552687" w:rsidRDefault="00552687">
      <w:pPr>
        <w:pStyle w:val="CommentText"/>
      </w:pPr>
      <w:r>
        <w:rPr>
          <w:rStyle w:val="CommentReference"/>
        </w:rPr>
        <w:annotationRef/>
      </w:r>
      <w:r>
        <w:t>patience or longsuffering?</w:t>
      </w:r>
    </w:p>
  </w:comment>
  <w:comment w:id="310" w:author="Windows User" w:date="2015-02-08T20:47:00Z" w:initials="BS">
    <w:p w:rsidR="00552687" w:rsidRDefault="00552687">
      <w:pPr>
        <w:pStyle w:val="CommentText"/>
      </w:pPr>
      <w:r>
        <w:rPr>
          <w:rStyle w:val="CommentReference"/>
        </w:rPr>
        <w:annotationRef/>
      </w:r>
      <w:r>
        <w:t>just "at the first watch"?</w:t>
      </w:r>
    </w:p>
  </w:comment>
  <w:comment w:id="311" w:author="Windows User" w:date="2015-02-08T20:47:00Z" w:initials="BS">
    <w:p w:rsidR="00552687" w:rsidRDefault="00552687">
      <w:pPr>
        <w:pStyle w:val="CommentText"/>
      </w:pPr>
      <w:r>
        <w:rPr>
          <w:rStyle w:val="CommentReference"/>
        </w:rPr>
        <w:annotationRef/>
      </w:r>
      <w:r>
        <w:t>sweet, or easy?</w:t>
      </w:r>
    </w:p>
  </w:comment>
  <w:comment w:id="312" w:author="Windows User" w:date="2015-02-08T20:47:00Z" w:initials="BS">
    <w:p w:rsidR="00552687" w:rsidRDefault="00552687">
      <w:pPr>
        <w:pStyle w:val="CommentText"/>
      </w:pPr>
      <w:r>
        <w:rPr>
          <w:rStyle w:val="CommentReference"/>
        </w:rPr>
        <w:annotationRef/>
      </w:r>
      <w:r>
        <w:t>less accurate than beloved, but sounds a lot better..</w:t>
      </w:r>
    </w:p>
  </w:comment>
  <w:comment w:id="313" w:author="Windows User" w:date="2015-02-08T20:47:00Z" w:initials="BS">
    <w:p w:rsidR="00552687" w:rsidRDefault="00552687">
      <w:pPr>
        <w:pStyle w:val="CommentText"/>
      </w:pPr>
      <w:r>
        <w:rPr>
          <w:rStyle w:val="CommentReference"/>
        </w:rPr>
        <w:annotationRef/>
      </w:r>
      <w:r>
        <w:t>sound better if omit of?</w:t>
      </w:r>
    </w:p>
  </w:comment>
  <w:comment w:id="314" w:author="Windows User" w:date="2015-02-08T20:47:00Z" w:initials="BS">
    <w:p w:rsidR="00552687" w:rsidRDefault="00552687">
      <w:pPr>
        <w:pStyle w:val="CommentText"/>
      </w:pPr>
      <w:r>
        <w:rPr>
          <w:rStyle w:val="CommentReference"/>
        </w:rPr>
        <w:annotationRef/>
      </w:r>
      <w:r>
        <w:t>truth, or righteousness?</w:t>
      </w:r>
    </w:p>
  </w:comment>
  <w:comment w:id="315" w:author="Windows User" w:date="2015-02-08T20:47:00Z" w:initials="BS">
    <w:p w:rsidR="00552687" w:rsidRDefault="00552687">
      <w:pPr>
        <w:pStyle w:val="CommentText"/>
      </w:pPr>
      <w:r>
        <w:rPr>
          <w:rStyle w:val="CommentReference"/>
        </w:rPr>
        <w:annotationRef/>
      </w:r>
      <w:r>
        <w:t>true, or perfecvt?</w:t>
      </w:r>
    </w:p>
  </w:comment>
  <w:comment w:id="316" w:author="Windows User" w:date="2015-02-08T20:50:00Z" w:initials="BS">
    <w:p w:rsidR="00552687" w:rsidRDefault="00552687">
      <w:pPr>
        <w:pStyle w:val="CommentText"/>
      </w:pPr>
      <w:r>
        <w:rPr>
          <w:rStyle w:val="CommentReference"/>
        </w:rPr>
        <w:annotationRef/>
      </w:r>
      <w:r>
        <w:t>and?</w:t>
      </w:r>
    </w:p>
  </w:comment>
  <w:comment w:id="317" w:author="Windows User" w:date="2015-02-08T20:50:00Z" w:initials="BS">
    <w:p w:rsidR="00552687" w:rsidRDefault="00552687">
      <w:pPr>
        <w:pStyle w:val="CommentText"/>
      </w:pPr>
      <w:r>
        <w:rPr>
          <w:rStyle w:val="CommentReference"/>
        </w:rPr>
        <w:annotationRef/>
      </w:r>
      <w:r>
        <w:t>gather is in first line in Coptic, but tune flows better here..</w:t>
      </w:r>
    </w:p>
  </w:comment>
  <w:comment w:id="318" w:author="Windows User" w:date="2015-02-08T20:50:00Z" w:initials="BS">
    <w:p w:rsidR="00552687" w:rsidRDefault="00552687">
      <w:pPr>
        <w:pStyle w:val="CommentText"/>
      </w:pPr>
      <w:r>
        <w:rPr>
          <w:rStyle w:val="CommentReference"/>
        </w:rPr>
        <w:annotationRef/>
      </w:r>
      <w:r>
        <w:t>will?</w:t>
      </w:r>
    </w:p>
  </w:comment>
  <w:comment w:id="319" w:author="Windows User" w:date="2015-02-08T20:50:00Z" w:initials="BS">
    <w:p w:rsidR="00552687" w:rsidRDefault="00552687">
      <w:pPr>
        <w:pStyle w:val="CommentText"/>
      </w:pPr>
      <w:r>
        <w:rPr>
          <w:rStyle w:val="CommentReference"/>
        </w:rPr>
        <w:annotationRef/>
      </w:r>
      <w:r>
        <w:t>save? keep? deliver?</w:t>
      </w:r>
    </w:p>
  </w:comment>
  <w:comment w:id="320" w:author="Windows User" w:date="2015-02-08T20:50:00Z" w:initials="BS">
    <w:p w:rsidR="00552687" w:rsidRDefault="00552687">
      <w:pPr>
        <w:pStyle w:val="CommentText"/>
      </w:pPr>
      <w:r>
        <w:rPr>
          <w:rStyle w:val="CommentReference"/>
        </w:rPr>
        <w:annotationRef/>
      </w:r>
      <w:r>
        <w:t>need a convention for making "ak ee". {}? bold?</w:t>
      </w:r>
    </w:p>
  </w:comment>
  <w:comment w:id="321" w:author="Windows User" w:date="2015-02-08T20:50:00Z" w:initials="BS">
    <w:p w:rsidR="00552687" w:rsidRDefault="00552687">
      <w:pPr>
        <w:pStyle w:val="CommentText"/>
      </w:pPr>
      <w:r>
        <w:rPr>
          <w:rStyle w:val="CommentReference"/>
        </w:rPr>
        <w:annotationRef/>
      </w:r>
      <w:r>
        <w:t>I like it better with "be" in... thoughts?</w:t>
      </w:r>
    </w:p>
  </w:comment>
  <w:comment w:id="331" w:author="Windows User" w:date="2015-02-08T20:52:00Z" w:initials="BS">
    <w:p w:rsidR="00552687" w:rsidRDefault="00552687">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552687" w:rsidRDefault="00552687">
      <w:pPr>
        <w:pStyle w:val="CommentText"/>
      </w:pPr>
      <w:r>
        <w:rPr>
          <w:rStyle w:val="CommentReference"/>
        </w:rPr>
        <w:annotationRef/>
      </w:r>
      <w:r>
        <w:t>does coptic bear out? Feels much more right to me.</w:t>
      </w:r>
    </w:p>
  </w:comment>
  <w:comment w:id="333" w:author="Windows User" w:date="2015-02-08T20:53:00Z" w:initials="BS">
    <w:p w:rsidR="00552687" w:rsidRDefault="00552687">
      <w:pPr>
        <w:pStyle w:val="CommentText"/>
      </w:pPr>
      <w:r>
        <w:rPr>
          <w:rStyle w:val="CommentReference"/>
        </w:rPr>
        <w:annotationRef/>
      </w:r>
      <w:r>
        <w:t>tense?</w:t>
      </w:r>
    </w:p>
  </w:comment>
  <w:comment w:id="334" w:author="Windows User" w:date="2015-02-08T20:53:00Z" w:initials="BS">
    <w:p w:rsidR="00552687" w:rsidRDefault="00552687">
      <w:pPr>
        <w:pStyle w:val="CommentText"/>
      </w:pPr>
      <w:r>
        <w:rPr>
          <w:rStyle w:val="CommentReference"/>
        </w:rPr>
        <w:annotationRef/>
      </w:r>
      <w:r>
        <w:t>exalt or magnify?</w:t>
      </w:r>
    </w:p>
  </w:comment>
  <w:comment w:id="335" w:author="Windows User" w:date="2015-02-08T20:53:00Z" w:initials="BS">
    <w:p w:rsidR="00552687" w:rsidRDefault="00552687">
      <w:pPr>
        <w:pStyle w:val="CommentText"/>
      </w:pPr>
      <w:r>
        <w:rPr>
          <w:rStyle w:val="CommentReference"/>
        </w:rPr>
        <w:annotationRef/>
      </w:r>
      <w:r>
        <w:t>or iwn?</w:t>
      </w:r>
    </w:p>
  </w:comment>
  <w:comment w:id="339" w:author="Windows User" w:date="2015-02-08T20:54:00Z" w:initials="BS">
    <w:p w:rsidR="00552687" w:rsidRDefault="00552687">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552687" w:rsidRDefault="00552687">
      <w:pPr>
        <w:pStyle w:val="CommentText"/>
      </w:pPr>
      <w:r>
        <w:rPr>
          <w:rStyle w:val="CommentReference"/>
        </w:rPr>
        <w:annotationRef/>
      </w:r>
      <w:r>
        <w:t>correct that no mention of nature?</w:t>
      </w:r>
    </w:p>
  </w:comment>
  <w:comment w:id="341" w:author="Windows User" w:date="2015-02-08T20:54:00Z" w:initials="BS">
    <w:p w:rsidR="00552687" w:rsidRDefault="00552687">
      <w:pPr>
        <w:pStyle w:val="CommentText"/>
      </w:pPr>
      <w:r>
        <w:rPr>
          <w:rStyle w:val="CommentReference"/>
        </w:rPr>
        <w:annotationRef/>
      </w:r>
      <w:r>
        <w:t>holy or pure? divinity or godhead?</w:t>
      </w:r>
    </w:p>
  </w:comment>
  <w:comment w:id="342" w:author="Windows User" w:date="2015-02-08T20:54:00Z" w:initials="BS">
    <w:p w:rsidR="00552687" w:rsidRDefault="00552687">
      <w:pPr>
        <w:pStyle w:val="CommentText"/>
      </w:pPr>
      <w:r>
        <w:rPr>
          <w:rStyle w:val="CommentReference"/>
        </w:rPr>
        <w:annotationRef/>
      </w:r>
      <w:r>
        <w:t>born or begotten? begotten without seeed or without mixture of substance?</w:t>
      </w:r>
    </w:p>
  </w:comment>
  <w:comment w:id="343" w:author="Windows User" w:date="2015-02-08T20:54:00Z" w:initials="BS">
    <w:p w:rsidR="00552687" w:rsidRDefault="00552687">
      <w:pPr>
        <w:pStyle w:val="CommentText"/>
      </w:pPr>
      <w:r>
        <w:rPr>
          <w:rStyle w:val="CommentReference"/>
        </w:rPr>
        <w:annotationRef/>
      </w:r>
      <w:r>
        <w:t>coessential or consubstantial?</w:t>
      </w:r>
    </w:p>
  </w:comment>
  <w:comment w:id="344" w:author="Windows User" w:date="2015-02-08T20:54:00Z" w:initials="BS">
    <w:p w:rsidR="00552687" w:rsidRDefault="00552687">
      <w:pPr>
        <w:pStyle w:val="CommentText"/>
      </w:pPr>
      <w:r>
        <w:rPr>
          <w:rStyle w:val="CommentReference"/>
        </w:rPr>
        <w:annotationRef/>
      </w:r>
      <w:r>
        <w:t>made one or joined?</w:t>
      </w:r>
    </w:p>
  </w:comment>
  <w:comment w:id="345" w:author="Windows User" w:date="2015-02-08T20:55:00Z" w:initials="BS">
    <w:p w:rsidR="00552687" w:rsidRDefault="00552687">
      <w:pPr>
        <w:pStyle w:val="CommentText"/>
      </w:pPr>
      <w:r>
        <w:rPr>
          <w:rStyle w:val="CommentReference"/>
        </w:rPr>
        <w:annotationRef/>
      </w:r>
      <w:r>
        <w:t>does this rephrasing capture it ok?</w:t>
      </w:r>
    </w:p>
  </w:comment>
  <w:comment w:id="346" w:author="Windows User" w:date="2015-02-08T20:55:00Z" w:initials="BS">
    <w:p w:rsidR="00552687" w:rsidRDefault="00552687">
      <w:pPr>
        <w:pStyle w:val="CommentText"/>
      </w:pPr>
      <w:r>
        <w:rPr>
          <w:rStyle w:val="CommentReference"/>
        </w:rPr>
        <w:annotationRef/>
      </w:r>
      <w:r>
        <w:t>something clearer than putplue?</w:t>
      </w:r>
    </w:p>
  </w:comment>
  <w:comment w:id="347" w:author="Windows User" w:date="2015-02-08T20:55:00Z" w:initials="BS">
    <w:p w:rsidR="00552687" w:rsidRDefault="00552687">
      <w:pPr>
        <w:pStyle w:val="CommentText"/>
      </w:pPr>
      <w:r>
        <w:rPr>
          <w:rStyle w:val="CommentReference"/>
        </w:rPr>
        <w:annotationRef/>
      </w:r>
      <w:r>
        <w:t>woven or fine?</w:t>
      </w:r>
    </w:p>
  </w:comment>
  <w:comment w:id="348" w:author="Windows User" w:date="2015-02-08T20:55:00Z" w:initials="BS">
    <w:p w:rsidR="00552687" w:rsidRDefault="00552687">
      <w:pPr>
        <w:pStyle w:val="CommentText"/>
      </w:pPr>
      <w:r>
        <w:rPr>
          <w:rStyle w:val="CommentReference"/>
        </w:rPr>
        <w:annotationRef/>
      </w:r>
      <w:r>
        <w:t>palin</w:t>
      </w:r>
    </w:p>
  </w:comment>
  <w:comment w:id="349" w:author="Windows User" w:date="2015-02-08T20:55:00Z" w:initials="BS">
    <w:p w:rsidR="00552687" w:rsidRDefault="00552687">
      <w:pPr>
        <w:pStyle w:val="CommentText"/>
      </w:pPr>
      <w:r>
        <w:rPr>
          <w:rStyle w:val="CommentReference"/>
        </w:rPr>
        <w:annotationRef/>
      </w:r>
      <w:r>
        <w:t>exalt or magnify?</w:t>
      </w:r>
    </w:p>
  </w:comment>
  <w:comment w:id="350" w:author="Windows User" w:date="2015-02-08T20:55:00Z" w:initials="BS">
    <w:p w:rsidR="00552687" w:rsidRDefault="00552687">
      <w:pPr>
        <w:pStyle w:val="CommentText"/>
      </w:pPr>
      <w:r>
        <w:rPr>
          <w:rStyle w:val="CommentReference"/>
        </w:rPr>
        <w:annotationRef/>
      </w:r>
      <w:r>
        <w:t>or iwn?</w:t>
      </w:r>
    </w:p>
  </w:comment>
  <w:comment w:id="354" w:author="Windows User" w:date="2015-02-08T20:55:00Z" w:initials="BS">
    <w:p w:rsidR="00552687" w:rsidRDefault="00552687">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552687" w:rsidRDefault="00552687">
      <w:pPr>
        <w:pStyle w:val="CommentText"/>
      </w:pPr>
      <w:r>
        <w:rPr>
          <w:rStyle w:val="CommentReference"/>
        </w:rPr>
        <w:annotationRef/>
      </w:r>
      <w:r>
        <w:t>forged or beaten?</w:t>
      </w:r>
    </w:p>
  </w:comment>
  <w:comment w:id="356" w:author="Windows User" w:date="2015-02-08T20:56:00Z" w:initials="BS">
    <w:p w:rsidR="00552687" w:rsidRDefault="00552687">
      <w:pPr>
        <w:pStyle w:val="CommentText"/>
      </w:pPr>
      <w:r>
        <w:rPr>
          <w:rStyle w:val="CommentReference"/>
        </w:rPr>
        <w:annotationRef/>
      </w:r>
      <w:r>
        <w:t>omit? always and move up mercy seat?</w:t>
      </w:r>
    </w:p>
  </w:comment>
  <w:comment w:id="357" w:author="Windows User" w:date="2015-02-08T20:56:00Z" w:initials="BS">
    <w:p w:rsidR="00552687" w:rsidRDefault="00552687">
      <w:pPr>
        <w:pStyle w:val="CommentText"/>
      </w:pPr>
      <w:r>
        <w:rPr>
          <w:rStyle w:val="CommentReference"/>
        </w:rPr>
        <w:annotationRef/>
      </w:r>
      <w:r>
        <w:t>tense? past makes a lot more sense</w:t>
      </w:r>
    </w:p>
  </w:comment>
  <w:comment w:id="358" w:author="Windows User" w:date="2015-02-08T20:56:00Z" w:initials="BS">
    <w:p w:rsidR="00552687" w:rsidRDefault="00552687">
      <w:pPr>
        <w:pStyle w:val="CommentText"/>
      </w:pPr>
      <w:r>
        <w:rPr>
          <w:rStyle w:val="CommentReference"/>
        </w:rPr>
        <w:annotationRef/>
      </w:r>
      <w:r>
        <w:t>why does Abouna omit sin?</w:t>
      </w:r>
    </w:p>
  </w:comment>
  <w:comment w:id="359" w:author="Windows User" w:date="2015-02-08T20:56:00Z" w:initials="BS">
    <w:p w:rsidR="00552687" w:rsidRDefault="00552687">
      <w:pPr>
        <w:pStyle w:val="CommentText"/>
      </w:pPr>
      <w:r>
        <w:rPr>
          <w:rStyle w:val="CommentReference"/>
        </w:rPr>
        <w:annotationRef/>
      </w:r>
      <w:r>
        <w:t>exalt or magnify?</w:t>
      </w:r>
    </w:p>
  </w:comment>
  <w:comment w:id="360" w:author="Windows User" w:date="2015-02-08T20:56:00Z" w:initials="BS">
    <w:p w:rsidR="00552687" w:rsidRDefault="00552687">
      <w:pPr>
        <w:pStyle w:val="CommentText"/>
      </w:pPr>
      <w:r>
        <w:rPr>
          <w:rStyle w:val="CommentReference"/>
        </w:rPr>
        <w:annotationRef/>
      </w:r>
      <w:r>
        <w:t>or iwn?</w:t>
      </w:r>
    </w:p>
  </w:comment>
  <w:comment w:id="364" w:author="Windows User" w:date="2015-02-08T20:57:00Z" w:initials="BS">
    <w:p w:rsidR="00552687" w:rsidRDefault="00552687">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552687" w:rsidRDefault="00552687">
      <w:pPr>
        <w:pStyle w:val="CommentText"/>
      </w:pPr>
      <w:r>
        <w:rPr>
          <w:rStyle w:val="CommentReference"/>
        </w:rPr>
        <w:annotationRef/>
      </w:r>
      <w:r>
        <w:t>for isn't accurate... but sounds better</w:t>
      </w:r>
    </w:p>
  </w:comment>
  <w:comment w:id="366" w:author="Windows User" w:date="2015-02-08T20:57:00Z" w:initials="BS">
    <w:p w:rsidR="00552687" w:rsidRDefault="00552687">
      <w:pPr>
        <w:pStyle w:val="CommentText"/>
      </w:pPr>
      <w:r>
        <w:rPr>
          <w:rStyle w:val="CommentReference"/>
        </w:rPr>
        <w:annotationRef/>
      </w:r>
      <w:r>
        <w:t>exalt or magnify?</w:t>
      </w:r>
    </w:p>
  </w:comment>
  <w:comment w:id="367" w:author="Windows User" w:date="2015-02-08T20:57:00Z" w:initials="BS">
    <w:p w:rsidR="00552687" w:rsidRDefault="00552687">
      <w:pPr>
        <w:pStyle w:val="CommentText"/>
      </w:pPr>
      <w:r>
        <w:rPr>
          <w:rStyle w:val="CommentReference"/>
        </w:rPr>
        <w:annotationRef/>
      </w:r>
      <w:r>
        <w:t>or iwn?</w:t>
      </w:r>
    </w:p>
  </w:comment>
  <w:comment w:id="371" w:author="Windows User" w:date="2015-02-08T20:58:00Z" w:initials="BS">
    <w:p w:rsidR="00552687" w:rsidRDefault="00552687">
      <w:pPr>
        <w:pStyle w:val="CommentText"/>
      </w:pPr>
      <w:r>
        <w:rPr>
          <w:rStyle w:val="CommentReference"/>
        </w:rPr>
        <w:annotationRef/>
      </w:r>
      <w:r>
        <w:t>perpetual lamp?</w:t>
      </w:r>
    </w:p>
  </w:comment>
  <w:comment w:id="372" w:author="Windows User" w:date="2015-02-08T20:58:00Z" w:initials="BS">
    <w:p w:rsidR="00552687" w:rsidRDefault="00552687">
      <w:pPr>
        <w:pStyle w:val="CommentText"/>
      </w:pPr>
      <w:r>
        <w:rPr>
          <w:rStyle w:val="CommentReference"/>
        </w:rPr>
        <w:annotationRef/>
      </w:r>
      <w:r>
        <w:t>parousia?</w:t>
      </w:r>
    </w:p>
  </w:comment>
  <w:comment w:id="373" w:author="Windows User" w:date="2015-02-08T20:59:00Z" w:initials="BS">
    <w:p w:rsidR="00552687" w:rsidRDefault="00552687">
      <w:pPr>
        <w:pStyle w:val="CommentText"/>
      </w:pPr>
      <w:r>
        <w:rPr>
          <w:rStyle w:val="CommentReference"/>
        </w:rPr>
        <w:annotationRef/>
      </w:r>
      <w:r>
        <w:t>tense?</w:t>
      </w:r>
    </w:p>
  </w:comment>
  <w:comment w:id="374" w:author="Windows User" w:date="2015-02-08T20:59:00Z" w:initials="BS">
    <w:p w:rsidR="00552687" w:rsidRDefault="00552687">
      <w:pPr>
        <w:pStyle w:val="CommentText"/>
      </w:pPr>
      <w:r>
        <w:rPr>
          <w:rStyle w:val="CommentReference"/>
        </w:rPr>
        <w:annotationRef/>
      </w:r>
      <w:r>
        <w:t>enlightens?</w:t>
      </w:r>
    </w:p>
  </w:comment>
  <w:comment w:id="375" w:author="Windows User" w:date="2015-02-08T20:59:00Z" w:initials="BS">
    <w:p w:rsidR="00552687" w:rsidRDefault="00552687">
      <w:pPr>
        <w:pStyle w:val="CommentText"/>
      </w:pPr>
      <w:r>
        <w:rPr>
          <w:rStyle w:val="CommentReference"/>
        </w:rPr>
        <w:annotationRef/>
      </w:r>
      <w:r>
        <w:t>exalt or magnify?</w:t>
      </w:r>
    </w:p>
  </w:comment>
  <w:comment w:id="376" w:author="Windows User" w:date="2015-02-08T20:59:00Z" w:initials="BS">
    <w:p w:rsidR="00552687" w:rsidRDefault="00552687">
      <w:pPr>
        <w:pStyle w:val="CommentText"/>
      </w:pPr>
      <w:r>
        <w:rPr>
          <w:rStyle w:val="CommentReference"/>
        </w:rPr>
        <w:annotationRef/>
      </w:r>
      <w:r>
        <w:t>or iwn?</w:t>
      </w:r>
    </w:p>
  </w:comment>
  <w:comment w:id="380" w:author="Windows User" w:date="2015-02-08T20:59:00Z" w:initials="BS">
    <w:p w:rsidR="00552687" w:rsidRDefault="00552687">
      <w:pPr>
        <w:pStyle w:val="CommentText"/>
      </w:pPr>
      <w:r>
        <w:rPr>
          <w:rStyle w:val="CommentReference"/>
        </w:rPr>
        <w:annotationRef/>
      </w:r>
      <w:r>
        <w:t>this order better or worse?</w:t>
      </w:r>
    </w:p>
  </w:comment>
  <w:comment w:id="381" w:author="Windows User" w:date="2015-02-08T21:00:00Z" w:initials="BS">
    <w:p w:rsidR="00552687" w:rsidRDefault="00552687">
      <w:pPr>
        <w:pStyle w:val="CommentText"/>
      </w:pPr>
      <w:r>
        <w:rPr>
          <w:rStyle w:val="CommentReference"/>
        </w:rPr>
        <w:annotationRef/>
      </w:r>
      <w:r>
        <w:t>I think upon should stay here</w:t>
      </w:r>
    </w:p>
  </w:comment>
  <w:comment w:id="382" w:author="Windows User" w:date="2015-02-08T21:00:00Z" w:initials="BS">
    <w:p w:rsidR="00552687" w:rsidRDefault="00552687">
      <w:pPr>
        <w:pStyle w:val="CommentText"/>
      </w:pPr>
      <w:r>
        <w:rPr>
          <w:rStyle w:val="CommentReference"/>
        </w:rPr>
        <w:annotationRef/>
      </w:r>
      <w:r>
        <w:t>exalt or magnify?</w:t>
      </w:r>
    </w:p>
  </w:comment>
  <w:comment w:id="383" w:author="Windows User" w:date="2015-02-08T21:00:00Z" w:initials="BS">
    <w:p w:rsidR="00552687" w:rsidRDefault="00552687">
      <w:pPr>
        <w:pStyle w:val="CommentText"/>
      </w:pPr>
      <w:r>
        <w:rPr>
          <w:rStyle w:val="CommentReference"/>
        </w:rPr>
        <w:annotationRef/>
      </w:r>
      <w:r>
        <w:t>or iwn?</w:t>
      </w:r>
    </w:p>
  </w:comment>
  <w:comment w:id="391" w:author="Windows User" w:date="2015-02-08T21:01:00Z" w:initials="BS">
    <w:p w:rsidR="00552687" w:rsidRDefault="00552687">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552687" w:rsidRDefault="00552687">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552687" w:rsidRDefault="00552687">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552687" w:rsidRDefault="00552687">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552687" w:rsidRDefault="00552687">
      <w:pPr>
        <w:pStyle w:val="CommentText"/>
      </w:pPr>
      <w:r>
        <w:rPr>
          <w:rStyle w:val="CommentReference"/>
        </w:rPr>
        <w:annotationRef/>
      </w:r>
      <w:r>
        <w:t>exalt or magnify?</w:t>
      </w:r>
    </w:p>
  </w:comment>
  <w:comment w:id="396" w:author="Windows User" w:date="2015-02-08T21:02:00Z" w:initials="BS">
    <w:p w:rsidR="00552687" w:rsidRDefault="00552687">
      <w:pPr>
        <w:pStyle w:val="CommentText"/>
      </w:pPr>
      <w:r>
        <w:rPr>
          <w:rStyle w:val="CommentReference"/>
        </w:rPr>
        <w:annotationRef/>
      </w:r>
      <w:r>
        <w:t>or iwn?</w:t>
      </w:r>
    </w:p>
  </w:comment>
  <w:comment w:id="400" w:author="Windows User" w:date="2015-02-08T21:04:00Z" w:initials="BS">
    <w:p w:rsidR="00552687" w:rsidRDefault="00552687">
      <w:pPr>
        <w:pStyle w:val="CommentText"/>
      </w:pPr>
      <w:r>
        <w:rPr>
          <w:rStyle w:val="CommentReference"/>
        </w:rPr>
        <w:annotationRef/>
      </w:r>
      <w:r>
        <w:t>does this work?</w:t>
      </w:r>
    </w:p>
  </w:comment>
  <w:comment w:id="401" w:author="Windows User" w:date="2015-02-08T21:04:00Z" w:initials="BS">
    <w:p w:rsidR="00552687" w:rsidRDefault="00552687">
      <w:pPr>
        <w:pStyle w:val="CommentText"/>
      </w:pPr>
      <w:r>
        <w:rPr>
          <w:rStyle w:val="CommentReference"/>
        </w:rPr>
        <w:annotationRef/>
      </w:r>
      <w:r>
        <w:t>is this right?</w:t>
      </w:r>
    </w:p>
  </w:comment>
  <w:comment w:id="402" w:author="Windows User" w:date="2015-02-08T21:04:00Z" w:initials="BS">
    <w:p w:rsidR="00552687" w:rsidRDefault="00552687">
      <w:pPr>
        <w:pStyle w:val="CommentText"/>
      </w:pPr>
      <w:r>
        <w:rPr>
          <w:rStyle w:val="CommentReference"/>
        </w:rPr>
        <w:annotationRef/>
      </w:r>
      <w:r>
        <w:t>?</w:t>
      </w:r>
    </w:p>
  </w:comment>
  <w:comment w:id="403" w:author="Windows User" w:date="2015-02-08T21:04:00Z" w:initials="BS">
    <w:p w:rsidR="00552687" w:rsidRDefault="00552687">
      <w:pPr>
        <w:pStyle w:val="CommentText"/>
      </w:pPr>
      <w:r>
        <w:rPr>
          <w:rStyle w:val="CommentReference"/>
        </w:rPr>
        <w:annotationRef/>
      </w:r>
      <w:r>
        <w:t>about or to?</w:t>
      </w:r>
    </w:p>
  </w:comment>
  <w:comment w:id="404" w:author="Windows User" w:date="2015-02-08T21:04:00Z" w:initials="BS">
    <w:p w:rsidR="00552687" w:rsidRDefault="00552687">
      <w:pPr>
        <w:pStyle w:val="CommentText"/>
      </w:pPr>
      <w:r>
        <w:rPr>
          <w:rStyle w:val="CommentReference"/>
        </w:rPr>
        <w:annotationRef/>
      </w:r>
      <w:r>
        <w:t>proclaim or cry?</w:t>
      </w:r>
    </w:p>
  </w:comment>
  <w:comment w:id="405" w:author="Windows User" w:date="2015-02-08T21:04:00Z" w:initials="BS">
    <w:p w:rsidR="00552687" w:rsidRDefault="00552687">
      <w:pPr>
        <w:pStyle w:val="CommentText"/>
      </w:pPr>
      <w:r>
        <w:rPr>
          <w:rStyle w:val="CommentReference"/>
        </w:rPr>
        <w:annotationRef/>
      </w:r>
      <w:r>
        <w:t>??</w:t>
      </w:r>
    </w:p>
  </w:comment>
  <w:comment w:id="406" w:author="Windows User" w:date="2015-02-08T21:04:00Z" w:initials="BS">
    <w:p w:rsidR="00552687" w:rsidRDefault="00552687">
      <w:pPr>
        <w:pStyle w:val="CommentText"/>
      </w:pPr>
      <w:r>
        <w:rPr>
          <w:rStyle w:val="CommentReference"/>
        </w:rPr>
        <w:annotationRef/>
      </w:r>
      <w:r>
        <w:t>just?</w:t>
      </w:r>
    </w:p>
  </w:comment>
  <w:comment w:id="407" w:author="Windows User" w:date="2015-02-08T21:04:00Z" w:initials="BS">
    <w:p w:rsidR="00552687" w:rsidRDefault="00552687">
      <w:pPr>
        <w:pStyle w:val="CommentText"/>
      </w:pPr>
      <w:r>
        <w:rPr>
          <w:rStyle w:val="CommentReference"/>
        </w:rPr>
        <w:annotationRef/>
      </w:r>
      <w:r>
        <w:t>chaste or meek?</w:t>
      </w:r>
    </w:p>
  </w:comment>
  <w:comment w:id="408" w:author="Windows User" w:date="2015-02-08T21:04:00Z" w:initials="BS">
    <w:p w:rsidR="00552687" w:rsidRDefault="00552687">
      <w:pPr>
        <w:pStyle w:val="CommentText"/>
      </w:pPr>
      <w:r>
        <w:rPr>
          <w:rStyle w:val="CommentReference"/>
        </w:rPr>
        <w:annotationRef/>
      </w:r>
      <w:r>
        <w:t>St. Isaac? Holy issac?</w:t>
      </w:r>
    </w:p>
  </w:comment>
  <w:comment w:id="409" w:author="Windows User" w:date="2015-02-08T21:04:00Z" w:initials="BS">
    <w:p w:rsidR="00552687" w:rsidRDefault="00552687">
      <w:pPr>
        <w:pStyle w:val="CommentText"/>
      </w:pPr>
      <w:r>
        <w:rPr>
          <w:rStyle w:val="CommentReference"/>
        </w:rPr>
        <w:annotationRef/>
      </w:r>
      <w:r>
        <w:t>ten thousand time?</w:t>
      </w:r>
    </w:p>
  </w:comment>
  <w:comment w:id="410" w:author="Windows User" w:date="2015-02-08T21:04:00Z" w:initials="BS">
    <w:p w:rsidR="00552687" w:rsidRDefault="00552687">
      <w:pPr>
        <w:pStyle w:val="CommentText"/>
      </w:pPr>
      <w:r>
        <w:rPr>
          <w:rStyle w:val="CommentReference"/>
        </w:rPr>
        <w:annotationRef/>
      </w:r>
      <w:r>
        <w:t>probably don't want to say despot.</w:t>
      </w:r>
    </w:p>
  </w:comment>
  <w:comment w:id="411" w:author="Windows User" w:date="2015-02-08T21:04:00Z" w:initials="BS">
    <w:p w:rsidR="00552687" w:rsidRDefault="00552687">
      <w:pPr>
        <w:pStyle w:val="CommentText"/>
      </w:pPr>
      <w:r>
        <w:rPr>
          <w:rStyle w:val="CommentReference"/>
        </w:rPr>
        <w:annotationRef/>
      </w:r>
      <w:r>
        <w:t>honour or pride?</w:t>
      </w:r>
    </w:p>
  </w:comment>
  <w:comment w:id="412" w:author="Windows User" w:date="2015-02-08T21:04:00Z" w:initials="BS">
    <w:p w:rsidR="00552687" w:rsidRDefault="00552687">
      <w:pPr>
        <w:pStyle w:val="CommentText"/>
      </w:pPr>
      <w:r>
        <w:rPr>
          <w:rStyle w:val="CommentReference"/>
        </w:rPr>
        <w:annotationRef/>
      </w:r>
      <w:r>
        <w:t>spouse or friend???</w:t>
      </w:r>
    </w:p>
  </w:comment>
  <w:comment w:id="413" w:author="Windows User" w:date="2015-02-08T21:04:00Z" w:initials="BS">
    <w:p w:rsidR="00552687" w:rsidRDefault="00552687">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552687" w:rsidRDefault="00552687">
      <w:pPr>
        <w:pStyle w:val="CommentText"/>
      </w:pPr>
      <w:r>
        <w:rPr>
          <w:rStyle w:val="CommentReference"/>
        </w:rPr>
        <w:annotationRef/>
      </w:r>
      <w:r>
        <w:t>unity or oneness? indescribable or unparalleled?</w:t>
      </w:r>
    </w:p>
  </w:comment>
  <w:comment w:id="415" w:author="Windows User" w:date="2015-02-08T21:04:00Z" w:initials="BS">
    <w:p w:rsidR="00552687" w:rsidRDefault="00552687">
      <w:pPr>
        <w:pStyle w:val="CommentText"/>
      </w:pPr>
      <w:r>
        <w:rPr>
          <w:rStyle w:val="CommentReference"/>
        </w:rPr>
        <w:annotationRef/>
      </w:r>
      <w:r>
        <w:t>mingling of substance or human seed? kind of a big difference.</w:t>
      </w:r>
    </w:p>
  </w:comment>
  <w:comment w:id="416" w:author="Windows User" w:date="2015-02-08T21:04:00Z" w:initials="BS">
    <w:p w:rsidR="00552687" w:rsidRDefault="00552687">
      <w:pPr>
        <w:pStyle w:val="CommentText"/>
      </w:pPr>
      <w:r>
        <w:rPr>
          <w:rStyle w:val="CommentReference"/>
        </w:rPr>
        <w:annotationRef/>
      </w:r>
      <w:r>
        <w:t>pray or interceed? With or before?</w:t>
      </w:r>
    </w:p>
  </w:comment>
  <w:comment w:id="423" w:author="Windows User" w:date="2015-02-08T21:10:00Z" w:initials="WU">
    <w:p w:rsidR="00552687" w:rsidRDefault="00552687">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552687" w:rsidRDefault="00552687">
      <w:pPr>
        <w:pStyle w:val="CommentText"/>
      </w:pPr>
      <w:r>
        <w:rPr>
          <w:rStyle w:val="CommentReference"/>
        </w:rPr>
        <w:annotationRef/>
      </w:r>
      <w:r>
        <w:t>Are more honoured?</w:t>
      </w:r>
    </w:p>
  </w:comment>
  <w:comment w:id="425" w:author="Windows User" w:date="2015-02-08T21:10:00Z" w:initials="WU">
    <w:p w:rsidR="00552687" w:rsidRDefault="00552687">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552687" w:rsidRDefault="00552687">
      <w:pPr>
        <w:pStyle w:val="CommentText"/>
      </w:pPr>
      <w:r>
        <w:rPr>
          <w:rStyle w:val="CommentReference"/>
        </w:rPr>
        <w:annotationRef/>
      </w:r>
      <w:r>
        <w:t>Above heaven or above the heavens. Not above the heaven.</w:t>
      </w:r>
    </w:p>
  </w:comment>
  <w:comment w:id="433" w:author="Windows User" w:date="2015-02-08T21:10:00Z" w:initials="WU">
    <w:p w:rsidR="00552687" w:rsidRDefault="00552687">
      <w:pPr>
        <w:pStyle w:val="CommentText"/>
      </w:pPr>
      <w:r>
        <w:rPr>
          <w:rStyle w:val="CommentReference"/>
        </w:rPr>
        <w:annotationRef/>
      </w:r>
      <w:r>
        <w:t>Reuse of truth is very awkward</w:t>
      </w:r>
    </w:p>
  </w:comment>
  <w:comment w:id="437" w:author="Windows User" w:date="2015-02-08T21:10:00Z" w:initials="WU">
    <w:p w:rsidR="00552687" w:rsidRDefault="00552687">
      <w:pPr>
        <w:pStyle w:val="CommentText"/>
      </w:pPr>
      <w:r>
        <w:rPr>
          <w:rStyle w:val="CommentReference"/>
        </w:rPr>
        <w:annotationRef/>
      </w:r>
      <w:r>
        <w:t>The Virgin Mary?</w:t>
      </w:r>
    </w:p>
  </w:comment>
  <w:comment w:id="438" w:author="Windows User" w:date="2015-02-08T21:10:00Z" w:initials="WU">
    <w:p w:rsidR="00552687" w:rsidRDefault="00552687">
      <w:pPr>
        <w:pStyle w:val="CommentText"/>
      </w:pPr>
      <w:r>
        <w:rPr>
          <w:rStyle w:val="CommentReference"/>
        </w:rPr>
        <w:annotationRef/>
      </w:r>
      <w:r>
        <w:t>And the Mercy Seat / with the Cherubs? Less literal, but makes more sense.</w:t>
      </w:r>
    </w:p>
  </w:comment>
  <w:comment w:id="439" w:author="Windows User" w:date="2015-02-08T21:10:00Z" w:initials="WU">
    <w:p w:rsidR="00552687" w:rsidRDefault="00552687">
      <w:pPr>
        <w:pStyle w:val="CommentText"/>
      </w:pPr>
      <w:r>
        <w:rPr>
          <w:rStyle w:val="CommentReference"/>
        </w:rPr>
        <w:annotationRef/>
      </w:r>
      <w:r>
        <w:t>Jar or vessel for the sake of youth who think marijuana?</w:t>
      </w:r>
    </w:p>
  </w:comment>
  <w:comment w:id="440" w:author="Windows User" w:date="2015-02-08T21:10:00Z" w:initials="WU">
    <w:p w:rsidR="00552687" w:rsidRDefault="00552687">
      <w:pPr>
        <w:pStyle w:val="CommentText"/>
      </w:pPr>
      <w:r>
        <w:rPr>
          <w:rStyle w:val="CommentReference"/>
        </w:rPr>
        <w:annotationRef/>
      </w:r>
      <w:r>
        <w:t>Not lampstand?</w:t>
      </w:r>
    </w:p>
  </w:comment>
  <w:comment w:id="444" w:author="Windows User" w:date="2015-02-08T21:10:00Z" w:initials="WU">
    <w:p w:rsidR="00552687" w:rsidRDefault="00552687">
      <w:pPr>
        <w:pStyle w:val="CommentText"/>
      </w:pPr>
      <w:r>
        <w:rPr>
          <w:rStyle w:val="CommentReference"/>
        </w:rPr>
        <w:annotationRef/>
      </w:r>
      <w:r>
        <w:t>Adorend? Ornamented?</w:t>
      </w:r>
    </w:p>
  </w:comment>
  <w:comment w:id="445" w:author="Windows User" w:date="2015-02-08T21:10:00Z" w:initials="WU">
    <w:p w:rsidR="00552687" w:rsidRDefault="00552687">
      <w:pPr>
        <w:pStyle w:val="CommentText"/>
      </w:pPr>
      <w:r>
        <w:rPr>
          <w:rStyle w:val="CommentReference"/>
        </w:rPr>
        <w:annotationRef/>
      </w:r>
      <w:r>
        <w:t>Need to decide whether to capitalize and be Consistent.</w:t>
      </w:r>
    </w:p>
  </w:comment>
  <w:comment w:id="446" w:author="Windows User" w:date="2015-02-08T21:10:00Z" w:initials="WU">
    <w:p w:rsidR="00552687" w:rsidRDefault="0055268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552687" w:rsidRDefault="00552687">
      <w:pPr>
        <w:pStyle w:val="CommentText"/>
      </w:pPr>
      <w:r>
        <w:rPr>
          <w:rStyle w:val="CommentReference"/>
        </w:rPr>
        <w:annotationRef/>
      </w:r>
      <w:r>
        <w:t>Tense(s) of this vs?</w:t>
      </w:r>
    </w:p>
  </w:comment>
  <w:comment w:id="451" w:author="Windows User" w:date="2015-02-08T21:11:00Z" w:initials="WU">
    <w:p w:rsidR="00552687" w:rsidRDefault="00552687">
      <w:pPr>
        <w:pStyle w:val="CommentText"/>
      </w:pPr>
      <w:r>
        <w:rPr>
          <w:rStyle w:val="CommentReference"/>
        </w:rPr>
        <w:annotationRef/>
      </w:r>
      <w:r>
        <w:t>If no coma, then that. If coma, then which.</w:t>
      </w:r>
    </w:p>
  </w:comment>
  <w:comment w:id="452" w:author="Windows User" w:date="2015-02-08T21:11:00Z" w:initials="WU">
    <w:p w:rsidR="00552687" w:rsidRDefault="00552687">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552687" w:rsidRDefault="00552687">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552687" w:rsidRDefault="00552687">
      <w:pPr>
        <w:pStyle w:val="CommentText"/>
      </w:pPr>
      <w:r>
        <w:rPr>
          <w:rStyle w:val="CommentReference"/>
        </w:rPr>
        <w:annotationRef/>
      </w:r>
      <w:r>
        <w:t>Care or concern?</w:t>
      </w:r>
    </w:p>
  </w:comment>
  <w:comment w:id="464" w:author="Windows User" w:date="2015-02-08T21:12:00Z" w:initials="WU">
    <w:p w:rsidR="00552687" w:rsidRDefault="00552687">
      <w:pPr>
        <w:pStyle w:val="CommentText"/>
      </w:pPr>
      <w:r>
        <w:rPr>
          <w:rStyle w:val="CommentReference"/>
        </w:rPr>
        <w:annotationRef/>
      </w:r>
      <w:r>
        <w:t>Uhm…. ? Coptic clearly says Sabbaton…. But wasn’t it the first day?</w:t>
      </w:r>
    </w:p>
  </w:comment>
  <w:comment w:id="471" w:author="Windows User" w:date="2015-02-08T21:13:00Z" w:initials="WU">
    <w:p w:rsidR="00552687" w:rsidRDefault="00552687">
      <w:pPr>
        <w:pStyle w:val="CommentText"/>
      </w:pPr>
      <w:r>
        <w:rPr>
          <w:rStyle w:val="CommentReference"/>
        </w:rPr>
        <w:annotationRef/>
      </w:r>
      <w:r>
        <w:t>Exceedingly? Too? So?</w:t>
      </w:r>
    </w:p>
  </w:comment>
  <w:comment w:id="472" w:author="Windows User" w:date="2015-02-08T21:13:00Z" w:initials="WU">
    <w:p w:rsidR="00552687" w:rsidRDefault="00552687">
      <w:pPr>
        <w:pStyle w:val="CommentText"/>
      </w:pPr>
      <w:r>
        <w:rPr>
          <w:rStyle w:val="CommentReference"/>
        </w:rPr>
        <w:annotationRef/>
      </w:r>
      <w:r>
        <w:t>Count or heed?</w:t>
      </w:r>
    </w:p>
  </w:comment>
  <w:comment w:id="473" w:author="Windows User" w:date="2015-02-08T21:13:00Z" w:initials="WU">
    <w:p w:rsidR="00552687" w:rsidRDefault="00552687">
      <w:pPr>
        <w:pStyle w:val="CommentText"/>
      </w:pPr>
      <w:r>
        <w:rPr>
          <w:rStyle w:val="CommentReference"/>
        </w:rPr>
        <w:annotationRef/>
      </w:r>
      <w:r>
        <w:t>Ramez, I or me?</w:t>
      </w:r>
    </w:p>
  </w:comment>
  <w:comment w:id="474" w:author="Windows User" w:date="2015-02-08T21:13:00Z" w:initials="WU">
    <w:p w:rsidR="00552687" w:rsidRDefault="00552687">
      <w:pPr>
        <w:pStyle w:val="CommentText"/>
      </w:pPr>
      <w:r>
        <w:rPr>
          <w:rStyle w:val="CommentReference"/>
        </w:rPr>
        <w:annotationRef/>
      </w:r>
      <w:r>
        <w:t>Teach to offer repentance or instruct in repentance?</w:t>
      </w:r>
    </w:p>
  </w:comment>
  <w:comment w:id="475" w:author="Windows User" w:date="2015-02-08T21:13:00Z" w:initials="WU">
    <w:p w:rsidR="00552687" w:rsidRDefault="00552687">
      <w:pPr>
        <w:pStyle w:val="CommentText"/>
      </w:pPr>
      <w:r>
        <w:rPr>
          <w:rStyle w:val="CommentReference"/>
        </w:rPr>
        <w:annotationRef/>
      </w:r>
      <w:r>
        <w:t>That a sinner die would make this consistent.</w:t>
      </w:r>
    </w:p>
  </w:comment>
  <w:comment w:id="476" w:author="Windows User" w:date="2015-02-08T21:13:00Z" w:initials="WU">
    <w:p w:rsidR="00552687" w:rsidRDefault="00552687">
      <w:pPr>
        <w:pStyle w:val="CommentText"/>
      </w:pPr>
      <w:r>
        <w:rPr>
          <w:rStyle w:val="CommentReference"/>
        </w:rPr>
        <w:annotationRef/>
      </w:r>
      <w:r>
        <w:t>Kind-hearted or merciful?</w:t>
      </w:r>
    </w:p>
  </w:comment>
  <w:comment w:id="477" w:author="Windows User" w:date="2015-02-08T21:13:00Z" w:initials="WU">
    <w:p w:rsidR="00552687" w:rsidRDefault="00552687">
      <w:pPr>
        <w:pStyle w:val="CommentText"/>
      </w:pPr>
      <w:r>
        <w:rPr>
          <w:rStyle w:val="CommentReference"/>
        </w:rPr>
        <w:annotationRef/>
      </w:r>
      <w:r>
        <w:t>Compassions or tender mercies?</w:t>
      </w:r>
    </w:p>
  </w:comment>
  <w:comment w:id="478" w:author="Windows User" w:date="2015-02-08T21:13:00Z" w:initials="WU">
    <w:p w:rsidR="00552687" w:rsidRDefault="00552687">
      <w:pPr>
        <w:pStyle w:val="CommentText"/>
      </w:pPr>
      <w:r>
        <w:rPr>
          <w:rStyle w:val="CommentReference"/>
        </w:rPr>
        <w:annotationRef/>
      </w:r>
      <w:r>
        <w:t>May He or that He may</w:t>
      </w:r>
    </w:p>
  </w:comment>
  <w:comment w:id="508" w:author="Windows User" w:date="2015-02-09T21:22:00Z" w:initials="BS">
    <w:p w:rsidR="00552687" w:rsidRDefault="00552687">
      <w:pPr>
        <w:pStyle w:val="CommentText"/>
      </w:pPr>
      <w:r>
        <w:rPr>
          <w:rStyle w:val="CommentReference"/>
        </w:rPr>
        <w:annotationRef/>
      </w:r>
      <w:r>
        <w:t>very greatly is redundant...</w:t>
      </w:r>
    </w:p>
  </w:comment>
  <w:comment w:id="509" w:author="Windows User" w:date="2015-02-09T21:22:00Z" w:initials="BS">
    <w:p w:rsidR="00552687" w:rsidRDefault="00552687">
      <w:pPr>
        <w:pStyle w:val="CommentText"/>
      </w:pPr>
      <w:r>
        <w:rPr>
          <w:rStyle w:val="CommentReference"/>
        </w:rPr>
        <w:annotationRef/>
      </w:r>
      <w:r>
        <w:t>above? in?</w:t>
      </w:r>
    </w:p>
  </w:comment>
  <w:comment w:id="510" w:author="Windows User" w:date="2015-02-09T21:22:00Z" w:initials="BS">
    <w:p w:rsidR="00552687" w:rsidRDefault="00552687">
      <w:pPr>
        <w:pStyle w:val="CommentText"/>
      </w:pPr>
      <w:r>
        <w:rPr>
          <w:rStyle w:val="CommentReference"/>
        </w:rPr>
        <w:annotationRef/>
      </w:r>
      <w:r>
        <w:t>dikeos is usually rended 'righteous'. Is there good cause to use 'just' here?</w:t>
      </w:r>
    </w:p>
  </w:comment>
  <w:comment w:id="511" w:author="Windows User" w:date="2015-02-09T21:22:00Z" w:initials="BS">
    <w:p w:rsidR="00552687" w:rsidRDefault="00552687">
      <w:pPr>
        <w:pStyle w:val="CommentText"/>
      </w:pPr>
      <w:r>
        <w:rPr>
          <w:rStyle w:val="CommentReference"/>
        </w:rPr>
        <w:annotationRef/>
      </w:r>
      <w:r>
        <w:t>mediated or put into practice?</w:t>
      </w:r>
    </w:p>
  </w:comment>
  <w:comment w:id="512" w:author="Windows User" w:date="2015-02-09T21:22:00Z" w:initials="BS">
    <w:p w:rsidR="00552687" w:rsidRDefault="00552687">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552687" w:rsidRDefault="00552687">
      <w:pPr>
        <w:pStyle w:val="CommentText"/>
      </w:pPr>
      <w:r>
        <w:rPr>
          <w:rStyle w:val="CommentReference"/>
        </w:rPr>
        <w:annotationRef/>
      </w:r>
      <w:r>
        <w:t>The tree of immortality would flow better in English.</w:t>
      </w:r>
    </w:p>
  </w:comment>
  <w:comment w:id="514" w:author="Windows User" w:date="2015-02-09T21:22:00Z" w:initials="BS">
    <w:p w:rsidR="00552687" w:rsidRDefault="00552687">
      <w:pPr>
        <w:pStyle w:val="CommentText"/>
      </w:pPr>
      <w:r>
        <w:rPr>
          <w:rStyle w:val="CommentReference"/>
        </w:rPr>
        <w:annotationRef/>
      </w:r>
      <w:r>
        <w:t>thoughts or senses?</w:t>
      </w:r>
    </w:p>
  </w:comment>
  <w:comment w:id="515" w:author="Windows User" w:date="2015-02-09T21:22:00Z" w:initials="BS">
    <w:p w:rsidR="00552687" w:rsidRDefault="00552687">
      <w:pPr>
        <w:pStyle w:val="CommentText"/>
      </w:pPr>
      <w:r>
        <w:rPr>
          <w:rStyle w:val="CommentReference"/>
        </w:rPr>
        <w:annotationRef/>
      </w:r>
      <w:r>
        <w:t>lay? set? cast?</w:t>
      </w:r>
    </w:p>
  </w:comment>
  <w:comment w:id="516" w:author="Windows User" w:date="2015-02-09T21:22:00Z" w:initials="BS">
    <w:p w:rsidR="00552687" w:rsidRDefault="00552687">
      <w:pPr>
        <w:pStyle w:val="CommentText"/>
      </w:pPr>
      <w:r>
        <w:rPr>
          <w:rStyle w:val="CommentReference"/>
        </w:rPr>
        <w:annotationRef/>
      </w:r>
      <w:r>
        <w:t>more common word... does it capture meaning well enough?</w:t>
      </w:r>
    </w:p>
  </w:comment>
  <w:comment w:id="517" w:author="Windows User" w:date="2015-02-09T21:22:00Z" w:initials="BS">
    <w:p w:rsidR="00552687" w:rsidRDefault="00552687">
      <w:pPr>
        <w:pStyle w:val="CommentText"/>
      </w:pPr>
      <w:r>
        <w:rPr>
          <w:rStyle w:val="CommentReference"/>
        </w:rPr>
        <w:annotationRef/>
      </w:r>
      <w:r>
        <w:t>types?</w:t>
      </w:r>
    </w:p>
  </w:comment>
  <w:comment w:id="525" w:author="Windows User" w:date="2015-02-09T21:29:00Z" w:initials="BS">
    <w:p w:rsidR="00552687" w:rsidRDefault="00552687">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552687" w:rsidRDefault="00552687">
      <w:pPr>
        <w:pStyle w:val="CommentText"/>
      </w:pPr>
      <w:r>
        <w:rPr>
          <w:rStyle w:val="CommentReference"/>
        </w:rPr>
        <w:annotationRef/>
      </w:r>
      <w:r>
        <w:t>risen, or shone?</w:t>
      </w:r>
    </w:p>
  </w:comment>
  <w:comment w:id="533" w:author="Windows User" w:date="2015-02-09T21:29:00Z" w:initials="BS">
    <w:p w:rsidR="00552687" w:rsidRDefault="00552687">
      <w:pPr>
        <w:pStyle w:val="CommentText"/>
      </w:pPr>
      <w:r>
        <w:rPr>
          <w:rStyle w:val="CommentReference"/>
        </w:rPr>
        <w:annotationRef/>
      </w:r>
      <w:r>
        <w:t>cap?</w:t>
      </w:r>
    </w:p>
  </w:comment>
  <w:comment w:id="534" w:author="Windows User" w:date="2015-02-09T21:29:00Z" w:initials="BS">
    <w:p w:rsidR="00552687" w:rsidRDefault="00552687">
      <w:pPr>
        <w:pStyle w:val="CommentText"/>
      </w:pPr>
      <w:r>
        <w:rPr>
          <w:rStyle w:val="CommentReference"/>
        </w:rPr>
        <w:annotationRef/>
      </w:r>
      <w:r>
        <w:t>save? redeem?</w:t>
      </w:r>
    </w:p>
  </w:comment>
  <w:comment w:id="538" w:author="Windows User" w:date="2015-02-09T21:30:00Z" w:initials="BS">
    <w:p w:rsidR="00552687" w:rsidRDefault="00552687"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552687" w:rsidRDefault="00552687">
      <w:pPr>
        <w:pStyle w:val="CommentText"/>
      </w:pPr>
      <w:r>
        <w:rPr>
          <w:rStyle w:val="CommentReference"/>
        </w:rPr>
        <w:annotationRef/>
      </w:r>
      <w:r>
        <w:t>or should " be down here</w:t>
      </w:r>
    </w:p>
  </w:comment>
  <w:comment w:id="543" w:author="Windows User" w:date="2015-02-09T21:30:00Z" w:initials="BS">
    <w:p w:rsidR="00552687" w:rsidRDefault="00552687">
      <w:pPr>
        <w:pStyle w:val="CommentText"/>
      </w:pPr>
      <w:r>
        <w:rPr>
          <w:rStyle w:val="CommentReference"/>
        </w:rPr>
        <w:annotationRef/>
      </w:r>
      <w:r>
        <w:t>was overcame or did overcome? very different...</w:t>
      </w:r>
    </w:p>
  </w:comment>
  <w:comment w:id="547" w:author="Windows User" w:date="2015-02-09T21:30:00Z" w:initials="BS">
    <w:p w:rsidR="00552687" w:rsidRDefault="00552687">
      <w:pPr>
        <w:pStyle w:val="CommentText"/>
      </w:pPr>
      <w:r>
        <w:rPr>
          <w:rStyle w:val="CommentReference"/>
        </w:rPr>
        <w:annotationRef/>
      </w:r>
      <w:r>
        <w:t>awkward, but changing to a perfect man or man perfectly destroys meaning...</w:t>
      </w:r>
    </w:p>
  </w:comment>
  <w:comment w:id="548" w:author="Windows User" w:date="2015-02-09T21:30:00Z" w:initials="BS">
    <w:p w:rsidR="00552687" w:rsidRDefault="00552687">
      <w:pPr>
        <w:pStyle w:val="CommentText"/>
      </w:pPr>
      <w:r>
        <w:rPr>
          <w:rStyle w:val="CommentReference"/>
        </w:rPr>
        <w:annotationRef/>
      </w:r>
      <w:r>
        <w:t>L.A. is quite different fo rthis vs...</w:t>
      </w:r>
    </w:p>
  </w:comment>
  <w:comment w:id="555" w:author="Windows User" w:date="2015-02-09T21:30:00Z" w:initials="BS">
    <w:p w:rsidR="00552687" w:rsidRDefault="00552687">
      <w:pPr>
        <w:pStyle w:val="CommentText"/>
      </w:pPr>
      <w:r>
        <w:rPr>
          <w:rStyle w:val="CommentReference"/>
        </w:rPr>
        <w:annotationRef/>
      </w:r>
      <w:r>
        <w:t>and goodwill towards men, or towards men of goodwill?</w:t>
      </w:r>
    </w:p>
  </w:comment>
  <w:comment w:id="556" w:author="Windows User" w:date="2015-02-09T21:30:00Z" w:initials="BS">
    <w:p w:rsidR="00552687" w:rsidRDefault="00552687">
      <w:pPr>
        <w:pStyle w:val="CommentText"/>
      </w:pPr>
      <w:r>
        <w:rPr>
          <w:rStyle w:val="CommentReference"/>
        </w:rPr>
        <w:annotationRef/>
      </w:r>
      <w:r>
        <w:t>dividing wall?</w:t>
      </w:r>
    </w:p>
  </w:comment>
  <w:comment w:id="560" w:author="Windows User" w:date="2015-02-09T21:30:00Z" w:initials="BS">
    <w:p w:rsidR="00552687" w:rsidRDefault="00552687">
      <w:pPr>
        <w:pStyle w:val="CommentText"/>
      </w:pPr>
      <w:r>
        <w:rPr>
          <w:rStyle w:val="CommentReference"/>
        </w:rPr>
        <w:annotationRef/>
      </w:r>
      <w:r>
        <w:t>what does han mean? can we say teh angels of light?</w:t>
      </w:r>
    </w:p>
  </w:comment>
  <w:comment w:id="561" w:author="Windows User" w:date="2015-02-09T21:30:00Z" w:initials="BS">
    <w:p w:rsidR="00552687" w:rsidRDefault="00552687">
      <w:pPr>
        <w:pStyle w:val="CommentText"/>
      </w:pPr>
      <w:r>
        <w:rPr>
          <w:rStyle w:val="CommentReference"/>
        </w:rPr>
        <w:annotationRef/>
      </w:r>
      <w:r>
        <w:t>sing hymns to be consistent with above?</w:t>
      </w:r>
    </w:p>
  </w:comment>
  <w:comment w:id="562" w:author="Windows User" w:date="2015-02-09T21:30:00Z" w:initials="BS">
    <w:p w:rsidR="00552687" w:rsidRDefault="00552687">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552687" w:rsidRDefault="00552687">
      <w:pPr>
        <w:pStyle w:val="CommentText"/>
      </w:pPr>
      <w:r>
        <w:rPr>
          <w:rStyle w:val="CommentReference"/>
        </w:rPr>
        <w:annotationRef/>
      </w:r>
      <w:r>
        <w:t>Is "je" enough justification to prepend 'saying'?</w:t>
      </w:r>
    </w:p>
  </w:comment>
  <w:comment w:id="564" w:author="Windows User" w:date="2015-02-09T21:30:00Z" w:initials="BS">
    <w:p w:rsidR="00552687" w:rsidRDefault="00552687">
      <w:pPr>
        <w:pStyle w:val="CommentText"/>
      </w:pPr>
      <w:r>
        <w:rPr>
          <w:rStyle w:val="CommentReference"/>
        </w:rPr>
        <w:annotationRef/>
      </w:r>
      <w:r>
        <w:t>abouna's doxology of prime has 'that' here I think...</w:t>
      </w:r>
    </w:p>
  </w:comment>
  <w:comment w:id="565" w:author="Windows User" w:date="2015-02-09T21:30:00Z" w:initials="BS">
    <w:p w:rsidR="00552687" w:rsidRDefault="00552687">
      <w:pPr>
        <w:pStyle w:val="CommentText"/>
      </w:pPr>
      <w:r>
        <w:rPr>
          <w:rStyle w:val="CommentReference"/>
        </w:rPr>
        <w:annotationRef/>
      </w:r>
      <w:r>
        <w:t>or "sining"?</w:t>
      </w:r>
    </w:p>
  </w:comment>
  <w:comment w:id="570" w:author="Windows User" w:date="2015-02-09T21:31:00Z" w:initials="BS">
    <w:p w:rsidR="00552687" w:rsidRDefault="00552687">
      <w:pPr>
        <w:pStyle w:val="CommentText"/>
      </w:pPr>
      <w:r>
        <w:rPr>
          <w:rStyle w:val="CommentReference"/>
        </w:rPr>
        <w:annotationRef/>
      </w:r>
      <w:r>
        <w:t>If continuing as one sentence from previous verse, can't repeat 'adam' here.</w:t>
      </w:r>
    </w:p>
  </w:comment>
  <w:comment w:id="571" w:author="Windows User" w:date="2015-02-09T21:31:00Z" w:initials="BS">
    <w:p w:rsidR="00552687" w:rsidRDefault="00552687">
      <w:pPr>
        <w:pStyle w:val="CommentText"/>
      </w:pPr>
      <w:r>
        <w:rPr>
          <w:rStyle w:val="CommentReference"/>
        </w:rPr>
        <w:annotationRef/>
      </w:r>
      <w:r>
        <w:t>any sense of authority in coptic?</w:t>
      </w:r>
    </w:p>
  </w:comment>
  <w:comment w:id="572" w:author="Windows User" w:date="2015-02-09T21:31:00Z" w:initials="BS">
    <w:p w:rsidR="00552687" w:rsidRDefault="00552687">
      <w:pPr>
        <w:pStyle w:val="CommentText"/>
      </w:pPr>
      <w:r>
        <w:rPr>
          <w:rStyle w:val="CommentReference"/>
        </w:rPr>
        <w:annotationRef/>
      </w:r>
      <w:r>
        <w:t>or saint mary? I prefer the holy... but we should be  consistent one way or the other.</w:t>
      </w:r>
    </w:p>
  </w:comment>
  <w:comment w:id="573" w:author="Windows User" w:date="2015-02-09T21:31:00Z" w:initials="BS">
    <w:p w:rsidR="00552687" w:rsidRDefault="00552687">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552687" w:rsidRDefault="00552687">
      <w:pPr>
        <w:pStyle w:val="CommentText"/>
      </w:pPr>
      <w:r>
        <w:rPr>
          <w:rStyle w:val="CommentReference"/>
        </w:rPr>
        <w:annotationRef/>
      </w:r>
      <w:r>
        <w:t>tense is flipping so much vs to vs. Any way to make more consistent?</w:t>
      </w:r>
    </w:p>
  </w:comment>
  <w:comment w:id="583" w:author="Windows User" w:date="2015-02-10T07:45:00Z" w:initials="BS">
    <w:p w:rsidR="00552687" w:rsidRDefault="00552687">
      <w:pPr>
        <w:pStyle w:val="CommentText"/>
      </w:pPr>
      <w:r>
        <w:rPr>
          <w:rStyle w:val="CommentReference"/>
        </w:rPr>
        <w:annotationRef/>
      </w:r>
      <w:r>
        <w:t>cold frost? frosty cold?  too many ands.</w:t>
      </w:r>
    </w:p>
  </w:comment>
  <w:comment w:id="584" w:author="Windows User" w:date="2015-02-10T07:45:00Z" w:initials="BS">
    <w:p w:rsidR="00552687" w:rsidRDefault="00552687">
      <w:pPr>
        <w:pStyle w:val="CommentText"/>
      </w:pPr>
      <w:r>
        <w:rPr>
          <w:rStyle w:val="CommentReference"/>
        </w:rPr>
        <w:annotationRef/>
      </w:r>
      <w:r>
        <w:t>In is probably more right... I probably shouldn't have changed that...</w:t>
      </w:r>
    </w:p>
  </w:comment>
  <w:comment w:id="599" w:author="Brett Slote" w:date="2015-02-10T07:54:00Z" w:initials="BS">
    <w:p w:rsidR="00552687" w:rsidRDefault="00552687">
      <w:pPr>
        <w:pStyle w:val="CommentText"/>
      </w:pPr>
      <w:r>
        <w:rPr>
          <w:rStyle w:val="CommentReference"/>
        </w:rPr>
        <w:annotationRef/>
      </w:r>
      <w:r>
        <w:t>Received or bought?</w:t>
      </w:r>
    </w:p>
  </w:comment>
  <w:comment w:id="602" w:author="Brett Slote" w:date="2015-02-10T07:55:00Z" w:initials="BS">
    <w:p w:rsidR="00552687" w:rsidRDefault="00552687">
      <w:pPr>
        <w:pStyle w:val="CommentText"/>
      </w:pPr>
      <w:r>
        <w:rPr>
          <w:rStyle w:val="CommentReference"/>
        </w:rPr>
        <w:annotationRef/>
      </w:r>
      <w:r>
        <w:t>Not hail to you?</w:t>
      </w:r>
    </w:p>
  </w:comment>
  <w:comment w:id="605" w:author="Brett Slote" w:date="2015-02-10T07:55:00Z" w:initials="BS">
    <w:p w:rsidR="00552687" w:rsidRDefault="00552687">
      <w:pPr>
        <w:pStyle w:val="CommentText"/>
      </w:pPr>
      <w:r>
        <w:rPr>
          <w:rStyle w:val="CommentReference"/>
        </w:rPr>
        <w:annotationRef/>
      </w:r>
      <w:r>
        <w:t>Again ‘a’ perfect man loses meaning, but as is sounds awkward.</w:t>
      </w:r>
    </w:p>
  </w:comment>
  <w:comment w:id="608" w:author="Brett Slote" w:date="2015-02-10T07:55:00Z" w:initials="BS">
    <w:p w:rsidR="00552687" w:rsidRDefault="00552687">
      <w:pPr>
        <w:pStyle w:val="CommentText"/>
      </w:pPr>
      <w:r>
        <w:rPr>
          <w:rStyle w:val="CommentReference"/>
        </w:rPr>
        <w:annotationRef/>
      </w:r>
      <w:r>
        <w:t>Uncircumscript?</w:t>
      </w:r>
    </w:p>
  </w:comment>
  <w:comment w:id="611" w:author="Brett Slote" w:date="2015-02-10T07:55:00Z" w:initials="BS">
    <w:p w:rsidR="00552687" w:rsidRDefault="00552687">
      <w:pPr>
        <w:pStyle w:val="CommentText"/>
      </w:pPr>
      <w:r>
        <w:rPr>
          <w:rStyle w:val="CommentReference"/>
        </w:rPr>
        <w:annotationRef/>
      </w:r>
      <w:r>
        <w:t>Orthodox?</w:t>
      </w:r>
    </w:p>
  </w:comment>
  <w:comment w:id="612" w:author="Brett Slote" w:date="2015-02-10T07:55:00Z" w:initials="BS">
    <w:p w:rsidR="00552687" w:rsidRDefault="00552687">
      <w:pPr>
        <w:pStyle w:val="CommentText"/>
      </w:pPr>
      <w:r>
        <w:rPr>
          <w:rStyle w:val="CommentReference"/>
        </w:rPr>
        <w:annotationRef/>
      </w:r>
      <w:r>
        <w:t>Faith?</w:t>
      </w:r>
    </w:p>
  </w:comment>
  <w:comment w:id="615" w:author="Brett Slote" w:date="2015-02-10T07:55:00Z" w:initials="BS">
    <w:p w:rsidR="00552687" w:rsidRDefault="00552687">
      <w:pPr>
        <w:pStyle w:val="CommentText"/>
      </w:pPr>
      <w:r>
        <w:rPr>
          <w:rStyle w:val="CommentReference"/>
        </w:rPr>
        <w:annotationRef/>
      </w:r>
      <w:r>
        <w:t>Need a consistent policy</w:t>
      </w:r>
    </w:p>
  </w:comment>
  <w:comment w:id="619" w:author="Brett Slote" w:date="2015-02-10T07:56:00Z" w:initials="BS">
    <w:p w:rsidR="00552687" w:rsidRDefault="00552687">
      <w:pPr>
        <w:pStyle w:val="CommentText"/>
      </w:pPr>
      <w:r>
        <w:rPr>
          <w:rStyle w:val="CommentReference"/>
        </w:rPr>
        <w:annotationRef/>
      </w:r>
      <w:r>
        <w:t>Ramez, He or Him?</w:t>
      </w:r>
    </w:p>
  </w:comment>
  <w:comment w:id="620" w:author="Brett Slote" w:date="2015-02-10T07:56:00Z" w:initials="BS">
    <w:p w:rsidR="00552687" w:rsidRDefault="00552687">
      <w:pPr>
        <w:pStyle w:val="CommentText"/>
      </w:pPr>
      <w:r>
        <w:rPr>
          <w:rStyle w:val="CommentReference"/>
        </w:rPr>
        <w:annotationRef/>
      </w:r>
      <w:r>
        <w:t>On? By?</w:t>
      </w:r>
    </w:p>
  </w:comment>
  <w:comment w:id="625" w:author="Windows User" w:date="2015-02-10T07:58:00Z" w:initials="BS">
    <w:p w:rsidR="00552687" w:rsidRDefault="00552687">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552687" w:rsidRDefault="00552687">
      <w:pPr>
        <w:pStyle w:val="CommentText"/>
      </w:pPr>
      <w:r>
        <w:rPr>
          <w:rStyle w:val="CommentReference"/>
        </w:rPr>
        <w:annotationRef/>
      </w:r>
      <w:r>
        <w:t>When we love the Name of our Lord Jesus Christ, the Name of Salvation...</w:t>
      </w:r>
    </w:p>
  </w:comment>
  <w:comment w:id="627" w:author="Windows User" w:date="2015-02-10T07:58:00Z" w:initials="BS">
    <w:p w:rsidR="00552687" w:rsidRDefault="00552687">
      <w:pPr>
        <w:pStyle w:val="CommentText"/>
      </w:pPr>
      <w:r>
        <w:rPr>
          <w:rStyle w:val="CommentReference"/>
        </w:rPr>
        <w:annotationRef/>
      </w:r>
      <w:r>
        <w:t>adjective? severe?</w:t>
      </w:r>
    </w:p>
  </w:comment>
  <w:comment w:id="635" w:author="Windows User" w:date="2015-02-10T08:03:00Z" w:initials="BS">
    <w:p w:rsidR="00552687" w:rsidRDefault="00552687">
      <w:pPr>
        <w:pStyle w:val="CommentText"/>
      </w:pPr>
      <w:r>
        <w:rPr>
          <w:rStyle w:val="CommentReference"/>
        </w:rPr>
        <w:annotationRef/>
      </w:r>
      <w:r>
        <w:t>too literal?</w:t>
      </w:r>
    </w:p>
  </w:comment>
  <w:comment w:id="638" w:author="Windows User" w:date="2015-02-10T08:04:00Z" w:initials="BS">
    <w:p w:rsidR="00552687" w:rsidRDefault="00552687">
      <w:pPr>
        <w:pStyle w:val="CommentText"/>
      </w:pPr>
      <w:r>
        <w:rPr>
          <w:rStyle w:val="CommentReference"/>
        </w:rPr>
        <w:annotationRef/>
      </w:r>
      <w:r>
        <w:t>awkward</w:t>
      </w:r>
    </w:p>
  </w:comment>
  <w:comment w:id="639" w:author="Windows User" w:date="2015-02-10T08:04:00Z" w:initials="BS">
    <w:p w:rsidR="00552687" w:rsidRDefault="00552687">
      <w:pPr>
        <w:pStyle w:val="CommentText"/>
      </w:pPr>
      <w:r>
        <w:rPr>
          <w:rStyle w:val="CommentReference"/>
        </w:rPr>
        <w:annotationRef/>
      </w:r>
      <w:r>
        <w:t>sits, less literal, but more clear?</w:t>
      </w:r>
    </w:p>
  </w:comment>
  <w:comment w:id="640" w:author="Windows User" w:date="2015-02-10T08:04:00Z" w:initials="BS">
    <w:p w:rsidR="00552687" w:rsidRDefault="00552687">
      <w:pPr>
        <w:pStyle w:val="CommentText"/>
      </w:pPr>
      <w:r>
        <w:rPr>
          <w:rStyle w:val="CommentReference"/>
        </w:rPr>
        <w:annotationRef/>
      </w:r>
      <w:r>
        <w:t>awkward</w:t>
      </w:r>
    </w:p>
  </w:comment>
  <w:comment w:id="642" w:author="Windows User" w:date="2015-02-10T08:05:00Z" w:initials="BS">
    <w:p w:rsidR="00552687" w:rsidRDefault="00552687">
      <w:pPr>
        <w:pStyle w:val="CommentText"/>
      </w:pPr>
      <w:r>
        <w:rPr>
          <w:rStyle w:val="CommentReference"/>
        </w:rPr>
        <w:annotationRef/>
      </w:r>
      <w:r>
        <w:t>terribly awkward</w:t>
      </w:r>
    </w:p>
  </w:comment>
  <w:comment w:id="644" w:author="Windows User" w:date="2015-02-10T08:05:00Z" w:initials="BS">
    <w:p w:rsidR="00552687" w:rsidRDefault="00552687">
      <w:pPr>
        <w:pStyle w:val="CommentText"/>
      </w:pPr>
      <w:r>
        <w:rPr>
          <w:rStyle w:val="CommentReference"/>
        </w:rPr>
        <w:annotationRef/>
      </w:r>
      <w:r>
        <w:t>sat?</w:t>
      </w:r>
    </w:p>
  </w:comment>
  <w:comment w:id="647" w:author="Windows User" w:date="2015-02-10T08:05:00Z" w:initials="BS">
    <w:p w:rsidR="00552687" w:rsidRDefault="00552687">
      <w:pPr>
        <w:pStyle w:val="CommentText"/>
      </w:pPr>
      <w:r>
        <w:rPr>
          <w:rStyle w:val="CommentReference"/>
        </w:rPr>
        <w:annotationRef/>
      </w:r>
      <w:r>
        <w:t>entered and come forth, or entered through it?</w:t>
      </w:r>
    </w:p>
  </w:comment>
  <w:comment w:id="648" w:author="Windows User" w:date="2015-02-10T08:05:00Z" w:initials="BS">
    <w:p w:rsidR="00552687" w:rsidRDefault="00552687">
      <w:pPr>
        <w:pStyle w:val="CommentText"/>
      </w:pPr>
      <w:r>
        <w:rPr>
          <w:rStyle w:val="CommentReference"/>
        </w:rPr>
        <w:annotationRef/>
      </w:r>
      <w:r>
        <w:t>appearing?</w:t>
      </w:r>
    </w:p>
  </w:comment>
  <w:comment w:id="649" w:author="Windows User" w:date="2015-02-10T08:05:00Z" w:initials="BS">
    <w:p w:rsidR="00552687" w:rsidRDefault="00552687">
      <w:pPr>
        <w:pStyle w:val="CommentText"/>
      </w:pPr>
      <w:r>
        <w:rPr>
          <w:rStyle w:val="CommentReference"/>
        </w:rPr>
        <w:annotationRef/>
      </w:r>
      <w:r>
        <w:t>He</w:t>
      </w:r>
    </w:p>
  </w:comment>
  <w:comment w:id="654" w:author="Windows User" w:date="2015-02-10T08:06:00Z" w:initials="BS">
    <w:p w:rsidR="00552687" w:rsidRDefault="00552687">
      <w:pPr>
        <w:pStyle w:val="CommentText"/>
      </w:pPr>
      <w:r>
        <w:rPr>
          <w:rStyle w:val="CommentReference"/>
        </w:rPr>
        <w:annotationRef/>
      </w:r>
      <w:r>
        <w:t>I feel like upon sounds better here and below</w:t>
      </w:r>
    </w:p>
  </w:comment>
  <w:comment w:id="655" w:author="Windows User" w:date="2015-02-10T08:06:00Z" w:initials="BS">
    <w:p w:rsidR="00552687" w:rsidRDefault="00552687">
      <w:pPr>
        <w:pStyle w:val="CommentText"/>
      </w:pPr>
      <w:r>
        <w:rPr>
          <w:rStyle w:val="CommentReference"/>
        </w:rPr>
        <w:annotationRef/>
      </w:r>
      <w:r>
        <w:t>For forty days</w:t>
      </w:r>
    </w:p>
  </w:comment>
  <w:comment w:id="656" w:author="Windows User" w:date="2015-02-10T08:06:00Z" w:initials="BS">
    <w:p w:rsidR="00552687" w:rsidRDefault="00552687">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552687" w:rsidRDefault="00552687">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552687" w:rsidRDefault="00552687">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552687" w:rsidRDefault="00552687">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552687" w:rsidRDefault="00552687">
      <w:pPr>
        <w:pStyle w:val="CommentText"/>
      </w:pPr>
      <w:r>
        <w:rPr>
          <w:rStyle w:val="CommentReference"/>
        </w:rPr>
        <w:annotationRef/>
      </w:r>
      <w:r>
        <w:t>revealed almost makes sense here... but not with the next line having "said"</w:t>
      </w:r>
    </w:p>
  </w:comment>
  <w:comment w:id="669" w:author="Windows User" w:date="2015-02-10T08:11:00Z" w:initials="BS">
    <w:p w:rsidR="00552687" w:rsidRDefault="00552687">
      <w:pPr>
        <w:pStyle w:val="CommentText"/>
      </w:pPr>
      <w:r>
        <w:rPr>
          <w:rStyle w:val="CommentReference"/>
        </w:rPr>
        <w:annotationRef/>
      </w:r>
      <w:r>
        <w:t>repeat quotes or contiguious?</w:t>
      </w:r>
    </w:p>
  </w:comment>
  <w:comment w:id="670" w:author="Windows User" w:date="2015-02-10T08:11:00Z" w:initials="BS">
    <w:p w:rsidR="00552687" w:rsidRDefault="00552687">
      <w:pPr>
        <w:pStyle w:val="CommentText"/>
      </w:pPr>
      <w:r>
        <w:rPr>
          <w:rStyle w:val="CommentReference"/>
        </w:rPr>
        <w:annotationRef/>
      </w:r>
      <w:r>
        <w:t>in strength?</w:t>
      </w:r>
    </w:p>
  </w:comment>
  <w:comment w:id="671" w:author="Windows User" w:date="2015-02-10T08:11:00Z" w:initials="BS">
    <w:p w:rsidR="00552687" w:rsidRDefault="00552687">
      <w:pPr>
        <w:pStyle w:val="CommentText"/>
      </w:pPr>
      <w:r>
        <w:rPr>
          <w:rStyle w:val="CommentReference"/>
        </w:rPr>
        <w:annotationRef/>
      </w:r>
      <w:r>
        <w:t>in the tune it just sounds more emphatic dropping the "both"</w:t>
      </w:r>
    </w:p>
  </w:comment>
  <w:comment w:id="673" w:author="Windows User" w:date="2015-02-10T08:11:00Z" w:initials="BS">
    <w:p w:rsidR="00552687" w:rsidRDefault="00552687">
      <w:pPr>
        <w:pStyle w:val="CommentText"/>
      </w:pPr>
      <w:r>
        <w:rPr>
          <w:rStyle w:val="CommentReference"/>
        </w:rPr>
        <w:annotationRef/>
      </w:r>
      <w:r>
        <w:t>theotokos, not mav em ef Nooti</w:t>
      </w:r>
    </w:p>
  </w:comment>
  <w:comment w:id="674" w:author="Windows User" w:date="2015-02-10T08:11:00Z" w:initials="BS">
    <w:p w:rsidR="00552687" w:rsidRDefault="00552687">
      <w:pPr>
        <w:pStyle w:val="CommentText"/>
      </w:pPr>
      <w:r>
        <w:rPr>
          <w:rStyle w:val="CommentReference"/>
        </w:rPr>
        <w:annotationRef/>
      </w:r>
      <w:r>
        <w:t>in?</w:t>
      </w:r>
    </w:p>
  </w:comment>
  <w:comment w:id="676" w:author="Windows User" w:date="2015-02-10T08:11:00Z" w:initials="BS">
    <w:p w:rsidR="00552687" w:rsidRDefault="00552687">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552687" w:rsidRDefault="00552687">
      <w:pPr>
        <w:pStyle w:val="CommentText"/>
      </w:pPr>
      <w:r>
        <w:rPr>
          <w:rStyle w:val="CommentReference"/>
        </w:rPr>
        <w:annotationRef/>
      </w:r>
      <w:r>
        <w:t>tense?</w:t>
      </w:r>
    </w:p>
  </w:comment>
  <w:comment w:id="679" w:author="Windows User" w:date="2015-02-10T08:11:00Z" w:initials="BS">
    <w:p w:rsidR="00552687" w:rsidRDefault="00552687">
      <w:pPr>
        <w:pStyle w:val="CommentText"/>
      </w:pPr>
      <w:r>
        <w:rPr>
          <w:rStyle w:val="CommentReference"/>
        </w:rPr>
        <w:annotationRef/>
      </w:r>
      <w:r>
        <w:t>too far for a pronoun</w:t>
      </w:r>
    </w:p>
  </w:comment>
  <w:comment w:id="680" w:author="Windows User" w:date="2015-02-10T08:11:00Z" w:initials="BS">
    <w:p w:rsidR="00552687" w:rsidRDefault="00552687">
      <w:pPr>
        <w:pStyle w:val="CommentText"/>
      </w:pPr>
      <w:r>
        <w:rPr>
          <w:rStyle w:val="CommentReference"/>
        </w:rPr>
        <w:annotationRef/>
      </w:r>
      <w:r>
        <w:t>deemed or made?</w:t>
      </w:r>
    </w:p>
  </w:comment>
  <w:comment w:id="682" w:author="Windows User" w:date="2015-02-10T08:12:00Z" w:initials="BS">
    <w:p w:rsidR="00552687" w:rsidRDefault="00552687">
      <w:pPr>
        <w:pStyle w:val="CommentText"/>
      </w:pPr>
      <w:r>
        <w:rPr>
          <w:rStyle w:val="CommentReference"/>
        </w:rPr>
        <w:annotationRef/>
      </w:r>
      <w:r>
        <w:t>coptic is heavens of heavens, but we usually say heaven of heavens.</w:t>
      </w:r>
    </w:p>
  </w:comment>
  <w:comment w:id="684" w:author="Windows User" w:date="2015-02-10T08:12:00Z" w:initials="BS">
    <w:p w:rsidR="00552687" w:rsidRDefault="00552687">
      <w:pPr>
        <w:pStyle w:val="CommentText"/>
      </w:pPr>
      <w:r>
        <w:rPr>
          <w:rStyle w:val="CommentReference"/>
        </w:rPr>
        <w:annotationRef/>
      </w:r>
      <w:r>
        <w:t>rises or shines?</w:t>
      </w:r>
    </w:p>
  </w:comment>
  <w:comment w:id="687" w:author="Windows User" w:date="2015-02-10T08:12:00Z" w:initials="BS">
    <w:p w:rsidR="00552687" w:rsidRDefault="00552687">
      <w:pPr>
        <w:pStyle w:val="CommentText"/>
      </w:pPr>
      <w:r>
        <w:rPr>
          <w:rStyle w:val="CommentReference"/>
        </w:rPr>
        <w:annotationRef/>
      </w:r>
      <w:r>
        <w:t>destroyed or damaged?</w:t>
      </w:r>
    </w:p>
  </w:comment>
  <w:comment w:id="688" w:author="Windows User" w:date="2015-02-10T08:12:00Z" w:initials="BS">
    <w:p w:rsidR="00552687" w:rsidRDefault="00552687">
      <w:pPr>
        <w:pStyle w:val="CommentText"/>
      </w:pPr>
      <w:r>
        <w:rPr>
          <w:rStyle w:val="CommentReference"/>
        </w:rPr>
        <w:annotationRef/>
      </w:r>
      <w:r>
        <w:t>what does very mean here?</w:t>
      </w:r>
    </w:p>
  </w:comment>
  <w:comment w:id="693" w:author="Windows User" w:date="2015-02-10T08:14:00Z" w:initials="BS">
    <w:p w:rsidR="00552687" w:rsidRDefault="00552687">
      <w:pPr>
        <w:pStyle w:val="CommentText"/>
      </w:pPr>
      <w:r>
        <w:rPr>
          <w:rStyle w:val="CommentReference"/>
        </w:rPr>
        <w:annotationRef/>
      </w:r>
      <w:r>
        <w:t>servant, or slave?</w:t>
      </w:r>
    </w:p>
  </w:comment>
  <w:comment w:id="694" w:author="Windows User" w:date="2015-02-10T08:14:00Z" w:initials="BS">
    <w:p w:rsidR="00552687" w:rsidRDefault="00552687">
      <w:pPr>
        <w:pStyle w:val="CommentText"/>
      </w:pPr>
      <w:r>
        <w:rPr>
          <w:rStyle w:val="CommentReference"/>
        </w:rPr>
        <w:annotationRef/>
      </w:r>
      <w:r>
        <w:t>Feels way too literal</w:t>
      </w:r>
    </w:p>
  </w:comment>
  <w:comment w:id="700" w:author="Windows User" w:date="2015-02-10T08:16:00Z" w:initials="BS">
    <w:p w:rsidR="00552687" w:rsidRDefault="0055268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552687" w:rsidRDefault="00552687">
      <w:pPr>
        <w:pStyle w:val="CommentText"/>
      </w:pPr>
      <w:r>
        <w:rPr>
          <w:rStyle w:val="CommentReference"/>
        </w:rPr>
        <w:annotationRef/>
      </w:r>
      <w:r>
        <w:t>was incarnate or took flesh? Need a decision for this common phrase.</w:t>
      </w:r>
    </w:p>
  </w:comment>
  <w:comment w:id="704" w:author="Windows User" w:date="2015-02-10T08:17:00Z" w:initials="BS">
    <w:p w:rsidR="00552687" w:rsidRDefault="0055268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552687" w:rsidRDefault="00552687">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552687" w:rsidRDefault="00552687">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552687" w:rsidRDefault="00552687">
      <w:pPr>
        <w:pStyle w:val="CommentText"/>
      </w:pPr>
      <w:r>
        <w:rPr>
          <w:rStyle w:val="CommentReference"/>
        </w:rPr>
        <w:annotationRef/>
      </w:r>
      <w:r>
        <w:t>net or hook?</w:t>
      </w:r>
    </w:p>
  </w:comment>
  <w:comment w:id="714" w:author="Windows User" w:date="2015-02-10T08:18:00Z" w:initials="BS">
    <w:p w:rsidR="00552687" w:rsidRDefault="00552687">
      <w:pPr>
        <w:pStyle w:val="CommentText"/>
      </w:pPr>
      <w:r>
        <w:rPr>
          <w:rStyle w:val="CommentReference"/>
        </w:rPr>
        <w:annotationRef/>
      </w:r>
      <w:r>
        <w:t>Instructing them in the worship?</w:t>
      </w:r>
    </w:p>
  </w:comment>
  <w:comment w:id="715" w:author="Windows User" w:date="2015-02-10T08:18:00Z" w:initials="BS">
    <w:p w:rsidR="00552687" w:rsidRDefault="00552687">
      <w:pPr>
        <w:pStyle w:val="CommentText"/>
      </w:pPr>
      <w:r>
        <w:rPr>
          <w:rStyle w:val="CommentReference"/>
        </w:rPr>
        <w:annotationRef/>
      </w:r>
      <w:r>
        <w:t>what does this mean?</w:t>
      </w:r>
    </w:p>
  </w:comment>
  <w:comment w:id="716" w:author="Windows User" w:date="2015-02-10T08:18:00Z" w:initials="BS">
    <w:p w:rsidR="00552687" w:rsidRDefault="00552687">
      <w:pPr>
        <w:pStyle w:val="CommentText"/>
      </w:pPr>
      <w:r>
        <w:rPr>
          <w:rStyle w:val="CommentReference"/>
        </w:rPr>
        <w:annotationRef/>
      </w:r>
      <w:r>
        <w:t>Path? Or Way? i.e. Christ?</w:t>
      </w:r>
    </w:p>
  </w:comment>
  <w:comment w:id="717" w:author="Windows User" w:date="2015-02-10T08:18:00Z" w:initials="BS">
    <w:p w:rsidR="00552687" w:rsidRDefault="00552687">
      <w:pPr>
        <w:pStyle w:val="CommentText"/>
      </w:pPr>
      <w:r>
        <w:rPr>
          <w:rStyle w:val="CommentReference"/>
        </w:rPr>
        <w:annotationRef/>
      </w:r>
      <w:r>
        <w:t>forward to? Or towards?</w:t>
      </w:r>
    </w:p>
  </w:comment>
  <w:comment w:id="718" w:author="Windows User" w:date="2015-02-10T08:18:00Z" w:initials="BS">
    <w:p w:rsidR="00552687" w:rsidRDefault="00552687">
      <w:pPr>
        <w:pStyle w:val="CommentText"/>
      </w:pPr>
      <w:r>
        <w:rPr>
          <w:rStyle w:val="CommentReference"/>
        </w:rPr>
        <w:annotationRef/>
      </w:r>
      <w:r>
        <w:t>gladness</w:t>
      </w:r>
    </w:p>
  </w:comment>
  <w:comment w:id="723" w:author="Windows User" w:date="2015-02-10T08:20:00Z" w:initials="BS">
    <w:p w:rsidR="00552687" w:rsidRDefault="00552687">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552687" w:rsidRDefault="00552687">
      <w:pPr>
        <w:pStyle w:val="CommentText"/>
      </w:pPr>
      <w:r>
        <w:rPr>
          <w:rStyle w:val="CommentReference"/>
        </w:rPr>
        <w:annotationRef/>
      </w:r>
      <w:r>
        <w:t>Everyday or a day?</w:t>
      </w:r>
    </w:p>
  </w:comment>
  <w:comment w:id="725" w:author="Windows User" w:date="2015-02-10T08:20:00Z" w:initials="BS">
    <w:p w:rsidR="00552687" w:rsidRDefault="00552687">
      <w:pPr>
        <w:pStyle w:val="CommentText"/>
      </w:pPr>
      <w:r>
        <w:rPr>
          <w:rStyle w:val="CommentReference"/>
        </w:rPr>
        <w:annotationRef/>
      </w:r>
      <w:r>
        <w:t>not delight. Maybe joy instead of esctasy?</w:t>
      </w:r>
    </w:p>
  </w:comment>
  <w:comment w:id="726" w:author="Windows User" w:date="2015-02-10T08:20:00Z" w:initials="BS">
    <w:p w:rsidR="00552687" w:rsidRDefault="00552687">
      <w:pPr>
        <w:pStyle w:val="CommentText"/>
      </w:pPr>
      <w:r>
        <w:rPr>
          <w:rStyle w:val="CommentReference"/>
        </w:rPr>
        <w:annotationRef/>
      </w:r>
      <w:r>
        <w:t>glory, splendor or beauty?</w:t>
      </w:r>
    </w:p>
  </w:comment>
  <w:comment w:id="727" w:author="Windows User" w:date="2015-02-10T08:20:00Z" w:initials="BS">
    <w:p w:rsidR="00552687" w:rsidRDefault="00552687">
      <w:pPr>
        <w:pStyle w:val="CommentText"/>
      </w:pPr>
      <w:r>
        <w:rPr>
          <w:rStyle w:val="CommentReference"/>
        </w:rPr>
        <w:annotationRef/>
      </w:r>
      <w:r>
        <w:t>from or and?</w:t>
      </w:r>
    </w:p>
  </w:comment>
  <w:comment w:id="728" w:author="Windows User" w:date="2015-02-10T08:20:00Z" w:initials="BS">
    <w:p w:rsidR="00552687" w:rsidRDefault="00552687">
      <w:pPr>
        <w:pStyle w:val="CommentText"/>
      </w:pPr>
      <w:r>
        <w:rPr>
          <w:rStyle w:val="CommentReference"/>
        </w:rPr>
        <w:annotationRef/>
      </w:r>
      <w:r>
        <w:t>What prophet? Why did abouna redact this?</w:t>
      </w:r>
    </w:p>
  </w:comment>
  <w:comment w:id="729" w:author="Windows User" w:date="2015-02-10T08:20:00Z" w:initials="BS">
    <w:p w:rsidR="00552687" w:rsidRDefault="00552687">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552687" w:rsidRDefault="00552687">
      <w:pPr>
        <w:pStyle w:val="CommentText"/>
      </w:pPr>
      <w:r>
        <w:rPr>
          <w:rStyle w:val="CommentReference"/>
        </w:rPr>
        <w:annotationRef/>
      </w:r>
      <w:r>
        <w:t>is this right?</w:t>
      </w:r>
    </w:p>
  </w:comment>
  <w:comment w:id="731" w:author="Windows User" w:date="2015-02-10T08:20:00Z" w:initials="BS">
    <w:p w:rsidR="00552687" w:rsidRDefault="00552687">
      <w:pPr>
        <w:pStyle w:val="CommentText"/>
      </w:pPr>
      <w:r>
        <w:rPr>
          <w:rStyle w:val="CommentReference"/>
        </w:rPr>
        <w:annotationRef/>
      </w:r>
      <w:r>
        <w:t>isn't it of?</w:t>
      </w:r>
    </w:p>
  </w:comment>
  <w:comment w:id="732" w:author="Windows User" w:date="2015-02-10T08:20:00Z" w:initials="BS">
    <w:p w:rsidR="00552687" w:rsidRDefault="00552687">
      <w:pPr>
        <w:pStyle w:val="CommentText"/>
      </w:pPr>
      <w:r>
        <w:rPr>
          <w:rStyle w:val="CommentReference"/>
        </w:rPr>
        <w:annotationRef/>
      </w:r>
      <w:r>
        <w:t>isn't it blesses?</w:t>
      </w:r>
    </w:p>
  </w:comment>
  <w:comment w:id="733" w:author="Windows User" w:date="2015-02-10T08:20:00Z" w:initials="BS">
    <w:p w:rsidR="00552687" w:rsidRDefault="00552687">
      <w:pPr>
        <w:pStyle w:val="CommentText"/>
      </w:pPr>
      <w:r>
        <w:rPr>
          <w:rStyle w:val="CommentReference"/>
        </w:rPr>
        <w:annotationRef/>
      </w:r>
      <w:r>
        <w:t>blessing or blessing?</w:t>
      </w:r>
    </w:p>
  </w:comment>
  <w:comment w:id="734" w:author="Windows User" w:date="2015-02-10T08:20:00Z" w:initials="BS">
    <w:p w:rsidR="00552687" w:rsidRDefault="00552687">
      <w:pPr>
        <w:pStyle w:val="CommentText"/>
      </w:pPr>
      <w:r>
        <w:rPr>
          <w:rStyle w:val="CommentReference"/>
        </w:rPr>
        <w:annotationRef/>
      </w:r>
      <w:r>
        <w:t>the other translations seem not to like abouna's contractions...</w:t>
      </w:r>
    </w:p>
  </w:comment>
  <w:comment w:id="735" w:author="Windows User" w:date="2015-02-10T08:20:00Z" w:initials="BS">
    <w:p w:rsidR="00552687" w:rsidRDefault="00552687">
      <w:pPr>
        <w:pStyle w:val="CommentText"/>
      </w:pPr>
      <w:r>
        <w:rPr>
          <w:rStyle w:val="CommentReference"/>
        </w:rPr>
        <w:annotationRef/>
      </w:r>
      <w:r>
        <w:t>perfect or true?</w:t>
      </w:r>
    </w:p>
  </w:comment>
  <w:comment w:id="742" w:author="Windows User" w:date="2015-02-10T08:28:00Z" w:initials="BS">
    <w:p w:rsidR="00552687" w:rsidRDefault="00552687">
      <w:pPr>
        <w:pStyle w:val="CommentText"/>
      </w:pPr>
      <w:r>
        <w:rPr>
          <w:rStyle w:val="CommentReference"/>
        </w:rPr>
        <w:annotationRef/>
      </w:r>
      <w:r>
        <w:t>which word is right?</w:t>
      </w:r>
    </w:p>
  </w:comment>
  <w:comment w:id="743" w:author="Windows User" w:date="2015-02-10T08:28:00Z" w:initials="BS">
    <w:p w:rsidR="00552687" w:rsidRDefault="00552687">
      <w:pPr>
        <w:pStyle w:val="CommentText"/>
      </w:pPr>
      <w:r>
        <w:rPr>
          <w:rStyle w:val="CommentReference"/>
        </w:rPr>
        <w:annotationRef/>
      </w:r>
      <w:r>
        <w:t>wise?</w:t>
      </w:r>
    </w:p>
  </w:comment>
  <w:comment w:id="745" w:author="Windows User" w:date="2015-02-10T08:28:00Z" w:initials="BS">
    <w:p w:rsidR="00552687" w:rsidRDefault="00552687">
      <w:pPr>
        <w:pStyle w:val="CommentText"/>
      </w:pPr>
      <w:r>
        <w:rPr>
          <w:rStyle w:val="CommentReference"/>
        </w:rPr>
        <w:annotationRef/>
      </w:r>
      <w:r>
        <w:t>bride, or bridal chamber?</w:t>
      </w:r>
    </w:p>
  </w:comment>
  <w:comment w:id="746" w:author="Windows User" w:date="2015-02-10T08:28:00Z" w:initials="BS">
    <w:p w:rsidR="00552687" w:rsidRDefault="00552687" w:rsidP="00BE768B">
      <w:pPr>
        <w:pStyle w:val="CommentText"/>
      </w:pPr>
      <w:r>
        <w:rPr>
          <w:rStyle w:val="CommentReference"/>
        </w:rPr>
        <w:annotationRef/>
      </w:r>
      <w:r>
        <w:t>truth, logos, or true logos?</w:t>
      </w:r>
    </w:p>
  </w:comment>
  <w:comment w:id="747" w:author="Windows User" w:date="2015-02-10T08:28:00Z" w:initials="BS">
    <w:p w:rsidR="00552687" w:rsidRDefault="00552687" w:rsidP="00BE768B">
      <w:pPr>
        <w:pStyle w:val="CommentText"/>
      </w:pPr>
      <w:r>
        <w:rPr>
          <w:rStyle w:val="CommentReference"/>
        </w:rPr>
        <w:annotationRef/>
      </w:r>
      <w:r>
        <w:t>redeemed or saved?</w:t>
      </w:r>
    </w:p>
  </w:comment>
  <w:comment w:id="749" w:author="Windows User" w:date="2015-02-10T08:28:00Z" w:initials="BS">
    <w:p w:rsidR="00552687" w:rsidRDefault="00552687">
      <w:pPr>
        <w:pStyle w:val="CommentText"/>
      </w:pPr>
      <w:r>
        <w:rPr>
          <w:rStyle w:val="CommentReference"/>
        </w:rPr>
        <w:annotationRef/>
      </w:r>
      <w:r>
        <w:t>for us or unto us?</w:t>
      </w:r>
    </w:p>
  </w:comment>
  <w:comment w:id="752" w:author="Windows User" w:date="2015-02-10T08:28:00Z" w:initials="BS">
    <w:p w:rsidR="00552687" w:rsidRDefault="00552687">
      <w:pPr>
        <w:pStyle w:val="CommentText"/>
      </w:pPr>
      <w:r>
        <w:rPr>
          <w:rStyle w:val="CommentReference"/>
        </w:rPr>
        <w:annotationRef/>
      </w:r>
      <w:r>
        <w:t>what does eshleelooi mean?</w:t>
      </w:r>
    </w:p>
  </w:comment>
  <w:comment w:id="753" w:author="Windows User" w:date="2015-02-10T08:28:00Z" w:initials="BS">
    <w:p w:rsidR="00552687" w:rsidRDefault="00552687">
      <w:pPr>
        <w:pStyle w:val="CommentText"/>
      </w:pPr>
      <w:r>
        <w:rPr>
          <w:rStyle w:val="CommentReference"/>
        </w:rPr>
        <w:annotationRef/>
      </w:r>
      <w:r>
        <w:t>save or redeem?</w:t>
      </w:r>
    </w:p>
  </w:comment>
  <w:comment w:id="755" w:author="Windows User" w:date="2015-02-10T08:29:00Z" w:initials="BS">
    <w:p w:rsidR="00552687" w:rsidRDefault="00552687">
      <w:pPr>
        <w:pStyle w:val="CommentText"/>
      </w:pPr>
      <w:r>
        <w:rPr>
          <w:rStyle w:val="CommentReference"/>
        </w:rPr>
        <w:annotationRef/>
      </w:r>
      <w:r>
        <w:t>paradoxically or miraculously?</w:t>
      </w:r>
    </w:p>
  </w:comment>
  <w:comment w:id="756" w:author="Windows User" w:date="2015-02-10T08:29:00Z" w:initials="BS">
    <w:p w:rsidR="00552687" w:rsidRDefault="00552687">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552687" w:rsidRDefault="00552687">
      <w:pPr>
        <w:pStyle w:val="CommentText"/>
      </w:pPr>
      <w:r>
        <w:rPr>
          <w:rStyle w:val="CommentReference"/>
        </w:rPr>
        <w:annotationRef/>
      </w:r>
      <w:r>
        <w:t>this seems to be parallel to gold on all sides rather than gold roundabout it.</w:t>
      </w:r>
    </w:p>
  </w:comment>
  <w:comment w:id="759" w:author="Windows User" w:date="2015-02-10T08:29:00Z" w:initials="BS">
    <w:p w:rsidR="00552687" w:rsidRDefault="00552687">
      <w:pPr>
        <w:pStyle w:val="CommentText"/>
      </w:pPr>
      <w:r>
        <w:rPr>
          <w:rStyle w:val="CommentReference"/>
        </w:rPr>
        <w:annotationRef/>
      </w:r>
      <w:r>
        <w:t>Saviour or redeemer?</w:t>
      </w:r>
    </w:p>
  </w:comment>
  <w:comment w:id="761" w:author="Windows User" w:date="2015-02-10T08:29:00Z" w:initials="BS">
    <w:p w:rsidR="00552687" w:rsidRDefault="00552687">
      <w:pPr>
        <w:pStyle w:val="CommentText"/>
      </w:pPr>
      <w:r>
        <w:rPr>
          <w:rStyle w:val="CommentReference"/>
        </w:rPr>
        <w:annotationRef/>
      </w:r>
      <w:r>
        <w:t>isn't this compassion? not nishti nai...</w:t>
      </w:r>
    </w:p>
  </w:comment>
  <w:comment w:id="764" w:author="Windows User" w:date="2015-02-10T08:30:00Z" w:initials="BS">
    <w:p w:rsidR="00552687" w:rsidRDefault="0055268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552687" w:rsidRDefault="00552687">
      <w:pPr>
        <w:pStyle w:val="CommentText"/>
      </w:pPr>
      <w:r>
        <w:rPr>
          <w:rStyle w:val="CommentReference"/>
        </w:rPr>
        <w:annotationRef/>
      </w:r>
      <w:r>
        <w:t>should be lampstand, not candle stick, here and throughout.</w:t>
      </w:r>
    </w:p>
  </w:comment>
  <w:comment w:id="766" w:author="Windows User" w:date="2015-02-10T08:30:00Z" w:initials="BS">
    <w:p w:rsidR="00552687" w:rsidRDefault="00552687">
      <w:pPr>
        <w:pStyle w:val="CommentText"/>
      </w:pPr>
      <w:r>
        <w:rPr>
          <w:rStyle w:val="CommentReference"/>
        </w:rPr>
        <w:annotationRef/>
      </w:r>
      <w:r>
        <w:t>Ok, not saluted... Greeted, or I would prefer hailed...</w:t>
      </w:r>
    </w:p>
  </w:comment>
  <w:comment w:id="767" w:author="Windows User" w:date="2015-02-10T08:30:00Z" w:initials="BS">
    <w:p w:rsidR="00552687" w:rsidRDefault="00552687">
      <w:pPr>
        <w:pStyle w:val="CommentText"/>
      </w:pPr>
      <w:r>
        <w:rPr>
          <w:rStyle w:val="CommentReference"/>
        </w:rPr>
        <w:annotationRef/>
      </w:r>
      <w:r>
        <w:t>The Father was overjoyed, in your conception????</w:t>
      </w:r>
    </w:p>
  </w:comment>
  <w:comment w:id="768" w:author="Windows User" w:date="2015-02-10T08:30:00Z" w:initials="BS">
    <w:p w:rsidR="00552687" w:rsidRDefault="00552687">
      <w:pPr>
        <w:pStyle w:val="CommentText"/>
      </w:pPr>
      <w:r>
        <w:rPr>
          <w:rStyle w:val="CommentReference"/>
        </w:rPr>
        <w:annotationRef/>
      </w:r>
      <w:r>
        <w:t>appearing doesn't sound right for parousia... coming or advent?</w:t>
      </w:r>
    </w:p>
  </w:comment>
  <w:comment w:id="769" w:author="Windows User" w:date="2015-02-10T08:30:00Z" w:initials="BS">
    <w:p w:rsidR="00552687" w:rsidRDefault="00552687">
      <w:pPr>
        <w:pStyle w:val="CommentText"/>
      </w:pPr>
      <w:r>
        <w:rPr>
          <w:rStyle w:val="CommentReference"/>
        </w:rPr>
        <w:annotationRef/>
      </w:r>
      <w:r>
        <w:t>kinda funny in English to switch pronoun from Lord to Virgin in one scentence.</w:t>
      </w:r>
    </w:p>
  </w:comment>
  <w:comment w:id="772" w:author="Windows User" w:date="2015-02-10T08:30:00Z" w:initials="BS">
    <w:p w:rsidR="00552687" w:rsidRDefault="00552687">
      <w:pPr>
        <w:pStyle w:val="CommentText"/>
      </w:pPr>
      <w:r>
        <w:rPr>
          <w:rStyle w:val="CommentReference"/>
        </w:rPr>
        <w:annotationRef/>
      </w:r>
      <w:r>
        <w:t>I really didn't like preached... Is this to literal though? Maybe L.A. is better.</w:t>
      </w:r>
    </w:p>
  </w:comment>
  <w:comment w:id="773" w:author="Windows User" w:date="2015-02-10T08:30:00Z" w:initials="BS">
    <w:p w:rsidR="00552687" w:rsidRDefault="00552687">
      <w:pPr>
        <w:pStyle w:val="CommentText"/>
      </w:pPr>
      <w:r>
        <w:rPr>
          <w:rStyle w:val="CommentReference"/>
        </w:rPr>
        <w:annotationRef/>
      </w:r>
      <w:r>
        <w:t>these thereofs are so awkward... but I can't think of a better phrasing right now.</w:t>
      </w:r>
    </w:p>
  </w:comment>
  <w:comment w:id="779" w:author="Windows User" w:date="2015-02-10T08:31:00Z" w:initials="BS">
    <w:p w:rsidR="00552687" w:rsidRDefault="00552687">
      <w:pPr>
        <w:pStyle w:val="CommentText"/>
      </w:pPr>
      <w:r>
        <w:rPr>
          <w:rStyle w:val="CommentReference"/>
        </w:rPr>
        <w:annotationRef/>
      </w:r>
      <w:r>
        <w:t>this seems kind of loose... is it ok?</w:t>
      </w:r>
    </w:p>
  </w:comment>
  <w:comment w:id="780" w:author="Windows User" w:date="2015-02-10T08:31:00Z" w:initials="BS">
    <w:p w:rsidR="00552687" w:rsidRDefault="00552687">
      <w:pPr>
        <w:pStyle w:val="CommentText"/>
      </w:pPr>
      <w:r>
        <w:rPr>
          <w:rStyle w:val="CommentReference"/>
        </w:rPr>
        <w:annotationRef/>
      </w:r>
      <w:r>
        <w:t>works or deeds?</w:t>
      </w:r>
    </w:p>
  </w:comment>
  <w:comment w:id="781" w:author="Windows User" w:date="2015-02-10T08:31:00Z" w:initials="BS">
    <w:p w:rsidR="00552687" w:rsidRDefault="00552687">
      <w:pPr>
        <w:pStyle w:val="CommentText"/>
      </w:pPr>
      <w:r>
        <w:rPr>
          <w:rStyle w:val="CommentReference"/>
        </w:rPr>
        <w:annotationRef/>
      </w:r>
      <w:r>
        <w:t>does Coptic have 'high'?</w:t>
      </w:r>
    </w:p>
  </w:comment>
  <w:comment w:id="782" w:author="Windows User" w:date="2015-02-10T08:31:00Z" w:initials="BS">
    <w:p w:rsidR="00552687" w:rsidRDefault="00552687">
      <w:pPr>
        <w:pStyle w:val="CommentText"/>
      </w:pPr>
      <w:r>
        <w:rPr>
          <w:rStyle w:val="CommentReference"/>
        </w:rPr>
        <w:annotationRef/>
      </w:r>
      <w:r>
        <w:t>bless or praise? inconsistent rendering of esmo</w:t>
      </w:r>
    </w:p>
  </w:comment>
  <w:comment w:id="795" w:author="Windows User" w:date="2015-09-02T08:56:00Z" w:initials="WU">
    <w:p w:rsidR="00552687" w:rsidRDefault="00552687" w:rsidP="000278EC">
      <w:pPr>
        <w:pStyle w:val="CommentText"/>
      </w:pPr>
      <w:r>
        <w:rPr>
          <w:rStyle w:val="CommentReference"/>
        </w:rPr>
        <w:annotationRef/>
      </w:r>
      <w:r>
        <w:t>Gives light? Enlightens?</w:t>
      </w:r>
    </w:p>
  </w:comment>
  <w:comment w:id="796" w:author="Windows User" w:date="2015-09-02T08:33:00Z" w:initials="WU">
    <w:p w:rsidR="00552687" w:rsidRDefault="00552687">
      <w:pPr>
        <w:pStyle w:val="CommentText"/>
      </w:pPr>
      <w:r>
        <w:rPr>
          <w:rStyle w:val="CommentReference"/>
        </w:rPr>
        <w:annotationRef/>
      </w:r>
      <w:r>
        <w:t>split after this vs?</w:t>
      </w:r>
    </w:p>
  </w:comment>
  <w:comment w:id="797" w:author="Windows User" w:date="2015-09-02T09:07:00Z" w:initials="WU">
    <w:p w:rsidR="00257A38" w:rsidRDefault="00257A38">
      <w:pPr>
        <w:pStyle w:val="CommentText"/>
      </w:pPr>
      <w:r>
        <w:rPr>
          <w:rStyle w:val="CommentReference"/>
        </w:rPr>
        <w:annotationRef/>
      </w:r>
      <w:r>
        <w:t>Better word than prelate?</w:t>
      </w:r>
    </w:p>
  </w:comment>
  <w:comment w:id="812" w:author="Windows User" w:date="2015-02-19T12:10:00Z" w:initials="WU">
    <w:p w:rsidR="00552687" w:rsidRDefault="00552687">
      <w:pPr>
        <w:pStyle w:val="CommentText"/>
      </w:pPr>
      <w:r>
        <w:rPr>
          <w:rStyle w:val="CommentReference"/>
        </w:rPr>
        <w:annotationRef/>
      </w:r>
      <w:r>
        <w:t>add accents and coptic</w:t>
      </w:r>
    </w:p>
  </w:comment>
  <w:comment w:id="827" w:author="Windows User" w:date="2015-03-03T22:28:00Z" w:initials="BS">
    <w:p w:rsidR="00552687" w:rsidRDefault="00552687">
      <w:pPr>
        <w:pStyle w:val="CommentText"/>
      </w:pPr>
      <w:r>
        <w:rPr>
          <w:rStyle w:val="CommentReference"/>
        </w:rPr>
        <w:annotationRef/>
      </w:r>
      <w:r>
        <w:t>coptic has confess</w:t>
      </w:r>
    </w:p>
  </w:comment>
  <w:comment w:id="917" w:author="Windows User" w:date="2015-08-26T08:24:00Z" w:initials="WU">
    <w:p w:rsidR="00552687" w:rsidRDefault="00552687">
      <w:pPr>
        <w:pStyle w:val="CommentText"/>
      </w:pPr>
      <w:r>
        <w:rPr>
          <w:rStyle w:val="CommentReference"/>
        </w:rPr>
        <w:annotationRef/>
      </w:r>
      <w:r>
        <w:t>Isn’t this one more faithful?</w:t>
      </w:r>
    </w:p>
  </w:comment>
  <w:comment w:id="918" w:author="Windows User" w:date="2015-08-26T08:24:00Z" w:initials="WU">
    <w:p w:rsidR="00552687" w:rsidRDefault="00552687">
      <w:pPr>
        <w:pStyle w:val="CommentText"/>
      </w:pPr>
      <w:r>
        <w:rPr>
          <w:rStyle w:val="CommentReference"/>
        </w:rPr>
        <w:annotationRef/>
      </w:r>
      <w:r>
        <w:t>Which one(s) are/is right?</w:t>
      </w:r>
    </w:p>
  </w:comment>
  <w:comment w:id="919" w:author="Windows User" w:date="2015-08-26T08:24:00Z" w:initials="WU">
    <w:p w:rsidR="00552687" w:rsidRDefault="00552687">
      <w:pPr>
        <w:pStyle w:val="CommentText"/>
      </w:pPr>
      <w:r>
        <w:rPr>
          <w:rStyle w:val="CommentReference"/>
        </w:rPr>
        <w:annotationRef/>
      </w:r>
      <w:r>
        <w:t>Coptic doesn’t seem to have “O Lord”</w:t>
      </w:r>
    </w:p>
  </w:comment>
  <w:comment w:id="920" w:author="Windows User" w:date="2015-08-31T08:35:00Z" w:initials="WU">
    <w:p w:rsidR="00552687" w:rsidRDefault="00552687">
      <w:pPr>
        <w:pStyle w:val="CommentText"/>
      </w:pPr>
      <w:r>
        <w:rPr>
          <w:rStyle w:val="CommentReference"/>
        </w:rPr>
        <w:annotationRef/>
      </w:r>
      <w:r>
        <w:t>Called or named?</w:t>
      </w:r>
    </w:p>
  </w:comment>
  <w:comment w:id="921" w:author="Windows User" w:date="2015-08-31T08:35:00Z" w:initials="WU">
    <w:p w:rsidR="00552687" w:rsidRDefault="00552687">
      <w:pPr>
        <w:pStyle w:val="CommentText"/>
      </w:pPr>
      <w:r>
        <w:rPr>
          <w:rStyle w:val="CommentReference"/>
        </w:rPr>
        <w:annotationRef/>
      </w:r>
      <w:r>
        <w:t>John loved the Lord, or the Lord loved John?</w:t>
      </w:r>
    </w:p>
  </w:comment>
  <w:comment w:id="922" w:author="Windows User" w:date="2015-08-31T08:38:00Z" w:initials="WU">
    <w:p w:rsidR="00552687" w:rsidRDefault="00552687">
      <w:pPr>
        <w:pStyle w:val="CommentText"/>
      </w:pPr>
      <w:r>
        <w:rPr>
          <w:rStyle w:val="CommentReference"/>
        </w:rPr>
        <w:annotationRef/>
      </w:r>
      <w:r>
        <w:t>Not the Lord?</w:t>
      </w:r>
    </w:p>
  </w:comment>
  <w:comment w:id="923" w:author="Windows User" w:date="2015-08-31T08:38:00Z" w:initials="WU">
    <w:p w:rsidR="00552687" w:rsidRDefault="00552687">
      <w:pPr>
        <w:pStyle w:val="CommentText"/>
      </w:pPr>
      <w:r>
        <w:rPr>
          <w:rStyle w:val="CommentReference"/>
        </w:rPr>
        <w:annotationRef/>
      </w:r>
      <w:r>
        <w:t>The rest missing?</w:t>
      </w:r>
    </w:p>
  </w:comment>
  <w:comment w:id="924" w:author="Windows User" w:date="2015-08-31T08:38:00Z" w:initials="WU">
    <w:p w:rsidR="00552687" w:rsidRDefault="00552687">
      <w:pPr>
        <w:pStyle w:val="CommentText"/>
      </w:pPr>
      <w:r>
        <w:rPr>
          <w:rStyle w:val="CommentReference"/>
        </w:rPr>
        <w:annotationRef/>
      </w:r>
      <w:r>
        <w:t>Completely different…</w:t>
      </w:r>
    </w:p>
  </w:comment>
  <w:comment w:id="925" w:author="Windows User" w:date="2015-08-31T08:38:00Z" w:initials="WU">
    <w:p w:rsidR="00552687" w:rsidRDefault="00552687">
      <w:pPr>
        <w:pStyle w:val="CommentText"/>
      </w:pPr>
      <w:r>
        <w:rPr>
          <w:rStyle w:val="CommentReference"/>
        </w:rPr>
        <w:annotationRef/>
      </w:r>
      <w:r>
        <w:t>Sound or voices?</w:t>
      </w:r>
    </w:p>
  </w:comment>
  <w:comment w:id="926" w:author="Windows User" w:date="2015-09-01T09:02:00Z" w:initials="WU">
    <w:p w:rsidR="00552687" w:rsidRDefault="00552687">
      <w:pPr>
        <w:pStyle w:val="CommentText"/>
      </w:pPr>
      <w:r>
        <w:rPr>
          <w:rStyle w:val="CommentReference"/>
        </w:rPr>
        <w:annotationRef/>
      </w:r>
      <w:r>
        <w:t>AAP has divinely inspired.</w:t>
      </w:r>
    </w:p>
  </w:comment>
  <w:comment w:id="927" w:author="Windows User" w:date="2015-08-31T12:23:00Z" w:initials="WU">
    <w:p w:rsidR="00552687" w:rsidRDefault="00552687">
      <w:pPr>
        <w:pStyle w:val="CommentText"/>
      </w:pPr>
      <w:r>
        <w:rPr>
          <w:rStyle w:val="CommentReference"/>
        </w:rPr>
        <w:annotationRef/>
      </w:r>
      <w:r>
        <w:t>This one needs looking at.</w:t>
      </w:r>
    </w:p>
  </w:comment>
  <w:comment w:id="928" w:author="Windows User" w:date="2015-08-31T12:23:00Z" w:initials="WU">
    <w:p w:rsidR="00552687" w:rsidRDefault="00552687">
      <w:pPr>
        <w:pStyle w:val="CommentText"/>
      </w:pPr>
      <w:r>
        <w:rPr>
          <w:rStyle w:val="CommentReference"/>
        </w:rPr>
        <w:annotationRef/>
      </w:r>
      <w:r>
        <w:t>Partners?</w:t>
      </w:r>
    </w:p>
  </w:comment>
  <w:comment w:id="933" w:author="Windows User" w:date="2015-07-23T21:19:00Z" w:initials="BS">
    <w:p w:rsidR="00552687" w:rsidRDefault="00552687">
      <w:pPr>
        <w:pStyle w:val="CommentText"/>
      </w:pPr>
      <w:r>
        <w:rPr>
          <w:rStyle w:val="CommentReference"/>
        </w:rPr>
        <w:annotationRef/>
      </w:r>
      <w:r>
        <w:t>wiles or snares?</w:t>
      </w:r>
    </w:p>
  </w:comment>
  <w:comment w:id="934" w:author="Windows User" w:date="2015-07-09T08:31:00Z" w:initials="BS">
    <w:p w:rsidR="00552687" w:rsidRDefault="00552687">
      <w:pPr>
        <w:pStyle w:val="CommentText"/>
      </w:pPr>
      <w:r>
        <w:rPr>
          <w:rStyle w:val="CommentReference"/>
        </w:rPr>
        <w:annotationRef/>
      </w:r>
      <w:r>
        <w:t>I typed this Coptic... so it will have typos..</w:t>
      </w:r>
    </w:p>
  </w:comment>
  <w:comment w:id="935" w:author="Windows User" w:date="2015-07-09T08:32:00Z" w:initials="WU">
    <w:p w:rsidR="00552687" w:rsidRDefault="00552687">
      <w:pPr>
        <w:pStyle w:val="CommentText"/>
      </w:pPr>
      <w:r>
        <w:rPr>
          <w:rStyle w:val="CommentReference"/>
        </w:rPr>
        <w:annotationRef/>
      </w:r>
      <w:r>
        <w:t>You reign? The dominion is yours? Yours is the dominion?</w:t>
      </w:r>
    </w:p>
  </w:comment>
  <w:comment w:id="936" w:author="Windows User" w:date="2015-07-09T12:21:00Z" w:initials="BS">
    <w:p w:rsidR="00552687" w:rsidRDefault="00552687">
      <w:pPr>
        <w:pStyle w:val="CommentText"/>
      </w:pPr>
      <w:r>
        <w:rPr>
          <w:rStyle w:val="CommentReference"/>
        </w:rPr>
        <w:annotationRef/>
      </w:r>
      <w:r>
        <w:t>omit 'be' in contemporary?</w:t>
      </w:r>
    </w:p>
  </w:comment>
  <w:comment w:id="937" w:author="Windows User" w:date="2015-07-09T12:20:00Z" w:initials="BS">
    <w:p w:rsidR="00552687" w:rsidRDefault="00552687">
      <w:pPr>
        <w:pStyle w:val="CommentText"/>
      </w:pPr>
      <w:r>
        <w:rPr>
          <w:rStyle w:val="CommentReference"/>
        </w:rPr>
        <w:annotationRef/>
      </w:r>
      <w:r>
        <w:t>Abouna Antony: I typed this Coptic from the black book. Jenkims were very unclear. Please proof for typos.</w:t>
      </w:r>
    </w:p>
  </w:comment>
  <w:comment w:id="938" w:author="Windows User" w:date="2015-07-09T12:21:00Z" w:initials="BS">
    <w:p w:rsidR="00552687" w:rsidRDefault="00552687">
      <w:pPr>
        <w:pStyle w:val="CommentText"/>
      </w:pPr>
      <w:r>
        <w:rPr>
          <w:rStyle w:val="CommentReference"/>
        </w:rPr>
        <w:annotationRef/>
      </w:r>
      <w:r>
        <w:t>"is" before "the King" would make this whole vs flow as a sentence...</w:t>
      </w:r>
    </w:p>
  </w:comment>
  <w:comment w:id="939" w:author="Windows User" w:date="2015-07-09T12:21:00Z" w:initials="BS">
    <w:p w:rsidR="00552687" w:rsidRDefault="00552687">
      <w:pPr>
        <w:pStyle w:val="CommentText"/>
      </w:pPr>
      <w:r>
        <w:rPr>
          <w:rStyle w:val="CommentReference"/>
        </w:rPr>
        <w:annotationRef/>
      </w:r>
      <w:r>
        <w:t>ask more modern than entreat... but not quite right?</w:t>
      </w:r>
    </w:p>
  </w:comment>
  <w:comment w:id="943" w:author="Windows User" w:date="2015-07-10T12:33:00Z" w:initials="WU">
    <w:p w:rsidR="00552687" w:rsidRDefault="00552687">
      <w:pPr>
        <w:pStyle w:val="CommentText"/>
      </w:pPr>
      <w:r>
        <w:rPr>
          <w:rStyle w:val="CommentReference"/>
        </w:rPr>
        <w:annotationRef/>
      </w:r>
      <w:r>
        <w:t>Needs work.</w:t>
      </w:r>
    </w:p>
  </w:comment>
  <w:comment w:id="952" w:author="Windows User" w:date="2015-08-28T20:42:00Z" w:initials="WU">
    <w:p w:rsidR="00552687" w:rsidRDefault="00552687">
      <w:pPr>
        <w:pStyle w:val="CommentText"/>
      </w:pPr>
      <w:r>
        <w:rPr>
          <w:rStyle w:val="CommentReference"/>
        </w:rPr>
        <w:annotationRef/>
      </w:r>
      <w:r>
        <w:t>Beasts or creatures?</w:t>
      </w:r>
    </w:p>
  </w:comment>
  <w:comment w:id="953" w:author="Windows User" w:date="2015-08-28T20:42:00Z" w:initials="WU">
    <w:p w:rsidR="00552687" w:rsidRDefault="00552687">
      <w:pPr>
        <w:pStyle w:val="CommentText"/>
      </w:pPr>
      <w:r>
        <w:rPr>
          <w:rStyle w:val="CommentReference"/>
        </w:rPr>
        <w:annotationRef/>
      </w:r>
      <w:r>
        <w:t>Incessant? Or unceasing?</w:t>
      </w:r>
    </w:p>
  </w:comment>
  <w:comment w:id="954" w:author="Windows User" w:date="2015-08-28T20:42:00Z" w:initials="WU">
    <w:p w:rsidR="00552687" w:rsidRDefault="00552687">
      <w:pPr>
        <w:pStyle w:val="CommentText"/>
      </w:pPr>
      <w:r>
        <w:rPr>
          <w:rStyle w:val="CommentReference"/>
        </w:rPr>
        <w:annotationRef/>
      </w:r>
      <w:r>
        <w:t>Flames of fire or fervent as fire?</w:t>
      </w:r>
    </w:p>
  </w:comment>
  <w:comment w:id="955" w:author="Windows User" w:date="2015-08-26T08:50:00Z" w:initials="WU">
    <w:p w:rsidR="00552687" w:rsidRDefault="00552687">
      <w:pPr>
        <w:pStyle w:val="CommentText"/>
      </w:pPr>
      <w:r>
        <w:rPr>
          <w:rStyle w:val="CommentReference"/>
        </w:rPr>
        <w:annotationRef/>
      </w:r>
      <w:r>
        <w:t>Serving the Lord, or serving before the Lord?</w:t>
      </w:r>
    </w:p>
  </w:comment>
  <w:comment w:id="968" w:author="Windows User" w:date="2015-08-21T08:33:00Z" w:initials="BS">
    <w:p w:rsidR="00552687" w:rsidRDefault="00552687">
      <w:pPr>
        <w:pStyle w:val="CommentText"/>
      </w:pPr>
      <w:r>
        <w:rPr>
          <w:rStyle w:val="CommentReference"/>
        </w:rPr>
        <w:annotationRef/>
      </w:r>
      <w:r>
        <w:t>what does this mean?</w:t>
      </w:r>
    </w:p>
  </w:comment>
  <w:comment w:id="969" w:author="Windows User" w:date="2015-08-21T08:33:00Z" w:initials="BS">
    <w:p w:rsidR="00552687" w:rsidRDefault="00552687">
      <w:pPr>
        <w:pStyle w:val="CommentText"/>
      </w:pPr>
      <w:r>
        <w:rPr>
          <w:rStyle w:val="CommentReference"/>
        </w:rPr>
        <w:annotationRef/>
      </w:r>
      <w:r>
        <w:t>announced or proclaimed?</w:t>
      </w:r>
    </w:p>
  </w:comment>
  <w:comment w:id="970" w:author="Windows User" w:date="2015-08-21T08:51:00Z" w:initials="WU">
    <w:p w:rsidR="00552687" w:rsidRDefault="00552687">
      <w:pPr>
        <w:pStyle w:val="CommentText"/>
      </w:pPr>
      <w:r>
        <w:rPr>
          <w:rStyle w:val="CommentReference"/>
        </w:rPr>
        <w:annotationRef/>
      </w:r>
      <w:r>
        <w:t>?</w:t>
      </w:r>
    </w:p>
  </w:comment>
  <w:comment w:id="971" w:author="Windows User" w:date="2015-08-21T08:51:00Z" w:initials="WU">
    <w:p w:rsidR="00552687" w:rsidRDefault="00552687">
      <w:pPr>
        <w:pStyle w:val="CommentText"/>
      </w:pPr>
      <w:r>
        <w:rPr>
          <w:rStyle w:val="CommentReference"/>
        </w:rPr>
        <w:annotationRef/>
      </w:r>
      <w:r>
        <w:t>Bride, no, not bridegroom?</w:t>
      </w:r>
    </w:p>
  </w:comment>
  <w:comment w:id="972" w:author="Windows User" w:date="2015-08-21T08:57:00Z" w:initials="WU">
    <w:p w:rsidR="00552687" w:rsidRDefault="00552687">
      <w:pPr>
        <w:pStyle w:val="CommentText"/>
      </w:pPr>
      <w:r>
        <w:rPr>
          <w:rStyle w:val="CommentReference"/>
        </w:rPr>
        <w:annotationRef/>
      </w:r>
      <w:r>
        <w:t>Return?</w:t>
      </w:r>
    </w:p>
  </w:comment>
  <w:comment w:id="973" w:author="Windows User" w:date="2015-08-21T08:57:00Z" w:initials="WU">
    <w:p w:rsidR="00552687" w:rsidRDefault="00552687">
      <w:pPr>
        <w:pStyle w:val="CommentText"/>
      </w:pPr>
      <w:r>
        <w:rPr>
          <w:rStyle w:val="CommentReference"/>
        </w:rPr>
        <w:annotationRef/>
      </w:r>
      <w:r>
        <w:t>Establishment? Building up?</w:t>
      </w:r>
    </w:p>
  </w:comment>
  <w:comment w:id="974" w:author="Windows User" w:date="2015-08-21T09:05:00Z" w:initials="WU">
    <w:p w:rsidR="00552687" w:rsidRDefault="00552687">
      <w:pPr>
        <w:pStyle w:val="CommentText"/>
      </w:pPr>
      <w:r>
        <w:rPr>
          <w:rStyle w:val="CommentReference"/>
        </w:rPr>
        <w:annotationRef/>
      </w:r>
      <w:r>
        <w:t>Heavenly evangelist? Good tidings? Glad tidings? Good news?</w:t>
      </w:r>
    </w:p>
  </w:comment>
  <w:comment w:id="975" w:author="Windows User" w:date="2015-08-21T09:05:00Z" w:initials="WU">
    <w:p w:rsidR="00552687" w:rsidRDefault="00552687">
      <w:pPr>
        <w:pStyle w:val="CommentText"/>
      </w:pPr>
      <w:r>
        <w:rPr>
          <w:rStyle w:val="CommentReference"/>
        </w:rPr>
        <w:annotationRef/>
      </w:r>
      <w:r>
        <w:t>I don’t see “the Lord is with you” in the Coptic</w:t>
      </w:r>
    </w:p>
    <w:p w:rsidR="00552687" w:rsidRDefault="00552687">
      <w:pPr>
        <w:pStyle w:val="CommentText"/>
      </w:pPr>
    </w:p>
  </w:comment>
  <w:comment w:id="976" w:author="Windows User" w:date="2015-08-21T09:05:00Z" w:initials="WU">
    <w:p w:rsidR="00552687" w:rsidRDefault="00552687">
      <w:pPr>
        <w:pStyle w:val="CommentText"/>
      </w:pPr>
      <w:r>
        <w:rPr>
          <w:rStyle w:val="CommentReference"/>
        </w:rPr>
        <w:annotationRef/>
      </w:r>
      <w:r>
        <w:t>Heavenly herald of Good News?</w:t>
      </w:r>
    </w:p>
    <w:p w:rsidR="00552687" w:rsidRDefault="00552687">
      <w:pPr>
        <w:pStyle w:val="CommentText"/>
      </w:pPr>
    </w:p>
  </w:comment>
  <w:comment w:id="980" w:author="Windows User" w:date="2015-08-21T12:19:00Z" w:initials="WU">
    <w:p w:rsidR="00552687" w:rsidRDefault="00552687">
      <w:pPr>
        <w:pStyle w:val="CommentText"/>
      </w:pPr>
      <w:r>
        <w:rPr>
          <w:rStyle w:val="CommentReference"/>
        </w:rPr>
        <w:annotationRef/>
      </w:r>
      <w:r>
        <w:t>Redeemed?</w:t>
      </w:r>
    </w:p>
  </w:comment>
  <w:comment w:id="981" w:author="Windows User" w:date="2015-08-21T12:19:00Z" w:initials="WU">
    <w:p w:rsidR="00552687" w:rsidRDefault="00552687">
      <w:pPr>
        <w:pStyle w:val="CommentText"/>
      </w:pPr>
      <w:r>
        <w:rPr>
          <w:rStyle w:val="CommentReference"/>
        </w:rPr>
        <w:annotationRef/>
      </w:r>
      <w:r>
        <w:t>For? So?</w:t>
      </w:r>
    </w:p>
  </w:comment>
  <w:comment w:id="982" w:author="Windows User" w:date="2015-07-13T09:08:00Z" w:initials="WU">
    <w:p w:rsidR="00552687" w:rsidRDefault="00552687">
      <w:pPr>
        <w:pStyle w:val="CommentText"/>
      </w:pPr>
      <w:r>
        <w:rPr>
          <w:rStyle w:val="CommentReference"/>
        </w:rPr>
        <w:annotationRef/>
      </w:r>
      <w:r>
        <w:t>Or did shine and did illuminate</w:t>
      </w:r>
    </w:p>
  </w:comment>
  <w:comment w:id="983" w:author="Windows User" w:date="2015-07-13T09:08:00Z" w:initials="WU">
    <w:p w:rsidR="00552687" w:rsidRDefault="00552687">
      <w:pPr>
        <w:pStyle w:val="CommentText"/>
      </w:pPr>
      <w:r>
        <w:rPr>
          <w:rStyle w:val="CommentReference"/>
        </w:rPr>
        <w:annotationRef/>
      </w:r>
      <w:r>
        <w:t>What should this verse be?</w:t>
      </w:r>
    </w:p>
  </w:comment>
  <w:comment w:id="984" w:author="Windows User" w:date="2015-07-13T09:08:00Z" w:initials="WU">
    <w:p w:rsidR="00552687" w:rsidRDefault="00552687">
      <w:pPr>
        <w:pStyle w:val="CommentText"/>
      </w:pPr>
      <w:r>
        <w:rPr>
          <w:rStyle w:val="CommentReference"/>
        </w:rPr>
        <w:annotationRef/>
      </w:r>
      <w:r>
        <w:t>Uhm… does this mean something else, because saying the seal of the door Ezekiel saw was raised seems really bad …</w:t>
      </w:r>
    </w:p>
  </w:comment>
  <w:comment w:id="985" w:author="Windows User" w:date="2015-07-13T09:08:00Z" w:initials="WU">
    <w:p w:rsidR="00552687" w:rsidRDefault="00552687">
      <w:pPr>
        <w:pStyle w:val="CommentText"/>
      </w:pPr>
      <w:r>
        <w:rPr>
          <w:rStyle w:val="CommentReference"/>
        </w:rPr>
        <w:annotationRef/>
      </w:r>
      <w:r>
        <w:t>Who?</w:t>
      </w:r>
    </w:p>
  </w:comment>
  <w:comment w:id="986" w:author="Windows User" w:date="2015-07-13T09:08:00Z" w:initials="WU">
    <w:p w:rsidR="00552687" w:rsidRDefault="00552687">
      <w:pPr>
        <w:pStyle w:val="CommentText"/>
      </w:pPr>
      <w:r>
        <w:rPr>
          <w:rStyle w:val="CommentReference"/>
        </w:rPr>
        <w:annotationRef/>
      </w:r>
      <w:r>
        <w:t>Different adjective</w:t>
      </w:r>
    </w:p>
  </w:comment>
  <w:comment w:id="987" w:author="Windows User" w:date="2015-07-13T09:08:00Z" w:initials="WU">
    <w:p w:rsidR="00552687" w:rsidRDefault="00552687">
      <w:pPr>
        <w:pStyle w:val="CommentText"/>
      </w:pPr>
      <w:r>
        <w:rPr>
          <w:rStyle w:val="CommentReference"/>
        </w:rPr>
        <w:annotationRef/>
      </w:r>
      <w:r>
        <w:t>Sickness?</w:t>
      </w:r>
    </w:p>
  </w:comment>
  <w:comment w:id="988" w:author="Windows User" w:date="2015-07-13T20:55:00Z" w:initials="BS">
    <w:p w:rsidR="00552687" w:rsidRDefault="0055268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89" w:author="Windows User" w:date="2015-07-13T21:20:00Z" w:initials="WU">
    <w:p w:rsidR="00552687" w:rsidRDefault="00552687">
      <w:pPr>
        <w:pStyle w:val="CommentText"/>
      </w:pPr>
      <w:r>
        <w:rPr>
          <w:rStyle w:val="CommentReference"/>
        </w:rPr>
        <w:annotationRef/>
      </w:r>
      <w:r>
        <w:t>What?</w:t>
      </w:r>
    </w:p>
  </w:comment>
  <w:comment w:id="990" w:author="Windows User" w:date="2015-08-31T09:21:00Z" w:initials="WU">
    <w:p w:rsidR="00552687" w:rsidRDefault="00552687">
      <w:pPr>
        <w:pStyle w:val="CommentText"/>
      </w:pPr>
      <w:r>
        <w:rPr>
          <w:rStyle w:val="CommentReference"/>
        </w:rPr>
        <w:annotationRef/>
      </w:r>
    </w:p>
  </w:comment>
  <w:comment w:id="998" w:author="Windows User" w:date="2015-08-21T21:44:00Z" w:initials="WU">
    <w:p w:rsidR="00552687" w:rsidRDefault="00552687">
      <w:pPr>
        <w:pStyle w:val="CommentText"/>
      </w:pPr>
      <w:r>
        <w:rPr>
          <w:rStyle w:val="CommentReference"/>
        </w:rPr>
        <w:annotationRef/>
      </w:r>
      <w:r>
        <w:t>Is abouna going by a different version of the Coptic?</w:t>
      </w:r>
    </w:p>
    <w:p w:rsidR="00552687" w:rsidRDefault="00552687">
      <w:pPr>
        <w:pStyle w:val="CommentText"/>
      </w:pPr>
    </w:p>
  </w:comment>
  <w:comment w:id="999" w:author="Windows User" w:date="2015-07-13T21:30:00Z" w:initials="WU">
    <w:p w:rsidR="00552687" w:rsidRDefault="00552687">
      <w:pPr>
        <w:pStyle w:val="CommentText"/>
      </w:pPr>
      <w:r>
        <w:rPr>
          <w:rStyle w:val="CommentReference"/>
        </w:rPr>
        <w:annotationRef/>
      </w:r>
      <w:r>
        <w:t>Praise and victory doesn’t make sense.</w:t>
      </w:r>
    </w:p>
  </w:comment>
  <w:comment w:id="1000" w:author="Windows User" w:date="2015-07-13T21:38:00Z" w:initials="WU">
    <w:p w:rsidR="00552687" w:rsidRDefault="00552687">
      <w:pPr>
        <w:pStyle w:val="CommentText"/>
      </w:pPr>
      <w:r>
        <w:rPr>
          <w:rStyle w:val="CommentReference"/>
        </w:rPr>
        <w:annotationRef/>
      </w:r>
      <w:r>
        <w:t>Godhead?</w:t>
      </w:r>
    </w:p>
  </w:comment>
  <w:comment w:id="1004" w:author="Windows User" w:date="2015-07-14T08:55:00Z" w:initials="WU">
    <w:p w:rsidR="00552687" w:rsidRDefault="00552687">
      <w:pPr>
        <w:pStyle w:val="CommentText"/>
      </w:pPr>
      <w:r>
        <w:rPr>
          <w:rStyle w:val="CommentReference"/>
        </w:rPr>
        <w:annotationRef/>
      </w:r>
      <w:r>
        <w:t>Establish?</w:t>
      </w:r>
    </w:p>
  </w:comment>
  <w:comment w:id="1005" w:author="Windows User" w:date="2015-07-14T08:53:00Z" w:initials="WU">
    <w:p w:rsidR="00552687" w:rsidRDefault="00552687">
      <w:pPr>
        <w:pStyle w:val="CommentText"/>
      </w:pPr>
      <w:r>
        <w:rPr>
          <w:rStyle w:val="CommentReference"/>
        </w:rPr>
        <w:annotationRef/>
      </w:r>
      <w:r>
        <w:t>Check another source… missing puncuation</w:t>
      </w:r>
    </w:p>
  </w:comment>
  <w:comment w:id="1006" w:author="Windows User" w:date="2015-07-14T08:55:00Z" w:initials="WU">
    <w:p w:rsidR="00552687" w:rsidRDefault="00552687">
      <w:pPr>
        <w:pStyle w:val="CommentText"/>
      </w:pPr>
      <w:r>
        <w:rPr>
          <w:rStyle w:val="CommentReference"/>
        </w:rPr>
        <w:annotationRef/>
      </w:r>
      <w:r>
        <w:t>Worked?</w:t>
      </w:r>
    </w:p>
  </w:comment>
  <w:comment w:id="1007" w:author="Windows User" w:date="2015-07-14T08:55:00Z" w:initials="WU">
    <w:p w:rsidR="00552687" w:rsidRDefault="00552687">
      <w:pPr>
        <w:pStyle w:val="CommentText"/>
      </w:pPr>
      <w:r>
        <w:rPr>
          <w:rStyle w:val="CommentReference"/>
        </w:rPr>
        <w:annotationRef/>
      </w:r>
      <w:r>
        <w:t>Thrice holy or Trisagion?</w:t>
      </w:r>
    </w:p>
  </w:comment>
  <w:comment w:id="1008" w:author="Windows User" w:date="2015-07-14T09:03:00Z" w:initials="WU">
    <w:p w:rsidR="00552687" w:rsidRPr="00936DE7" w:rsidRDefault="0055268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09" w:author="Windows User" w:date="2015-07-14T09:03:00Z" w:initials="WU">
    <w:p w:rsidR="00552687" w:rsidRDefault="00552687">
      <w:pPr>
        <w:pStyle w:val="CommentText"/>
      </w:pPr>
      <w:r>
        <w:rPr>
          <w:rStyle w:val="CommentReference"/>
        </w:rPr>
        <w:annotationRef/>
      </w:r>
      <w:r>
        <w:t>Right translation?</w:t>
      </w:r>
    </w:p>
  </w:comment>
  <w:comment w:id="1010" w:author="Windows User" w:date="2015-07-14T12:24:00Z" w:initials="WU">
    <w:p w:rsidR="00552687" w:rsidRDefault="00552687">
      <w:pPr>
        <w:pStyle w:val="CommentText"/>
      </w:pPr>
      <w:r>
        <w:rPr>
          <w:rStyle w:val="CommentReference"/>
        </w:rPr>
        <w:annotationRef/>
      </w:r>
      <w:r>
        <w:t>What does this mean?</w:t>
      </w:r>
    </w:p>
  </w:comment>
  <w:comment w:id="1011" w:author="Windows User" w:date="2015-07-14T12:24:00Z" w:initials="WU">
    <w:p w:rsidR="00552687" w:rsidRDefault="00552687">
      <w:pPr>
        <w:pStyle w:val="CommentText"/>
      </w:pPr>
      <w:r>
        <w:rPr>
          <w:rStyle w:val="CommentReference"/>
        </w:rPr>
        <w:annotationRef/>
      </w:r>
      <w:r>
        <w:t>To the end?</w:t>
      </w:r>
    </w:p>
  </w:comment>
  <w:comment w:id="1012" w:author="Windows User" w:date="2015-07-14T20:49:00Z" w:initials="WU">
    <w:p w:rsidR="00552687" w:rsidRDefault="00552687">
      <w:pPr>
        <w:pStyle w:val="CommentText"/>
      </w:pPr>
      <w:r>
        <w:rPr>
          <w:rStyle w:val="CommentReference"/>
        </w:rPr>
        <w:annotationRef/>
      </w:r>
      <w:r>
        <w:t>Or freedom?</w:t>
      </w:r>
    </w:p>
  </w:comment>
  <w:comment w:id="1013" w:author="Windows User" w:date="2015-07-14T20:49:00Z" w:initials="WU">
    <w:p w:rsidR="00552687" w:rsidRDefault="00552687">
      <w:pPr>
        <w:pStyle w:val="CommentText"/>
      </w:pPr>
      <w:r>
        <w:rPr>
          <w:rStyle w:val="CommentReference"/>
        </w:rPr>
        <w:annotationRef/>
      </w:r>
      <w:r>
        <w:t>Or establish?</w:t>
      </w:r>
    </w:p>
  </w:comment>
  <w:comment w:id="1040" w:author="Windows User" w:date="2015-07-14T21:15:00Z" w:initials="WU">
    <w:p w:rsidR="00552687" w:rsidRDefault="00552687">
      <w:pPr>
        <w:pStyle w:val="CommentText"/>
      </w:pPr>
      <w:r>
        <w:rPr>
          <w:rStyle w:val="CommentReference"/>
        </w:rPr>
        <w:annotationRef/>
      </w:r>
      <w:r>
        <w:t>Can this be reworded?</w:t>
      </w:r>
    </w:p>
  </w:comment>
  <w:comment w:id="1041" w:author="Windows User" w:date="2015-07-15T08:35:00Z" w:initials="WU">
    <w:p w:rsidR="00552687" w:rsidRDefault="00552687">
      <w:pPr>
        <w:pStyle w:val="CommentText"/>
      </w:pPr>
      <w:r>
        <w:rPr>
          <w:rStyle w:val="CommentReference"/>
        </w:rPr>
        <w:annotationRef/>
      </w:r>
      <w:r>
        <w:t>Check other books for alternate word here.</w:t>
      </w:r>
    </w:p>
  </w:comment>
  <w:comment w:id="1042" w:author="Windows User" w:date="2015-07-15T08:35:00Z" w:initials="WU">
    <w:p w:rsidR="00552687" w:rsidRDefault="00552687">
      <w:pPr>
        <w:pStyle w:val="CommentText"/>
      </w:pPr>
      <w:r>
        <w:rPr>
          <w:rStyle w:val="CommentReference"/>
        </w:rPr>
        <w:annotationRef/>
      </w:r>
      <w:r>
        <w:t>Nations or peoples?</w:t>
      </w:r>
    </w:p>
  </w:comment>
  <w:comment w:id="1043" w:author="Windows User" w:date="2015-07-15T08:35:00Z" w:initials="WU">
    <w:p w:rsidR="00552687" w:rsidRDefault="00552687">
      <w:pPr>
        <w:pStyle w:val="CommentText"/>
      </w:pPr>
      <w:r>
        <w:rPr>
          <w:rStyle w:val="CommentReference"/>
        </w:rPr>
        <w:annotationRef/>
      </w:r>
      <w:r>
        <w:t>Burned or consumed?</w:t>
      </w:r>
    </w:p>
  </w:comment>
  <w:comment w:id="1044" w:author="Windows User" w:date="2015-07-15T08:35:00Z" w:initials="WU">
    <w:p w:rsidR="00552687" w:rsidRDefault="00552687">
      <w:pPr>
        <w:pStyle w:val="CommentText"/>
      </w:pPr>
      <w:r>
        <w:rPr>
          <w:rStyle w:val="CommentReference"/>
        </w:rPr>
        <w:annotationRef/>
      </w:r>
      <w:r>
        <w:t>?</w:t>
      </w:r>
    </w:p>
  </w:comment>
  <w:comment w:id="1045" w:author="Windows User" w:date="2015-07-15T08:33:00Z" w:initials="WU">
    <w:p w:rsidR="00552687" w:rsidRPr="0098028B" w:rsidRDefault="0055268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7" w:author="Windows User" w:date="2015-08-31T12:49:00Z" w:initials="WU">
    <w:p w:rsidR="00552687" w:rsidRDefault="00552687">
      <w:pPr>
        <w:pStyle w:val="CommentText"/>
      </w:pPr>
      <w:r>
        <w:rPr>
          <w:rStyle w:val="CommentReference"/>
        </w:rPr>
        <w:annotationRef/>
      </w:r>
      <w:r>
        <w:t>Synaxarium has St. James dying twice… likely one of them should be St. John!</w:t>
      </w:r>
    </w:p>
  </w:comment>
  <w:comment w:id="1055" w:author="Windows User" w:date="2015-07-15T08:52:00Z" w:initials="WU">
    <w:p w:rsidR="00552687" w:rsidRDefault="00552687">
      <w:pPr>
        <w:pStyle w:val="CommentText"/>
      </w:pPr>
      <w:r>
        <w:rPr>
          <w:rStyle w:val="CommentReference"/>
        </w:rPr>
        <w:annotationRef/>
      </w:r>
      <w:r>
        <w:t>Approached? What does this vs mean?</w:t>
      </w:r>
    </w:p>
  </w:comment>
  <w:comment w:id="1056" w:author="Windows User" w:date="2015-07-15T08:50:00Z" w:initials="WU">
    <w:p w:rsidR="00552687" w:rsidRPr="00035775" w:rsidRDefault="0055268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1" w:author="Windows User" w:date="2015-07-15T20:49:00Z" w:initials="WU">
    <w:p w:rsidR="00552687" w:rsidRDefault="0055268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62" w:author="Windows User" w:date="2015-08-31T08:41:00Z" w:initials="WU">
    <w:p w:rsidR="00552687" w:rsidRDefault="00552687">
      <w:pPr>
        <w:pStyle w:val="CommentText"/>
      </w:pPr>
      <w:r>
        <w:rPr>
          <w:rStyle w:val="CommentReference"/>
        </w:rPr>
        <w:annotationRef/>
      </w:r>
      <w:r>
        <w:t>Completely different.</w:t>
      </w:r>
    </w:p>
  </w:comment>
  <w:comment w:id="1063" w:author="Windows User" w:date="2015-08-31T08:41:00Z" w:initials="WU">
    <w:p w:rsidR="00552687" w:rsidRDefault="00552687">
      <w:pPr>
        <w:pStyle w:val="CommentText"/>
      </w:pPr>
      <w:r>
        <w:rPr>
          <w:rStyle w:val="CommentReference"/>
        </w:rPr>
        <w:annotationRef/>
      </w:r>
      <w:r>
        <w:t>With or in?</w:t>
      </w:r>
    </w:p>
  </w:comment>
  <w:comment w:id="1064" w:author="Windows User" w:date="2015-08-31T08:41:00Z" w:initials="WU">
    <w:p w:rsidR="00552687" w:rsidRDefault="00552687">
      <w:pPr>
        <w:pStyle w:val="CommentText"/>
      </w:pPr>
      <w:r>
        <w:rPr>
          <w:rStyle w:val="CommentReference"/>
        </w:rPr>
        <w:annotationRef/>
      </w:r>
    </w:p>
  </w:comment>
  <w:comment w:id="1065" w:author="Windows User" w:date="2015-08-31T08:41:00Z" w:initials="WU">
    <w:p w:rsidR="00552687" w:rsidRDefault="00552687">
      <w:pPr>
        <w:pStyle w:val="CommentText"/>
      </w:pPr>
      <w:r>
        <w:rPr>
          <w:rStyle w:val="CommentReference"/>
        </w:rPr>
        <w:annotationRef/>
      </w:r>
      <w:r>
        <w:t>Sound or voice?</w:t>
      </w:r>
    </w:p>
  </w:comment>
  <w:comment w:id="1066" w:author="Windows User" w:date="2015-08-31T08:50:00Z" w:initials="WU">
    <w:p w:rsidR="00552687" w:rsidRDefault="00552687">
      <w:pPr>
        <w:pStyle w:val="CommentText"/>
      </w:pPr>
      <w:r>
        <w:rPr>
          <w:rStyle w:val="CommentReference"/>
        </w:rPr>
        <w:annotationRef/>
      </w:r>
      <w:r>
        <w:t>Open to suggetions.</w:t>
      </w:r>
    </w:p>
  </w:comment>
  <w:comment w:id="1067" w:author="Windows User" w:date="2015-08-31T08:50:00Z" w:initials="WU">
    <w:p w:rsidR="00552687" w:rsidRDefault="00552687">
      <w:pPr>
        <w:pStyle w:val="CommentText"/>
      </w:pPr>
      <w:r>
        <w:rPr>
          <w:rStyle w:val="CommentReference"/>
        </w:rPr>
        <w:annotationRef/>
      </w:r>
      <w:r>
        <w:t>Before?</w:t>
      </w:r>
    </w:p>
  </w:comment>
  <w:comment w:id="1068" w:author="Windows User" w:date="2015-08-31T08:50:00Z" w:initials="WU">
    <w:p w:rsidR="00552687" w:rsidRDefault="00552687">
      <w:pPr>
        <w:pStyle w:val="CommentText"/>
      </w:pPr>
      <w:r>
        <w:rPr>
          <w:rStyle w:val="CommentReference"/>
        </w:rPr>
        <w:annotationRef/>
      </w:r>
      <w:r>
        <w:t>Nations?</w:t>
      </w:r>
    </w:p>
  </w:comment>
  <w:comment w:id="1069" w:author="Windows User" w:date="2015-08-31T08:50:00Z" w:initials="WU">
    <w:p w:rsidR="00552687" w:rsidRDefault="00552687">
      <w:pPr>
        <w:pStyle w:val="CommentText"/>
      </w:pPr>
      <w:r>
        <w:rPr>
          <w:rStyle w:val="CommentReference"/>
        </w:rPr>
        <w:annotationRef/>
      </w:r>
      <w:r>
        <w:t>?</w:t>
      </w:r>
    </w:p>
  </w:comment>
  <w:comment w:id="1081" w:author="Windows User" w:date="2015-09-01T12:42:00Z" w:initials="WU">
    <w:p w:rsidR="00552687" w:rsidRDefault="00552687">
      <w:pPr>
        <w:pStyle w:val="CommentText"/>
      </w:pPr>
      <w:r>
        <w:rPr>
          <w:rStyle w:val="CommentReference"/>
        </w:rPr>
        <w:annotationRef/>
      </w:r>
      <w:r>
        <w:t>Are we going with ti agia = saint and ti ethowab = the holy?</w:t>
      </w:r>
    </w:p>
  </w:comment>
  <w:comment w:id="1101" w:author="Windows User" w:date="2015-08-24T09:20:00Z" w:initials="WU">
    <w:p w:rsidR="00552687" w:rsidRPr="00DD5DBC" w:rsidRDefault="0055268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02" w:author="Windows User" w:date="2015-08-24T09:23:00Z" w:initials="WU">
    <w:p w:rsidR="00552687" w:rsidRDefault="00552687">
      <w:pPr>
        <w:pStyle w:val="CommentText"/>
      </w:pPr>
      <w:r>
        <w:rPr>
          <w:rStyle w:val="CommentReference"/>
        </w:rPr>
        <w:annotationRef/>
      </w:r>
      <w:r>
        <w:t>What does the Coptic say?</w:t>
      </w:r>
    </w:p>
  </w:comment>
  <w:comment w:id="1103" w:author="Windows User" w:date="2015-08-24T09:23:00Z" w:initials="WU">
    <w:p w:rsidR="00552687" w:rsidRDefault="00552687">
      <w:pPr>
        <w:pStyle w:val="CommentText"/>
      </w:pPr>
      <w:r>
        <w:rPr>
          <w:rStyle w:val="CommentReference"/>
        </w:rPr>
        <w:annotationRef/>
      </w:r>
      <w:r>
        <w:t>What is being quoted? 2Cor 5?</w:t>
      </w:r>
    </w:p>
  </w:comment>
  <w:comment w:id="1104" w:author="Windows User" w:date="2015-08-24T09:30:00Z" w:initials="WU">
    <w:p w:rsidR="00552687" w:rsidRDefault="00552687">
      <w:pPr>
        <w:pStyle w:val="CommentText"/>
      </w:pPr>
      <w:r>
        <w:rPr>
          <w:rStyle w:val="CommentReference"/>
        </w:rPr>
        <w:annotationRef/>
      </w:r>
      <w:r>
        <w:t>This is clearly a late composition, bastardizing other hymns. “our father in heaven, the sinless one, with your good father…” right.</w:t>
      </w:r>
    </w:p>
  </w:comment>
  <w:comment w:id="1105" w:author="Windows User" w:date="2015-08-24T09:30:00Z" w:initials="WU">
    <w:p w:rsidR="00552687" w:rsidRDefault="00552687">
      <w:pPr>
        <w:pStyle w:val="CommentText"/>
      </w:pPr>
      <w:r>
        <w:rPr>
          <w:rStyle w:val="CommentReference"/>
        </w:rPr>
        <w:annotationRef/>
      </w:r>
      <w:r>
        <w:t>Coptic is different from previous verse. What should English be?</w:t>
      </w:r>
    </w:p>
  </w:comment>
  <w:comment w:id="1106" w:author="Windows User" w:date="2015-08-24T09:30:00Z" w:initials="WU">
    <w:p w:rsidR="00552687" w:rsidRDefault="00552687">
      <w:pPr>
        <w:pStyle w:val="CommentText"/>
      </w:pPr>
      <w:r>
        <w:rPr>
          <w:rStyle w:val="CommentReference"/>
        </w:rPr>
        <w:annotationRef/>
      </w:r>
      <w:r>
        <w:t>Or athletes? Or athletic martyrs?</w:t>
      </w:r>
    </w:p>
  </w:comment>
  <w:comment w:id="1107" w:author="Windows User" w:date="2015-08-24T09:30:00Z" w:initials="WU">
    <w:p w:rsidR="00552687" w:rsidRDefault="00552687">
      <w:pPr>
        <w:pStyle w:val="CommentText"/>
      </w:pPr>
      <w:r>
        <w:rPr>
          <w:rStyle w:val="CommentReference"/>
        </w:rPr>
        <w:annotationRef/>
      </w:r>
      <w:r>
        <w:t>Or of the martyrs?</w:t>
      </w:r>
    </w:p>
  </w:comment>
  <w:comment w:id="1108" w:author="Windows User" w:date="2015-08-24T09:30:00Z" w:initials="WU">
    <w:p w:rsidR="00552687" w:rsidRDefault="00552687">
      <w:pPr>
        <w:pStyle w:val="CommentText"/>
      </w:pPr>
      <w:r>
        <w:rPr>
          <w:rStyle w:val="CommentReference"/>
        </w:rPr>
        <w:annotationRef/>
      </w:r>
      <w:r>
        <w:t>Carries or lifts?</w:t>
      </w:r>
    </w:p>
  </w:comment>
  <w:comment w:id="1109" w:author="Windows User" w:date="2015-08-24T09:30:00Z" w:initials="WU">
    <w:p w:rsidR="00552687" w:rsidRDefault="00552687">
      <w:pPr>
        <w:pStyle w:val="CommentText"/>
      </w:pPr>
      <w:r>
        <w:rPr>
          <w:rStyle w:val="CommentReference"/>
        </w:rPr>
        <w:annotationRef/>
      </w:r>
      <w:r>
        <w:t>Churches?</w:t>
      </w:r>
    </w:p>
    <w:p w:rsidR="00552687" w:rsidRDefault="00552687">
      <w:pPr>
        <w:pStyle w:val="CommentText"/>
      </w:pPr>
    </w:p>
  </w:comment>
  <w:comment w:id="1110" w:author="Windows User" w:date="2015-08-24T09:30:00Z" w:initials="WU">
    <w:p w:rsidR="00552687" w:rsidRDefault="00552687">
      <w:pPr>
        <w:pStyle w:val="CommentText"/>
      </w:pPr>
      <w:r>
        <w:rPr>
          <w:rStyle w:val="CommentReference"/>
        </w:rPr>
        <w:annotationRef/>
      </w:r>
      <w:r>
        <w:t>End?</w:t>
      </w:r>
    </w:p>
  </w:comment>
  <w:comment w:id="1114" w:author="Windows User" w:date="2015-07-16T22:01:00Z" w:initials="WU">
    <w:p w:rsidR="00552687" w:rsidRDefault="00552687">
      <w:pPr>
        <w:pStyle w:val="CommentText"/>
      </w:pPr>
      <w:r>
        <w:rPr>
          <w:rStyle w:val="CommentReference"/>
        </w:rPr>
        <w:annotationRef/>
      </w:r>
      <w:r>
        <w:t>Or full stop. You are worthy of the glory,</w:t>
      </w:r>
    </w:p>
  </w:comment>
  <w:comment w:id="1118" w:author="Windows User" w:date="2015-08-24T12:04:00Z" w:initials="WU">
    <w:p w:rsidR="00552687" w:rsidRDefault="00552687">
      <w:pPr>
        <w:pStyle w:val="CommentText"/>
      </w:pPr>
      <w:r>
        <w:rPr>
          <w:rStyle w:val="CommentReference"/>
        </w:rPr>
        <w:annotationRef/>
      </w:r>
      <w:r>
        <w:t>?</w:t>
      </w:r>
    </w:p>
  </w:comment>
  <w:comment w:id="1119" w:author="Windows User" w:date="2015-08-24T12:17:00Z" w:initials="WU">
    <w:p w:rsidR="00552687" w:rsidRDefault="00552687">
      <w:pPr>
        <w:pStyle w:val="CommentText"/>
      </w:pPr>
      <w:r>
        <w:rPr>
          <w:rStyle w:val="CommentReference"/>
        </w:rPr>
        <w:annotationRef/>
      </w:r>
      <w:r>
        <w:t>Is? Or will be? Exalted, or highly exalted?</w:t>
      </w:r>
    </w:p>
  </w:comment>
  <w:comment w:id="1120" w:author="Windows User" w:date="2015-07-16T22:13:00Z" w:initials="WU">
    <w:p w:rsidR="00552687" w:rsidRDefault="00552687">
      <w:pPr>
        <w:pStyle w:val="CommentText"/>
      </w:pPr>
      <w:r>
        <w:rPr>
          <w:rStyle w:val="CommentReference"/>
        </w:rPr>
        <w:annotationRef/>
      </w:r>
      <w:r>
        <w:t>Bring or offer</w:t>
      </w:r>
    </w:p>
  </w:comment>
  <w:comment w:id="1121" w:author="Windows User" w:date="2015-07-16T22:13:00Z" w:initials="WU">
    <w:p w:rsidR="00552687" w:rsidRDefault="00552687">
      <w:pPr>
        <w:pStyle w:val="CommentText"/>
      </w:pPr>
      <w:r>
        <w:rPr>
          <w:rStyle w:val="CommentReference"/>
        </w:rPr>
        <w:annotationRef/>
      </w:r>
      <w:r>
        <w:t>Spelling?</w:t>
      </w:r>
    </w:p>
  </w:comment>
  <w:comment w:id="1125" w:author="Windows User" w:date="2015-08-24T12:22:00Z" w:initials="WU">
    <w:p w:rsidR="00552687" w:rsidRDefault="00552687">
      <w:pPr>
        <w:pStyle w:val="CommentText"/>
      </w:pPr>
      <w:r>
        <w:rPr>
          <w:rStyle w:val="CommentReference"/>
        </w:rPr>
        <w:annotationRef/>
      </w:r>
      <w:r>
        <w:t>Name or Holy Name?</w:t>
      </w:r>
    </w:p>
  </w:comment>
  <w:comment w:id="1129" w:author="Windows User" w:date="2015-08-24T12:30:00Z" w:initials="WU">
    <w:p w:rsidR="00552687" w:rsidRDefault="00552687">
      <w:pPr>
        <w:pStyle w:val="CommentText"/>
      </w:pPr>
      <w:r>
        <w:rPr>
          <w:rStyle w:val="CommentReference"/>
        </w:rPr>
        <w:annotationRef/>
      </w:r>
      <w:r>
        <w:t>Christ or Jesus Christ?</w:t>
      </w:r>
    </w:p>
  </w:comment>
  <w:comment w:id="1133" w:author="Windows User" w:date="2015-08-24T12:34:00Z" w:initials="WU">
    <w:p w:rsidR="00552687" w:rsidRDefault="00552687">
      <w:pPr>
        <w:pStyle w:val="CommentText"/>
      </w:pPr>
      <w:r>
        <w:rPr>
          <w:rStyle w:val="CommentReference"/>
        </w:rPr>
        <w:annotationRef/>
      </w:r>
      <w:r>
        <w:t>Name or Holy Name?</w:t>
      </w:r>
    </w:p>
  </w:comment>
  <w:comment w:id="1134" w:author="Windows User" w:date="2015-08-24T12:34:00Z" w:initials="WU">
    <w:p w:rsidR="00552687" w:rsidRDefault="00552687">
      <w:pPr>
        <w:pStyle w:val="CommentText"/>
      </w:pPr>
      <w:r>
        <w:rPr>
          <w:rStyle w:val="CommentReference"/>
        </w:rPr>
        <w:annotationRef/>
      </w:r>
      <w:r>
        <w:t>To Him? Or by His might/power?</w:t>
      </w:r>
    </w:p>
  </w:comment>
  <w:comment w:id="1135" w:author="Windows User" w:date="2015-08-24T12:34:00Z" w:initials="WU">
    <w:p w:rsidR="00552687" w:rsidRDefault="00552687">
      <w:pPr>
        <w:pStyle w:val="CommentText"/>
      </w:pPr>
      <w:r>
        <w:rPr>
          <w:rStyle w:val="CommentReference"/>
        </w:rPr>
        <w:annotationRef/>
      </w:r>
      <w:r>
        <w:t>Might, or may?</w:t>
      </w:r>
    </w:p>
  </w:comment>
  <w:comment w:id="1136" w:author="Windows User" w:date="2015-08-24T12:34:00Z" w:initials="WU">
    <w:p w:rsidR="00552687" w:rsidRDefault="00552687" w:rsidP="00F77A5B">
      <w:pPr>
        <w:pStyle w:val="CommentText"/>
      </w:pPr>
      <w:r>
        <w:rPr>
          <w:rStyle w:val="CommentReference"/>
        </w:rPr>
        <w:annotationRef/>
      </w:r>
      <w:r>
        <w:t>Christ or Jesus Christ?</w:t>
      </w:r>
    </w:p>
  </w:comment>
  <w:comment w:id="1137" w:author="Windows User" w:date="2015-07-17T22:26:00Z" w:initials="WU">
    <w:p w:rsidR="00552687" w:rsidRDefault="00552687">
      <w:pPr>
        <w:pStyle w:val="CommentText"/>
      </w:pPr>
      <w:r>
        <w:rPr>
          <w:rStyle w:val="CommentReference"/>
        </w:rPr>
        <w:annotationRef/>
      </w:r>
      <w:r>
        <w:t>Miracles?</w:t>
      </w:r>
    </w:p>
  </w:comment>
  <w:comment w:id="1141" w:author="Windows User" w:date="2015-08-24T12:38:00Z" w:initials="WU">
    <w:p w:rsidR="00552687" w:rsidRDefault="00552687">
      <w:pPr>
        <w:pStyle w:val="CommentText"/>
      </w:pPr>
      <w:r>
        <w:rPr>
          <w:rStyle w:val="CommentReference"/>
        </w:rPr>
        <w:annotationRef/>
      </w:r>
      <w:r>
        <w:t>Name or Holy Name?</w:t>
      </w:r>
    </w:p>
  </w:comment>
  <w:comment w:id="1142" w:author="Windows User" w:date="2015-08-24T12:38:00Z" w:initials="WU">
    <w:p w:rsidR="00552687" w:rsidRDefault="00552687">
      <w:pPr>
        <w:pStyle w:val="CommentText"/>
      </w:pPr>
      <w:r>
        <w:rPr>
          <w:rStyle w:val="CommentReference"/>
        </w:rPr>
        <w:annotationRef/>
      </w:r>
      <w:r>
        <w:t>To Him? Or by His might/power?</w:t>
      </w:r>
    </w:p>
  </w:comment>
  <w:comment w:id="1143" w:author="Windows User" w:date="2015-08-24T12:38:00Z" w:initials="WU">
    <w:p w:rsidR="00552687" w:rsidRDefault="00552687">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64E0" w:rsidRDefault="007964E0" w:rsidP="006D61CA">
      <w:pPr>
        <w:spacing w:after="0" w:line="240" w:lineRule="auto"/>
      </w:pPr>
      <w:r>
        <w:separator/>
      </w:r>
    </w:p>
  </w:endnote>
  <w:endnote w:type="continuationSeparator" w:id="0">
    <w:p w:rsidR="007964E0" w:rsidRDefault="007964E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687" w:rsidRPr="009654EE" w:rsidRDefault="0055268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57A38">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687" w:rsidRPr="006D61CA" w:rsidRDefault="0055268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57A38">
      <w:rPr>
        <w:noProof/>
        <w:lang w:val="en-US"/>
      </w:rPr>
      <w:t>241</w:t>
    </w:r>
    <w:r w:rsidRPr="006D61CA">
      <w:rPr>
        <w:lang w:val="en-US"/>
      </w:rPr>
      <w:fldChar w:fldCharType="end"/>
    </w:r>
  </w:p>
  <w:p w:rsidR="00552687" w:rsidRDefault="00552687"/>
  <w:p w:rsidR="00552687" w:rsidRDefault="0055268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64E0" w:rsidRDefault="007964E0" w:rsidP="006D61CA">
      <w:pPr>
        <w:spacing w:after="0" w:line="240" w:lineRule="auto"/>
      </w:pPr>
      <w:r>
        <w:separator/>
      </w:r>
    </w:p>
  </w:footnote>
  <w:footnote w:type="continuationSeparator" w:id="0">
    <w:p w:rsidR="007964E0" w:rsidRDefault="007964E0" w:rsidP="006D61CA">
      <w:pPr>
        <w:spacing w:after="0" w:line="240" w:lineRule="auto"/>
      </w:pPr>
      <w:r>
        <w:continuationSeparator/>
      </w:r>
    </w:p>
  </w:footnote>
  <w:footnote w:id="1">
    <w:p w:rsidR="00552687" w:rsidRDefault="00552687"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552687" w:rsidRDefault="00552687"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552687" w:rsidRDefault="00552687"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552687" w:rsidRDefault="00552687"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552687" w:rsidRDefault="00552687"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552687" w:rsidRDefault="0055268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552687" w:rsidRDefault="0055268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552687" w:rsidRDefault="00552687"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552687" w:rsidRDefault="00552687"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552687" w:rsidRDefault="00552687"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552687" w:rsidRDefault="00552687">
      <w:pPr>
        <w:pStyle w:val="FootnoteText"/>
      </w:pPr>
      <w:r>
        <w:rPr>
          <w:rStyle w:val="FootnoteReference"/>
        </w:rPr>
        <w:footnoteRef/>
      </w:r>
      <w:r>
        <w:t xml:space="preserve"> The alternative, shorter Gospel reading is suppressed in current practice</w:t>
      </w:r>
    </w:p>
  </w:footnote>
  <w:footnote w:id="12">
    <w:p w:rsidR="00552687" w:rsidRDefault="00552687">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552687" w:rsidRDefault="00552687"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552687" w:rsidRDefault="00552687"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552687" w:rsidRDefault="00552687"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552687" w:rsidRPr="004A3E27" w:rsidRDefault="00552687"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552687" w:rsidRPr="004A3E27" w:rsidRDefault="00552687"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552687" w:rsidRPr="004A3E27" w:rsidRDefault="00552687"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552687" w:rsidRPr="004A3E27" w:rsidRDefault="00552687"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552687" w:rsidRPr="004A3E27" w:rsidRDefault="00552687"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552687" w:rsidRPr="004A3E27" w:rsidRDefault="00552687"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552687" w:rsidRPr="004A3E27" w:rsidRDefault="00552687" w:rsidP="00E54261">
      <w:pPr>
        <w:pStyle w:val="FootnoteText"/>
      </w:pPr>
      <w:r w:rsidRPr="004A3E27">
        <w:rPr>
          <w:rStyle w:val="FootnoteReference"/>
        </w:rPr>
        <w:footnoteRef/>
      </w:r>
      <w:r w:rsidRPr="004A3E27">
        <w:t xml:space="preserve"> Pause a moment and give that a little thought.</w:t>
      </w:r>
    </w:p>
  </w:footnote>
  <w:footnote w:id="23">
    <w:p w:rsidR="00552687" w:rsidRPr="004A3E27" w:rsidRDefault="00552687"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552687" w:rsidRPr="004A3E27" w:rsidRDefault="00552687"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552687" w:rsidRPr="004A3E27" w:rsidRDefault="00552687"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552687" w:rsidRPr="004A3E27" w:rsidRDefault="00552687"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552687" w:rsidRPr="004A3E27" w:rsidRDefault="00552687" w:rsidP="00E54261">
      <w:pPr>
        <w:pStyle w:val="FootnoteText"/>
      </w:pPr>
      <w:r w:rsidRPr="004A3E27">
        <w:rPr>
          <w:rStyle w:val="FootnoteReference"/>
        </w:rPr>
        <w:footnoteRef/>
      </w:r>
      <w:r w:rsidRPr="004A3E27">
        <w:t xml:space="preserve"> Or: I rest in peace and fall asleep at once.</w:t>
      </w:r>
    </w:p>
  </w:footnote>
  <w:footnote w:id="28">
    <w:p w:rsidR="00552687" w:rsidRPr="004A3E27" w:rsidRDefault="00552687" w:rsidP="00E54261">
      <w:pPr>
        <w:pStyle w:val="FootnoteText"/>
      </w:pPr>
      <w:r w:rsidRPr="004A3E27">
        <w:rPr>
          <w:rStyle w:val="FootnoteReference"/>
        </w:rPr>
        <w:footnoteRef/>
      </w:r>
      <w:r w:rsidRPr="004A3E27">
        <w:t xml:space="preserve"> Following the Ethiopian version, which is based on the Septuagint.</w:t>
      </w:r>
    </w:p>
  </w:footnote>
  <w:footnote w:id="29">
    <w:p w:rsidR="00552687" w:rsidRPr="004A3E27" w:rsidRDefault="00552687"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552687" w:rsidRPr="004A3E27" w:rsidRDefault="00552687" w:rsidP="00E54261">
      <w:pPr>
        <w:pStyle w:val="FootnoteText"/>
      </w:pPr>
      <w:r w:rsidRPr="004A3E27">
        <w:rPr>
          <w:rStyle w:val="FootnoteReference"/>
        </w:rPr>
        <w:footnoteRef/>
      </w:r>
      <w:r w:rsidRPr="004A3E27">
        <w:t xml:space="preserve"> cp. Psalm 37:2; Jeremiah 10:24.</w:t>
      </w:r>
    </w:p>
  </w:footnote>
  <w:footnote w:id="31">
    <w:p w:rsidR="00552687" w:rsidRPr="004A3E27" w:rsidRDefault="00552687"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552687" w:rsidRPr="004A3E27" w:rsidRDefault="00552687" w:rsidP="00E54261">
      <w:pPr>
        <w:pStyle w:val="FootnoteText"/>
      </w:pPr>
      <w:r w:rsidRPr="004A3E27">
        <w:rPr>
          <w:rStyle w:val="FootnoteReference"/>
        </w:rPr>
        <w:footnoteRef/>
      </w:r>
      <w:r w:rsidRPr="004A3E27">
        <w:t xml:space="preserve"> cp. Mt. 7:23.</w:t>
      </w:r>
    </w:p>
  </w:footnote>
  <w:footnote w:id="33">
    <w:p w:rsidR="00552687" w:rsidRPr="004A3E27" w:rsidRDefault="00552687" w:rsidP="00E54261">
      <w:pPr>
        <w:pStyle w:val="FootnoteText"/>
      </w:pPr>
      <w:r w:rsidRPr="004A3E27">
        <w:rPr>
          <w:rStyle w:val="FootnoteReference"/>
        </w:rPr>
        <w:footnoteRef/>
      </w:r>
      <w:r w:rsidRPr="004A3E27">
        <w:t xml:space="preserve"> cp. 1 Pet. 5:8.</w:t>
      </w:r>
    </w:p>
  </w:footnote>
  <w:footnote w:id="34">
    <w:p w:rsidR="00552687" w:rsidRPr="004A3E27" w:rsidRDefault="00552687" w:rsidP="00E54261">
      <w:pPr>
        <w:pStyle w:val="FootnoteText"/>
      </w:pPr>
      <w:r w:rsidRPr="004A3E27">
        <w:rPr>
          <w:rStyle w:val="FootnoteReference"/>
        </w:rPr>
        <w:footnoteRef/>
      </w:r>
      <w:r w:rsidRPr="004A3E27">
        <w:t xml:space="preserve"> Empties fall (Ephes. 5:18).</w:t>
      </w:r>
    </w:p>
  </w:footnote>
  <w:footnote w:id="35">
    <w:p w:rsidR="00552687" w:rsidRPr="004A3E27" w:rsidRDefault="00552687"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552687" w:rsidRPr="004A3E27" w:rsidRDefault="00552687"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552687" w:rsidRPr="004A3E27" w:rsidRDefault="00552687" w:rsidP="00E54261">
      <w:pPr>
        <w:pStyle w:val="FootnoteText"/>
      </w:pPr>
      <w:r w:rsidRPr="004A3E27">
        <w:rPr>
          <w:rStyle w:val="FootnoteReference"/>
        </w:rPr>
        <w:footnoteRef/>
      </w:r>
      <w:r w:rsidRPr="004A3E27">
        <w:t xml:space="preserve"> Mt. 21:16.</w:t>
      </w:r>
    </w:p>
  </w:footnote>
  <w:footnote w:id="38">
    <w:p w:rsidR="00552687" w:rsidRPr="004A3E27" w:rsidRDefault="00552687"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552687" w:rsidRPr="004A3E27" w:rsidRDefault="00552687" w:rsidP="00E54261">
      <w:pPr>
        <w:pStyle w:val="FootnoteText"/>
      </w:pPr>
      <w:r w:rsidRPr="004A3E27">
        <w:rPr>
          <w:rStyle w:val="FootnoteReference"/>
        </w:rPr>
        <w:footnoteRef/>
      </w:r>
      <w:r w:rsidRPr="004A3E27">
        <w:t xml:space="preserve"> Heb. 2:6-8. The Sovereignty of the Son of Man (Messiah).</w:t>
      </w:r>
    </w:p>
  </w:footnote>
  <w:footnote w:id="40">
    <w:p w:rsidR="00552687" w:rsidRPr="004A3E27" w:rsidRDefault="00552687"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552687" w:rsidRPr="004A3E27" w:rsidRDefault="00552687" w:rsidP="00435BD3">
      <w:pPr>
        <w:pStyle w:val="FootnoteText"/>
      </w:pPr>
    </w:p>
  </w:footnote>
  <w:footnote w:id="41">
    <w:p w:rsidR="00552687" w:rsidRPr="004A3E27" w:rsidRDefault="00552687"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552687" w:rsidRPr="004A3E27" w:rsidRDefault="00552687"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552687" w:rsidRPr="004A3E27" w:rsidRDefault="00552687"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552687" w:rsidRPr="004A3E27" w:rsidRDefault="00552687" w:rsidP="00435BD3">
      <w:pPr>
        <w:pStyle w:val="FootnoteText"/>
      </w:pPr>
      <w:r w:rsidRPr="004A3E27">
        <w:rPr>
          <w:rStyle w:val="FootnoteReference"/>
        </w:rPr>
        <w:footnoteRef/>
      </w:r>
      <w:r w:rsidRPr="004A3E27">
        <w:t xml:space="preserve"> cp. 2 Cor. 6:16; 1 Cor. 6:19.</w:t>
      </w:r>
    </w:p>
  </w:footnote>
  <w:footnote w:id="45">
    <w:p w:rsidR="00552687" w:rsidRPr="004A3E27" w:rsidRDefault="00552687" w:rsidP="00435BD3">
      <w:pPr>
        <w:pStyle w:val="FootnoteText"/>
      </w:pPr>
      <w:r w:rsidRPr="004A3E27">
        <w:rPr>
          <w:rStyle w:val="FootnoteReference"/>
        </w:rPr>
        <w:footnoteRef/>
      </w:r>
      <w:r w:rsidRPr="004A3E27">
        <w:t xml:space="preserve"> cp. Mt. 10:19, 20; Luke 21:12-19.</w:t>
      </w:r>
    </w:p>
  </w:footnote>
  <w:footnote w:id="46">
    <w:p w:rsidR="00552687" w:rsidRPr="004A3E27" w:rsidRDefault="00552687" w:rsidP="00435BD3">
      <w:pPr>
        <w:pStyle w:val="FootnoteText"/>
      </w:pPr>
      <w:r w:rsidRPr="004A3E27">
        <w:rPr>
          <w:rStyle w:val="FootnoteReference"/>
        </w:rPr>
        <w:footnoteRef/>
      </w:r>
      <w:r w:rsidRPr="004A3E27">
        <w:t xml:space="preserve"> Psalm 13 differs only slightly from Psalm 52. cp. Romans 1:20-25.</w:t>
      </w:r>
    </w:p>
  </w:footnote>
  <w:footnote w:id="47">
    <w:p w:rsidR="00552687" w:rsidRPr="004A3E27" w:rsidRDefault="00552687"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552687" w:rsidRPr="004A3E27" w:rsidRDefault="00552687"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552687" w:rsidRPr="004A3E27" w:rsidRDefault="00552687"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552687" w:rsidRPr="004A3E27" w:rsidRDefault="00552687"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552687" w:rsidRPr="004A3E27" w:rsidRDefault="00552687" w:rsidP="00435BD3">
      <w:pPr>
        <w:pStyle w:val="FootnoteText"/>
      </w:pPr>
      <w:r w:rsidRPr="004A3E27">
        <w:rPr>
          <w:rStyle w:val="FootnoteReference"/>
        </w:rPr>
        <w:footnoteRef/>
      </w:r>
      <w:r w:rsidRPr="004A3E27">
        <w:t xml:space="preserve"> i.e. Hear Christ who intercedes on our behalf (1 Cor. 1:30; Rom. 8: 34).</w:t>
      </w:r>
    </w:p>
  </w:footnote>
  <w:footnote w:id="52">
    <w:p w:rsidR="00552687" w:rsidRPr="004A3E27" w:rsidRDefault="00552687" w:rsidP="00435BD3">
      <w:pPr>
        <w:pStyle w:val="FootnoteText"/>
      </w:pPr>
      <w:r w:rsidRPr="004A3E27">
        <w:rPr>
          <w:rStyle w:val="FootnoteReference"/>
        </w:rPr>
        <w:footnoteRef/>
      </w:r>
      <w:r w:rsidRPr="004A3E27">
        <w:t xml:space="preserve"> cp. 2 Tim. 2:3, 12.</w:t>
      </w:r>
    </w:p>
  </w:footnote>
  <w:footnote w:id="53">
    <w:p w:rsidR="00552687" w:rsidRPr="004A3E27" w:rsidRDefault="00552687"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552687" w:rsidRPr="004A3E27" w:rsidRDefault="00552687"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552687" w:rsidRPr="004A3E27" w:rsidRDefault="00552687"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552687" w:rsidRPr="004A3E27" w:rsidRDefault="00552687" w:rsidP="00CF35A1">
      <w:pPr>
        <w:pStyle w:val="FootnoteText"/>
      </w:pPr>
      <w:r w:rsidRPr="004A3E27">
        <w:rPr>
          <w:rStyle w:val="FootnoteReference"/>
        </w:rPr>
        <w:footnoteRef/>
      </w:r>
      <w:r w:rsidRPr="004A3E27">
        <w:t xml:space="preserve"> Cp. Acts 2:24.</w:t>
      </w:r>
    </w:p>
  </w:footnote>
  <w:footnote w:id="57">
    <w:p w:rsidR="00552687" w:rsidRPr="004A3E27" w:rsidRDefault="00552687" w:rsidP="00CF35A1">
      <w:pPr>
        <w:pStyle w:val="FootnoteText"/>
      </w:pPr>
      <w:r w:rsidRPr="004A3E27">
        <w:rPr>
          <w:rStyle w:val="FootnoteReference"/>
        </w:rPr>
        <w:footnoteRef/>
      </w:r>
      <w:r w:rsidRPr="004A3E27">
        <w:t xml:space="preserve"> cp. Exodus 9:23.</w:t>
      </w:r>
    </w:p>
  </w:footnote>
  <w:footnote w:id="58">
    <w:p w:rsidR="00552687" w:rsidRPr="004A3E27" w:rsidRDefault="00552687"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552687" w:rsidRPr="004A3E27" w:rsidRDefault="00552687"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552687" w:rsidRPr="004A3E27" w:rsidRDefault="00552687" w:rsidP="00CF35A1">
      <w:pPr>
        <w:pStyle w:val="FootnoteText"/>
      </w:pPr>
      <w:r w:rsidRPr="004A3E27">
        <w:rPr>
          <w:rStyle w:val="FootnoteReference"/>
        </w:rPr>
        <w:footnoteRef/>
      </w:r>
      <w:r w:rsidRPr="004A3E27">
        <w:t xml:space="preserve"> cp. Rev. 21:23.</w:t>
      </w:r>
    </w:p>
  </w:footnote>
  <w:footnote w:id="61">
    <w:p w:rsidR="00552687" w:rsidRPr="004A3E27" w:rsidRDefault="00552687"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552687" w:rsidRPr="004A3E27" w:rsidRDefault="00552687"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552687" w:rsidRPr="004A3E27" w:rsidRDefault="00552687" w:rsidP="00CF35A1">
      <w:pPr>
        <w:pStyle w:val="FootnoteText"/>
      </w:pPr>
      <w:r w:rsidRPr="004A3E27">
        <w:rPr>
          <w:rStyle w:val="FootnoteReference"/>
        </w:rPr>
        <w:footnoteRef/>
      </w:r>
      <w:r w:rsidRPr="004A3E27">
        <w:t xml:space="preserve"> Rom. 15:9. Christ in David, Apostles, nations. (cp. Ps. 66:2-6).</w:t>
      </w:r>
    </w:p>
  </w:footnote>
  <w:footnote w:id="64">
    <w:p w:rsidR="00552687" w:rsidRPr="004A3E27" w:rsidRDefault="00552687"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552687" w:rsidRPr="004A3E27" w:rsidRDefault="00552687" w:rsidP="00CF35A1">
      <w:pPr>
        <w:pStyle w:val="FootnoteText"/>
      </w:pPr>
      <w:r w:rsidRPr="004A3E27">
        <w:rPr>
          <w:rStyle w:val="FootnoteReference"/>
        </w:rPr>
        <w:footnoteRef/>
      </w:r>
      <w:r w:rsidRPr="004A3E27">
        <w:t xml:space="preserve"> Rom. 10:18.</w:t>
      </w:r>
    </w:p>
  </w:footnote>
  <w:footnote w:id="66">
    <w:p w:rsidR="00552687" w:rsidRPr="004A3E27" w:rsidRDefault="00552687" w:rsidP="00CF35A1">
      <w:pPr>
        <w:pStyle w:val="FootnoteText"/>
      </w:pPr>
      <w:r w:rsidRPr="004A3E27">
        <w:rPr>
          <w:rStyle w:val="FootnoteReference"/>
        </w:rPr>
        <w:footnoteRef/>
      </w:r>
      <w:r w:rsidRPr="004A3E27">
        <w:t xml:space="preserve"> cp. Ps. 88:38.</w:t>
      </w:r>
    </w:p>
  </w:footnote>
  <w:footnote w:id="67">
    <w:p w:rsidR="00552687" w:rsidRPr="004A3E27" w:rsidRDefault="00552687" w:rsidP="00CF35A1">
      <w:pPr>
        <w:pStyle w:val="FootnoteText"/>
      </w:pPr>
      <w:r w:rsidRPr="004A3E27">
        <w:rPr>
          <w:rStyle w:val="FootnoteReference"/>
        </w:rPr>
        <w:footnoteRef/>
      </w:r>
      <w:r w:rsidRPr="004A3E27">
        <w:t xml:space="preserve"> cp. Ps. 118:72.</w:t>
      </w:r>
    </w:p>
  </w:footnote>
  <w:footnote w:id="68">
    <w:p w:rsidR="00552687" w:rsidRPr="004A3E27" w:rsidRDefault="00552687"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552687" w:rsidRPr="004A3E27" w:rsidRDefault="00552687"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552687" w:rsidRPr="004A3E27" w:rsidRDefault="00552687"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552687" w:rsidRPr="004A3E27" w:rsidRDefault="00552687"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552687" w:rsidRPr="004A3E27" w:rsidRDefault="00552687" w:rsidP="00CF35A1">
      <w:pPr>
        <w:pStyle w:val="FootnoteText"/>
      </w:pPr>
      <w:r w:rsidRPr="004A3E27">
        <w:rPr>
          <w:rStyle w:val="FootnoteReference"/>
        </w:rPr>
        <w:footnoteRef/>
      </w:r>
      <w:r w:rsidRPr="004A3E27">
        <w:t xml:space="preserve"> ‘Christ died that we might live’ (1 Thess. 5:10; 1 Pet. 2:24).</w:t>
      </w:r>
    </w:p>
  </w:footnote>
  <w:footnote w:id="73">
    <w:p w:rsidR="00552687" w:rsidRPr="004A3E27" w:rsidRDefault="00552687" w:rsidP="00CF35A1">
      <w:pPr>
        <w:pStyle w:val="FootnoteText"/>
      </w:pPr>
      <w:r w:rsidRPr="004A3E27">
        <w:rPr>
          <w:rStyle w:val="FootnoteReference"/>
        </w:rPr>
        <w:footnoteRef/>
      </w:r>
      <w:r w:rsidRPr="004A3E27">
        <w:t xml:space="preserve"> Dawn is one of Christ’s names (cp. Lk. 1:78; Mal. 4:2).</w:t>
      </w:r>
    </w:p>
  </w:footnote>
  <w:footnote w:id="74">
    <w:p w:rsidR="00552687" w:rsidRPr="004A3E27" w:rsidRDefault="00552687"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552687" w:rsidRPr="004A3E27" w:rsidRDefault="00552687" w:rsidP="00CF35A1">
      <w:pPr>
        <w:pStyle w:val="FootnoteText"/>
      </w:pPr>
      <w:r w:rsidRPr="004A3E27">
        <w:rPr>
          <w:rStyle w:val="FootnoteReference"/>
        </w:rPr>
        <w:footnoteRef/>
      </w:r>
      <w:r w:rsidRPr="004A3E27">
        <w:t xml:space="preserve"> Mt. 27:39,43; Wis. 2:12-20.</w:t>
      </w:r>
    </w:p>
  </w:footnote>
  <w:footnote w:id="76">
    <w:p w:rsidR="00552687" w:rsidRPr="004A3E27" w:rsidRDefault="00552687" w:rsidP="00CF35A1">
      <w:pPr>
        <w:pStyle w:val="FootnoteText"/>
      </w:pPr>
      <w:r w:rsidRPr="004A3E27">
        <w:rPr>
          <w:rStyle w:val="FootnoteReference"/>
        </w:rPr>
        <w:footnoteRef/>
      </w:r>
      <w:r w:rsidRPr="004A3E27">
        <w:t xml:space="preserve"> Lam. 2:16; 3:46.</w:t>
      </w:r>
    </w:p>
  </w:footnote>
  <w:footnote w:id="77">
    <w:p w:rsidR="00552687" w:rsidRPr="004A3E27" w:rsidRDefault="00552687" w:rsidP="00CF35A1">
      <w:pPr>
        <w:pStyle w:val="FootnoteText"/>
      </w:pPr>
      <w:r w:rsidRPr="004A3E27">
        <w:rPr>
          <w:rStyle w:val="FootnoteReference"/>
        </w:rPr>
        <w:footnoteRef/>
      </w:r>
      <w:r w:rsidRPr="004A3E27">
        <w:t xml:space="preserve"> Jn. 19:37.</w:t>
      </w:r>
    </w:p>
  </w:footnote>
  <w:footnote w:id="78">
    <w:p w:rsidR="00552687" w:rsidRPr="004A3E27" w:rsidRDefault="00552687" w:rsidP="00CF35A1">
      <w:pPr>
        <w:pStyle w:val="FootnoteText"/>
      </w:pPr>
      <w:r w:rsidRPr="004A3E27">
        <w:rPr>
          <w:rStyle w:val="FootnoteReference"/>
        </w:rPr>
        <w:footnoteRef/>
      </w:r>
      <w:r w:rsidRPr="004A3E27">
        <w:t xml:space="preserve"> Jn. 19:24.</w:t>
      </w:r>
    </w:p>
  </w:footnote>
  <w:footnote w:id="79">
    <w:p w:rsidR="00552687" w:rsidRPr="004A3E27" w:rsidRDefault="00552687"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552687" w:rsidRPr="004A3E27" w:rsidRDefault="00552687" w:rsidP="00CF35A1">
      <w:pPr>
        <w:pStyle w:val="FootnoteText"/>
      </w:pPr>
      <w:r w:rsidRPr="004A3E27">
        <w:rPr>
          <w:rStyle w:val="FootnoteReference"/>
        </w:rPr>
        <w:footnoteRef/>
      </w:r>
      <w:r w:rsidRPr="004A3E27">
        <w:t xml:space="preserve"> Hebrews 2:12.</w:t>
      </w:r>
    </w:p>
  </w:footnote>
  <w:footnote w:id="81">
    <w:p w:rsidR="00552687" w:rsidRPr="004A3E27" w:rsidRDefault="00552687"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552687" w:rsidRPr="004A3E27" w:rsidRDefault="00552687" w:rsidP="00CF35A1">
      <w:pPr>
        <w:pStyle w:val="FootnoteText"/>
      </w:pPr>
      <w:r w:rsidRPr="004A3E27">
        <w:rPr>
          <w:rStyle w:val="FootnoteReference"/>
        </w:rPr>
        <w:footnoteRef/>
      </w:r>
      <w:r w:rsidRPr="004A3E27">
        <w:t xml:space="preserve"> Romans 3:24-26; John 17:4; 19:30.</w:t>
      </w:r>
    </w:p>
  </w:footnote>
  <w:footnote w:id="83">
    <w:p w:rsidR="00552687" w:rsidRPr="004A3E27" w:rsidRDefault="00552687"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552687" w:rsidRPr="004A3E27" w:rsidRDefault="00552687" w:rsidP="00CF35A1">
      <w:pPr>
        <w:pStyle w:val="FootnoteText"/>
      </w:pPr>
      <w:r w:rsidRPr="004A3E27">
        <w:rPr>
          <w:rStyle w:val="FootnoteReference"/>
        </w:rPr>
        <w:footnoteRef/>
      </w:r>
      <w:r w:rsidRPr="004A3E27">
        <w:t xml:space="preserve"> cp. Ephes. 5:18.</w:t>
      </w:r>
    </w:p>
  </w:footnote>
  <w:footnote w:id="85">
    <w:p w:rsidR="00552687" w:rsidRPr="004A3E27" w:rsidRDefault="00552687" w:rsidP="00CF35A1">
      <w:pPr>
        <w:pStyle w:val="FootnoteText"/>
      </w:pPr>
      <w:r w:rsidRPr="004A3E27">
        <w:rPr>
          <w:rStyle w:val="FootnoteReference"/>
        </w:rPr>
        <w:footnoteRef/>
      </w:r>
      <w:r w:rsidRPr="004A3E27">
        <w:t xml:space="preserve"> cp. Ps. 26:4.</w:t>
      </w:r>
    </w:p>
  </w:footnote>
  <w:footnote w:id="86">
    <w:p w:rsidR="00552687" w:rsidRPr="004A3E27" w:rsidRDefault="00552687" w:rsidP="00CF35A1">
      <w:pPr>
        <w:pStyle w:val="FootnoteText"/>
      </w:pPr>
      <w:r w:rsidRPr="004A3E27">
        <w:rPr>
          <w:rStyle w:val="FootnoteReference"/>
        </w:rPr>
        <w:footnoteRef/>
      </w:r>
      <w:r w:rsidRPr="004A3E27">
        <w:t xml:space="preserve"> 1 Cor. 10:26-28; cp. Psalm 49:12.</w:t>
      </w:r>
    </w:p>
  </w:footnote>
  <w:footnote w:id="87">
    <w:p w:rsidR="00552687" w:rsidRPr="004A3E27" w:rsidRDefault="00552687" w:rsidP="00CF35A1">
      <w:pPr>
        <w:pStyle w:val="FootnoteText"/>
      </w:pPr>
      <w:r w:rsidRPr="004A3E27">
        <w:rPr>
          <w:rStyle w:val="FootnoteReference"/>
        </w:rPr>
        <w:footnoteRef/>
      </w:r>
      <w:r w:rsidRPr="004A3E27">
        <w:t xml:space="preserve"> Is. 2:2; Dan. 2:35; 1 Cor. 10:4.</w:t>
      </w:r>
    </w:p>
  </w:footnote>
  <w:footnote w:id="88">
    <w:p w:rsidR="00552687" w:rsidRPr="004A3E27" w:rsidRDefault="00552687"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552687" w:rsidRPr="004A3E27" w:rsidRDefault="00552687"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552687" w:rsidRPr="004A3E27" w:rsidRDefault="00552687"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552687" w:rsidRPr="004A3E27" w:rsidRDefault="00552687"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552687" w:rsidRPr="004A3E27" w:rsidRDefault="00552687"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552687" w:rsidRPr="004A3E27" w:rsidRDefault="00552687"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552687" w:rsidRPr="004A3E27" w:rsidRDefault="00552687"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552687" w:rsidRPr="004A3E27" w:rsidRDefault="00552687"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552687" w:rsidRPr="004A3E27" w:rsidRDefault="00552687" w:rsidP="002D71F0">
      <w:pPr>
        <w:pStyle w:val="FootnoteText"/>
      </w:pPr>
      <w:r w:rsidRPr="004A3E27">
        <w:rPr>
          <w:rStyle w:val="FootnoteReference"/>
        </w:rPr>
        <w:footnoteRef/>
      </w:r>
      <w:r w:rsidRPr="004A3E27">
        <w:t xml:space="preserve"> churches: assemblies, gatherings, congregations (not buildings).</w:t>
      </w:r>
    </w:p>
  </w:footnote>
  <w:footnote w:id="97">
    <w:p w:rsidR="00552687" w:rsidRPr="004A3E27" w:rsidRDefault="00552687"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552687" w:rsidRPr="004A3E27" w:rsidRDefault="00552687"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552687" w:rsidRPr="004A3E27" w:rsidRDefault="00552687" w:rsidP="002D71F0">
      <w:pPr>
        <w:pStyle w:val="FootnoteText"/>
      </w:pPr>
      <w:r w:rsidRPr="004A3E27">
        <w:tab/>
        <w:t>‘No sweeter fragrance than to follow Christ,</w:t>
      </w:r>
    </w:p>
    <w:p w:rsidR="00552687" w:rsidRPr="004A3E27" w:rsidRDefault="00552687" w:rsidP="002D71F0">
      <w:pPr>
        <w:pStyle w:val="FootnoteText"/>
      </w:pPr>
      <w:r w:rsidRPr="004A3E27">
        <w:tab/>
        <w:t>when man makes offerings of a holy life,</w:t>
      </w:r>
    </w:p>
    <w:p w:rsidR="00552687" w:rsidRPr="004A3E27" w:rsidRDefault="00552687" w:rsidP="002D71F0">
      <w:pPr>
        <w:pStyle w:val="FootnoteText"/>
      </w:pPr>
      <w:r w:rsidRPr="004A3E27">
        <w:tab/>
        <w:t>and offers golden deeds in sacrifice’ (St. Prosper).</w:t>
      </w:r>
    </w:p>
  </w:footnote>
  <w:footnote w:id="99">
    <w:p w:rsidR="00552687" w:rsidRPr="004A3E27" w:rsidRDefault="00552687" w:rsidP="002D71F0">
      <w:pPr>
        <w:pStyle w:val="FootnoteText"/>
      </w:pPr>
      <w:r w:rsidRPr="004A3E27">
        <w:rPr>
          <w:rStyle w:val="FootnoteReference"/>
        </w:rPr>
        <w:footnoteRef/>
      </w:r>
      <w:r w:rsidRPr="004A3E27">
        <w:t xml:space="preserve"> cp. Psalm 21:11.</w:t>
      </w:r>
    </w:p>
  </w:footnote>
  <w:footnote w:id="100">
    <w:p w:rsidR="00552687" w:rsidRPr="004A3E27" w:rsidRDefault="00552687" w:rsidP="002D71F0">
      <w:pPr>
        <w:pStyle w:val="FootnoteText"/>
      </w:pPr>
      <w:r w:rsidRPr="004A3E27">
        <w:rPr>
          <w:rStyle w:val="FootnoteReference"/>
        </w:rPr>
        <w:footnoteRef/>
      </w:r>
      <w:r w:rsidRPr="004A3E27">
        <w:t xml:space="preserve"> cp. Isaiah 5:12.</w:t>
      </w:r>
    </w:p>
  </w:footnote>
  <w:footnote w:id="101">
    <w:p w:rsidR="00552687" w:rsidRPr="004A3E27" w:rsidRDefault="00552687" w:rsidP="002D71F0">
      <w:pPr>
        <w:pStyle w:val="FootnoteText"/>
      </w:pPr>
      <w:r w:rsidRPr="004A3E27">
        <w:rPr>
          <w:rStyle w:val="FootnoteReference"/>
        </w:rPr>
        <w:footnoteRef/>
      </w:r>
      <w:r w:rsidRPr="004A3E27">
        <w:t xml:space="preserve"> Cp. Isaiah 40:11; John 10:11.</w:t>
      </w:r>
    </w:p>
  </w:footnote>
  <w:footnote w:id="102">
    <w:p w:rsidR="00552687" w:rsidRPr="004A3E27" w:rsidRDefault="00552687" w:rsidP="002D71F0">
      <w:pPr>
        <w:pStyle w:val="FootnoteText"/>
      </w:pPr>
      <w:r w:rsidRPr="004A3E27">
        <w:rPr>
          <w:rStyle w:val="FootnoteReference"/>
        </w:rPr>
        <w:footnoteRef/>
      </w:r>
      <w:r w:rsidRPr="004A3E27">
        <w:t xml:space="preserve"> Cp. Exodus 9:23. In thunderstorms deer often cast their young.</w:t>
      </w:r>
    </w:p>
  </w:footnote>
  <w:footnote w:id="103">
    <w:p w:rsidR="00552687" w:rsidRPr="004A3E27" w:rsidRDefault="00552687"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552687" w:rsidRPr="004A3E27" w:rsidRDefault="00552687"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552687" w:rsidRPr="004A3E27" w:rsidRDefault="00552687"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552687" w:rsidRPr="004A3E27" w:rsidRDefault="00552687" w:rsidP="002D71F0">
      <w:pPr>
        <w:pStyle w:val="FootnoteText"/>
      </w:pPr>
      <w:r w:rsidRPr="004A3E27">
        <w:rPr>
          <w:rStyle w:val="FootnoteReference"/>
        </w:rPr>
        <w:footnoteRef/>
      </w:r>
      <w:r w:rsidRPr="004A3E27">
        <w:t xml:space="preserve"> Blood signifies death (cp. Lev. 17:14).</w:t>
      </w:r>
    </w:p>
  </w:footnote>
  <w:footnote w:id="107">
    <w:p w:rsidR="00552687" w:rsidRPr="004A3E27" w:rsidRDefault="00552687"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552687" w:rsidRPr="004A3E27" w:rsidRDefault="00552687"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552687" w:rsidRPr="004A3E27" w:rsidRDefault="00552687" w:rsidP="002D71F0">
      <w:pPr>
        <w:pStyle w:val="FootnoteText"/>
      </w:pPr>
      <w:r w:rsidRPr="004A3E27">
        <w:rPr>
          <w:rStyle w:val="FootnoteReference"/>
        </w:rPr>
        <w:footnoteRef/>
      </w:r>
      <w:r w:rsidRPr="004A3E27">
        <w:t xml:space="preserve"> Luke 23:46.</w:t>
      </w:r>
    </w:p>
  </w:footnote>
  <w:footnote w:id="110">
    <w:p w:rsidR="00552687" w:rsidRPr="004A3E27" w:rsidRDefault="00552687"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552687" w:rsidRPr="004A3E27" w:rsidRDefault="00552687"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552687" w:rsidRPr="004A3E27" w:rsidRDefault="00552687"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552687" w:rsidRPr="004A3E27" w:rsidRDefault="00552687"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552687" w:rsidRPr="004A3E27" w:rsidRDefault="00552687"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552687" w:rsidRPr="004A3E27" w:rsidRDefault="00552687"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552687" w:rsidRPr="004A3E27" w:rsidRDefault="00552687"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552687" w:rsidRPr="004A3E27" w:rsidRDefault="00552687"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552687" w:rsidRPr="004A3E27" w:rsidRDefault="00552687"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552687" w:rsidRPr="004A3E27" w:rsidRDefault="00552687" w:rsidP="00950468">
      <w:pPr>
        <w:pStyle w:val="FootnoteText"/>
      </w:pPr>
      <w:r w:rsidRPr="004A3E27">
        <w:rPr>
          <w:rStyle w:val="FootnoteReference"/>
        </w:rPr>
        <w:footnoteRef/>
      </w:r>
      <w:r w:rsidRPr="004A3E27">
        <w:t xml:space="preserve"> Naturally and spiritually (Jn. 3:3-6).</w:t>
      </w:r>
    </w:p>
  </w:footnote>
  <w:footnote w:id="120">
    <w:p w:rsidR="00552687" w:rsidRPr="004A3E27" w:rsidRDefault="00552687"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552687" w:rsidRPr="004A3E27" w:rsidRDefault="00552687" w:rsidP="00950468">
      <w:pPr>
        <w:pStyle w:val="FootnoteText"/>
      </w:pPr>
      <w:r w:rsidRPr="004A3E27">
        <w:rPr>
          <w:rStyle w:val="FootnoteReference"/>
        </w:rPr>
        <w:footnoteRef/>
      </w:r>
      <w:r w:rsidRPr="004A3E27">
        <w:t xml:space="preserve"> ‘The land of the living.’</w:t>
      </w:r>
    </w:p>
  </w:footnote>
  <w:footnote w:id="122">
    <w:p w:rsidR="00552687" w:rsidRPr="004A3E27" w:rsidRDefault="00552687"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552687" w:rsidRPr="004A3E27" w:rsidRDefault="00552687" w:rsidP="00950468">
      <w:pPr>
        <w:pStyle w:val="FootnoteText"/>
      </w:pPr>
      <w:r w:rsidRPr="004A3E27">
        <w:rPr>
          <w:rStyle w:val="FootnoteReference"/>
        </w:rPr>
        <w:footnoteRef/>
      </w:r>
      <w:r w:rsidRPr="004A3E27">
        <w:t xml:space="preserve"> John 19:1; Mt. 27:26.</w:t>
      </w:r>
    </w:p>
  </w:footnote>
  <w:footnote w:id="124">
    <w:p w:rsidR="00552687" w:rsidRPr="004A3E27" w:rsidRDefault="00552687" w:rsidP="00950468">
      <w:pPr>
        <w:pStyle w:val="FootnoteText"/>
      </w:pPr>
      <w:r w:rsidRPr="004A3E27">
        <w:rPr>
          <w:rStyle w:val="FootnoteReference"/>
        </w:rPr>
        <w:footnoteRef/>
      </w:r>
      <w:r w:rsidRPr="004A3E27">
        <w:t xml:space="preserve"> cp. Psalm 21:21.</w:t>
      </w:r>
    </w:p>
  </w:footnote>
  <w:footnote w:id="125">
    <w:p w:rsidR="00552687" w:rsidRPr="004A3E27" w:rsidRDefault="00552687" w:rsidP="00950468">
      <w:pPr>
        <w:pStyle w:val="FootnoteText"/>
      </w:pPr>
      <w:r w:rsidRPr="004A3E27">
        <w:rPr>
          <w:rStyle w:val="FootnoteReference"/>
        </w:rPr>
        <w:footnoteRef/>
      </w:r>
      <w:r w:rsidRPr="004A3E27">
        <w:t xml:space="preserve"> cp. John 15:25.</w:t>
      </w:r>
    </w:p>
  </w:footnote>
  <w:footnote w:id="126">
    <w:p w:rsidR="00552687" w:rsidRPr="004A3E27" w:rsidRDefault="00552687" w:rsidP="00950468">
      <w:pPr>
        <w:pStyle w:val="FootnoteText"/>
      </w:pPr>
      <w:r w:rsidRPr="004A3E27">
        <w:rPr>
          <w:rStyle w:val="FootnoteReference"/>
        </w:rPr>
        <w:footnoteRef/>
      </w:r>
      <w:r w:rsidRPr="004A3E27">
        <w:t xml:space="preserve"> cp. Psalm 36:30.</w:t>
      </w:r>
    </w:p>
  </w:footnote>
  <w:footnote w:id="127">
    <w:p w:rsidR="00552687" w:rsidRPr="004A3E27" w:rsidRDefault="00552687" w:rsidP="00950468">
      <w:pPr>
        <w:pStyle w:val="FootnoteText"/>
      </w:pPr>
      <w:r w:rsidRPr="004A3E27">
        <w:rPr>
          <w:rStyle w:val="FootnoteReference"/>
        </w:rPr>
        <w:footnoteRef/>
      </w:r>
      <w:r w:rsidRPr="004A3E27">
        <w:t xml:space="preserve"> cp. Psalm 109:7.</w:t>
      </w:r>
    </w:p>
  </w:footnote>
  <w:footnote w:id="128">
    <w:p w:rsidR="00552687" w:rsidRPr="004A3E27" w:rsidRDefault="00552687"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552687" w:rsidRPr="004A3E27" w:rsidRDefault="00552687" w:rsidP="00950468">
      <w:pPr>
        <w:pStyle w:val="FootnoteText"/>
      </w:pPr>
      <w:r w:rsidRPr="004A3E27">
        <w:rPr>
          <w:rStyle w:val="FootnoteReference"/>
        </w:rPr>
        <w:footnoteRef/>
      </w:r>
      <w:r w:rsidRPr="004A3E27">
        <w:t xml:space="preserve"> ‘The Prophet asks to be free from passion’ (St. Athanasius).</w:t>
      </w:r>
    </w:p>
  </w:footnote>
  <w:footnote w:id="130">
    <w:p w:rsidR="00552687" w:rsidRPr="004A3E27" w:rsidRDefault="00552687" w:rsidP="00950468">
      <w:pPr>
        <w:pStyle w:val="FootnoteText"/>
      </w:pPr>
      <w:r w:rsidRPr="004A3E27">
        <w:rPr>
          <w:rStyle w:val="FootnoteReference"/>
        </w:rPr>
        <w:footnoteRef/>
      </w:r>
      <w:r w:rsidRPr="004A3E27">
        <w:t xml:space="preserve"> Prov. 24:19.</w:t>
      </w:r>
    </w:p>
  </w:footnote>
  <w:footnote w:id="131">
    <w:p w:rsidR="00552687" w:rsidRPr="004A3E27" w:rsidRDefault="00552687"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552687" w:rsidRPr="004A3E27" w:rsidRDefault="00552687"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552687" w:rsidRPr="004A3E27" w:rsidRDefault="00552687"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552687" w:rsidRPr="004A3E27" w:rsidRDefault="00552687"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552687" w:rsidRPr="004A3E27" w:rsidRDefault="00552687"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552687" w:rsidRPr="004A3E27" w:rsidRDefault="00552687"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552687" w:rsidRPr="004A3E27" w:rsidRDefault="00552687"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552687" w:rsidRPr="004A3E27" w:rsidRDefault="00552687" w:rsidP="00950468">
      <w:pPr>
        <w:pStyle w:val="FootnoteText"/>
      </w:pPr>
      <w:r w:rsidRPr="004A3E27">
        <w:rPr>
          <w:rStyle w:val="FootnoteReference"/>
        </w:rPr>
        <w:footnoteRef/>
      </w:r>
      <w:r w:rsidRPr="004A3E27">
        <w:t xml:space="preserve"> Compare Ps. 36:1, 37 with Proverbs 24: 19-20 (RSV) and Mt. 5:5-9.</w:t>
      </w:r>
    </w:p>
  </w:footnote>
  <w:footnote w:id="139">
    <w:p w:rsidR="00552687" w:rsidRPr="004A3E27" w:rsidRDefault="00552687" w:rsidP="00950468">
      <w:pPr>
        <w:pStyle w:val="FootnoteText"/>
      </w:pPr>
      <w:r w:rsidRPr="004A3E27">
        <w:rPr>
          <w:rStyle w:val="FootnoteReference"/>
        </w:rPr>
        <w:footnoteRef/>
      </w:r>
      <w:r w:rsidRPr="004A3E27">
        <w:t xml:space="preserve"> cp. Heb. 12:5-13. Psalm 6:2 is identical with 37:2.</w:t>
      </w:r>
    </w:p>
  </w:footnote>
  <w:footnote w:id="140">
    <w:p w:rsidR="00552687" w:rsidRPr="004A3E27" w:rsidRDefault="00552687" w:rsidP="00950468">
      <w:pPr>
        <w:pStyle w:val="FootnoteText"/>
      </w:pPr>
      <w:r w:rsidRPr="004A3E27">
        <w:rPr>
          <w:rStyle w:val="FootnoteReference"/>
        </w:rPr>
        <w:footnoteRef/>
      </w:r>
      <w:r w:rsidRPr="004A3E27">
        <w:t xml:space="preserve"> cp. Mt. 19:20. ‘One thing you lack’ (Mk. 10:21).</w:t>
      </w:r>
    </w:p>
  </w:footnote>
  <w:footnote w:id="141">
    <w:p w:rsidR="00552687" w:rsidRPr="004A3E27" w:rsidRDefault="00552687"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552687" w:rsidRPr="004A3E27" w:rsidRDefault="00552687"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552687" w:rsidRPr="004A3E27" w:rsidRDefault="00552687" w:rsidP="00950468">
      <w:pPr>
        <w:pStyle w:val="FootnoteText"/>
      </w:pPr>
      <w:r w:rsidRPr="004A3E27">
        <w:rPr>
          <w:rStyle w:val="FootnoteReference"/>
        </w:rPr>
        <w:footnoteRef/>
      </w:r>
      <w:r w:rsidRPr="004A3E27">
        <w:t xml:space="preserve"> cp. 1 Sam. 15:22. Love shown in obedience is the true sacrifice.</w:t>
      </w:r>
    </w:p>
  </w:footnote>
  <w:footnote w:id="144">
    <w:p w:rsidR="00552687" w:rsidRPr="004A3E27" w:rsidRDefault="00552687"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552687" w:rsidRPr="004A3E27" w:rsidRDefault="00552687" w:rsidP="00950468">
      <w:pPr>
        <w:pStyle w:val="FootnoteText"/>
      </w:pPr>
      <w:r w:rsidRPr="004A3E27">
        <w:rPr>
          <w:rStyle w:val="FootnoteReference"/>
        </w:rPr>
        <w:footnoteRef/>
      </w:r>
      <w:r w:rsidRPr="004A3E27">
        <w:t xml:space="preserve"> The great universal Church (cp. St. Athanasius).</w:t>
      </w:r>
    </w:p>
  </w:footnote>
  <w:footnote w:id="146">
    <w:p w:rsidR="00552687" w:rsidRPr="004A3E27" w:rsidRDefault="00552687" w:rsidP="00950468">
      <w:pPr>
        <w:pStyle w:val="FootnoteText"/>
      </w:pPr>
      <w:r w:rsidRPr="004A3E27">
        <w:rPr>
          <w:rStyle w:val="FootnoteReference"/>
        </w:rPr>
        <w:footnoteRef/>
      </w:r>
      <w:r w:rsidRPr="004A3E27">
        <w:t xml:space="preserve"> John 13:30.</w:t>
      </w:r>
    </w:p>
  </w:footnote>
  <w:footnote w:id="147">
    <w:p w:rsidR="00552687" w:rsidRPr="004A3E27" w:rsidRDefault="00552687"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552687" w:rsidRPr="004A3E27" w:rsidRDefault="00552687"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552687" w:rsidRPr="004A3E27" w:rsidRDefault="00552687" w:rsidP="00950468">
      <w:pPr>
        <w:pStyle w:val="FootnoteText"/>
      </w:pPr>
      <w:r w:rsidRPr="004A3E27">
        <w:rPr>
          <w:rStyle w:val="FootnoteReference"/>
        </w:rPr>
        <w:footnoteRef/>
      </w:r>
      <w:r w:rsidRPr="004A3E27">
        <w:t xml:space="preserve"> With the Gospel of forgiveness (1 Sam. 24:17-20; Lk. 23:34).</w:t>
      </w:r>
    </w:p>
  </w:footnote>
  <w:footnote w:id="150">
    <w:p w:rsidR="00552687" w:rsidRPr="004A3E27" w:rsidRDefault="00552687"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552687" w:rsidRPr="004A3E27" w:rsidRDefault="00552687"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552687" w:rsidRPr="004A3E27" w:rsidRDefault="00552687"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552687" w:rsidRPr="004A3E27" w:rsidRDefault="00552687"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552687" w:rsidRPr="004A3E27" w:rsidRDefault="00552687"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552687" w:rsidRPr="004A3E27" w:rsidRDefault="00552687"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552687" w:rsidRPr="004A3E27" w:rsidRDefault="00552687" w:rsidP="00950468">
      <w:pPr>
        <w:pStyle w:val="FootnoteText"/>
      </w:pPr>
      <w:r w:rsidRPr="004A3E27">
        <w:rPr>
          <w:rStyle w:val="FootnoteReference"/>
        </w:rPr>
        <w:footnoteRef/>
      </w:r>
      <w:r w:rsidRPr="004A3E27">
        <w:t xml:space="preserve"> cp. Rev. 19:11-16.</w:t>
      </w:r>
    </w:p>
  </w:footnote>
  <w:footnote w:id="157">
    <w:p w:rsidR="00552687" w:rsidRPr="004A3E27" w:rsidRDefault="00552687"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552687" w:rsidRPr="004A3E27" w:rsidRDefault="00552687"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552687" w:rsidRPr="004A3E27" w:rsidRDefault="00552687"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552687" w:rsidRPr="004A3E27" w:rsidRDefault="00552687" w:rsidP="00950468">
      <w:pPr>
        <w:pStyle w:val="FootnoteText"/>
      </w:pPr>
      <w:r w:rsidRPr="004A3E27">
        <w:rPr>
          <w:rStyle w:val="FootnoteReference"/>
        </w:rPr>
        <w:footnoteRef/>
      </w:r>
      <w:r w:rsidRPr="004A3E27">
        <w:t xml:space="preserve"> Rev. 22:1.</w:t>
      </w:r>
    </w:p>
  </w:footnote>
  <w:footnote w:id="161">
    <w:p w:rsidR="00552687" w:rsidRPr="004A3E27" w:rsidRDefault="00552687"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552687" w:rsidRPr="004A3E27" w:rsidRDefault="00552687" w:rsidP="00950468">
      <w:pPr>
        <w:pStyle w:val="FootnoteText"/>
      </w:pPr>
      <w:r w:rsidRPr="004A3E27">
        <w:rPr>
          <w:rStyle w:val="FootnoteReference"/>
        </w:rPr>
        <w:footnoteRef/>
      </w:r>
      <w:r w:rsidRPr="004A3E27">
        <w:t xml:space="preserve"> cp. 75:4; Is. 2:4; 11:9; 65:25; Hos. 2:18; Zac. 9:10.</w:t>
      </w:r>
    </w:p>
  </w:footnote>
  <w:footnote w:id="163">
    <w:p w:rsidR="00552687" w:rsidRPr="004A3E27" w:rsidRDefault="00552687"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552687" w:rsidRPr="004A3E27" w:rsidRDefault="00552687"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552687" w:rsidRPr="004A3E27" w:rsidRDefault="00552687" w:rsidP="00A6346F">
      <w:pPr>
        <w:pStyle w:val="FootnoteText"/>
      </w:pPr>
      <w:r w:rsidRPr="004A3E27">
        <w:rPr>
          <w:rStyle w:val="FootnoteReference"/>
        </w:rPr>
        <w:footnoteRef/>
      </w:r>
      <w:r w:rsidRPr="004A3E27">
        <w:t xml:space="preserve"> Cp. Heb. 12:28,29; Deut. 4:24; 9:3; 10:17-21; Neh. 1:5; Zeph. 2:11.</w:t>
      </w:r>
    </w:p>
  </w:footnote>
  <w:footnote w:id="166">
    <w:p w:rsidR="00552687" w:rsidRPr="004A3E27" w:rsidRDefault="00552687" w:rsidP="00A6346F">
      <w:pPr>
        <w:pStyle w:val="FootnoteText"/>
      </w:pPr>
      <w:r w:rsidRPr="004A3E27">
        <w:rPr>
          <w:rStyle w:val="FootnoteReference"/>
        </w:rPr>
        <w:footnoteRef/>
      </w:r>
      <w:r w:rsidRPr="004A3E27">
        <w:t xml:space="preserve"> Cp. Ex. 15:17; Is. 58:14: I Pet. 1:4.</w:t>
      </w:r>
    </w:p>
  </w:footnote>
  <w:footnote w:id="167">
    <w:p w:rsidR="00552687" w:rsidRPr="004A3E27" w:rsidRDefault="00552687"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552687" w:rsidRPr="004A3E27" w:rsidRDefault="00552687" w:rsidP="00A6346F">
      <w:pPr>
        <w:pStyle w:val="FootnoteText"/>
      </w:pPr>
      <w:r w:rsidRPr="004A3E27">
        <w:rPr>
          <w:rStyle w:val="FootnoteReference"/>
        </w:rPr>
        <w:footnoteRef/>
      </w:r>
      <w:r w:rsidRPr="004A3E27">
        <w:t xml:space="preserve"> ‘Jerusalem is the city of the great King’ (Mt. 5:35). cp. Lam. 2:15.</w:t>
      </w:r>
    </w:p>
  </w:footnote>
  <w:footnote w:id="169">
    <w:p w:rsidR="00552687" w:rsidRPr="004A3E27" w:rsidRDefault="00552687"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552687" w:rsidRPr="004A3E27" w:rsidRDefault="00552687"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552687" w:rsidRPr="004A3E27" w:rsidRDefault="00552687"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552687" w:rsidRPr="004A3E27" w:rsidRDefault="00552687"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552687" w:rsidRPr="004A3E27" w:rsidRDefault="00552687"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552687" w:rsidRPr="004A3E27" w:rsidRDefault="00552687"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552687" w:rsidRPr="004A3E27" w:rsidRDefault="00552687"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552687" w:rsidRPr="004A3E27" w:rsidRDefault="00552687" w:rsidP="00A6346F">
      <w:pPr>
        <w:pStyle w:val="FootnoteText"/>
      </w:pPr>
      <w:r w:rsidRPr="004A3E27">
        <w:rPr>
          <w:rStyle w:val="FootnoteReference"/>
        </w:rPr>
        <w:footnoteRef/>
      </w:r>
      <w:r w:rsidRPr="004A3E27">
        <w:t xml:space="preserve"> Exodus 12:22; John 19:29; Hebrews 9:19.</w:t>
      </w:r>
    </w:p>
  </w:footnote>
  <w:footnote w:id="177">
    <w:p w:rsidR="00552687" w:rsidRPr="004A3E27" w:rsidRDefault="00552687"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552687" w:rsidRPr="004A3E27" w:rsidRDefault="00552687"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552687" w:rsidRPr="004A3E27" w:rsidRDefault="00552687"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552687" w:rsidRPr="004A3E27" w:rsidRDefault="00552687" w:rsidP="00A6346F">
      <w:pPr>
        <w:pStyle w:val="FootnoteText"/>
      </w:pPr>
      <w:r w:rsidRPr="004A3E27">
        <w:rPr>
          <w:rStyle w:val="FootnoteReference"/>
        </w:rPr>
        <w:footnoteRef/>
      </w:r>
      <w:r w:rsidRPr="004A3E27">
        <w:t xml:space="preserve"> Lk. 10:18; 2 Thess. 1:6.</w:t>
      </w:r>
    </w:p>
  </w:footnote>
  <w:footnote w:id="181">
    <w:p w:rsidR="00552687" w:rsidRPr="004A3E27" w:rsidRDefault="00552687"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552687" w:rsidRPr="004A3E27" w:rsidRDefault="00552687" w:rsidP="00A6346F">
      <w:pPr>
        <w:pStyle w:val="FootnoteText"/>
      </w:pPr>
      <w:r w:rsidRPr="004A3E27">
        <w:rPr>
          <w:rStyle w:val="FootnoteReference"/>
        </w:rPr>
        <w:footnoteRef/>
      </w:r>
      <w:r w:rsidRPr="004A3E27">
        <w:t xml:space="preserve"> cp. 1 Peter 5:7.</w:t>
      </w:r>
    </w:p>
  </w:footnote>
  <w:footnote w:id="183">
    <w:p w:rsidR="00552687" w:rsidRPr="004A3E27" w:rsidRDefault="00552687" w:rsidP="009E7111">
      <w:pPr>
        <w:pStyle w:val="FootnoteText"/>
      </w:pPr>
      <w:r w:rsidRPr="004A3E27">
        <w:rPr>
          <w:rStyle w:val="FootnoteReference"/>
        </w:rPr>
        <w:footnoteRef/>
      </w:r>
      <w:r w:rsidRPr="004A3E27">
        <w:t xml:space="preserve"> cp. Ephes 6:12; 1 Tim 4:1; Rev. 16:14.</w:t>
      </w:r>
    </w:p>
  </w:footnote>
  <w:footnote w:id="184">
    <w:p w:rsidR="00552687" w:rsidRPr="004A3E27" w:rsidRDefault="00552687"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552687" w:rsidRPr="004A3E27" w:rsidRDefault="00552687"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552687" w:rsidRPr="004A3E27" w:rsidRDefault="00552687"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552687" w:rsidRPr="004A3E27" w:rsidRDefault="00552687" w:rsidP="009E7111">
      <w:pPr>
        <w:pStyle w:val="FootnoteText"/>
      </w:pPr>
      <w:r w:rsidRPr="004A3E27">
        <w:rPr>
          <w:rStyle w:val="FootnoteReference"/>
        </w:rPr>
        <w:footnoteRef/>
      </w:r>
      <w:r w:rsidRPr="004A3E27">
        <w:t xml:space="preserve"> Verses 8-12 are repeated almost verbatim in Ps. 107:2-6.</w:t>
      </w:r>
    </w:p>
  </w:footnote>
  <w:footnote w:id="188">
    <w:p w:rsidR="00552687" w:rsidRPr="004A3E27" w:rsidRDefault="00552687" w:rsidP="009E7111">
      <w:pPr>
        <w:pStyle w:val="FootnoteText"/>
      </w:pPr>
      <w:r w:rsidRPr="004A3E27">
        <w:rPr>
          <w:rStyle w:val="FootnoteReference"/>
        </w:rPr>
        <w:footnoteRef/>
      </w:r>
      <w:r w:rsidRPr="004A3E27">
        <w:t xml:space="preserve"> Mercy: love (Luke 10:37).</w:t>
      </w:r>
    </w:p>
  </w:footnote>
  <w:footnote w:id="189">
    <w:p w:rsidR="00552687" w:rsidRPr="004A3E27" w:rsidRDefault="00552687"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552687" w:rsidRPr="004A3E27" w:rsidRDefault="00552687" w:rsidP="009E7111">
      <w:pPr>
        <w:pStyle w:val="FootnoteText"/>
      </w:pPr>
      <w:r w:rsidRPr="004A3E27">
        <w:rPr>
          <w:rStyle w:val="FootnoteReference"/>
        </w:rPr>
        <w:footnoteRef/>
      </w:r>
      <w:r w:rsidRPr="004A3E27">
        <w:t xml:space="preserve"> Washbowl: i.e. reduced to the most menial servitude.</w:t>
      </w:r>
    </w:p>
  </w:footnote>
  <w:footnote w:id="191">
    <w:p w:rsidR="00552687" w:rsidRPr="004A3E27" w:rsidRDefault="00552687"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552687" w:rsidRPr="004A3E27" w:rsidRDefault="00552687"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552687" w:rsidRPr="004A3E27" w:rsidRDefault="00552687" w:rsidP="009E7111">
      <w:pPr>
        <w:pStyle w:val="FootnoteText"/>
      </w:pPr>
      <w:r w:rsidRPr="004A3E27">
        <w:rPr>
          <w:rStyle w:val="FootnoteReference"/>
        </w:rPr>
        <w:footnoteRef/>
      </w:r>
      <w:r w:rsidRPr="004A3E27">
        <w:t xml:space="preserve"> Cp. Lev. 19:35-37; Deut. 25:13-16; Ezek.45:10; Mic. 6:10,11; Prov. 11:1.</w:t>
      </w:r>
    </w:p>
  </w:footnote>
  <w:footnote w:id="194">
    <w:p w:rsidR="00552687" w:rsidRPr="004A3E27" w:rsidRDefault="00552687" w:rsidP="009E7111">
      <w:pPr>
        <w:pStyle w:val="FootnoteText"/>
      </w:pPr>
      <w:r w:rsidRPr="004A3E27">
        <w:rPr>
          <w:rStyle w:val="FootnoteReference"/>
        </w:rPr>
        <w:footnoteRef/>
      </w:r>
      <w:r w:rsidRPr="004A3E27">
        <w:t xml:space="preserve"> Cp. ‘brood of vipers’ (Matt. 12:34; 23:33).</w:t>
      </w:r>
    </w:p>
  </w:footnote>
  <w:footnote w:id="195">
    <w:p w:rsidR="00552687" w:rsidRPr="004A3E27" w:rsidRDefault="00552687" w:rsidP="009E7111">
      <w:pPr>
        <w:pStyle w:val="FootnoteText"/>
      </w:pPr>
      <w:r w:rsidRPr="004A3E27">
        <w:rPr>
          <w:rStyle w:val="FootnoteReference"/>
        </w:rPr>
        <w:footnoteRef/>
      </w:r>
      <w:r w:rsidRPr="004A3E27">
        <w:t xml:space="preserve"> Job. 33:14.</w:t>
      </w:r>
    </w:p>
  </w:footnote>
  <w:footnote w:id="196">
    <w:p w:rsidR="00552687" w:rsidRPr="004A3E27" w:rsidRDefault="00552687" w:rsidP="009E7111">
      <w:pPr>
        <w:pStyle w:val="FootnoteText"/>
      </w:pPr>
      <w:r w:rsidRPr="004A3E27">
        <w:rPr>
          <w:rStyle w:val="FootnoteReference"/>
        </w:rPr>
        <w:footnoteRef/>
      </w:r>
      <w:r w:rsidRPr="004A3E27">
        <w:t xml:space="preserve"> ‘What is this glue? It is love.’ says St. Augustine.</w:t>
      </w:r>
    </w:p>
  </w:footnote>
  <w:footnote w:id="197">
    <w:p w:rsidR="00552687" w:rsidRPr="004A3E27" w:rsidRDefault="00552687"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552687" w:rsidRPr="004A3E27" w:rsidRDefault="00552687" w:rsidP="00C879D4">
      <w:pPr>
        <w:pStyle w:val="FootnoteText"/>
      </w:pPr>
      <w:r w:rsidRPr="004A3E27">
        <w:rPr>
          <w:rStyle w:val="FootnoteReference"/>
        </w:rPr>
        <w:footnoteRef/>
      </w:r>
      <w:r w:rsidRPr="004A3E27">
        <w:t xml:space="preserve"> So the Slavonic (Greek often omits ‘stillest’).</w:t>
      </w:r>
    </w:p>
  </w:footnote>
  <w:footnote w:id="199">
    <w:p w:rsidR="00552687" w:rsidRPr="004A3E27" w:rsidRDefault="00552687"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552687" w:rsidRPr="004A3E27" w:rsidRDefault="00552687"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552687" w:rsidRPr="004A3E27" w:rsidRDefault="00552687"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552687" w:rsidRPr="004A3E27" w:rsidRDefault="00552687" w:rsidP="00C879D4">
      <w:pPr>
        <w:pStyle w:val="FootnoteText"/>
      </w:pPr>
      <w:r w:rsidRPr="004A3E27">
        <w:rPr>
          <w:rStyle w:val="FootnoteReference"/>
        </w:rPr>
        <w:footnoteRef/>
      </w:r>
      <w:r w:rsidRPr="004A3E27">
        <w:t xml:space="preserve"> See footnote 62. &lt;2 previously&gt;</w:t>
      </w:r>
    </w:p>
  </w:footnote>
  <w:footnote w:id="203">
    <w:p w:rsidR="00552687" w:rsidRPr="004A3E27" w:rsidRDefault="00552687"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552687" w:rsidRPr="004A3E27" w:rsidRDefault="00552687" w:rsidP="00C879D4">
      <w:pPr>
        <w:pStyle w:val="FootnoteText"/>
      </w:pPr>
      <w:r w:rsidRPr="004A3E27">
        <w:rPr>
          <w:rStyle w:val="FootnoteReference"/>
        </w:rPr>
        <w:footnoteRef/>
      </w:r>
      <w:r w:rsidRPr="004A3E27">
        <w:t xml:space="preserve"> ‘What God has planned for His lovers’ (1 Cor. 2:9).</w:t>
      </w:r>
    </w:p>
  </w:footnote>
  <w:footnote w:id="205">
    <w:p w:rsidR="00552687" w:rsidRPr="004A3E27" w:rsidRDefault="00552687"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552687" w:rsidRPr="004A3E27" w:rsidRDefault="00552687"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552687" w:rsidRPr="004A3E27" w:rsidRDefault="00552687"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552687" w:rsidRPr="004A3E27" w:rsidRDefault="00552687"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552687" w:rsidRPr="004A3E27" w:rsidRDefault="00552687"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552687" w:rsidRPr="004A3E27" w:rsidRDefault="00552687" w:rsidP="00C879D4">
      <w:pPr>
        <w:pStyle w:val="FootnoteText"/>
      </w:pPr>
      <w:r w:rsidRPr="004A3E27">
        <w:rPr>
          <w:rStyle w:val="FootnoteReference"/>
        </w:rPr>
        <w:footnoteRef/>
      </w:r>
      <w:r w:rsidRPr="004A3E27">
        <w:t xml:space="preserve"> Numbers 10:35. Cp. Exodus 14.</w:t>
      </w:r>
    </w:p>
  </w:footnote>
  <w:footnote w:id="211">
    <w:p w:rsidR="00552687" w:rsidRPr="004A3E27" w:rsidRDefault="00552687"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552687" w:rsidRPr="004A3E27" w:rsidRDefault="00552687" w:rsidP="00C879D4">
      <w:pPr>
        <w:pStyle w:val="FootnoteText"/>
      </w:pPr>
      <w:r w:rsidRPr="004A3E27">
        <w:rPr>
          <w:rStyle w:val="FootnoteReference"/>
        </w:rPr>
        <w:footnoteRef/>
      </w:r>
      <w:r w:rsidRPr="004A3E27">
        <w:t xml:space="preserve"> Luke 4:32.</w:t>
      </w:r>
    </w:p>
  </w:footnote>
  <w:footnote w:id="213">
    <w:p w:rsidR="00552687" w:rsidRPr="004A3E27" w:rsidRDefault="00552687"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552687" w:rsidRPr="004A3E27" w:rsidRDefault="00552687" w:rsidP="00C879D4">
      <w:pPr>
        <w:pStyle w:val="FootnoteText"/>
      </w:pPr>
      <w:r w:rsidRPr="004A3E27">
        <w:rPr>
          <w:rStyle w:val="FootnoteReference"/>
        </w:rPr>
        <w:footnoteRef/>
      </w:r>
      <w:r w:rsidRPr="004A3E27">
        <w:t xml:space="preserve"> Cp. Ephes. 4:8.</w:t>
      </w:r>
    </w:p>
  </w:footnote>
  <w:footnote w:id="215">
    <w:p w:rsidR="00552687" w:rsidRPr="004A3E27" w:rsidRDefault="00552687"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552687" w:rsidRPr="004A3E27" w:rsidRDefault="00552687"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552687" w:rsidRPr="004A3E27" w:rsidRDefault="00552687"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552687" w:rsidRPr="004A3E27" w:rsidRDefault="00552687"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552687" w:rsidRPr="004A3E27" w:rsidRDefault="00552687" w:rsidP="00C879D4">
      <w:pPr>
        <w:pStyle w:val="FootnoteText"/>
      </w:pPr>
      <w:r w:rsidRPr="004A3E27">
        <w:rPr>
          <w:rStyle w:val="FootnoteReference"/>
        </w:rPr>
        <w:footnoteRef/>
      </w:r>
      <w:r w:rsidRPr="004A3E27">
        <w:t xml:space="preserve"> Mk. 15:29; Jn. 2:17; Rom. 15:3.</w:t>
      </w:r>
    </w:p>
  </w:footnote>
  <w:footnote w:id="220">
    <w:p w:rsidR="00552687" w:rsidRPr="004A3E27" w:rsidRDefault="00552687" w:rsidP="00C879D4">
      <w:pPr>
        <w:pStyle w:val="FootnoteText"/>
      </w:pPr>
      <w:r w:rsidRPr="004A3E27">
        <w:rPr>
          <w:rStyle w:val="FootnoteReference"/>
        </w:rPr>
        <w:footnoteRef/>
      </w:r>
      <w:r w:rsidRPr="004A3E27">
        <w:t xml:space="preserve"> The elders and chief priests.</w:t>
      </w:r>
    </w:p>
  </w:footnote>
  <w:footnote w:id="221">
    <w:p w:rsidR="00552687" w:rsidRPr="004A3E27" w:rsidRDefault="00552687"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552687" w:rsidRPr="004A3E27" w:rsidRDefault="00552687" w:rsidP="00C879D4">
      <w:pPr>
        <w:pStyle w:val="FootnoteText"/>
      </w:pPr>
      <w:r w:rsidRPr="004A3E27">
        <w:rPr>
          <w:rStyle w:val="FootnoteReference"/>
        </w:rPr>
        <w:footnoteRef/>
      </w:r>
      <w:r w:rsidRPr="004A3E27">
        <w:t xml:space="preserve"> Mt. 16:21; Mk. 8:31.</w:t>
      </w:r>
    </w:p>
  </w:footnote>
  <w:footnote w:id="223">
    <w:p w:rsidR="00552687" w:rsidRPr="004A3E27" w:rsidRDefault="00552687" w:rsidP="00C879D4">
      <w:pPr>
        <w:pStyle w:val="FootnoteText"/>
      </w:pPr>
      <w:r w:rsidRPr="004A3E27">
        <w:rPr>
          <w:rStyle w:val="FootnoteReference"/>
        </w:rPr>
        <w:footnoteRef/>
      </w:r>
      <w:r w:rsidRPr="004A3E27">
        <w:t xml:space="preserve"> Mt. 27:34.</w:t>
      </w:r>
    </w:p>
  </w:footnote>
  <w:footnote w:id="224">
    <w:p w:rsidR="00552687" w:rsidRPr="004A3E27" w:rsidRDefault="00552687" w:rsidP="00C879D4">
      <w:pPr>
        <w:pStyle w:val="FootnoteText"/>
      </w:pPr>
      <w:r w:rsidRPr="004A3E27">
        <w:rPr>
          <w:rStyle w:val="FootnoteReference"/>
        </w:rPr>
        <w:footnoteRef/>
      </w:r>
      <w:r w:rsidRPr="004A3E27">
        <w:t xml:space="preserve"> Cp. Rom. 11:9,10.</w:t>
      </w:r>
    </w:p>
  </w:footnote>
  <w:footnote w:id="225">
    <w:p w:rsidR="00552687" w:rsidRPr="004A3E27" w:rsidRDefault="00552687"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552687" w:rsidRPr="004A3E27" w:rsidRDefault="00552687" w:rsidP="00C879D4">
      <w:pPr>
        <w:pStyle w:val="FootnoteText"/>
      </w:pPr>
      <w:r w:rsidRPr="004A3E27">
        <w:rPr>
          <w:rStyle w:val="FootnoteReference"/>
        </w:rPr>
        <w:footnoteRef/>
      </w:r>
      <w:r w:rsidRPr="004A3E27">
        <w:t xml:space="preserve"> Ps. 69:3-7 differs only slightly from Ps. 39:15-18.</w:t>
      </w:r>
    </w:p>
  </w:footnote>
  <w:footnote w:id="227">
    <w:p w:rsidR="00552687" w:rsidRPr="004A3E27" w:rsidRDefault="00552687"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552687" w:rsidRPr="004A3E27" w:rsidRDefault="00552687"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552687" w:rsidRPr="004A3E27" w:rsidRDefault="00552687" w:rsidP="00CA0029">
      <w:pPr>
        <w:pStyle w:val="FootnoteText"/>
      </w:pPr>
      <w:r w:rsidRPr="004A3E27">
        <w:rPr>
          <w:rStyle w:val="FootnoteReference"/>
        </w:rPr>
        <w:footnoteRef/>
      </w:r>
      <w:r w:rsidRPr="004A3E27">
        <w:t xml:space="preserve"> Ephes. 3:10; 4:8.</w:t>
      </w:r>
    </w:p>
  </w:footnote>
  <w:footnote w:id="230">
    <w:p w:rsidR="00552687" w:rsidRPr="004A3E27" w:rsidRDefault="00552687"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552687" w:rsidRPr="004A3E27" w:rsidRDefault="00552687"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552687" w:rsidRPr="004A3E27" w:rsidRDefault="00552687"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552687" w:rsidRPr="004A3E27" w:rsidRDefault="00552687" w:rsidP="00CA0029">
      <w:pPr>
        <w:pStyle w:val="FootnoteText"/>
      </w:pPr>
      <w:r w:rsidRPr="004A3E27">
        <w:rPr>
          <w:rStyle w:val="FootnoteReference"/>
        </w:rPr>
        <w:footnoteRef/>
      </w:r>
      <w:r w:rsidRPr="004A3E27">
        <w:t xml:space="preserve"> Rivers: Tigris and Euphrates.</w:t>
      </w:r>
    </w:p>
  </w:footnote>
  <w:footnote w:id="234">
    <w:p w:rsidR="00552687" w:rsidRPr="004A3E27" w:rsidRDefault="00552687" w:rsidP="00CA0029">
      <w:pPr>
        <w:pStyle w:val="FootnoteText"/>
      </w:pPr>
      <w:r w:rsidRPr="004A3E27">
        <w:rPr>
          <w:rStyle w:val="FootnoteReference"/>
        </w:rPr>
        <w:footnoteRef/>
      </w:r>
      <w:r w:rsidRPr="004A3E27">
        <w:t xml:space="preserve"> Cp. Ps. 47:8.</w:t>
      </w:r>
    </w:p>
  </w:footnote>
  <w:footnote w:id="235">
    <w:p w:rsidR="00552687" w:rsidRPr="004A3E27" w:rsidRDefault="00552687" w:rsidP="00CA0029">
      <w:pPr>
        <w:pStyle w:val="FootnoteText"/>
      </w:pPr>
      <w:r w:rsidRPr="004A3E27">
        <w:rPr>
          <w:rStyle w:val="FootnoteReference"/>
        </w:rPr>
        <w:footnoteRef/>
      </w:r>
      <w:r w:rsidRPr="004A3E27">
        <w:t xml:space="preserve"> Cp. Rev. 1:18; Heb. 7:25; Num. 14:28.</w:t>
      </w:r>
    </w:p>
  </w:footnote>
  <w:footnote w:id="236">
    <w:p w:rsidR="00552687" w:rsidRPr="004A3E27" w:rsidRDefault="00552687"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552687" w:rsidRPr="004A3E27" w:rsidRDefault="00552687"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552687" w:rsidRPr="004A3E27" w:rsidRDefault="00552687"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552687" w:rsidRPr="004A3E27" w:rsidRDefault="00552687" w:rsidP="00CA0029">
      <w:pPr>
        <w:pStyle w:val="FootnoteText"/>
      </w:pPr>
      <w:r w:rsidRPr="004A3E27">
        <w:tab/>
        <w:t>For them there are no pains;</w:t>
      </w:r>
    </w:p>
    <w:p w:rsidR="00552687" w:rsidRPr="004A3E27" w:rsidRDefault="00552687" w:rsidP="00CA0029">
      <w:pPr>
        <w:pStyle w:val="FootnoteText"/>
      </w:pPr>
      <w:r w:rsidRPr="004A3E27">
        <w:tab/>
        <w:t>fit and strong are their bodies.</w:t>
      </w:r>
    </w:p>
  </w:footnote>
  <w:footnote w:id="239">
    <w:p w:rsidR="00552687" w:rsidRPr="004A3E27" w:rsidRDefault="00552687"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552687" w:rsidRPr="004A3E27" w:rsidRDefault="00552687"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552687" w:rsidRPr="004A3E27" w:rsidRDefault="00552687"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552687" w:rsidRPr="004A3E27" w:rsidRDefault="00552687"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552687" w:rsidRPr="004A3E27" w:rsidRDefault="00552687"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552687" w:rsidRPr="004A3E27" w:rsidRDefault="00552687"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552687" w:rsidRPr="004A3E27" w:rsidRDefault="00552687"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552687" w:rsidRPr="004A3E27" w:rsidRDefault="00552687" w:rsidP="00CA0029">
      <w:pPr>
        <w:pStyle w:val="FootnoteText"/>
      </w:pPr>
      <w:r w:rsidRPr="004A3E27">
        <w:rPr>
          <w:rStyle w:val="FootnoteReference"/>
        </w:rPr>
        <w:footnoteRef/>
      </w:r>
      <w:r w:rsidRPr="004A3E27">
        <w:t xml:space="preserve"> Signs and miracles of God’s presence, protection and deliverance.</w:t>
      </w:r>
    </w:p>
  </w:footnote>
  <w:footnote w:id="247">
    <w:p w:rsidR="00552687" w:rsidRPr="004A3E27" w:rsidRDefault="00552687"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552687" w:rsidRPr="004A3E27" w:rsidRDefault="00552687"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552687" w:rsidRPr="004A3E27" w:rsidRDefault="00552687"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552687" w:rsidRPr="004A3E27" w:rsidRDefault="00552687" w:rsidP="00CA0029">
      <w:pPr>
        <w:pStyle w:val="FootnoteText"/>
      </w:pPr>
      <w:r w:rsidRPr="004A3E27">
        <w:rPr>
          <w:rStyle w:val="FootnoteReference"/>
        </w:rPr>
        <w:footnoteRef/>
      </w:r>
      <w:r w:rsidRPr="004A3E27">
        <w:t xml:space="preserve"> Cp. Ps. 45:10; Is. 2:4; 11:9; 65:25; Hos. 2:18; Zac. 9:10.</w:t>
      </w:r>
    </w:p>
  </w:footnote>
  <w:footnote w:id="251">
    <w:p w:rsidR="00552687" w:rsidRPr="004A3E27" w:rsidRDefault="00552687"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552687" w:rsidRPr="004A3E27" w:rsidRDefault="00552687"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552687" w:rsidRPr="004A3E27" w:rsidRDefault="00552687"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552687" w:rsidRDefault="00552687"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552687" w:rsidRDefault="00552687" w:rsidP="004A51E7">
      <w:pPr>
        <w:pStyle w:val="FootnoteText"/>
      </w:pPr>
      <w:r>
        <w:tab/>
        <w:t>‘I will speak My mind in parables,</w:t>
      </w:r>
    </w:p>
    <w:p w:rsidR="00552687" w:rsidRDefault="00552687" w:rsidP="004A51E7">
      <w:pPr>
        <w:pStyle w:val="FootnoteText"/>
      </w:pPr>
      <w:r>
        <w:tab/>
        <w:t>divulge secrets hidden since creation’ (cp. Rev. 3:14).</w:t>
      </w:r>
    </w:p>
  </w:footnote>
  <w:footnote w:id="255">
    <w:p w:rsidR="00552687" w:rsidRDefault="00552687"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552687" w:rsidRDefault="00552687" w:rsidP="004A51E7">
      <w:pPr>
        <w:pStyle w:val="FootnoteText"/>
      </w:pPr>
      <w:r>
        <w:rPr>
          <w:rStyle w:val="FootnoteReference"/>
        </w:rPr>
        <w:footnoteRef/>
      </w:r>
      <w:r>
        <w:t xml:space="preserve"> Ephraim = Israel (cp. Hos. 7; Num. 14; 1 Sam. 4).</w:t>
      </w:r>
    </w:p>
  </w:footnote>
  <w:footnote w:id="257">
    <w:p w:rsidR="00552687" w:rsidRDefault="00552687" w:rsidP="004A51E7">
      <w:pPr>
        <w:pStyle w:val="FootnoteText"/>
      </w:pPr>
      <w:r>
        <w:rPr>
          <w:rStyle w:val="FootnoteReference"/>
        </w:rPr>
        <w:footnoteRef/>
      </w:r>
      <w:r>
        <w:t xml:space="preserve"> He deferred giving them the promised food and the Promised Land.</w:t>
      </w:r>
    </w:p>
  </w:footnote>
  <w:footnote w:id="258">
    <w:p w:rsidR="00552687" w:rsidRDefault="00552687"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552687" w:rsidRDefault="00552687"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552687" w:rsidRDefault="00552687" w:rsidP="004A51E7">
      <w:pPr>
        <w:pStyle w:val="FootnoteText"/>
      </w:pPr>
      <w:r>
        <w:rPr>
          <w:rStyle w:val="FootnoteReference"/>
        </w:rPr>
        <w:footnoteRef/>
      </w:r>
      <w:r>
        <w:t xml:space="preserve"> John 15.</w:t>
      </w:r>
    </w:p>
  </w:footnote>
  <w:footnote w:id="261">
    <w:p w:rsidR="00552687" w:rsidRDefault="00552687" w:rsidP="004A51E7">
      <w:pPr>
        <w:pStyle w:val="FootnoteText"/>
      </w:pPr>
      <w:r>
        <w:rPr>
          <w:rStyle w:val="FootnoteReference"/>
        </w:rPr>
        <w:footnoteRef/>
      </w:r>
      <w:r>
        <w:t xml:space="preserve"> Joseph = Israel (Gen. 40:23; 48:15; Amos 6:6).</w:t>
      </w:r>
    </w:p>
  </w:footnote>
  <w:footnote w:id="262">
    <w:p w:rsidR="00552687" w:rsidRDefault="00552687" w:rsidP="004A51E7">
      <w:pPr>
        <w:pStyle w:val="FootnoteText"/>
      </w:pPr>
      <w:r>
        <w:rPr>
          <w:rStyle w:val="FootnoteReference"/>
        </w:rPr>
        <w:footnoteRef/>
      </w:r>
      <w:r>
        <w:t xml:space="preserve"> 2 Sam. 6:2 (LXX).</w:t>
      </w:r>
    </w:p>
  </w:footnote>
  <w:footnote w:id="263">
    <w:p w:rsidR="00552687" w:rsidRDefault="00552687"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552687" w:rsidRDefault="00552687" w:rsidP="004A51E7">
      <w:pPr>
        <w:pStyle w:val="FootnoteText"/>
      </w:pPr>
      <w:r>
        <w:rPr>
          <w:rStyle w:val="FootnoteReference"/>
        </w:rPr>
        <w:footnoteRef/>
      </w:r>
      <w:r>
        <w:t xml:space="preserve"> ‘What tongue? The voice of God’ (St Athanasius).</w:t>
      </w:r>
    </w:p>
  </w:footnote>
  <w:footnote w:id="265">
    <w:p w:rsidR="00552687" w:rsidRDefault="00552687" w:rsidP="004A51E7">
      <w:pPr>
        <w:pStyle w:val="FootnoteText"/>
      </w:pPr>
      <w:r>
        <w:rPr>
          <w:rStyle w:val="FootnoteReference"/>
        </w:rPr>
        <w:footnoteRef/>
      </w:r>
      <w:r>
        <w:t xml:space="preserve"> Exodus 9:23; 19:16.</w:t>
      </w:r>
    </w:p>
  </w:footnote>
  <w:footnote w:id="266">
    <w:p w:rsidR="00552687" w:rsidRDefault="00552687" w:rsidP="004A51E7">
      <w:pPr>
        <w:pStyle w:val="FootnoteText"/>
      </w:pPr>
      <w:r>
        <w:rPr>
          <w:rStyle w:val="FootnoteReference"/>
        </w:rPr>
        <w:footnoteRef/>
      </w:r>
      <w:r>
        <w:t xml:space="preserve"> ‘You have always been deaf to His voice, blind to the vision of Him’ (Jn. 5:37; cp. Deut. 18:16; Isaiah 48:18).</w:t>
      </w:r>
    </w:p>
  </w:footnote>
  <w:footnote w:id="267">
    <w:p w:rsidR="00552687" w:rsidRDefault="00552687"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552687" w:rsidRDefault="00552687" w:rsidP="004A51E7">
      <w:pPr>
        <w:pStyle w:val="FootnoteText"/>
      </w:pPr>
      <w:r>
        <w:rPr>
          <w:rStyle w:val="FootnoteReference"/>
        </w:rPr>
        <w:footnoteRef/>
      </w:r>
      <w:r>
        <w:t xml:space="preserve"> </w:t>
      </w:r>
      <w:r>
        <w:rPr>
          <w:i/>
        </w:rPr>
        <w:t>See the previous footnote</w:t>
      </w:r>
      <w:r>
        <w:t>.</w:t>
      </w:r>
    </w:p>
  </w:footnote>
  <w:footnote w:id="269">
    <w:p w:rsidR="00552687" w:rsidRDefault="00552687" w:rsidP="004A51E7">
      <w:pPr>
        <w:pStyle w:val="FootnoteText"/>
      </w:pPr>
      <w:r>
        <w:rPr>
          <w:rStyle w:val="FootnoteReference"/>
        </w:rPr>
        <w:footnoteRef/>
      </w:r>
      <w:r>
        <w:t xml:space="preserve"> Cp. Isaiah 36:6; 2 Chron. 32:8; 1 Tim. 6:17; Ps. 74:4; Gal. 2:9; 1 Sam. 2:8.</w:t>
      </w:r>
    </w:p>
  </w:footnote>
  <w:footnote w:id="270">
    <w:p w:rsidR="00552687" w:rsidRDefault="00552687" w:rsidP="004A51E7">
      <w:pPr>
        <w:pStyle w:val="FootnoteText"/>
      </w:pPr>
      <w:r>
        <w:rPr>
          <w:rStyle w:val="FootnoteReference"/>
        </w:rPr>
        <w:footnoteRef/>
      </w:r>
      <w:r>
        <w:t xml:space="preserve"> John 10:34-36.</w:t>
      </w:r>
    </w:p>
  </w:footnote>
  <w:footnote w:id="271">
    <w:p w:rsidR="00552687" w:rsidRDefault="00552687" w:rsidP="004A51E7">
      <w:pPr>
        <w:pStyle w:val="FootnoteText"/>
      </w:pPr>
      <w:r>
        <w:rPr>
          <w:rStyle w:val="FootnoteReference"/>
        </w:rPr>
        <w:footnoteRef/>
      </w:r>
      <w:r>
        <w:t xml:space="preserve"> This prayer is already answered (John 3:18; 9:39; 12:31; Acts 17:31).</w:t>
      </w:r>
    </w:p>
  </w:footnote>
  <w:footnote w:id="272">
    <w:p w:rsidR="00552687" w:rsidRDefault="00552687" w:rsidP="004A51E7">
      <w:pPr>
        <w:pStyle w:val="FootnoteText"/>
      </w:pPr>
      <w:r>
        <w:rPr>
          <w:rStyle w:val="FootnoteReference"/>
        </w:rPr>
        <w:footnoteRef/>
      </w:r>
      <w:r>
        <w:t xml:space="preserve"> </w:t>
      </w:r>
      <w:r w:rsidRPr="003111C9">
        <w:rPr>
          <w:i/>
        </w:rPr>
        <w:t>Lit</w:t>
      </w:r>
      <w:r>
        <w:t>. ‘How beloved are Your dwellings.’</w:t>
      </w:r>
    </w:p>
  </w:footnote>
  <w:footnote w:id="273">
    <w:p w:rsidR="00552687" w:rsidRDefault="00552687" w:rsidP="004A51E7">
      <w:pPr>
        <w:pStyle w:val="FootnoteText"/>
      </w:pPr>
      <w:r>
        <w:rPr>
          <w:rStyle w:val="FootnoteReference"/>
        </w:rPr>
        <w:footnoteRef/>
      </w:r>
      <w:r>
        <w:t xml:space="preserve"> Man has made a mess of the earth (Gen. 3; Isaiah 24:4-6 etc.)</w:t>
      </w:r>
    </w:p>
  </w:footnote>
  <w:footnote w:id="274">
    <w:p w:rsidR="00552687" w:rsidRDefault="00552687" w:rsidP="004A51E7">
      <w:pPr>
        <w:pStyle w:val="FootnoteText"/>
      </w:pPr>
      <w:r>
        <w:rPr>
          <w:rStyle w:val="FootnoteReference"/>
        </w:rPr>
        <w:footnoteRef/>
      </w:r>
      <w:r>
        <w:t xml:space="preserve"> Cp. Lk. 13:25; Mk. 4:11; Col. 4:5; Rev. 22:15.</w:t>
      </w:r>
    </w:p>
  </w:footnote>
  <w:footnote w:id="275">
    <w:p w:rsidR="00552687" w:rsidRDefault="00552687" w:rsidP="004A51E7">
      <w:pPr>
        <w:pStyle w:val="FootnoteText"/>
      </w:pPr>
      <w:r>
        <w:rPr>
          <w:rStyle w:val="FootnoteReference"/>
        </w:rPr>
        <w:footnoteRef/>
      </w:r>
      <w:r>
        <w:t xml:space="preserve"> God is love. Love covers all sins (see 1 Jn. 4:16; 1 Pet. 4:8; Prov. 10:12; Jas. 5:20; Lk. 7:47).</w:t>
      </w:r>
    </w:p>
  </w:footnote>
  <w:footnote w:id="276">
    <w:p w:rsidR="00552687" w:rsidRDefault="00552687" w:rsidP="00935D4B">
      <w:pPr>
        <w:pStyle w:val="FootnoteText"/>
      </w:pPr>
      <w:r>
        <w:rPr>
          <w:rStyle w:val="FootnoteReference"/>
        </w:rPr>
        <w:footnoteRef/>
      </w:r>
      <w:r>
        <w:t xml:space="preserve"> holy: cp. 1 Cor. 3:16,17; 6:15-19; Heb. 3:1; 12:10; 1 Pet. 1:15,16; 2 Pet. 1-4.</w:t>
      </w:r>
    </w:p>
  </w:footnote>
  <w:footnote w:id="277">
    <w:p w:rsidR="00552687" w:rsidRDefault="00552687" w:rsidP="00935D4B">
      <w:pPr>
        <w:pStyle w:val="FootnoteText"/>
      </w:pPr>
      <w:r>
        <w:rPr>
          <w:rStyle w:val="FootnoteReference"/>
        </w:rPr>
        <w:footnoteRef/>
      </w:r>
      <w:r>
        <w:t xml:space="preserve"> Powers of the soul are will, desire, intellect, understanding, memory, imagination.</w:t>
      </w:r>
    </w:p>
  </w:footnote>
  <w:footnote w:id="278">
    <w:p w:rsidR="00552687" w:rsidRDefault="00552687" w:rsidP="00935D4B">
      <w:pPr>
        <w:pStyle w:val="FootnoteText"/>
      </w:pPr>
      <w:r>
        <w:rPr>
          <w:rStyle w:val="FootnoteReference"/>
        </w:rPr>
        <w:footnoteRef/>
      </w:r>
      <w:r>
        <w:t xml:space="preserve"> ‘The song of the Lamb.’ (Rev. 15:3-5; John 12:32).</w:t>
      </w:r>
    </w:p>
  </w:footnote>
  <w:footnote w:id="279">
    <w:p w:rsidR="00552687" w:rsidRDefault="00552687"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552687" w:rsidRDefault="00552687"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552687" w:rsidRDefault="00552687"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552687" w:rsidRDefault="00552687"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552687" w:rsidRDefault="00552687" w:rsidP="00935D4B">
      <w:pPr>
        <w:pStyle w:val="FootnoteText"/>
      </w:pPr>
      <w:r>
        <w:rPr>
          <w:rStyle w:val="FootnoteReference"/>
        </w:rPr>
        <w:footnoteRef/>
      </w:r>
      <w:r>
        <w:t xml:space="preserve"> ‘No eye has seen, no ear has heard.... what God has planned for His lovers’ (1 Cor. 2:9).</w:t>
      </w:r>
    </w:p>
  </w:footnote>
  <w:footnote w:id="284">
    <w:p w:rsidR="00552687" w:rsidRDefault="00552687" w:rsidP="00935D4B">
      <w:pPr>
        <w:pStyle w:val="FootnoteText"/>
      </w:pPr>
      <w:r>
        <w:rPr>
          <w:rStyle w:val="FootnoteReference"/>
        </w:rPr>
        <w:footnoteRef/>
      </w:r>
      <w:r>
        <w:t xml:space="preserve"> ‘God’s mercy is the salvation and grace granted by Christ’ (St. Athanasius).</w:t>
      </w:r>
    </w:p>
  </w:footnote>
  <w:footnote w:id="285">
    <w:p w:rsidR="00552687" w:rsidRDefault="00552687"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552687" w:rsidRDefault="00552687"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552687" w:rsidRDefault="00552687" w:rsidP="00935D4B">
      <w:pPr>
        <w:pStyle w:val="FootnoteText"/>
      </w:pPr>
      <w:r>
        <w:rPr>
          <w:rStyle w:val="FootnoteReference"/>
        </w:rPr>
        <w:footnoteRef/>
      </w:r>
      <w:r>
        <w:t xml:space="preserve"> Cp. 2 Samuel 7:4-17; 1 Chron. 17:3-14.</w:t>
      </w:r>
    </w:p>
  </w:footnote>
  <w:footnote w:id="288">
    <w:p w:rsidR="00552687" w:rsidRDefault="00552687"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552687" w:rsidRDefault="00552687" w:rsidP="00935D4B">
      <w:pPr>
        <w:pStyle w:val="FootnoteText"/>
      </w:pPr>
      <w:r>
        <w:rPr>
          <w:rStyle w:val="FootnoteReference"/>
        </w:rPr>
        <w:footnoteRef/>
      </w:r>
      <w:r>
        <w:t xml:space="preserve"> dynasty: </w:t>
      </w:r>
      <w:r w:rsidRPr="0090411D">
        <w:rPr>
          <w:i/>
        </w:rPr>
        <w:t>lit</w:t>
      </w:r>
      <w:r>
        <w:t>. seed (Gal. 3:16; Is. 9:7).</w:t>
      </w:r>
    </w:p>
  </w:footnote>
  <w:footnote w:id="290">
    <w:p w:rsidR="00552687" w:rsidRDefault="00552687"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552687" w:rsidRDefault="00552687" w:rsidP="00935D4B">
      <w:pPr>
        <w:pStyle w:val="FootnoteText"/>
      </w:pPr>
      <w:r>
        <w:rPr>
          <w:rStyle w:val="FootnoteReference"/>
        </w:rPr>
        <w:footnoteRef/>
      </w:r>
      <w:r>
        <w:t xml:space="preserve"> dynasty: </w:t>
      </w:r>
      <w:r w:rsidRPr="0090411D">
        <w:rPr>
          <w:i/>
        </w:rPr>
        <w:t>lit</w:t>
      </w:r>
      <w:r>
        <w:t>. seed.</w:t>
      </w:r>
    </w:p>
  </w:footnote>
  <w:footnote w:id="292">
    <w:p w:rsidR="00552687" w:rsidRDefault="00552687" w:rsidP="00935D4B">
      <w:pPr>
        <w:pStyle w:val="FootnoteText"/>
      </w:pPr>
      <w:r>
        <w:rPr>
          <w:rStyle w:val="FootnoteReference"/>
        </w:rPr>
        <w:footnoteRef/>
      </w:r>
      <w:r>
        <w:t xml:space="preserve"> Rev. 1:5; 3:14.</w:t>
      </w:r>
    </w:p>
  </w:footnote>
  <w:footnote w:id="293">
    <w:p w:rsidR="00552687" w:rsidRDefault="00552687"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552687" w:rsidRDefault="00552687"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552687" w:rsidRDefault="00552687" w:rsidP="00935D4B">
      <w:pPr>
        <w:pStyle w:val="FootnoteText"/>
      </w:pPr>
      <w:r>
        <w:rPr>
          <w:rStyle w:val="FootnoteReference"/>
        </w:rPr>
        <w:footnoteRef/>
      </w:r>
      <w:r>
        <w:t xml:space="preserve"> That is, in the Kingdom (1 Cor. 4:20).</w:t>
      </w:r>
    </w:p>
  </w:footnote>
  <w:footnote w:id="296">
    <w:p w:rsidR="00552687" w:rsidRDefault="00552687" w:rsidP="00935D4B">
      <w:pPr>
        <w:pStyle w:val="FootnoteText"/>
      </w:pPr>
      <w:r>
        <w:rPr>
          <w:rStyle w:val="FootnoteReference"/>
        </w:rPr>
        <w:footnoteRef/>
      </w:r>
      <w:r>
        <w:t xml:space="preserve"> Verses 11 and 12 were quoted by Satan to tempt Christ (Matt. 4:6; Lk. 4:10).</w:t>
      </w:r>
    </w:p>
  </w:footnote>
  <w:footnote w:id="297">
    <w:p w:rsidR="00552687" w:rsidRDefault="00552687" w:rsidP="00935D4B">
      <w:pPr>
        <w:pStyle w:val="FootnoteText"/>
      </w:pPr>
      <w:r>
        <w:rPr>
          <w:rStyle w:val="FootnoteReference"/>
        </w:rPr>
        <w:footnoteRef/>
      </w:r>
      <w:r>
        <w:t xml:space="preserve"> dragon: </w:t>
      </w:r>
      <w:r w:rsidRPr="0090411D">
        <w:rPr>
          <w:i/>
        </w:rPr>
        <w:t>or</w:t>
      </w:r>
      <w:r>
        <w:t xml:space="preserve"> serpent.</w:t>
      </w:r>
    </w:p>
  </w:footnote>
  <w:footnote w:id="298">
    <w:p w:rsidR="00552687" w:rsidRDefault="00552687" w:rsidP="008016CF">
      <w:pPr>
        <w:pStyle w:val="FootnoteText"/>
      </w:pPr>
      <w:r>
        <w:rPr>
          <w:rStyle w:val="FootnoteReference"/>
        </w:rPr>
        <w:footnoteRef/>
      </w:r>
      <w:r>
        <w:t xml:space="preserve"> House—Home, Family, Church, Kingdom: where God’s will is done (1 Tim. 3:15; Heb. 3:2-6; Lk. 2:49; Mt. 6:10).</w:t>
      </w:r>
    </w:p>
  </w:footnote>
  <w:footnote w:id="299">
    <w:p w:rsidR="00552687" w:rsidRDefault="00552687" w:rsidP="008016CF">
      <w:pPr>
        <w:pStyle w:val="FootnoteText"/>
      </w:pPr>
      <w:r>
        <w:rPr>
          <w:rStyle w:val="FootnoteReference"/>
        </w:rPr>
        <w:footnoteRef/>
      </w:r>
      <w:r>
        <w:t xml:space="preserve"> John 7:38.</w:t>
      </w:r>
    </w:p>
  </w:footnote>
  <w:footnote w:id="300">
    <w:p w:rsidR="00552687" w:rsidRDefault="00552687"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552687" w:rsidRDefault="00552687" w:rsidP="008016CF">
      <w:pPr>
        <w:pStyle w:val="FootnoteText"/>
      </w:pPr>
      <w:r>
        <w:rPr>
          <w:rStyle w:val="FootnoteReference"/>
        </w:rPr>
        <w:footnoteRef/>
      </w:r>
      <w:r>
        <w:t xml:space="preserve"> Cp. 1 Cor. 3:20, ‘The Lord knows the thoughts of the wise…’</w:t>
      </w:r>
    </w:p>
  </w:footnote>
  <w:footnote w:id="302">
    <w:p w:rsidR="00552687" w:rsidRDefault="00552687" w:rsidP="008016CF">
      <w:pPr>
        <w:pStyle w:val="FootnoteText"/>
      </w:pPr>
      <w:r>
        <w:rPr>
          <w:rStyle w:val="FootnoteReference"/>
        </w:rPr>
        <w:footnoteRef/>
      </w:r>
      <w:r>
        <w:t xml:space="preserve"> Ex. 17:1-7.</w:t>
      </w:r>
    </w:p>
  </w:footnote>
  <w:footnote w:id="303">
    <w:p w:rsidR="00552687" w:rsidRDefault="00552687" w:rsidP="008016CF">
      <w:pPr>
        <w:pStyle w:val="FootnoteText"/>
      </w:pPr>
      <w:r>
        <w:rPr>
          <w:rStyle w:val="FootnoteReference"/>
        </w:rPr>
        <w:footnoteRef/>
      </w:r>
      <w:r>
        <w:t xml:space="preserve"> Num. 14:32-34.</w:t>
      </w:r>
    </w:p>
  </w:footnote>
  <w:footnote w:id="304">
    <w:p w:rsidR="00552687" w:rsidRDefault="00552687" w:rsidP="008016CF">
      <w:pPr>
        <w:pStyle w:val="FootnoteText"/>
      </w:pPr>
      <w:r>
        <w:rPr>
          <w:rStyle w:val="FootnoteReference"/>
        </w:rPr>
        <w:footnoteRef/>
      </w:r>
      <w:r>
        <w:t xml:space="preserve"> Cp. Heb.3:7-11; 4:10.</w:t>
      </w:r>
    </w:p>
  </w:footnote>
  <w:footnote w:id="305">
    <w:p w:rsidR="00552687" w:rsidRDefault="00552687" w:rsidP="008016CF">
      <w:pPr>
        <w:pStyle w:val="FootnoteText"/>
      </w:pPr>
      <w:r>
        <w:rPr>
          <w:rStyle w:val="FootnoteReference"/>
        </w:rPr>
        <w:footnoteRef/>
      </w:r>
      <w:r>
        <w:t xml:space="preserve"> Cp. Deut. 32:17; 1 Cor. 10:20; Psalm 105:36-38; 1 Chron. 16:26.</w:t>
      </w:r>
    </w:p>
  </w:footnote>
  <w:footnote w:id="306">
    <w:p w:rsidR="00552687" w:rsidRDefault="00552687"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552687" w:rsidRDefault="00552687" w:rsidP="008016CF">
      <w:pPr>
        <w:pStyle w:val="FootnoteText"/>
      </w:pPr>
      <w:r>
        <w:rPr>
          <w:rStyle w:val="FootnoteReference"/>
        </w:rPr>
        <w:footnoteRef/>
      </w:r>
      <w:r>
        <w:t xml:space="preserve"> Cp. Pss. 32:5b; 84:10b. Rom. 1:19-21; 2 Cor. 4:6; Jn. 1:14; 6:40; 17:22-24.</w:t>
      </w:r>
    </w:p>
  </w:footnote>
  <w:footnote w:id="308">
    <w:p w:rsidR="00552687" w:rsidRDefault="00552687"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552687" w:rsidRDefault="00552687" w:rsidP="008016CF">
      <w:pPr>
        <w:pStyle w:val="FootnoteText"/>
      </w:pPr>
      <w:r>
        <w:rPr>
          <w:rStyle w:val="FootnoteReference"/>
        </w:rPr>
        <w:footnoteRef/>
      </w:r>
      <w:r>
        <w:t xml:space="preserve"> Rev. 4:6, Ezek. 1:5-10.</w:t>
      </w:r>
    </w:p>
  </w:footnote>
  <w:footnote w:id="310">
    <w:p w:rsidR="00552687" w:rsidRDefault="00552687" w:rsidP="008016CF">
      <w:pPr>
        <w:pStyle w:val="FootnoteText"/>
      </w:pPr>
      <w:r>
        <w:rPr>
          <w:rStyle w:val="FootnoteReference"/>
        </w:rPr>
        <w:footnoteRef/>
      </w:r>
      <w:r>
        <w:t xml:space="preserve"> Daily I pray for the lost. Sinners are slain by conversion into believers, saints, friends and lovers.</w:t>
      </w:r>
    </w:p>
  </w:footnote>
  <w:footnote w:id="311">
    <w:p w:rsidR="00552687" w:rsidRDefault="00552687" w:rsidP="00EC728E">
      <w:pPr>
        <w:pStyle w:val="FootnoteText"/>
      </w:pPr>
      <w:r>
        <w:rPr>
          <w:rStyle w:val="FootnoteReference"/>
        </w:rPr>
        <w:footnoteRef/>
      </w:r>
      <w:r>
        <w:t xml:space="preserve"> Peter praised and confessed Christ, yet later he swore he did not know Him (Mt. 26:74; Mk. 14:71).</w:t>
      </w:r>
    </w:p>
  </w:footnote>
  <w:footnote w:id="312">
    <w:p w:rsidR="00552687" w:rsidRDefault="00552687" w:rsidP="00EC728E">
      <w:pPr>
        <w:pStyle w:val="FootnoteText"/>
      </w:pPr>
      <w:r>
        <w:rPr>
          <w:rStyle w:val="FootnoteReference"/>
        </w:rPr>
        <w:footnoteRef/>
      </w:r>
      <w:r>
        <w:t xml:space="preserve"> Cp. Ps. 38:7a.</w:t>
      </w:r>
    </w:p>
  </w:footnote>
  <w:footnote w:id="313">
    <w:p w:rsidR="00552687" w:rsidRDefault="00552687"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552687" w:rsidRDefault="00552687"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552687" w:rsidRDefault="00552687" w:rsidP="00EC728E">
      <w:pPr>
        <w:pStyle w:val="FootnoteText"/>
      </w:pPr>
      <w:r>
        <w:rPr>
          <w:rStyle w:val="FootnoteReference"/>
        </w:rPr>
        <w:footnoteRef/>
      </w:r>
      <w:r>
        <w:t xml:space="preserve"> ‘God is love’ (1 John 4:8,16).</w:t>
      </w:r>
    </w:p>
  </w:footnote>
  <w:footnote w:id="316">
    <w:p w:rsidR="00552687" w:rsidRDefault="00552687" w:rsidP="00EC728E">
      <w:pPr>
        <w:pStyle w:val="FootnoteText"/>
      </w:pPr>
      <w:r>
        <w:rPr>
          <w:rStyle w:val="FootnoteReference"/>
        </w:rPr>
        <w:footnoteRef/>
      </w:r>
      <w:r>
        <w:t xml:space="preserve"> Cp. Ps. 147:8.</w:t>
      </w:r>
    </w:p>
  </w:footnote>
  <w:footnote w:id="317">
    <w:p w:rsidR="00552687" w:rsidRDefault="00552687"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552687" w:rsidRDefault="00552687" w:rsidP="00EC728E">
      <w:pPr>
        <w:pStyle w:val="FootnoteText"/>
      </w:pPr>
      <w:r>
        <w:rPr>
          <w:rStyle w:val="FootnoteReference"/>
        </w:rPr>
        <w:footnoteRef/>
      </w:r>
      <w:r>
        <w:t xml:space="preserve"> embraces all: </w:t>
      </w:r>
      <w:r w:rsidRPr="00A80C80">
        <w:rPr>
          <w:i/>
        </w:rPr>
        <w:t>or</w:t>
      </w:r>
      <w:r>
        <w:t>, ‘rules over all.’</w:t>
      </w:r>
    </w:p>
  </w:footnote>
  <w:footnote w:id="319">
    <w:p w:rsidR="00552687" w:rsidRDefault="00552687"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552687" w:rsidRDefault="00552687" w:rsidP="00EC728E">
      <w:pPr>
        <w:pStyle w:val="FootnoteText"/>
      </w:pPr>
      <w:r>
        <w:rPr>
          <w:rStyle w:val="FootnoteReference"/>
        </w:rPr>
        <w:footnoteRef/>
      </w:r>
      <w:r>
        <w:t xml:space="preserve"> Heb. 1:7; Ezek. 1:14; 2 Esdras 8:22.</w:t>
      </w:r>
    </w:p>
  </w:footnote>
  <w:footnote w:id="321">
    <w:p w:rsidR="00552687" w:rsidRDefault="00552687" w:rsidP="00EC728E">
      <w:pPr>
        <w:pStyle w:val="FootnoteText"/>
      </w:pPr>
      <w:r>
        <w:rPr>
          <w:rStyle w:val="FootnoteReference"/>
        </w:rPr>
        <w:footnoteRef/>
      </w:r>
      <w:r>
        <w:t xml:space="preserve"> Much of Psalm 104 occurs almost verbatim in 1 Chron. 16:8-22 (cp. vv. 7:36).</w:t>
      </w:r>
    </w:p>
  </w:footnote>
  <w:footnote w:id="322">
    <w:p w:rsidR="00552687" w:rsidRDefault="00552687"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552687" w:rsidRDefault="00552687" w:rsidP="00EC728E">
      <w:pPr>
        <w:pStyle w:val="FootnoteText"/>
      </w:pPr>
      <w:r>
        <w:rPr>
          <w:rStyle w:val="FootnoteReference"/>
        </w:rPr>
        <w:footnoteRef/>
      </w:r>
      <w:r>
        <w:t xml:space="preserve"> caterpillars: larva of the locust.</w:t>
      </w:r>
    </w:p>
  </w:footnote>
  <w:footnote w:id="324">
    <w:p w:rsidR="00552687" w:rsidRDefault="00552687" w:rsidP="00EC728E">
      <w:pPr>
        <w:pStyle w:val="FootnoteText"/>
      </w:pPr>
      <w:r>
        <w:rPr>
          <w:rStyle w:val="FootnoteReference"/>
        </w:rPr>
        <w:footnoteRef/>
      </w:r>
      <w:r>
        <w:t xml:space="preserve"> Ex. 16:12-15; Jn. 6:31-35.</w:t>
      </w:r>
    </w:p>
  </w:footnote>
  <w:footnote w:id="325">
    <w:p w:rsidR="00552687" w:rsidRDefault="00552687" w:rsidP="00EC728E">
      <w:pPr>
        <w:pStyle w:val="FootnoteText"/>
      </w:pPr>
      <w:r>
        <w:rPr>
          <w:rStyle w:val="FootnoteReference"/>
        </w:rPr>
        <w:footnoteRef/>
      </w:r>
      <w:r>
        <w:t xml:space="preserve"> Gen. 15:14.</w:t>
      </w:r>
    </w:p>
  </w:footnote>
  <w:footnote w:id="326">
    <w:p w:rsidR="00552687" w:rsidRDefault="00552687"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552687" w:rsidRDefault="00552687" w:rsidP="00510795">
      <w:pPr>
        <w:pStyle w:val="FootnoteText"/>
      </w:pPr>
      <w:r>
        <w:rPr>
          <w:rStyle w:val="FootnoteReference"/>
        </w:rPr>
        <w:footnoteRef/>
      </w:r>
      <w:r>
        <w:t xml:space="preserve"> mercy: </w:t>
      </w:r>
      <w:r w:rsidRPr="00B246C1">
        <w:rPr>
          <w:i/>
        </w:rPr>
        <w:t>or</w:t>
      </w:r>
      <w:r>
        <w:t xml:space="preserve"> love.</w:t>
      </w:r>
    </w:p>
  </w:footnote>
  <w:footnote w:id="328">
    <w:p w:rsidR="00552687" w:rsidRDefault="00552687" w:rsidP="00510795">
      <w:pPr>
        <w:pStyle w:val="FootnoteText"/>
      </w:pPr>
      <w:r>
        <w:rPr>
          <w:rStyle w:val="FootnoteReference"/>
        </w:rPr>
        <w:footnoteRef/>
      </w:r>
      <w:r>
        <w:t xml:space="preserve"> Cp. Mark 8:17-21; Matthew 16:9-12.</w:t>
      </w:r>
    </w:p>
  </w:footnote>
  <w:footnote w:id="329">
    <w:p w:rsidR="00552687" w:rsidRDefault="00552687" w:rsidP="00510795">
      <w:pPr>
        <w:pStyle w:val="FootnoteText"/>
      </w:pPr>
      <w:r>
        <w:rPr>
          <w:rStyle w:val="FootnoteReference"/>
        </w:rPr>
        <w:footnoteRef/>
      </w:r>
      <w:r>
        <w:t xml:space="preserve"> Num. 11:34.</w:t>
      </w:r>
    </w:p>
  </w:footnote>
  <w:footnote w:id="330">
    <w:p w:rsidR="00552687" w:rsidRDefault="00552687" w:rsidP="00510795">
      <w:pPr>
        <w:pStyle w:val="FootnoteText"/>
      </w:pPr>
      <w:r>
        <w:rPr>
          <w:rStyle w:val="FootnoteReference"/>
        </w:rPr>
        <w:footnoteRef/>
      </w:r>
      <w:r>
        <w:t xml:space="preserve"> Num. 16:32.</w:t>
      </w:r>
    </w:p>
  </w:footnote>
  <w:footnote w:id="331">
    <w:p w:rsidR="00552687" w:rsidRDefault="00552687" w:rsidP="00510795">
      <w:pPr>
        <w:pStyle w:val="FootnoteText"/>
      </w:pPr>
      <w:r>
        <w:rPr>
          <w:rStyle w:val="FootnoteReference"/>
        </w:rPr>
        <w:footnoteRef/>
      </w:r>
      <w:r>
        <w:t xml:space="preserve"> children: </w:t>
      </w:r>
      <w:r w:rsidRPr="00B246C1">
        <w:rPr>
          <w:i/>
        </w:rPr>
        <w:t>lit</w:t>
      </w:r>
      <w:r>
        <w:t>. seed.</w:t>
      </w:r>
    </w:p>
  </w:footnote>
  <w:footnote w:id="332">
    <w:p w:rsidR="00552687" w:rsidRDefault="00552687"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552687" w:rsidRDefault="00552687" w:rsidP="00510795">
      <w:pPr>
        <w:pStyle w:val="FootnoteText"/>
      </w:pPr>
      <w:r>
        <w:rPr>
          <w:rStyle w:val="FootnoteReference"/>
        </w:rPr>
        <w:footnoteRef/>
      </w:r>
      <w:r>
        <w:t xml:space="preserve"> ‘mercies of the Lord’: </w:t>
      </w:r>
      <w:r w:rsidRPr="00B246C1">
        <w:rPr>
          <w:i/>
        </w:rPr>
        <w:t>or</w:t>
      </w:r>
      <w:r>
        <w:t>, the Lord’s love.</w:t>
      </w:r>
    </w:p>
  </w:footnote>
  <w:footnote w:id="334">
    <w:p w:rsidR="00552687" w:rsidRDefault="00552687"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552687" w:rsidRDefault="00552687" w:rsidP="00510795">
      <w:pPr>
        <w:pStyle w:val="FootnoteText"/>
      </w:pPr>
      <w:r>
        <w:rPr>
          <w:rStyle w:val="FootnoteReference"/>
        </w:rPr>
        <w:footnoteRef/>
      </w:r>
      <w:r>
        <w:t xml:space="preserve"> See Psalm 59:10 and footnote.</w:t>
      </w:r>
    </w:p>
  </w:footnote>
  <w:footnote w:id="336">
    <w:p w:rsidR="00552687" w:rsidRDefault="00552687"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552687" w:rsidRDefault="00552687" w:rsidP="00510795">
      <w:pPr>
        <w:pStyle w:val="FootnoteText"/>
      </w:pPr>
      <w:r>
        <w:rPr>
          <w:rStyle w:val="FootnoteReference"/>
        </w:rPr>
        <w:footnoteRef/>
      </w:r>
      <w:r>
        <w:t xml:space="preserve"> Cp. Num. 5:22.</w:t>
      </w:r>
    </w:p>
  </w:footnote>
  <w:footnote w:id="338">
    <w:p w:rsidR="00552687" w:rsidRDefault="00552687" w:rsidP="00510795">
      <w:pPr>
        <w:pStyle w:val="FootnoteText"/>
      </w:pPr>
      <w:r>
        <w:rPr>
          <w:rStyle w:val="FootnoteReference"/>
        </w:rPr>
        <w:footnoteRef/>
      </w:r>
      <w:r>
        <w:t xml:space="preserve"> Mt. 27:39.</w:t>
      </w:r>
    </w:p>
  </w:footnote>
  <w:footnote w:id="339">
    <w:p w:rsidR="00552687" w:rsidRDefault="00552687"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552687" w:rsidRDefault="00552687"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552687" w:rsidRDefault="00552687" w:rsidP="00510795">
      <w:pPr>
        <w:pStyle w:val="FootnoteText"/>
      </w:pPr>
      <w:r>
        <w:rPr>
          <w:rStyle w:val="FootnoteReference"/>
        </w:rPr>
        <w:footnoteRef/>
      </w:r>
      <w:r>
        <w:t xml:space="preserve"> Cp. 1 Cor. 15:41-43.</w:t>
      </w:r>
    </w:p>
  </w:footnote>
  <w:footnote w:id="342">
    <w:p w:rsidR="00552687" w:rsidRDefault="00552687"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552687" w:rsidRDefault="00552687" w:rsidP="00510795">
      <w:pPr>
        <w:pStyle w:val="FootnoteText"/>
      </w:pPr>
      <w:r>
        <w:rPr>
          <w:rStyle w:val="FootnoteReference"/>
        </w:rPr>
        <w:footnoteRef/>
      </w:r>
      <w:r>
        <w:t xml:space="preserve"> Heb. 7:21.</w:t>
      </w:r>
    </w:p>
  </w:footnote>
  <w:footnote w:id="344">
    <w:p w:rsidR="00552687" w:rsidRDefault="00552687"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552687" w:rsidRDefault="00552687"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552687" w:rsidRDefault="00552687" w:rsidP="00510795">
      <w:pPr>
        <w:pStyle w:val="FootnoteText"/>
      </w:pPr>
      <w:r>
        <w:rPr>
          <w:rStyle w:val="FootnoteReference"/>
        </w:rPr>
        <w:footnoteRef/>
      </w:r>
      <w:r>
        <w:t xml:space="preserve"> Gen. 6:18; 9:9f; 15; 17; Ex. 19:5; Mk. 14:24; Lk. 22:20,29,30.</w:t>
      </w:r>
    </w:p>
  </w:footnote>
  <w:footnote w:id="347">
    <w:p w:rsidR="00552687" w:rsidRDefault="00552687"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552687" w:rsidRDefault="00552687"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552687" w:rsidRDefault="00552687"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552687" w:rsidRDefault="00552687"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552687" w:rsidRDefault="00552687" w:rsidP="00510795">
      <w:pPr>
        <w:pStyle w:val="FootnoteText"/>
      </w:pPr>
      <w:r>
        <w:rPr>
          <w:rStyle w:val="FootnoteReference"/>
        </w:rPr>
        <w:footnoteRef/>
      </w:r>
      <w:r>
        <w:t xml:space="preserve"> Ex. 19:6; 29:43-46; Deut. 27:9; Is. 63:18,19; Jer. 2:3; 2 Cor. 6:16.</w:t>
      </w:r>
    </w:p>
  </w:footnote>
  <w:footnote w:id="352">
    <w:p w:rsidR="00552687" w:rsidRDefault="00552687"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552687" w:rsidRDefault="00552687" w:rsidP="00510795">
      <w:pPr>
        <w:pStyle w:val="FootnoteText"/>
      </w:pPr>
      <w:r>
        <w:rPr>
          <w:rStyle w:val="FootnoteReference"/>
        </w:rPr>
        <w:footnoteRef/>
      </w:r>
      <w:r>
        <w:t xml:space="preserve"> Earth rocked and rolled in travail at the birth of a nation (cp. Jn. 16:20-22).</w:t>
      </w:r>
    </w:p>
  </w:footnote>
  <w:footnote w:id="354">
    <w:p w:rsidR="00552687" w:rsidRDefault="00552687" w:rsidP="00510795">
      <w:pPr>
        <w:pStyle w:val="FootnoteText"/>
      </w:pPr>
      <w:r>
        <w:rPr>
          <w:rStyle w:val="FootnoteReference"/>
        </w:rPr>
        <w:footnoteRef/>
      </w:r>
      <w:r>
        <w:t xml:space="preserve"> Cp. John 1:18; 3:13; Wisdom 18:16.</w:t>
      </w:r>
    </w:p>
  </w:footnote>
  <w:footnote w:id="355">
    <w:p w:rsidR="00552687" w:rsidRDefault="00552687"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552687" w:rsidRDefault="00552687"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552687" w:rsidRDefault="00552687" w:rsidP="00510795">
      <w:pPr>
        <w:pStyle w:val="FootnoteText"/>
      </w:pPr>
      <w:r>
        <w:rPr>
          <w:rStyle w:val="FootnoteReference"/>
        </w:rPr>
        <w:footnoteRef/>
      </w:r>
      <w:r>
        <w:t xml:space="preserve"> cp. Heb. 4:10; Phil. 2:12; Mt. 11:28,29; Jer. 6:16.</w:t>
      </w:r>
    </w:p>
  </w:footnote>
  <w:footnote w:id="358">
    <w:p w:rsidR="00552687" w:rsidRDefault="00552687" w:rsidP="00510795">
      <w:pPr>
        <w:pStyle w:val="FootnoteText"/>
      </w:pPr>
      <w:r>
        <w:rPr>
          <w:rStyle w:val="FootnoteReference"/>
        </w:rPr>
        <w:footnoteRef/>
      </w:r>
      <w:r>
        <w:t xml:space="preserve"> 2 Cor. 4:13.</w:t>
      </w:r>
    </w:p>
  </w:footnote>
  <w:footnote w:id="359">
    <w:p w:rsidR="00552687" w:rsidRDefault="00552687" w:rsidP="00510795">
      <w:pPr>
        <w:pStyle w:val="FootnoteText"/>
      </w:pPr>
      <w:r>
        <w:rPr>
          <w:rStyle w:val="FootnoteReference"/>
        </w:rPr>
        <w:footnoteRef/>
      </w:r>
      <w:r>
        <w:t xml:space="preserve"> </w:t>
      </w:r>
      <w:r w:rsidRPr="00DC02D9">
        <w:rPr>
          <w:i/>
        </w:rPr>
        <w:t>Or:</w:t>
      </w:r>
      <w:r>
        <w:t xml:space="preserve"> costly (Wisdom 1:13-16).</w:t>
      </w:r>
    </w:p>
  </w:footnote>
  <w:footnote w:id="360">
    <w:p w:rsidR="00552687" w:rsidRDefault="00552687" w:rsidP="00510795">
      <w:pPr>
        <w:pStyle w:val="FootnoteText"/>
      </w:pPr>
      <w:r>
        <w:rPr>
          <w:rStyle w:val="FootnoteReference"/>
        </w:rPr>
        <w:footnoteRef/>
      </w:r>
      <w:r>
        <w:t xml:space="preserve"> Rom. 15:11.</w:t>
      </w:r>
    </w:p>
  </w:footnote>
  <w:footnote w:id="361">
    <w:p w:rsidR="00552687" w:rsidRDefault="00552687" w:rsidP="00510795">
      <w:pPr>
        <w:pStyle w:val="FootnoteText"/>
      </w:pPr>
      <w:r>
        <w:rPr>
          <w:rStyle w:val="FootnoteReference"/>
        </w:rPr>
        <w:footnoteRef/>
      </w:r>
      <w:r>
        <w:t xml:space="preserve"> Mercy </w:t>
      </w:r>
      <w:r w:rsidRPr="00DC02D9">
        <w:rPr>
          <w:i/>
        </w:rPr>
        <w:t>or</w:t>
      </w:r>
      <w:r>
        <w:t xml:space="preserve"> love.</w:t>
      </w:r>
    </w:p>
  </w:footnote>
  <w:footnote w:id="362">
    <w:p w:rsidR="00552687" w:rsidRDefault="00552687" w:rsidP="00510795">
      <w:pPr>
        <w:pStyle w:val="FootnoteText"/>
      </w:pPr>
      <w:r>
        <w:rPr>
          <w:rStyle w:val="FootnoteReference"/>
        </w:rPr>
        <w:footnoteRef/>
      </w:r>
      <w:r>
        <w:t xml:space="preserve"> Heb. 13:6.</w:t>
      </w:r>
    </w:p>
  </w:footnote>
  <w:footnote w:id="363">
    <w:p w:rsidR="00552687" w:rsidRDefault="00552687"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552687" w:rsidRDefault="00552687"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552687" w:rsidRDefault="00552687"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552687" w:rsidRDefault="00552687"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552687" w:rsidRDefault="00552687" w:rsidP="00385CB8">
      <w:pPr>
        <w:pStyle w:val="FootnoteText"/>
      </w:pPr>
      <w:r>
        <w:rPr>
          <w:rStyle w:val="FootnoteReference"/>
        </w:rPr>
        <w:footnoteRef/>
      </w:r>
      <w:r>
        <w:t xml:space="preserve"> Rom. 10:5; Gal. 3:12; Lev. 18:5; Luke 10:25-28.</w:t>
      </w:r>
    </w:p>
  </w:footnote>
  <w:footnote w:id="368">
    <w:p w:rsidR="00552687" w:rsidRDefault="00552687"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552687" w:rsidRDefault="00552687"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552687" w:rsidRDefault="00552687"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552687" w:rsidRDefault="00552687"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552687" w:rsidRDefault="00552687"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552687" w:rsidRDefault="00552687" w:rsidP="00385CB8">
      <w:pPr>
        <w:pStyle w:val="FootnoteText"/>
      </w:pPr>
      <w:r>
        <w:rPr>
          <w:rStyle w:val="FootnoteReference"/>
        </w:rPr>
        <w:footnoteRef/>
      </w:r>
      <w:r>
        <w:t xml:space="preserve"> sloth: </w:t>
      </w:r>
      <w:r w:rsidRPr="0002544A">
        <w:rPr>
          <w:i/>
        </w:rPr>
        <w:t>or:</w:t>
      </w:r>
      <w:r>
        <w:t xml:space="preserve"> accidie.</w:t>
      </w:r>
    </w:p>
  </w:footnote>
  <w:footnote w:id="374">
    <w:p w:rsidR="00552687" w:rsidRDefault="00552687" w:rsidP="00385CB8">
      <w:pPr>
        <w:pStyle w:val="FootnoteText"/>
      </w:pPr>
      <w:r>
        <w:rPr>
          <w:rStyle w:val="FootnoteReference"/>
        </w:rPr>
        <w:footnoteRef/>
      </w:r>
      <w:r>
        <w:t xml:space="preserve"> Eyes were given us that we might see in creatures our Creator (St Athanasius).</w:t>
      </w:r>
    </w:p>
  </w:footnote>
  <w:footnote w:id="375">
    <w:p w:rsidR="00552687" w:rsidRDefault="00552687" w:rsidP="00385CB8">
      <w:pPr>
        <w:pStyle w:val="FootnoteText"/>
      </w:pPr>
      <w:r>
        <w:rPr>
          <w:rStyle w:val="FootnoteReference"/>
        </w:rPr>
        <w:footnoteRef/>
      </w:r>
      <w:r>
        <w:t xml:space="preserve"> Christ is our way and our righteousness (cp. Jn. 14:6; 1 Cor 1:30; Ephes. 2:5-7).</w:t>
      </w:r>
    </w:p>
  </w:footnote>
  <w:footnote w:id="376">
    <w:p w:rsidR="00552687" w:rsidRDefault="00552687" w:rsidP="00385CB8">
      <w:pPr>
        <w:pStyle w:val="FootnoteText"/>
      </w:pPr>
      <w:r>
        <w:rPr>
          <w:rStyle w:val="FootnoteReference"/>
        </w:rPr>
        <w:footnoteRef/>
      </w:r>
      <w:r>
        <w:t xml:space="preserve"> The house of wisdom can be built only if the fear of God is rooted deeply in the soul (cp. St Ambrose).</w:t>
      </w:r>
    </w:p>
  </w:footnote>
  <w:footnote w:id="377">
    <w:p w:rsidR="00552687" w:rsidRDefault="00552687" w:rsidP="00385CB8">
      <w:pPr>
        <w:pStyle w:val="FootnoteText"/>
      </w:pPr>
      <w:r>
        <w:rPr>
          <w:rStyle w:val="FootnoteReference"/>
        </w:rPr>
        <w:footnoteRef/>
      </w:r>
      <w:r>
        <w:t xml:space="preserve"> Christ is our way and our righteousness (cp. Jn. 14:6; 1 Cor 1:30; Ephes. 2:5-7). &lt;see 2 footnotes above&gt;</w:t>
      </w:r>
    </w:p>
  </w:footnote>
  <w:footnote w:id="378">
    <w:p w:rsidR="00552687" w:rsidRDefault="00552687" w:rsidP="00385CB8">
      <w:pPr>
        <w:pStyle w:val="FootnoteText"/>
      </w:pPr>
      <w:r>
        <w:rPr>
          <w:rStyle w:val="FootnoteReference"/>
        </w:rPr>
        <w:footnoteRef/>
      </w:r>
      <w:r>
        <w:t xml:space="preserve"> </w:t>
      </w:r>
      <w:r w:rsidRPr="0002544A">
        <w:rPr>
          <w:i/>
        </w:rPr>
        <w:t>Lit</w:t>
      </w:r>
      <w:r>
        <w:t>. Face: a Hebraism for ‘favor’. (Cp. Psalm 44:13).</w:t>
      </w:r>
    </w:p>
  </w:footnote>
  <w:footnote w:id="379">
    <w:p w:rsidR="00552687" w:rsidRDefault="00552687"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552687" w:rsidRDefault="00552687" w:rsidP="00385CB8">
      <w:pPr>
        <w:pStyle w:val="FootnoteText"/>
      </w:pPr>
      <w:r>
        <w:rPr>
          <w:rStyle w:val="FootnoteReference"/>
        </w:rPr>
        <w:footnoteRef/>
      </w:r>
      <w:r>
        <w:t xml:space="preserve"> Curdled with scorn, anger and fear.</w:t>
      </w:r>
    </w:p>
  </w:footnote>
  <w:footnote w:id="381">
    <w:p w:rsidR="00552687" w:rsidRDefault="00552687"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552687" w:rsidRDefault="00552687"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552687" w:rsidRDefault="00552687" w:rsidP="00385CB8">
      <w:pPr>
        <w:pStyle w:val="FootnoteText"/>
      </w:pPr>
      <w:r>
        <w:rPr>
          <w:rStyle w:val="FootnoteReference"/>
        </w:rPr>
        <w:footnoteRef/>
      </w:r>
      <w:r>
        <w:t xml:space="preserve"> Sprinkled with hoar-frost, a wineskin is like the greying head of an old man.</w:t>
      </w:r>
    </w:p>
  </w:footnote>
  <w:footnote w:id="384">
    <w:p w:rsidR="00552687" w:rsidRDefault="00552687"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552687" w:rsidRDefault="00552687" w:rsidP="00385CB8">
      <w:pPr>
        <w:pStyle w:val="FootnoteText"/>
      </w:pPr>
      <w:r>
        <w:rPr>
          <w:rStyle w:val="FootnoteReference"/>
        </w:rPr>
        <w:footnoteRef/>
      </w:r>
      <w:r>
        <w:t xml:space="preserve"> hear: </w:t>
      </w:r>
      <w:r w:rsidRPr="0002544A">
        <w:rPr>
          <w:i/>
        </w:rPr>
        <w:t>lit</w:t>
      </w:r>
      <w:r>
        <w:t>. gullet, throat, larynx.</w:t>
      </w:r>
    </w:p>
  </w:footnote>
  <w:footnote w:id="386">
    <w:p w:rsidR="00552687" w:rsidRDefault="00552687"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552687" w:rsidRDefault="00552687" w:rsidP="00385CB8">
      <w:pPr>
        <w:pStyle w:val="FootnoteText"/>
      </w:pPr>
      <w:r>
        <w:rPr>
          <w:rStyle w:val="FootnoteReference"/>
        </w:rPr>
        <w:footnoteRef/>
      </w:r>
      <w:r>
        <w:t xml:space="preserve"> ‘In wicked men we rightly hate the evil, but love the creature’ (St. Prosper).</w:t>
      </w:r>
    </w:p>
  </w:footnote>
  <w:footnote w:id="388">
    <w:p w:rsidR="00552687" w:rsidRDefault="00552687"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552687" w:rsidRDefault="00552687"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552687" w:rsidRDefault="00552687" w:rsidP="00385CB8">
      <w:pPr>
        <w:pStyle w:val="FootnoteText"/>
      </w:pPr>
      <w:r>
        <w:rPr>
          <w:rStyle w:val="FootnoteReference"/>
        </w:rPr>
        <w:footnoteRef/>
      </w:r>
      <w:r>
        <w:t xml:space="preserve"> These words are repeated by the deacon at the beginning of the Divine Liturgy.</w:t>
      </w:r>
    </w:p>
  </w:footnote>
  <w:footnote w:id="391">
    <w:p w:rsidR="00552687" w:rsidRDefault="00552687"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552687" w:rsidRDefault="00552687" w:rsidP="00385CB8">
      <w:pPr>
        <w:pStyle w:val="FootnoteText"/>
      </w:pPr>
      <w:r>
        <w:rPr>
          <w:rStyle w:val="FootnoteReference"/>
        </w:rPr>
        <w:footnoteRef/>
      </w:r>
      <w:r>
        <w:t xml:space="preserve"> Cp. Lk. 24:27,32,45.</w:t>
      </w:r>
    </w:p>
  </w:footnote>
  <w:footnote w:id="393">
    <w:p w:rsidR="00552687" w:rsidRDefault="00552687"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552687" w:rsidRDefault="00552687"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552687" w:rsidRDefault="00552687"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552687" w:rsidRDefault="00552687"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552687" w:rsidRDefault="00552687"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552687" w:rsidRDefault="00552687" w:rsidP="00385CB8">
      <w:pPr>
        <w:pStyle w:val="FootnoteText"/>
      </w:pPr>
      <w:r>
        <w:rPr>
          <w:rStyle w:val="FootnoteReference"/>
        </w:rPr>
        <w:footnoteRef/>
      </w:r>
      <w:r>
        <w:t xml:space="preserve"> Cp. Ps. 110:10.</w:t>
      </w:r>
    </w:p>
  </w:footnote>
  <w:footnote w:id="399">
    <w:p w:rsidR="00552687" w:rsidRDefault="00552687"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552687" w:rsidRDefault="00552687" w:rsidP="00FD25B7">
      <w:pPr>
        <w:pStyle w:val="FootnoteText"/>
      </w:pPr>
      <w:r>
        <w:rPr>
          <w:rStyle w:val="FootnoteReference"/>
        </w:rPr>
        <w:footnoteRef/>
      </w:r>
      <w:r>
        <w:t xml:space="preserve"> Cp. Psalm 139:11; Rom. 12:20. ‘Coals of hell’. For desolation as the equivalent of hell, see Mark 13:14.</w:t>
      </w:r>
    </w:p>
  </w:footnote>
  <w:footnote w:id="401">
    <w:p w:rsidR="00552687" w:rsidRDefault="00552687" w:rsidP="00FD25B7">
      <w:pPr>
        <w:pStyle w:val="FootnoteText"/>
      </w:pPr>
      <w:r>
        <w:rPr>
          <w:rStyle w:val="FootnoteReference"/>
        </w:rPr>
        <w:footnoteRef/>
      </w:r>
      <w:r>
        <w:t xml:space="preserve"> Cp. Jeremiah 3:23. I look through the hills to their unseen Maker.</w:t>
      </w:r>
    </w:p>
  </w:footnote>
  <w:footnote w:id="402">
    <w:p w:rsidR="00552687" w:rsidRDefault="00552687"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552687" w:rsidRDefault="00552687"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552687" w:rsidRDefault="00552687"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552687" w:rsidRDefault="00552687" w:rsidP="00FD25B7">
      <w:pPr>
        <w:pStyle w:val="FootnoteText"/>
      </w:pPr>
      <w:r>
        <w:rPr>
          <w:rStyle w:val="FootnoteReference"/>
        </w:rPr>
        <w:footnoteRef/>
      </w:r>
      <w:r>
        <w:t xml:space="preserve"> Hebrews 11:26; 13:13.</w:t>
      </w:r>
    </w:p>
  </w:footnote>
  <w:footnote w:id="406">
    <w:p w:rsidR="00552687" w:rsidRDefault="00552687" w:rsidP="00FD25B7">
      <w:pPr>
        <w:pStyle w:val="FootnoteText"/>
      </w:pPr>
      <w:r>
        <w:rPr>
          <w:rStyle w:val="FootnoteReference"/>
        </w:rPr>
        <w:footnoteRef/>
      </w:r>
      <w:r>
        <w:t xml:space="preserve"> Heaven is here (Mt. 4:17; Lk. 17:21; Prov. 17:24).</w:t>
      </w:r>
    </w:p>
  </w:footnote>
  <w:footnote w:id="407">
    <w:p w:rsidR="00552687" w:rsidRDefault="00552687"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552687" w:rsidRDefault="00552687"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552687" w:rsidRDefault="00552687"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552687" w:rsidRDefault="00552687"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552687" w:rsidRDefault="00552687" w:rsidP="00FD25B7">
      <w:pPr>
        <w:pStyle w:val="FootnoteText"/>
      </w:pPr>
      <w:r>
        <w:rPr>
          <w:rStyle w:val="FootnoteReference"/>
        </w:rPr>
        <w:footnoteRef/>
      </w:r>
      <w:r>
        <w:t xml:space="preserve"> Cp. Titus 2:14.</w:t>
      </w:r>
    </w:p>
  </w:footnote>
  <w:footnote w:id="412">
    <w:p w:rsidR="00552687" w:rsidRDefault="00552687" w:rsidP="00FD25B7">
      <w:pPr>
        <w:pStyle w:val="FootnoteText"/>
      </w:pPr>
      <w:r>
        <w:rPr>
          <w:rStyle w:val="FootnoteReference"/>
        </w:rPr>
        <w:footnoteRef/>
      </w:r>
      <w:r>
        <w:t xml:space="preserve"> Prov. 29:1; 2 Kings 17:14; Neh. 9:16; Dt. 9:6.</w:t>
      </w:r>
    </w:p>
  </w:footnote>
  <w:footnote w:id="413">
    <w:p w:rsidR="00552687" w:rsidRDefault="00552687"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552687" w:rsidRDefault="00552687" w:rsidP="00FD25B7">
      <w:pPr>
        <w:pStyle w:val="FootnoteText"/>
      </w:pPr>
      <w:r>
        <w:rPr>
          <w:rStyle w:val="FootnoteReference"/>
        </w:rPr>
        <w:footnoteRef/>
      </w:r>
      <w:r>
        <w:t xml:space="preserve"> Cp. 1 Kings 6:21 (1 Sam. 6:21).</w:t>
      </w:r>
    </w:p>
  </w:footnote>
  <w:footnote w:id="415">
    <w:p w:rsidR="00552687" w:rsidRDefault="00552687" w:rsidP="00FD25B7">
      <w:pPr>
        <w:pStyle w:val="FootnoteText"/>
      </w:pPr>
      <w:r>
        <w:rPr>
          <w:rStyle w:val="FootnoteReference"/>
        </w:rPr>
        <w:footnoteRef/>
      </w:r>
      <w:r>
        <w:t xml:space="preserve"> Ps. 131:8-10 = 2 Chron. 6:41-42.</w:t>
      </w:r>
    </w:p>
  </w:footnote>
  <w:footnote w:id="416">
    <w:p w:rsidR="00552687" w:rsidRDefault="00552687" w:rsidP="00FD25B7">
      <w:pPr>
        <w:pStyle w:val="FootnoteText"/>
      </w:pPr>
      <w:r>
        <w:rPr>
          <w:rStyle w:val="FootnoteReference"/>
        </w:rPr>
        <w:footnoteRef/>
      </w:r>
      <w:r>
        <w:t xml:space="preserve"> I Chron. 17:11-14; Acts 2:30-33.</w:t>
      </w:r>
    </w:p>
  </w:footnote>
  <w:footnote w:id="417">
    <w:p w:rsidR="00552687" w:rsidRDefault="00552687" w:rsidP="00FD25B7">
      <w:pPr>
        <w:pStyle w:val="FootnoteText"/>
      </w:pPr>
      <w:r>
        <w:rPr>
          <w:rStyle w:val="FootnoteReference"/>
        </w:rPr>
        <w:footnoteRef/>
      </w:r>
      <w:r>
        <w:t xml:space="preserve"> stock: </w:t>
      </w:r>
      <w:r w:rsidRPr="00783CA0">
        <w:rPr>
          <w:i/>
        </w:rPr>
        <w:t>lit</w:t>
      </w:r>
      <w:r>
        <w:t>. horn.</w:t>
      </w:r>
    </w:p>
  </w:footnote>
  <w:footnote w:id="418">
    <w:p w:rsidR="00552687" w:rsidRDefault="00552687"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552687" w:rsidRDefault="00552687"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552687" w:rsidRDefault="00552687"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552687" w:rsidRDefault="00552687"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552687" w:rsidRDefault="00552687" w:rsidP="00E276C1">
      <w:pPr>
        <w:pStyle w:val="FootnoteText"/>
      </w:pPr>
      <w:r>
        <w:rPr>
          <w:rStyle w:val="FootnoteReference"/>
        </w:rPr>
        <w:footnoteRef/>
      </w:r>
      <w:r>
        <w:t xml:space="preserve"> The kingdoms of this world have become the kingdoms of our Lord and of His Christ’ (Rev. 11:15).</w:t>
      </w:r>
    </w:p>
  </w:footnote>
  <w:footnote w:id="423">
    <w:p w:rsidR="00552687" w:rsidRDefault="00552687" w:rsidP="00E276C1">
      <w:pPr>
        <w:pStyle w:val="FootnoteText"/>
      </w:pPr>
      <w:r>
        <w:rPr>
          <w:rStyle w:val="FootnoteReference"/>
        </w:rPr>
        <w:footnoteRef/>
      </w:r>
      <w:r>
        <w:t xml:space="preserve"> Deut. 32:36.</w:t>
      </w:r>
    </w:p>
  </w:footnote>
  <w:footnote w:id="424">
    <w:p w:rsidR="00552687" w:rsidRDefault="00552687"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552687" w:rsidRDefault="00552687" w:rsidP="00E276C1">
      <w:pPr>
        <w:pStyle w:val="FootnoteText"/>
      </w:pPr>
      <w:r>
        <w:rPr>
          <w:rStyle w:val="FootnoteReference"/>
        </w:rPr>
        <w:footnoteRef/>
      </w:r>
      <w:r>
        <w:t xml:space="preserve"> mercy: </w:t>
      </w:r>
      <w:r w:rsidRPr="007F3CE8">
        <w:rPr>
          <w:i/>
        </w:rPr>
        <w:t>or</w:t>
      </w:r>
      <w:r>
        <w:t xml:space="preserve"> love. Cp. Lk. 10:37.</w:t>
      </w:r>
    </w:p>
  </w:footnote>
  <w:footnote w:id="426">
    <w:p w:rsidR="00552687" w:rsidRDefault="00552687"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552687" w:rsidRDefault="00552687" w:rsidP="00E276C1">
      <w:pPr>
        <w:pStyle w:val="FootnoteText"/>
      </w:pPr>
      <w:r>
        <w:rPr>
          <w:rStyle w:val="FootnoteReference"/>
        </w:rPr>
        <w:footnoteRef/>
      </w:r>
      <w:r>
        <w:t xml:space="preserve"> See footnote on page 170. &lt;See previous footnote&gt;</w:t>
      </w:r>
    </w:p>
  </w:footnote>
  <w:footnote w:id="428">
    <w:p w:rsidR="00552687" w:rsidRDefault="00552687"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552687" w:rsidRDefault="00552687"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552687" w:rsidRDefault="00552687"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552687" w:rsidRDefault="00552687"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552687" w:rsidRDefault="00552687" w:rsidP="00E276C1">
      <w:pPr>
        <w:pStyle w:val="FootnoteText"/>
      </w:pPr>
      <w:r>
        <w:rPr>
          <w:rStyle w:val="FootnoteReference"/>
        </w:rPr>
        <w:footnoteRef/>
      </w:r>
      <w:r>
        <w:t xml:space="preserve"> The Spirit of the Lord fills the world (Wisdom 1:7).</w:t>
      </w:r>
    </w:p>
  </w:footnote>
  <w:footnote w:id="433">
    <w:p w:rsidR="00552687" w:rsidRDefault="00552687"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552687" w:rsidRDefault="00552687" w:rsidP="00E276C1">
      <w:pPr>
        <w:pStyle w:val="FootnoteText"/>
      </w:pPr>
      <w:r>
        <w:rPr>
          <w:rStyle w:val="FootnoteReference"/>
        </w:rPr>
        <w:footnoteRef/>
      </w:r>
      <w:r>
        <w:t xml:space="preserve"> ‘He gives songs in the night’ (Job. 35:10).</w:t>
      </w:r>
    </w:p>
  </w:footnote>
  <w:footnote w:id="435">
    <w:p w:rsidR="00552687" w:rsidRDefault="00552687"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552687" w:rsidRDefault="00552687" w:rsidP="00E276C1">
      <w:pPr>
        <w:pStyle w:val="FootnoteText"/>
      </w:pPr>
      <w:r>
        <w:rPr>
          <w:rStyle w:val="FootnoteReference"/>
        </w:rPr>
        <w:footnoteRef/>
      </w:r>
      <w:r>
        <w:t xml:space="preserve"> this way: the confession of Christ (2 Tim. 3:12).</w:t>
      </w:r>
    </w:p>
  </w:footnote>
  <w:footnote w:id="437">
    <w:p w:rsidR="00552687" w:rsidRDefault="00552687" w:rsidP="00E276C1">
      <w:pPr>
        <w:pStyle w:val="FootnoteText"/>
      </w:pPr>
      <w:r>
        <w:rPr>
          <w:rStyle w:val="FootnoteReference"/>
        </w:rPr>
        <w:footnoteRef/>
      </w:r>
      <w:r>
        <w:t xml:space="preserve"> These two lines are identical with Lamentations 3:6.</w:t>
      </w:r>
    </w:p>
  </w:footnote>
  <w:footnote w:id="438">
    <w:p w:rsidR="00552687" w:rsidRDefault="00552687" w:rsidP="00E276C1">
      <w:pPr>
        <w:pStyle w:val="FootnoteText"/>
      </w:pPr>
      <w:r>
        <w:rPr>
          <w:rStyle w:val="FootnoteReference"/>
        </w:rPr>
        <w:footnoteRef/>
      </w:r>
      <w:r>
        <w:t xml:space="preserve"> Cp. Rev. 10:5; Ezek. 20:23,28,42; Deut. 32:14.</w:t>
      </w:r>
    </w:p>
  </w:footnote>
  <w:footnote w:id="439">
    <w:p w:rsidR="00552687" w:rsidRDefault="00552687"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552687" w:rsidRDefault="00552687"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552687" w:rsidRDefault="00552687"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552687" w:rsidRDefault="00552687"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552687" w:rsidRDefault="00552687" w:rsidP="00E276C1">
      <w:pPr>
        <w:pStyle w:val="FootnoteText"/>
      </w:pPr>
      <w:r>
        <w:rPr>
          <w:rStyle w:val="FootnoteReference"/>
        </w:rPr>
        <w:footnoteRef/>
      </w:r>
      <w:r>
        <w:t xml:space="preserve"> Cp. Ps. 145:2 with Ps. 103:33. Only verbs differ.</w:t>
      </w:r>
    </w:p>
  </w:footnote>
  <w:footnote w:id="444">
    <w:p w:rsidR="00552687" w:rsidRDefault="00552687" w:rsidP="00E276C1">
      <w:pPr>
        <w:pStyle w:val="FootnoteText"/>
      </w:pPr>
      <w:r>
        <w:rPr>
          <w:rStyle w:val="FootnoteReference"/>
        </w:rPr>
        <w:footnoteRef/>
      </w:r>
      <w:r>
        <w:t xml:space="preserve"> </w:t>
      </w:r>
      <w:r w:rsidRPr="00D813A7">
        <w:rPr>
          <w:i/>
        </w:rPr>
        <w:t>Lit</w:t>
      </w:r>
      <w:r>
        <w:t>. ‘dispersions’. Cp. Mt. 24:31.</w:t>
      </w:r>
    </w:p>
  </w:footnote>
  <w:footnote w:id="445">
    <w:p w:rsidR="00552687" w:rsidRDefault="00552687"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552687" w:rsidRDefault="00552687" w:rsidP="00E276C1">
      <w:pPr>
        <w:pStyle w:val="FootnoteText"/>
      </w:pPr>
      <w:r>
        <w:rPr>
          <w:rStyle w:val="FootnoteReference"/>
        </w:rPr>
        <w:footnoteRef/>
      </w:r>
      <w:r>
        <w:t xml:space="preserve"> two-edged sword: praise which conquers Amalek (St. Chrysostom).</w:t>
      </w:r>
    </w:p>
  </w:footnote>
  <w:footnote w:id="447">
    <w:p w:rsidR="00552687" w:rsidRDefault="00552687" w:rsidP="00E276C1">
      <w:pPr>
        <w:pStyle w:val="FootnoteText"/>
      </w:pPr>
      <w:r>
        <w:rPr>
          <w:rStyle w:val="FootnoteReference"/>
        </w:rPr>
        <w:footnoteRef/>
      </w:r>
      <w:r>
        <w:t xml:space="preserve"> ‘Holiness of life is the mother of glory’ (St Theodoret).</w:t>
      </w:r>
    </w:p>
  </w:footnote>
  <w:footnote w:id="448">
    <w:p w:rsidR="00552687" w:rsidRDefault="00552687">
      <w:pPr>
        <w:pStyle w:val="FootnoteText"/>
      </w:pPr>
      <w:r>
        <w:rPr>
          <w:rStyle w:val="FootnoteReference"/>
        </w:rPr>
        <w:footnoteRef/>
      </w:r>
      <w:r>
        <w:t xml:space="preserve"> Acts 7:60</w:t>
      </w:r>
    </w:p>
  </w:footnote>
  <w:footnote w:id="449">
    <w:p w:rsidR="00552687" w:rsidRDefault="00552687">
      <w:pPr>
        <w:pStyle w:val="FootnoteText"/>
      </w:pPr>
      <w:r>
        <w:rPr>
          <w:rStyle w:val="FootnoteReference"/>
        </w:rPr>
        <w:footnoteRef/>
      </w:r>
      <w:r>
        <w:t xml:space="preserve"> Rev 4:6</w:t>
      </w:r>
    </w:p>
  </w:footnote>
  <w:footnote w:id="450">
    <w:p w:rsidR="00552687" w:rsidRDefault="00552687" w:rsidP="00104A9B">
      <w:pPr>
        <w:pStyle w:val="FootnoteText"/>
        <w:rPr>
          <w:ins w:id="956" w:author="Brett Slote" w:date="2011-07-19T15:43:00Z"/>
        </w:rPr>
      </w:pPr>
      <w:ins w:id="957" w:author="Brett Slote" w:date="2011-07-19T15:43:00Z">
        <w:r>
          <w:rPr>
            <w:rStyle w:val="FootnoteReference"/>
          </w:rPr>
          <w:footnoteRef/>
        </w:r>
        <w:r>
          <w:t xml:space="preserve"> or supplications/intercessions</w:t>
        </w:r>
      </w:ins>
    </w:p>
  </w:footnote>
  <w:footnote w:id="451">
    <w:p w:rsidR="00552687" w:rsidRDefault="00552687">
      <w:pPr>
        <w:pStyle w:val="footnote"/>
        <w:rPr>
          <w:ins w:id="958" w:author="Brett Slote" w:date="2011-07-19T15:43:00Z"/>
        </w:rPr>
        <w:pPrChange w:id="959" w:author="Brett Slote" w:date="2011-07-21T19:56:00Z">
          <w:pPr>
            <w:pStyle w:val="FootnoteText"/>
          </w:pPr>
        </w:pPrChange>
      </w:pPr>
      <w:ins w:id="960" w:author="Brett Slote" w:date="2011-07-19T15:43:00Z">
        <w:r>
          <w:rPr>
            <w:rStyle w:val="FootnoteReference"/>
          </w:rPr>
          <w:footnoteRef/>
        </w:r>
        <w:r>
          <w:t xml:space="preserve"> Joel 3:13 – but I’m trying to remember something that says “the harvest is full and the wheat plentiful”</w:t>
        </w:r>
      </w:ins>
    </w:p>
  </w:footnote>
  <w:footnote w:id="452">
    <w:p w:rsidR="00552687" w:rsidRDefault="00552687">
      <w:pPr>
        <w:pStyle w:val="footnote"/>
        <w:rPr>
          <w:ins w:id="961" w:author="Brett Slote" w:date="2011-07-19T15:43:00Z"/>
          <w:rFonts w:ascii="Antonious" w:hAnsi="Antonious" w:cs="Antonious"/>
        </w:rPr>
        <w:pPrChange w:id="962" w:author="Brett Slote" w:date="2011-07-21T19:56:00Z">
          <w:pPr>
            <w:widowControl w:val="0"/>
            <w:autoSpaceDE w:val="0"/>
            <w:autoSpaceDN w:val="0"/>
            <w:adjustRightInd w:val="0"/>
          </w:pPr>
        </w:pPrChange>
      </w:pPr>
      <w:ins w:id="96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552687" w:rsidRDefault="00552687">
      <w:pPr>
        <w:pStyle w:val="FootnoteText"/>
      </w:pPr>
      <w:r>
        <w:rPr>
          <w:rStyle w:val="FootnoteReference"/>
        </w:rPr>
        <w:footnoteRef/>
      </w:r>
      <w:r>
        <w:t xml:space="preserve"> Rev 4:4</w:t>
      </w:r>
    </w:p>
  </w:footnote>
  <w:footnote w:id="454">
    <w:p w:rsidR="00552687" w:rsidRDefault="00552687">
      <w:pPr>
        <w:pStyle w:val="FootnoteText"/>
      </w:pPr>
      <w:r>
        <w:rPr>
          <w:rStyle w:val="FootnoteReference"/>
        </w:rPr>
        <w:footnoteRef/>
      </w:r>
      <w:r>
        <w:t xml:space="preserve"> Rev 5:8</w:t>
      </w:r>
    </w:p>
  </w:footnote>
  <w:footnote w:id="455">
    <w:p w:rsidR="00552687" w:rsidRDefault="0055268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6">
    <w:p w:rsidR="00552687" w:rsidRDefault="00552687" w:rsidP="00073003">
      <w:pPr>
        <w:pStyle w:val="footnote"/>
      </w:pPr>
      <w:r>
        <w:rPr>
          <w:rStyle w:val="FootnoteReference"/>
        </w:rPr>
        <w:footnoteRef/>
      </w:r>
      <w:r>
        <w:t xml:space="preserve"> Revelation 7:2</w:t>
      </w:r>
    </w:p>
  </w:footnote>
  <w:footnote w:id="457">
    <w:p w:rsidR="00552687" w:rsidRDefault="00552687" w:rsidP="00073003">
      <w:pPr>
        <w:pStyle w:val="footnote"/>
      </w:pPr>
      <w:r>
        <w:rPr>
          <w:rStyle w:val="FootnoteReference"/>
        </w:rPr>
        <w:footnoteRef/>
      </w:r>
      <w:r>
        <w:t xml:space="preserve"> Revelation 7:3</w:t>
      </w:r>
    </w:p>
  </w:footnote>
  <w:footnote w:id="458">
    <w:p w:rsidR="00552687" w:rsidRDefault="0055268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59">
    <w:p w:rsidR="00552687" w:rsidRDefault="00552687" w:rsidP="00BC160E">
      <w:pPr>
        <w:pStyle w:val="footnote"/>
      </w:pPr>
      <w:r>
        <w:rPr>
          <w:rStyle w:val="FootnoteReference"/>
        </w:rPr>
        <w:footnoteRef/>
      </w:r>
      <w:r>
        <w:t xml:space="preserve"> John 13:25</w:t>
      </w:r>
    </w:p>
  </w:footnote>
  <w:footnote w:id="460">
    <w:p w:rsidR="00552687" w:rsidRDefault="0055268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1">
    <w:p w:rsidR="00552687" w:rsidRDefault="00552687"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2">
    <w:p w:rsidR="00552687" w:rsidRDefault="0055268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3">
    <w:p w:rsidR="00552687" w:rsidRDefault="00552687">
      <w:pPr>
        <w:pStyle w:val="FootnoteText"/>
      </w:pPr>
      <w:r>
        <w:rPr>
          <w:rStyle w:val="FootnoteReference"/>
        </w:rPr>
        <w:footnoteRef/>
      </w:r>
      <w:r>
        <w:t xml:space="preserve"> Matthew 1:20</w:t>
      </w:r>
    </w:p>
  </w:footnote>
  <w:footnote w:id="464">
    <w:p w:rsidR="00552687" w:rsidRDefault="00552687">
      <w:pPr>
        <w:pStyle w:val="FootnoteText"/>
      </w:pPr>
      <w:r>
        <w:rPr>
          <w:rStyle w:val="FootnoteReference"/>
        </w:rPr>
        <w:footnoteRef/>
      </w:r>
      <w:r>
        <w:t xml:space="preserve"> Ps 8:2</w:t>
      </w:r>
    </w:p>
  </w:footnote>
  <w:footnote w:id="465">
    <w:p w:rsidR="00552687" w:rsidRPr="000C76BB" w:rsidRDefault="0055268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6">
    <w:p w:rsidR="00552687" w:rsidRDefault="00552687">
      <w:pPr>
        <w:pStyle w:val="FootnoteText"/>
      </w:pPr>
      <w:r>
        <w:rPr>
          <w:rStyle w:val="FootnoteReference"/>
        </w:rPr>
        <w:footnoteRef/>
      </w:r>
      <w:r>
        <w:t xml:space="preserve"> Matthew 28:6</w:t>
      </w:r>
    </w:p>
  </w:footnote>
  <w:footnote w:id="467">
    <w:p w:rsidR="00552687" w:rsidRDefault="00552687">
      <w:pPr>
        <w:pStyle w:val="FootnoteText"/>
      </w:pPr>
      <w:r>
        <w:rPr>
          <w:rStyle w:val="FootnoteReference"/>
        </w:rPr>
        <w:footnoteRef/>
      </w:r>
      <w:r>
        <w:t xml:space="preserve"> Matthew 28:7,6</w:t>
      </w:r>
    </w:p>
  </w:footnote>
  <w:footnote w:id="468">
    <w:p w:rsidR="00552687" w:rsidRDefault="00552687">
      <w:pPr>
        <w:pStyle w:val="FootnoteText"/>
      </w:pPr>
      <w:r>
        <w:rPr>
          <w:rStyle w:val="FootnoteReference"/>
        </w:rPr>
        <w:footnoteRef/>
      </w:r>
      <w:r>
        <w:t xml:space="preserve"> Matthew 28:7</w:t>
      </w:r>
    </w:p>
  </w:footnote>
  <w:footnote w:id="469">
    <w:p w:rsidR="00552687" w:rsidRDefault="00552687">
      <w:pPr>
        <w:pStyle w:val="FootnoteText"/>
      </w:pPr>
      <w:r>
        <w:rPr>
          <w:rStyle w:val="FootnoteReference"/>
        </w:rPr>
        <w:footnoteRef/>
      </w:r>
      <w:r>
        <w:t xml:space="preserve"> John 20:27</w:t>
      </w:r>
    </w:p>
  </w:footnote>
  <w:footnote w:id="470">
    <w:p w:rsidR="00552687" w:rsidRDefault="00552687">
      <w:pPr>
        <w:pStyle w:val="FootnoteText"/>
      </w:pPr>
      <w:r>
        <w:rPr>
          <w:rStyle w:val="FootnoteReference"/>
        </w:rPr>
        <w:footnoteRef/>
      </w:r>
      <w:r>
        <w:t xml:space="preserve"> John 20:28</w:t>
      </w:r>
    </w:p>
  </w:footnote>
  <w:footnote w:id="471">
    <w:p w:rsidR="00552687" w:rsidRDefault="00552687">
      <w:pPr>
        <w:pStyle w:val="FootnoteText"/>
      </w:pPr>
      <w:r>
        <w:rPr>
          <w:rStyle w:val="FootnoteReference"/>
        </w:rPr>
        <w:footnoteRef/>
      </w:r>
      <w:r>
        <w:t xml:space="preserve"> John 20:29</w:t>
      </w:r>
    </w:p>
  </w:footnote>
  <w:footnote w:id="472">
    <w:p w:rsidR="00552687" w:rsidRDefault="00552687">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687" w:rsidRPr="00536AB2" w:rsidRDefault="00552687"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687" w:rsidRPr="00536AB2" w:rsidRDefault="00552687"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687" w:rsidRPr="00536AB2" w:rsidRDefault="00552687"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78EC"/>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4EC1"/>
    <w:rsid w:val="007246F6"/>
    <w:rsid w:val="007272D5"/>
    <w:rsid w:val="00741DFE"/>
    <w:rsid w:val="00742591"/>
    <w:rsid w:val="00743166"/>
    <w:rsid w:val="00751E7F"/>
    <w:rsid w:val="00757692"/>
    <w:rsid w:val="00760C78"/>
    <w:rsid w:val="00773777"/>
    <w:rsid w:val="0078100C"/>
    <w:rsid w:val="00791ACB"/>
    <w:rsid w:val="00794C68"/>
    <w:rsid w:val="00794F01"/>
    <w:rsid w:val="00795C2B"/>
    <w:rsid w:val="007964E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582D"/>
    <w:rsid w:val="00B60A95"/>
    <w:rsid w:val="00B61064"/>
    <w:rsid w:val="00B637D8"/>
    <w:rsid w:val="00B701CF"/>
    <w:rsid w:val="00B706B3"/>
    <w:rsid w:val="00B72A74"/>
    <w:rsid w:val="00B73AC4"/>
    <w:rsid w:val="00B76226"/>
    <w:rsid w:val="00B765E5"/>
    <w:rsid w:val="00B769A1"/>
    <w:rsid w:val="00B817C0"/>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60575"/>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1C543-06DD-4F92-817C-E8B0AC331F1C}">
  <ds:schemaRefs>
    <ds:schemaRef ds:uri="http://schemas.openxmlformats.org/officeDocument/2006/bibliography"/>
  </ds:schemaRefs>
</ds:datastoreItem>
</file>

<file path=customXml/itemProps2.xml><?xml version="1.0" encoding="utf-8"?>
<ds:datastoreItem xmlns:ds="http://schemas.openxmlformats.org/officeDocument/2006/customXml" ds:itemID="{C20FB152-2541-4DDF-BB39-B3B802B709C9}">
  <ds:schemaRefs>
    <ds:schemaRef ds:uri="http://schemas.openxmlformats.org/officeDocument/2006/bibliography"/>
  </ds:schemaRefs>
</ds:datastoreItem>
</file>

<file path=customXml/itemProps3.xml><?xml version="1.0" encoding="utf-8"?>
<ds:datastoreItem xmlns:ds="http://schemas.openxmlformats.org/officeDocument/2006/customXml" ds:itemID="{4F7F4FF9-B223-460A-9472-345F634FA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8496</TotalTime>
  <Pages>779</Pages>
  <Words>139525</Words>
  <Characters>795299</Characters>
  <Application>Microsoft Office Word</Application>
  <DocSecurity>0</DocSecurity>
  <Lines>6627</Lines>
  <Paragraphs>1865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138</cp:revision>
  <cp:lastPrinted>2015-08-26T13:05:00Z</cp:lastPrinted>
  <dcterms:created xsi:type="dcterms:W3CDTF">2014-10-30T02:06:00Z</dcterms:created>
  <dcterms:modified xsi:type="dcterms:W3CDTF">2015-09-02T13:09:00Z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