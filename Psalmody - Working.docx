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3A61F724" w14:textId="77777777" w:rsidR="00513E2D" w:rsidRDefault="003A78C2">
      <w:pPr>
        <w:pStyle w:val="TOC1"/>
        <w:tabs>
          <w:tab w:val="right" w:leader="dot" w:pos="8846"/>
        </w:tabs>
        <w:rPr>
          <w:rFonts w:asciiTheme="minorHAnsi" w:eastAsia="宋体"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513E2D">
          <w:rPr>
            <w:noProof/>
            <w:webHidden/>
          </w:rPr>
          <w:t>3</w:t>
        </w:r>
        <w:r w:rsidR="00513E2D">
          <w:rPr>
            <w:noProof/>
            <w:webHidden/>
          </w:rPr>
          <w:fldChar w:fldCharType="end"/>
        </w:r>
      </w:hyperlink>
    </w:p>
    <w:p w14:paraId="5B5304B5"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177" w:history="1">
        <w:r w:rsidRPr="00F76558">
          <w:rPr>
            <w:rStyle w:val="Hyperlink"/>
            <w:noProof/>
          </w:rPr>
          <w:t>The Setting of the Sun: Vespers (the Eleventh Hour)</w:t>
        </w:r>
        <w:r>
          <w:rPr>
            <w:noProof/>
            <w:webHidden/>
          </w:rPr>
          <w:tab/>
        </w:r>
        <w:r>
          <w:rPr>
            <w:noProof/>
            <w:webHidden/>
          </w:rPr>
          <w:fldChar w:fldCharType="begin"/>
        </w:r>
        <w:r>
          <w:rPr>
            <w:noProof/>
            <w:webHidden/>
          </w:rPr>
          <w:instrText xml:space="preserve"> PAGEREF _Toc459399177 \h </w:instrText>
        </w:r>
        <w:r>
          <w:rPr>
            <w:noProof/>
            <w:webHidden/>
          </w:rPr>
        </w:r>
        <w:r>
          <w:rPr>
            <w:noProof/>
            <w:webHidden/>
          </w:rPr>
          <w:fldChar w:fldCharType="separate"/>
        </w:r>
        <w:r>
          <w:rPr>
            <w:noProof/>
            <w:webHidden/>
          </w:rPr>
          <w:t>4</w:t>
        </w:r>
        <w:r>
          <w:rPr>
            <w:noProof/>
            <w:webHidden/>
          </w:rPr>
          <w:fldChar w:fldCharType="end"/>
        </w:r>
      </w:hyperlink>
    </w:p>
    <w:p w14:paraId="1AE86B6C"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178" w:history="1">
        <w:r w:rsidRPr="00F76558">
          <w:rPr>
            <w:rStyle w:val="Hyperlink"/>
            <w:noProof/>
          </w:rPr>
          <w:t>After Supper: Retiring (the Twelfth Hour)</w:t>
        </w:r>
        <w:r>
          <w:rPr>
            <w:noProof/>
            <w:webHidden/>
          </w:rPr>
          <w:tab/>
        </w:r>
        <w:r>
          <w:rPr>
            <w:noProof/>
            <w:webHidden/>
          </w:rPr>
          <w:fldChar w:fldCharType="begin"/>
        </w:r>
        <w:r>
          <w:rPr>
            <w:noProof/>
            <w:webHidden/>
          </w:rPr>
          <w:instrText xml:space="preserve"> PAGEREF _Toc459399178 \h </w:instrText>
        </w:r>
        <w:r>
          <w:rPr>
            <w:noProof/>
            <w:webHidden/>
          </w:rPr>
        </w:r>
        <w:r>
          <w:rPr>
            <w:noProof/>
            <w:webHidden/>
          </w:rPr>
          <w:fldChar w:fldCharType="separate"/>
        </w:r>
        <w:r>
          <w:rPr>
            <w:noProof/>
            <w:webHidden/>
          </w:rPr>
          <w:t>17</w:t>
        </w:r>
        <w:r>
          <w:rPr>
            <w:noProof/>
            <w:webHidden/>
          </w:rPr>
          <w:fldChar w:fldCharType="end"/>
        </w:r>
      </w:hyperlink>
    </w:p>
    <w:p w14:paraId="616DD5A4"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179" w:history="1">
        <w:r w:rsidRPr="00F76558">
          <w:rPr>
            <w:rStyle w:val="Hyperlink"/>
            <w:noProof/>
          </w:rPr>
          <w:t>Midnight</w:t>
        </w:r>
        <w:r>
          <w:rPr>
            <w:noProof/>
            <w:webHidden/>
          </w:rPr>
          <w:tab/>
        </w:r>
        <w:r>
          <w:rPr>
            <w:noProof/>
            <w:webHidden/>
          </w:rPr>
          <w:fldChar w:fldCharType="begin"/>
        </w:r>
        <w:r>
          <w:rPr>
            <w:noProof/>
            <w:webHidden/>
          </w:rPr>
          <w:instrText xml:space="preserve"> PAGEREF _Toc459399179 \h </w:instrText>
        </w:r>
        <w:r>
          <w:rPr>
            <w:noProof/>
            <w:webHidden/>
          </w:rPr>
        </w:r>
        <w:r>
          <w:rPr>
            <w:noProof/>
            <w:webHidden/>
          </w:rPr>
          <w:fldChar w:fldCharType="separate"/>
        </w:r>
        <w:r>
          <w:rPr>
            <w:noProof/>
            <w:webHidden/>
          </w:rPr>
          <w:t>32</w:t>
        </w:r>
        <w:r>
          <w:rPr>
            <w:noProof/>
            <w:webHidden/>
          </w:rPr>
          <w:fldChar w:fldCharType="end"/>
        </w:r>
      </w:hyperlink>
    </w:p>
    <w:p w14:paraId="4DA9D263"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180" w:history="1">
        <w:r w:rsidRPr="00F76558">
          <w:rPr>
            <w:rStyle w:val="Hyperlink"/>
            <w:noProof/>
          </w:rPr>
          <w:t>The Rising of the Sun: Matins (or Lauds)</w:t>
        </w:r>
        <w:r>
          <w:rPr>
            <w:noProof/>
            <w:webHidden/>
          </w:rPr>
          <w:tab/>
        </w:r>
        <w:r>
          <w:rPr>
            <w:noProof/>
            <w:webHidden/>
          </w:rPr>
          <w:fldChar w:fldCharType="begin"/>
        </w:r>
        <w:r>
          <w:rPr>
            <w:noProof/>
            <w:webHidden/>
          </w:rPr>
          <w:instrText xml:space="preserve"> PAGEREF _Toc459399180 \h </w:instrText>
        </w:r>
        <w:r>
          <w:rPr>
            <w:noProof/>
            <w:webHidden/>
          </w:rPr>
        </w:r>
        <w:r>
          <w:rPr>
            <w:noProof/>
            <w:webHidden/>
          </w:rPr>
          <w:fldChar w:fldCharType="separate"/>
        </w:r>
        <w:r>
          <w:rPr>
            <w:noProof/>
            <w:webHidden/>
          </w:rPr>
          <w:t>47</w:t>
        </w:r>
        <w:r>
          <w:rPr>
            <w:noProof/>
            <w:webHidden/>
          </w:rPr>
          <w:fldChar w:fldCharType="end"/>
        </w:r>
      </w:hyperlink>
    </w:p>
    <w:p w14:paraId="06F909B1"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181" w:history="1">
        <w:r w:rsidRPr="00F76558">
          <w:rPr>
            <w:rStyle w:val="Hyperlink"/>
            <w:noProof/>
          </w:rPr>
          <w:t>Early Morning: Prime (The First Hour)</w:t>
        </w:r>
        <w:r>
          <w:rPr>
            <w:noProof/>
            <w:webHidden/>
          </w:rPr>
          <w:tab/>
        </w:r>
        <w:r>
          <w:rPr>
            <w:noProof/>
            <w:webHidden/>
          </w:rPr>
          <w:fldChar w:fldCharType="begin"/>
        </w:r>
        <w:r>
          <w:rPr>
            <w:noProof/>
            <w:webHidden/>
          </w:rPr>
          <w:instrText xml:space="preserve"> PAGEREF _Toc459399181 \h </w:instrText>
        </w:r>
        <w:r>
          <w:rPr>
            <w:noProof/>
            <w:webHidden/>
          </w:rPr>
        </w:r>
        <w:r>
          <w:rPr>
            <w:noProof/>
            <w:webHidden/>
          </w:rPr>
          <w:fldChar w:fldCharType="separate"/>
        </w:r>
        <w:r>
          <w:rPr>
            <w:noProof/>
            <w:webHidden/>
          </w:rPr>
          <w:t>48</w:t>
        </w:r>
        <w:r>
          <w:rPr>
            <w:noProof/>
            <w:webHidden/>
          </w:rPr>
          <w:fldChar w:fldCharType="end"/>
        </w:r>
      </w:hyperlink>
    </w:p>
    <w:p w14:paraId="1AF58A18"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182" w:history="1">
        <w:r w:rsidRPr="00F76558">
          <w:rPr>
            <w:rStyle w:val="Hyperlink"/>
            <w:noProof/>
          </w:rPr>
          <w:t>Mid-Morning (The Third Hour)</w:t>
        </w:r>
        <w:r>
          <w:rPr>
            <w:noProof/>
            <w:webHidden/>
          </w:rPr>
          <w:tab/>
        </w:r>
        <w:r>
          <w:rPr>
            <w:noProof/>
            <w:webHidden/>
          </w:rPr>
          <w:fldChar w:fldCharType="begin"/>
        </w:r>
        <w:r>
          <w:rPr>
            <w:noProof/>
            <w:webHidden/>
          </w:rPr>
          <w:instrText xml:space="preserve"> PAGEREF _Toc459399182 \h </w:instrText>
        </w:r>
        <w:r>
          <w:rPr>
            <w:noProof/>
            <w:webHidden/>
          </w:rPr>
        </w:r>
        <w:r>
          <w:rPr>
            <w:noProof/>
            <w:webHidden/>
          </w:rPr>
          <w:fldChar w:fldCharType="separate"/>
        </w:r>
        <w:r>
          <w:rPr>
            <w:noProof/>
            <w:webHidden/>
          </w:rPr>
          <w:t>67</w:t>
        </w:r>
        <w:r>
          <w:rPr>
            <w:noProof/>
            <w:webHidden/>
          </w:rPr>
          <w:fldChar w:fldCharType="end"/>
        </w:r>
      </w:hyperlink>
    </w:p>
    <w:p w14:paraId="58BF766F"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183" w:history="1">
        <w:r w:rsidRPr="00F76558">
          <w:rPr>
            <w:rStyle w:val="Hyperlink"/>
            <w:noProof/>
          </w:rPr>
          <w:t>Noon (The Sixth Hour)</w:t>
        </w:r>
        <w:r>
          <w:rPr>
            <w:noProof/>
            <w:webHidden/>
          </w:rPr>
          <w:tab/>
        </w:r>
        <w:r>
          <w:rPr>
            <w:noProof/>
            <w:webHidden/>
          </w:rPr>
          <w:fldChar w:fldCharType="begin"/>
        </w:r>
        <w:r>
          <w:rPr>
            <w:noProof/>
            <w:webHidden/>
          </w:rPr>
          <w:instrText xml:space="preserve"> PAGEREF _Toc459399183 \h </w:instrText>
        </w:r>
        <w:r>
          <w:rPr>
            <w:noProof/>
            <w:webHidden/>
          </w:rPr>
        </w:r>
        <w:r>
          <w:rPr>
            <w:noProof/>
            <w:webHidden/>
          </w:rPr>
          <w:fldChar w:fldCharType="separate"/>
        </w:r>
        <w:r>
          <w:rPr>
            <w:noProof/>
            <w:webHidden/>
          </w:rPr>
          <w:t>70</w:t>
        </w:r>
        <w:r>
          <w:rPr>
            <w:noProof/>
            <w:webHidden/>
          </w:rPr>
          <w:fldChar w:fldCharType="end"/>
        </w:r>
      </w:hyperlink>
    </w:p>
    <w:p w14:paraId="442F779C"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184" w:history="1">
        <w:r w:rsidRPr="00F76558">
          <w:rPr>
            <w:rStyle w:val="Hyperlink"/>
            <w:noProof/>
          </w:rPr>
          <w:t>Afternoon (The Ninth Hour)</w:t>
        </w:r>
        <w:r>
          <w:rPr>
            <w:noProof/>
            <w:webHidden/>
          </w:rPr>
          <w:tab/>
        </w:r>
        <w:r>
          <w:rPr>
            <w:noProof/>
            <w:webHidden/>
          </w:rPr>
          <w:fldChar w:fldCharType="begin"/>
        </w:r>
        <w:r>
          <w:rPr>
            <w:noProof/>
            <w:webHidden/>
          </w:rPr>
          <w:instrText xml:space="preserve"> PAGEREF _Toc459399184 \h </w:instrText>
        </w:r>
        <w:r>
          <w:rPr>
            <w:noProof/>
            <w:webHidden/>
          </w:rPr>
        </w:r>
        <w:r>
          <w:rPr>
            <w:noProof/>
            <w:webHidden/>
          </w:rPr>
          <w:fldChar w:fldCharType="separate"/>
        </w:r>
        <w:r>
          <w:rPr>
            <w:noProof/>
            <w:webHidden/>
          </w:rPr>
          <w:t>74</w:t>
        </w:r>
        <w:r>
          <w:rPr>
            <w:noProof/>
            <w:webHidden/>
          </w:rPr>
          <w:fldChar w:fldCharType="end"/>
        </w:r>
      </w:hyperlink>
    </w:p>
    <w:p w14:paraId="6C0C7C1A" w14:textId="77777777" w:rsidR="00513E2D" w:rsidRDefault="00513E2D">
      <w:pPr>
        <w:pStyle w:val="TOC1"/>
        <w:tabs>
          <w:tab w:val="right" w:leader="dot" w:pos="8846"/>
        </w:tabs>
        <w:rPr>
          <w:rFonts w:asciiTheme="minorHAnsi" w:eastAsia="宋体" w:hAnsiTheme="minorHAnsi"/>
          <w:noProof/>
          <w:szCs w:val="24"/>
          <w:lang w:val="en-US" w:eastAsia="zh-CN"/>
        </w:rPr>
      </w:pPr>
      <w:hyperlink w:anchor="_Toc459399185" w:history="1">
        <w:r w:rsidRPr="00F76558">
          <w:rPr>
            <w:rStyle w:val="Hyperlink"/>
            <w:noProof/>
          </w:rPr>
          <w:t>The Book of the Psalter</w:t>
        </w:r>
        <w:r>
          <w:rPr>
            <w:noProof/>
            <w:webHidden/>
          </w:rPr>
          <w:tab/>
        </w:r>
        <w:r>
          <w:rPr>
            <w:noProof/>
            <w:webHidden/>
          </w:rPr>
          <w:fldChar w:fldCharType="begin"/>
        </w:r>
        <w:r>
          <w:rPr>
            <w:noProof/>
            <w:webHidden/>
          </w:rPr>
          <w:instrText xml:space="preserve"> PAGEREF _Toc459399185 \h </w:instrText>
        </w:r>
        <w:r>
          <w:rPr>
            <w:noProof/>
            <w:webHidden/>
          </w:rPr>
        </w:r>
        <w:r>
          <w:rPr>
            <w:noProof/>
            <w:webHidden/>
          </w:rPr>
          <w:fldChar w:fldCharType="separate"/>
        </w:r>
        <w:r>
          <w:rPr>
            <w:noProof/>
            <w:webHidden/>
          </w:rPr>
          <w:t>78</w:t>
        </w:r>
        <w:r>
          <w:rPr>
            <w:noProof/>
            <w:webHidden/>
          </w:rPr>
          <w:fldChar w:fldCharType="end"/>
        </w:r>
      </w:hyperlink>
    </w:p>
    <w:p w14:paraId="3601E8E2"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186" w:history="1">
        <w:r w:rsidRPr="00F76558">
          <w:rPr>
            <w:rStyle w:val="Hyperlink"/>
            <w:noProof/>
          </w:rPr>
          <w:t>The Psalms</w:t>
        </w:r>
        <w:r>
          <w:rPr>
            <w:noProof/>
            <w:webHidden/>
          </w:rPr>
          <w:tab/>
        </w:r>
        <w:r>
          <w:rPr>
            <w:noProof/>
            <w:webHidden/>
          </w:rPr>
          <w:fldChar w:fldCharType="begin"/>
        </w:r>
        <w:r>
          <w:rPr>
            <w:noProof/>
            <w:webHidden/>
          </w:rPr>
          <w:instrText xml:space="preserve"> PAGEREF _Toc459399186 \h </w:instrText>
        </w:r>
        <w:r>
          <w:rPr>
            <w:noProof/>
            <w:webHidden/>
          </w:rPr>
        </w:r>
        <w:r>
          <w:rPr>
            <w:noProof/>
            <w:webHidden/>
          </w:rPr>
          <w:fldChar w:fldCharType="separate"/>
        </w:r>
        <w:r>
          <w:rPr>
            <w:noProof/>
            <w:webHidden/>
          </w:rPr>
          <w:t>85</w:t>
        </w:r>
        <w:r>
          <w:rPr>
            <w:noProof/>
            <w:webHidden/>
          </w:rPr>
          <w:fldChar w:fldCharType="end"/>
        </w:r>
      </w:hyperlink>
    </w:p>
    <w:p w14:paraId="024FEE43"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187" w:history="1">
        <w:r w:rsidRPr="00F76558">
          <w:rPr>
            <w:rStyle w:val="Hyperlink"/>
            <w:noProof/>
          </w:rPr>
          <w:t>The Canticles</w:t>
        </w:r>
        <w:r>
          <w:rPr>
            <w:noProof/>
            <w:webHidden/>
          </w:rPr>
          <w:tab/>
        </w:r>
        <w:r>
          <w:rPr>
            <w:noProof/>
            <w:webHidden/>
          </w:rPr>
          <w:fldChar w:fldCharType="begin"/>
        </w:r>
        <w:r>
          <w:rPr>
            <w:noProof/>
            <w:webHidden/>
          </w:rPr>
          <w:instrText xml:space="preserve"> PAGEREF _Toc459399187 \h </w:instrText>
        </w:r>
        <w:r>
          <w:rPr>
            <w:noProof/>
            <w:webHidden/>
          </w:rPr>
        </w:r>
        <w:r>
          <w:rPr>
            <w:noProof/>
            <w:webHidden/>
          </w:rPr>
          <w:fldChar w:fldCharType="separate"/>
        </w:r>
        <w:r>
          <w:rPr>
            <w:noProof/>
            <w:webHidden/>
          </w:rPr>
          <w:t>325</w:t>
        </w:r>
        <w:r>
          <w:rPr>
            <w:noProof/>
            <w:webHidden/>
          </w:rPr>
          <w:fldChar w:fldCharType="end"/>
        </w:r>
      </w:hyperlink>
    </w:p>
    <w:p w14:paraId="4F7430BE" w14:textId="77777777" w:rsidR="00513E2D" w:rsidRDefault="00513E2D">
      <w:pPr>
        <w:pStyle w:val="TOC1"/>
        <w:tabs>
          <w:tab w:val="right" w:leader="dot" w:pos="8846"/>
        </w:tabs>
        <w:rPr>
          <w:rFonts w:asciiTheme="minorHAnsi" w:eastAsia="宋体" w:hAnsiTheme="minorHAnsi"/>
          <w:noProof/>
          <w:szCs w:val="24"/>
          <w:lang w:val="en-US" w:eastAsia="zh-CN"/>
        </w:rPr>
      </w:pPr>
      <w:hyperlink w:anchor="_Toc459399188" w:history="1">
        <w:r w:rsidRPr="00F76558">
          <w:rPr>
            <w:rStyle w:val="Hyperlink"/>
            <w:noProof/>
          </w:rPr>
          <w:t>The Annual Psalis and Theotokia</w:t>
        </w:r>
        <w:r>
          <w:rPr>
            <w:noProof/>
            <w:webHidden/>
          </w:rPr>
          <w:tab/>
        </w:r>
        <w:r>
          <w:rPr>
            <w:noProof/>
            <w:webHidden/>
          </w:rPr>
          <w:fldChar w:fldCharType="begin"/>
        </w:r>
        <w:r>
          <w:rPr>
            <w:noProof/>
            <w:webHidden/>
          </w:rPr>
          <w:instrText xml:space="preserve"> PAGEREF _Toc459399188 \h </w:instrText>
        </w:r>
        <w:r>
          <w:rPr>
            <w:noProof/>
            <w:webHidden/>
          </w:rPr>
        </w:r>
        <w:r>
          <w:rPr>
            <w:noProof/>
            <w:webHidden/>
          </w:rPr>
          <w:fldChar w:fldCharType="separate"/>
        </w:r>
        <w:r>
          <w:rPr>
            <w:noProof/>
            <w:webHidden/>
          </w:rPr>
          <w:t>408</w:t>
        </w:r>
        <w:r>
          <w:rPr>
            <w:noProof/>
            <w:webHidden/>
          </w:rPr>
          <w:fldChar w:fldCharType="end"/>
        </w:r>
      </w:hyperlink>
    </w:p>
    <w:p w14:paraId="377ECFE7"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189" w:history="1">
        <w:r w:rsidRPr="00F76558">
          <w:rPr>
            <w:rStyle w:val="Hyperlink"/>
            <w:noProof/>
          </w:rPr>
          <w:t>Sunday</w:t>
        </w:r>
        <w:r>
          <w:rPr>
            <w:noProof/>
            <w:webHidden/>
          </w:rPr>
          <w:tab/>
        </w:r>
        <w:r>
          <w:rPr>
            <w:noProof/>
            <w:webHidden/>
          </w:rPr>
          <w:fldChar w:fldCharType="begin"/>
        </w:r>
        <w:r>
          <w:rPr>
            <w:noProof/>
            <w:webHidden/>
          </w:rPr>
          <w:instrText xml:space="preserve"> PAGEREF _Toc459399189 \h </w:instrText>
        </w:r>
        <w:r>
          <w:rPr>
            <w:noProof/>
            <w:webHidden/>
          </w:rPr>
        </w:r>
        <w:r>
          <w:rPr>
            <w:noProof/>
            <w:webHidden/>
          </w:rPr>
          <w:fldChar w:fldCharType="separate"/>
        </w:r>
        <w:r>
          <w:rPr>
            <w:noProof/>
            <w:webHidden/>
          </w:rPr>
          <w:t>409</w:t>
        </w:r>
        <w:r>
          <w:rPr>
            <w:noProof/>
            <w:webHidden/>
          </w:rPr>
          <w:fldChar w:fldCharType="end"/>
        </w:r>
      </w:hyperlink>
    </w:p>
    <w:p w14:paraId="16FAAA76"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190" w:history="1">
        <w:r w:rsidRPr="00F76558">
          <w:rPr>
            <w:rStyle w:val="Hyperlink"/>
            <w:noProof/>
          </w:rPr>
          <w:t>The Conclusion of the Adam Theotokias</w:t>
        </w:r>
        <w:r>
          <w:rPr>
            <w:noProof/>
            <w:webHidden/>
          </w:rPr>
          <w:tab/>
        </w:r>
        <w:r>
          <w:rPr>
            <w:noProof/>
            <w:webHidden/>
          </w:rPr>
          <w:fldChar w:fldCharType="begin"/>
        </w:r>
        <w:r>
          <w:rPr>
            <w:noProof/>
            <w:webHidden/>
          </w:rPr>
          <w:instrText xml:space="preserve"> PAGEREF _Toc459399190 \h </w:instrText>
        </w:r>
        <w:r>
          <w:rPr>
            <w:noProof/>
            <w:webHidden/>
          </w:rPr>
        </w:r>
        <w:r>
          <w:rPr>
            <w:noProof/>
            <w:webHidden/>
          </w:rPr>
          <w:fldChar w:fldCharType="separate"/>
        </w:r>
        <w:r>
          <w:rPr>
            <w:noProof/>
            <w:webHidden/>
          </w:rPr>
          <w:t>448</w:t>
        </w:r>
        <w:r>
          <w:rPr>
            <w:noProof/>
            <w:webHidden/>
          </w:rPr>
          <w:fldChar w:fldCharType="end"/>
        </w:r>
      </w:hyperlink>
    </w:p>
    <w:p w14:paraId="296A26AB"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191" w:history="1">
        <w:r w:rsidRPr="00F76558">
          <w:rPr>
            <w:rStyle w:val="Hyperlink"/>
            <w:noProof/>
          </w:rPr>
          <w:t>Monday</w:t>
        </w:r>
        <w:r>
          <w:rPr>
            <w:noProof/>
            <w:webHidden/>
          </w:rPr>
          <w:tab/>
        </w:r>
        <w:r>
          <w:rPr>
            <w:noProof/>
            <w:webHidden/>
          </w:rPr>
          <w:fldChar w:fldCharType="begin"/>
        </w:r>
        <w:r>
          <w:rPr>
            <w:noProof/>
            <w:webHidden/>
          </w:rPr>
          <w:instrText xml:space="preserve"> PAGEREF _Toc459399191 \h </w:instrText>
        </w:r>
        <w:r>
          <w:rPr>
            <w:noProof/>
            <w:webHidden/>
          </w:rPr>
        </w:r>
        <w:r>
          <w:rPr>
            <w:noProof/>
            <w:webHidden/>
          </w:rPr>
          <w:fldChar w:fldCharType="separate"/>
        </w:r>
        <w:r>
          <w:rPr>
            <w:noProof/>
            <w:webHidden/>
          </w:rPr>
          <w:t>451</w:t>
        </w:r>
        <w:r>
          <w:rPr>
            <w:noProof/>
            <w:webHidden/>
          </w:rPr>
          <w:fldChar w:fldCharType="end"/>
        </w:r>
      </w:hyperlink>
    </w:p>
    <w:p w14:paraId="685A31A1"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192" w:history="1">
        <w:r w:rsidRPr="00F76558">
          <w:rPr>
            <w:rStyle w:val="Hyperlink"/>
            <w:noProof/>
          </w:rPr>
          <w:t>Tuesday</w:t>
        </w:r>
        <w:r>
          <w:rPr>
            <w:noProof/>
            <w:webHidden/>
          </w:rPr>
          <w:tab/>
        </w:r>
        <w:r>
          <w:rPr>
            <w:noProof/>
            <w:webHidden/>
          </w:rPr>
          <w:fldChar w:fldCharType="begin"/>
        </w:r>
        <w:r>
          <w:rPr>
            <w:noProof/>
            <w:webHidden/>
          </w:rPr>
          <w:instrText xml:space="preserve"> PAGEREF _Toc459399192 \h </w:instrText>
        </w:r>
        <w:r>
          <w:rPr>
            <w:noProof/>
            <w:webHidden/>
          </w:rPr>
        </w:r>
        <w:r>
          <w:rPr>
            <w:noProof/>
            <w:webHidden/>
          </w:rPr>
          <w:fldChar w:fldCharType="separate"/>
        </w:r>
        <w:r>
          <w:rPr>
            <w:noProof/>
            <w:webHidden/>
          </w:rPr>
          <w:t>466</w:t>
        </w:r>
        <w:r>
          <w:rPr>
            <w:noProof/>
            <w:webHidden/>
          </w:rPr>
          <w:fldChar w:fldCharType="end"/>
        </w:r>
      </w:hyperlink>
    </w:p>
    <w:p w14:paraId="672EE093"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193" w:history="1">
        <w:r w:rsidRPr="00F76558">
          <w:rPr>
            <w:rStyle w:val="Hyperlink"/>
            <w:noProof/>
          </w:rPr>
          <w:t>Wednesday</w:t>
        </w:r>
        <w:r>
          <w:rPr>
            <w:noProof/>
            <w:webHidden/>
          </w:rPr>
          <w:tab/>
        </w:r>
        <w:r>
          <w:rPr>
            <w:noProof/>
            <w:webHidden/>
          </w:rPr>
          <w:fldChar w:fldCharType="begin"/>
        </w:r>
        <w:r>
          <w:rPr>
            <w:noProof/>
            <w:webHidden/>
          </w:rPr>
          <w:instrText xml:space="preserve"> PAGEREF _Toc459399193 \h </w:instrText>
        </w:r>
        <w:r>
          <w:rPr>
            <w:noProof/>
            <w:webHidden/>
          </w:rPr>
        </w:r>
        <w:r>
          <w:rPr>
            <w:noProof/>
            <w:webHidden/>
          </w:rPr>
          <w:fldChar w:fldCharType="separate"/>
        </w:r>
        <w:r>
          <w:rPr>
            <w:noProof/>
            <w:webHidden/>
          </w:rPr>
          <w:t>478</w:t>
        </w:r>
        <w:r>
          <w:rPr>
            <w:noProof/>
            <w:webHidden/>
          </w:rPr>
          <w:fldChar w:fldCharType="end"/>
        </w:r>
      </w:hyperlink>
    </w:p>
    <w:p w14:paraId="0C6A679C"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194" w:history="1">
        <w:r w:rsidRPr="00F76558">
          <w:rPr>
            <w:rStyle w:val="Hyperlink"/>
            <w:noProof/>
          </w:rPr>
          <w:t>Thursday</w:t>
        </w:r>
        <w:r>
          <w:rPr>
            <w:noProof/>
            <w:webHidden/>
          </w:rPr>
          <w:tab/>
        </w:r>
        <w:r>
          <w:rPr>
            <w:noProof/>
            <w:webHidden/>
          </w:rPr>
          <w:fldChar w:fldCharType="begin"/>
        </w:r>
        <w:r>
          <w:rPr>
            <w:noProof/>
            <w:webHidden/>
          </w:rPr>
          <w:instrText xml:space="preserve"> PAGEREF _Toc459399194 \h </w:instrText>
        </w:r>
        <w:r>
          <w:rPr>
            <w:noProof/>
            <w:webHidden/>
          </w:rPr>
        </w:r>
        <w:r>
          <w:rPr>
            <w:noProof/>
            <w:webHidden/>
          </w:rPr>
          <w:fldChar w:fldCharType="separate"/>
        </w:r>
        <w:r>
          <w:rPr>
            <w:noProof/>
            <w:webHidden/>
          </w:rPr>
          <w:t>490</w:t>
        </w:r>
        <w:r>
          <w:rPr>
            <w:noProof/>
            <w:webHidden/>
          </w:rPr>
          <w:fldChar w:fldCharType="end"/>
        </w:r>
      </w:hyperlink>
    </w:p>
    <w:p w14:paraId="691576FA"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195" w:history="1">
        <w:r w:rsidRPr="00F76558">
          <w:rPr>
            <w:rStyle w:val="Hyperlink"/>
            <w:noProof/>
          </w:rPr>
          <w:t>Friday</w:t>
        </w:r>
        <w:r>
          <w:rPr>
            <w:noProof/>
            <w:webHidden/>
          </w:rPr>
          <w:tab/>
        </w:r>
        <w:r>
          <w:rPr>
            <w:noProof/>
            <w:webHidden/>
          </w:rPr>
          <w:fldChar w:fldCharType="begin"/>
        </w:r>
        <w:r>
          <w:rPr>
            <w:noProof/>
            <w:webHidden/>
          </w:rPr>
          <w:instrText xml:space="preserve"> PAGEREF _Toc459399195 \h </w:instrText>
        </w:r>
        <w:r>
          <w:rPr>
            <w:noProof/>
            <w:webHidden/>
          </w:rPr>
        </w:r>
        <w:r>
          <w:rPr>
            <w:noProof/>
            <w:webHidden/>
          </w:rPr>
          <w:fldChar w:fldCharType="separate"/>
        </w:r>
        <w:r>
          <w:rPr>
            <w:noProof/>
            <w:webHidden/>
          </w:rPr>
          <w:t>505</w:t>
        </w:r>
        <w:r>
          <w:rPr>
            <w:noProof/>
            <w:webHidden/>
          </w:rPr>
          <w:fldChar w:fldCharType="end"/>
        </w:r>
      </w:hyperlink>
    </w:p>
    <w:p w14:paraId="77825492"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196" w:history="1">
        <w:r w:rsidRPr="00F76558">
          <w:rPr>
            <w:rStyle w:val="Hyperlink"/>
            <w:noProof/>
          </w:rPr>
          <w:t>Saturday</w:t>
        </w:r>
        <w:r>
          <w:rPr>
            <w:noProof/>
            <w:webHidden/>
          </w:rPr>
          <w:tab/>
        </w:r>
        <w:r>
          <w:rPr>
            <w:noProof/>
            <w:webHidden/>
          </w:rPr>
          <w:fldChar w:fldCharType="begin"/>
        </w:r>
        <w:r>
          <w:rPr>
            <w:noProof/>
            <w:webHidden/>
          </w:rPr>
          <w:instrText xml:space="preserve"> PAGEREF _Toc459399196 \h </w:instrText>
        </w:r>
        <w:r>
          <w:rPr>
            <w:noProof/>
            <w:webHidden/>
          </w:rPr>
        </w:r>
        <w:r>
          <w:rPr>
            <w:noProof/>
            <w:webHidden/>
          </w:rPr>
          <w:fldChar w:fldCharType="separate"/>
        </w:r>
        <w:r>
          <w:rPr>
            <w:noProof/>
            <w:webHidden/>
          </w:rPr>
          <w:t>514</w:t>
        </w:r>
        <w:r>
          <w:rPr>
            <w:noProof/>
            <w:webHidden/>
          </w:rPr>
          <w:fldChar w:fldCharType="end"/>
        </w:r>
      </w:hyperlink>
    </w:p>
    <w:p w14:paraId="5DF359A0"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197" w:history="1">
        <w:r w:rsidRPr="00F76558">
          <w:rPr>
            <w:rStyle w:val="Hyperlink"/>
            <w:noProof/>
          </w:rPr>
          <w:t>The Ending of the Batos Theotokias</w:t>
        </w:r>
        <w:r>
          <w:rPr>
            <w:noProof/>
            <w:webHidden/>
          </w:rPr>
          <w:tab/>
        </w:r>
        <w:r>
          <w:rPr>
            <w:noProof/>
            <w:webHidden/>
          </w:rPr>
          <w:fldChar w:fldCharType="begin"/>
        </w:r>
        <w:r>
          <w:rPr>
            <w:noProof/>
            <w:webHidden/>
          </w:rPr>
          <w:instrText xml:space="preserve"> PAGEREF _Toc459399197 \h </w:instrText>
        </w:r>
        <w:r>
          <w:rPr>
            <w:noProof/>
            <w:webHidden/>
          </w:rPr>
        </w:r>
        <w:r>
          <w:rPr>
            <w:noProof/>
            <w:webHidden/>
          </w:rPr>
          <w:fldChar w:fldCharType="separate"/>
        </w:r>
        <w:r>
          <w:rPr>
            <w:noProof/>
            <w:webHidden/>
          </w:rPr>
          <w:t>529</w:t>
        </w:r>
        <w:r>
          <w:rPr>
            <w:noProof/>
            <w:webHidden/>
          </w:rPr>
          <w:fldChar w:fldCharType="end"/>
        </w:r>
      </w:hyperlink>
    </w:p>
    <w:p w14:paraId="5BC2413D" w14:textId="77777777" w:rsidR="00513E2D" w:rsidRDefault="00513E2D">
      <w:pPr>
        <w:pStyle w:val="TOC1"/>
        <w:tabs>
          <w:tab w:val="right" w:leader="dot" w:pos="8846"/>
        </w:tabs>
        <w:rPr>
          <w:rFonts w:asciiTheme="minorHAnsi" w:eastAsia="宋体" w:hAnsiTheme="minorHAnsi"/>
          <w:noProof/>
          <w:szCs w:val="24"/>
          <w:lang w:val="en-US" w:eastAsia="zh-CN"/>
        </w:rPr>
      </w:pPr>
      <w:hyperlink w:anchor="_Toc459399198" w:history="1">
        <w:r w:rsidRPr="00F76558">
          <w:rPr>
            <w:rStyle w:val="Hyperlink"/>
            <w:noProof/>
          </w:rPr>
          <w:t>The Raising of Incense</w:t>
        </w:r>
        <w:r>
          <w:rPr>
            <w:noProof/>
            <w:webHidden/>
          </w:rPr>
          <w:tab/>
        </w:r>
        <w:r>
          <w:rPr>
            <w:noProof/>
            <w:webHidden/>
          </w:rPr>
          <w:fldChar w:fldCharType="begin"/>
        </w:r>
        <w:r>
          <w:rPr>
            <w:noProof/>
            <w:webHidden/>
          </w:rPr>
          <w:instrText xml:space="preserve"> PAGEREF _Toc459399198 \h </w:instrText>
        </w:r>
        <w:r>
          <w:rPr>
            <w:noProof/>
            <w:webHidden/>
          </w:rPr>
        </w:r>
        <w:r>
          <w:rPr>
            <w:noProof/>
            <w:webHidden/>
          </w:rPr>
          <w:fldChar w:fldCharType="separate"/>
        </w:r>
        <w:r>
          <w:rPr>
            <w:noProof/>
            <w:webHidden/>
          </w:rPr>
          <w:t>531</w:t>
        </w:r>
        <w:r>
          <w:rPr>
            <w:noProof/>
            <w:webHidden/>
          </w:rPr>
          <w:fldChar w:fldCharType="end"/>
        </w:r>
      </w:hyperlink>
    </w:p>
    <w:p w14:paraId="464DB380" w14:textId="77777777" w:rsidR="00513E2D" w:rsidRDefault="00513E2D">
      <w:pPr>
        <w:pStyle w:val="TOC1"/>
        <w:tabs>
          <w:tab w:val="right" w:leader="dot" w:pos="8846"/>
        </w:tabs>
        <w:rPr>
          <w:rFonts w:asciiTheme="minorHAnsi" w:eastAsia="宋体" w:hAnsiTheme="minorHAnsi"/>
          <w:noProof/>
          <w:szCs w:val="24"/>
          <w:lang w:val="en-US" w:eastAsia="zh-CN"/>
        </w:rPr>
      </w:pPr>
      <w:hyperlink w:anchor="_Toc459399199" w:history="1">
        <w:r w:rsidRPr="00F76558">
          <w:rPr>
            <w:rStyle w:val="Hyperlink"/>
            <w:noProof/>
          </w:rPr>
          <w:t>The Book of Psalis and Doxologies</w:t>
        </w:r>
        <w:r>
          <w:rPr>
            <w:noProof/>
            <w:webHidden/>
          </w:rPr>
          <w:tab/>
        </w:r>
        <w:r>
          <w:rPr>
            <w:noProof/>
            <w:webHidden/>
          </w:rPr>
          <w:fldChar w:fldCharType="begin"/>
        </w:r>
        <w:r>
          <w:rPr>
            <w:noProof/>
            <w:webHidden/>
          </w:rPr>
          <w:instrText xml:space="preserve"> PAGEREF _Toc459399199 \h </w:instrText>
        </w:r>
        <w:r>
          <w:rPr>
            <w:noProof/>
            <w:webHidden/>
          </w:rPr>
        </w:r>
        <w:r>
          <w:rPr>
            <w:noProof/>
            <w:webHidden/>
          </w:rPr>
          <w:fldChar w:fldCharType="separate"/>
        </w:r>
        <w:r>
          <w:rPr>
            <w:noProof/>
            <w:webHidden/>
          </w:rPr>
          <w:t>566</w:t>
        </w:r>
        <w:r>
          <w:rPr>
            <w:noProof/>
            <w:webHidden/>
          </w:rPr>
          <w:fldChar w:fldCharType="end"/>
        </w:r>
      </w:hyperlink>
    </w:p>
    <w:p w14:paraId="2DEC1662"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200" w:history="1">
        <w:r w:rsidRPr="00F76558">
          <w:rPr>
            <w:rStyle w:val="Hyperlink"/>
            <w:noProof/>
          </w:rPr>
          <w:t>General and Common Doxologies</w:t>
        </w:r>
        <w:r>
          <w:rPr>
            <w:noProof/>
            <w:webHidden/>
          </w:rPr>
          <w:tab/>
        </w:r>
        <w:r>
          <w:rPr>
            <w:noProof/>
            <w:webHidden/>
          </w:rPr>
          <w:fldChar w:fldCharType="begin"/>
        </w:r>
        <w:r>
          <w:rPr>
            <w:noProof/>
            <w:webHidden/>
          </w:rPr>
          <w:instrText xml:space="preserve"> PAGEREF _Toc459399200 \h </w:instrText>
        </w:r>
        <w:r>
          <w:rPr>
            <w:noProof/>
            <w:webHidden/>
          </w:rPr>
        </w:r>
        <w:r>
          <w:rPr>
            <w:noProof/>
            <w:webHidden/>
          </w:rPr>
          <w:fldChar w:fldCharType="separate"/>
        </w:r>
        <w:r>
          <w:rPr>
            <w:noProof/>
            <w:webHidden/>
          </w:rPr>
          <w:t>567</w:t>
        </w:r>
        <w:r>
          <w:rPr>
            <w:noProof/>
            <w:webHidden/>
          </w:rPr>
          <w:fldChar w:fldCharType="end"/>
        </w:r>
      </w:hyperlink>
    </w:p>
    <w:p w14:paraId="5523821F"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201" w:history="1">
        <w:r w:rsidRPr="00F76558">
          <w:rPr>
            <w:rStyle w:val="Hyperlink"/>
            <w:noProof/>
          </w:rPr>
          <w:t xml:space="preserve">September or </w:t>
        </w:r>
        <w:r w:rsidRPr="00F76558">
          <w:rPr>
            <w:rStyle w:val="Hyperlink"/>
            <w:rFonts w:ascii="FreeSerifAvvaShenouda" w:eastAsia="Arial Unicode MS" w:hAnsi="FreeSerifAvvaShenouda" w:cs="FreeSerifAvvaShenouda"/>
            <w:noProof/>
            <w:lang w:val="en-US"/>
          </w:rPr>
          <w:t>Ⲑⲟⲟⲩⲧ</w:t>
        </w:r>
        <w:r>
          <w:rPr>
            <w:noProof/>
            <w:webHidden/>
          </w:rPr>
          <w:tab/>
        </w:r>
        <w:r>
          <w:rPr>
            <w:noProof/>
            <w:webHidden/>
          </w:rPr>
          <w:fldChar w:fldCharType="begin"/>
        </w:r>
        <w:r>
          <w:rPr>
            <w:noProof/>
            <w:webHidden/>
          </w:rPr>
          <w:instrText xml:space="preserve"> PAGEREF _Toc459399201 \h </w:instrText>
        </w:r>
        <w:r>
          <w:rPr>
            <w:noProof/>
            <w:webHidden/>
          </w:rPr>
        </w:r>
        <w:r>
          <w:rPr>
            <w:noProof/>
            <w:webHidden/>
          </w:rPr>
          <w:fldChar w:fldCharType="separate"/>
        </w:r>
        <w:r>
          <w:rPr>
            <w:noProof/>
            <w:webHidden/>
          </w:rPr>
          <w:t>588</w:t>
        </w:r>
        <w:r>
          <w:rPr>
            <w:noProof/>
            <w:webHidden/>
          </w:rPr>
          <w:fldChar w:fldCharType="end"/>
        </w:r>
      </w:hyperlink>
    </w:p>
    <w:p w14:paraId="4E43B4E7"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202" w:history="1">
        <w:r w:rsidRPr="00F76558">
          <w:rPr>
            <w:rStyle w:val="Hyperlink"/>
            <w:noProof/>
          </w:rPr>
          <w:t xml:space="preserve">October or </w:t>
        </w:r>
        <w:r w:rsidRPr="00F76558">
          <w:rPr>
            <w:rStyle w:val="Hyperlink"/>
            <w:rFonts w:ascii="FreeSerifAvvaShenouda" w:hAnsi="FreeSerifAvvaShenouda" w:cs="FreeSerifAvvaShenouda"/>
            <w:noProof/>
          </w:rPr>
          <w:t>Ⲡⲁⲱⲡⲉ</w:t>
        </w:r>
        <w:r>
          <w:rPr>
            <w:noProof/>
            <w:webHidden/>
          </w:rPr>
          <w:tab/>
        </w:r>
        <w:r>
          <w:rPr>
            <w:noProof/>
            <w:webHidden/>
          </w:rPr>
          <w:fldChar w:fldCharType="begin"/>
        </w:r>
        <w:r>
          <w:rPr>
            <w:noProof/>
            <w:webHidden/>
          </w:rPr>
          <w:instrText xml:space="preserve"> PAGEREF _Toc459399202 \h </w:instrText>
        </w:r>
        <w:r>
          <w:rPr>
            <w:noProof/>
            <w:webHidden/>
          </w:rPr>
        </w:r>
        <w:r>
          <w:rPr>
            <w:noProof/>
            <w:webHidden/>
          </w:rPr>
          <w:fldChar w:fldCharType="separate"/>
        </w:r>
        <w:r>
          <w:rPr>
            <w:noProof/>
            <w:webHidden/>
          </w:rPr>
          <w:t>637</w:t>
        </w:r>
        <w:r>
          <w:rPr>
            <w:noProof/>
            <w:webHidden/>
          </w:rPr>
          <w:fldChar w:fldCharType="end"/>
        </w:r>
      </w:hyperlink>
    </w:p>
    <w:p w14:paraId="167FF35D"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203" w:history="1">
        <w:r w:rsidRPr="00F76558">
          <w:rPr>
            <w:rStyle w:val="Hyperlink"/>
            <w:noProof/>
          </w:rPr>
          <w:t xml:space="preserve">November or </w:t>
        </w:r>
        <w:r w:rsidRPr="00F76558">
          <w:rPr>
            <w:rStyle w:val="Hyperlink"/>
            <w:rFonts w:ascii="FreeSerifAvvaShenouda" w:eastAsia="Arial Unicode MS" w:hAnsi="FreeSerifAvvaShenouda" w:cs="FreeSerifAvvaShenouda"/>
            <w:noProof/>
          </w:rPr>
          <w:t>Ⲁⲑⲟⲣ</w:t>
        </w:r>
        <w:r>
          <w:rPr>
            <w:noProof/>
            <w:webHidden/>
          </w:rPr>
          <w:tab/>
        </w:r>
        <w:r>
          <w:rPr>
            <w:noProof/>
            <w:webHidden/>
          </w:rPr>
          <w:fldChar w:fldCharType="begin"/>
        </w:r>
        <w:r>
          <w:rPr>
            <w:noProof/>
            <w:webHidden/>
          </w:rPr>
          <w:instrText xml:space="preserve"> PAGEREF _Toc459399203 \h </w:instrText>
        </w:r>
        <w:r>
          <w:rPr>
            <w:noProof/>
            <w:webHidden/>
          </w:rPr>
        </w:r>
        <w:r>
          <w:rPr>
            <w:noProof/>
            <w:webHidden/>
          </w:rPr>
          <w:fldChar w:fldCharType="separate"/>
        </w:r>
        <w:r>
          <w:rPr>
            <w:noProof/>
            <w:webHidden/>
          </w:rPr>
          <w:t>648</w:t>
        </w:r>
        <w:r>
          <w:rPr>
            <w:noProof/>
            <w:webHidden/>
          </w:rPr>
          <w:fldChar w:fldCharType="end"/>
        </w:r>
      </w:hyperlink>
    </w:p>
    <w:p w14:paraId="45A7EA69"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204" w:history="1">
        <w:r w:rsidRPr="00F76558">
          <w:rPr>
            <w:rStyle w:val="Hyperlink"/>
            <w:noProof/>
          </w:rPr>
          <w:t xml:space="preserve">December or </w:t>
        </w:r>
        <w:r w:rsidRPr="00F76558">
          <w:rPr>
            <w:rStyle w:val="Hyperlink"/>
            <w:rFonts w:ascii="FreeSerifAvvaShenouda" w:hAnsi="FreeSerifAvvaShenouda" w:cs="FreeSerifAvvaShenouda"/>
            <w:noProof/>
          </w:rPr>
          <w:t>Ⲕⲟⲓⲁϩⲕ</w:t>
        </w:r>
        <w:r>
          <w:rPr>
            <w:noProof/>
            <w:webHidden/>
          </w:rPr>
          <w:tab/>
        </w:r>
        <w:r>
          <w:rPr>
            <w:noProof/>
            <w:webHidden/>
          </w:rPr>
          <w:fldChar w:fldCharType="begin"/>
        </w:r>
        <w:r>
          <w:rPr>
            <w:noProof/>
            <w:webHidden/>
          </w:rPr>
          <w:instrText xml:space="preserve"> PAGEREF _Toc459399204 \h </w:instrText>
        </w:r>
        <w:r>
          <w:rPr>
            <w:noProof/>
            <w:webHidden/>
          </w:rPr>
        </w:r>
        <w:r>
          <w:rPr>
            <w:noProof/>
            <w:webHidden/>
          </w:rPr>
          <w:fldChar w:fldCharType="separate"/>
        </w:r>
        <w:r>
          <w:rPr>
            <w:noProof/>
            <w:webHidden/>
          </w:rPr>
          <w:t>667</w:t>
        </w:r>
        <w:r>
          <w:rPr>
            <w:noProof/>
            <w:webHidden/>
          </w:rPr>
          <w:fldChar w:fldCharType="end"/>
        </w:r>
      </w:hyperlink>
    </w:p>
    <w:p w14:paraId="55D89DC1"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205" w:history="1">
        <w:r w:rsidRPr="00F76558">
          <w:rPr>
            <w:rStyle w:val="Hyperlink"/>
            <w:noProof/>
          </w:rPr>
          <w:t xml:space="preserve">January or </w:t>
        </w:r>
        <w:r w:rsidRPr="00F76558">
          <w:rPr>
            <w:rStyle w:val="Hyperlink"/>
            <w:rFonts w:ascii="FreeSerifAvvaShenouda" w:hAnsi="FreeSerifAvvaShenouda" w:cs="FreeSerifAvvaShenouda"/>
            <w:noProof/>
          </w:rPr>
          <w:t>Ⲧⲱⲃⲓ</w:t>
        </w:r>
        <w:r>
          <w:rPr>
            <w:noProof/>
            <w:webHidden/>
          </w:rPr>
          <w:tab/>
        </w:r>
        <w:r>
          <w:rPr>
            <w:noProof/>
            <w:webHidden/>
          </w:rPr>
          <w:fldChar w:fldCharType="begin"/>
        </w:r>
        <w:r>
          <w:rPr>
            <w:noProof/>
            <w:webHidden/>
          </w:rPr>
          <w:instrText xml:space="preserve"> PAGEREF _Toc459399205 \h </w:instrText>
        </w:r>
        <w:r>
          <w:rPr>
            <w:noProof/>
            <w:webHidden/>
          </w:rPr>
        </w:r>
        <w:r>
          <w:rPr>
            <w:noProof/>
            <w:webHidden/>
          </w:rPr>
          <w:fldChar w:fldCharType="separate"/>
        </w:r>
        <w:r>
          <w:rPr>
            <w:noProof/>
            <w:webHidden/>
          </w:rPr>
          <w:t>733</w:t>
        </w:r>
        <w:r>
          <w:rPr>
            <w:noProof/>
            <w:webHidden/>
          </w:rPr>
          <w:fldChar w:fldCharType="end"/>
        </w:r>
      </w:hyperlink>
    </w:p>
    <w:p w14:paraId="7228C642"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206" w:history="1">
        <w:r w:rsidRPr="00F76558">
          <w:rPr>
            <w:rStyle w:val="Hyperlink"/>
            <w:noProof/>
          </w:rPr>
          <w:t xml:space="preserve">February or </w:t>
        </w:r>
        <w:r w:rsidRPr="00F76558">
          <w:rPr>
            <w:rStyle w:val="Hyperlink"/>
            <w:rFonts w:ascii="FreeSerifAvvaShenouda" w:hAnsi="FreeSerifAvvaShenouda" w:cs="FreeSerifAvvaShenouda"/>
            <w:noProof/>
          </w:rPr>
          <w:t>Ⲙϣⲓⲣ</w:t>
        </w:r>
        <w:r>
          <w:rPr>
            <w:noProof/>
            <w:webHidden/>
          </w:rPr>
          <w:tab/>
        </w:r>
        <w:r>
          <w:rPr>
            <w:noProof/>
            <w:webHidden/>
          </w:rPr>
          <w:fldChar w:fldCharType="begin"/>
        </w:r>
        <w:r>
          <w:rPr>
            <w:noProof/>
            <w:webHidden/>
          </w:rPr>
          <w:instrText xml:space="preserve"> PAGEREF _Toc459399206 \h </w:instrText>
        </w:r>
        <w:r>
          <w:rPr>
            <w:noProof/>
            <w:webHidden/>
          </w:rPr>
        </w:r>
        <w:r>
          <w:rPr>
            <w:noProof/>
            <w:webHidden/>
          </w:rPr>
          <w:fldChar w:fldCharType="separate"/>
        </w:r>
        <w:r>
          <w:rPr>
            <w:noProof/>
            <w:webHidden/>
          </w:rPr>
          <w:t>797</w:t>
        </w:r>
        <w:r>
          <w:rPr>
            <w:noProof/>
            <w:webHidden/>
          </w:rPr>
          <w:fldChar w:fldCharType="end"/>
        </w:r>
      </w:hyperlink>
    </w:p>
    <w:p w14:paraId="214AC751"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207" w:history="1">
        <w:r w:rsidRPr="00F76558">
          <w:rPr>
            <w:rStyle w:val="Hyperlink"/>
            <w:noProof/>
          </w:rPr>
          <w:t xml:space="preserve">March or </w:t>
        </w:r>
        <w:r w:rsidRPr="00F76558">
          <w:rPr>
            <w:rStyle w:val="Hyperlink"/>
            <w:rFonts w:ascii="FreeSerifAvvaShenouda" w:hAnsi="FreeSerifAvvaShenouda" w:cs="FreeSerifAvvaShenouda"/>
            <w:noProof/>
          </w:rPr>
          <w:t>Ⲡⲁⲣⲙϩⲟⲧⲡ</w:t>
        </w:r>
        <w:r>
          <w:rPr>
            <w:noProof/>
            <w:webHidden/>
          </w:rPr>
          <w:tab/>
        </w:r>
        <w:r>
          <w:rPr>
            <w:noProof/>
            <w:webHidden/>
          </w:rPr>
          <w:fldChar w:fldCharType="begin"/>
        </w:r>
        <w:r>
          <w:rPr>
            <w:noProof/>
            <w:webHidden/>
          </w:rPr>
          <w:instrText xml:space="preserve"> PAGEREF _Toc459399207 \h </w:instrText>
        </w:r>
        <w:r>
          <w:rPr>
            <w:noProof/>
            <w:webHidden/>
          </w:rPr>
        </w:r>
        <w:r>
          <w:rPr>
            <w:noProof/>
            <w:webHidden/>
          </w:rPr>
          <w:fldChar w:fldCharType="separate"/>
        </w:r>
        <w:r>
          <w:rPr>
            <w:noProof/>
            <w:webHidden/>
          </w:rPr>
          <w:t>803</w:t>
        </w:r>
        <w:r>
          <w:rPr>
            <w:noProof/>
            <w:webHidden/>
          </w:rPr>
          <w:fldChar w:fldCharType="end"/>
        </w:r>
      </w:hyperlink>
    </w:p>
    <w:p w14:paraId="4CCD3349"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208" w:history="1">
        <w:r w:rsidRPr="00F76558">
          <w:rPr>
            <w:rStyle w:val="Hyperlink"/>
            <w:noProof/>
          </w:rPr>
          <w:t>April</w:t>
        </w:r>
        <w:r w:rsidRPr="00F76558">
          <w:rPr>
            <w:rStyle w:val="Hyperlink"/>
            <w:noProof/>
            <w:lang w:val="en-US"/>
          </w:rPr>
          <w:t xml:space="preserve"> or</w:t>
        </w:r>
        <w:r w:rsidRPr="00F76558">
          <w:rPr>
            <w:rStyle w:val="Hyperlink"/>
            <w:noProof/>
          </w:rPr>
          <w:t xml:space="preserve"> </w:t>
        </w:r>
        <w:r w:rsidRPr="00F76558">
          <w:rPr>
            <w:rStyle w:val="Hyperlink"/>
            <w:rFonts w:ascii="FreeSerifAvvaShenouda" w:hAnsi="FreeSerifAvvaShenouda" w:cs="FreeSerifAvvaShenouda"/>
            <w:noProof/>
          </w:rPr>
          <w:t>Ⲡⲁⲣⲙⲟⲩⲧⲉ</w:t>
        </w:r>
        <w:r>
          <w:rPr>
            <w:noProof/>
            <w:webHidden/>
          </w:rPr>
          <w:tab/>
        </w:r>
        <w:r>
          <w:rPr>
            <w:noProof/>
            <w:webHidden/>
          </w:rPr>
          <w:fldChar w:fldCharType="begin"/>
        </w:r>
        <w:r>
          <w:rPr>
            <w:noProof/>
            <w:webHidden/>
          </w:rPr>
          <w:instrText xml:space="preserve"> PAGEREF _Toc459399208 \h </w:instrText>
        </w:r>
        <w:r>
          <w:rPr>
            <w:noProof/>
            <w:webHidden/>
          </w:rPr>
        </w:r>
        <w:r>
          <w:rPr>
            <w:noProof/>
            <w:webHidden/>
          </w:rPr>
          <w:fldChar w:fldCharType="separate"/>
        </w:r>
        <w:r>
          <w:rPr>
            <w:noProof/>
            <w:webHidden/>
          </w:rPr>
          <w:t>821</w:t>
        </w:r>
        <w:r>
          <w:rPr>
            <w:noProof/>
            <w:webHidden/>
          </w:rPr>
          <w:fldChar w:fldCharType="end"/>
        </w:r>
      </w:hyperlink>
    </w:p>
    <w:p w14:paraId="77354E95"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209" w:history="1">
        <w:r w:rsidRPr="00F76558">
          <w:rPr>
            <w:rStyle w:val="Hyperlink"/>
            <w:noProof/>
          </w:rPr>
          <w:t xml:space="preserve">May or </w:t>
        </w:r>
        <w:r w:rsidRPr="00F76558">
          <w:rPr>
            <w:rStyle w:val="Hyperlink"/>
            <w:rFonts w:ascii="FreeSerifAvvaShenouda" w:eastAsia="Arial Unicode MS" w:hAnsi="FreeSerifAvvaShenouda" w:cs="FreeSerifAvvaShenouda"/>
            <w:noProof/>
            <w:lang w:val="en-US"/>
          </w:rPr>
          <w:t>Ⲡⲁϣⲁⲛⲥ</w:t>
        </w:r>
        <w:r>
          <w:rPr>
            <w:noProof/>
            <w:webHidden/>
          </w:rPr>
          <w:tab/>
        </w:r>
        <w:r>
          <w:rPr>
            <w:noProof/>
            <w:webHidden/>
          </w:rPr>
          <w:fldChar w:fldCharType="begin"/>
        </w:r>
        <w:r>
          <w:rPr>
            <w:noProof/>
            <w:webHidden/>
          </w:rPr>
          <w:instrText xml:space="preserve"> PAGEREF _Toc459399209 \h </w:instrText>
        </w:r>
        <w:r>
          <w:rPr>
            <w:noProof/>
            <w:webHidden/>
          </w:rPr>
        </w:r>
        <w:r>
          <w:rPr>
            <w:noProof/>
            <w:webHidden/>
          </w:rPr>
          <w:fldChar w:fldCharType="separate"/>
        </w:r>
        <w:r>
          <w:rPr>
            <w:noProof/>
            <w:webHidden/>
          </w:rPr>
          <w:t>828</w:t>
        </w:r>
        <w:r>
          <w:rPr>
            <w:noProof/>
            <w:webHidden/>
          </w:rPr>
          <w:fldChar w:fldCharType="end"/>
        </w:r>
      </w:hyperlink>
    </w:p>
    <w:p w14:paraId="5314ACE1"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210" w:history="1">
        <w:r w:rsidRPr="00F76558">
          <w:rPr>
            <w:rStyle w:val="Hyperlink"/>
            <w:noProof/>
          </w:rPr>
          <w:t xml:space="preserve">June or </w:t>
        </w:r>
        <w:r w:rsidRPr="00F76558">
          <w:rPr>
            <w:rStyle w:val="Hyperlink"/>
            <w:rFonts w:ascii="FreeSerifAvvaShenouda" w:hAnsi="FreeSerifAvvaShenouda" w:cs="FreeSerifAvvaShenouda"/>
            <w:noProof/>
          </w:rPr>
          <w:t>Ⲡⲁⲱⲛⲉ</w:t>
        </w:r>
        <w:r>
          <w:rPr>
            <w:noProof/>
            <w:webHidden/>
          </w:rPr>
          <w:tab/>
        </w:r>
        <w:r>
          <w:rPr>
            <w:noProof/>
            <w:webHidden/>
          </w:rPr>
          <w:fldChar w:fldCharType="begin"/>
        </w:r>
        <w:r>
          <w:rPr>
            <w:noProof/>
            <w:webHidden/>
          </w:rPr>
          <w:instrText xml:space="preserve"> PAGEREF _Toc459399210 \h </w:instrText>
        </w:r>
        <w:r>
          <w:rPr>
            <w:noProof/>
            <w:webHidden/>
          </w:rPr>
        </w:r>
        <w:r>
          <w:rPr>
            <w:noProof/>
            <w:webHidden/>
          </w:rPr>
          <w:fldChar w:fldCharType="separate"/>
        </w:r>
        <w:r>
          <w:rPr>
            <w:noProof/>
            <w:webHidden/>
          </w:rPr>
          <w:t>851</w:t>
        </w:r>
        <w:r>
          <w:rPr>
            <w:noProof/>
            <w:webHidden/>
          </w:rPr>
          <w:fldChar w:fldCharType="end"/>
        </w:r>
      </w:hyperlink>
    </w:p>
    <w:p w14:paraId="5B390C3A"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211" w:history="1">
        <w:r w:rsidRPr="00F76558">
          <w:rPr>
            <w:rStyle w:val="Hyperlink"/>
            <w:noProof/>
          </w:rPr>
          <w:t xml:space="preserve">July or </w:t>
        </w:r>
        <w:r w:rsidRPr="00F76558">
          <w:rPr>
            <w:rStyle w:val="Hyperlink"/>
            <w:rFonts w:ascii="FreeSerifAvvaShenouda" w:hAnsi="FreeSerifAvvaShenouda" w:cs="FreeSerifAvvaShenouda"/>
            <w:noProof/>
          </w:rPr>
          <w:t>Ⲉⲡⲏⲡ</w:t>
        </w:r>
        <w:r>
          <w:rPr>
            <w:noProof/>
            <w:webHidden/>
          </w:rPr>
          <w:tab/>
        </w:r>
        <w:r>
          <w:rPr>
            <w:noProof/>
            <w:webHidden/>
          </w:rPr>
          <w:fldChar w:fldCharType="begin"/>
        </w:r>
        <w:r>
          <w:rPr>
            <w:noProof/>
            <w:webHidden/>
          </w:rPr>
          <w:instrText xml:space="preserve"> PAGEREF _Toc459399211 \h </w:instrText>
        </w:r>
        <w:r>
          <w:rPr>
            <w:noProof/>
            <w:webHidden/>
          </w:rPr>
        </w:r>
        <w:r>
          <w:rPr>
            <w:noProof/>
            <w:webHidden/>
          </w:rPr>
          <w:fldChar w:fldCharType="separate"/>
        </w:r>
        <w:r>
          <w:rPr>
            <w:noProof/>
            <w:webHidden/>
          </w:rPr>
          <w:t>878</w:t>
        </w:r>
        <w:r>
          <w:rPr>
            <w:noProof/>
            <w:webHidden/>
          </w:rPr>
          <w:fldChar w:fldCharType="end"/>
        </w:r>
      </w:hyperlink>
    </w:p>
    <w:p w14:paraId="3696FAC4"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212" w:history="1">
        <w:r w:rsidRPr="00F76558">
          <w:rPr>
            <w:rStyle w:val="Hyperlink"/>
            <w:noProof/>
          </w:rPr>
          <w:t xml:space="preserve">August or </w:t>
        </w:r>
        <w:r w:rsidRPr="00F76558">
          <w:rPr>
            <w:rStyle w:val="Hyperlink"/>
            <w:rFonts w:ascii="FreeSerifAvvaShenouda" w:hAnsi="FreeSerifAvvaShenouda" w:cs="FreeSerifAvvaShenouda"/>
            <w:noProof/>
          </w:rPr>
          <w:t>Ⲙⲉⲥⲟⲣⲏ and Ⲕⲟⲩϫⲓ ⲛ</w:t>
        </w:r>
        <w:r w:rsidRPr="00F76558">
          <w:rPr>
            <w:rStyle w:val="Hyperlink"/>
            <w:rFonts w:ascii="FreeSerifAvvaShenouda" w:hAnsi="FreeSerifAvvaShenouda" w:cs="FreeSerifAvvaShenouda"/>
            <w:noProof/>
            <w:lang w:val="en-US"/>
          </w:rPr>
          <w:t xml:space="preserve">̀ⲁ̀ⲃⲟⲧ </w:t>
        </w:r>
        <w:r w:rsidRPr="00F76558">
          <w:rPr>
            <w:rStyle w:val="Hyperlink"/>
            <w:noProof/>
          </w:rPr>
          <w:t>(The Little Month)</w:t>
        </w:r>
        <w:r>
          <w:rPr>
            <w:noProof/>
            <w:webHidden/>
          </w:rPr>
          <w:tab/>
        </w:r>
        <w:r>
          <w:rPr>
            <w:noProof/>
            <w:webHidden/>
          </w:rPr>
          <w:fldChar w:fldCharType="begin"/>
        </w:r>
        <w:r>
          <w:rPr>
            <w:noProof/>
            <w:webHidden/>
          </w:rPr>
          <w:instrText xml:space="preserve"> PAGEREF _Toc459399212 \h </w:instrText>
        </w:r>
        <w:r>
          <w:rPr>
            <w:noProof/>
            <w:webHidden/>
          </w:rPr>
        </w:r>
        <w:r>
          <w:rPr>
            <w:noProof/>
            <w:webHidden/>
          </w:rPr>
          <w:fldChar w:fldCharType="separate"/>
        </w:r>
        <w:r>
          <w:rPr>
            <w:noProof/>
            <w:webHidden/>
          </w:rPr>
          <w:t>892</w:t>
        </w:r>
        <w:r>
          <w:rPr>
            <w:noProof/>
            <w:webHidden/>
          </w:rPr>
          <w:fldChar w:fldCharType="end"/>
        </w:r>
      </w:hyperlink>
    </w:p>
    <w:p w14:paraId="591F080B"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213" w:history="1">
        <w:r w:rsidRPr="00F76558">
          <w:rPr>
            <w:rStyle w:val="Hyperlink"/>
            <w:noProof/>
          </w:rPr>
          <w:t xml:space="preserve">Hymns for December or </w:t>
        </w:r>
        <w:r w:rsidRPr="00F76558">
          <w:rPr>
            <w:rStyle w:val="Hyperlink"/>
            <w:rFonts w:ascii="FreeSerifAvvaShenouda" w:hAnsi="FreeSerifAvvaShenouda" w:cs="FreeSerifAvvaShenouda"/>
            <w:noProof/>
          </w:rPr>
          <w:t>Ⲕⲟⲓⲁϩⲕ</w:t>
        </w:r>
        <w:r>
          <w:rPr>
            <w:noProof/>
            <w:webHidden/>
          </w:rPr>
          <w:tab/>
        </w:r>
        <w:r>
          <w:rPr>
            <w:noProof/>
            <w:webHidden/>
          </w:rPr>
          <w:fldChar w:fldCharType="begin"/>
        </w:r>
        <w:r>
          <w:rPr>
            <w:noProof/>
            <w:webHidden/>
          </w:rPr>
          <w:instrText xml:space="preserve"> PAGEREF _Toc459399213 \h </w:instrText>
        </w:r>
        <w:r>
          <w:rPr>
            <w:noProof/>
            <w:webHidden/>
          </w:rPr>
        </w:r>
        <w:r>
          <w:rPr>
            <w:noProof/>
            <w:webHidden/>
          </w:rPr>
          <w:fldChar w:fldCharType="separate"/>
        </w:r>
        <w:r>
          <w:rPr>
            <w:noProof/>
            <w:webHidden/>
          </w:rPr>
          <w:t>917</w:t>
        </w:r>
        <w:r>
          <w:rPr>
            <w:noProof/>
            <w:webHidden/>
          </w:rPr>
          <w:fldChar w:fldCharType="end"/>
        </w:r>
      </w:hyperlink>
    </w:p>
    <w:p w14:paraId="16847BD8"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214" w:history="1">
        <w:r w:rsidRPr="00F76558">
          <w:rPr>
            <w:rStyle w:val="Hyperlink"/>
            <w:noProof/>
          </w:rPr>
          <w:t>The Pascal Cycle</w:t>
        </w:r>
        <w:r>
          <w:rPr>
            <w:noProof/>
            <w:webHidden/>
          </w:rPr>
          <w:tab/>
        </w:r>
        <w:r>
          <w:rPr>
            <w:noProof/>
            <w:webHidden/>
          </w:rPr>
          <w:fldChar w:fldCharType="begin"/>
        </w:r>
        <w:r>
          <w:rPr>
            <w:noProof/>
            <w:webHidden/>
          </w:rPr>
          <w:instrText xml:space="preserve"> PAGEREF _Toc459399214 \h </w:instrText>
        </w:r>
        <w:r>
          <w:rPr>
            <w:noProof/>
            <w:webHidden/>
          </w:rPr>
        </w:r>
        <w:r>
          <w:rPr>
            <w:noProof/>
            <w:webHidden/>
          </w:rPr>
          <w:fldChar w:fldCharType="separate"/>
        </w:r>
        <w:r>
          <w:rPr>
            <w:noProof/>
            <w:webHidden/>
          </w:rPr>
          <w:t>1016</w:t>
        </w:r>
        <w:r>
          <w:rPr>
            <w:noProof/>
            <w:webHidden/>
          </w:rPr>
          <w:fldChar w:fldCharType="end"/>
        </w:r>
      </w:hyperlink>
    </w:p>
    <w:p w14:paraId="738FCBE2"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215" w:history="1">
        <w:r w:rsidRPr="00F76558">
          <w:rPr>
            <w:rStyle w:val="Hyperlink"/>
            <w:noProof/>
          </w:rPr>
          <w:t>Index of Psalis</w:t>
        </w:r>
        <w:r>
          <w:rPr>
            <w:noProof/>
            <w:webHidden/>
          </w:rPr>
          <w:tab/>
        </w:r>
        <w:r>
          <w:rPr>
            <w:noProof/>
            <w:webHidden/>
          </w:rPr>
          <w:fldChar w:fldCharType="begin"/>
        </w:r>
        <w:r>
          <w:rPr>
            <w:noProof/>
            <w:webHidden/>
          </w:rPr>
          <w:instrText xml:space="preserve"> PAGEREF _Toc459399215 \h </w:instrText>
        </w:r>
        <w:r>
          <w:rPr>
            <w:noProof/>
            <w:webHidden/>
          </w:rPr>
        </w:r>
        <w:r>
          <w:rPr>
            <w:noProof/>
            <w:webHidden/>
          </w:rPr>
          <w:fldChar w:fldCharType="separate"/>
        </w:r>
        <w:r>
          <w:rPr>
            <w:noProof/>
            <w:webHidden/>
          </w:rPr>
          <w:t>1091</w:t>
        </w:r>
        <w:r>
          <w:rPr>
            <w:noProof/>
            <w:webHidden/>
          </w:rPr>
          <w:fldChar w:fldCharType="end"/>
        </w:r>
      </w:hyperlink>
    </w:p>
    <w:p w14:paraId="6E8D82B4"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216" w:history="1">
        <w:r w:rsidRPr="00F76558">
          <w:rPr>
            <w:rStyle w:val="Hyperlink"/>
            <w:noProof/>
          </w:rPr>
          <w:t>Index of Doxologies</w:t>
        </w:r>
        <w:r>
          <w:rPr>
            <w:noProof/>
            <w:webHidden/>
          </w:rPr>
          <w:tab/>
        </w:r>
        <w:r>
          <w:rPr>
            <w:noProof/>
            <w:webHidden/>
          </w:rPr>
          <w:fldChar w:fldCharType="begin"/>
        </w:r>
        <w:r>
          <w:rPr>
            <w:noProof/>
            <w:webHidden/>
          </w:rPr>
          <w:instrText xml:space="preserve"> PAGEREF _Toc459399216 \h </w:instrText>
        </w:r>
        <w:r>
          <w:rPr>
            <w:noProof/>
            <w:webHidden/>
          </w:rPr>
        </w:r>
        <w:r>
          <w:rPr>
            <w:noProof/>
            <w:webHidden/>
          </w:rPr>
          <w:fldChar w:fldCharType="separate"/>
        </w:r>
        <w:r>
          <w:rPr>
            <w:noProof/>
            <w:webHidden/>
          </w:rPr>
          <w:t>1093</w:t>
        </w:r>
        <w:r>
          <w:rPr>
            <w:noProof/>
            <w:webHidden/>
          </w:rPr>
          <w:fldChar w:fldCharType="end"/>
        </w:r>
      </w:hyperlink>
    </w:p>
    <w:p w14:paraId="45DC18EB" w14:textId="77777777" w:rsidR="00513E2D" w:rsidRDefault="00513E2D">
      <w:pPr>
        <w:pStyle w:val="TOC1"/>
        <w:tabs>
          <w:tab w:val="right" w:leader="dot" w:pos="8846"/>
        </w:tabs>
        <w:rPr>
          <w:rFonts w:asciiTheme="minorHAnsi" w:eastAsia="宋体" w:hAnsiTheme="minorHAnsi"/>
          <w:noProof/>
          <w:szCs w:val="24"/>
          <w:lang w:val="en-US" w:eastAsia="zh-CN"/>
        </w:rPr>
      </w:pPr>
      <w:hyperlink w:anchor="_Toc459399217" w:history="1">
        <w:r w:rsidRPr="00F76558">
          <w:rPr>
            <w:rStyle w:val="Hyperlink"/>
            <w:noProof/>
          </w:rPr>
          <w:t>Non-Traditional</w:t>
        </w:r>
        <w:r>
          <w:rPr>
            <w:noProof/>
            <w:webHidden/>
          </w:rPr>
          <w:tab/>
        </w:r>
        <w:r>
          <w:rPr>
            <w:noProof/>
            <w:webHidden/>
          </w:rPr>
          <w:fldChar w:fldCharType="begin"/>
        </w:r>
        <w:r>
          <w:rPr>
            <w:noProof/>
            <w:webHidden/>
          </w:rPr>
          <w:instrText xml:space="preserve"> PAGEREF _Toc459399217 \h </w:instrText>
        </w:r>
        <w:r>
          <w:rPr>
            <w:noProof/>
            <w:webHidden/>
          </w:rPr>
        </w:r>
        <w:r>
          <w:rPr>
            <w:noProof/>
            <w:webHidden/>
          </w:rPr>
          <w:fldChar w:fldCharType="separate"/>
        </w:r>
        <w:r>
          <w:rPr>
            <w:noProof/>
            <w:webHidden/>
          </w:rPr>
          <w:t>1098</w:t>
        </w:r>
        <w:r>
          <w:rPr>
            <w:noProof/>
            <w:webHidden/>
          </w:rPr>
          <w:fldChar w:fldCharType="end"/>
        </w:r>
      </w:hyperlink>
    </w:p>
    <w:p w14:paraId="27B4CE02"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218" w:history="1">
        <w:r w:rsidRPr="00F76558">
          <w:rPr>
            <w:rStyle w:val="Hyperlink"/>
            <w:noProof/>
            <w:lang w:val="en-GB"/>
          </w:rPr>
          <w:t>Reader’s Service</w:t>
        </w:r>
        <w:r>
          <w:rPr>
            <w:noProof/>
            <w:webHidden/>
          </w:rPr>
          <w:tab/>
        </w:r>
        <w:r>
          <w:rPr>
            <w:noProof/>
            <w:webHidden/>
          </w:rPr>
          <w:fldChar w:fldCharType="begin"/>
        </w:r>
        <w:r>
          <w:rPr>
            <w:noProof/>
            <w:webHidden/>
          </w:rPr>
          <w:instrText xml:space="preserve"> PAGEREF _Toc459399218 \h </w:instrText>
        </w:r>
        <w:r>
          <w:rPr>
            <w:noProof/>
            <w:webHidden/>
          </w:rPr>
        </w:r>
        <w:r>
          <w:rPr>
            <w:noProof/>
            <w:webHidden/>
          </w:rPr>
          <w:fldChar w:fldCharType="separate"/>
        </w:r>
        <w:r>
          <w:rPr>
            <w:noProof/>
            <w:webHidden/>
          </w:rPr>
          <w:t>1099</w:t>
        </w:r>
        <w:r>
          <w:rPr>
            <w:noProof/>
            <w:webHidden/>
          </w:rPr>
          <w:fldChar w:fldCharType="end"/>
        </w:r>
      </w:hyperlink>
    </w:p>
    <w:p w14:paraId="5E4FE603" w14:textId="77777777" w:rsidR="00513E2D" w:rsidRDefault="00513E2D">
      <w:pPr>
        <w:pStyle w:val="TOC2"/>
        <w:tabs>
          <w:tab w:val="right" w:leader="dot" w:pos="8846"/>
        </w:tabs>
        <w:rPr>
          <w:rFonts w:asciiTheme="minorHAnsi" w:eastAsia="宋体" w:hAnsiTheme="minorHAnsi"/>
          <w:noProof/>
          <w:szCs w:val="24"/>
          <w:lang w:val="en-US" w:eastAsia="zh-CN"/>
        </w:rPr>
      </w:pPr>
      <w:hyperlink w:anchor="_Toc459399219" w:history="1">
        <w:r w:rsidRPr="00F76558">
          <w:rPr>
            <w:rStyle w:val="Hyperlink"/>
            <w:noProof/>
          </w:rPr>
          <w:t>Prayers for Needs</w:t>
        </w:r>
        <w:r>
          <w:rPr>
            <w:noProof/>
            <w:webHidden/>
          </w:rPr>
          <w:tab/>
        </w:r>
        <w:r>
          <w:rPr>
            <w:noProof/>
            <w:webHidden/>
          </w:rPr>
          <w:fldChar w:fldCharType="begin"/>
        </w:r>
        <w:r>
          <w:rPr>
            <w:noProof/>
            <w:webHidden/>
          </w:rPr>
          <w:instrText xml:space="preserve"> PAGEREF _Toc459399219 \h </w:instrText>
        </w:r>
        <w:r>
          <w:rPr>
            <w:noProof/>
            <w:webHidden/>
          </w:rPr>
        </w:r>
        <w:r>
          <w:rPr>
            <w:noProof/>
            <w:webHidden/>
          </w:rPr>
          <w:fldChar w:fldCharType="separate"/>
        </w:r>
        <w:r>
          <w:rPr>
            <w:noProof/>
            <w:webHidden/>
          </w:rPr>
          <w:t>1120</w:t>
        </w:r>
        <w:r>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289112505"/>
      <w:bookmarkStart w:id="12" w:name="_Toc297322052"/>
      <w:bookmarkStart w:id="13" w:name="_Toc297407697"/>
      <w:bookmarkStart w:id="14" w:name="_Toc298445749"/>
      <w:bookmarkStart w:id="15" w:name="_Toc298681232"/>
      <w:bookmarkStart w:id="16" w:name="_Toc298447474"/>
      <w:bookmarkStart w:id="17" w:name="_Toc308441893"/>
      <w:bookmarkStart w:id="18" w:name="_Toc459399176"/>
      <w:r w:rsidRPr="003A7286">
        <w:lastRenderedPageBreak/>
        <w:t>The Horologion: The Book of the Hour</w:t>
      </w:r>
      <w:bookmarkEnd w:id="10"/>
      <w:bookmarkEnd w:id="18"/>
    </w:p>
    <w:p w14:paraId="04A2C45E" w14:textId="77777777" w:rsidR="00964F23" w:rsidRDefault="00964F23" w:rsidP="00964F23">
      <w:pPr>
        <w:pStyle w:val="Heading2"/>
      </w:pPr>
      <w:bookmarkStart w:id="19" w:name="_Toc410196171"/>
      <w:bookmarkStart w:id="20" w:name="_Toc410196402"/>
      <w:bookmarkStart w:id="21" w:name="_Toc410196904"/>
      <w:bookmarkStart w:id="22" w:name="Vespers"/>
      <w:bookmarkStart w:id="23" w:name="_Toc459399177"/>
      <w:r>
        <w:lastRenderedPageBreak/>
        <w:t>The Setting of the Sun: Vespers (the Eleventh Hour)</w:t>
      </w:r>
      <w:bookmarkEnd w:id="19"/>
      <w:bookmarkEnd w:id="20"/>
      <w:bookmarkEnd w:id="21"/>
      <w:bookmarkEnd w:id="2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0488B5D5" w14:textId="77777777" w:rsidR="00513E2D" w:rsidRDefault="009800DB">
          <w:pPr>
            <w:pStyle w:val="TOC3"/>
            <w:tabs>
              <w:tab w:val="right" w:leader="dot" w:pos="8846"/>
            </w:tabs>
            <w:rPr>
              <w:rFonts w:asciiTheme="minorHAnsi" w:eastAsia="宋体"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59399220" w:history="1">
            <w:r w:rsidR="00513E2D" w:rsidRPr="00D675C1">
              <w:rPr>
                <w:rStyle w:val="Hyperlink"/>
                <w:noProof/>
              </w:rPr>
              <w:t>Vespers Praise</w:t>
            </w:r>
            <w:r w:rsidR="00513E2D">
              <w:rPr>
                <w:noProof/>
                <w:webHidden/>
              </w:rPr>
              <w:tab/>
            </w:r>
            <w:r w:rsidR="00513E2D">
              <w:rPr>
                <w:noProof/>
                <w:webHidden/>
              </w:rPr>
              <w:fldChar w:fldCharType="begin"/>
            </w:r>
            <w:r w:rsidR="00513E2D">
              <w:rPr>
                <w:noProof/>
                <w:webHidden/>
              </w:rPr>
              <w:instrText xml:space="preserve"> PAGEREF _Toc459399220 \h </w:instrText>
            </w:r>
            <w:r w:rsidR="00513E2D">
              <w:rPr>
                <w:noProof/>
                <w:webHidden/>
              </w:rPr>
            </w:r>
            <w:r w:rsidR="00513E2D">
              <w:rPr>
                <w:noProof/>
                <w:webHidden/>
              </w:rPr>
              <w:fldChar w:fldCharType="separate"/>
            </w:r>
            <w:r w:rsidR="00513E2D">
              <w:rPr>
                <w:noProof/>
                <w:webHidden/>
              </w:rPr>
              <w:t>5</w:t>
            </w:r>
            <w:r w:rsidR="00513E2D">
              <w:rPr>
                <w:noProof/>
                <w:webHidden/>
              </w:rPr>
              <w:fldChar w:fldCharType="end"/>
            </w:r>
          </w:hyperlink>
        </w:p>
        <w:p w14:paraId="0BB46DB8"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21" w:history="1">
            <w:r w:rsidRPr="00D675C1">
              <w:rPr>
                <w:rStyle w:val="Hyperlink"/>
                <w:rFonts w:eastAsia="@MingLiU"/>
                <w:noProof/>
              </w:rPr>
              <w:t>Holy, Holy, Holy</w:t>
            </w:r>
            <w:r>
              <w:rPr>
                <w:noProof/>
                <w:webHidden/>
              </w:rPr>
              <w:tab/>
            </w:r>
            <w:r>
              <w:rPr>
                <w:noProof/>
                <w:webHidden/>
              </w:rPr>
              <w:fldChar w:fldCharType="begin"/>
            </w:r>
            <w:r>
              <w:rPr>
                <w:noProof/>
                <w:webHidden/>
              </w:rPr>
              <w:instrText xml:space="preserve"> PAGEREF _Toc459399221 \h </w:instrText>
            </w:r>
            <w:r>
              <w:rPr>
                <w:noProof/>
                <w:webHidden/>
              </w:rPr>
            </w:r>
            <w:r>
              <w:rPr>
                <w:noProof/>
                <w:webHidden/>
              </w:rPr>
              <w:fldChar w:fldCharType="separate"/>
            </w:r>
            <w:r>
              <w:rPr>
                <w:noProof/>
                <w:webHidden/>
              </w:rPr>
              <w:t>8</w:t>
            </w:r>
            <w:r>
              <w:rPr>
                <w:noProof/>
                <w:webHidden/>
              </w:rPr>
              <w:fldChar w:fldCharType="end"/>
            </w:r>
          </w:hyperlink>
        </w:p>
        <w:p w14:paraId="23E1EE4F"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22" w:history="1">
            <w:r w:rsidRPr="00D675C1">
              <w:rPr>
                <w:rStyle w:val="Hyperlink"/>
                <w:rFonts w:eastAsia="@MingLiU"/>
                <w:noProof/>
              </w:rPr>
              <w:t>The Lord’s Prayer</w:t>
            </w:r>
            <w:r>
              <w:rPr>
                <w:noProof/>
                <w:webHidden/>
              </w:rPr>
              <w:tab/>
            </w:r>
            <w:r>
              <w:rPr>
                <w:noProof/>
                <w:webHidden/>
              </w:rPr>
              <w:fldChar w:fldCharType="begin"/>
            </w:r>
            <w:r>
              <w:rPr>
                <w:noProof/>
                <w:webHidden/>
              </w:rPr>
              <w:instrText xml:space="preserve"> PAGEREF _Toc459399222 \h </w:instrText>
            </w:r>
            <w:r>
              <w:rPr>
                <w:noProof/>
                <w:webHidden/>
              </w:rPr>
            </w:r>
            <w:r>
              <w:rPr>
                <w:noProof/>
                <w:webHidden/>
              </w:rPr>
              <w:fldChar w:fldCharType="separate"/>
            </w:r>
            <w:r>
              <w:rPr>
                <w:noProof/>
                <w:webHidden/>
              </w:rPr>
              <w:t>8</w:t>
            </w:r>
            <w:r>
              <w:rPr>
                <w:noProof/>
                <w:webHidden/>
              </w:rPr>
              <w:fldChar w:fldCharType="end"/>
            </w:r>
          </w:hyperlink>
        </w:p>
        <w:p w14:paraId="2D800499"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23" w:history="1">
            <w:r w:rsidRPr="00D675C1">
              <w:rPr>
                <w:rStyle w:val="Hyperlink"/>
                <w:noProof/>
              </w:rPr>
              <w:t>The Psalms of the Eleventh Hour (Little Vespers)</w:t>
            </w:r>
            <w:r>
              <w:rPr>
                <w:noProof/>
                <w:webHidden/>
              </w:rPr>
              <w:tab/>
            </w:r>
            <w:r>
              <w:rPr>
                <w:noProof/>
                <w:webHidden/>
              </w:rPr>
              <w:fldChar w:fldCharType="begin"/>
            </w:r>
            <w:r>
              <w:rPr>
                <w:noProof/>
                <w:webHidden/>
              </w:rPr>
              <w:instrText xml:space="preserve"> PAGEREF _Toc459399223 \h </w:instrText>
            </w:r>
            <w:r>
              <w:rPr>
                <w:noProof/>
                <w:webHidden/>
              </w:rPr>
            </w:r>
            <w:r>
              <w:rPr>
                <w:noProof/>
                <w:webHidden/>
              </w:rPr>
              <w:fldChar w:fldCharType="separate"/>
            </w:r>
            <w:r>
              <w:rPr>
                <w:noProof/>
                <w:webHidden/>
              </w:rPr>
              <w:t>10</w:t>
            </w:r>
            <w:r>
              <w:rPr>
                <w:noProof/>
                <w:webHidden/>
              </w:rPr>
              <w:fldChar w:fldCharType="end"/>
            </w:r>
          </w:hyperlink>
        </w:p>
        <w:p w14:paraId="233D2864"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24" w:history="1">
            <w:r w:rsidRPr="00D675C1">
              <w:rPr>
                <w:rStyle w:val="Hyperlink"/>
                <w:noProof/>
              </w:rPr>
              <w:t>The Raising of Evening Incense</w:t>
            </w:r>
            <w:r>
              <w:rPr>
                <w:noProof/>
                <w:webHidden/>
              </w:rPr>
              <w:tab/>
            </w:r>
            <w:r>
              <w:rPr>
                <w:noProof/>
                <w:webHidden/>
              </w:rPr>
              <w:fldChar w:fldCharType="begin"/>
            </w:r>
            <w:r>
              <w:rPr>
                <w:noProof/>
                <w:webHidden/>
              </w:rPr>
              <w:instrText xml:space="preserve"> PAGEREF _Toc459399224 \h </w:instrText>
            </w:r>
            <w:r>
              <w:rPr>
                <w:noProof/>
                <w:webHidden/>
              </w:rPr>
            </w:r>
            <w:r>
              <w:rPr>
                <w:noProof/>
                <w:webHidden/>
              </w:rPr>
              <w:fldChar w:fldCharType="separate"/>
            </w:r>
            <w:r>
              <w:rPr>
                <w:noProof/>
                <w:webHidden/>
              </w:rPr>
              <w:t>16</w:t>
            </w:r>
            <w:r>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59399220"/>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47FAA0AF"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513E2D">
        <w:rPr>
          <w:noProof/>
          <w:lang w:val="en-US"/>
        </w:rPr>
        <w:t>902</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CE85F61" w:rsidR="00B102EF" w:rsidRDefault="00B102EF" w:rsidP="004D23BC">
      <w:pPr>
        <w:tabs>
          <w:tab w:val="left" w:pos="720"/>
          <w:tab w:val="left" w:leader="dot" w:pos="7920"/>
        </w:tabs>
      </w:pPr>
      <w:r>
        <w:fldChar w:fldCharType="begin"/>
      </w:r>
      <w:r>
        <w:instrText xml:space="preserve"> REF _Ref448228501 \h </w:instrText>
      </w:r>
      <w:r>
        <w:fldChar w:fldCharType="separate"/>
      </w:r>
      <w:r w:rsidR="00513E2D">
        <w:t>The Fourth Canticle</w:t>
      </w:r>
      <w:r>
        <w:fldChar w:fldCharType="end"/>
      </w:r>
      <w:r>
        <w:tab/>
      </w:r>
      <w:r>
        <w:fldChar w:fldCharType="begin"/>
      </w:r>
      <w:r>
        <w:instrText xml:space="preserve"> PAGEREF _Ref448228505 \h </w:instrText>
      </w:r>
      <w:r>
        <w:fldChar w:fldCharType="separate"/>
      </w:r>
      <w:r w:rsidR="00513E2D">
        <w:rPr>
          <w:noProof/>
        </w:rPr>
        <w:t>399</w:t>
      </w:r>
      <w:r>
        <w:fldChar w:fldCharType="end"/>
      </w:r>
    </w:p>
    <w:p w14:paraId="714598C9" w14:textId="48313731" w:rsidR="00B102EF" w:rsidRDefault="00B102EF" w:rsidP="004D23BC">
      <w:pPr>
        <w:tabs>
          <w:tab w:val="left" w:pos="720"/>
          <w:tab w:val="left" w:leader="dot" w:pos="7920"/>
        </w:tabs>
      </w:pPr>
      <w:r>
        <w:fldChar w:fldCharType="begin"/>
      </w:r>
      <w:r>
        <w:instrText xml:space="preserve"> REF _Ref448228521 \h </w:instrText>
      </w:r>
      <w:r>
        <w:fldChar w:fldCharType="separate"/>
      </w:r>
      <w:r w:rsidR="00513E2D">
        <w:t>The Annual Psalis and Theotokia</w:t>
      </w:r>
      <w:r>
        <w:fldChar w:fldCharType="end"/>
      </w:r>
      <w:r>
        <w:tab/>
      </w:r>
      <w:r>
        <w:fldChar w:fldCharType="begin"/>
      </w:r>
      <w:r>
        <w:instrText xml:space="preserve"> PAGEREF _Ref448228524 \h </w:instrText>
      </w:r>
      <w:r>
        <w:fldChar w:fldCharType="separate"/>
      </w:r>
      <w:r w:rsidR="00513E2D">
        <w:rPr>
          <w:noProof/>
        </w:rPr>
        <w:t>408</w:t>
      </w:r>
      <w:r>
        <w:fldChar w:fldCharType="end"/>
      </w:r>
    </w:p>
    <w:p w14:paraId="160344F1" w14:textId="347F2E1E"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513E2D">
        <w:t>The Book of Psalis and Doxologies</w:t>
      </w:r>
      <w:r>
        <w:fldChar w:fldCharType="end"/>
      </w:r>
      <w:r>
        <w:tab/>
      </w:r>
      <w:r>
        <w:fldChar w:fldCharType="begin"/>
      </w:r>
      <w:r>
        <w:instrText xml:space="preserve"> PAGEREF _Ref448228546 \h </w:instrText>
      </w:r>
      <w:r>
        <w:fldChar w:fldCharType="separate"/>
      </w:r>
      <w:r w:rsidR="00513E2D">
        <w:rPr>
          <w:noProof/>
        </w:rPr>
        <w:t>566</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bookmarkStart w:id="51" w:name="_Toc459399221"/>
            <w:r>
              <w:rPr>
                <w:rFonts w:eastAsia="@MingLiU"/>
              </w:rPr>
              <w:t>Holy, Holy, Holy</w:t>
            </w:r>
            <w:bookmarkEnd w:id="47"/>
            <w:bookmarkEnd w:id="48"/>
            <w:bookmarkEnd w:id="49"/>
            <w:bookmarkEnd w:id="50"/>
            <w:bookmarkEnd w:id="51"/>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2" w:name="_Toc298445790"/>
            <w:bookmarkStart w:id="53" w:name="_Toc298681275"/>
            <w:bookmarkStart w:id="54" w:name="_Toc298447515"/>
            <w:bookmarkStart w:id="55" w:name="_Toc308441913"/>
            <w:bookmarkStart w:id="56" w:name="_Toc459399222"/>
            <w:r>
              <w:rPr>
                <w:rFonts w:eastAsia="@MingLiU"/>
              </w:rPr>
              <w:t>The Lord’s Prayer</w:t>
            </w:r>
            <w:bookmarkEnd w:id="52"/>
            <w:bookmarkEnd w:id="53"/>
            <w:bookmarkEnd w:id="54"/>
            <w:bookmarkEnd w:id="55"/>
            <w:bookmarkEnd w:id="56"/>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7" w:name="_Toc410196173"/>
      <w:bookmarkStart w:id="58" w:name="_Toc410196405"/>
      <w:bookmarkStart w:id="59" w:name="_Toc410196907"/>
      <w:bookmarkStart w:id="60" w:name="_Ref435789546"/>
      <w:bookmarkStart w:id="61" w:name="_Ref435789552"/>
      <w:r>
        <w:br w:type="page"/>
      </w:r>
    </w:p>
    <w:p w14:paraId="25BA8728" w14:textId="2065D657" w:rsidR="00964F23" w:rsidRDefault="00964F23" w:rsidP="00964F23">
      <w:pPr>
        <w:pStyle w:val="Heading3"/>
      </w:pPr>
      <w:bookmarkStart w:id="62" w:name="_Ref445106453"/>
      <w:bookmarkStart w:id="63" w:name="_Toc459399223"/>
      <w:r>
        <w:lastRenderedPageBreak/>
        <w:t>The Psalms of the Eleventh Hour (Little Vespers)</w:t>
      </w:r>
      <w:bookmarkEnd w:id="57"/>
      <w:bookmarkEnd w:id="58"/>
      <w:bookmarkEnd w:id="59"/>
      <w:bookmarkEnd w:id="60"/>
      <w:bookmarkEnd w:id="61"/>
      <w:bookmarkEnd w:id="62"/>
      <w:bookmarkEnd w:id="63"/>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4" w:name="_Ref411967832"/>
      <w:r>
        <w:t>The Lord's Prayer</w:t>
      </w:r>
      <w:bookmarkEnd w:id="64"/>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5" w:name="_Ref411967872"/>
      <w:r>
        <w:t>The Prayer of Thanksgiving</w:t>
      </w:r>
      <w:bookmarkEnd w:id="65"/>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D6D42FA"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513E2D">
        <w:t>Psalm</w:t>
      </w:r>
      <w:r w:rsidR="00513E2D" w:rsidRPr="00AB1781">
        <w:t xml:space="preserve"> 50</w:t>
      </w:r>
      <w:r w:rsidR="00513E2D">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513E2D">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6" w:name="_Ref434576694"/>
      <w:r>
        <w:rPr>
          <w:lang w:val="en-GB"/>
        </w:rPr>
        <w:t>The Psalms</w:t>
      </w:r>
      <w:r w:rsidR="00F14AA6">
        <w:rPr>
          <w:lang w:val="en-GB"/>
        </w:rPr>
        <w:t xml:space="preserve"> of Sunset (Vespers)</w:t>
      </w:r>
      <w:bookmarkEnd w:id="66"/>
    </w:p>
    <w:p w14:paraId="271CA490" w14:textId="0992DA4E"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513E2D">
        <w:t>Psalm</w:t>
      </w:r>
      <w:r w:rsidR="00513E2D" w:rsidRPr="00AB1781">
        <w:t xml:space="preserve"> 116</w:t>
      </w:r>
      <w:r w:rsidR="00513E2D">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513E2D">
        <w:rPr>
          <w:noProof/>
        </w:rPr>
        <w:t>268</w:t>
      </w:r>
      <w:r w:rsidR="003A78C2">
        <w:fldChar w:fldCharType="end"/>
      </w:r>
    </w:p>
    <w:p w14:paraId="10E2000F" w14:textId="45B95525"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513E2D">
        <w:t>Psalm</w:t>
      </w:r>
      <w:r w:rsidR="00513E2D" w:rsidRPr="00AB1781">
        <w:t xml:space="preserve"> 117</w:t>
      </w:r>
      <w:r w:rsidR="00513E2D">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513E2D">
        <w:rPr>
          <w:noProof/>
        </w:rPr>
        <w:t>269</w:t>
      </w:r>
      <w:r w:rsidR="003A78C2">
        <w:fldChar w:fldCharType="end"/>
      </w:r>
    </w:p>
    <w:p w14:paraId="4928E776" w14:textId="3FD6F6FC"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513E2D">
        <w:t>Psalm</w:t>
      </w:r>
      <w:r w:rsidR="00513E2D" w:rsidRPr="00AB1781">
        <w:t xml:space="preserve"> 119</w:t>
      </w:r>
      <w:r w:rsidR="00513E2D">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513E2D">
        <w:rPr>
          <w:noProof/>
        </w:rPr>
        <w:t>287</w:t>
      </w:r>
      <w:r w:rsidR="003A78C2">
        <w:fldChar w:fldCharType="end"/>
      </w:r>
    </w:p>
    <w:p w14:paraId="4144738E" w14:textId="3842359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513E2D">
        <w:t>Psalm</w:t>
      </w:r>
      <w:r w:rsidR="00513E2D" w:rsidRPr="00AB1781">
        <w:t xml:space="preserve"> 120</w:t>
      </w:r>
      <w:r w:rsidR="00513E2D">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513E2D">
        <w:rPr>
          <w:noProof/>
        </w:rPr>
        <w:t>288</w:t>
      </w:r>
      <w:r w:rsidR="003A78C2">
        <w:fldChar w:fldCharType="end"/>
      </w:r>
    </w:p>
    <w:p w14:paraId="7A11F8AE" w14:textId="2402DFE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513E2D">
        <w:t>Psalm</w:t>
      </w:r>
      <w:r w:rsidR="00513E2D" w:rsidRPr="00AB1781">
        <w:t xml:space="preserve"> 121</w:t>
      </w:r>
      <w:r w:rsidR="00513E2D">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513E2D">
        <w:rPr>
          <w:noProof/>
        </w:rPr>
        <w:t>289</w:t>
      </w:r>
      <w:r w:rsidR="003A78C2">
        <w:fldChar w:fldCharType="end"/>
      </w:r>
    </w:p>
    <w:p w14:paraId="1E7E3335" w14:textId="070E701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513E2D">
        <w:t>Psalm</w:t>
      </w:r>
      <w:r w:rsidR="00513E2D" w:rsidRPr="00AB1781">
        <w:t xml:space="preserve"> 122</w:t>
      </w:r>
      <w:r w:rsidR="00513E2D">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513E2D">
        <w:rPr>
          <w:noProof/>
        </w:rPr>
        <w:t>290</w:t>
      </w:r>
      <w:r w:rsidR="003A78C2">
        <w:fldChar w:fldCharType="end"/>
      </w:r>
    </w:p>
    <w:p w14:paraId="6A7F45CD" w14:textId="246319B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513E2D">
        <w:t>Psalm</w:t>
      </w:r>
      <w:r w:rsidR="00513E2D" w:rsidRPr="00AB1781">
        <w:t xml:space="preserve"> 123</w:t>
      </w:r>
      <w:r w:rsidR="00513E2D">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513E2D">
        <w:rPr>
          <w:noProof/>
        </w:rPr>
        <w:t>291</w:t>
      </w:r>
      <w:r w:rsidR="003A78C2">
        <w:fldChar w:fldCharType="end"/>
      </w:r>
    </w:p>
    <w:p w14:paraId="2FA5C99A" w14:textId="3AD83C13"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513E2D">
        <w:t>Psalm</w:t>
      </w:r>
      <w:r w:rsidR="00513E2D" w:rsidRPr="00AB1781">
        <w:t xml:space="preserve"> 124</w:t>
      </w:r>
      <w:r w:rsidR="00513E2D">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513E2D">
        <w:rPr>
          <w:noProof/>
        </w:rPr>
        <w:t>292</w:t>
      </w:r>
      <w:r w:rsidR="003A78C2">
        <w:fldChar w:fldCharType="end"/>
      </w:r>
    </w:p>
    <w:p w14:paraId="0633E3A7" w14:textId="63EA8FC3"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513E2D">
        <w:t>Psalm</w:t>
      </w:r>
      <w:r w:rsidR="00513E2D" w:rsidRPr="00AB1781">
        <w:t xml:space="preserve"> 125</w:t>
      </w:r>
      <w:r w:rsidR="00513E2D">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513E2D">
        <w:rPr>
          <w:noProof/>
        </w:rPr>
        <w:t>293</w:t>
      </w:r>
      <w:r w:rsidR="003A78C2">
        <w:fldChar w:fldCharType="end"/>
      </w:r>
    </w:p>
    <w:p w14:paraId="0FB134D2" w14:textId="6AAAC169"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513E2D">
        <w:t>Psalm</w:t>
      </w:r>
      <w:r w:rsidR="00513E2D" w:rsidRPr="00AB1781">
        <w:t xml:space="preserve"> 126</w:t>
      </w:r>
      <w:r w:rsidR="00513E2D">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513E2D">
        <w:rPr>
          <w:noProof/>
        </w:rPr>
        <w:t>293</w:t>
      </w:r>
      <w:r w:rsidR="003A78C2">
        <w:fldChar w:fldCharType="end"/>
      </w:r>
    </w:p>
    <w:p w14:paraId="1C4403C7" w14:textId="6E1122C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513E2D">
        <w:t>Psalm</w:t>
      </w:r>
      <w:r w:rsidR="00513E2D" w:rsidRPr="00AB1781">
        <w:t xml:space="preserve"> 127</w:t>
      </w:r>
      <w:r w:rsidR="00513E2D">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513E2D">
        <w:rPr>
          <w:noProof/>
        </w:rPr>
        <w:t>294</w:t>
      </w:r>
      <w:r w:rsidR="003A78C2">
        <w:fldChar w:fldCharType="end"/>
      </w:r>
    </w:p>
    <w:p w14:paraId="7851B890" w14:textId="3E651623"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513E2D">
        <w:t>Psalm</w:t>
      </w:r>
      <w:r w:rsidR="00513E2D" w:rsidRPr="00AB1781">
        <w:t xml:space="preserve"> 128</w:t>
      </w:r>
      <w:r w:rsidR="00513E2D">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513E2D">
        <w:rPr>
          <w:noProof/>
        </w:rPr>
        <w:t>295</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7" w:name="_Ref411969137"/>
      <w:r>
        <w:rPr>
          <w:lang w:val="en-GB"/>
        </w:rPr>
        <w:t>Holy, Holy, Holy</w:t>
      </w:r>
      <w:bookmarkEnd w:id="67"/>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8" w:name="_Ref411969145"/>
      <w:r>
        <w:t>The Prayer of the Hours</w:t>
      </w:r>
      <w:bookmarkEnd w:id="68"/>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9" w:name="_Toc410196174"/>
      <w:bookmarkStart w:id="70" w:name="_Toc410196406"/>
      <w:bookmarkStart w:id="71" w:name="_Toc410196908"/>
      <w:bookmarkStart w:id="72" w:name="_Ref434565022"/>
      <w:bookmarkStart w:id="73" w:name="_Ref434565029"/>
      <w:r>
        <w:br w:type="page"/>
      </w:r>
    </w:p>
    <w:p w14:paraId="52132DF2" w14:textId="77777777" w:rsidR="006869EE" w:rsidRDefault="006869EE" w:rsidP="006869EE">
      <w:pPr>
        <w:pStyle w:val="Heading3"/>
      </w:pPr>
      <w:bookmarkStart w:id="74" w:name="_Toc459399224"/>
      <w:r>
        <w:lastRenderedPageBreak/>
        <w:t>The Raising of Evening Incense</w:t>
      </w:r>
      <w:bookmarkEnd w:id="74"/>
    </w:p>
    <w:p w14:paraId="01FE6B91" w14:textId="2BD49E95" w:rsidR="00A02728" w:rsidRPr="000D107E" w:rsidRDefault="006869EE" w:rsidP="006869EE">
      <w:pPr>
        <w:pStyle w:val="Body"/>
      </w:pPr>
      <w:r>
        <w:t xml:space="preserve">See </w:t>
      </w:r>
      <w:r>
        <w:fldChar w:fldCharType="begin"/>
      </w:r>
      <w:r>
        <w:instrText xml:space="preserve"> REF _Ref448227875 \h </w:instrText>
      </w:r>
      <w:r>
        <w:fldChar w:fldCharType="separate"/>
      </w:r>
      <w:r w:rsidR="00513E2D">
        <w:t>The Raising of Incense</w:t>
      </w:r>
      <w:r>
        <w:fldChar w:fldCharType="end"/>
      </w:r>
      <w:r>
        <w:t xml:space="preserve">, page </w:t>
      </w:r>
      <w:r>
        <w:fldChar w:fldCharType="begin"/>
      </w:r>
      <w:r>
        <w:instrText xml:space="preserve"> PAGEREF _Ref448227880 \h </w:instrText>
      </w:r>
      <w:r>
        <w:fldChar w:fldCharType="separate"/>
      </w:r>
      <w:r w:rsidR="00513E2D">
        <w:rPr>
          <w:noProof/>
        </w:rPr>
        <w:t>531</w:t>
      </w:r>
      <w:r>
        <w:fldChar w:fldCharType="end"/>
      </w:r>
      <w:r w:rsidR="00346189">
        <w:br w:type="page"/>
      </w:r>
      <w:bookmarkEnd w:id="69"/>
      <w:bookmarkEnd w:id="70"/>
      <w:bookmarkEnd w:id="71"/>
      <w:bookmarkEnd w:id="72"/>
      <w:bookmarkEnd w:id="73"/>
    </w:p>
    <w:p w14:paraId="18715C71" w14:textId="77777777" w:rsidR="00964F23" w:rsidRDefault="00964F23" w:rsidP="00964F23">
      <w:pPr>
        <w:pStyle w:val="Heading2"/>
      </w:pPr>
      <w:bookmarkStart w:id="75" w:name="_Toc410196175"/>
      <w:bookmarkStart w:id="76" w:name="_Toc410196407"/>
      <w:bookmarkStart w:id="77" w:name="_Toc410196909"/>
      <w:bookmarkStart w:id="78" w:name="Compline"/>
      <w:bookmarkStart w:id="79" w:name="_Toc459399178"/>
      <w:bookmarkEnd w:id="22"/>
      <w:r>
        <w:lastRenderedPageBreak/>
        <w:t>After Supper: Retiring</w:t>
      </w:r>
      <w:r>
        <w:rPr>
          <w:rStyle w:val="FootnoteReference"/>
        </w:rPr>
        <w:footnoteReference w:id="4"/>
      </w:r>
      <w:r>
        <w:t xml:space="preserve"> (the Twelfth Hour)</w:t>
      </w:r>
      <w:bookmarkEnd w:id="75"/>
      <w:bookmarkEnd w:id="76"/>
      <w:bookmarkEnd w:id="77"/>
      <w:bookmarkEnd w:id="79"/>
    </w:p>
    <w:bookmarkStart w:id="80" w:name="_Ref435789575" w:displacedByCustomXml="next"/>
    <w:bookmarkStart w:id="81" w:name="_Ref435789570" w:displacedByCustomXml="next"/>
    <w:bookmarkStart w:id="82" w:name="_Ref435434300" w:displacedByCustomXml="next"/>
    <w:bookmarkStart w:id="83" w:name="_Ref435434294" w:displacedByCustomXml="next"/>
    <w:bookmarkStart w:id="84" w:name="_Toc410196910" w:displacedByCustomXml="next"/>
    <w:bookmarkStart w:id="85" w:name="_Toc410196408" w:displacedByCustomXml="next"/>
    <w:bookmarkStart w:id="86" w:name="_Toc410196176" w:displacedByCustomXml="next"/>
    <w:sdt>
      <w:sdtPr>
        <w:id w:val="-1880776434"/>
        <w:docPartObj>
          <w:docPartGallery w:val="Table of Contents"/>
          <w:docPartUnique/>
        </w:docPartObj>
      </w:sdtPr>
      <w:sdtEndPr>
        <w:rPr>
          <w:b/>
          <w:bCs/>
          <w:noProof/>
        </w:rPr>
      </w:sdtEndPr>
      <w:sdtContent>
        <w:p w14:paraId="1A76859B" w14:textId="77777777" w:rsidR="00513E2D" w:rsidRDefault="009800DB">
          <w:pPr>
            <w:pStyle w:val="TOC3"/>
            <w:tabs>
              <w:tab w:val="right" w:leader="dot" w:pos="8846"/>
            </w:tabs>
            <w:rPr>
              <w:rFonts w:asciiTheme="minorHAnsi" w:eastAsia="宋体"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513E2D">
              <w:rPr>
                <w:noProof/>
                <w:webHidden/>
              </w:rPr>
              <w:t>18</w:t>
            </w:r>
            <w:r w:rsidR="00513E2D">
              <w:rPr>
                <w:noProof/>
                <w:webHidden/>
              </w:rPr>
              <w:fldChar w:fldCharType="end"/>
            </w:r>
          </w:hyperlink>
        </w:p>
        <w:p w14:paraId="4FF057CF"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26" w:history="1">
            <w:r w:rsidRPr="00173827">
              <w:rPr>
                <w:rStyle w:val="Hyperlink"/>
                <w:noProof/>
              </w:rPr>
              <w:t>The Psalms of the Twelfth Hour (Old Rite)</w:t>
            </w:r>
            <w:r>
              <w:rPr>
                <w:noProof/>
                <w:webHidden/>
              </w:rPr>
              <w:tab/>
            </w:r>
            <w:r>
              <w:rPr>
                <w:noProof/>
                <w:webHidden/>
              </w:rPr>
              <w:fldChar w:fldCharType="begin"/>
            </w:r>
            <w:r>
              <w:rPr>
                <w:noProof/>
                <w:webHidden/>
              </w:rPr>
              <w:instrText xml:space="preserve"> PAGEREF _Toc459399226 \h </w:instrText>
            </w:r>
            <w:r>
              <w:rPr>
                <w:noProof/>
                <w:webHidden/>
              </w:rPr>
            </w:r>
            <w:r>
              <w:rPr>
                <w:noProof/>
                <w:webHidden/>
              </w:rPr>
              <w:fldChar w:fldCharType="separate"/>
            </w:r>
            <w:r>
              <w:rPr>
                <w:noProof/>
                <w:webHidden/>
              </w:rPr>
              <w:t>23</w:t>
            </w:r>
            <w:r>
              <w:rPr>
                <w:noProof/>
                <w:webHidden/>
              </w:rPr>
              <w:fldChar w:fldCharType="end"/>
            </w:r>
          </w:hyperlink>
        </w:p>
        <w:p w14:paraId="52658B7F"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27" w:history="1">
            <w:r w:rsidRPr="00173827">
              <w:rPr>
                <w:rStyle w:val="Hyperlink"/>
                <w:noProof/>
              </w:rPr>
              <w:t>The Prayer of the Veil</w:t>
            </w:r>
            <w:r>
              <w:rPr>
                <w:noProof/>
                <w:webHidden/>
              </w:rPr>
              <w:tab/>
            </w:r>
            <w:r>
              <w:rPr>
                <w:noProof/>
                <w:webHidden/>
              </w:rPr>
              <w:fldChar w:fldCharType="begin"/>
            </w:r>
            <w:r>
              <w:rPr>
                <w:noProof/>
                <w:webHidden/>
              </w:rPr>
              <w:instrText xml:space="preserve"> PAGEREF _Toc459399227 \h </w:instrText>
            </w:r>
            <w:r>
              <w:rPr>
                <w:noProof/>
                <w:webHidden/>
              </w:rPr>
            </w:r>
            <w:r>
              <w:rPr>
                <w:noProof/>
                <w:webHidden/>
              </w:rPr>
              <w:fldChar w:fldCharType="separate"/>
            </w:r>
            <w:r>
              <w:rPr>
                <w:noProof/>
                <w:webHidden/>
              </w:rPr>
              <w:t>29</w:t>
            </w:r>
            <w:r>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7" w:name="_Ref436249938"/>
      <w:bookmarkStart w:id="88" w:name="_Ref436249949"/>
      <w:bookmarkStart w:id="89" w:name="_Toc459399225"/>
      <w:r>
        <w:lastRenderedPageBreak/>
        <w:t>The Psalms of the Twelfth Hour</w:t>
      </w:r>
      <w:bookmarkEnd w:id="86"/>
      <w:bookmarkEnd w:id="85"/>
      <w:bookmarkEnd w:id="84"/>
      <w:bookmarkEnd w:id="83"/>
      <w:bookmarkEnd w:id="82"/>
      <w:bookmarkEnd w:id="81"/>
      <w:bookmarkEnd w:id="80"/>
      <w:bookmarkEnd w:id="87"/>
      <w:bookmarkEnd w:id="88"/>
      <w:bookmarkEnd w:id="89"/>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60C5E56"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513E2D">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513E2D">
        <w:rPr>
          <w:noProof/>
          <w:lang w:val="en-US"/>
        </w:rPr>
        <w:t>10</w:t>
      </w:r>
      <w:r w:rsidR="003A78C2">
        <w:rPr>
          <w:lang w:val="en-US"/>
        </w:rPr>
        <w:fldChar w:fldCharType="end"/>
      </w:r>
    </w:p>
    <w:p w14:paraId="306C8546" w14:textId="744F1539"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513E2D">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513E2D">
        <w:rPr>
          <w:noProof/>
          <w:lang w:val="en-US"/>
        </w:rPr>
        <w:t>10</w:t>
      </w:r>
      <w:r w:rsidR="003A78C2">
        <w:rPr>
          <w:lang w:val="en-US"/>
        </w:rPr>
        <w:fldChar w:fldCharType="end"/>
      </w:r>
    </w:p>
    <w:p w14:paraId="4E41A6D8" w14:textId="7BFFD91B"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513E2D">
        <w:t>Psalm</w:t>
      </w:r>
      <w:r w:rsidR="00513E2D" w:rsidRPr="00AB1781">
        <w:t xml:space="preserve"> 50</w:t>
      </w:r>
      <w:r w:rsidR="00513E2D">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513E2D">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0" w:name="_Ref434576945"/>
      <w:r>
        <w:rPr>
          <w:lang w:val="en-GB"/>
        </w:rPr>
        <w:t>The Psalms</w:t>
      </w:r>
      <w:r w:rsidR="00F14AA6">
        <w:rPr>
          <w:lang w:val="en-GB"/>
        </w:rPr>
        <w:t xml:space="preserve"> of Retiring (the Twelfth Hour)</w:t>
      </w:r>
      <w:bookmarkEnd w:id="90"/>
    </w:p>
    <w:p w14:paraId="0C095189" w14:textId="3A0A6DC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513E2D">
        <w:t>Psalm</w:t>
      </w:r>
      <w:r w:rsidR="00513E2D" w:rsidRPr="00AB1781">
        <w:t xml:space="preserve"> 129</w:t>
      </w:r>
      <w:r w:rsidR="00513E2D">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13E2D">
        <w:rPr>
          <w:rFonts w:cstheme="minorBidi"/>
          <w:noProof/>
        </w:rPr>
        <w:t>296</w:t>
      </w:r>
      <w:r w:rsidR="003A78C2" w:rsidRPr="00AC19C5">
        <w:rPr>
          <w:rFonts w:cstheme="minorBidi"/>
        </w:rPr>
        <w:fldChar w:fldCharType="end"/>
      </w:r>
    </w:p>
    <w:p w14:paraId="5C89ADF0" w14:textId="16DE862B"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513E2D">
        <w:t>Psalm</w:t>
      </w:r>
      <w:r w:rsidR="00513E2D" w:rsidRPr="00AB1781">
        <w:t xml:space="preserve"> 130</w:t>
      </w:r>
      <w:r w:rsidR="00513E2D">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13E2D">
        <w:rPr>
          <w:rFonts w:cstheme="minorBidi"/>
          <w:noProof/>
        </w:rPr>
        <w:t>297</w:t>
      </w:r>
      <w:r w:rsidR="003A78C2" w:rsidRPr="00AC19C5">
        <w:rPr>
          <w:rFonts w:cstheme="minorBidi"/>
        </w:rPr>
        <w:fldChar w:fldCharType="end"/>
      </w:r>
    </w:p>
    <w:p w14:paraId="28E2C0BB" w14:textId="70FAB39D"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513E2D">
        <w:t>Psalm</w:t>
      </w:r>
      <w:r w:rsidR="00513E2D" w:rsidRPr="00AB1781">
        <w:t xml:space="preserve"> 131</w:t>
      </w:r>
      <w:r w:rsidR="00513E2D">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13E2D">
        <w:rPr>
          <w:rFonts w:cstheme="minorBidi"/>
          <w:noProof/>
        </w:rPr>
        <w:t>298</w:t>
      </w:r>
      <w:r w:rsidR="003A78C2" w:rsidRPr="00AC19C5">
        <w:rPr>
          <w:rFonts w:cstheme="minorBidi"/>
        </w:rPr>
        <w:fldChar w:fldCharType="end"/>
      </w:r>
    </w:p>
    <w:p w14:paraId="1E089908" w14:textId="40305F3F"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513E2D">
        <w:t>Psalm</w:t>
      </w:r>
      <w:r w:rsidR="00513E2D" w:rsidRPr="00AB1781">
        <w:t xml:space="preserve"> 132</w:t>
      </w:r>
      <w:r w:rsidR="00513E2D">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13E2D">
        <w:rPr>
          <w:rFonts w:cstheme="minorBidi"/>
          <w:noProof/>
        </w:rPr>
        <w:t>299</w:t>
      </w:r>
      <w:r w:rsidR="003A78C2" w:rsidRPr="00AC19C5">
        <w:rPr>
          <w:rFonts w:cstheme="minorBidi"/>
        </w:rPr>
        <w:fldChar w:fldCharType="end"/>
      </w:r>
    </w:p>
    <w:p w14:paraId="4AE38C3E" w14:textId="0192F37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513E2D">
        <w:t>Psalm</w:t>
      </w:r>
      <w:r w:rsidR="00513E2D" w:rsidRPr="00AB1781">
        <w:t xml:space="preserve"> 133</w:t>
      </w:r>
      <w:r w:rsidR="00513E2D">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13E2D">
        <w:rPr>
          <w:rFonts w:cstheme="minorBidi"/>
          <w:noProof/>
        </w:rPr>
        <w:t>300</w:t>
      </w:r>
      <w:r w:rsidR="003A78C2" w:rsidRPr="00AC19C5">
        <w:rPr>
          <w:rFonts w:cstheme="minorBidi"/>
        </w:rPr>
        <w:fldChar w:fldCharType="end"/>
      </w:r>
    </w:p>
    <w:p w14:paraId="1687F32E" w14:textId="3279DFB8"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513E2D">
        <w:t>Psalm</w:t>
      </w:r>
      <w:r w:rsidR="00513E2D" w:rsidRPr="00AB1781">
        <w:t xml:space="preserve"> 136</w:t>
      </w:r>
      <w:r w:rsidR="00513E2D">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13E2D">
        <w:rPr>
          <w:rFonts w:cstheme="minorBidi"/>
          <w:noProof/>
        </w:rPr>
        <w:t>305</w:t>
      </w:r>
      <w:r w:rsidR="003A78C2" w:rsidRPr="00AC19C5">
        <w:rPr>
          <w:rFonts w:cstheme="minorBidi"/>
        </w:rPr>
        <w:fldChar w:fldCharType="end"/>
      </w:r>
    </w:p>
    <w:p w14:paraId="7888D837" w14:textId="3A4424CC"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513E2D">
        <w:t>Psalm</w:t>
      </w:r>
      <w:r w:rsidR="00513E2D" w:rsidRPr="00AB1781">
        <w:t xml:space="preserve"> 137</w:t>
      </w:r>
      <w:r w:rsidR="00513E2D">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13E2D">
        <w:rPr>
          <w:rFonts w:cstheme="minorBidi"/>
          <w:noProof/>
        </w:rPr>
        <w:t>306</w:t>
      </w:r>
      <w:r w:rsidR="003A78C2" w:rsidRPr="00AC19C5">
        <w:rPr>
          <w:rFonts w:cstheme="minorBidi"/>
        </w:rPr>
        <w:fldChar w:fldCharType="end"/>
      </w:r>
    </w:p>
    <w:p w14:paraId="34DBB223" w14:textId="6056EE6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513E2D">
        <w:t>Psalm</w:t>
      </w:r>
      <w:r w:rsidR="00513E2D" w:rsidRPr="00AB1781">
        <w:t xml:space="preserve"> 140</w:t>
      </w:r>
      <w:r w:rsidR="00513E2D">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13E2D">
        <w:rPr>
          <w:rFonts w:cstheme="minorBidi"/>
          <w:noProof/>
        </w:rPr>
        <w:t>310</w:t>
      </w:r>
      <w:r w:rsidR="003A78C2" w:rsidRPr="00AC19C5">
        <w:rPr>
          <w:rFonts w:cstheme="minorBidi"/>
        </w:rPr>
        <w:fldChar w:fldCharType="end"/>
      </w:r>
    </w:p>
    <w:p w14:paraId="6B4DC1CD" w14:textId="04913F90"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513E2D">
        <w:t>Psalm</w:t>
      </w:r>
      <w:r w:rsidR="00513E2D" w:rsidRPr="00AB1781">
        <w:t xml:space="preserve"> 141</w:t>
      </w:r>
      <w:r w:rsidR="00513E2D">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13E2D">
        <w:rPr>
          <w:rFonts w:cstheme="minorBidi"/>
          <w:noProof/>
        </w:rPr>
        <w:t>311</w:t>
      </w:r>
      <w:r w:rsidR="003A78C2" w:rsidRPr="00AC19C5">
        <w:rPr>
          <w:rFonts w:cstheme="minorBidi"/>
        </w:rPr>
        <w:fldChar w:fldCharType="end"/>
      </w:r>
    </w:p>
    <w:p w14:paraId="2110D48E" w14:textId="5402EF79"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513E2D">
        <w:t>Psalm</w:t>
      </w:r>
      <w:r w:rsidR="00513E2D" w:rsidRPr="00AB1781">
        <w:t xml:space="preserve"> 145</w:t>
      </w:r>
      <w:r w:rsidR="00513E2D">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13E2D">
        <w:rPr>
          <w:rFonts w:cstheme="minorBidi"/>
          <w:noProof/>
        </w:rPr>
        <w:t>317</w:t>
      </w:r>
      <w:r w:rsidR="003A78C2" w:rsidRPr="00AC19C5">
        <w:rPr>
          <w:rFonts w:cstheme="minorBidi"/>
        </w:rPr>
        <w:fldChar w:fldCharType="end"/>
      </w:r>
    </w:p>
    <w:p w14:paraId="1DB70176" w14:textId="20AF7110"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513E2D">
        <w:t>Psalm</w:t>
      </w:r>
      <w:r w:rsidR="00513E2D" w:rsidRPr="00AB1781">
        <w:t xml:space="preserve"> 146</w:t>
      </w:r>
      <w:r w:rsidR="00513E2D">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13E2D">
        <w:rPr>
          <w:rFonts w:cstheme="minorBidi"/>
          <w:noProof/>
        </w:rPr>
        <w:t>318</w:t>
      </w:r>
      <w:r w:rsidR="003A78C2" w:rsidRPr="00AC19C5">
        <w:rPr>
          <w:rFonts w:cstheme="minorBidi"/>
        </w:rPr>
        <w:fldChar w:fldCharType="end"/>
      </w:r>
    </w:p>
    <w:p w14:paraId="10BFD659" w14:textId="444144DC"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513E2D">
        <w:t>Psalm</w:t>
      </w:r>
      <w:r w:rsidR="00513E2D" w:rsidRPr="00AB1781">
        <w:t xml:space="preserve"> 147</w:t>
      </w:r>
      <w:r w:rsidR="00513E2D">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13E2D">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1" w:name="_Toc410196177"/>
      <w:bookmarkStart w:id="92" w:name="_Toc410196409"/>
      <w:bookmarkStart w:id="93"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8F63CA"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513E2D">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5A3C236E"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513E2D">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5" w:name="_Toc459399226"/>
      <w:r>
        <w:lastRenderedPageBreak/>
        <w:t>The Psalms of the Twelfth Hour (Old Rite)</w:t>
      </w:r>
      <w:bookmarkEnd w:id="95"/>
    </w:p>
    <w:p w14:paraId="5AF5A3CC" w14:textId="77777777" w:rsidR="00441BAC" w:rsidRDefault="00441BAC" w:rsidP="00441BAC">
      <w:pPr>
        <w:pStyle w:val="Rubric"/>
        <w:rPr>
          <w:lang w:val="en-US"/>
        </w:rPr>
      </w:pPr>
      <w:r>
        <w:rPr>
          <w:lang w:val="en-US"/>
        </w:rPr>
        <w:t>The worshipper prays the introductory prayers,</w:t>
      </w:r>
    </w:p>
    <w:p w14:paraId="1C99B442" w14:textId="44084E77"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513E2D">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513E2D">
        <w:rPr>
          <w:noProof/>
          <w:lang w:val="en-US"/>
        </w:rPr>
        <w:t>10</w:t>
      </w:r>
      <w:r w:rsidR="003A78C2">
        <w:rPr>
          <w:lang w:val="en-US"/>
        </w:rPr>
        <w:fldChar w:fldCharType="end"/>
      </w:r>
    </w:p>
    <w:p w14:paraId="4FA51813" w14:textId="72FCAA7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513E2D">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513E2D">
        <w:rPr>
          <w:noProof/>
          <w:lang w:val="en-US"/>
        </w:rPr>
        <w:t>10</w:t>
      </w:r>
      <w:r w:rsidR="003A78C2">
        <w:rPr>
          <w:lang w:val="en-US"/>
        </w:rPr>
        <w:fldChar w:fldCharType="end"/>
      </w:r>
    </w:p>
    <w:p w14:paraId="0B99716A" w14:textId="5B796AA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513E2D">
        <w:t>Psalm</w:t>
      </w:r>
      <w:r w:rsidR="00513E2D" w:rsidRPr="00AB1781">
        <w:t xml:space="preserve"> 50</w:t>
      </w:r>
      <w:r w:rsidR="00513E2D">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513E2D">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4E29C5EE"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513E2D">
        <w:t>Psalm</w:t>
      </w:r>
      <w:r w:rsidR="00513E2D" w:rsidRPr="00AB1781">
        <w:t xml:space="preserve"> 129</w:t>
      </w:r>
      <w:r w:rsidR="00513E2D">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13E2D">
        <w:rPr>
          <w:rFonts w:cstheme="minorBidi"/>
          <w:noProof/>
        </w:rPr>
        <w:t>296</w:t>
      </w:r>
      <w:r w:rsidR="003A78C2" w:rsidRPr="00AC19C5">
        <w:rPr>
          <w:rFonts w:cstheme="minorBidi"/>
        </w:rPr>
        <w:fldChar w:fldCharType="end"/>
      </w:r>
    </w:p>
    <w:p w14:paraId="1B75A28D" w14:textId="6A3D9FA4"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513E2D">
        <w:t>Psalm</w:t>
      </w:r>
      <w:r w:rsidR="00513E2D" w:rsidRPr="00AB1781">
        <w:t xml:space="preserve"> 130</w:t>
      </w:r>
      <w:r w:rsidR="00513E2D">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13E2D">
        <w:rPr>
          <w:rFonts w:cstheme="minorBidi"/>
          <w:noProof/>
        </w:rPr>
        <w:t>297</w:t>
      </w:r>
      <w:r w:rsidR="003A78C2" w:rsidRPr="00AC19C5">
        <w:rPr>
          <w:rFonts w:cstheme="minorBidi"/>
        </w:rPr>
        <w:fldChar w:fldCharType="end"/>
      </w:r>
    </w:p>
    <w:p w14:paraId="0AE9AF27" w14:textId="78AC3CD5"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513E2D">
        <w:t>Psalm</w:t>
      </w:r>
      <w:r w:rsidR="00513E2D" w:rsidRPr="00AB1781">
        <w:t xml:space="preserve"> 131</w:t>
      </w:r>
      <w:r w:rsidR="00513E2D">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13E2D">
        <w:rPr>
          <w:rFonts w:cstheme="minorBidi"/>
          <w:noProof/>
        </w:rPr>
        <w:t>298</w:t>
      </w:r>
      <w:r w:rsidR="003A78C2" w:rsidRPr="00AC19C5">
        <w:rPr>
          <w:rFonts w:cstheme="minorBidi"/>
        </w:rPr>
        <w:fldChar w:fldCharType="end"/>
      </w:r>
    </w:p>
    <w:p w14:paraId="41F119EC" w14:textId="3851FB7B"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513E2D">
        <w:t>Psalm</w:t>
      </w:r>
      <w:r w:rsidR="00513E2D" w:rsidRPr="00AB1781">
        <w:t xml:space="preserve"> 132</w:t>
      </w:r>
      <w:r w:rsidR="00513E2D">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13E2D">
        <w:rPr>
          <w:rFonts w:cstheme="minorBidi"/>
          <w:noProof/>
        </w:rPr>
        <w:t>299</w:t>
      </w:r>
      <w:r w:rsidR="003A78C2" w:rsidRPr="00AC19C5">
        <w:rPr>
          <w:rFonts w:cstheme="minorBidi"/>
        </w:rPr>
        <w:fldChar w:fldCharType="end"/>
      </w:r>
    </w:p>
    <w:p w14:paraId="597C59C2" w14:textId="7DEBFED3"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513E2D">
        <w:t>Psalm</w:t>
      </w:r>
      <w:r w:rsidR="00513E2D" w:rsidRPr="00AB1781">
        <w:t xml:space="preserve"> 133</w:t>
      </w:r>
      <w:r w:rsidR="00513E2D">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13E2D">
        <w:rPr>
          <w:rFonts w:cstheme="minorBidi"/>
          <w:noProof/>
        </w:rPr>
        <w:t>300</w:t>
      </w:r>
      <w:r w:rsidR="003A78C2" w:rsidRPr="00AC19C5">
        <w:rPr>
          <w:rFonts w:cstheme="minorBidi"/>
        </w:rPr>
        <w:fldChar w:fldCharType="end"/>
      </w:r>
    </w:p>
    <w:p w14:paraId="128C5E51" w14:textId="2B887EA8"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513E2D">
        <w:t>Psalm</w:t>
      </w:r>
      <w:r w:rsidR="00513E2D" w:rsidRPr="00AB1781">
        <w:t xml:space="preserve"> 136</w:t>
      </w:r>
      <w:r w:rsidR="00513E2D">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13E2D">
        <w:rPr>
          <w:rFonts w:cstheme="minorBidi"/>
          <w:noProof/>
        </w:rPr>
        <w:t>305</w:t>
      </w:r>
      <w:r w:rsidR="003A78C2" w:rsidRPr="00AC19C5">
        <w:rPr>
          <w:rFonts w:cstheme="minorBidi"/>
        </w:rPr>
        <w:fldChar w:fldCharType="end"/>
      </w:r>
    </w:p>
    <w:p w14:paraId="2E0B000D" w14:textId="508198B8"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513E2D">
        <w:t>Psalm</w:t>
      </w:r>
      <w:r w:rsidR="00513E2D" w:rsidRPr="00AB1781">
        <w:t xml:space="preserve"> 137</w:t>
      </w:r>
      <w:r w:rsidR="00513E2D">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13E2D">
        <w:rPr>
          <w:rFonts w:cstheme="minorBidi"/>
          <w:noProof/>
        </w:rPr>
        <w:t>306</w:t>
      </w:r>
      <w:r w:rsidR="003A78C2" w:rsidRPr="00AC19C5">
        <w:rPr>
          <w:rFonts w:cstheme="minorBidi"/>
        </w:rPr>
        <w:fldChar w:fldCharType="end"/>
      </w:r>
    </w:p>
    <w:p w14:paraId="770DB628" w14:textId="0079E91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513E2D">
        <w:t>Psalm</w:t>
      </w:r>
      <w:r w:rsidR="00513E2D" w:rsidRPr="00AB1781">
        <w:t xml:space="preserve"> 140</w:t>
      </w:r>
      <w:r w:rsidR="00513E2D">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13E2D">
        <w:rPr>
          <w:rFonts w:cstheme="minorBidi"/>
          <w:noProof/>
        </w:rPr>
        <w:t>310</w:t>
      </w:r>
      <w:r w:rsidR="003A78C2" w:rsidRPr="00AC19C5">
        <w:rPr>
          <w:rFonts w:cstheme="minorBidi"/>
        </w:rPr>
        <w:fldChar w:fldCharType="end"/>
      </w:r>
    </w:p>
    <w:p w14:paraId="641208A7" w14:textId="21A073F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513E2D">
        <w:t>Psalm</w:t>
      </w:r>
      <w:r w:rsidR="00513E2D" w:rsidRPr="00AB1781">
        <w:t xml:space="preserve"> 141</w:t>
      </w:r>
      <w:r w:rsidR="00513E2D">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13E2D">
        <w:rPr>
          <w:rFonts w:cstheme="minorBidi"/>
          <w:noProof/>
        </w:rPr>
        <w:t>311</w:t>
      </w:r>
      <w:r w:rsidR="003A78C2" w:rsidRPr="00AC19C5">
        <w:rPr>
          <w:rFonts w:cstheme="minorBidi"/>
        </w:rPr>
        <w:fldChar w:fldCharType="end"/>
      </w:r>
    </w:p>
    <w:p w14:paraId="22E2CCB4" w14:textId="08D6F5F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513E2D">
        <w:t>Psalm</w:t>
      </w:r>
      <w:r w:rsidR="00513E2D" w:rsidRPr="00AB1781">
        <w:t xml:space="preserve"> 145</w:t>
      </w:r>
      <w:r w:rsidR="00513E2D">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13E2D">
        <w:rPr>
          <w:rFonts w:cstheme="minorBidi"/>
          <w:noProof/>
        </w:rPr>
        <w:t>317</w:t>
      </w:r>
      <w:r w:rsidR="003A78C2" w:rsidRPr="00AC19C5">
        <w:rPr>
          <w:rFonts w:cstheme="minorBidi"/>
        </w:rPr>
        <w:fldChar w:fldCharType="end"/>
      </w:r>
    </w:p>
    <w:p w14:paraId="71D3EDA7" w14:textId="6EE07521"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513E2D">
        <w:t>Psalm</w:t>
      </w:r>
      <w:r w:rsidR="00513E2D" w:rsidRPr="00AB1781">
        <w:t xml:space="preserve"> 146</w:t>
      </w:r>
      <w:r w:rsidR="00513E2D">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13E2D">
        <w:rPr>
          <w:rFonts w:cstheme="minorBidi"/>
          <w:noProof/>
        </w:rPr>
        <w:t>318</w:t>
      </w:r>
      <w:r w:rsidR="003A78C2" w:rsidRPr="00AC19C5">
        <w:rPr>
          <w:rFonts w:cstheme="minorBidi"/>
        </w:rPr>
        <w:fldChar w:fldCharType="end"/>
      </w:r>
    </w:p>
    <w:p w14:paraId="6A511ED2" w14:textId="7A421BD2"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513E2D">
        <w:t>Psalm</w:t>
      </w:r>
      <w:r w:rsidR="00513E2D" w:rsidRPr="00AB1781">
        <w:t xml:space="preserve"> 147</w:t>
      </w:r>
      <w:r w:rsidR="00513E2D">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13E2D">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6"/>
      <w:r>
        <w:t xml:space="preserve">Isaiah </w:t>
      </w:r>
      <w:commentRangeEnd w:id="96"/>
      <w:r w:rsidR="00A741EE">
        <w:rPr>
          <w:rStyle w:val="CommentReference"/>
          <w:rFonts w:eastAsiaTheme="minorHAnsi" w:cstheme="minorBidi"/>
        </w:rPr>
        <w:commentReference w:id="96"/>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7"/>
      <w:r>
        <w:t xml:space="preserve">Behold </w:t>
      </w:r>
      <w:commentRangeEnd w:id="97"/>
      <w:r>
        <w:rPr>
          <w:rStyle w:val="CommentReference"/>
          <w:lang w:val="en-CA"/>
        </w:rPr>
        <w:commentReference w:id="97"/>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8"/>
      <w:r>
        <w:rPr>
          <w:lang w:val="en-GB"/>
        </w:rPr>
        <w:t xml:space="preserve">to </w:t>
      </w:r>
      <w:commentRangeEnd w:id="98"/>
      <w:r>
        <w:rPr>
          <w:rStyle w:val="CommentReference"/>
          <w:lang w:val="en-CA"/>
        </w:rPr>
        <w:commentReference w:id="98"/>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9"/>
      <w:r w:rsidRPr="001A4291">
        <w:t xml:space="preserve">Our </w:t>
      </w:r>
      <w:commentRangeEnd w:id="99"/>
      <w:r>
        <w:rPr>
          <w:rStyle w:val="CommentReference"/>
        </w:rPr>
        <w:commentReference w:id="99"/>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31EB36C"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513E2D">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666B7433"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13E2D">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0" w:name="_Toc459399227"/>
      <w:r>
        <w:lastRenderedPageBreak/>
        <w:t>The Prayer of the Veil</w:t>
      </w:r>
      <w:bookmarkEnd w:id="91"/>
      <w:bookmarkEnd w:id="92"/>
      <w:bookmarkEnd w:id="93"/>
      <w:bookmarkEnd w:id="100"/>
    </w:p>
    <w:p w14:paraId="74C694B4" w14:textId="77777777" w:rsidR="00520302" w:rsidRDefault="00520302" w:rsidP="00520302">
      <w:pPr>
        <w:pStyle w:val="Rubric"/>
        <w:rPr>
          <w:lang w:val="en-US"/>
        </w:rPr>
      </w:pPr>
      <w:r>
        <w:rPr>
          <w:lang w:val="en-US"/>
        </w:rPr>
        <w:t>The worshipper prays the introductory prayers,</w:t>
      </w:r>
    </w:p>
    <w:p w14:paraId="0143AE89" w14:textId="57287C9B"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513E2D">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513E2D">
        <w:rPr>
          <w:noProof/>
          <w:lang w:val="en-US"/>
        </w:rPr>
        <w:t>10</w:t>
      </w:r>
      <w:r w:rsidR="003A78C2">
        <w:rPr>
          <w:lang w:val="en-US"/>
        </w:rPr>
        <w:fldChar w:fldCharType="end"/>
      </w:r>
    </w:p>
    <w:p w14:paraId="1C8B7C0A" w14:textId="5E0C3A2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513E2D">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513E2D">
        <w:rPr>
          <w:noProof/>
          <w:lang w:val="en-US"/>
        </w:rPr>
        <w:t>10</w:t>
      </w:r>
      <w:r w:rsidR="003A78C2">
        <w:rPr>
          <w:lang w:val="en-US"/>
        </w:rPr>
        <w:fldChar w:fldCharType="end"/>
      </w:r>
    </w:p>
    <w:p w14:paraId="2E223CF0" w14:textId="1F27516C"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513E2D">
        <w:t>Psalm</w:t>
      </w:r>
      <w:r w:rsidR="00513E2D" w:rsidRPr="00AB1781">
        <w:t xml:space="preserve"> 50</w:t>
      </w:r>
      <w:r w:rsidR="00513E2D">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513E2D">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1" w:name="_Ref434578449"/>
      <w:r>
        <w:rPr>
          <w:lang w:val="en-GB"/>
        </w:rPr>
        <w:t>The Psalms</w:t>
      </w:r>
      <w:r w:rsidR="00494693">
        <w:rPr>
          <w:lang w:val="en-GB"/>
        </w:rPr>
        <w:t xml:space="preserve"> of the Veil</w:t>
      </w:r>
      <w:bookmarkEnd w:id="101"/>
    </w:p>
    <w:p w14:paraId="37729599" w14:textId="77777777" w:rsidR="00520302" w:rsidRPr="00520302" w:rsidRDefault="00520302" w:rsidP="00520302">
      <w:pPr>
        <w:pStyle w:val="Rubric"/>
        <w:rPr>
          <w:lang w:val="en-GB"/>
        </w:rPr>
      </w:pPr>
      <w:r>
        <w:rPr>
          <w:lang w:val="en-GB"/>
        </w:rPr>
        <w:t>Then the following Psalms from Prime are said:</w:t>
      </w:r>
    </w:p>
    <w:commentRangeStart w:id="102"/>
    <w:p w14:paraId="41E1DDA2" w14:textId="1BA98AE3"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513E2D">
        <w:t>Psalm</w:t>
      </w:r>
      <w:r w:rsidR="00513E2D" w:rsidRPr="00AB1781">
        <w:t xml:space="preserve"> 4</w:t>
      </w:r>
      <w:r w:rsidR="00513E2D">
        <w:t>: “You heard me when I called”</w:t>
      </w:r>
      <w:r>
        <w:fldChar w:fldCharType="end"/>
      </w:r>
      <w:commentRangeEnd w:id="102"/>
      <w:r w:rsidR="00494693">
        <w:rPr>
          <w:rStyle w:val="CommentReference"/>
          <w:rFonts w:eastAsiaTheme="minorHAnsi" w:cstheme="minorBidi"/>
          <w:color w:val="auto"/>
          <w:lang w:val="en-CA"/>
        </w:rPr>
        <w:commentReference w:id="102"/>
      </w:r>
      <w:r w:rsidR="00520302">
        <w:tab/>
      </w:r>
      <w:r w:rsidR="003A78C2">
        <w:fldChar w:fldCharType="begin"/>
      </w:r>
      <w:r w:rsidR="00520302">
        <w:instrText xml:space="preserve"> PAGEREF _Ref412025808 \h </w:instrText>
      </w:r>
      <w:r w:rsidR="003A78C2">
        <w:fldChar w:fldCharType="separate"/>
      </w:r>
      <w:r w:rsidR="00513E2D">
        <w:rPr>
          <w:noProof/>
        </w:rPr>
        <w:t>88</w:t>
      </w:r>
      <w:r w:rsidR="003A78C2">
        <w:fldChar w:fldCharType="end"/>
      </w:r>
    </w:p>
    <w:p w14:paraId="11005B88" w14:textId="0F34A3CD"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513E2D">
        <w:t>Psalm</w:t>
      </w:r>
      <w:r w:rsidR="00513E2D" w:rsidRPr="00AB1781">
        <w:t xml:space="preserve"> 6</w:t>
      </w:r>
      <w:r w:rsidR="00513E2D">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513E2D">
        <w:rPr>
          <w:noProof/>
        </w:rPr>
        <w:t>90</w:t>
      </w:r>
      <w:r w:rsidR="003A78C2">
        <w:fldChar w:fldCharType="end"/>
      </w:r>
    </w:p>
    <w:p w14:paraId="55C4356A" w14:textId="1B77248B"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513E2D">
        <w:t>Psalm</w:t>
      </w:r>
      <w:r w:rsidR="00513E2D" w:rsidRPr="00AB1781">
        <w:t xml:space="preserve"> 12</w:t>
      </w:r>
      <w:r w:rsidR="00513E2D">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513E2D">
        <w:rPr>
          <w:noProof/>
        </w:rPr>
        <w:t>99</w:t>
      </w:r>
      <w:r w:rsidR="003A78C2">
        <w:fldChar w:fldCharType="end"/>
      </w:r>
    </w:p>
    <w:p w14:paraId="63420882" w14:textId="3A704173"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513E2D">
        <w:t>Psalm</w:t>
      </w:r>
      <w:r w:rsidR="00513E2D" w:rsidRPr="00AB1781">
        <w:t xml:space="preserve"> 15</w:t>
      </w:r>
      <w:r w:rsidR="00513E2D">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513E2D">
        <w:rPr>
          <w:noProof/>
        </w:rPr>
        <w:t>101</w:t>
      </w:r>
      <w:r w:rsidR="003A78C2">
        <w:fldChar w:fldCharType="end"/>
      </w:r>
    </w:p>
    <w:p w14:paraId="774D5DBB" w14:textId="2CC59096"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513E2D">
        <w:t>Psalm</w:t>
      </w:r>
      <w:r w:rsidR="00513E2D" w:rsidRPr="00AB1781">
        <w:t xml:space="preserve"> 24</w:t>
      </w:r>
      <w:r w:rsidR="00513E2D">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513E2D">
        <w:rPr>
          <w:noProof/>
        </w:rPr>
        <w:t>117</w:t>
      </w:r>
      <w:r w:rsidR="003A78C2">
        <w:fldChar w:fldCharType="end"/>
      </w:r>
    </w:p>
    <w:p w14:paraId="6E11CE76" w14:textId="48828FA1"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513E2D">
        <w:t>Psalm</w:t>
      </w:r>
      <w:r w:rsidR="00513E2D" w:rsidRPr="00AB1781">
        <w:t xml:space="preserve"> 26</w:t>
      </w:r>
      <w:r w:rsidR="00513E2D">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513E2D">
        <w:rPr>
          <w:noProof/>
        </w:rPr>
        <w:t>120</w:t>
      </w:r>
      <w:r w:rsidR="003A78C2">
        <w:fldChar w:fldCharType="end"/>
      </w:r>
    </w:p>
    <w:p w14:paraId="3C2A64B3" w14:textId="4162A424"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513E2D">
        <w:t>Psalm</w:t>
      </w:r>
      <w:r w:rsidR="00513E2D" w:rsidRPr="00AB1781">
        <w:t xml:space="preserve"> 66</w:t>
      </w:r>
      <w:r w:rsidR="00513E2D">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513E2D">
        <w:rPr>
          <w:noProof/>
        </w:rPr>
        <w:t>181</w:t>
      </w:r>
      <w:r w:rsidR="003A78C2">
        <w:fldChar w:fldCharType="end"/>
      </w:r>
    </w:p>
    <w:p w14:paraId="41660D28" w14:textId="2CF02955"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513E2D">
        <w:t>Psalm</w:t>
      </w:r>
      <w:r w:rsidR="00513E2D" w:rsidRPr="00AB1781">
        <w:t xml:space="preserve"> 69</w:t>
      </w:r>
      <w:r w:rsidR="00513E2D">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513E2D">
        <w:rPr>
          <w:noProof/>
        </w:rPr>
        <w:t>188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1FB7222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513E2D">
        <w:t>Psalm</w:t>
      </w:r>
      <w:r w:rsidR="00513E2D" w:rsidRPr="00AB1781">
        <w:t xml:space="preserve"> 22</w:t>
      </w:r>
      <w:r w:rsidR="00513E2D">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513E2D">
        <w:rPr>
          <w:noProof/>
        </w:rPr>
        <w:t>114</w:t>
      </w:r>
      <w:r w:rsidR="003A78C2">
        <w:fldChar w:fldCharType="end"/>
      </w:r>
    </w:p>
    <w:p w14:paraId="09B61132" w14:textId="70BAD8D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513E2D">
        <w:t>Psalm</w:t>
      </w:r>
      <w:r w:rsidR="00513E2D" w:rsidRPr="00AB1781">
        <w:t xml:space="preserve"> 29</w:t>
      </w:r>
      <w:r w:rsidR="00513E2D">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513E2D">
        <w:rPr>
          <w:noProof/>
        </w:rPr>
        <w:t>124</w:t>
      </w:r>
      <w:r w:rsidR="003A78C2">
        <w:fldChar w:fldCharType="end"/>
      </w:r>
    </w:p>
    <w:p w14:paraId="28BE6576" w14:textId="210A343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513E2D">
        <w:t>Psalm</w:t>
      </w:r>
      <w:r w:rsidR="00513E2D" w:rsidRPr="00AB1781">
        <w:t xml:space="preserve"> 42</w:t>
      </w:r>
      <w:r w:rsidR="00513E2D">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513E2D">
        <w:rPr>
          <w:noProof/>
        </w:rPr>
        <w:t>148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8B50A4B"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513E2D">
        <w:t>Psalm</w:t>
      </w:r>
      <w:r w:rsidR="00513E2D" w:rsidRPr="00AB1781">
        <w:t xml:space="preserve"> 56</w:t>
      </w:r>
      <w:r w:rsidR="00513E2D">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513E2D">
        <w:rPr>
          <w:noProof/>
        </w:rPr>
        <w:t>168</w:t>
      </w:r>
      <w:r w:rsidR="003A78C2">
        <w:fldChar w:fldCharType="end"/>
      </w:r>
    </w:p>
    <w:p w14:paraId="3921B741" w14:textId="33F41AF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513E2D">
        <w:t>Psalm</w:t>
      </w:r>
      <w:r w:rsidR="00513E2D" w:rsidRPr="00AB1781">
        <w:t xml:space="preserve"> 85</w:t>
      </w:r>
      <w:r w:rsidR="00513E2D">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513E2D">
        <w:rPr>
          <w:noProof/>
        </w:rPr>
        <w:t>216</w:t>
      </w:r>
      <w:r w:rsidR="003A78C2">
        <w:fldChar w:fldCharType="end"/>
      </w:r>
    </w:p>
    <w:p w14:paraId="5D801D2A" w14:textId="02D1F146"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513E2D">
        <w:t>Psalm</w:t>
      </w:r>
      <w:r w:rsidR="00513E2D" w:rsidRPr="00AB1781">
        <w:t xml:space="preserve"> 90</w:t>
      </w:r>
      <w:r w:rsidR="00513E2D">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513E2D">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D58D089"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513E2D">
        <w:t>Psalm</w:t>
      </w:r>
      <w:r w:rsidR="00513E2D" w:rsidRPr="00AB1781">
        <w:t xml:space="preserve"> 96</w:t>
      </w:r>
      <w:r w:rsidR="00513E2D">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513E2D">
        <w:rPr>
          <w:noProof/>
        </w:rPr>
        <w:t>234</w:t>
      </w:r>
      <w:r w:rsidR="003A78C2">
        <w:fldChar w:fldCharType="end"/>
      </w:r>
    </w:p>
    <w:p w14:paraId="355504DD" w14:textId="025437B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513E2D">
        <w:t>Psalm</w:t>
      </w:r>
      <w:r w:rsidR="00513E2D" w:rsidRPr="00AB1781">
        <w:t xml:space="preserve"> 109</w:t>
      </w:r>
      <w:r w:rsidR="00513E2D">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513E2D">
        <w:rPr>
          <w:noProof/>
        </w:rPr>
        <w:t>260</w:t>
      </w:r>
      <w:r w:rsidR="003A78C2">
        <w:fldChar w:fldCharType="end"/>
      </w:r>
    </w:p>
    <w:p w14:paraId="19A8593F" w14:textId="457B85BC"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513E2D">
        <w:t>Psalm</w:t>
      </w:r>
      <w:r w:rsidR="00513E2D" w:rsidRPr="00AB1781">
        <w:t xml:space="preserve"> 114</w:t>
      </w:r>
      <w:r w:rsidR="00513E2D">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513E2D">
        <w:rPr>
          <w:noProof/>
        </w:rPr>
        <w:t>266</w:t>
      </w:r>
      <w:r w:rsidR="003A78C2">
        <w:fldChar w:fldCharType="end"/>
      </w:r>
    </w:p>
    <w:p w14:paraId="6A7479E2" w14:textId="0D01DA84"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513E2D">
        <w:t>Psalm</w:t>
      </w:r>
      <w:r w:rsidR="00513E2D" w:rsidRPr="00AB1781">
        <w:t xml:space="preserve"> 115</w:t>
      </w:r>
      <w:r w:rsidR="00513E2D">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513E2D">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134083D"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513E2D">
        <w:t>Psalm</w:t>
      </w:r>
      <w:r w:rsidR="00513E2D" w:rsidRPr="00AB1781">
        <w:t xml:space="preserve"> 129</w:t>
      </w:r>
      <w:r w:rsidR="00513E2D">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513E2D">
        <w:rPr>
          <w:noProof/>
        </w:rPr>
        <w:t>296</w:t>
      </w:r>
      <w:r w:rsidR="003A78C2">
        <w:fldChar w:fldCharType="end"/>
      </w:r>
    </w:p>
    <w:p w14:paraId="640173D6" w14:textId="388358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513E2D">
        <w:t>Psalm</w:t>
      </w:r>
      <w:r w:rsidR="00513E2D" w:rsidRPr="00AB1781">
        <w:t xml:space="preserve"> 130</w:t>
      </w:r>
      <w:r w:rsidR="00513E2D">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513E2D">
        <w:rPr>
          <w:noProof/>
        </w:rPr>
        <w:t>297</w:t>
      </w:r>
      <w:r w:rsidR="003A78C2">
        <w:fldChar w:fldCharType="end"/>
      </w:r>
    </w:p>
    <w:p w14:paraId="26C5B235" w14:textId="559BC9DA"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513E2D">
        <w:t>Psalm</w:t>
      </w:r>
      <w:r w:rsidR="00513E2D" w:rsidRPr="00AB1781">
        <w:t xml:space="preserve"> 131</w:t>
      </w:r>
      <w:r w:rsidR="00513E2D">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513E2D">
        <w:rPr>
          <w:noProof/>
        </w:rPr>
        <w:t>298</w:t>
      </w:r>
      <w:r w:rsidR="003A78C2">
        <w:fldChar w:fldCharType="end"/>
      </w:r>
    </w:p>
    <w:p w14:paraId="09527073" w14:textId="5EDDC61E"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513E2D">
        <w:t>Psalm</w:t>
      </w:r>
      <w:r w:rsidR="00513E2D" w:rsidRPr="00AB1781">
        <w:t xml:space="preserve"> 132</w:t>
      </w:r>
      <w:r w:rsidR="00513E2D">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513E2D">
        <w:rPr>
          <w:noProof/>
        </w:rPr>
        <w:t>299</w:t>
      </w:r>
      <w:r w:rsidR="003A78C2">
        <w:fldChar w:fldCharType="end"/>
      </w:r>
    </w:p>
    <w:p w14:paraId="3AB0B369" w14:textId="39F6F539"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513E2D">
        <w:t>Psalm</w:t>
      </w:r>
      <w:r w:rsidR="00513E2D" w:rsidRPr="00AB1781">
        <w:t xml:space="preserve"> 133</w:t>
      </w:r>
      <w:r w:rsidR="00513E2D">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513E2D">
        <w:rPr>
          <w:noProof/>
        </w:rPr>
        <w:t>300</w:t>
      </w:r>
      <w:r w:rsidR="003A78C2">
        <w:fldChar w:fldCharType="end"/>
      </w:r>
    </w:p>
    <w:p w14:paraId="27DF8F80" w14:textId="4E582A8D"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513E2D">
        <w:t>Psalm</w:t>
      </w:r>
      <w:r w:rsidR="00513E2D" w:rsidRPr="00AB1781">
        <w:t xml:space="preserve"> 136</w:t>
      </w:r>
      <w:r w:rsidR="00513E2D">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513E2D">
        <w:rPr>
          <w:noProof/>
        </w:rPr>
        <w:t>305</w:t>
      </w:r>
      <w:r w:rsidR="003A78C2">
        <w:fldChar w:fldCharType="end"/>
      </w:r>
    </w:p>
    <w:p w14:paraId="4690D87F" w14:textId="0FC2E14E"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513E2D">
        <w:t>Psalm</w:t>
      </w:r>
      <w:r w:rsidR="00513E2D" w:rsidRPr="00AB1781">
        <w:t xml:space="preserve"> 140</w:t>
      </w:r>
      <w:r w:rsidR="00513E2D">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513E2D">
        <w:rPr>
          <w:noProof/>
        </w:rPr>
        <w:t>310</w:t>
      </w:r>
      <w:r w:rsidR="003A78C2">
        <w:fldChar w:fldCharType="end"/>
      </w:r>
    </w:p>
    <w:p w14:paraId="3DCE666A" w14:textId="374C2EF8"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513E2D">
        <w:t>Psalm</w:t>
      </w:r>
      <w:r w:rsidR="00513E2D" w:rsidRPr="00AB1781">
        <w:t xml:space="preserve"> 145</w:t>
      </w:r>
      <w:r w:rsidR="00513E2D">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513E2D">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E9BBF48"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513E2D">
        <w:t>Psalm 118 Part 20 (</w:t>
      </w:r>
      <w:r w:rsidR="00513E2D" w:rsidRPr="00513E2D">
        <w:rPr>
          <w:rFonts w:ascii="Times New Roman" w:hAnsi="Times New Roman"/>
          <w:rtl/>
          <w:lang w:bidi="he-IL"/>
        </w:rPr>
        <w:t>ר</w:t>
      </w:r>
      <w:r w:rsidR="00513E2D">
        <w:t>): “See my humiliation and deliver me”</w:t>
      </w:r>
      <w:r>
        <w:fldChar w:fldCharType="end"/>
      </w:r>
      <w:r>
        <w:tab/>
      </w:r>
      <w:r>
        <w:fldChar w:fldCharType="begin"/>
      </w:r>
      <w:r>
        <w:instrText xml:space="preserve"> PAGEREF _Ref434579036 \h </w:instrText>
      </w:r>
      <w:r>
        <w:fldChar w:fldCharType="separate"/>
      </w:r>
      <w:r w:rsidR="00513E2D">
        <w:rPr>
          <w:noProof/>
        </w:rPr>
        <w:t>285</w:t>
      </w:r>
      <w:r>
        <w:fldChar w:fldCharType="end"/>
      </w:r>
    </w:p>
    <w:p w14:paraId="460A4F24" w14:textId="3892110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513E2D">
        <w:t>Psalm 118 Part 21 (</w:t>
      </w:r>
      <w:r w:rsidR="00513E2D" w:rsidRPr="00513E2D">
        <w:rPr>
          <w:rFonts w:ascii="Times New Roman" w:hAnsi="Times New Roman"/>
          <w:rtl/>
          <w:lang w:bidi="he-IL"/>
        </w:rPr>
        <w:t>ש</w:t>
      </w:r>
      <w:r w:rsidR="00513E2D">
        <w:t>): “Rulers persecute me without cause”</w:t>
      </w:r>
      <w:r>
        <w:fldChar w:fldCharType="end"/>
      </w:r>
      <w:r>
        <w:tab/>
      </w:r>
      <w:r>
        <w:fldChar w:fldCharType="begin"/>
      </w:r>
      <w:r>
        <w:instrText xml:space="preserve"> PAGEREF _Ref434579051 \h </w:instrText>
      </w:r>
      <w:r>
        <w:fldChar w:fldCharType="separate"/>
      </w:r>
      <w:r w:rsidR="00513E2D">
        <w:rPr>
          <w:noProof/>
        </w:rPr>
        <w:t>286</w:t>
      </w:r>
      <w:r>
        <w:fldChar w:fldCharType="end"/>
      </w:r>
    </w:p>
    <w:p w14:paraId="148B010E" w14:textId="1CCCED6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513E2D">
        <w:t>Psalm 118 Part 22 (</w:t>
      </w:r>
      <w:r w:rsidR="00513E2D" w:rsidRPr="00513E2D">
        <w:rPr>
          <w:rFonts w:ascii="Times New Roman" w:hAnsi="Times New Roman"/>
          <w:rtl/>
          <w:lang w:bidi="he-IL"/>
        </w:rPr>
        <w:t>ת</w:t>
      </w:r>
      <w:r w:rsidR="00513E2D">
        <w:t>): “Let my supplication come before You, O Lord”</w:t>
      </w:r>
      <w:r>
        <w:fldChar w:fldCharType="end"/>
      </w:r>
      <w:r>
        <w:tab/>
      </w:r>
      <w:r>
        <w:fldChar w:fldCharType="begin"/>
      </w:r>
      <w:r>
        <w:instrText xml:space="preserve"> PAGEREF _Ref434579065 \h </w:instrText>
      </w:r>
      <w:r>
        <w:fldChar w:fldCharType="separate"/>
      </w:r>
      <w:r w:rsidR="00513E2D">
        <w:rPr>
          <w:noProof/>
        </w:rPr>
        <w:t>287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E6F48F8"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13E2D">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204172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13E2D">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3" w:name="_Toc410196178"/>
      <w:bookmarkStart w:id="104" w:name="_Toc410196410"/>
      <w:bookmarkStart w:id="105" w:name="_Toc410196912"/>
      <w:bookmarkStart w:id="106" w:name="Midnight"/>
      <w:bookmarkStart w:id="107" w:name="_Toc459399179"/>
      <w:bookmarkEnd w:id="78"/>
      <w:r>
        <w:lastRenderedPageBreak/>
        <w:t>Midnight</w:t>
      </w:r>
      <w:bookmarkEnd w:id="103"/>
      <w:bookmarkEnd w:id="104"/>
      <w:bookmarkEnd w:id="105"/>
      <w:bookmarkEnd w:id="107"/>
    </w:p>
    <w:bookmarkStart w:id="108" w:name="_Toc410196913" w:displacedByCustomXml="next"/>
    <w:bookmarkStart w:id="109" w:name="_Toc410196411" w:displacedByCustomXml="next"/>
    <w:bookmarkStart w:id="110" w:name="_Toc410196179" w:displacedByCustomXml="next"/>
    <w:sdt>
      <w:sdtPr>
        <w:id w:val="-763460370"/>
        <w:docPartObj>
          <w:docPartGallery w:val="Table of Contents"/>
          <w:docPartUnique/>
        </w:docPartObj>
      </w:sdtPr>
      <w:sdtEndPr>
        <w:rPr>
          <w:b/>
          <w:bCs/>
          <w:noProof/>
        </w:rPr>
      </w:sdtEndPr>
      <w:sdtContent>
        <w:p w14:paraId="50684688" w14:textId="77777777" w:rsidR="00513E2D" w:rsidRDefault="009800DB">
          <w:pPr>
            <w:pStyle w:val="TOC3"/>
            <w:tabs>
              <w:tab w:val="right" w:leader="dot" w:pos="8846"/>
            </w:tabs>
            <w:rPr>
              <w:rFonts w:asciiTheme="minorHAnsi" w:eastAsia="宋体"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513E2D">
              <w:rPr>
                <w:noProof/>
                <w:webHidden/>
              </w:rPr>
              <w:t>33</w:t>
            </w:r>
            <w:r w:rsidR="00513E2D">
              <w:rPr>
                <w:noProof/>
                <w:webHidden/>
              </w:rPr>
              <w:fldChar w:fldCharType="end"/>
            </w:r>
          </w:hyperlink>
        </w:p>
        <w:p w14:paraId="4B66B0BD"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29" w:history="1">
            <w:r w:rsidRPr="003277EA">
              <w:rPr>
                <w:rStyle w:val="Hyperlink"/>
                <w:noProof/>
              </w:rPr>
              <w:t>The Psalms of the Middle Watch</w:t>
            </w:r>
            <w:r>
              <w:rPr>
                <w:noProof/>
                <w:webHidden/>
              </w:rPr>
              <w:tab/>
            </w:r>
            <w:r>
              <w:rPr>
                <w:noProof/>
                <w:webHidden/>
              </w:rPr>
              <w:fldChar w:fldCharType="begin"/>
            </w:r>
            <w:r>
              <w:rPr>
                <w:noProof/>
                <w:webHidden/>
              </w:rPr>
              <w:instrText xml:space="preserve"> PAGEREF _Toc459399229 \h </w:instrText>
            </w:r>
            <w:r>
              <w:rPr>
                <w:noProof/>
                <w:webHidden/>
              </w:rPr>
            </w:r>
            <w:r>
              <w:rPr>
                <w:noProof/>
                <w:webHidden/>
              </w:rPr>
              <w:fldChar w:fldCharType="separate"/>
            </w:r>
            <w:r>
              <w:rPr>
                <w:noProof/>
                <w:webHidden/>
              </w:rPr>
              <w:t>36</w:t>
            </w:r>
            <w:r>
              <w:rPr>
                <w:noProof/>
                <w:webHidden/>
              </w:rPr>
              <w:fldChar w:fldCharType="end"/>
            </w:r>
          </w:hyperlink>
        </w:p>
        <w:p w14:paraId="3D971AA0"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30" w:history="1">
            <w:r w:rsidRPr="003277EA">
              <w:rPr>
                <w:rStyle w:val="Hyperlink"/>
                <w:noProof/>
              </w:rPr>
              <w:t>The Psalms of the Morning Watch</w:t>
            </w:r>
            <w:r>
              <w:rPr>
                <w:noProof/>
                <w:webHidden/>
              </w:rPr>
              <w:tab/>
            </w:r>
            <w:r>
              <w:rPr>
                <w:noProof/>
                <w:webHidden/>
              </w:rPr>
              <w:fldChar w:fldCharType="begin"/>
            </w:r>
            <w:r>
              <w:rPr>
                <w:noProof/>
                <w:webHidden/>
              </w:rPr>
              <w:instrText xml:space="preserve"> PAGEREF _Toc459399230 \h </w:instrText>
            </w:r>
            <w:r>
              <w:rPr>
                <w:noProof/>
                <w:webHidden/>
              </w:rPr>
            </w:r>
            <w:r>
              <w:rPr>
                <w:noProof/>
                <w:webHidden/>
              </w:rPr>
              <w:fldChar w:fldCharType="separate"/>
            </w:r>
            <w:r>
              <w:rPr>
                <w:noProof/>
                <w:webHidden/>
              </w:rPr>
              <w:t>38</w:t>
            </w:r>
            <w:r>
              <w:rPr>
                <w:noProof/>
                <w:webHidden/>
              </w:rPr>
              <w:fldChar w:fldCharType="end"/>
            </w:r>
          </w:hyperlink>
        </w:p>
        <w:p w14:paraId="68E54F67"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31" w:history="1">
            <w:r w:rsidRPr="003277EA">
              <w:rPr>
                <w:rStyle w:val="Hyperlink"/>
                <w:noProof/>
              </w:rPr>
              <w:t>The Midnight Praise</w:t>
            </w:r>
            <w:r>
              <w:rPr>
                <w:noProof/>
                <w:webHidden/>
              </w:rPr>
              <w:tab/>
            </w:r>
            <w:r>
              <w:rPr>
                <w:noProof/>
                <w:webHidden/>
              </w:rPr>
              <w:fldChar w:fldCharType="begin"/>
            </w:r>
            <w:r>
              <w:rPr>
                <w:noProof/>
                <w:webHidden/>
              </w:rPr>
              <w:instrText xml:space="preserve"> PAGEREF _Toc459399231 \h </w:instrText>
            </w:r>
            <w:r>
              <w:rPr>
                <w:noProof/>
                <w:webHidden/>
              </w:rPr>
            </w:r>
            <w:r>
              <w:rPr>
                <w:noProof/>
                <w:webHidden/>
              </w:rPr>
              <w:fldChar w:fldCharType="separate"/>
            </w:r>
            <w:r>
              <w:rPr>
                <w:noProof/>
                <w:webHidden/>
              </w:rPr>
              <w:t>42</w:t>
            </w:r>
            <w:r>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1" w:name="_Ref448127130"/>
      <w:bookmarkStart w:id="112" w:name="_Toc459399228"/>
      <w:r>
        <w:lastRenderedPageBreak/>
        <w:t xml:space="preserve">The Psalms of </w:t>
      </w:r>
      <w:bookmarkEnd w:id="110"/>
      <w:bookmarkEnd w:id="109"/>
      <w:bookmarkEnd w:id="108"/>
      <w:r w:rsidR="006D16F9">
        <w:t>Midnight</w:t>
      </w:r>
      <w:r w:rsidR="009800DB">
        <w:t xml:space="preserve"> (The Beginning of Watches)</w:t>
      </w:r>
      <w:bookmarkEnd w:id="111"/>
      <w:bookmarkEnd w:id="112"/>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899B8FB"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513E2D">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513E2D">
        <w:rPr>
          <w:noProof/>
          <w:lang w:val="en-US"/>
        </w:rPr>
        <w:t>10</w:t>
      </w:r>
      <w:r w:rsidR="003A78C2">
        <w:rPr>
          <w:lang w:val="en-US"/>
        </w:rPr>
        <w:fldChar w:fldCharType="end"/>
      </w:r>
    </w:p>
    <w:p w14:paraId="40C23CB7" w14:textId="4AC17511"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513E2D">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513E2D">
        <w:rPr>
          <w:noProof/>
          <w:lang w:val="en-US"/>
        </w:rPr>
        <w:t>10</w:t>
      </w:r>
      <w:r w:rsidR="003A78C2">
        <w:rPr>
          <w:lang w:val="en-US"/>
        </w:rPr>
        <w:fldChar w:fldCharType="end"/>
      </w:r>
    </w:p>
    <w:p w14:paraId="76A01756" w14:textId="7BB60FD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513E2D">
        <w:t>Psalm</w:t>
      </w:r>
      <w:r w:rsidR="00513E2D" w:rsidRPr="00AB1781">
        <w:t xml:space="preserve"> 50</w:t>
      </w:r>
      <w:r w:rsidR="00513E2D">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513E2D">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3" w:name="_Ref434579602"/>
      <w:r>
        <w:rPr>
          <w:lang w:val="en-GB"/>
        </w:rPr>
        <w:t>The Psalms of the Beginning of Watches</w:t>
      </w:r>
      <w:bookmarkEnd w:id="113"/>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D48730C"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513E2D">
        <w:t>Psalm</w:t>
      </w:r>
      <w:r w:rsidR="00513E2D" w:rsidRPr="00AB1781">
        <w:t xml:space="preserve"> 3</w:t>
      </w:r>
      <w:r w:rsidR="00513E2D">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513E2D">
        <w:rPr>
          <w:noProof/>
        </w:rPr>
        <w:t>87</w:t>
      </w:r>
      <w:r w:rsidR="003A78C2">
        <w:fldChar w:fldCharType="end"/>
      </w:r>
    </w:p>
    <w:p w14:paraId="065B6E4C" w14:textId="4D9F8E31"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513E2D">
        <w:t>Psalm</w:t>
      </w:r>
      <w:r w:rsidR="00513E2D" w:rsidRPr="00AB1781">
        <w:t xml:space="preserve"> 6</w:t>
      </w:r>
      <w:r w:rsidR="00513E2D">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513E2D">
        <w:rPr>
          <w:noProof/>
        </w:rPr>
        <w:t>90</w:t>
      </w:r>
      <w:r w:rsidR="003A78C2">
        <w:fldChar w:fldCharType="end"/>
      </w:r>
    </w:p>
    <w:p w14:paraId="7CA30D28" w14:textId="06FE7821"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513E2D">
        <w:t>Psalm</w:t>
      </w:r>
      <w:r w:rsidR="00513E2D" w:rsidRPr="00AB1781">
        <w:t xml:space="preserve"> 12</w:t>
      </w:r>
      <w:r w:rsidR="00513E2D">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513E2D">
        <w:rPr>
          <w:noProof/>
        </w:rPr>
        <w:t>99</w:t>
      </w:r>
      <w:r w:rsidR="003A78C2">
        <w:fldChar w:fldCharType="end"/>
      </w:r>
    </w:p>
    <w:p w14:paraId="163CB68A" w14:textId="26F7339A"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513E2D">
        <w:t>Psalm</w:t>
      </w:r>
      <w:r w:rsidR="00513E2D" w:rsidRPr="00AB1781">
        <w:t xml:space="preserve"> 69</w:t>
      </w:r>
      <w:r w:rsidR="00513E2D">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513E2D">
        <w:rPr>
          <w:noProof/>
        </w:rPr>
        <w:t>188</w:t>
      </w:r>
      <w:r w:rsidR="003A78C2">
        <w:fldChar w:fldCharType="end"/>
      </w:r>
    </w:p>
    <w:p w14:paraId="32337B1D" w14:textId="17B3553F"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513E2D">
        <w:t>Psalm</w:t>
      </w:r>
      <w:r w:rsidR="00513E2D" w:rsidRPr="00AB1781">
        <w:t xml:space="preserve"> 85</w:t>
      </w:r>
      <w:r w:rsidR="00513E2D">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513E2D">
        <w:rPr>
          <w:noProof/>
        </w:rPr>
        <w:t>216</w:t>
      </w:r>
      <w:r w:rsidR="003A78C2">
        <w:fldChar w:fldCharType="end"/>
      </w:r>
    </w:p>
    <w:p w14:paraId="7C06DD1A" w14:textId="7F7B69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513E2D">
        <w:t>Psalm</w:t>
      </w:r>
      <w:r w:rsidR="00513E2D" w:rsidRPr="00AB1781">
        <w:t xml:space="preserve"> 90</w:t>
      </w:r>
      <w:r w:rsidR="00513E2D">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513E2D">
        <w:rPr>
          <w:noProof/>
        </w:rPr>
        <w:t>225</w:t>
      </w:r>
      <w:r w:rsidR="003A78C2">
        <w:fldChar w:fldCharType="end"/>
      </w:r>
    </w:p>
    <w:p w14:paraId="2E5D18EB" w14:textId="2D710628"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513E2D">
        <w:t>Psalm</w:t>
      </w:r>
      <w:r w:rsidR="00513E2D" w:rsidRPr="00AB1781">
        <w:t xml:space="preserve"> 116</w:t>
      </w:r>
      <w:r w:rsidR="00513E2D">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513E2D">
        <w:rPr>
          <w:noProof/>
        </w:rPr>
        <w:t>268</w:t>
      </w:r>
      <w:r w:rsidR="003A78C2">
        <w:fldChar w:fldCharType="end"/>
      </w:r>
    </w:p>
    <w:p w14:paraId="110463A5" w14:textId="40730AE7"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513E2D">
        <w:t>Psalm</w:t>
      </w:r>
      <w:r w:rsidR="00513E2D" w:rsidRPr="00AB1781">
        <w:t xml:space="preserve"> 117</w:t>
      </w:r>
      <w:r w:rsidR="00513E2D">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513E2D">
        <w:rPr>
          <w:noProof/>
        </w:rPr>
        <w:t>269</w:t>
      </w:r>
      <w:r w:rsidR="003A78C2">
        <w:fldChar w:fldCharType="end"/>
      </w:r>
    </w:p>
    <w:p w14:paraId="2887A6CA" w14:textId="60A9B0C9"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513E2D">
        <w:t>Psalm</w:t>
      </w:r>
      <w:r w:rsidR="00513E2D" w:rsidRPr="00AB1781">
        <w:t xml:space="preserve"> 118</w:t>
      </w:r>
      <w:r w:rsidR="00513E2D">
        <w:t>: “Blessed are the blameless in the way”</w:t>
      </w:r>
      <w:r>
        <w:fldChar w:fldCharType="end"/>
      </w:r>
      <w:r w:rsidR="006A0403">
        <w:tab/>
      </w:r>
      <w:r>
        <w:fldChar w:fldCharType="begin"/>
      </w:r>
      <w:r w:rsidR="006A0403">
        <w:instrText xml:space="preserve"> PAGEREF _Ref412027139 \h </w:instrText>
      </w:r>
      <w:r>
        <w:fldChar w:fldCharType="separate"/>
      </w:r>
      <w:r w:rsidR="00513E2D">
        <w:rPr>
          <w:noProof/>
        </w:rPr>
        <w:t>272</w:t>
      </w:r>
      <w:r>
        <w:fldChar w:fldCharType="end"/>
      </w:r>
    </w:p>
    <w:p w14:paraId="771663ED" w14:textId="77777777" w:rsidR="006A0403" w:rsidRPr="001A4291" w:rsidRDefault="00115025" w:rsidP="006A0403">
      <w:pPr>
        <w:pStyle w:val="Heading5"/>
        <w:rPr>
          <w:lang w:val="en-GB"/>
        </w:rPr>
      </w:pPr>
      <w:bookmarkStart w:id="114" w:name="_Toc410196180"/>
      <w:bookmarkStart w:id="115" w:name="_Toc410196412"/>
      <w:bookmarkStart w:id="116"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5A88064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13E2D">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7" w:name="_Ref434580361"/>
      <w:bookmarkStart w:id="118" w:name="_Toc459399229"/>
      <w:r>
        <w:t>The Psalms of the</w:t>
      </w:r>
      <w:bookmarkEnd w:id="114"/>
      <w:bookmarkEnd w:id="115"/>
      <w:bookmarkEnd w:id="116"/>
      <w:r w:rsidR="006D16F9">
        <w:t xml:space="preserve"> Middle Watch</w:t>
      </w:r>
      <w:bookmarkEnd w:id="117"/>
      <w:bookmarkEnd w:id="118"/>
    </w:p>
    <w:p w14:paraId="39C33E62" w14:textId="77777777" w:rsidR="006A0403" w:rsidRPr="006A0403" w:rsidRDefault="006A0403" w:rsidP="006A0403">
      <w:pPr>
        <w:pStyle w:val="Rubric"/>
      </w:pPr>
      <w:r>
        <w:t>The Psalms of Vespers (except for 117 and 118) are recited,</w:t>
      </w:r>
    </w:p>
    <w:p w14:paraId="123D045B" w14:textId="61FD74B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513E2D">
        <w:t>Psalm</w:t>
      </w:r>
      <w:r w:rsidR="00513E2D" w:rsidRPr="00AB1781">
        <w:t xml:space="preserve"> 119</w:t>
      </w:r>
      <w:r w:rsidR="00513E2D">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513E2D">
        <w:rPr>
          <w:noProof/>
        </w:rPr>
        <w:t>287</w:t>
      </w:r>
      <w:r w:rsidR="003A78C2">
        <w:fldChar w:fldCharType="end"/>
      </w:r>
    </w:p>
    <w:p w14:paraId="49DCC6DD" w14:textId="536EB41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513E2D">
        <w:t>Psalm</w:t>
      </w:r>
      <w:r w:rsidR="00513E2D" w:rsidRPr="00AB1781">
        <w:t xml:space="preserve"> 120</w:t>
      </w:r>
      <w:r w:rsidR="00513E2D">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513E2D">
        <w:rPr>
          <w:noProof/>
        </w:rPr>
        <w:t>288</w:t>
      </w:r>
      <w:r w:rsidR="003A78C2">
        <w:fldChar w:fldCharType="end"/>
      </w:r>
    </w:p>
    <w:p w14:paraId="35C5E1C7" w14:textId="15AA923C"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513E2D">
        <w:t>Psalm</w:t>
      </w:r>
      <w:r w:rsidR="00513E2D" w:rsidRPr="00AB1781">
        <w:t xml:space="preserve"> 121</w:t>
      </w:r>
      <w:r w:rsidR="00513E2D">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513E2D">
        <w:rPr>
          <w:noProof/>
        </w:rPr>
        <w:t>289</w:t>
      </w:r>
      <w:r w:rsidR="003A78C2">
        <w:fldChar w:fldCharType="end"/>
      </w:r>
    </w:p>
    <w:p w14:paraId="037372CD" w14:textId="1863C7F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513E2D">
        <w:t>Psalm</w:t>
      </w:r>
      <w:r w:rsidR="00513E2D" w:rsidRPr="00AB1781">
        <w:t xml:space="preserve"> 122</w:t>
      </w:r>
      <w:r w:rsidR="00513E2D">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513E2D">
        <w:rPr>
          <w:noProof/>
        </w:rPr>
        <w:t>290</w:t>
      </w:r>
      <w:r w:rsidR="003A78C2">
        <w:fldChar w:fldCharType="end"/>
      </w:r>
    </w:p>
    <w:p w14:paraId="7F07DE56" w14:textId="01D5E395"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513E2D">
        <w:t>Psalm</w:t>
      </w:r>
      <w:r w:rsidR="00513E2D" w:rsidRPr="00AB1781">
        <w:t xml:space="preserve"> 123</w:t>
      </w:r>
      <w:r w:rsidR="00513E2D">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513E2D">
        <w:rPr>
          <w:noProof/>
        </w:rPr>
        <w:t>291</w:t>
      </w:r>
      <w:r w:rsidR="003A78C2">
        <w:fldChar w:fldCharType="end"/>
      </w:r>
    </w:p>
    <w:p w14:paraId="6BE98E76" w14:textId="368A52F8"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513E2D">
        <w:t>Psalm</w:t>
      </w:r>
      <w:r w:rsidR="00513E2D" w:rsidRPr="00AB1781">
        <w:t xml:space="preserve"> 124</w:t>
      </w:r>
      <w:r w:rsidR="00513E2D">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513E2D">
        <w:rPr>
          <w:noProof/>
        </w:rPr>
        <w:t>292</w:t>
      </w:r>
      <w:r w:rsidR="003A78C2">
        <w:fldChar w:fldCharType="end"/>
      </w:r>
    </w:p>
    <w:p w14:paraId="7A0B4391" w14:textId="7829D5F3"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513E2D">
        <w:t>Psalm</w:t>
      </w:r>
      <w:r w:rsidR="00513E2D" w:rsidRPr="00AB1781">
        <w:t xml:space="preserve"> 125</w:t>
      </w:r>
      <w:r w:rsidR="00513E2D">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513E2D">
        <w:rPr>
          <w:noProof/>
        </w:rPr>
        <w:t>293</w:t>
      </w:r>
      <w:r w:rsidR="003A78C2">
        <w:fldChar w:fldCharType="end"/>
      </w:r>
    </w:p>
    <w:p w14:paraId="1D2C17E0" w14:textId="07B6271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513E2D">
        <w:t>Psalm</w:t>
      </w:r>
      <w:r w:rsidR="00513E2D" w:rsidRPr="00AB1781">
        <w:t xml:space="preserve"> 126</w:t>
      </w:r>
      <w:r w:rsidR="00513E2D">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513E2D">
        <w:rPr>
          <w:noProof/>
        </w:rPr>
        <w:t>293</w:t>
      </w:r>
      <w:r w:rsidR="003A78C2">
        <w:fldChar w:fldCharType="end"/>
      </w:r>
    </w:p>
    <w:p w14:paraId="3F9CAC24" w14:textId="106DB6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513E2D">
        <w:t>Psalm</w:t>
      </w:r>
      <w:r w:rsidR="00513E2D" w:rsidRPr="00AB1781">
        <w:t xml:space="preserve"> 127</w:t>
      </w:r>
      <w:r w:rsidR="00513E2D">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513E2D">
        <w:rPr>
          <w:noProof/>
        </w:rPr>
        <w:t>294</w:t>
      </w:r>
      <w:r w:rsidR="003A78C2">
        <w:fldChar w:fldCharType="end"/>
      </w:r>
    </w:p>
    <w:p w14:paraId="7884AAA8" w14:textId="785DE4D3"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513E2D">
        <w:t>Psalm</w:t>
      </w:r>
      <w:r w:rsidR="00513E2D" w:rsidRPr="00AB1781">
        <w:t xml:space="preserve"> 128</w:t>
      </w:r>
      <w:r w:rsidR="00513E2D">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513E2D">
        <w:rPr>
          <w:noProof/>
        </w:rPr>
        <w:t>295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9"/>
      <w:r w:rsidRPr="001A4291">
        <w:t xml:space="preserve">intercede </w:t>
      </w:r>
      <w:commentRangeEnd w:id="119"/>
      <w:r w:rsidR="00EC5901">
        <w:rPr>
          <w:rStyle w:val="CommentReference"/>
          <w:lang w:val="en-CA"/>
        </w:rPr>
        <w:commentReference w:id="119"/>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05E94FA8"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13E2D">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0" w:name="_Toc410196181"/>
      <w:bookmarkStart w:id="121" w:name="_Toc410196413"/>
      <w:bookmarkStart w:id="122" w:name="_Toc410196915"/>
      <w:bookmarkStart w:id="123" w:name="_Ref434580482"/>
      <w:bookmarkStart w:id="124" w:name="_Toc459399230"/>
      <w:r>
        <w:t xml:space="preserve">The Psalms of the </w:t>
      </w:r>
      <w:bookmarkEnd w:id="120"/>
      <w:bookmarkEnd w:id="121"/>
      <w:bookmarkEnd w:id="122"/>
      <w:r w:rsidR="006D16F9">
        <w:t>Morning Watch</w:t>
      </w:r>
      <w:bookmarkEnd w:id="123"/>
      <w:bookmarkEnd w:id="124"/>
    </w:p>
    <w:p w14:paraId="31E490F0" w14:textId="14BACB85" w:rsidR="006A0403" w:rsidRDefault="006A0403" w:rsidP="006A0403">
      <w:pPr>
        <w:pStyle w:val="Rubric"/>
      </w:pPr>
      <w:r>
        <w:t xml:space="preserve">The Psalms of </w:t>
      </w:r>
      <w:r w:rsidR="003A7286">
        <w:t>Retiring</w:t>
      </w:r>
      <w:r>
        <w:t xml:space="preserve"> shall be recited,</w:t>
      </w:r>
    </w:p>
    <w:p w14:paraId="28991E68" w14:textId="4C7AAE35"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513E2D">
        <w:t>Psalm</w:t>
      </w:r>
      <w:r w:rsidR="00513E2D" w:rsidRPr="00AB1781">
        <w:t xml:space="preserve"> 129</w:t>
      </w:r>
      <w:r w:rsidR="00513E2D">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13E2D">
        <w:rPr>
          <w:rFonts w:cstheme="minorBidi"/>
          <w:noProof/>
        </w:rPr>
        <w:t>296</w:t>
      </w:r>
      <w:r w:rsidR="003A78C2" w:rsidRPr="00AC19C5">
        <w:rPr>
          <w:rFonts w:cstheme="minorBidi"/>
        </w:rPr>
        <w:fldChar w:fldCharType="end"/>
      </w:r>
    </w:p>
    <w:p w14:paraId="15303FBF" w14:textId="3BA240D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513E2D">
        <w:t>Psalm</w:t>
      </w:r>
      <w:r w:rsidR="00513E2D" w:rsidRPr="00AB1781">
        <w:t xml:space="preserve"> 130</w:t>
      </w:r>
      <w:r w:rsidR="00513E2D">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13E2D">
        <w:rPr>
          <w:rFonts w:cstheme="minorBidi"/>
          <w:noProof/>
        </w:rPr>
        <w:t>297</w:t>
      </w:r>
      <w:r w:rsidR="003A78C2" w:rsidRPr="00AC19C5">
        <w:rPr>
          <w:rFonts w:cstheme="minorBidi"/>
        </w:rPr>
        <w:fldChar w:fldCharType="end"/>
      </w:r>
    </w:p>
    <w:p w14:paraId="770A2C32" w14:textId="507E6483"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513E2D">
        <w:t>Psalm</w:t>
      </w:r>
      <w:r w:rsidR="00513E2D" w:rsidRPr="00AB1781">
        <w:t xml:space="preserve"> 131</w:t>
      </w:r>
      <w:r w:rsidR="00513E2D">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13E2D">
        <w:rPr>
          <w:rFonts w:cstheme="minorBidi"/>
          <w:noProof/>
        </w:rPr>
        <w:t>298</w:t>
      </w:r>
      <w:r w:rsidR="003A78C2" w:rsidRPr="00AC19C5">
        <w:rPr>
          <w:rFonts w:cstheme="minorBidi"/>
        </w:rPr>
        <w:fldChar w:fldCharType="end"/>
      </w:r>
    </w:p>
    <w:p w14:paraId="5C4E61A3" w14:textId="2782E069"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513E2D">
        <w:t>Psalm</w:t>
      </w:r>
      <w:r w:rsidR="00513E2D" w:rsidRPr="00AB1781">
        <w:t xml:space="preserve"> 132</w:t>
      </w:r>
      <w:r w:rsidR="00513E2D">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13E2D">
        <w:rPr>
          <w:rFonts w:cstheme="minorBidi"/>
          <w:noProof/>
        </w:rPr>
        <w:t>299</w:t>
      </w:r>
      <w:r w:rsidR="003A78C2" w:rsidRPr="00AC19C5">
        <w:rPr>
          <w:rFonts w:cstheme="minorBidi"/>
        </w:rPr>
        <w:fldChar w:fldCharType="end"/>
      </w:r>
    </w:p>
    <w:p w14:paraId="4604A493" w14:textId="013D7C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513E2D">
        <w:t>Psalm</w:t>
      </w:r>
      <w:r w:rsidR="00513E2D" w:rsidRPr="00AB1781">
        <w:t xml:space="preserve"> 133</w:t>
      </w:r>
      <w:r w:rsidR="00513E2D">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13E2D">
        <w:rPr>
          <w:rFonts w:cstheme="minorBidi"/>
          <w:noProof/>
        </w:rPr>
        <w:t>300</w:t>
      </w:r>
      <w:r w:rsidR="003A78C2" w:rsidRPr="00AC19C5">
        <w:rPr>
          <w:rFonts w:cstheme="minorBidi"/>
        </w:rPr>
        <w:fldChar w:fldCharType="end"/>
      </w:r>
    </w:p>
    <w:p w14:paraId="3B2A66A2" w14:textId="60068CB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513E2D">
        <w:t>Psalm</w:t>
      </w:r>
      <w:r w:rsidR="00513E2D" w:rsidRPr="00AB1781">
        <w:t xml:space="preserve"> 136</w:t>
      </w:r>
      <w:r w:rsidR="00513E2D">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13E2D">
        <w:rPr>
          <w:rFonts w:cstheme="minorBidi"/>
          <w:noProof/>
        </w:rPr>
        <w:t>305</w:t>
      </w:r>
      <w:r w:rsidR="003A78C2" w:rsidRPr="00AC19C5">
        <w:rPr>
          <w:rFonts w:cstheme="minorBidi"/>
        </w:rPr>
        <w:fldChar w:fldCharType="end"/>
      </w:r>
    </w:p>
    <w:p w14:paraId="64B01669" w14:textId="4CFD7A9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513E2D">
        <w:t>Psalm</w:t>
      </w:r>
      <w:r w:rsidR="00513E2D" w:rsidRPr="00AB1781">
        <w:t xml:space="preserve"> 137</w:t>
      </w:r>
      <w:r w:rsidR="00513E2D">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13E2D">
        <w:rPr>
          <w:rFonts w:cstheme="minorBidi"/>
          <w:noProof/>
        </w:rPr>
        <w:t>306</w:t>
      </w:r>
      <w:r w:rsidR="003A78C2" w:rsidRPr="00AC19C5">
        <w:rPr>
          <w:rFonts w:cstheme="minorBidi"/>
        </w:rPr>
        <w:fldChar w:fldCharType="end"/>
      </w:r>
    </w:p>
    <w:p w14:paraId="5258B7E0" w14:textId="6E401C6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513E2D">
        <w:t>Psalm</w:t>
      </w:r>
      <w:r w:rsidR="00513E2D" w:rsidRPr="00AB1781">
        <w:t xml:space="preserve"> 140</w:t>
      </w:r>
      <w:r w:rsidR="00513E2D">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13E2D">
        <w:rPr>
          <w:rFonts w:cstheme="minorBidi"/>
          <w:noProof/>
        </w:rPr>
        <w:t>310</w:t>
      </w:r>
      <w:r w:rsidR="003A78C2" w:rsidRPr="00AC19C5">
        <w:rPr>
          <w:rFonts w:cstheme="minorBidi"/>
        </w:rPr>
        <w:fldChar w:fldCharType="end"/>
      </w:r>
    </w:p>
    <w:p w14:paraId="3092DE46" w14:textId="676FC2B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513E2D">
        <w:t>Psalm</w:t>
      </w:r>
      <w:r w:rsidR="00513E2D" w:rsidRPr="00AB1781">
        <w:t xml:space="preserve"> 141</w:t>
      </w:r>
      <w:r w:rsidR="00513E2D">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13E2D">
        <w:rPr>
          <w:rFonts w:cstheme="minorBidi"/>
          <w:noProof/>
        </w:rPr>
        <w:t>311</w:t>
      </w:r>
      <w:r w:rsidR="003A78C2" w:rsidRPr="00AC19C5">
        <w:rPr>
          <w:rFonts w:cstheme="minorBidi"/>
        </w:rPr>
        <w:fldChar w:fldCharType="end"/>
      </w:r>
    </w:p>
    <w:p w14:paraId="0D65EB5D" w14:textId="358C831A"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513E2D">
        <w:t>Psalm</w:t>
      </w:r>
      <w:r w:rsidR="00513E2D" w:rsidRPr="00AB1781">
        <w:t xml:space="preserve"> 145</w:t>
      </w:r>
      <w:r w:rsidR="00513E2D">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13E2D">
        <w:rPr>
          <w:rFonts w:cstheme="minorBidi"/>
          <w:noProof/>
        </w:rPr>
        <w:t>317</w:t>
      </w:r>
      <w:r w:rsidR="003A78C2" w:rsidRPr="00AC19C5">
        <w:rPr>
          <w:rFonts w:cstheme="minorBidi"/>
        </w:rPr>
        <w:fldChar w:fldCharType="end"/>
      </w:r>
    </w:p>
    <w:p w14:paraId="1A0310A6" w14:textId="79C1364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513E2D">
        <w:t>Psalm</w:t>
      </w:r>
      <w:r w:rsidR="00513E2D" w:rsidRPr="00AB1781">
        <w:t xml:space="preserve"> 146</w:t>
      </w:r>
      <w:r w:rsidR="00513E2D">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13E2D">
        <w:rPr>
          <w:rFonts w:cstheme="minorBidi"/>
          <w:noProof/>
        </w:rPr>
        <w:t>318</w:t>
      </w:r>
      <w:r w:rsidR="003A78C2" w:rsidRPr="00AC19C5">
        <w:rPr>
          <w:rFonts w:cstheme="minorBidi"/>
        </w:rPr>
        <w:fldChar w:fldCharType="end"/>
      </w:r>
    </w:p>
    <w:p w14:paraId="02A27D2F" w14:textId="424E624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513E2D">
        <w:t>Psalm</w:t>
      </w:r>
      <w:r w:rsidR="00513E2D" w:rsidRPr="00AB1781">
        <w:t xml:space="preserve"> 147</w:t>
      </w:r>
      <w:r w:rsidR="00513E2D">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13E2D">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5"/>
      <w:r w:rsidR="006A0403">
        <w:t>unbelievers</w:t>
      </w:r>
      <w:commentRangeEnd w:id="125"/>
      <w:r w:rsidR="006A0403">
        <w:rPr>
          <w:rStyle w:val="CommentReference"/>
          <w:lang w:val="en-CA"/>
        </w:rPr>
        <w:commentReference w:id="125"/>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9D5E26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513E2D">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C733A9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13E2D">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6" w:name="_Toc410196182"/>
      <w:bookmarkStart w:id="127" w:name="_Toc410196414"/>
      <w:bookmarkStart w:id="128" w:name="_Toc410196916"/>
      <w:r>
        <w:br w:type="page"/>
      </w:r>
    </w:p>
    <w:p w14:paraId="6395CC69" w14:textId="17D4D31A" w:rsidR="00964F23" w:rsidRDefault="00964F23" w:rsidP="00964F23">
      <w:pPr>
        <w:pStyle w:val="Heading3"/>
      </w:pPr>
      <w:bookmarkStart w:id="129" w:name="_Toc459399231"/>
      <w:r>
        <w:lastRenderedPageBreak/>
        <w:t>The Midnight Praise</w:t>
      </w:r>
      <w:bookmarkEnd w:id="126"/>
      <w:bookmarkEnd w:id="127"/>
      <w:bookmarkEnd w:id="128"/>
      <w:bookmarkEnd w:id="129"/>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1"/>
    <w:bookmarkEnd w:id="12"/>
    <w:bookmarkEnd w:id="13"/>
    <w:bookmarkEnd w:id="14"/>
    <w:bookmarkEnd w:id="15"/>
    <w:bookmarkEnd w:id="16"/>
    <w:bookmarkEnd w:id="17"/>
    <w:p w14:paraId="71F212E4" w14:textId="338A049E"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513E2D">
        <w:t>The First Canticle</w:t>
      </w:r>
      <w:r>
        <w:fldChar w:fldCharType="end"/>
      </w:r>
      <w:r>
        <w:tab/>
      </w:r>
      <w:r>
        <w:fldChar w:fldCharType="begin"/>
      </w:r>
      <w:r>
        <w:instrText xml:space="preserve"> PAGEREF _Ref448228164 \h </w:instrText>
      </w:r>
      <w:r>
        <w:fldChar w:fldCharType="separate"/>
      </w:r>
      <w:r w:rsidR="00513E2D">
        <w:rPr>
          <w:noProof/>
        </w:rPr>
        <w:t>325</w:t>
      </w:r>
      <w:r>
        <w:fldChar w:fldCharType="end"/>
      </w:r>
    </w:p>
    <w:p w14:paraId="5928D17A" w14:textId="774E52C7" w:rsidR="00B102EF" w:rsidRDefault="00BC3E53" w:rsidP="00E97A49">
      <w:pPr>
        <w:pStyle w:val="EngHang"/>
        <w:tabs>
          <w:tab w:val="right" w:leader="dot" w:pos="8460"/>
        </w:tabs>
      </w:pPr>
      <w:r>
        <w:fldChar w:fldCharType="begin"/>
      </w:r>
      <w:r>
        <w:instrText xml:space="preserve"> REF _Ref449954885 \h </w:instrText>
      </w:r>
      <w:r>
        <w:fldChar w:fldCharType="separate"/>
      </w:r>
      <w:r w:rsidR="00513E2D">
        <w:t>The Second Canticle</w:t>
      </w:r>
      <w:r>
        <w:fldChar w:fldCharType="end"/>
      </w:r>
      <w:r w:rsidR="00B102EF">
        <w:tab/>
      </w:r>
      <w:r w:rsidR="00B102EF">
        <w:fldChar w:fldCharType="begin"/>
      </w:r>
      <w:r w:rsidR="00B102EF">
        <w:instrText xml:space="preserve"> PAGEREF _Ref448228178 \h </w:instrText>
      </w:r>
      <w:r w:rsidR="00B102EF">
        <w:fldChar w:fldCharType="separate"/>
      </w:r>
      <w:r w:rsidR="00513E2D">
        <w:rPr>
          <w:noProof/>
        </w:rPr>
        <w:t>336</w:t>
      </w:r>
      <w:r w:rsidR="00B102EF">
        <w:fldChar w:fldCharType="end"/>
      </w:r>
    </w:p>
    <w:p w14:paraId="3796AB97" w14:textId="26BFD121" w:rsidR="00D9682B" w:rsidRDefault="00BC3E53" w:rsidP="00D9682B">
      <w:pPr>
        <w:pStyle w:val="EngHang"/>
        <w:tabs>
          <w:tab w:val="right" w:leader="dot" w:pos="8460"/>
        </w:tabs>
      </w:pPr>
      <w:r>
        <w:fldChar w:fldCharType="begin"/>
      </w:r>
      <w:r>
        <w:instrText xml:space="preserve"> REF _Ref449954950 \h </w:instrText>
      </w:r>
      <w:r>
        <w:fldChar w:fldCharType="separate"/>
      </w:r>
      <w:r w:rsidR="00513E2D">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513E2D">
        <w:rPr>
          <w:noProof/>
        </w:rPr>
        <w:t>342</w:t>
      </w:r>
      <w:r w:rsidR="00D9682B">
        <w:fldChar w:fldCharType="end"/>
      </w:r>
    </w:p>
    <w:p w14:paraId="3068653C" w14:textId="5AA2D197" w:rsidR="00D9682B" w:rsidRDefault="00D9682B" w:rsidP="00D9682B">
      <w:pPr>
        <w:pStyle w:val="EngHang"/>
        <w:tabs>
          <w:tab w:val="right" w:leader="dot" w:pos="8460"/>
        </w:tabs>
      </w:pPr>
      <w:r>
        <w:fldChar w:fldCharType="begin"/>
      </w:r>
      <w:r>
        <w:instrText xml:space="preserve"> REF _Ref450335240 \h </w:instrText>
      </w:r>
      <w:r>
        <w:fldChar w:fldCharType="separate"/>
      </w:r>
      <w:r w:rsidR="00513E2D">
        <w:t>Additional Canticles for the Vigil of Joyous Saturday from the New Testament</w:t>
      </w:r>
      <w:r>
        <w:fldChar w:fldCharType="end"/>
      </w:r>
      <w:r>
        <w:tab/>
      </w:r>
      <w:r>
        <w:fldChar w:fldCharType="begin"/>
      </w:r>
      <w:r>
        <w:instrText xml:space="preserve"> PAGEREF _Ref450335240 \h </w:instrText>
      </w:r>
      <w:r>
        <w:fldChar w:fldCharType="separate"/>
      </w:r>
      <w:r w:rsidR="00513E2D">
        <w:rPr>
          <w:noProof/>
        </w:rPr>
        <w:t>359</w:t>
      </w:r>
      <w:r>
        <w:fldChar w:fldCharType="end"/>
      </w:r>
    </w:p>
    <w:p w14:paraId="46EDCFEC" w14:textId="61D9FB8F"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513E2D">
        <w:t>The Communion of the Saints</w:t>
      </w:r>
      <w:r>
        <w:fldChar w:fldCharType="end"/>
      </w:r>
      <w:r>
        <w:tab/>
      </w:r>
      <w:r>
        <w:fldChar w:fldCharType="begin"/>
      </w:r>
      <w:r>
        <w:instrText xml:space="preserve"> PAGEREF _Ref448228224 \h </w:instrText>
      </w:r>
      <w:r>
        <w:fldChar w:fldCharType="separate"/>
      </w:r>
      <w:r w:rsidR="00513E2D">
        <w:rPr>
          <w:noProof/>
        </w:rPr>
        <w:t>378</w:t>
      </w:r>
      <w:r>
        <w:fldChar w:fldCharType="end"/>
      </w:r>
    </w:p>
    <w:p w14:paraId="103CDB1E" w14:textId="008AC52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513E2D">
        <w:t>The Doxologies</w:t>
      </w:r>
      <w:r>
        <w:fldChar w:fldCharType="end"/>
      </w:r>
      <w:r>
        <w:tab/>
      </w:r>
      <w:r>
        <w:fldChar w:fldCharType="begin"/>
      </w:r>
      <w:r>
        <w:instrText xml:space="preserve"> PAGEREF _Ref448228235 \h </w:instrText>
      </w:r>
      <w:r>
        <w:fldChar w:fldCharType="separate"/>
      </w:r>
      <w:r w:rsidR="00513E2D">
        <w:rPr>
          <w:noProof/>
        </w:rPr>
        <w:t>397</w:t>
      </w:r>
      <w:r>
        <w:fldChar w:fldCharType="end"/>
      </w:r>
    </w:p>
    <w:p w14:paraId="661E2504" w14:textId="2EC8E7C3" w:rsidR="00E97A49" w:rsidRDefault="00E97A49" w:rsidP="00E97A49">
      <w:pPr>
        <w:pStyle w:val="EngHang"/>
        <w:tabs>
          <w:tab w:val="right" w:leader="dot" w:pos="8460"/>
        </w:tabs>
      </w:pPr>
      <w:r>
        <w:fldChar w:fldCharType="begin"/>
      </w:r>
      <w:r>
        <w:instrText xml:space="preserve"> REF _Ref448471060 \h </w:instrText>
      </w:r>
      <w:r>
        <w:fldChar w:fldCharType="separate"/>
      </w:r>
      <w:r w:rsidR="00513E2D">
        <w:t>The Conclusion of the Midnight Praise</w:t>
      </w:r>
      <w:r>
        <w:fldChar w:fldCharType="end"/>
      </w:r>
      <w:r>
        <w:tab/>
      </w:r>
      <w:r>
        <w:fldChar w:fldCharType="begin"/>
      </w:r>
      <w:r>
        <w:instrText xml:space="preserve"> PAGEREF _Ref448471060 \h </w:instrText>
      </w:r>
      <w:r>
        <w:fldChar w:fldCharType="separate"/>
      </w:r>
      <w:r w:rsidR="00513E2D">
        <w:rPr>
          <w:noProof/>
        </w:rPr>
        <w:t>5</w:t>
      </w:r>
      <w:r>
        <w:fldChar w:fldCharType="end"/>
      </w:r>
    </w:p>
    <w:p w14:paraId="4AF2B63F" w14:textId="338B20F2"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513E2D">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513E2D">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30"/>
            <w:r w:rsidRPr="007425E1">
              <w:rPr>
                <w:rFonts w:eastAsiaTheme="minorHAnsi"/>
              </w:rPr>
              <w:t>O our Lord, Jesus Christ</w:t>
            </w:r>
            <w:commentRangeEnd w:id="130"/>
            <w:r>
              <w:rPr>
                <w:rStyle w:val="CommentReference"/>
                <w:rFonts w:eastAsiaTheme="minorHAnsi" w:cstheme="minorBidi"/>
                <w:color w:val="auto"/>
                <w:lang w:val="en-CA"/>
              </w:rPr>
              <w:commentReference w:id="130"/>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31"/>
            <w:r w:rsidRPr="007425E1">
              <w:rPr>
                <w:rFonts w:eastAsiaTheme="minorHAnsi"/>
              </w:rPr>
              <w:t>Awesome and full of glory</w:t>
            </w:r>
            <w:commentRangeEnd w:id="131"/>
            <w:r>
              <w:rPr>
                <w:rStyle w:val="CommentReference"/>
                <w:rFonts w:ascii="Times New Roman" w:eastAsiaTheme="minorHAnsi" w:hAnsi="Times New Roman" w:cstheme="minorBidi"/>
                <w:color w:val="auto"/>
              </w:rPr>
              <w:commentReference w:id="131"/>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32"/>
            <w:r w:rsidRPr="007425E1">
              <w:rPr>
                <w:rFonts w:eastAsiaTheme="minorHAnsi"/>
              </w:rPr>
              <w:t>works</w:t>
            </w:r>
            <w:commentRangeEnd w:id="132"/>
            <w:r>
              <w:rPr>
                <w:rStyle w:val="CommentReference"/>
                <w:rFonts w:ascii="Times New Roman" w:eastAsiaTheme="minorHAnsi" w:hAnsi="Times New Roman" w:cstheme="minorBidi"/>
                <w:color w:val="auto"/>
              </w:rPr>
              <w:commentReference w:id="132"/>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3"/>
            <w:r w:rsidRPr="00582AD7">
              <w:t>ϥ̀ⲛⲁϯ ⲙ̀ⲡⲓⲟⲩⲁⲓ</w:t>
            </w:r>
            <w:commentRangeEnd w:id="133"/>
            <w:r>
              <w:rPr>
                <w:rStyle w:val="CommentReference"/>
                <w:rFonts w:ascii="Garamond" w:hAnsi="Garamond" w:cstheme="minorBidi"/>
                <w:noProof w:val="0"/>
                <w:lang w:val="en-CA"/>
              </w:rPr>
              <w:commentReference w:id="133"/>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4"/>
            <w:r w:rsidRPr="007425E1">
              <w:rPr>
                <w:rFonts w:eastAsiaTheme="minorHAnsi"/>
              </w:rPr>
              <w:t xml:space="preserve">with </w:t>
            </w:r>
            <w:commentRangeEnd w:id="134"/>
            <w:r>
              <w:rPr>
                <w:rStyle w:val="CommentReference"/>
                <w:rFonts w:ascii="Times New Roman" w:eastAsiaTheme="minorHAnsi" w:hAnsi="Times New Roman" w:cstheme="minorBidi"/>
                <w:color w:val="auto"/>
              </w:rPr>
              <w:commentReference w:id="134"/>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5"/>
            <w:r w:rsidRPr="00582AD7">
              <w:t>ⲡⲁⲓ ⲉ̀ϩⲟⲟⲩ</w:t>
            </w:r>
            <w:commentRangeEnd w:id="135"/>
            <w:r>
              <w:rPr>
                <w:rStyle w:val="CommentReference"/>
                <w:rFonts w:ascii="Garamond" w:hAnsi="Garamond" w:cstheme="minorBidi"/>
                <w:noProof w:val="0"/>
                <w:lang w:val="en-CA"/>
              </w:rPr>
              <w:commentReference w:id="135"/>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6"/>
            <w:r w:rsidRPr="007425E1">
              <w:rPr>
                <w:rFonts w:eastAsiaTheme="minorHAnsi"/>
              </w:rPr>
              <w:t xml:space="preserve">bless </w:t>
            </w:r>
            <w:commentRangeEnd w:id="136"/>
            <w:r>
              <w:rPr>
                <w:rStyle w:val="CommentReference"/>
                <w:rFonts w:ascii="Times New Roman" w:eastAsiaTheme="minorHAnsi" w:hAnsi="Times New Roman" w:cstheme="minorBidi"/>
                <w:color w:val="auto"/>
              </w:rPr>
              <w:commentReference w:id="136"/>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7"/>
            <w:r w:rsidRPr="007425E1">
              <w:rPr>
                <w:rFonts w:eastAsiaTheme="minorHAnsi"/>
              </w:rPr>
              <w:t xml:space="preserve">bless </w:t>
            </w:r>
            <w:commentRangeEnd w:id="137"/>
            <w:r>
              <w:rPr>
                <w:rStyle w:val="CommentReference"/>
                <w:rFonts w:ascii="Times New Roman" w:eastAsiaTheme="minorHAnsi" w:hAnsi="Times New Roman" w:cstheme="minorBidi"/>
                <w:color w:val="auto"/>
              </w:rPr>
              <w:commentReference w:id="137"/>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8" w:name="_Toc410196183"/>
      <w:bookmarkStart w:id="139" w:name="_Toc410196421"/>
      <w:bookmarkStart w:id="140" w:name="_Toc410196923"/>
      <w:bookmarkStart w:id="141" w:name="_Ref435790458"/>
      <w:bookmarkStart w:id="142" w:name="_Ref435790464"/>
      <w:bookmarkStart w:id="143" w:name="_Toc459399180"/>
      <w:bookmarkEnd w:id="106"/>
      <w:r>
        <w:lastRenderedPageBreak/>
        <w:t xml:space="preserve">The Rising of the Sun: Matins </w:t>
      </w:r>
      <w:bookmarkEnd w:id="138"/>
      <w:bookmarkEnd w:id="139"/>
      <w:bookmarkEnd w:id="140"/>
      <w:r>
        <w:t>(or Lauds)</w:t>
      </w:r>
      <w:bookmarkEnd w:id="141"/>
      <w:bookmarkEnd w:id="142"/>
      <w:bookmarkEnd w:id="143"/>
    </w:p>
    <w:p w14:paraId="3E5C38FC" w14:textId="5901D067" w:rsidR="00DE5308" w:rsidRDefault="00DE5308" w:rsidP="00DE5308">
      <w:pPr>
        <w:pStyle w:val="Heading3"/>
      </w:pPr>
      <w:bookmarkStart w:id="144" w:name="_Ref411320700"/>
      <w:r>
        <w:t>Matins</w:t>
      </w:r>
      <w:bookmarkEnd w:id="144"/>
    </w:p>
    <w:p w14:paraId="35A4E34C" w14:textId="1E0EF22C" w:rsidR="00B102EF" w:rsidRPr="00B102EF" w:rsidRDefault="00B102EF" w:rsidP="00B102EF">
      <w:pPr>
        <w:pStyle w:val="Rubric"/>
      </w:pPr>
      <w:r>
        <w:t xml:space="preserve">See </w:t>
      </w:r>
      <w:r>
        <w:fldChar w:fldCharType="begin"/>
      </w:r>
      <w:r>
        <w:instrText xml:space="preserve"> REF _Ref448228969 \h </w:instrText>
      </w:r>
      <w:r>
        <w:fldChar w:fldCharType="separate"/>
      </w:r>
      <w:r w:rsidR="00513E2D">
        <w:t>Vespers Praise</w:t>
      </w:r>
      <w:r>
        <w:fldChar w:fldCharType="end"/>
      </w:r>
      <w:r>
        <w:t xml:space="preserve">, page </w:t>
      </w:r>
      <w:r>
        <w:fldChar w:fldCharType="begin"/>
      </w:r>
      <w:r>
        <w:instrText xml:space="preserve"> PAGEREF _Ref448228965 \h </w:instrText>
      </w:r>
      <w:r>
        <w:fldChar w:fldCharType="separate"/>
      </w:r>
      <w:r w:rsidR="00513E2D">
        <w:rPr>
          <w:noProof/>
        </w:rPr>
        <w:t>5</w:t>
      </w:r>
      <w:r>
        <w:fldChar w:fldCharType="end"/>
      </w:r>
      <w:r>
        <w:t>.</w:t>
      </w:r>
    </w:p>
    <w:p w14:paraId="59F64A80" w14:textId="77777777" w:rsidR="00495F1A" w:rsidRDefault="00495F1A" w:rsidP="00495F1A">
      <w:pPr>
        <w:pStyle w:val="Heading2"/>
      </w:pPr>
      <w:bookmarkStart w:id="145" w:name="_Toc410196185"/>
      <w:bookmarkStart w:id="146" w:name="_Toc410196427"/>
      <w:bookmarkStart w:id="147" w:name="_Toc410196929"/>
      <w:bookmarkStart w:id="148" w:name="Prime"/>
      <w:bookmarkStart w:id="149" w:name="_Toc459399181"/>
      <w:r>
        <w:lastRenderedPageBreak/>
        <w:t>Early Morning: Prime (The First Hour)</w:t>
      </w:r>
      <w:bookmarkEnd w:id="145"/>
      <w:bookmarkEnd w:id="146"/>
      <w:bookmarkEnd w:id="147"/>
      <w:bookmarkEnd w:id="149"/>
    </w:p>
    <w:bookmarkStart w:id="150" w:name="_Ref435799261" w:displacedByCustomXml="next"/>
    <w:bookmarkStart w:id="151" w:name="_Ref435799254" w:displacedByCustomXml="next"/>
    <w:bookmarkStart w:id="152" w:name="_Ref435789629" w:displacedByCustomXml="next"/>
    <w:bookmarkStart w:id="153" w:name="_Ref435789623" w:displacedByCustomXml="next"/>
    <w:bookmarkStart w:id="154" w:name="_Ref435434342" w:displacedByCustomXml="next"/>
    <w:bookmarkStart w:id="155" w:name="_Ref435434336" w:displacedByCustomXml="next"/>
    <w:bookmarkStart w:id="156" w:name="_Toc410196930" w:displacedByCustomXml="next"/>
    <w:bookmarkStart w:id="157" w:name="_Toc410196428" w:displacedByCustomXml="next"/>
    <w:bookmarkStart w:id="158" w:name="_Toc410196186" w:displacedByCustomXml="next"/>
    <w:sdt>
      <w:sdtPr>
        <w:id w:val="467860529"/>
        <w:docPartObj>
          <w:docPartGallery w:val="Table of Contents"/>
          <w:docPartUnique/>
        </w:docPartObj>
      </w:sdtPr>
      <w:sdtEndPr>
        <w:rPr>
          <w:b/>
          <w:bCs/>
          <w:noProof/>
        </w:rPr>
      </w:sdtEndPr>
      <w:sdtContent>
        <w:p w14:paraId="7A7B96A9" w14:textId="77777777" w:rsidR="00513E2D" w:rsidRDefault="009800DB">
          <w:pPr>
            <w:pStyle w:val="TOC3"/>
            <w:tabs>
              <w:tab w:val="right" w:leader="dot" w:pos="8846"/>
            </w:tabs>
            <w:rPr>
              <w:rFonts w:asciiTheme="minorHAnsi" w:eastAsia="宋体"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513E2D">
              <w:rPr>
                <w:noProof/>
                <w:webHidden/>
              </w:rPr>
              <w:t>49</w:t>
            </w:r>
            <w:r w:rsidR="00513E2D">
              <w:rPr>
                <w:noProof/>
                <w:webHidden/>
              </w:rPr>
              <w:fldChar w:fldCharType="end"/>
            </w:r>
          </w:hyperlink>
        </w:p>
        <w:p w14:paraId="724FD87D"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33" w:history="1">
            <w:r w:rsidRPr="0053653A">
              <w:rPr>
                <w:rStyle w:val="Hyperlink"/>
                <w:noProof/>
              </w:rPr>
              <w:t>The Doxology of Prime</w:t>
            </w:r>
            <w:r>
              <w:rPr>
                <w:noProof/>
                <w:webHidden/>
              </w:rPr>
              <w:tab/>
            </w:r>
            <w:r>
              <w:rPr>
                <w:noProof/>
                <w:webHidden/>
              </w:rPr>
              <w:fldChar w:fldCharType="begin"/>
            </w:r>
            <w:r>
              <w:rPr>
                <w:noProof/>
                <w:webHidden/>
              </w:rPr>
              <w:instrText xml:space="preserve"> PAGEREF _Toc459399233 \h </w:instrText>
            </w:r>
            <w:r>
              <w:rPr>
                <w:noProof/>
                <w:webHidden/>
              </w:rPr>
            </w:r>
            <w:r>
              <w:rPr>
                <w:noProof/>
                <w:webHidden/>
              </w:rPr>
              <w:fldChar w:fldCharType="separate"/>
            </w:r>
            <w:r>
              <w:rPr>
                <w:noProof/>
                <w:webHidden/>
              </w:rPr>
              <w:t>55</w:t>
            </w:r>
            <w:r>
              <w:rPr>
                <w:noProof/>
                <w:webHidden/>
              </w:rPr>
              <w:fldChar w:fldCharType="end"/>
            </w:r>
          </w:hyperlink>
        </w:p>
        <w:p w14:paraId="7C31206D"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34" w:history="1">
            <w:r w:rsidRPr="0053653A">
              <w:rPr>
                <w:rStyle w:val="Hyperlink"/>
                <w:noProof/>
              </w:rPr>
              <w:t>The Raising of Morning Incense</w:t>
            </w:r>
            <w:r>
              <w:rPr>
                <w:noProof/>
                <w:webHidden/>
              </w:rPr>
              <w:tab/>
            </w:r>
            <w:r>
              <w:rPr>
                <w:noProof/>
                <w:webHidden/>
              </w:rPr>
              <w:fldChar w:fldCharType="begin"/>
            </w:r>
            <w:r>
              <w:rPr>
                <w:noProof/>
                <w:webHidden/>
              </w:rPr>
              <w:instrText xml:space="preserve"> PAGEREF _Toc459399234 \h </w:instrText>
            </w:r>
            <w:r>
              <w:rPr>
                <w:noProof/>
                <w:webHidden/>
              </w:rPr>
            </w:r>
            <w:r>
              <w:rPr>
                <w:noProof/>
                <w:webHidden/>
              </w:rPr>
              <w:fldChar w:fldCharType="separate"/>
            </w:r>
            <w:r>
              <w:rPr>
                <w:noProof/>
                <w:webHidden/>
              </w:rPr>
              <w:t>66</w:t>
            </w:r>
            <w:r>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9" w:name="_Ref448061221"/>
      <w:bookmarkStart w:id="160" w:name="_Toc459399232"/>
      <w:r>
        <w:lastRenderedPageBreak/>
        <w:t>The Psalms of Prime</w:t>
      </w:r>
      <w:bookmarkEnd w:id="158"/>
      <w:bookmarkEnd w:id="157"/>
      <w:bookmarkEnd w:id="156"/>
      <w:bookmarkEnd w:id="155"/>
      <w:bookmarkEnd w:id="154"/>
      <w:bookmarkEnd w:id="153"/>
      <w:bookmarkEnd w:id="152"/>
      <w:bookmarkEnd w:id="151"/>
      <w:bookmarkEnd w:id="150"/>
      <w:bookmarkEnd w:id="159"/>
      <w:bookmarkEnd w:id="160"/>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5EF6FE25"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513E2D">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513E2D">
        <w:rPr>
          <w:noProof/>
          <w:lang w:val="en-US"/>
        </w:rPr>
        <w:t>10</w:t>
      </w:r>
      <w:r w:rsidR="003A78C2">
        <w:rPr>
          <w:lang w:val="en-US"/>
        </w:rPr>
        <w:fldChar w:fldCharType="end"/>
      </w:r>
    </w:p>
    <w:p w14:paraId="4806E141" w14:textId="036F6009"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513E2D">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513E2D">
        <w:rPr>
          <w:noProof/>
          <w:lang w:val="en-US"/>
        </w:rPr>
        <w:t>10</w:t>
      </w:r>
      <w:r w:rsidR="003A78C2">
        <w:rPr>
          <w:lang w:val="en-US"/>
        </w:rPr>
        <w:fldChar w:fldCharType="end"/>
      </w:r>
    </w:p>
    <w:p w14:paraId="4AFC4FF5" w14:textId="30FD1FD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513E2D">
        <w:t>Psalm</w:t>
      </w:r>
      <w:r w:rsidR="00513E2D" w:rsidRPr="00AB1781">
        <w:t xml:space="preserve"> 50</w:t>
      </w:r>
      <w:r w:rsidR="00513E2D">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513E2D">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54FADC7C" w:rsidR="00CC066E" w:rsidRDefault="00AB78C6" w:rsidP="00CC066E">
      <w:pPr>
        <w:pStyle w:val="Heading5"/>
      </w:pPr>
      <w:bookmarkStart w:id="161" w:name="_Ref442855527"/>
      <w:r>
        <w:t>Ephesians</w:t>
      </w:r>
      <w:r w:rsidR="00426624">
        <w:t xml:space="preserve"> 4:1-</w:t>
      </w:r>
      <w:r w:rsidR="00CC066E">
        <w:t>5</w:t>
      </w:r>
      <w:bookmarkEnd w:id="161"/>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62" w:name="_Ref434575533"/>
      <w:r>
        <w:rPr>
          <w:lang w:val="en-GB"/>
        </w:rPr>
        <w:t>The Psalm</w:t>
      </w:r>
      <w:r w:rsidR="00F14AA6">
        <w:rPr>
          <w:lang w:val="en-GB"/>
        </w:rPr>
        <w:t>s of Early Morning (Prime)</w:t>
      </w:r>
      <w:bookmarkEnd w:id="162"/>
    </w:p>
    <w:p w14:paraId="1B1E9354" w14:textId="7FC49C55"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513E2D">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513E2D">
        <w:rPr>
          <w:noProof/>
        </w:rPr>
        <w:t>85</w:t>
      </w:r>
      <w:r w:rsidR="003A78C2">
        <w:fldChar w:fldCharType="end"/>
      </w:r>
    </w:p>
    <w:p w14:paraId="7F06AC31" w14:textId="11A8407C"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513E2D">
        <w:t>Psalm</w:t>
      </w:r>
      <w:r w:rsidR="00513E2D" w:rsidRPr="00AB1781">
        <w:t xml:space="preserve"> 2</w:t>
      </w:r>
      <w:r w:rsidR="00513E2D">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513E2D">
        <w:rPr>
          <w:noProof/>
        </w:rPr>
        <w:t>85</w:t>
      </w:r>
      <w:r w:rsidR="003A78C2">
        <w:fldChar w:fldCharType="end"/>
      </w:r>
    </w:p>
    <w:p w14:paraId="3E08DA39" w14:textId="35F03FC4"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513E2D">
        <w:t>Psalm</w:t>
      </w:r>
      <w:r w:rsidR="00513E2D" w:rsidRPr="00AB1781">
        <w:t xml:space="preserve"> 3</w:t>
      </w:r>
      <w:r w:rsidR="00513E2D">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513E2D">
        <w:rPr>
          <w:noProof/>
        </w:rPr>
        <w:t>87</w:t>
      </w:r>
      <w:r w:rsidR="003A78C2">
        <w:fldChar w:fldCharType="end"/>
      </w:r>
    </w:p>
    <w:p w14:paraId="74A89173" w14:textId="36A6D478"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513E2D">
        <w:t>Psalm</w:t>
      </w:r>
      <w:r w:rsidR="00513E2D" w:rsidRPr="00AB1781">
        <w:t xml:space="preserve"> 4</w:t>
      </w:r>
      <w:r w:rsidR="00513E2D">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513E2D">
        <w:rPr>
          <w:noProof/>
        </w:rPr>
        <w:t>88</w:t>
      </w:r>
      <w:r w:rsidR="003A78C2">
        <w:fldChar w:fldCharType="end"/>
      </w:r>
    </w:p>
    <w:p w14:paraId="01E0D354" w14:textId="57D967C2"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513E2D">
        <w:t>Psalm</w:t>
      </w:r>
      <w:r w:rsidR="00513E2D" w:rsidRPr="00AB1781">
        <w:t xml:space="preserve"> 5</w:t>
      </w:r>
      <w:r w:rsidR="00513E2D">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513E2D">
        <w:rPr>
          <w:noProof/>
        </w:rPr>
        <w:t>89</w:t>
      </w:r>
      <w:r w:rsidR="003A78C2">
        <w:fldChar w:fldCharType="end"/>
      </w:r>
    </w:p>
    <w:p w14:paraId="2917FC62" w14:textId="26BD22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513E2D">
        <w:t>Psalm</w:t>
      </w:r>
      <w:r w:rsidR="00513E2D" w:rsidRPr="00AB1781">
        <w:t xml:space="preserve"> 6</w:t>
      </w:r>
      <w:r w:rsidR="00513E2D">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513E2D">
        <w:rPr>
          <w:noProof/>
        </w:rPr>
        <w:t>90</w:t>
      </w:r>
      <w:r w:rsidR="003A78C2">
        <w:fldChar w:fldCharType="end"/>
      </w:r>
    </w:p>
    <w:p w14:paraId="1839FE4B" w14:textId="7A1F41DE"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513E2D">
        <w:t>Psalm</w:t>
      </w:r>
      <w:r w:rsidR="00513E2D" w:rsidRPr="00AB1781">
        <w:t xml:space="preserve"> 8</w:t>
      </w:r>
      <w:r w:rsidR="00513E2D">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513E2D">
        <w:rPr>
          <w:noProof/>
        </w:rPr>
        <w:t>93</w:t>
      </w:r>
      <w:r w:rsidR="003A78C2">
        <w:fldChar w:fldCharType="end"/>
      </w:r>
    </w:p>
    <w:p w14:paraId="03DD40B1" w14:textId="174209F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513E2D">
        <w:t>Psalm</w:t>
      </w:r>
      <w:r w:rsidR="00513E2D" w:rsidRPr="00AB1781">
        <w:t xml:space="preserve"> 11</w:t>
      </w:r>
      <w:r w:rsidR="00513E2D">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513E2D">
        <w:rPr>
          <w:noProof/>
        </w:rPr>
        <w:t>98</w:t>
      </w:r>
      <w:r w:rsidR="003A78C2">
        <w:fldChar w:fldCharType="end"/>
      </w:r>
    </w:p>
    <w:p w14:paraId="5A0777AD" w14:textId="4C5EBF76"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513E2D">
        <w:t>Psalm</w:t>
      </w:r>
      <w:r w:rsidR="00513E2D" w:rsidRPr="00AB1781">
        <w:t xml:space="preserve"> 12</w:t>
      </w:r>
      <w:r w:rsidR="00513E2D">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513E2D">
        <w:rPr>
          <w:noProof/>
        </w:rPr>
        <w:t>99</w:t>
      </w:r>
      <w:r w:rsidR="003A78C2">
        <w:fldChar w:fldCharType="end"/>
      </w:r>
    </w:p>
    <w:p w14:paraId="6B871C95" w14:textId="4F572C35"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513E2D">
        <w:t>Psalm</w:t>
      </w:r>
      <w:r w:rsidR="00513E2D" w:rsidRPr="00AB1781">
        <w:t xml:space="preserve"> 14</w:t>
      </w:r>
      <w:r w:rsidR="00513E2D">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513E2D">
        <w:rPr>
          <w:noProof/>
        </w:rPr>
        <w:t>100</w:t>
      </w:r>
      <w:r w:rsidR="003A78C2">
        <w:fldChar w:fldCharType="end"/>
      </w:r>
    </w:p>
    <w:p w14:paraId="3960802F" w14:textId="1DE38BF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513E2D">
        <w:t>Psalm</w:t>
      </w:r>
      <w:r w:rsidR="00513E2D" w:rsidRPr="00AB1781">
        <w:t xml:space="preserve"> 15</w:t>
      </w:r>
      <w:r w:rsidR="00513E2D">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513E2D">
        <w:rPr>
          <w:noProof/>
        </w:rPr>
        <w:t>101</w:t>
      </w:r>
      <w:r w:rsidR="003A78C2">
        <w:fldChar w:fldCharType="end"/>
      </w:r>
    </w:p>
    <w:p w14:paraId="46224EE2" w14:textId="146C1A11"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513E2D">
        <w:t>Psalm</w:t>
      </w:r>
      <w:r w:rsidR="00513E2D" w:rsidRPr="00AB1781">
        <w:t xml:space="preserve"> 18</w:t>
      </w:r>
      <w:r w:rsidR="00513E2D">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513E2D">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13C0BB5"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513E2D">
        <w:t>Psalm</w:t>
      </w:r>
      <w:r w:rsidR="00513E2D" w:rsidRPr="00AB1781">
        <w:t xml:space="preserve"> 24</w:t>
      </w:r>
      <w:r w:rsidR="00513E2D">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513E2D">
        <w:rPr>
          <w:noProof/>
        </w:rPr>
        <w:t>117</w:t>
      </w:r>
      <w:r w:rsidR="003A78C2">
        <w:fldChar w:fldCharType="end"/>
      </w:r>
    </w:p>
    <w:p w14:paraId="6EE9E88E" w14:textId="746FB71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513E2D">
        <w:t>Psalm</w:t>
      </w:r>
      <w:r w:rsidR="00513E2D" w:rsidRPr="00AB1781">
        <w:t xml:space="preserve"> 26</w:t>
      </w:r>
      <w:r w:rsidR="00513E2D">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513E2D">
        <w:rPr>
          <w:noProof/>
        </w:rPr>
        <w:t>120</w:t>
      </w:r>
      <w:r w:rsidR="003A78C2">
        <w:fldChar w:fldCharType="end"/>
      </w:r>
    </w:p>
    <w:p w14:paraId="1E8B8142" w14:textId="6CD745C8"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513E2D">
        <w:t>Psalm</w:t>
      </w:r>
      <w:r w:rsidR="00513E2D" w:rsidRPr="00AB1781">
        <w:t xml:space="preserve"> 62</w:t>
      </w:r>
      <w:r w:rsidR="00513E2D">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513E2D">
        <w:rPr>
          <w:noProof/>
        </w:rPr>
        <w:t>175</w:t>
      </w:r>
      <w:r w:rsidR="003A78C2">
        <w:fldChar w:fldCharType="end"/>
      </w:r>
    </w:p>
    <w:p w14:paraId="68EA7A25" w14:textId="37926019"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513E2D">
        <w:t>Psalm</w:t>
      </w:r>
      <w:r w:rsidR="00513E2D" w:rsidRPr="00AB1781">
        <w:t xml:space="preserve"> 66</w:t>
      </w:r>
      <w:r w:rsidR="00513E2D">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513E2D">
        <w:rPr>
          <w:noProof/>
        </w:rPr>
        <w:t>181</w:t>
      </w:r>
      <w:r w:rsidR="003A78C2">
        <w:fldChar w:fldCharType="end"/>
      </w:r>
    </w:p>
    <w:p w14:paraId="065CCDFD" w14:textId="1DB98606"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513E2D">
        <w:t>Psalm</w:t>
      </w:r>
      <w:r w:rsidR="00513E2D" w:rsidRPr="00AB1781">
        <w:t xml:space="preserve"> 69</w:t>
      </w:r>
      <w:r w:rsidR="00513E2D">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513E2D">
        <w:rPr>
          <w:noProof/>
        </w:rPr>
        <w:t>188</w:t>
      </w:r>
      <w:r w:rsidR="003A78C2">
        <w:fldChar w:fldCharType="end"/>
      </w:r>
    </w:p>
    <w:p w14:paraId="31570FA5" w14:textId="5F663241"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513E2D">
        <w:t>Psalm</w:t>
      </w:r>
      <w:r w:rsidR="00513E2D" w:rsidRPr="00AB1781">
        <w:t xml:space="preserve"> 112</w:t>
      </w:r>
      <w:r w:rsidR="00513E2D">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513E2D">
        <w:rPr>
          <w:noProof/>
        </w:rPr>
        <w:t>263</w:t>
      </w:r>
      <w:r w:rsidR="003A78C2">
        <w:fldChar w:fldCharType="end"/>
      </w:r>
    </w:p>
    <w:p w14:paraId="73FFF146" w14:textId="38ED2FF9"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513E2D">
        <w:t>Psalm</w:t>
      </w:r>
      <w:r w:rsidR="00513E2D" w:rsidRPr="00AB1781">
        <w:t xml:space="preserve"> 142</w:t>
      </w:r>
      <w:r w:rsidR="00513E2D">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513E2D">
        <w:rPr>
          <w:noProof/>
        </w:rPr>
        <w:t>312</w:t>
      </w:r>
      <w:r w:rsidR="003A78C2">
        <w:fldChar w:fldCharType="end"/>
      </w:r>
    </w:p>
    <w:p w14:paraId="3CD7FD72" w14:textId="4F43604B" w:rsidR="00CC066E" w:rsidRDefault="00CC066E" w:rsidP="00CC066E">
      <w:pPr>
        <w:pStyle w:val="Heading5"/>
      </w:pPr>
      <w:bookmarkStart w:id="163" w:name="_Ref435799363"/>
      <w:r>
        <w:t>T</w:t>
      </w:r>
      <w:r w:rsidR="00AB78C6">
        <w:t>he Gospel from Saint John</w:t>
      </w:r>
      <w:r>
        <w:t xml:space="preserve"> 1:1 17</w:t>
      </w:r>
      <w:bookmarkEnd w:id="163"/>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4EB6900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513E2D">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2E2E4464"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513E2D">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4" w:name="_Toc410196187"/>
      <w:bookmarkStart w:id="165" w:name="_Toc410196429"/>
      <w:bookmarkStart w:id="166"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7" w:name="_Ref452621073"/>
      <w:r>
        <w:rPr>
          <w:lang w:val="en-GB"/>
        </w:rPr>
        <w:t>The Introduction to the Creed</w:t>
      </w:r>
      <w:bookmarkEnd w:id="167"/>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8" w:name="_Ref452621084"/>
      <w:r>
        <w:rPr>
          <w:lang w:val="en-GB"/>
        </w:rPr>
        <w:t>The Orthodox Creed</w:t>
      </w:r>
      <w:bookmarkEnd w:id="168"/>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39CF4413"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513E2D">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66A9F62E"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13E2D">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9" w:name="_Ref412098903"/>
      <w:r>
        <w:br w:type="page"/>
      </w:r>
    </w:p>
    <w:p w14:paraId="454C0BF9" w14:textId="4F7D835B" w:rsidR="00495F1A" w:rsidRDefault="00495F1A" w:rsidP="00495F1A">
      <w:pPr>
        <w:pStyle w:val="Heading3"/>
      </w:pPr>
      <w:bookmarkStart w:id="170" w:name="_Ref442855270"/>
      <w:bookmarkStart w:id="171" w:name="_Ref442855276"/>
      <w:bookmarkStart w:id="172" w:name="_Toc459399233"/>
      <w:r>
        <w:lastRenderedPageBreak/>
        <w:t>The Doxology of Prime</w:t>
      </w:r>
      <w:bookmarkEnd w:id="164"/>
      <w:bookmarkEnd w:id="165"/>
      <w:bookmarkEnd w:id="166"/>
      <w:bookmarkEnd w:id="169"/>
      <w:bookmarkEnd w:id="170"/>
      <w:bookmarkEnd w:id="171"/>
      <w:bookmarkEnd w:id="17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3"/>
            <w:r>
              <w:t>That gives light,</w:t>
            </w:r>
            <w:commentRangeEnd w:id="173"/>
            <w:r>
              <w:rPr>
                <w:rStyle w:val="CommentReference"/>
                <w:rFonts w:ascii="Times New Roman" w:eastAsiaTheme="minorHAnsi" w:hAnsi="Times New Roman" w:cstheme="minorBidi"/>
                <w:color w:val="auto"/>
              </w:rPr>
              <w:commentReference w:id="17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4"/>
            <w:r>
              <w:rPr>
                <w:rStyle w:val="CommentReference"/>
                <w:rFonts w:ascii="Garamond" w:hAnsi="Garamond" w:cstheme="minorBidi"/>
                <w:noProof w:val="0"/>
                <w:lang w:val="en-CA"/>
              </w:rPr>
              <w:commentReference w:id="17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4198B2D2"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513E2D">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513E2D">
        <w:rPr>
          <w:noProof/>
        </w:rPr>
        <w:t>448</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5" w:name="_Toc410196188"/>
      <w:bookmarkStart w:id="176" w:name="_Toc410196430"/>
      <w:bookmarkStart w:id="177" w:name="_Toc410196932"/>
      <w:bookmarkStart w:id="178" w:name="_Ref412099016"/>
      <w:bookmarkStart w:id="179" w:name="_Toc298681357"/>
      <w:bookmarkStart w:id="180" w:name="_Ref299211976"/>
      <w:bookmarkStart w:id="181" w:name="_Toc308441947"/>
      <w:r>
        <w:br w:type="page"/>
      </w:r>
    </w:p>
    <w:p w14:paraId="67316D19" w14:textId="56ECD544" w:rsidR="00495F1A" w:rsidRDefault="00495F1A" w:rsidP="00495F1A">
      <w:pPr>
        <w:pStyle w:val="Heading3"/>
      </w:pPr>
      <w:bookmarkStart w:id="182" w:name="_Toc459399234"/>
      <w:r>
        <w:lastRenderedPageBreak/>
        <w:t>The Raising of Morning Incense</w:t>
      </w:r>
      <w:bookmarkEnd w:id="175"/>
      <w:bookmarkEnd w:id="176"/>
      <w:bookmarkEnd w:id="177"/>
      <w:bookmarkEnd w:id="178"/>
      <w:bookmarkEnd w:id="182"/>
    </w:p>
    <w:p w14:paraId="6E334613" w14:textId="6468E11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513E2D" w:rsidRPr="00513E2D">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513E2D">
        <w:rPr>
          <w:i/>
          <w:noProof/>
        </w:rPr>
        <w:t>531</w:t>
      </w:r>
      <w:r w:rsidR="00542C2E">
        <w:rPr>
          <w:i/>
        </w:rPr>
        <w:fldChar w:fldCharType="end"/>
      </w:r>
      <w:r w:rsidR="00542C2E">
        <w:rPr>
          <w:i/>
        </w:rPr>
        <w:t>.</w:t>
      </w:r>
    </w:p>
    <w:p w14:paraId="4014399E" w14:textId="77777777" w:rsidR="00495F1A" w:rsidRDefault="00495F1A" w:rsidP="00495F1A">
      <w:pPr>
        <w:pStyle w:val="Heading2"/>
      </w:pPr>
      <w:bookmarkStart w:id="183" w:name="_Toc410196189"/>
      <w:bookmarkStart w:id="184" w:name="_Toc410196431"/>
      <w:bookmarkStart w:id="185" w:name="_Toc410196933"/>
      <w:bookmarkStart w:id="186" w:name="_Toc459399182"/>
      <w:bookmarkEnd w:id="148"/>
      <w:r>
        <w:lastRenderedPageBreak/>
        <w:t>Mid-Morning (The Third Hour)</w:t>
      </w:r>
      <w:bookmarkEnd w:id="183"/>
      <w:bookmarkEnd w:id="184"/>
      <w:bookmarkEnd w:id="185"/>
      <w:bookmarkEnd w:id="186"/>
    </w:p>
    <w:p w14:paraId="62F33FD5" w14:textId="77777777" w:rsidR="00495F1A" w:rsidRDefault="00495F1A" w:rsidP="00495F1A">
      <w:pPr>
        <w:pStyle w:val="Heading3"/>
      </w:pPr>
      <w:bookmarkStart w:id="187" w:name="_Toc410196190"/>
      <w:bookmarkStart w:id="188" w:name="_Toc410196432"/>
      <w:bookmarkStart w:id="189" w:name="_Toc410196934"/>
      <w:bookmarkStart w:id="190" w:name="_Ref435434353"/>
      <w:bookmarkStart w:id="191" w:name="_Ref435434358"/>
      <w:bookmarkStart w:id="192" w:name="_Ref435800051"/>
      <w:bookmarkStart w:id="193" w:name="_Ref435800057"/>
      <w:bookmarkStart w:id="194" w:name="_Ref448124439"/>
      <w:bookmarkStart w:id="195" w:name="_Ref448124892"/>
      <w:bookmarkStart w:id="196" w:name="_Ref448124902"/>
      <w:r>
        <w:t>The Psalms of the Third Hour</w:t>
      </w:r>
      <w:bookmarkEnd w:id="187"/>
      <w:bookmarkEnd w:id="188"/>
      <w:bookmarkEnd w:id="189"/>
      <w:bookmarkEnd w:id="190"/>
      <w:bookmarkEnd w:id="191"/>
      <w:bookmarkEnd w:id="192"/>
      <w:bookmarkEnd w:id="193"/>
      <w:bookmarkEnd w:id="194"/>
      <w:bookmarkEnd w:id="195"/>
      <w:bookmarkEnd w:id="196"/>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B0E847D"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513E2D">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13E2D">
        <w:rPr>
          <w:noProof/>
          <w:lang w:val="en-US"/>
        </w:rPr>
        <w:t>10</w:t>
      </w:r>
      <w:r w:rsidR="003A78C2">
        <w:rPr>
          <w:lang w:val="en-US"/>
        </w:rPr>
        <w:fldChar w:fldCharType="end"/>
      </w:r>
    </w:p>
    <w:p w14:paraId="6C931A86" w14:textId="2D0A877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513E2D">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13E2D">
        <w:rPr>
          <w:noProof/>
          <w:lang w:val="en-US"/>
        </w:rPr>
        <w:t>10</w:t>
      </w:r>
      <w:r w:rsidR="003A78C2">
        <w:rPr>
          <w:lang w:val="en-US"/>
        </w:rPr>
        <w:fldChar w:fldCharType="end"/>
      </w:r>
    </w:p>
    <w:p w14:paraId="626D6935" w14:textId="03BA1644"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513E2D">
        <w:t>Psalm</w:t>
      </w:r>
      <w:r w:rsidR="00513E2D" w:rsidRPr="00AB1781">
        <w:t xml:space="preserve"> 50</w:t>
      </w:r>
      <w:r w:rsidR="00513E2D">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13E2D">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7" w:name="_Ref434576019"/>
      <w:r>
        <w:rPr>
          <w:lang w:val="en-GB"/>
        </w:rPr>
        <w:t>The Psalms</w:t>
      </w:r>
      <w:r w:rsidR="00F14AA6">
        <w:rPr>
          <w:lang w:val="en-GB"/>
        </w:rPr>
        <w:t xml:space="preserve"> of Mid-Morning (The Third Hour)</w:t>
      </w:r>
      <w:bookmarkEnd w:id="197"/>
    </w:p>
    <w:p w14:paraId="03E00499" w14:textId="2A3F38BE"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513E2D">
        <w:t>Psalm</w:t>
      </w:r>
      <w:r w:rsidR="00513E2D" w:rsidRPr="00AB1781">
        <w:t xml:space="preserve"> 19</w:t>
      </w:r>
      <w:r w:rsidR="00513E2D">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513E2D">
        <w:rPr>
          <w:noProof/>
        </w:rPr>
        <w:t>110</w:t>
      </w:r>
      <w:r w:rsidR="003A78C2">
        <w:fldChar w:fldCharType="end"/>
      </w:r>
    </w:p>
    <w:p w14:paraId="441D23D2" w14:textId="31F906F9"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513E2D">
        <w:t>Psalm</w:t>
      </w:r>
      <w:r w:rsidR="00513E2D" w:rsidRPr="00AB1781">
        <w:t xml:space="preserve"> 22</w:t>
      </w:r>
      <w:r w:rsidR="00513E2D">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513E2D">
        <w:rPr>
          <w:noProof/>
        </w:rPr>
        <w:t>114</w:t>
      </w:r>
      <w:r w:rsidR="003A78C2">
        <w:fldChar w:fldCharType="end"/>
      </w:r>
    </w:p>
    <w:p w14:paraId="2CF3F8A5" w14:textId="0A8C16E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513E2D">
        <w:t>Psalm</w:t>
      </w:r>
      <w:r w:rsidR="00513E2D" w:rsidRPr="00AB1781">
        <w:t xml:space="preserve"> 23</w:t>
      </w:r>
      <w:r w:rsidR="00513E2D">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513E2D">
        <w:rPr>
          <w:noProof/>
        </w:rPr>
        <w:t>115</w:t>
      </w:r>
      <w:r w:rsidR="003A78C2">
        <w:fldChar w:fldCharType="end"/>
      </w:r>
    </w:p>
    <w:p w14:paraId="2696A51D" w14:textId="0DDAFD5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513E2D">
        <w:t>Psalm</w:t>
      </w:r>
      <w:r w:rsidR="00513E2D" w:rsidRPr="00AB1781">
        <w:t xml:space="preserve"> 25</w:t>
      </w:r>
      <w:r w:rsidR="00513E2D">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513E2D">
        <w:rPr>
          <w:noProof/>
        </w:rPr>
        <w:t>119</w:t>
      </w:r>
      <w:r w:rsidR="003A78C2">
        <w:fldChar w:fldCharType="end"/>
      </w:r>
    </w:p>
    <w:p w14:paraId="7C4914D6" w14:textId="0FF85B4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513E2D">
        <w:t>Psalm</w:t>
      </w:r>
      <w:r w:rsidR="00513E2D" w:rsidRPr="00AB1781">
        <w:t xml:space="preserve"> 28</w:t>
      </w:r>
      <w:r w:rsidR="00513E2D">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513E2D">
        <w:rPr>
          <w:noProof/>
        </w:rPr>
        <w:t>123</w:t>
      </w:r>
      <w:r w:rsidR="003A78C2">
        <w:fldChar w:fldCharType="end"/>
      </w:r>
    </w:p>
    <w:p w14:paraId="1AB144A3" w14:textId="42B0FC3D"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513E2D">
        <w:t>Psalm</w:t>
      </w:r>
      <w:r w:rsidR="00513E2D" w:rsidRPr="00AB1781">
        <w:t xml:space="preserve"> 29</w:t>
      </w:r>
      <w:r w:rsidR="00513E2D">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513E2D">
        <w:rPr>
          <w:noProof/>
        </w:rPr>
        <w:t>124</w:t>
      </w:r>
      <w:r w:rsidR="003A78C2">
        <w:fldChar w:fldCharType="end"/>
      </w:r>
    </w:p>
    <w:p w14:paraId="1DA2F476" w14:textId="48E74E5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513E2D">
        <w:t>Psalm</w:t>
      </w:r>
      <w:r w:rsidR="00513E2D" w:rsidRPr="00AB1781">
        <w:t xml:space="preserve"> 33</w:t>
      </w:r>
      <w:r w:rsidR="00513E2D">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513E2D">
        <w:rPr>
          <w:noProof/>
        </w:rPr>
        <w:t>131</w:t>
      </w:r>
      <w:r w:rsidR="003A78C2">
        <w:fldChar w:fldCharType="end"/>
      </w:r>
    </w:p>
    <w:p w14:paraId="0F892524" w14:textId="201155E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513E2D">
        <w:t>Psalm</w:t>
      </w:r>
      <w:r w:rsidR="00513E2D" w:rsidRPr="00AB1781">
        <w:t xml:space="preserve"> 40</w:t>
      </w:r>
      <w:r w:rsidR="00513E2D">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513E2D">
        <w:rPr>
          <w:noProof/>
        </w:rPr>
        <w:t>145</w:t>
      </w:r>
      <w:r w:rsidR="003A78C2">
        <w:fldChar w:fldCharType="end"/>
      </w:r>
    </w:p>
    <w:p w14:paraId="1B629A7D" w14:textId="205F498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513E2D">
        <w:t>Psalm</w:t>
      </w:r>
      <w:r w:rsidR="00513E2D" w:rsidRPr="00AB1781">
        <w:t xml:space="preserve"> 42</w:t>
      </w:r>
      <w:r w:rsidR="00513E2D">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513E2D">
        <w:rPr>
          <w:noProof/>
        </w:rPr>
        <w:t>148</w:t>
      </w:r>
      <w:r w:rsidR="003A78C2">
        <w:fldChar w:fldCharType="end"/>
      </w:r>
    </w:p>
    <w:p w14:paraId="30CD8108" w14:textId="664C66FE"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513E2D">
        <w:t>Psalm</w:t>
      </w:r>
      <w:r w:rsidR="00513E2D" w:rsidRPr="00AB1781">
        <w:t xml:space="preserve"> 44</w:t>
      </w:r>
      <w:r w:rsidR="00513E2D">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513E2D">
        <w:rPr>
          <w:noProof/>
        </w:rPr>
        <w:t>151</w:t>
      </w:r>
      <w:r w:rsidR="003A78C2">
        <w:fldChar w:fldCharType="end"/>
      </w:r>
    </w:p>
    <w:p w14:paraId="56DBDEA8" w14:textId="19F8BC1C"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513E2D">
        <w:t>Psalm</w:t>
      </w:r>
      <w:r w:rsidR="00513E2D" w:rsidRPr="00AB1781">
        <w:t xml:space="preserve"> 45</w:t>
      </w:r>
      <w:r w:rsidR="00513E2D">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513E2D">
        <w:rPr>
          <w:noProof/>
        </w:rPr>
        <w:t>153</w:t>
      </w:r>
      <w:r w:rsidR="003A78C2">
        <w:fldChar w:fldCharType="end"/>
      </w:r>
    </w:p>
    <w:p w14:paraId="4BF9A933" w14:textId="5B3CF289"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513E2D">
        <w:t>Psalm</w:t>
      </w:r>
      <w:r w:rsidR="00513E2D" w:rsidRPr="00AB1781">
        <w:t xml:space="preserve"> 46</w:t>
      </w:r>
      <w:r w:rsidR="00513E2D">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513E2D">
        <w:rPr>
          <w:noProof/>
        </w:rPr>
        <w:t>154</w:t>
      </w:r>
      <w:r w:rsidR="003A78C2">
        <w:fldChar w:fldCharType="end"/>
      </w:r>
    </w:p>
    <w:p w14:paraId="43DCDF05" w14:textId="77777777" w:rsidR="00075EAD" w:rsidRDefault="00F14AA6" w:rsidP="00075EAD">
      <w:pPr>
        <w:pStyle w:val="Heading5"/>
      </w:pPr>
      <w:bookmarkStart w:id="198" w:name="_Ref435800080"/>
      <w:r>
        <w:lastRenderedPageBreak/>
        <w:t>The Gospel from Saint John</w:t>
      </w:r>
      <w:r w:rsidR="009407CD">
        <w:t xml:space="preserve"> 14:26—</w:t>
      </w:r>
      <w:r w:rsidR="00075EAD">
        <w:t>15:3</w:t>
      </w:r>
      <w:bookmarkEnd w:id="198"/>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1B4264E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513E2D">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467A91D"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13E2D">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9" w:name="_Toc410196191"/>
      <w:bookmarkStart w:id="200" w:name="_Toc410196433"/>
      <w:bookmarkStart w:id="201" w:name="_Toc410196935"/>
      <w:bookmarkStart w:id="202" w:name="_Toc459399183"/>
      <w:r>
        <w:lastRenderedPageBreak/>
        <w:t>Noon (The Sixth Hour)</w:t>
      </w:r>
      <w:bookmarkEnd w:id="199"/>
      <w:bookmarkEnd w:id="200"/>
      <w:bookmarkEnd w:id="201"/>
      <w:bookmarkEnd w:id="202"/>
    </w:p>
    <w:p w14:paraId="7BA25D87" w14:textId="77777777" w:rsidR="00495F1A" w:rsidRDefault="00495F1A" w:rsidP="00495F1A">
      <w:pPr>
        <w:pStyle w:val="Heading3"/>
      </w:pPr>
      <w:bookmarkStart w:id="203" w:name="_Toc410196192"/>
      <w:bookmarkStart w:id="204" w:name="_Toc410196434"/>
      <w:bookmarkStart w:id="205" w:name="_Toc410196936"/>
      <w:bookmarkStart w:id="206" w:name="_Ref435434365"/>
      <w:bookmarkStart w:id="207" w:name="_Ref435434371"/>
      <w:r>
        <w:t>The Psalms of the Sixth Hour</w:t>
      </w:r>
      <w:bookmarkEnd w:id="203"/>
      <w:bookmarkEnd w:id="204"/>
      <w:bookmarkEnd w:id="205"/>
      <w:bookmarkEnd w:id="206"/>
      <w:bookmarkEnd w:id="207"/>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4A358D7D"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513E2D">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13E2D">
        <w:rPr>
          <w:noProof/>
          <w:lang w:val="en-US"/>
        </w:rPr>
        <w:t>10</w:t>
      </w:r>
      <w:r w:rsidR="003A78C2">
        <w:rPr>
          <w:lang w:val="en-US"/>
        </w:rPr>
        <w:fldChar w:fldCharType="end"/>
      </w:r>
    </w:p>
    <w:p w14:paraId="4B899AA0" w14:textId="30675AC8"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513E2D">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13E2D">
        <w:rPr>
          <w:noProof/>
          <w:lang w:val="en-US"/>
        </w:rPr>
        <w:t>10</w:t>
      </w:r>
      <w:r w:rsidR="003A78C2">
        <w:rPr>
          <w:lang w:val="en-US"/>
        </w:rPr>
        <w:fldChar w:fldCharType="end"/>
      </w:r>
    </w:p>
    <w:p w14:paraId="78FDBE9E" w14:textId="34880C5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513E2D">
        <w:t>Psalm</w:t>
      </w:r>
      <w:r w:rsidR="00513E2D" w:rsidRPr="00AB1781">
        <w:t xml:space="preserve"> 50</w:t>
      </w:r>
      <w:r w:rsidR="00513E2D">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13E2D">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8" w:name="_Ref434576249"/>
      <w:r>
        <w:rPr>
          <w:lang w:val="en-GB"/>
        </w:rPr>
        <w:t>The Psalms</w:t>
      </w:r>
      <w:r w:rsidR="00F14AA6">
        <w:rPr>
          <w:lang w:val="en-GB"/>
        </w:rPr>
        <w:t xml:space="preserve"> of Noon (The Sixth Hour)</w:t>
      </w:r>
      <w:bookmarkEnd w:id="208"/>
    </w:p>
    <w:p w14:paraId="4B6FC1A8" w14:textId="09649F9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513E2D">
        <w:t>Psalm</w:t>
      </w:r>
      <w:r w:rsidR="00513E2D" w:rsidRPr="00AB1781">
        <w:t xml:space="preserve"> 53</w:t>
      </w:r>
      <w:r w:rsidR="00513E2D">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513E2D">
        <w:rPr>
          <w:noProof/>
        </w:rPr>
        <w:t>164</w:t>
      </w:r>
      <w:r w:rsidR="003A78C2">
        <w:fldChar w:fldCharType="end"/>
      </w:r>
    </w:p>
    <w:p w14:paraId="196531E2" w14:textId="5E0E66B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513E2D">
        <w:t>Psalm</w:t>
      </w:r>
      <w:r w:rsidR="00513E2D" w:rsidRPr="00AB1781">
        <w:t xml:space="preserve"> 56</w:t>
      </w:r>
      <w:r w:rsidR="00513E2D">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513E2D">
        <w:rPr>
          <w:noProof/>
        </w:rPr>
        <w:t>168</w:t>
      </w:r>
      <w:r w:rsidR="003A78C2">
        <w:fldChar w:fldCharType="end"/>
      </w:r>
    </w:p>
    <w:p w14:paraId="5A377B80" w14:textId="5A46257B"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513E2D">
        <w:t>Psalm</w:t>
      </w:r>
      <w:r w:rsidR="00513E2D" w:rsidRPr="00AB1781">
        <w:t xml:space="preserve"> 60</w:t>
      </w:r>
      <w:r w:rsidR="00513E2D">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513E2D">
        <w:rPr>
          <w:noProof/>
        </w:rPr>
        <w:t>173</w:t>
      </w:r>
      <w:r w:rsidR="003A78C2">
        <w:fldChar w:fldCharType="end"/>
      </w:r>
    </w:p>
    <w:p w14:paraId="1D89B385" w14:textId="1227DFE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513E2D">
        <w:t>Psalm</w:t>
      </w:r>
      <w:r w:rsidR="00513E2D" w:rsidRPr="00AB1781">
        <w:t xml:space="preserve"> 62</w:t>
      </w:r>
      <w:r w:rsidR="00513E2D">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513E2D">
        <w:rPr>
          <w:noProof/>
        </w:rPr>
        <w:t>175</w:t>
      </w:r>
      <w:r w:rsidR="003A78C2">
        <w:fldChar w:fldCharType="end"/>
      </w:r>
    </w:p>
    <w:p w14:paraId="46B8BCDF" w14:textId="440090A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513E2D">
        <w:t>Psalm</w:t>
      </w:r>
      <w:r w:rsidR="00513E2D" w:rsidRPr="00AB1781">
        <w:t xml:space="preserve"> 66</w:t>
      </w:r>
      <w:r w:rsidR="00513E2D">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13E2D">
        <w:rPr>
          <w:noProof/>
        </w:rPr>
        <w:t>181</w:t>
      </w:r>
      <w:r w:rsidR="003A78C2">
        <w:fldChar w:fldCharType="end"/>
      </w:r>
    </w:p>
    <w:p w14:paraId="3832A2C2" w14:textId="614A9AF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513E2D">
        <w:t>Psalm</w:t>
      </w:r>
      <w:r w:rsidR="00513E2D" w:rsidRPr="00AB1781">
        <w:t xml:space="preserve"> 66</w:t>
      </w:r>
      <w:r w:rsidR="00513E2D">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13E2D">
        <w:rPr>
          <w:noProof/>
        </w:rPr>
        <w:t>181</w:t>
      </w:r>
      <w:r w:rsidR="003A78C2">
        <w:fldChar w:fldCharType="end"/>
      </w:r>
    </w:p>
    <w:p w14:paraId="099ACDF6" w14:textId="4061988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513E2D">
        <w:t>Psalm</w:t>
      </w:r>
      <w:r w:rsidR="00513E2D" w:rsidRPr="00AB1781">
        <w:t xml:space="preserve"> 83</w:t>
      </w:r>
      <w:r w:rsidR="00513E2D">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513E2D">
        <w:rPr>
          <w:noProof/>
        </w:rPr>
        <w:t>213</w:t>
      </w:r>
      <w:r w:rsidR="003A78C2">
        <w:fldChar w:fldCharType="end"/>
      </w:r>
    </w:p>
    <w:p w14:paraId="12DC15E9" w14:textId="369D6DA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513E2D">
        <w:t>Psalm</w:t>
      </w:r>
      <w:r w:rsidR="00513E2D" w:rsidRPr="00AB1781">
        <w:t xml:space="preserve"> 84</w:t>
      </w:r>
      <w:r w:rsidR="00513E2D">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513E2D">
        <w:rPr>
          <w:noProof/>
        </w:rPr>
        <w:t>214</w:t>
      </w:r>
      <w:r w:rsidR="003A78C2">
        <w:fldChar w:fldCharType="end"/>
      </w:r>
    </w:p>
    <w:p w14:paraId="20414052" w14:textId="7D9B102D"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513E2D">
        <w:t>Psalm</w:t>
      </w:r>
      <w:r w:rsidR="00513E2D" w:rsidRPr="00AB1781">
        <w:t xml:space="preserve"> 85</w:t>
      </w:r>
      <w:r w:rsidR="00513E2D">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513E2D">
        <w:rPr>
          <w:noProof/>
        </w:rPr>
        <w:t>216</w:t>
      </w:r>
      <w:r w:rsidR="003A78C2">
        <w:fldChar w:fldCharType="end"/>
      </w:r>
    </w:p>
    <w:p w14:paraId="024D57DE" w14:textId="0BBC70A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513E2D">
        <w:t>Psalm</w:t>
      </w:r>
      <w:r w:rsidR="00513E2D" w:rsidRPr="00AB1781">
        <w:t xml:space="preserve"> 86</w:t>
      </w:r>
      <w:r w:rsidR="00513E2D">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513E2D">
        <w:rPr>
          <w:noProof/>
        </w:rPr>
        <w:t>217</w:t>
      </w:r>
      <w:r w:rsidR="003A78C2">
        <w:fldChar w:fldCharType="end"/>
      </w:r>
    </w:p>
    <w:p w14:paraId="6C309D76" w14:textId="496E4885"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513E2D">
        <w:t>Psalm</w:t>
      </w:r>
      <w:r w:rsidR="00513E2D" w:rsidRPr="00AB1781">
        <w:t xml:space="preserve"> 90</w:t>
      </w:r>
      <w:r w:rsidR="00513E2D">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513E2D">
        <w:rPr>
          <w:noProof/>
        </w:rPr>
        <w:t>225</w:t>
      </w:r>
      <w:r w:rsidR="003A78C2">
        <w:fldChar w:fldCharType="end"/>
      </w:r>
    </w:p>
    <w:p w14:paraId="2015B274" w14:textId="1BA00D1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513E2D">
        <w:t>Psalm</w:t>
      </w:r>
      <w:r w:rsidR="00513E2D" w:rsidRPr="00AB1781">
        <w:t xml:space="preserve"> 92</w:t>
      </w:r>
      <w:r w:rsidR="00513E2D">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513E2D">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E1FE845"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513E2D">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9"/>
      <w:r>
        <w:t>L</w:t>
      </w:r>
      <w:r w:rsidR="00513E2D">
        <w:t>ife-</w:t>
      </w:r>
      <w:r>
        <w:t>Giver</w:t>
      </w:r>
      <w:r w:rsidR="00075EAD">
        <w:t>,</w:t>
      </w:r>
      <w:commentRangeEnd w:id="209"/>
      <w:r>
        <w:rPr>
          <w:rStyle w:val="CommentReference"/>
          <w:lang w:val="en-CA"/>
        </w:rPr>
        <w:commentReference w:id="209"/>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14138B5F"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13E2D">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10" w:name="_Toc410196193"/>
      <w:bookmarkStart w:id="211" w:name="_Toc410196435"/>
      <w:bookmarkStart w:id="212" w:name="_Toc410196937"/>
      <w:bookmarkStart w:id="213" w:name="_Toc459399184"/>
      <w:r>
        <w:lastRenderedPageBreak/>
        <w:t>Afternoon (The Ninth Hour)</w:t>
      </w:r>
      <w:bookmarkEnd w:id="210"/>
      <w:bookmarkEnd w:id="211"/>
      <w:bookmarkEnd w:id="212"/>
      <w:bookmarkEnd w:id="213"/>
    </w:p>
    <w:p w14:paraId="76CF3E2D" w14:textId="77777777" w:rsidR="00495F1A" w:rsidRDefault="00495F1A" w:rsidP="00495F1A">
      <w:pPr>
        <w:pStyle w:val="Heading3"/>
      </w:pPr>
      <w:bookmarkStart w:id="214" w:name="_Toc410196194"/>
      <w:bookmarkStart w:id="215" w:name="_Toc410196436"/>
      <w:bookmarkStart w:id="216" w:name="_Toc410196938"/>
      <w:bookmarkStart w:id="217" w:name="_Ref435434381"/>
      <w:bookmarkStart w:id="218" w:name="_Ref435434387"/>
      <w:r>
        <w:t>The Psalms of the Ninth Hour</w:t>
      </w:r>
      <w:bookmarkEnd w:id="214"/>
      <w:bookmarkEnd w:id="215"/>
      <w:bookmarkEnd w:id="216"/>
      <w:bookmarkEnd w:id="217"/>
      <w:bookmarkEnd w:id="218"/>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C3D77FC"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513E2D">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13E2D">
        <w:rPr>
          <w:noProof/>
          <w:lang w:val="en-US"/>
        </w:rPr>
        <w:t>10</w:t>
      </w:r>
      <w:r w:rsidR="003A78C2">
        <w:rPr>
          <w:lang w:val="en-US"/>
        </w:rPr>
        <w:fldChar w:fldCharType="end"/>
      </w:r>
    </w:p>
    <w:p w14:paraId="04BF2C4A" w14:textId="57C795B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513E2D">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13E2D">
        <w:rPr>
          <w:noProof/>
          <w:lang w:val="en-US"/>
        </w:rPr>
        <w:t>10</w:t>
      </w:r>
      <w:r w:rsidR="003A78C2">
        <w:rPr>
          <w:lang w:val="en-US"/>
        </w:rPr>
        <w:fldChar w:fldCharType="end"/>
      </w:r>
    </w:p>
    <w:p w14:paraId="3512D80B" w14:textId="3346A1C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513E2D">
        <w:t>Psalm</w:t>
      </w:r>
      <w:r w:rsidR="00513E2D" w:rsidRPr="00AB1781">
        <w:t xml:space="preserve"> 50</w:t>
      </w:r>
      <w:r w:rsidR="00513E2D">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13E2D">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9" w:name="_Ref434576482"/>
      <w:r>
        <w:rPr>
          <w:lang w:val="en-GB"/>
        </w:rPr>
        <w:t>The Psalms</w:t>
      </w:r>
      <w:r w:rsidR="00F14AA6">
        <w:rPr>
          <w:lang w:val="en-GB"/>
        </w:rPr>
        <w:t xml:space="preserve"> of the Afternoon (Ninth hour)</w:t>
      </w:r>
      <w:bookmarkEnd w:id="219"/>
    </w:p>
    <w:p w14:paraId="3636D619" w14:textId="66531BD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513E2D">
        <w:t>Psalm</w:t>
      </w:r>
      <w:r w:rsidR="00513E2D" w:rsidRPr="00AB1781">
        <w:t xml:space="preserve"> 95</w:t>
      </w:r>
      <w:r w:rsidR="00513E2D">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513E2D">
        <w:rPr>
          <w:noProof/>
        </w:rPr>
        <w:t>232</w:t>
      </w:r>
      <w:r w:rsidR="003A78C2">
        <w:fldChar w:fldCharType="end"/>
      </w:r>
    </w:p>
    <w:p w14:paraId="70C04BAE" w14:textId="3107D02F"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513E2D">
        <w:t>Psalm</w:t>
      </w:r>
      <w:r w:rsidR="00513E2D" w:rsidRPr="00AB1781">
        <w:t xml:space="preserve"> 96</w:t>
      </w:r>
      <w:r w:rsidR="00513E2D">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513E2D">
        <w:rPr>
          <w:noProof/>
        </w:rPr>
        <w:t>234</w:t>
      </w:r>
      <w:r w:rsidR="003A78C2">
        <w:fldChar w:fldCharType="end"/>
      </w:r>
    </w:p>
    <w:p w14:paraId="1C2440CF" w14:textId="3A1E5C2F"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513E2D">
        <w:t>Psalm</w:t>
      </w:r>
      <w:r w:rsidR="00513E2D" w:rsidRPr="00AB1781">
        <w:t xml:space="preserve"> 97</w:t>
      </w:r>
      <w:r w:rsidR="00513E2D">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513E2D">
        <w:rPr>
          <w:noProof/>
        </w:rPr>
        <w:t>235</w:t>
      </w:r>
      <w:r w:rsidR="003A78C2">
        <w:fldChar w:fldCharType="end"/>
      </w:r>
    </w:p>
    <w:p w14:paraId="35D6FC92" w14:textId="4D405833"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513E2D">
        <w:t>Psalm</w:t>
      </w:r>
      <w:r w:rsidR="00513E2D" w:rsidRPr="00AB1781">
        <w:t xml:space="preserve"> 98</w:t>
      </w:r>
      <w:r w:rsidR="00513E2D">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513E2D">
        <w:rPr>
          <w:noProof/>
        </w:rPr>
        <w:t>236</w:t>
      </w:r>
      <w:r w:rsidR="003A78C2">
        <w:fldChar w:fldCharType="end"/>
      </w:r>
    </w:p>
    <w:p w14:paraId="13A44FCC" w14:textId="0CE8E9E2"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513E2D">
        <w:t>Psalm</w:t>
      </w:r>
      <w:r w:rsidR="00513E2D" w:rsidRPr="00AB1781">
        <w:t xml:space="preserve"> 99</w:t>
      </w:r>
      <w:r w:rsidR="00513E2D">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513E2D">
        <w:rPr>
          <w:noProof/>
        </w:rPr>
        <w:t>237</w:t>
      </w:r>
      <w:r w:rsidR="003A78C2">
        <w:fldChar w:fldCharType="end"/>
      </w:r>
    </w:p>
    <w:p w14:paraId="21960806" w14:textId="506831B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513E2D">
        <w:t>Psalm</w:t>
      </w:r>
      <w:r w:rsidR="00513E2D" w:rsidRPr="00AB1781">
        <w:t xml:space="preserve"> 100</w:t>
      </w:r>
      <w:r w:rsidR="00513E2D">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513E2D">
        <w:rPr>
          <w:noProof/>
        </w:rPr>
        <w:t>238</w:t>
      </w:r>
      <w:r w:rsidR="003A78C2">
        <w:fldChar w:fldCharType="end"/>
      </w:r>
    </w:p>
    <w:p w14:paraId="13BE8987" w14:textId="61E38F5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513E2D">
        <w:t>Psalm</w:t>
      </w:r>
      <w:r w:rsidR="00513E2D" w:rsidRPr="00AB1781">
        <w:t xml:space="preserve"> 109</w:t>
      </w:r>
      <w:r w:rsidR="00513E2D">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513E2D">
        <w:rPr>
          <w:noProof/>
        </w:rPr>
        <w:t>260</w:t>
      </w:r>
      <w:r w:rsidR="003A78C2">
        <w:fldChar w:fldCharType="end"/>
      </w:r>
    </w:p>
    <w:commentRangeStart w:id="220"/>
    <w:p w14:paraId="0FAEAE21" w14:textId="338C7601"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513E2D">
        <w:t>Psalm</w:t>
      </w:r>
      <w:r w:rsidR="00513E2D" w:rsidRPr="00AB1781">
        <w:t xml:space="preserve"> 110</w:t>
      </w:r>
      <w:r w:rsidR="00513E2D">
        <w:t>: “I will confess You, O Lord, with my whole heart”</w:t>
      </w:r>
      <w:r>
        <w:fldChar w:fldCharType="end"/>
      </w:r>
      <w:commentRangeEnd w:id="220"/>
      <w:r w:rsidR="00984EE6">
        <w:rPr>
          <w:rStyle w:val="CommentReference"/>
          <w:rFonts w:eastAsiaTheme="minorHAnsi" w:cstheme="minorBidi"/>
          <w:color w:val="auto"/>
          <w:lang w:val="en-CA"/>
        </w:rPr>
        <w:commentReference w:id="220"/>
      </w:r>
      <w:r w:rsidR="00075EAD">
        <w:tab/>
      </w:r>
      <w:r>
        <w:fldChar w:fldCharType="begin"/>
      </w:r>
      <w:r w:rsidR="00075EAD">
        <w:instrText xml:space="preserve"> PAGEREF _Ref412111792 \h </w:instrText>
      </w:r>
      <w:r>
        <w:fldChar w:fldCharType="separate"/>
      </w:r>
      <w:r w:rsidR="00513E2D">
        <w:rPr>
          <w:noProof/>
        </w:rPr>
        <w:t>261</w:t>
      </w:r>
      <w:r>
        <w:fldChar w:fldCharType="end"/>
      </w:r>
    </w:p>
    <w:p w14:paraId="3B5AD04D" w14:textId="7910F354"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513E2D">
        <w:t>Psalm</w:t>
      </w:r>
      <w:r w:rsidR="00513E2D" w:rsidRPr="00AB1781">
        <w:t xml:space="preserve"> 111</w:t>
      </w:r>
      <w:r w:rsidR="00513E2D">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513E2D">
        <w:rPr>
          <w:noProof/>
        </w:rPr>
        <w:t>262</w:t>
      </w:r>
      <w:r w:rsidR="003A78C2">
        <w:fldChar w:fldCharType="end"/>
      </w:r>
    </w:p>
    <w:p w14:paraId="25F5E92C" w14:textId="3A0AE3CC"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513E2D">
        <w:t>Psalm</w:t>
      </w:r>
      <w:r w:rsidR="00513E2D" w:rsidRPr="00AB1781">
        <w:t xml:space="preserve"> 112</w:t>
      </w:r>
      <w:r w:rsidR="00513E2D">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513E2D">
        <w:rPr>
          <w:noProof/>
        </w:rPr>
        <w:t>263</w:t>
      </w:r>
      <w:r w:rsidR="003A78C2">
        <w:fldChar w:fldCharType="end"/>
      </w:r>
    </w:p>
    <w:p w14:paraId="65FF1699" w14:textId="7A7AC3B1"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513E2D">
        <w:t>Psalm</w:t>
      </w:r>
      <w:r w:rsidR="00513E2D" w:rsidRPr="00AB1781">
        <w:t xml:space="preserve"> 114</w:t>
      </w:r>
      <w:r w:rsidR="00513E2D">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513E2D">
        <w:rPr>
          <w:noProof/>
        </w:rPr>
        <w:t>266</w:t>
      </w:r>
      <w:r w:rsidR="003A78C2">
        <w:fldChar w:fldCharType="end"/>
      </w:r>
    </w:p>
    <w:p w14:paraId="0612CEB7" w14:textId="4B3E75CE"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513E2D">
        <w:t>Psalm</w:t>
      </w:r>
      <w:r w:rsidR="00513E2D" w:rsidRPr="00AB1781">
        <w:t xml:space="preserve"> 115</w:t>
      </w:r>
      <w:r w:rsidR="00513E2D">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513E2D">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3F705A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513E2D">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68DC09AC"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13E2D">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21" w:name="_Toc410196195"/>
      <w:bookmarkStart w:id="222" w:name="_Toc410196437"/>
      <w:bookmarkStart w:id="223"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4" w:name="_Toc459399185"/>
      <w:r>
        <w:lastRenderedPageBreak/>
        <w:t>The Book of the Psalter</w:t>
      </w:r>
      <w:bookmarkEnd w:id="221"/>
      <w:bookmarkEnd w:id="222"/>
      <w:bookmarkEnd w:id="223"/>
      <w:bookmarkEnd w:id="224"/>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F90925F" w:rsidR="00CB700D" w:rsidRDefault="00D44900" w:rsidP="00336170">
            <w:r>
              <w:fldChar w:fldCharType="begin"/>
            </w:r>
            <w:r>
              <w:instrText xml:space="preserve"> REF _Ref439535283 \h </w:instrText>
            </w:r>
            <w:r>
              <w:fldChar w:fldCharType="separate"/>
            </w:r>
            <w:r w:rsidR="00513E2D">
              <w:t>Kathisma 1</w:t>
            </w:r>
            <w:r>
              <w:fldChar w:fldCharType="end"/>
            </w:r>
          </w:p>
        </w:tc>
        <w:tc>
          <w:tcPr>
            <w:tcW w:w="3024" w:type="dxa"/>
          </w:tcPr>
          <w:p w14:paraId="3E7DF9CE" w14:textId="0851062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513E2D" w:rsidRPr="00AB1781">
              <w:t>K</w:t>
            </w:r>
            <w:r w:rsidR="00513E2D">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513E2D" w:rsidRPr="00AB1781">
              <w:t>K</w:t>
            </w:r>
            <w:r w:rsidR="00513E2D">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513E2D">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4A1F05F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513E2D">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513E2D" w:rsidRPr="00AB1781">
              <w:t>K</w:t>
            </w:r>
            <w:r w:rsidR="00513E2D">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1CE10EB3" w:rsidR="00CB700D" w:rsidRDefault="00CB700D" w:rsidP="0044639B">
            <w:r>
              <w:fldChar w:fldCharType="begin"/>
            </w:r>
            <w:r>
              <w:instrText xml:space="preserve"> REF _Ref435438548 \h </w:instrText>
            </w:r>
            <w:r w:rsidR="00336170">
              <w:instrText xml:space="preserve"> \* MERGEFORMAT </w:instrText>
            </w:r>
            <w:r>
              <w:fldChar w:fldCharType="separate"/>
            </w:r>
            <w:r w:rsidR="00513E2D" w:rsidRPr="00AB1781">
              <w:t>K</w:t>
            </w:r>
            <w:r w:rsidR="00513E2D">
              <w:t>athisma 6</w:t>
            </w:r>
            <w:r>
              <w:fldChar w:fldCharType="end"/>
            </w:r>
          </w:p>
        </w:tc>
        <w:tc>
          <w:tcPr>
            <w:tcW w:w="3024" w:type="dxa"/>
          </w:tcPr>
          <w:p w14:paraId="082B149A" w14:textId="74881B84"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513E2D">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513E2D" w:rsidRPr="00AB1781">
              <w:t>K</w:t>
            </w:r>
            <w:r w:rsidR="00513E2D">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41B245C5" w:rsidR="00CB700D" w:rsidRDefault="00CB700D" w:rsidP="0044639B">
            <w:r>
              <w:fldChar w:fldCharType="begin"/>
            </w:r>
            <w:r>
              <w:instrText xml:space="preserve"> REF _Ref435438574 \h </w:instrText>
            </w:r>
            <w:r w:rsidR="00336170">
              <w:instrText xml:space="preserve"> \* MERGEFORMAT </w:instrText>
            </w:r>
            <w:r>
              <w:fldChar w:fldCharType="separate"/>
            </w:r>
            <w:r w:rsidR="00513E2D" w:rsidRPr="00AB1781">
              <w:t>K</w:t>
            </w:r>
            <w:r w:rsidR="00513E2D">
              <w:t>athisma 9</w:t>
            </w:r>
            <w:r>
              <w:fldChar w:fldCharType="end"/>
            </w:r>
          </w:p>
        </w:tc>
        <w:tc>
          <w:tcPr>
            <w:tcW w:w="3024" w:type="dxa"/>
          </w:tcPr>
          <w:p w14:paraId="223BE2C2" w14:textId="62EE68F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513E2D" w:rsidRPr="00AB1781">
              <w:t>K</w:t>
            </w:r>
            <w:r w:rsidR="00513E2D">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513E2D" w:rsidRPr="00AB1781">
              <w:t>K</w:t>
            </w:r>
            <w:r w:rsidR="00513E2D">
              <w:t>athisma</w:t>
            </w:r>
            <w:r w:rsidR="00513E2D" w:rsidRPr="00AB1781">
              <w:t xml:space="preserve"> 1</w:t>
            </w:r>
            <w:r w:rsidR="00513E2D">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6B39F9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513E2D">
              <w:t>Kathisma 12</w:t>
            </w:r>
            <w:r w:rsidRPr="00926985">
              <w:fldChar w:fldCharType="end"/>
            </w:r>
          </w:p>
        </w:tc>
        <w:tc>
          <w:tcPr>
            <w:tcW w:w="3024" w:type="dxa"/>
          </w:tcPr>
          <w:p w14:paraId="353A9FDD" w14:textId="08F248AA"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513E2D" w:rsidRPr="00AB1781">
              <w:t>K</w:t>
            </w:r>
            <w:r w:rsidR="00513E2D">
              <w:t>athisma</w:t>
            </w:r>
            <w:r w:rsidR="00513E2D" w:rsidRPr="00AB1781">
              <w:t xml:space="preserve"> 1</w:t>
            </w:r>
            <w:r w:rsidR="00513E2D">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513E2D" w:rsidRPr="00AB1781">
              <w:t>K</w:t>
            </w:r>
            <w:r w:rsidR="00513E2D">
              <w:t>athisma</w:t>
            </w:r>
            <w:r w:rsidR="00513E2D" w:rsidRPr="00AB1781">
              <w:t xml:space="preserve"> 1</w:t>
            </w:r>
            <w:r w:rsidR="00513E2D">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E34538A" w:rsidR="00CB700D" w:rsidRDefault="00CB700D" w:rsidP="0044639B">
            <w:r>
              <w:fldChar w:fldCharType="begin"/>
            </w:r>
            <w:r>
              <w:instrText xml:space="preserve"> REF _Ref435438622 \h </w:instrText>
            </w:r>
            <w:r w:rsidR="00336170">
              <w:instrText xml:space="preserve"> \* MERGEFORMAT </w:instrText>
            </w:r>
            <w:r>
              <w:fldChar w:fldCharType="separate"/>
            </w:r>
            <w:r w:rsidR="00513E2D" w:rsidRPr="00AB1781">
              <w:t>K</w:t>
            </w:r>
            <w:r w:rsidR="00513E2D">
              <w:t>athisma</w:t>
            </w:r>
            <w:r w:rsidR="00513E2D" w:rsidRPr="00AB1781">
              <w:t xml:space="preserve"> 1</w:t>
            </w:r>
            <w:r w:rsidR="00513E2D">
              <w:t>5</w:t>
            </w:r>
            <w:r>
              <w:fldChar w:fldCharType="end"/>
            </w:r>
          </w:p>
        </w:tc>
        <w:tc>
          <w:tcPr>
            <w:tcW w:w="3024" w:type="dxa"/>
          </w:tcPr>
          <w:p w14:paraId="6DD26E94" w14:textId="113E7A68"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513E2D">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513E2D">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06AAD09" w:rsidR="00CB700D" w:rsidRDefault="00D016DC" w:rsidP="0044639B">
            <w:r>
              <w:fldChar w:fldCharType="begin"/>
            </w:r>
            <w:r>
              <w:instrText xml:space="preserve"> REF _Ref435990063 \h </w:instrText>
            </w:r>
            <w:r w:rsidR="00336170">
              <w:instrText xml:space="preserve"> \* MERGEFORMAT </w:instrText>
            </w:r>
            <w:r>
              <w:fldChar w:fldCharType="separate"/>
            </w:r>
            <w:r w:rsidR="00513E2D">
              <w:t>Kathisma 18</w:t>
            </w:r>
            <w:r>
              <w:fldChar w:fldCharType="end"/>
            </w:r>
          </w:p>
        </w:tc>
        <w:tc>
          <w:tcPr>
            <w:tcW w:w="3024" w:type="dxa"/>
          </w:tcPr>
          <w:p w14:paraId="0F5729C0" w14:textId="7819432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513E2D" w:rsidRPr="00AB1781">
              <w:t>K</w:t>
            </w:r>
            <w:r w:rsidR="00513E2D">
              <w:t>athisma</w:t>
            </w:r>
            <w:r w:rsidR="00513E2D" w:rsidRPr="00AB1781">
              <w:t xml:space="preserve"> 1</w:t>
            </w:r>
            <w:r w:rsidR="00513E2D">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513E2D" w:rsidRPr="00AB1781">
              <w:t>K</w:t>
            </w:r>
            <w:r w:rsidR="00513E2D">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3442BEC0" w:rsidR="000B1D6D" w:rsidRDefault="00D44900" w:rsidP="00AB3348">
            <w:r>
              <w:fldChar w:fldCharType="begin"/>
            </w:r>
            <w:r>
              <w:instrText xml:space="preserve"> REF _Ref439535283 \h </w:instrText>
            </w:r>
            <w:r>
              <w:fldChar w:fldCharType="separate"/>
            </w:r>
            <w:r w:rsidR="00513E2D">
              <w:t>Kathisma 1</w:t>
            </w:r>
            <w:r>
              <w:fldChar w:fldCharType="end"/>
            </w:r>
          </w:p>
        </w:tc>
        <w:tc>
          <w:tcPr>
            <w:tcW w:w="3024" w:type="dxa"/>
          </w:tcPr>
          <w:p w14:paraId="1C0C5D94" w14:textId="2DFB2B7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513E2D" w:rsidRPr="00AB1781">
              <w:t>K</w:t>
            </w:r>
            <w:r w:rsidR="00513E2D">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513E2D" w:rsidRPr="00AB1781">
              <w:t>K</w:t>
            </w:r>
            <w:r w:rsidR="00513E2D">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EBCC75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513E2D">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513E2D" w:rsidRPr="00AB1781">
              <w:t>K</w:t>
            </w:r>
            <w:r w:rsidR="00513E2D">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513E2D" w:rsidRPr="00AB1781">
              <w:t>K</w:t>
            </w:r>
            <w:r w:rsidR="00513E2D">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0FADE6" w:rsidR="000B1D6D" w:rsidRDefault="002F2287" w:rsidP="000B1D6D">
            <w:r>
              <w:fldChar w:fldCharType="begin"/>
            </w:r>
            <w:r>
              <w:instrText xml:space="preserve"> REF _Ref435990063 \h </w:instrText>
            </w:r>
            <w:r w:rsidR="00AB3348">
              <w:instrText xml:space="preserve"> \* MERGEFORMAT </w:instrText>
            </w:r>
            <w:r>
              <w:fldChar w:fldCharType="separate"/>
            </w:r>
            <w:r w:rsidR="00513E2D">
              <w:t>Kathisma 18</w:t>
            </w:r>
            <w:r>
              <w:fldChar w:fldCharType="end"/>
            </w:r>
          </w:p>
        </w:tc>
        <w:tc>
          <w:tcPr>
            <w:tcW w:w="3024" w:type="dxa"/>
          </w:tcPr>
          <w:p w14:paraId="14E6A0F7" w14:textId="245A7CF2"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513E2D">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513E2D" w:rsidRPr="00AB1781">
              <w:t>K</w:t>
            </w:r>
            <w:r w:rsidR="00513E2D">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513E2D" w:rsidRPr="00AB1781">
              <w:t>K</w:t>
            </w:r>
            <w:r w:rsidR="00513E2D">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39428A95" w:rsidR="000B1D6D" w:rsidRDefault="002F2287" w:rsidP="000B1D6D">
            <w:r>
              <w:fldChar w:fldCharType="begin"/>
            </w:r>
            <w:r>
              <w:instrText xml:space="preserve"> REF _Ref435990063 \h </w:instrText>
            </w:r>
            <w:r w:rsidR="00AB3348">
              <w:instrText xml:space="preserve"> \* MERGEFORMAT </w:instrText>
            </w:r>
            <w:r>
              <w:fldChar w:fldCharType="separate"/>
            </w:r>
            <w:r w:rsidR="00513E2D">
              <w:t>Kathisma 18</w:t>
            </w:r>
            <w:r>
              <w:fldChar w:fldCharType="end"/>
            </w:r>
          </w:p>
        </w:tc>
        <w:tc>
          <w:tcPr>
            <w:tcW w:w="3024" w:type="dxa"/>
          </w:tcPr>
          <w:p w14:paraId="0EAD97E5" w14:textId="16E983A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513E2D" w:rsidRPr="00AB1781">
              <w:t>K</w:t>
            </w:r>
            <w:r w:rsidR="00513E2D">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513E2D" w:rsidRPr="00AB1781">
              <w:t>K</w:t>
            </w:r>
            <w:r w:rsidR="00513E2D">
              <w:t>athisma</w:t>
            </w:r>
            <w:r w:rsidR="00513E2D" w:rsidRPr="00AB1781">
              <w:t xml:space="preserve"> 1</w:t>
            </w:r>
            <w:r w:rsidR="00513E2D">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513E2D">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78F410C"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513E2D">
              <w:t>Kathisma 18</w:t>
            </w:r>
            <w:r>
              <w:fldChar w:fldCharType="end"/>
            </w:r>
          </w:p>
        </w:tc>
        <w:tc>
          <w:tcPr>
            <w:tcW w:w="3024" w:type="dxa"/>
          </w:tcPr>
          <w:p w14:paraId="14C76F95" w14:textId="64104F6D"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513E2D" w:rsidRPr="00AB1781">
              <w:t>K</w:t>
            </w:r>
            <w:r w:rsidR="00513E2D">
              <w:t>athisma</w:t>
            </w:r>
            <w:r w:rsidR="00513E2D" w:rsidRPr="00AB1781">
              <w:t xml:space="preserve"> 1</w:t>
            </w:r>
            <w:r w:rsidR="00513E2D">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513E2D" w:rsidRPr="00AB1781">
              <w:t>K</w:t>
            </w:r>
            <w:r w:rsidR="00513E2D">
              <w:t>athisma</w:t>
            </w:r>
            <w:r w:rsidR="00513E2D" w:rsidRPr="00AB1781">
              <w:t xml:space="preserve"> 1</w:t>
            </w:r>
            <w:r w:rsidR="00513E2D">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513E2D" w:rsidRPr="00AB1781">
              <w:t>K</w:t>
            </w:r>
            <w:r w:rsidR="00513E2D">
              <w:t>athisma</w:t>
            </w:r>
            <w:r w:rsidR="00513E2D" w:rsidRPr="00AB1781">
              <w:t xml:space="preserve"> 1</w:t>
            </w:r>
            <w:r w:rsidR="00513E2D">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C5B63C4" w:rsidR="000B1D6D" w:rsidRDefault="002F2287" w:rsidP="000B1D6D">
            <w:r>
              <w:fldChar w:fldCharType="begin"/>
            </w:r>
            <w:r>
              <w:instrText xml:space="preserve"> REF _Ref435990063 \h </w:instrText>
            </w:r>
            <w:r w:rsidR="00AB3348">
              <w:instrText xml:space="preserve"> \* MERGEFORMAT </w:instrText>
            </w:r>
            <w:r>
              <w:fldChar w:fldCharType="separate"/>
            </w:r>
            <w:r w:rsidR="00513E2D">
              <w:t>Kathisma 18</w:t>
            </w:r>
            <w:r>
              <w:fldChar w:fldCharType="end"/>
            </w:r>
          </w:p>
        </w:tc>
        <w:tc>
          <w:tcPr>
            <w:tcW w:w="3024" w:type="dxa"/>
          </w:tcPr>
          <w:p w14:paraId="23EDA40F" w14:textId="6E556B21"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513E2D">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513E2D">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2CD81D3" w:rsidR="000B1D6D" w:rsidRDefault="000B1D6D" w:rsidP="000B1D6D">
            <w:r>
              <w:fldChar w:fldCharType="begin"/>
            </w:r>
            <w:r>
              <w:instrText xml:space="preserve"> REF _Ref435990063 \h </w:instrText>
            </w:r>
            <w:r w:rsidR="00AB3348">
              <w:instrText xml:space="preserve"> \* MERGEFORMAT </w:instrText>
            </w:r>
            <w:r>
              <w:fldChar w:fldCharType="separate"/>
            </w:r>
            <w:r w:rsidR="00513E2D">
              <w:t>Kathisma 18</w:t>
            </w:r>
            <w:r>
              <w:fldChar w:fldCharType="end"/>
            </w:r>
          </w:p>
        </w:tc>
        <w:tc>
          <w:tcPr>
            <w:tcW w:w="3024" w:type="dxa"/>
          </w:tcPr>
          <w:p w14:paraId="0484B885" w14:textId="42AC70E7" w:rsidR="000B1D6D" w:rsidRDefault="000B1D6D" w:rsidP="00336170">
            <w:r>
              <w:fldChar w:fldCharType="begin"/>
            </w:r>
            <w:r>
              <w:instrText xml:space="preserve"> REF _Ref435438658 \h </w:instrText>
            </w:r>
            <w:r w:rsidR="00AB3348">
              <w:instrText xml:space="preserve"> \* MERGEFORMAT </w:instrText>
            </w:r>
            <w:r>
              <w:fldChar w:fldCharType="separate"/>
            </w:r>
            <w:r w:rsidR="00513E2D" w:rsidRPr="00AB1781">
              <w:t>K</w:t>
            </w:r>
            <w:r w:rsidR="00513E2D">
              <w:t>athisma</w:t>
            </w:r>
            <w:r w:rsidR="00513E2D" w:rsidRPr="00AB1781">
              <w:t xml:space="preserve"> 1</w:t>
            </w:r>
            <w:r w:rsidR="00513E2D">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513E2D" w:rsidRPr="00AB1781">
              <w:t>K</w:t>
            </w:r>
            <w:r w:rsidR="00513E2D">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5" w:name="_Ref436249665"/>
      <w:bookmarkStart w:id="226" w:name="_Ref435989970"/>
      <w:r w:rsidR="002F2287">
        <w:br w:type="page"/>
      </w:r>
      <w:bookmarkEnd w:id="225"/>
    </w:p>
    <w:p w14:paraId="2F3CFB28" w14:textId="23DA9205" w:rsidR="00D44900" w:rsidRDefault="00D44900" w:rsidP="00D44900">
      <w:pPr>
        <w:pStyle w:val="Heading2"/>
      </w:pPr>
      <w:bookmarkStart w:id="227" w:name="_Toc459399186"/>
      <w:r>
        <w:lastRenderedPageBreak/>
        <w:t>The Psalms</w:t>
      </w:r>
      <w:bookmarkEnd w:id="227"/>
    </w:p>
    <w:p w14:paraId="5D1E6FC7" w14:textId="06BF4D7B" w:rsidR="003A7286" w:rsidRDefault="003A7286" w:rsidP="003A7286">
      <w:pPr>
        <w:pStyle w:val="Heading3"/>
      </w:pPr>
      <w:bookmarkStart w:id="228" w:name="_Ref439535283"/>
      <w:r>
        <w:t>Kathisma 1</w:t>
      </w:r>
      <w:bookmarkEnd w:id="226"/>
      <w:bookmarkEnd w:id="228"/>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9" w:name="_Ref412098127"/>
      <w:r>
        <w:t xml:space="preserve">Psalm 1: </w:t>
      </w:r>
      <w:r w:rsidR="005A728E">
        <w:t>“</w:t>
      </w:r>
      <w:r>
        <w:t>Blessed is the ma</w:t>
      </w:r>
      <w:r w:rsidR="00F017CA">
        <w:t>n”</w:t>
      </w:r>
      <w:bookmarkEnd w:id="229"/>
    </w:p>
    <w:p w14:paraId="15BC72C9" w14:textId="77777777" w:rsidR="00980D99" w:rsidRDefault="00980D99" w:rsidP="00E54261">
      <w:pPr>
        <w:jc w:val="center"/>
        <w:rPr>
          <w:b/>
        </w:rPr>
      </w:pPr>
      <w:r w:rsidRPr="00E54261">
        <w:rPr>
          <w:b/>
        </w:rPr>
        <w:t>The Two Ways: Tree or Dust</w:t>
      </w:r>
    </w:p>
    <w:p w14:paraId="798C55E5" w14:textId="128AB181" w:rsidR="00091E79" w:rsidRPr="00E54261" w:rsidRDefault="00F14AA6" w:rsidP="00091E79">
      <w:pPr>
        <w:pStyle w:val="Rubric"/>
      </w:pPr>
      <w:r>
        <w:fldChar w:fldCharType="begin"/>
      </w:r>
      <w:r>
        <w:instrText xml:space="preserve"> REF _Ref434575533 \h </w:instrText>
      </w:r>
      <w:r>
        <w:fldChar w:fldCharType="separate"/>
      </w:r>
      <w:r w:rsidR="00513E2D">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13E2D">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3CCAE1C0" w:rsidR="00091E79" w:rsidRPr="00980D99" w:rsidRDefault="00091E79" w:rsidP="00AC2F2D">
      <w:pPr>
        <w:pStyle w:val="EnglishHangNoCoptic"/>
      </w:pPr>
      <w:r w:rsidRPr="00980D99">
        <w:tab/>
      </w:r>
      <w:r>
        <w:t xml:space="preserve">who </w:t>
      </w:r>
      <w:r w:rsidR="00AE5580">
        <w:t>does not walk</w:t>
      </w:r>
      <w:r>
        <w:t xml:space="preserve"> in the counsel of the ungodly</w:t>
      </w:r>
      <w:r w:rsidRPr="00980D99">
        <w:t>,</w:t>
      </w:r>
    </w:p>
    <w:p w14:paraId="73EBB6B0" w14:textId="4E8DCCA6" w:rsidR="00091E79" w:rsidRPr="00980D99" w:rsidRDefault="00091E79" w:rsidP="00AC2F2D">
      <w:pPr>
        <w:pStyle w:val="EnglishHangNoCoptic"/>
      </w:pPr>
      <w:r w:rsidRPr="00980D99">
        <w:tab/>
      </w:r>
      <w:r w:rsidR="00FA1244">
        <w:t>nor</w:t>
      </w:r>
      <w:r w:rsidRPr="00980D99">
        <w:t xml:space="preserve"> </w:t>
      </w:r>
      <w:r w:rsidR="00AE5580">
        <w:t>stand</w:t>
      </w:r>
      <w:r w:rsidRPr="00980D99">
        <w:t xml:space="preserve"> in the way of sinners,</w:t>
      </w:r>
    </w:p>
    <w:p w14:paraId="34CC675D" w14:textId="3FEE2016" w:rsidR="00980D99" w:rsidRPr="00980D99" w:rsidRDefault="00AE5580" w:rsidP="00091E79">
      <w:pPr>
        <w:pStyle w:val="EnglishHangEndNoCoptic"/>
      </w:pPr>
      <w:r>
        <w:tab/>
        <w:t>nor sit</w:t>
      </w:r>
      <w:r w:rsidR="00091E79" w:rsidRPr="00980D99">
        <w:t xml:space="preserve">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40CD0FB5"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513E2D">
        <w:t>The Psalms of Prime</w:t>
      </w:r>
      <w:r>
        <w:fldChar w:fldCharType="end"/>
      </w:r>
      <w:r>
        <w:t xml:space="preserve"> continue with </w:t>
      </w:r>
      <w:r>
        <w:fldChar w:fldCharType="begin"/>
      </w:r>
      <w:r>
        <w:instrText xml:space="preserve"> REF _Ref412098168 \h </w:instrText>
      </w:r>
      <w:r>
        <w:fldChar w:fldCharType="separate"/>
      </w:r>
      <w:r w:rsidR="00513E2D">
        <w:t>Psalm</w:t>
      </w:r>
      <w:r w:rsidR="00513E2D" w:rsidRPr="00AB1781">
        <w:t xml:space="preserve"> 2</w:t>
      </w:r>
      <w:r w:rsidR="00513E2D">
        <w:t>: “Why do the nations rage”</w:t>
      </w:r>
      <w:r>
        <w:fldChar w:fldCharType="end"/>
      </w:r>
      <w:r>
        <w:t xml:space="preserve">, on page </w:t>
      </w:r>
      <w:r>
        <w:fldChar w:fldCharType="begin"/>
      </w:r>
      <w:r>
        <w:instrText xml:space="preserve"> PAGEREF _Ref412098168 \h </w:instrText>
      </w:r>
      <w:r>
        <w:fldChar w:fldCharType="separate"/>
      </w:r>
      <w:r w:rsidR="00513E2D">
        <w:rPr>
          <w:noProof/>
        </w:rPr>
        <w:t>85</w:t>
      </w:r>
      <w:r>
        <w:fldChar w:fldCharType="end"/>
      </w:r>
      <w:r>
        <w:t>.</w:t>
      </w:r>
    </w:p>
    <w:p w14:paraId="5D0E6F55" w14:textId="63E886AD" w:rsidR="00E54261" w:rsidRPr="009C1C97" w:rsidRDefault="009C1C97" w:rsidP="00BF0205">
      <w:pPr>
        <w:pStyle w:val="Heading4"/>
      </w:pPr>
      <w:bookmarkStart w:id="230" w:name="_Ref412098168"/>
      <w:r>
        <w:t>Psalm</w:t>
      </w:r>
      <w:r w:rsidR="00E54261" w:rsidRPr="00AB1781">
        <w:t xml:space="preserve"> 2</w:t>
      </w:r>
      <w:r>
        <w:t xml:space="preserve">: </w:t>
      </w:r>
      <w:r w:rsidR="005A728E">
        <w:t>“</w:t>
      </w:r>
      <w:r>
        <w:t>Why do the nations rag</w:t>
      </w:r>
      <w:r w:rsidR="00F017CA">
        <w:t>e”</w:t>
      </w:r>
      <w:bookmarkEnd w:id="230"/>
    </w:p>
    <w:p w14:paraId="0DD205F8" w14:textId="77777777" w:rsidR="00E54261" w:rsidRDefault="00E54261" w:rsidP="007A1A59">
      <w:pPr>
        <w:jc w:val="center"/>
        <w:rPr>
          <w:b/>
        </w:rPr>
      </w:pPr>
      <w:r w:rsidRPr="007A1A59">
        <w:rPr>
          <w:b/>
        </w:rPr>
        <w:t>The Messianic Drama: Warnings to Rulers and Nations</w:t>
      </w:r>
    </w:p>
    <w:p w14:paraId="4D3BB8C2" w14:textId="5F2454C5"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513E2D">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13E2D">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0108FA72" w:rsidR="00E54261" w:rsidRPr="00AB1781" w:rsidRDefault="00E54261" w:rsidP="009C1C97">
      <w:pPr>
        <w:pStyle w:val="EnglishHangNoCoptic"/>
      </w:pPr>
      <w:r w:rsidRPr="00AB1781">
        <w:t xml:space="preserve">2 The kings of the earth </w:t>
      </w:r>
      <w:r w:rsidR="00FA1244">
        <w:t>made</w:t>
      </w:r>
      <w:r w:rsidRPr="00AB1781">
        <w:t xml:space="preserve"> their stand</w:t>
      </w:r>
      <w:r w:rsidR="00AE5580">
        <w:t>,</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1EFF5456" w:rsidR="00E54261" w:rsidRPr="00AB1781" w:rsidRDefault="00AE5580" w:rsidP="009C1C97">
      <w:pPr>
        <w:pStyle w:val="EnglishHangNoCoptic"/>
      </w:pPr>
      <w:r>
        <w:t>7 p</w:t>
      </w:r>
      <w:r w:rsidR="00E54261" w:rsidRPr="00AB1781">
        <w:t>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0B135EED" w:rsidR="00F35AEA" w:rsidRDefault="00F35AEA" w:rsidP="00F35AEA">
      <w:pPr>
        <w:pStyle w:val="Rubric"/>
      </w:pPr>
      <w:r>
        <w:t xml:space="preserve">Alleluia. </w:t>
      </w:r>
      <w:r>
        <w:fldChar w:fldCharType="begin"/>
      </w:r>
      <w:r>
        <w:instrText xml:space="preserve"> REF _Ref448061221 \h </w:instrText>
      </w:r>
      <w:r>
        <w:fldChar w:fldCharType="separate"/>
      </w:r>
      <w:r w:rsidR="00513E2D">
        <w:t>The Psalms of Prime</w:t>
      </w:r>
      <w:r>
        <w:fldChar w:fldCharType="end"/>
      </w:r>
      <w:r>
        <w:t xml:space="preserve"> continue with </w:t>
      </w:r>
      <w:r>
        <w:fldChar w:fldCharType="begin"/>
      </w:r>
      <w:r>
        <w:instrText xml:space="preserve"> REF _Ref448061339 \h </w:instrText>
      </w:r>
      <w:r>
        <w:fldChar w:fldCharType="separate"/>
      </w:r>
      <w:r w:rsidR="00513E2D">
        <w:t>Psalm</w:t>
      </w:r>
      <w:r w:rsidR="00513E2D" w:rsidRPr="00AB1781">
        <w:t xml:space="preserve"> 3</w:t>
      </w:r>
      <w:r w:rsidR="00513E2D">
        <w:t>: “Lord, why have those that afflict me increased”</w:t>
      </w:r>
      <w:r>
        <w:fldChar w:fldCharType="end"/>
      </w:r>
      <w:r>
        <w:t xml:space="preserve">, on page </w:t>
      </w:r>
      <w:r>
        <w:fldChar w:fldCharType="begin"/>
      </w:r>
      <w:r>
        <w:instrText xml:space="preserve"> PAGEREF _Ref448061339 \h </w:instrText>
      </w:r>
      <w:r>
        <w:fldChar w:fldCharType="separate"/>
      </w:r>
      <w:r w:rsidR="00513E2D">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1" w:name="_Ref412026989"/>
      <w:bookmarkStart w:id="232"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1"/>
      <w:bookmarkEnd w:id="232"/>
    </w:p>
    <w:p w14:paraId="0B7C065B" w14:textId="77777777" w:rsidR="00E54261" w:rsidRPr="007A1A59" w:rsidRDefault="00E54261" w:rsidP="007A1A59">
      <w:pPr>
        <w:jc w:val="center"/>
        <w:rPr>
          <w:b/>
        </w:rPr>
      </w:pPr>
      <w:r w:rsidRPr="007A1A59">
        <w:rPr>
          <w:b/>
        </w:rPr>
        <w:t>A Morning Prayer for Protection and Salvation</w:t>
      </w:r>
    </w:p>
    <w:p w14:paraId="300C7A0C" w14:textId="3EF73205" w:rsidR="00F14AA6" w:rsidRDefault="00F14AA6" w:rsidP="00F14AA6">
      <w:pPr>
        <w:pStyle w:val="Rubric"/>
      </w:pPr>
      <w:r>
        <w:fldChar w:fldCharType="begin"/>
      </w:r>
      <w:r>
        <w:instrText xml:space="preserve"> REF _Ref434575533 \h </w:instrText>
      </w:r>
      <w:r>
        <w:fldChar w:fldCharType="separate"/>
      </w:r>
      <w:r w:rsidR="00513E2D">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13E2D">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513E2D">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513E2D">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286F02F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513E2D">
        <w:t>The Psalms of Prime</w:t>
      </w:r>
      <w:r>
        <w:fldChar w:fldCharType="end"/>
      </w:r>
      <w:r>
        <w:t xml:space="preserve"> continue with </w:t>
      </w:r>
      <w:r>
        <w:fldChar w:fldCharType="begin"/>
      </w:r>
      <w:r>
        <w:instrText xml:space="preserve"> REF _Ref412025808 \h </w:instrText>
      </w:r>
      <w:r>
        <w:fldChar w:fldCharType="separate"/>
      </w:r>
      <w:r w:rsidR="00513E2D">
        <w:t>Psalm</w:t>
      </w:r>
      <w:r w:rsidR="00513E2D" w:rsidRPr="00AB1781">
        <w:t xml:space="preserve"> 4</w:t>
      </w:r>
      <w:r w:rsidR="00513E2D">
        <w:t>: “You heard me when I called”</w:t>
      </w:r>
      <w:r>
        <w:fldChar w:fldCharType="end"/>
      </w:r>
      <w:r>
        <w:t xml:space="preserve">, page </w:t>
      </w:r>
      <w:r>
        <w:fldChar w:fldCharType="begin"/>
      </w:r>
      <w:r>
        <w:instrText xml:space="preserve"> PAGEREF _Ref412025808 \h </w:instrText>
      </w:r>
      <w:r>
        <w:fldChar w:fldCharType="separate"/>
      </w:r>
      <w:r w:rsidR="00513E2D">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513E2D">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513E2D">
        <w:t>Psalm</w:t>
      </w:r>
      <w:r w:rsidR="00513E2D" w:rsidRPr="00AB1781">
        <w:t xml:space="preserve"> 6</w:t>
      </w:r>
      <w:r w:rsidR="00513E2D">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513E2D">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3"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10E89F1" w:rsidR="00F14AA6" w:rsidRDefault="00F14AA6" w:rsidP="00F14AA6">
      <w:pPr>
        <w:pStyle w:val="Rubric"/>
      </w:pPr>
      <w:r>
        <w:fldChar w:fldCharType="begin"/>
      </w:r>
      <w:r>
        <w:instrText xml:space="preserve"> REF _Ref434575533 \h </w:instrText>
      </w:r>
      <w:r>
        <w:fldChar w:fldCharType="separate"/>
      </w:r>
      <w:r w:rsidR="00513E2D">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13E2D">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13E2D">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13E2D">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6DE43C6E"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513E2D">
        <w:t>The Psalms of Prime</w:t>
      </w:r>
      <w:r>
        <w:fldChar w:fldCharType="end"/>
      </w:r>
      <w:r>
        <w:t xml:space="preserve"> continue with </w:t>
      </w:r>
      <w:r>
        <w:fldChar w:fldCharType="begin"/>
      </w:r>
      <w:r>
        <w:instrText xml:space="preserve"> REF _Ref412098238 \h </w:instrText>
      </w:r>
      <w:r>
        <w:fldChar w:fldCharType="separate"/>
      </w:r>
      <w:r w:rsidR="00513E2D">
        <w:t>Psalm</w:t>
      </w:r>
      <w:r w:rsidR="00513E2D" w:rsidRPr="00AB1781">
        <w:t xml:space="preserve"> 5</w:t>
      </w:r>
      <w:r w:rsidR="00513E2D">
        <w:t>: “Give ear to my words, O Lord”</w:t>
      </w:r>
      <w:r>
        <w:fldChar w:fldCharType="end"/>
      </w:r>
      <w:r>
        <w:t xml:space="preserve">, page </w:t>
      </w:r>
      <w:r>
        <w:fldChar w:fldCharType="begin"/>
      </w:r>
      <w:r>
        <w:instrText xml:space="preserve"> PAGEREF _Ref412098238 \h </w:instrText>
      </w:r>
      <w:r>
        <w:fldChar w:fldCharType="separate"/>
      </w:r>
      <w:r w:rsidR="00513E2D">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513E2D">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513E2D">
        <w:t>Psalm</w:t>
      </w:r>
      <w:r w:rsidR="00513E2D" w:rsidRPr="00AB1781">
        <w:t xml:space="preserve"> 6</w:t>
      </w:r>
      <w:r w:rsidR="00513E2D">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513E2D">
        <w:rPr>
          <w:noProof/>
        </w:rPr>
        <w:t>90</w:t>
      </w:r>
      <w:r w:rsidR="00B35B25">
        <w:fldChar w:fldCharType="end"/>
      </w:r>
      <w:r w:rsidR="00B35B25">
        <w:t>.</w:t>
      </w:r>
    </w:p>
    <w:p w14:paraId="20A6142B" w14:textId="54175D5B" w:rsidR="00E54261" w:rsidRPr="009C1C97" w:rsidRDefault="009C1C97" w:rsidP="00BF0205">
      <w:pPr>
        <w:pStyle w:val="Heading4"/>
      </w:pPr>
      <w:bookmarkStart w:id="234" w:name="_Ref412098238"/>
      <w:r>
        <w:t>Psalm</w:t>
      </w:r>
      <w:r w:rsidR="00E54261" w:rsidRPr="00AB1781">
        <w:t xml:space="preserve"> 5</w:t>
      </w:r>
      <w:r>
        <w:t xml:space="preserve">: </w:t>
      </w:r>
      <w:r w:rsidR="005A728E">
        <w:t>“</w:t>
      </w:r>
      <w:r w:rsidR="00F017CA">
        <w:t>Give ear to my words, O Lord”</w:t>
      </w:r>
      <w:bookmarkEnd w:id="23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D8AC233" w:rsidR="00F14AA6" w:rsidRDefault="00F14AA6" w:rsidP="00F14AA6">
      <w:pPr>
        <w:pStyle w:val="Rubric"/>
      </w:pPr>
      <w:r>
        <w:fldChar w:fldCharType="begin"/>
      </w:r>
      <w:r>
        <w:instrText xml:space="preserve"> REF _Ref434575533 \h </w:instrText>
      </w:r>
      <w:r>
        <w:fldChar w:fldCharType="separate"/>
      </w:r>
      <w:r w:rsidR="00513E2D">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13E2D">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3FFFF81"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513E2D">
        <w:t>The Psalms of Prime</w:t>
      </w:r>
      <w:r>
        <w:fldChar w:fldCharType="end"/>
      </w:r>
      <w:r>
        <w:t xml:space="preserve"> continue with </w:t>
      </w:r>
      <w:r>
        <w:fldChar w:fldCharType="begin"/>
      </w:r>
      <w:r>
        <w:instrText xml:space="preserve"> REF _Ref412025822 \h </w:instrText>
      </w:r>
      <w:r>
        <w:fldChar w:fldCharType="separate"/>
      </w:r>
      <w:r w:rsidR="00513E2D">
        <w:t>Psalm</w:t>
      </w:r>
      <w:r w:rsidR="00513E2D" w:rsidRPr="00AB1781">
        <w:t xml:space="preserve"> 6</w:t>
      </w:r>
      <w:r w:rsidR="00513E2D">
        <w:t>: “O Lord, rebuke me, but not in Your anger”</w:t>
      </w:r>
      <w:r>
        <w:fldChar w:fldCharType="end"/>
      </w:r>
      <w:r>
        <w:t xml:space="preserve">, page </w:t>
      </w:r>
      <w:r>
        <w:fldChar w:fldCharType="begin"/>
      </w:r>
      <w:r>
        <w:instrText xml:space="preserve"> PAGEREF _Ref412025822 \h </w:instrText>
      </w:r>
      <w:r>
        <w:fldChar w:fldCharType="separate"/>
      </w:r>
      <w:r w:rsidR="00513E2D">
        <w:rPr>
          <w:noProof/>
        </w:rPr>
        <w:t>90</w:t>
      </w:r>
      <w:r>
        <w:fldChar w:fldCharType="end"/>
      </w:r>
      <w:r>
        <w:t>.</w:t>
      </w:r>
    </w:p>
    <w:p w14:paraId="3514BA70" w14:textId="3F9FE953" w:rsidR="00E54261" w:rsidRPr="009C1C97" w:rsidRDefault="009C1C97" w:rsidP="00BF0205">
      <w:pPr>
        <w:pStyle w:val="Heading4"/>
      </w:pPr>
      <w:bookmarkStart w:id="235"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4B5AF8A" w:rsidR="00F14AA6" w:rsidRDefault="00F14AA6" w:rsidP="00F14AA6">
      <w:pPr>
        <w:pStyle w:val="Rubric"/>
      </w:pPr>
      <w:r>
        <w:fldChar w:fldCharType="begin"/>
      </w:r>
      <w:r>
        <w:instrText xml:space="preserve"> REF _Ref434575533 \h </w:instrText>
      </w:r>
      <w:r>
        <w:fldChar w:fldCharType="separate"/>
      </w:r>
      <w:r w:rsidR="00513E2D">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13E2D">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13E2D">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13E2D">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513E2D">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513E2D">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2135BB68"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513E2D">
        <w:t>The Psalms of Prime</w:t>
      </w:r>
      <w:r>
        <w:fldChar w:fldCharType="end"/>
      </w:r>
      <w:r>
        <w:t xml:space="preserve"> continue with </w:t>
      </w:r>
      <w:r>
        <w:fldChar w:fldCharType="begin"/>
      </w:r>
      <w:r>
        <w:instrText xml:space="preserve"> REF _Ref412098295 \h </w:instrText>
      </w:r>
      <w:r>
        <w:fldChar w:fldCharType="separate"/>
      </w:r>
      <w:r w:rsidR="00513E2D">
        <w:t>Psalm</w:t>
      </w:r>
      <w:r w:rsidR="00513E2D" w:rsidRPr="00AB1781">
        <w:t xml:space="preserve"> 8</w:t>
      </w:r>
      <w:r w:rsidR="00513E2D">
        <w:t>: “O Lord, our Lord, how wonderful is Your Name”</w:t>
      </w:r>
      <w:r>
        <w:fldChar w:fldCharType="end"/>
      </w:r>
      <w:r>
        <w:t xml:space="preserve">, page </w:t>
      </w:r>
      <w:r>
        <w:fldChar w:fldCharType="begin"/>
      </w:r>
      <w:r>
        <w:instrText xml:space="preserve"> PAGEREF _Ref412098295 \h </w:instrText>
      </w:r>
      <w:r>
        <w:fldChar w:fldCharType="separate"/>
      </w:r>
      <w:r w:rsidR="00513E2D">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513E2D">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513E2D">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513E2D">
        <w:t>Psalm</w:t>
      </w:r>
      <w:r w:rsidR="00513E2D" w:rsidRPr="00AB1781">
        <w:t xml:space="preserve"> 12</w:t>
      </w:r>
      <w:r w:rsidR="00513E2D">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513E2D">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2AA213F8" w:rsidR="00E54261" w:rsidRPr="00AB1781" w:rsidRDefault="00E54261" w:rsidP="009C1C97">
      <w:pPr>
        <w:pStyle w:val="EnglishHangEndNoCoptic"/>
      </w:pPr>
      <w:r w:rsidRPr="00AB1781">
        <w:tab/>
      </w:r>
      <w:r w:rsidR="00581458">
        <w:t xml:space="preserve">for their sakes, </w:t>
      </w:r>
      <w:r w:rsidRPr="00AB1781">
        <w:t>ascend on high.</w:t>
      </w:r>
      <w:r w:rsidR="008D6B7B">
        <w:rPr>
          <w:rStyle w:val="FootnoteReference"/>
        </w:rPr>
        <w:footnoteReference w:id="55"/>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6"/>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6"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4E752CF" w:rsidR="00F14AA6" w:rsidRDefault="00F14AA6" w:rsidP="00F14AA6">
      <w:pPr>
        <w:pStyle w:val="Rubric"/>
      </w:pPr>
      <w:r>
        <w:fldChar w:fldCharType="begin"/>
      </w:r>
      <w:r>
        <w:instrText xml:space="preserve"> REF _Ref434575533 \h </w:instrText>
      </w:r>
      <w:r>
        <w:fldChar w:fldCharType="separate"/>
      </w:r>
      <w:r w:rsidR="00513E2D">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13E2D">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9"/>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6B2E8DE8" w:rsidR="00F35AEA" w:rsidRDefault="00F35AEA" w:rsidP="00F35AEA">
      <w:pPr>
        <w:pStyle w:val="Rubric"/>
      </w:pPr>
      <w:r>
        <w:t xml:space="preserve">Alleluia. </w:t>
      </w:r>
      <w:r>
        <w:fldChar w:fldCharType="begin"/>
      </w:r>
      <w:r>
        <w:instrText xml:space="preserve"> REF _Ref448061221 \h </w:instrText>
      </w:r>
      <w:r>
        <w:fldChar w:fldCharType="separate"/>
      </w:r>
      <w:r w:rsidR="00513E2D">
        <w:t>The Psalms of Prime</w:t>
      </w:r>
      <w:r>
        <w:fldChar w:fldCharType="end"/>
      </w:r>
      <w:r>
        <w:t xml:space="preserve"> continue with </w:t>
      </w:r>
      <w:r>
        <w:fldChar w:fldCharType="begin"/>
      </w:r>
      <w:r>
        <w:instrText xml:space="preserve"> REF _Ref412098310 \h </w:instrText>
      </w:r>
      <w:r>
        <w:fldChar w:fldCharType="separate"/>
      </w:r>
      <w:r w:rsidR="00513E2D">
        <w:t>Psalm</w:t>
      </w:r>
      <w:r w:rsidR="00513E2D" w:rsidRPr="00AB1781">
        <w:t xml:space="preserve"> 11</w:t>
      </w:r>
      <w:r w:rsidR="00513E2D">
        <w:t>: “Save me, O Lord, for there is no saint left”</w:t>
      </w:r>
      <w:r>
        <w:fldChar w:fldCharType="end"/>
      </w:r>
      <w:r>
        <w:t xml:space="preserve">, page </w:t>
      </w:r>
      <w:r>
        <w:fldChar w:fldCharType="begin"/>
      </w:r>
      <w:r>
        <w:instrText xml:space="preserve"> PAGEREF _Ref412098310 \h </w:instrText>
      </w:r>
      <w:r>
        <w:fldChar w:fldCharType="separate"/>
      </w:r>
      <w:r w:rsidR="00513E2D">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7" w:name="_Ref435438475"/>
      <w:r w:rsidRPr="00AB1781">
        <w:t>K</w:t>
      </w:r>
      <w:r>
        <w:t>athisma 2</w:t>
      </w:r>
      <w:bookmarkEnd w:id="237"/>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1"/>
      </w:r>
      <w:r w:rsidRPr="00AB1781">
        <w:t xml:space="preserve"> </w:t>
      </w:r>
      <w:r w:rsidR="001040C8">
        <w:t>You</w:t>
      </w:r>
      <w:r w:rsidR="0019202B">
        <w:rPr>
          <w:rStyle w:val="FootnoteReference"/>
        </w:rPr>
        <w:footnoteReference w:id="62"/>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3"/>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4"/>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5"/>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6"/>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7"/>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8"/>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9"/>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8" w:name="_Ref412098310"/>
      <w:r>
        <w:t>Psalm</w:t>
      </w:r>
      <w:r w:rsidRPr="00AB1781">
        <w:t xml:space="preserve"> 11</w:t>
      </w:r>
      <w:r>
        <w:t xml:space="preserve">: </w:t>
      </w:r>
      <w:r w:rsidR="005A728E">
        <w:t>“</w:t>
      </w:r>
      <w:r>
        <w:t>Save me, O Lord, for there is no saint lef</w:t>
      </w:r>
      <w:r w:rsidR="005453DF">
        <w:t>t”</w:t>
      </w:r>
      <w:bookmarkEnd w:id="23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37D0D2AE" w:rsidR="00F14AA6" w:rsidRDefault="00F14AA6" w:rsidP="00435BD3">
      <w:pPr>
        <w:pStyle w:val="Rubric"/>
      </w:pPr>
      <w:r>
        <w:fldChar w:fldCharType="begin"/>
      </w:r>
      <w:r>
        <w:instrText xml:space="preserve"> REF _Ref434575533 \h </w:instrText>
      </w:r>
      <w:r>
        <w:fldChar w:fldCharType="separate"/>
      </w:r>
      <w:r w:rsidR="00513E2D">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13E2D">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2F170FFE" w:rsidR="00435BD3" w:rsidRPr="00AB1781" w:rsidRDefault="00435BD3" w:rsidP="00435BD3">
      <w:pPr>
        <w:pStyle w:val="EnglishHangEndNoCoptic"/>
      </w:pPr>
      <w:r w:rsidRPr="00AB1781">
        <w:tab/>
      </w:r>
      <w:r w:rsidR="00E7123D">
        <w:t>“</w:t>
      </w:r>
      <w:r w:rsidRPr="00AB1781">
        <w:t xml:space="preserve">I will set him in safety and </w:t>
      </w:r>
      <w:r w:rsidR="007838C2">
        <w:t>manifest Myself in it</w:t>
      </w:r>
      <w:r w:rsidRPr="00AB1781">
        <w:t>.</w:t>
      </w:r>
      <w:r w:rsidR="00E7123D">
        <w:t>”</w:t>
      </w:r>
      <w:r w:rsidRPr="00AB1781">
        <w:rPr>
          <w:rStyle w:val="FootnoteReference"/>
        </w:rPr>
        <w:footnoteReference w:id="70"/>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6F8A6715"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513E2D">
        <w:t>The Psalms of Prime</w:t>
      </w:r>
      <w:r>
        <w:fldChar w:fldCharType="end"/>
      </w:r>
      <w:r>
        <w:t xml:space="preserve"> continue with </w:t>
      </w:r>
      <w:r>
        <w:fldChar w:fldCharType="begin"/>
      </w:r>
      <w:r>
        <w:instrText xml:space="preserve"> REF _Ref412025965 \h </w:instrText>
      </w:r>
      <w:r>
        <w:fldChar w:fldCharType="separate"/>
      </w:r>
      <w:r w:rsidR="00513E2D">
        <w:t>Psalm</w:t>
      </w:r>
      <w:r w:rsidR="00513E2D" w:rsidRPr="00AB1781">
        <w:t xml:space="preserve"> 12</w:t>
      </w:r>
      <w:r w:rsidR="00513E2D">
        <w:t>: “How long, O Lord, will You forget me”</w:t>
      </w:r>
      <w:r>
        <w:fldChar w:fldCharType="end"/>
      </w:r>
      <w:r>
        <w:t xml:space="preserve">, page </w:t>
      </w:r>
      <w:r>
        <w:fldChar w:fldCharType="begin"/>
      </w:r>
      <w:r>
        <w:instrText xml:space="preserve"> PAGEREF _Ref412025965 \h </w:instrText>
      </w:r>
      <w:r>
        <w:fldChar w:fldCharType="separate"/>
      </w:r>
      <w:r w:rsidR="00513E2D">
        <w:rPr>
          <w:noProof/>
        </w:rPr>
        <w:t>99</w:t>
      </w:r>
      <w:r>
        <w:fldChar w:fldCharType="end"/>
      </w:r>
      <w:r>
        <w:t>.</w:t>
      </w:r>
    </w:p>
    <w:p w14:paraId="14C73BB1" w14:textId="7218C759" w:rsidR="00435BD3" w:rsidRPr="00435BD3" w:rsidRDefault="00435BD3" w:rsidP="00BF0205">
      <w:pPr>
        <w:pStyle w:val="Heading4"/>
      </w:pPr>
      <w:bookmarkStart w:id="239"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56BAF212" w:rsidR="00F14AA6" w:rsidRDefault="00F14AA6" w:rsidP="00435BD3">
      <w:pPr>
        <w:pStyle w:val="Rubric"/>
      </w:pPr>
      <w:r>
        <w:fldChar w:fldCharType="begin"/>
      </w:r>
      <w:r>
        <w:instrText xml:space="preserve"> REF _Ref434575533 \h </w:instrText>
      </w:r>
      <w:r>
        <w:fldChar w:fldCharType="separate"/>
      </w:r>
      <w:r w:rsidR="00513E2D">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13E2D">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13E2D">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13E2D">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513E2D">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513E2D">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54F7036"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513E2D">
        <w:t>The Psalms of Prime</w:t>
      </w:r>
      <w:r>
        <w:fldChar w:fldCharType="end"/>
      </w:r>
      <w:r>
        <w:t xml:space="preserve"> continue with </w:t>
      </w:r>
      <w:r>
        <w:fldChar w:fldCharType="begin"/>
      </w:r>
      <w:r>
        <w:instrText xml:space="preserve"> REF _Ref412098343 \h </w:instrText>
      </w:r>
      <w:r>
        <w:fldChar w:fldCharType="separate"/>
      </w:r>
      <w:r w:rsidR="00513E2D">
        <w:t>Psalm</w:t>
      </w:r>
      <w:r w:rsidR="00513E2D" w:rsidRPr="00AB1781">
        <w:t xml:space="preserve"> 14</w:t>
      </w:r>
      <w:r w:rsidR="00513E2D">
        <w:t>: “Lord, who can dwell in Your tabernacle”</w:t>
      </w:r>
      <w:r>
        <w:fldChar w:fldCharType="end"/>
      </w:r>
      <w:r>
        <w:t xml:space="preserve">, page </w:t>
      </w:r>
      <w:r>
        <w:fldChar w:fldCharType="begin"/>
      </w:r>
      <w:r>
        <w:instrText xml:space="preserve"> PAGEREF _Ref412098343 \h </w:instrText>
      </w:r>
      <w:r>
        <w:fldChar w:fldCharType="separate"/>
      </w:r>
      <w:r w:rsidR="00513E2D">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513E2D">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513E2D">
        <w:t>Psalm</w:t>
      </w:r>
      <w:r w:rsidR="00513E2D" w:rsidRPr="00AB1781">
        <w:t xml:space="preserve"> 15</w:t>
      </w:r>
      <w:r w:rsidR="00513E2D">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513E2D">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513E2D">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513E2D">
        <w:t>Psalm</w:t>
      </w:r>
      <w:r w:rsidR="00513E2D" w:rsidRPr="00AB1781">
        <w:t xml:space="preserve"> 69</w:t>
      </w:r>
      <w:r w:rsidR="00513E2D">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513E2D">
        <w:rPr>
          <w:noProof/>
        </w:rPr>
        <w:t>188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1"/>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2"/>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40" w:name="_Ref412098343"/>
      <w:r>
        <w:t>Psalm</w:t>
      </w:r>
      <w:r w:rsidRPr="00AB1781">
        <w:t xml:space="preserve"> 14</w:t>
      </w:r>
      <w:r>
        <w:t xml:space="preserve">: </w:t>
      </w:r>
      <w:r w:rsidR="005A728E">
        <w:t>“</w:t>
      </w:r>
      <w:r>
        <w:t xml:space="preserve">Lord, who can dwell in </w:t>
      </w:r>
      <w:r w:rsidR="00E570CB">
        <w:t>You</w:t>
      </w:r>
      <w:r w:rsidR="005453DF">
        <w:t>r tabernacle”</w:t>
      </w:r>
      <w:bookmarkEnd w:id="24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80336BE" w:rsidR="00F14AA6" w:rsidRDefault="00F14AA6" w:rsidP="00435BD3">
      <w:pPr>
        <w:pStyle w:val="Rubric"/>
      </w:pPr>
      <w:r>
        <w:fldChar w:fldCharType="begin"/>
      </w:r>
      <w:r>
        <w:instrText xml:space="preserve"> REF _Ref434575533 \h </w:instrText>
      </w:r>
      <w:r>
        <w:fldChar w:fldCharType="separate"/>
      </w:r>
      <w:r w:rsidR="00513E2D">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13E2D">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3B7C682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513E2D">
        <w:t>The Psalms of Prime</w:t>
      </w:r>
      <w:r>
        <w:fldChar w:fldCharType="end"/>
      </w:r>
      <w:r>
        <w:t xml:space="preserve"> continue with </w:t>
      </w:r>
      <w:r>
        <w:fldChar w:fldCharType="begin"/>
      </w:r>
      <w:r>
        <w:instrText xml:space="preserve"> REF _Ref412025981 \h </w:instrText>
      </w:r>
      <w:r>
        <w:fldChar w:fldCharType="separate"/>
      </w:r>
      <w:r w:rsidR="00513E2D">
        <w:t>Psalm</w:t>
      </w:r>
      <w:r w:rsidR="00513E2D" w:rsidRPr="00AB1781">
        <w:t xml:space="preserve"> 15</w:t>
      </w:r>
      <w:r w:rsidR="00513E2D">
        <w:t>: “Keep me, O Lord, I hope in You”</w:t>
      </w:r>
      <w:r>
        <w:fldChar w:fldCharType="end"/>
      </w:r>
      <w:r>
        <w:t xml:space="preserve">, page </w:t>
      </w:r>
      <w:r>
        <w:fldChar w:fldCharType="begin"/>
      </w:r>
      <w:r>
        <w:instrText xml:space="preserve"> PAGEREF _Ref412025981 \h </w:instrText>
      </w:r>
      <w:r>
        <w:fldChar w:fldCharType="separate"/>
      </w:r>
      <w:r w:rsidR="00513E2D">
        <w:rPr>
          <w:noProof/>
        </w:rPr>
        <w:t>101</w:t>
      </w:r>
      <w:r>
        <w:fldChar w:fldCharType="end"/>
      </w:r>
      <w:r>
        <w:t>.</w:t>
      </w:r>
    </w:p>
    <w:p w14:paraId="7999CE77" w14:textId="36DDA5D9" w:rsidR="00435BD3" w:rsidRPr="00435BD3" w:rsidRDefault="00520302" w:rsidP="00BF0205">
      <w:pPr>
        <w:pStyle w:val="Heading4"/>
      </w:pPr>
      <w:bookmarkStart w:id="241" w:name="_Ref412025981"/>
      <w:r>
        <w:t>Psalm</w:t>
      </w:r>
      <w:r w:rsidR="00435BD3" w:rsidRPr="00AB1781">
        <w:t xml:space="preserve"> 15</w:t>
      </w:r>
      <w:r>
        <w:t xml:space="preserve">: </w:t>
      </w:r>
      <w:r w:rsidR="005A728E">
        <w:t>“</w:t>
      </w:r>
      <w:r>
        <w:t>Keep me, O Lord</w:t>
      </w:r>
      <w:r w:rsidR="00F017CA">
        <w:t>, I hope in You”</w:t>
      </w:r>
      <w:bookmarkEnd w:id="24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473E395E" w:rsidR="00F14AA6" w:rsidRDefault="00F14AA6" w:rsidP="00435BD3">
      <w:pPr>
        <w:pStyle w:val="Rubric"/>
      </w:pPr>
      <w:r>
        <w:fldChar w:fldCharType="begin"/>
      </w:r>
      <w:r>
        <w:instrText xml:space="preserve"> REF _Ref434575533 \h </w:instrText>
      </w:r>
      <w:r>
        <w:fldChar w:fldCharType="separate"/>
      </w:r>
      <w:r w:rsidR="00513E2D">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13E2D">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513E2D">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13E2D">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3"/>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4"/>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5"/>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6"/>
      </w:r>
    </w:p>
    <w:p w14:paraId="501763F1" w14:textId="5AC21FE1" w:rsidR="00435BD3" w:rsidRDefault="00435BD3" w:rsidP="00435BD3">
      <w:pPr>
        <w:pStyle w:val="EnglishHangEndNoCoptic"/>
      </w:pPr>
      <w:r w:rsidRPr="00AB1781">
        <w:tab/>
        <w:t>At</w:t>
      </w:r>
      <w:r w:rsidRPr="00AB1781">
        <w:rPr>
          <w:rStyle w:val="FootnoteReference"/>
        </w:rPr>
        <w:footnoteReference w:id="77"/>
      </w:r>
      <w:r w:rsidRPr="00AB1781">
        <w:t xml:space="preserve"> </w:t>
      </w:r>
      <w:r w:rsidR="00E570CB">
        <w:t>Your</w:t>
      </w:r>
      <w:r w:rsidRPr="00AB1781">
        <w:t xml:space="preserve"> right hand are delights</w:t>
      </w:r>
      <w:r w:rsidR="003F1DDB">
        <w:t xml:space="preserve"> forevermore</w:t>
      </w:r>
      <w:r w:rsidRPr="00AB1781">
        <w:t>.</w:t>
      </w:r>
    </w:p>
    <w:p w14:paraId="0A2D3621" w14:textId="4DCFA1A2"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513E2D">
        <w:t>The Psalms of Prime</w:t>
      </w:r>
      <w:r>
        <w:fldChar w:fldCharType="end"/>
      </w:r>
      <w:r>
        <w:t xml:space="preserve"> continue with </w:t>
      </w:r>
      <w:r>
        <w:fldChar w:fldCharType="begin"/>
      </w:r>
      <w:r>
        <w:instrText xml:space="preserve"> REF _Ref412098373 \h </w:instrText>
      </w:r>
      <w:r>
        <w:fldChar w:fldCharType="separate"/>
      </w:r>
      <w:r w:rsidR="00513E2D">
        <w:t>Psalm</w:t>
      </w:r>
      <w:r w:rsidR="00513E2D" w:rsidRPr="00AB1781">
        <w:t xml:space="preserve"> 18</w:t>
      </w:r>
      <w:r w:rsidR="00513E2D">
        <w:t>: “The heavens declare the glory of God”</w:t>
      </w:r>
      <w:r>
        <w:fldChar w:fldCharType="end"/>
      </w:r>
      <w:r>
        <w:t xml:space="preserve">, page </w:t>
      </w:r>
      <w:r>
        <w:fldChar w:fldCharType="begin"/>
      </w:r>
      <w:r>
        <w:instrText xml:space="preserve"> PAGEREF _Ref412098373 \h </w:instrText>
      </w:r>
      <w:r>
        <w:fldChar w:fldCharType="separate"/>
      </w:r>
      <w:r w:rsidR="00513E2D">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513E2D">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513E2D">
        <w:t>Psalm</w:t>
      </w:r>
      <w:r w:rsidR="00513E2D" w:rsidRPr="00AB1781">
        <w:t xml:space="preserve"> 24</w:t>
      </w:r>
      <w:r w:rsidR="00513E2D">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513E2D">
        <w:rPr>
          <w:noProof/>
        </w:rPr>
        <w:t>117</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8"/>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9"/>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0"/>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1"/>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2"/>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2" w:name="_Ref435438484"/>
      <w:r w:rsidRPr="00AB1781">
        <w:t>K</w:t>
      </w:r>
      <w:r>
        <w:t>athisma 3</w:t>
      </w:r>
      <w:bookmarkEnd w:id="242"/>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7"/>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3"/>
      <w:r w:rsidR="007F516C">
        <w:rPr>
          <w:rStyle w:val="CommentReference"/>
          <w:rFonts w:eastAsiaTheme="minorHAnsi" w:cstheme="minorBidi"/>
          <w:color w:val="auto"/>
          <w:lang w:val="en-CA"/>
        </w:rPr>
        <w:commentReference w:id="243"/>
      </w:r>
      <w:r w:rsidRPr="00AB1781">
        <w:t>.</w:t>
      </w:r>
      <w:r w:rsidRPr="00AB1781">
        <w:rPr>
          <w:rStyle w:val="FootnoteReference"/>
        </w:rPr>
        <w:footnoteReference w:id="9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4" w:name="_Ref412098373"/>
      <w:r>
        <w:t>Psalm</w:t>
      </w:r>
      <w:r w:rsidR="00CF35A1" w:rsidRPr="00AB1781">
        <w:t xml:space="preserve"> 18</w:t>
      </w:r>
      <w:r>
        <w:t xml:space="preserve">: </w:t>
      </w:r>
      <w:r w:rsidR="005A728E">
        <w:t>“</w:t>
      </w:r>
      <w:r>
        <w:t>The heavens declare the glory of Go</w:t>
      </w:r>
      <w:r w:rsidR="005453DF">
        <w:t>d”</w:t>
      </w:r>
      <w:bookmarkEnd w:id="24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7D2130A" w:rsidR="00F14AA6" w:rsidRDefault="00F14AA6" w:rsidP="00CF35A1">
      <w:pPr>
        <w:pStyle w:val="Rubric"/>
      </w:pPr>
      <w:r>
        <w:fldChar w:fldCharType="begin"/>
      </w:r>
      <w:r>
        <w:instrText xml:space="preserve"> REF _Ref434575533 \h </w:instrText>
      </w:r>
      <w:r>
        <w:fldChar w:fldCharType="separate"/>
      </w:r>
      <w:r w:rsidR="00513E2D">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13E2D">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0"/>
      </w:r>
      <w:r w:rsidRPr="00AB1781">
        <w:t xml:space="preserve"> in the sun;</w:t>
      </w:r>
      <w:r w:rsidRPr="00AB1781">
        <w:rPr>
          <w:rStyle w:val="FootnoteReference"/>
        </w:rPr>
        <w:footnoteReference w:id="10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5"/>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0AB55393"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513E2D">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513E2D">
        <w:t>Psalm</w:t>
      </w:r>
      <w:r w:rsidR="00513E2D" w:rsidRPr="00AB1781">
        <w:t xml:space="preserve"> 24</w:t>
      </w:r>
      <w:r w:rsidR="00513E2D">
        <w:t>: “To You, O Lord, I lift up my soul”</w:t>
      </w:r>
      <w:r>
        <w:fldChar w:fldCharType="end"/>
      </w:r>
      <w:r>
        <w:t xml:space="preserve">, page </w:t>
      </w:r>
      <w:r>
        <w:fldChar w:fldCharType="begin"/>
      </w:r>
      <w:r>
        <w:instrText xml:space="preserve"> PAGEREF _Ref412026003 \h </w:instrText>
      </w:r>
      <w:r>
        <w:fldChar w:fldCharType="separate"/>
      </w:r>
      <w:r w:rsidR="00513E2D">
        <w:rPr>
          <w:noProof/>
        </w:rPr>
        <w:t>117</w:t>
      </w:r>
      <w:r>
        <w:fldChar w:fldCharType="end"/>
      </w:r>
      <w:r>
        <w:t>.</w:t>
      </w:r>
    </w:p>
    <w:p w14:paraId="2E6C9A8C" w14:textId="5A97DDA6" w:rsidR="00CF35A1" w:rsidRPr="00CF35A1" w:rsidRDefault="002D71F0" w:rsidP="00BF0205">
      <w:pPr>
        <w:pStyle w:val="Heading4"/>
      </w:pPr>
      <w:bookmarkStart w:id="245" w:name="_Ref412110716"/>
      <w:r>
        <w:lastRenderedPageBreak/>
        <w:t>Psalm</w:t>
      </w:r>
      <w:r w:rsidR="00CF35A1" w:rsidRPr="00AB1781">
        <w:t xml:space="preserve"> 19</w:t>
      </w:r>
      <w:r>
        <w:t xml:space="preserve">: </w:t>
      </w:r>
      <w:r w:rsidR="005A728E">
        <w:t>“</w:t>
      </w:r>
      <w:r>
        <w:t>May the Lord hear you in the day o</w:t>
      </w:r>
      <w:r w:rsidR="005453DF">
        <w:t>f affliction”</w:t>
      </w:r>
      <w:bookmarkEnd w:id="24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B6F1FE1" w:rsidR="00F14AA6" w:rsidRDefault="00F14AA6" w:rsidP="00CF35A1">
      <w:pPr>
        <w:pStyle w:val="Rubric"/>
      </w:pPr>
      <w:r>
        <w:fldChar w:fldCharType="begin"/>
      </w:r>
      <w:r>
        <w:instrText xml:space="preserve"> REF _Ref434576019 \h </w:instrText>
      </w:r>
      <w:r>
        <w:fldChar w:fldCharType="separate"/>
      </w:r>
      <w:r w:rsidR="00513E2D">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13E2D">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4F132FE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513E2D">
        <w:t>The Psalms of the Third Hour</w:t>
      </w:r>
      <w:r>
        <w:fldChar w:fldCharType="end"/>
      </w:r>
      <w:r>
        <w:t xml:space="preserve"> continue with </w:t>
      </w:r>
      <w:r>
        <w:fldChar w:fldCharType="begin"/>
      </w:r>
      <w:r>
        <w:instrText xml:space="preserve"> REF _Ref412026111 \h </w:instrText>
      </w:r>
      <w:r>
        <w:fldChar w:fldCharType="separate"/>
      </w:r>
      <w:r w:rsidR="00513E2D">
        <w:t>Psalm</w:t>
      </w:r>
      <w:r w:rsidR="00513E2D" w:rsidRPr="00AB1781">
        <w:t xml:space="preserve"> 22</w:t>
      </w:r>
      <w:r w:rsidR="00513E2D">
        <w:t>: “The Lord is my Shepherd, and I will lack nothing”</w:t>
      </w:r>
      <w:r>
        <w:fldChar w:fldCharType="end"/>
      </w:r>
      <w:r>
        <w:t xml:space="preserve">, page </w:t>
      </w:r>
      <w:r>
        <w:fldChar w:fldCharType="begin"/>
      </w:r>
      <w:r>
        <w:instrText xml:space="preserve"> PAGEREF _Ref412026111 \h </w:instrText>
      </w:r>
      <w:r>
        <w:fldChar w:fldCharType="separate"/>
      </w:r>
      <w:r w:rsidR="00513E2D">
        <w:rPr>
          <w:noProof/>
        </w:rPr>
        <w:t>114</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10"/>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1"/>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2"/>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3"/>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4"/>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6"/>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75E58301" w:rsidR="00CF35A1" w:rsidRPr="00AB1781" w:rsidRDefault="00CF35A1" w:rsidP="00CF35A1">
      <w:pPr>
        <w:pStyle w:val="EnglishHangEndNoCoptic"/>
      </w:pPr>
      <w:r w:rsidRPr="00AB1781">
        <w:tab/>
        <w:t xml:space="preserve">they say with their lips </w:t>
      </w:r>
      <w:r w:rsidR="00830E10">
        <w:t>and</w:t>
      </w:r>
      <w:r w:rsidR="004B5519">
        <w:t xml:space="preserve"> </w:t>
      </w:r>
      <w:r w:rsidR="0017625A">
        <w:t>shake</w:t>
      </w:r>
      <w:r w:rsidR="004B5519">
        <w:t xml:space="preserve">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27E21962" w:rsidR="00CF35A1" w:rsidRPr="00AB1781" w:rsidRDefault="00CF35A1" w:rsidP="00830E10">
      <w:pPr>
        <w:pStyle w:val="EnglishHangEndNoCoptic"/>
      </w:pPr>
      <w:r w:rsidRPr="00AB1781">
        <w:tab/>
      </w:r>
      <w:r w:rsidR="004B5519">
        <w:t xml:space="preserve">let Him save him, </w:t>
      </w:r>
      <w:r w:rsidR="0017625A">
        <w:t>if</w:t>
      </w:r>
      <w:r w:rsidR="004B5519">
        <w:t xml:space="preserve"> He wanted</w:t>
      </w:r>
      <w:r w:rsidRPr="00AB1781">
        <w:t xml:space="preserve"> him.</w:t>
      </w:r>
      <w:r w:rsidR="00830E10">
        <w:t>”</w:t>
      </w:r>
      <w:r w:rsidRPr="00AB1781">
        <w:rPr>
          <w:rStyle w:val="FootnoteReference"/>
        </w:rPr>
        <w:footnoteReference w:id="11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9"/>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0"/>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1"/>
      </w:r>
      <w:r w:rsidRPr="00AB1781">
        <w:t xml:space="preserve"> from the power of the dog.</w:t>
      </w:r>
      <w:r w:rsidR="00ED0D70">
        <w:rPr>
          <w:rStyle w:val="FootnoteReference"/>
        </w:rPr>
        <w:footnoteReference w:id="12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3"/>
      </w:r>
      <w:r w:rsidRPr="00AB1781">
        <w:t>.</w:t>
      </w:r>
    </w:p>
    <w:p w14:paraId="16587FC4" w14:textId="01B6A414" w:rsidR="00CF35A1" w:rsidRPr="00AB1781" w:rsidRDefault="00CF35A1" w:rsidP="00CF35A1">
      <w:pPr>
        <w:pStyle w:val="EnglishHangNoCoptic"/>
      </w:pPr>
      <w:r w:rsidRPr="00AB1781">
        <w:lastRenderedPageBreak/>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4"/>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5"/>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6"/>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7"/>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8"/>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9"/>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0"/>
      </w:r>
    </w:p>
    <w:p w14:paraId="3B6A8177" w14:textId="3FDB7992" w:rsidR="00CF35A1" w:rsidRPr="00CF35A1" w:rsidRDefault="002D71F0" w:rsidP="00BF0205">
      <w:pPr>
        <w:pStyle w:val="Heading4"/>
      </w:pPr>
      <w:bookmarkStart w:id="246" w:name="_Ref412026111"/>
      <w:r>
        <w:t>Psalm</w:t>
      </w:r>
      <w:r w:rsidR="00CF35A1" w:rsidRPr="00AB1781">
        <w:t xml:space="preserve"> 22</w:t>
      </w:r>
      <w:r>
        <w:t xml:space="preserve">: </w:t>
      </w:r>
      <w:r w:rsidR="009216DA">
        <w:t>“</w:t>
      </w:r>
      <w:r>
        <w:t>The Lord is my Shepherd, an</w:t>
      </w:r>
      <w:r w:rsidR="00F017CA">
        <w:t>d I will lack nothing”</w:t>
      </w:r>
      <w:bookmarkEnd w:id="24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6BC31ED" w:rsidR="00F14AA6" w:rsidRDefault="00F14AA6" w:rsidP="00CF35A1">
      <w:pPr>
        <w:pStyle w:val="Rubric"/>
      </w:pPr>
      <w:r>
        <w:lastRenderedPageBreak/>
        <w:fldChar w:fldCharType="begin"/>
      </w:r>
      <w:r>
        <w:instrText xml:space="preserve"> REF _Ref434576019 \h </w:instrText>
      </w:r>
      <w:r>
        <w:fldChar w:fldCharType="separate"/>
      </w:r>
      <w:r w:rsidR="00513E2D">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13E2D">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13E2D">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13E2D">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1"/>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8C343B9" w:rsidR="00CF35A1" w:rsidRPr="00AB1781" w:rsidRDefault="00CF35A1" w:rsidP="00CF35A1">
      <w:pPr>
        <w:pStyle w:val="EnglishHangNoCoptic"/>
      </w:pPr>
      <w:r w:rsidRPr="00AB1781">
        <w:t xml:space="preserve">5 </w:t>
      </w:r>
      <w:r w:rsidR="001040C8">
        <w:t>You</w:t>
      </w:r>
      <w:r w:rsidRPr="00AB1781">
        <w:t xml:space="preserve"> </w:t>
      </w:r>
      <w:r w:rsidR="008B5978">
        <w:t xml:space="preserve">have </w:t>
      </w:r>
      <w:r w:rsidRPr="00AB1781">
        <w:t>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2"/>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3"/>
      </w:r>
    </w:p>
    <w:p w14:paraId="26A7A53B" w14:textId="307C9651"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513E2D">
        <w:t>The Psalms of the Third Hour</w:t>
      </w:r>
      <w:r>
        <w:fldChar w:fldCharType="end"/>
      </w:r>
      <w:r>
        <w:t xml:space="preserve"> continue with </w:t>
      </w:r>
      <w:r>
        <w:fldChar w:fldCharType="begin"/>
      </w:r>
      <w:r>
        <w:instrText xml:space="preserve"> REF _Ref412110755 \h </w:instrText>
      </w:r>
      <w:r>
        <w:fldChar w:fldCharType="separate"/>
      </w:r>
      <w:r w:rsidR="00513E2D">
        <w:t>Psalm</w:t>
      </w:r>
      <w:r w:rsidR="00513E2D" w:rsidRPr="00AB1781">
        <w:t xml:space="preserve"> 23</w:t>
      </w:r>
      <w:r w:rsidR="00513E2D">
        <w:t>: “The earth is the Lord's and all that is in it”</w:t>
      </w:r>
      <w:r>
        <w:fldChar w:fldCharType="end"/>
      </w:r>
      <w:r>
        <w:t xml:space="preserve">, page </w:t>
      </w:r>
      <w:r>
        <w:fldChar w:fldCharType="begin"/>
      </w:r>
      <w:r>
        <w:instrText xml:space="preserve"> PAGEREF _Ref412110755 \h </w:instrText>
      </w:r>
      <w:r>
        <w:fldChar w:fldCharType="separate"/>
      </w:r>
      <w:r w:rsidR="00513E2D">
        <w:rPr>
          <w:noProof/>
        </w:rPr>
        <w:t>115</w:t>
      </w:r>
      <w:r>
        <w:fldChar w:fldCharType="end"/>
      </w:r>
      <w:r>
        <w:t xml:space="preserve">. </w:t>
      </w:r>
      <w:r>
        <w:fldChar w:fldCharType="begin"/>
      </w:r>
      <w:r>
        <w:instrText xml:space="preserve"> REF _Ref434578449 \h </w:instrText>
      </w:r>
      <w:r>
        <w:fldChar w:fldCharType="separate"/>
      </w:r>
      <w:r w:rsidR="00513E2D">
        <w:rPr>
          <w:lang w:val="en-GB"/>
        </w:rPr>
        <w:t>The Psalms of the Veil</w:t>
      </w:r>
      <w:r>
        <w:fldChar w:fldCharType="end"/>
      </w:r>
      <w:r>
        <w:t xml:space="preserve"> continue with </w:t>
      </w:r>
      <w:r>
        <w:fldChar w:fldCharType="begin"/>
      </w:r>
      <w:r>
        <w:instrText xml:space="preserve"> REF _Ref412026124 \h </w:instrText>
      </w:r>
      <w:r>
        <w:fldChar w:fldCharType="separate"/>
      </w:r>
      <w:r w:rsidR="00513E2D">
        <w:t>Psalm</w:t>
      </w:r>
      <w:r w:rsidR="00513E2D" w:rsidRPr="00AB1781">
        <w:t xml:space="preserve"> 29</w:t>
      </w:r>
      <w:r w:rsidR="00513E2D">
        <w:t>: “I will exalt You, O Lord”</w:t>
      </w:r>
      <w:r>
        <w:fldChar w:fldCharType="end"/>
      </w:r>
      <w:r>
        <w:t xml:space="preserve">, page </w:t>
      </w:r>
      <w:r>
        <w:fldChar w:fldCharType="begin"/>
      </w:r>
      <w:r>
        <w:instrText xml:space="preserve"> PAGEREF _Ref412026124 \h </w:instrText>
      </w:r>
      <w:r>
        <w:fldChar w:fldCharType="separate"/>
      </w:r>
      <w:r w:rsidR="00513E2D">
        <w:rPr>
          <w:noProof/>
        </w:rPr>
        <w:t>124</w:t>
      </w:r>
      <w:r>
        <w:fldChar w:fldCharType="end"/>
      </w:r>
      <w:r>
        <w:t>.</w:t>
      </w:r>
    </w:p>
    <w:p w14:paraId="3DFD110A" w14:textId="645B1EB9" w:rsidR="00CF35A1" w:rsidRPr="00CF35A1" w:rsidRDefault="002D71F0" w:rsidP="00BF0205">
      <w:pPr>
        <w:pStyle w:val="Heading4"/>
      </w:pPr>
      <w:bookmarkStart w:id="247" w:name="_Ref412110755"/>
      <w:r>
        <w:t>Psalm</w:t>
      </w:r>
      <w:r w:rsidR="00CF35A1" w:rsidRPr="00AB1781">
        <w:t xml:space="preserve"> 23</w:t>
      </w:r>
      <w:r>
        <w:t xml:space="preserve">: </w:t>
      </w:r>
      <w:r w:rsidR="009216DA">
        <w:t>“</w:t>
      </w:r>
      <w:r>
        <w:t>The earth is the Lord's and all that is in i</w:t>
      </w:r>
      <w:r w:rsidR="005453DF">
        <w:t>t”</w:t>
      </w:r>
      <w:bookmarkEnd w:id="24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0AD80B1" w:rsidR="00F14AA6" w:rsidRDefault="00F14AA6" w:rsidP="00CF35A1">
      <w:pPr>
        <w:pStyle w:val="Rubric"/>
      </w:pPr>
      <w:r>
        <w:fldChar w:fldCharType="begin"/>
      </w:r>
      <w:r>
        <w:instrText xml:space="preserve"> REF _Ref434576019 \h </w:instrText>
      </w:r>
      <w:r>
        <w:fldChar w:fldCharType="separate"/>
      </w:r>
      <w:r w:rsidR="00513E2D">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13E2D">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lastRenderedPageBreak/>
        <w:t xml:space="preserve">1 The earth is the Lord’s and all </w:t>
      </w:r>
      <w:r w:rsidR="00E06712">
        <w:t xml:space="preserve">that is in </w:t>
      </w:r>
      <w:r w:rsidR="00360CD6">
        <w:t>it</w:t>
      </w:r>
      <w:r w:rsidRPr="00AB1781">
        <w:t>,</w:t>
      </w:r>
      <w:r w:rsidRPr="00AB1781">
        <w:rPr>
          <w:rStyle w:val="FootnoteReference"/>
        </w:rPr>
        <w:footnoteReference w:id="134"/>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5"/>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6"/>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5FDEBAD" w:rsidR="00B35B25" w:rsidRDefault="00B35B25" w:rsidP="00B35B25">
      <w:pPr>
        <w:pStyle w:val="Rubric"/>
      </w:pPr>
      <w:r>
        <w:t xml:space="preserve">Alleluia. </w:t>
      </w:r>
      <w:r>
        <w:fldChar w:fldCharType="begin"/>
      </w:r>
      <w:r>
        <w:instrText xml:space="preserve"> REF _Ref448124439 \h </w:instrText>
      </w:r>
      <w:r>
        <w:fldChar w:fldCharType="separate"/>
      </w:r>
      <w:r w:rsidR="00513E2D">
        <w:t>The Psalms of the Third Hour</w:t>
      </w:r>
      <w:r>
        <w:fldChar w:fldCharType="end"/>
      </w:r>
      <w:r>
        <w:t xml:space="preserve"> continue with </w:t>
      </w:r>
      <w:r>
        <w:fldChar w:fldCharType="begin"/>
      </w:r>
      <w:r>
        <w:instrText xml:space="preserve"> REF _Ref412110770 \h </w:instrText>
      </w:r>
      <w:r>
        <w:fldChar w:fldCharType="separate"/>
      </w:r>
      <w:r w:rsidR="00513E2D">
        <w:t>Psalm</w:t>
      </w:r>
      <w:r w:rsidR="00513E2D" w:rsidRPr="00AB1781">
        <w:t xml:space="preserve"> 25</w:t>
      </w:r>
      <w:r w:rsidR="00513E2D">
        <w:t>: “Judge me, O Lord, for I have walked in my innocence”</w:t>
      </w:r>
      <w:r>
        <w:fldChar w:fldCharType="end"/>
      </w:r>
      <w:r>
        <w:t xml:space="preserve">, page </w:t>
      </w:r>
      <w:r>
        <w:fldChar w:fldCharType="begin"/>
      </w:r>
      <w:r>
        <w:instrText xml:space="preserve"> PAGEREF _Ref412110770 \h </w:instrText>
      </w:r>
      <w:r>
        <w:fldChar w:fldCharType="separate"/>
      </w:r>
      <w:r w:rsidR="00513E2D">
        <w:rPr>
          <w:noProof/>
        </w:rPr>
        <w:t>119</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8" w:name="_Ref435989991"/>
      <w:r>
        <w:lastRenderedPageBreak/>
        <w:t>Kathisma 4</w:t>
      </w:r>
      <w:bookmarkEnd w:id="248"/>
    </w:p>
    <w:p w14:paraId="125C09B3" w14:textId="71EB341A" w:rsidR="002D71F0" w:rsidRPr="00AB1781" w:rsidRDefault="002D71F0" w:rsidP="00BF0205">
      <w:pPr>
        <w:pStyle w:val="Heading4"/>
      </w:pPr>
      <w:bookmarkStart w:id="249" w:name="_Ref412026003"/>
      <w:r>
        <w:t>Psalm</w:t>
      </w:r>
      <w:r w:rsidRPr="00AB1781">
        <w:t xml:space="preserve"> 24</w:t>
      </w:r>
      <w:r>
        <w:t xml:space="preserve">: </w:t>
      </w:r>
      <w:r w:rsidR="009216DA">
        <w:t>“</w:t>
      </w:r>
      <w:r>
        <w:t xml:space="preserve">To </w:t>
      </w:r>
      <w:r w:rsidR="001040C8">
        <w:t>You</w:t>
      </w:r>
      <w:r>
        <w:t>, O Lord, I lift up my sou</w:t>
      </w:r>
      <w:r w:rsidR="005453DF">
        <w:t>l”</w:t>
      </w:r>
      <w:bookmarkEnd w:id="24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4F8A4137" w:rsidR="002D71F0" w:rsidRPr="00F14AA6" w:rsidRDefault="00F14AA6" w:rsidP="00F14AA6">
      <w:pPr>
        <w:pStyle w:val="Rubric"/>
      </w:pPr>
      <w:r>
        <w:fldChar w:fldCharType="begin"/>
      </w:r>
      <w:r>
        <w:instrText xml:space="preserve"> REF _Ref434575533 \h </w:instrText>
      </w:r>
      <w:r>
        <w:fldChar w:fldCharType="separate"/>
      </w:r>
      <w:r w:rsidR="00513E2D">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13E2D">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513E2D">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13E2D">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tl/>
          <w:lang w:bidi="he-IL"/>
        </w:rPr>
        <w:t>א</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tl/>
          <w:lang w:bidi="he-IL"/>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7"/>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tl/>
          <w:lang w:bidi="he-IL"/>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tl/>
          <w:lang w:bidi="he-IL"/>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tl/>
          <w:lang w:bidi="he-IL"/>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tl/>
          <w:lang w:bidi="he-IL"/>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8"/>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tl/>
          <w:lang w:bidi="he-IL"/>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tl/>
          <w:lang w:bidi="he-IL"/>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9"/>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tl/>
          <w:lang w:bidi="he-IL"/>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lastRenderedPageBreak/>
        <w:t xml:space="preserve">10 </w:t>
      </w:r>
      <w:r w:rsidR="00055722">
        <w:t>(</w:t>
      </w:r>
      <w:r w:rsidR="00055722" w:rsidRPr="00055722">
        <w:rPr>
          <w:rFonts w:ascii="Tahoma" w:eastAsia="Tahoma" w:hAnsi="Tahoma" w:cs="Tahoma"/>
          <w:rtl/>
          <w:lang w:bidi="he-IL"/>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0"/>
      </w:r>
      <w:r w:rsidRPr="00AB1781">
        <w:t xml:space="preserve"> His covenant and His </w:t>
      </w:r>
      <w:r w:rsidR="00055722">
        <w:t>testimonies</w:t>
      </w:r>
      <w:r w:rsidRPr="00AB1781">
        <w:t>.</w:t>
      </w:r>
      <w:r w:rsidRPr="00AB1781">
        <w:rPr>
          <w:rStyle w:val="FootnoteReference"/>
        </w:rPr>
        <w:footnoteReference w:id="141"/>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tl/>
          <w:lang w:bidi="he-IL"/>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2"/>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tl/>
          <w:lang w:bidi="he-IL"/>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tl/>
          <w:lang w:bidi="he-IL"/>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3"/>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tl/>
          <w:lang w:bidi="he-IL"/>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4"/>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5"/>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tl/>
          <w:lang w:bidi="he-IL"/>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tl/>
          <w:lang w:bidi="he-IL"/>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6"/>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tl/>
          <w:lang w:bidi="he-IL"/>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7"/>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tl/>
          <w:lang w:bidi="he-IL"/>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tl/>
          <w:lang w:bidi="he-IL"/>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tl/>
          <w:lang w:bidi="he-IL"/>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tl/>
          <w:lang w:bidi="he-IL"/>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tl/>
          <w:lang w:bidi="he-IL"/>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10E6489A" w:rsidR="00F35AEA" w:rsidRPr="00906079" w:rsidRDefault="00F35AEA" w:rsidP="00B35B25">
      <w:pPr>
        <w:pStyle w:val="Rubric"/>
      </w:pPr>
      <w:r>
        <w:lastRenderedPageBreak/>
        <w:t xml:space="preserve">Alleluia. </w:t>
      </w:r>
      <w:r>
        <w:fldChar w:fldCharType="begin"/>
      </w:r>
      <w:r>
        <w:instrText xml:space="preserve"> REF _Ref448061221 \h </w:instrText>
      </w:r>
      <w:r>
        <w:fldChar w:fldCharType="separate"/>
      </w:r>
      <w:r w:rsidR="00513E2D">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513E2D">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513E2D">
        <w:t>Psalm</w:t>
      </w:r>
      <w:r w:rsidR="00513E2D" w:rsidRPr="00AB1781">
        <w:t xml:space="preserve"> 26</w:t>
      </w:r>
      <w:r w:rsidR="00513E2D">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513E2D">
        <w:rPr>
          <w:noProof/>
        </w:rPr>
        <w:t>120</w:t>
      </w:r>
      <w:r>
        <w:fldChar w:fldCharType="end"/>
      </w:r>
      <w:r>
        <w:t>.</w:t>
      </w:r>
    </w:p>
    <w:p w14:paraId="4F2251F9" w14:textId="2E14AC17" w:rsidR="002D71F0" w:rsidRPr="00906079" w:rsidRDefault="00906079" w:rsidP="00BF0205">
      <w:pPr>
        <w:pStyle w:val="Heading4"/>
      </w:pPr>
      <w:bookmarkStart w:id="250" w:name="_Ref412110770"/>
      <w:r>
        <w:t>Psalm</w:t>
      </w:r>
      <w:r w:rsidR="002D71F0" w:rsidRPr="00AB1781">
        <w:t xml:space="preserve"> 25</w:t>
      </w:r>
      <w:r>
        <w:t xml:space="preserve">: </w:t>
      </w:r>
      <w:r w:rsidR="009216DA">
        <w:t>“</w:t>
      </w:r>
      <w:r>
        <w:t>Judge me, O Lord, for I have walked in my innocenc</w:t>
      </w:r>
      <w:r w:rsidR="005453DF">
        <w:t>e”</w:t>
      </w:r>
      <w:bookmarkEnd w:id="25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4C9BC6FD" w:rsidR="00F14AA6" w:rsidRDefault="00F14AA6" w:rsidP="00906079">
      <w:pPr>
        <w:pStyle w:val="Rubric"/>
      </w:pPr>
      <w:r>
        <w:fldChar w:fldCharType="begin"/>
      </w:r>
      <w:r>
        <w:instrText xml:space="preserve"> REF _Ref434576019 \h </w:instrText>
      </w:r>
      <w:r>
        <w:fldChar w:fldCharType="separate"/>
      </w:r>
      <w:r w:rsidR="00513E2D">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13E2D">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8"/>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9"/>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0"/>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lastRenderedPageBreak/>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1"/>
      </w:r>
    </w:p>
    <w:p w14:paraId="7BB9F7DC" w14:textId="4EC7167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513E2D">
        <w:t>The Psalms of the Third Hour</w:t>
      </w:r>
      <w:r>
        <w:fldChar w:fldCharType="end"/>
      </w:r>
      <w:r>
        <w:t xml:space="preserve"> continue with </w:t>
      </w:r>
      <w:r>
        <w:fldChar w:fldCharType="begin"/>
      </w:r>
      <w:r>
        <w:instrText xml:space="preserve"> REF _Ref412110790 \h </w:instrText>
      </w:r>
      <w:r>
        <w:fldChar w:fldCharType="separate"/>
      </w:r>
      <w:r w:rsidR="00513E2D">
        <w:t>Psalm</w:t>
      </w:r>
      <w:r w:rsidR="00513E2D" w:rsidRPr="00AB1781">
        <w:t xml:space="preserve"> 28</w:t>
      </w:r>
      <w:r w:rsidR="00513E2D">
        <w:t>: “Bring to the Lord, O sons of God”</w:t>
      </w:r>
      <w:r>
        <w:fldChar w:fldCharType="end"/>
      </w:r>
      <w:r>
        <w:t xml:space="preserve">, page </w:t>
      </w:r>
      <w:r>
        <w:fldChar w:fldCharType="begin"/>
      </w:r>
      <w:r>
        <w:instrText xml:space="preserve"> PAGEREF _Ref412110790 \h </w:instrText>
      </w:r>
      <w:r>
        <w:fldChar w:fldCharType="separate"/>
      </w:r>
      <w:r w:rsidR="00513E2D">
        <w:rPr>
          <w:noProof/>
        </w:rPr>
        <w:t>123</w:t>
      </w:r>
      <w:r>
        <w:fldChar w:fldCharType="end"/>
      </w:r>
      <w:r>
        <w:t>.</w:t>
      </w:r>
    </w:p>
    <w:p w14:paraId="4B35662F" w14:textId="12BA05FF" w:rsidR="002D71F0" w:rsidRPr="00906079" w:rsidRDefault="00906079" w:rsidP="00BF0205">
      <w:pPr>
        <w:pStyle w:val="Heading4"/>
      </w:pPr>
      <w:bookmarkStart w:id="251" w:name="_Ref412026021"/>
      <w:r>
        <w:t>Psalm</w:t>
      </w:r>
      <w:r w:rsidR="002D71F0" w:rsidRPr="00AB1781">
        <w:t xml:space="preserve"> 26</w:t>
      </w:r>
      <w:r>
        <w:t xml:space="preserve"> </w:t>
      </w:r>
      <w:r w:rsidR="009216DA">
        <w:t>“</w:t>
      </w:r>
      <w:r>
        <w:t>The Lord is my light and my Saviour; whom shall I fea</w:t>
      </w:r>
      <w:r w:rsidR="005453DF">
        <w:t>r”</w:t>
      </w:r>
      <w:bookmarkEnd w:id="25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E4EF43F" w:rsidR="00F14AA6" w:rsidRDefault="00F14AA6" w:rsidP="00906079">
      <w:pPr>
        <w:pStyle w:val="Rubric"/>
      </w:pPr>
      <w:r>
        <w:fldChar w:fldCharType="begin"/>
      </w:r>
      <w:r>
        <w:instrText xml:space="preserve"> REF _Ref434575533 \h </w:instrText>
      </w:r>
      <w:r>
        <w:fldChar w:fldCharType="separate"/>
      </w:r>
      <w:r w:rsidR="00513E2D">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13E2D">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513E2D">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13E2D">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2"/>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3"/>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4"/>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26C29CB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513E2D">
        <w:t>The Psalms of Prime</w:t>
      </w:r>
      <w:r>
        <w:fldChar w:fldCharType="end"/>
      </w:r>
      <w:r>
        <w:t xml:space="preserve"> continue with </w:t>
      </w:r>
      <w:r>
        <w:fldChar w:fldCharType="begin"/>
      </w:r>
      <w:r>
        <w:instrText xml:space="preserve"> REF _Ref412098429 \h </w:instrText>
      </w:r>
      <w:r>
        <w:fldChar w:fldCharType="separate"/>
      </w:r>
      <w:r w:rsidR="00513E2D">
        <w:t>Psalm</w:t>
      </w:r>
      <w:r w:rsidR="00513E2D" w:rsidRPr="00AB1781">
        <w:t xml:space="preserve"> 62</w:t>
      </w:r>
      <w:r w:rsidR="00513E2D">
        <w:t>: “O God, my God, I rise early to be with You”</w:t>
      </w:r>
      <w:r>
        <w:fldChar w:fldCharType="end"/>
      </w:r>
      <w:r>
        <w:t xml:space="preserve">, page </w:t>
      </w:r>
      <w:r>
        <w:fldChar w:fldCharType="begin"/>
      </w:r>
      <w:r>
        <w:instrText xml:space="preserve"> PAGEREF _Ref412098429 \h </w:instrText>
      </w:r>
      <w:r>
        <w:fldChar w:fldCharType="separate"/>
      </w:r>
      <w:r w:rsidR="00513E2D">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513E2D">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513E2D">
        <w:t>Psalm</w:t>
      </w:r>
      <w:r w:rsidR="00513E2D" w:rsidRPr="00AB1781">
        <w:t xml:space="preserve"> 66</w:t>
      </w:r>
      <w:r w:rsidR="00513E2D">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513E2D">
        <w:rPr>
          <w:noProof/>
        </w:rPr>
        <w:t>181</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1EB9974F" w:rsidR="002D71F0" w:rsidRPr="00AB1781" w:rsidRDefault="002D71F0" w:rsidP="00906079">
      <w:pPr>
        <w:pStyle w:val="EnglishHangNoCoptic"/>
      </w:pPr>
      <w:r w:rsidRPr="00AB1781">
        <w:tab/>
        <w:t xml:space="preserve">who speak peace with their </w:t>
      </w:r>
      <w:r w:rsidR="00F4017C">
        <w:t>neighbo</w:t>
      </w:r>
      <w:r w:rsidR="000106F6">
        <w:t>u</w:t>
      </w:r>
      <w:r w:rsidR="00F4017C">
        <w:t>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5"/>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lastRenderedPageBreak/>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6"/>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7"/>
      </w:r>
    </w:p>
    <w:p w14:paraId="74EB604D" w14:textId="1BE439E9" w:rsidR="002D71F0" w:rsidRPr="00906079" w:rsidRDefault="00906079" w:rsidP="00BF0205">
      <w:pPr>
        <w:pStyle w:val="Heading4"/>
      </w:pPr>
      <w:bookmarkStart w:id="252" w:name="_Ref412110790"/>
      <w:r>
        <w:t>Psalm</w:t>
      </w:r>
      <w:r w:rsidR="002D71F0" w:rsidRPr="00AB1781">
        <w:t xml:space="preserve"> 28</w:t>
      </w:r>
      <w:r>
        <w:t xml:space="preserve">: </w:t>
      </w:r>
      <w:r w:rsidR="009216DA">
        <w:t>“</w:t>
      </w:r>
      <w:r>
        <w:t>Bring to the Lord, O sons of Go</w:t>
      </w:r>
      <w:r w:rsidR="005453DF">
        <w:t>d”</w:t>
      </w:r>
      <w:bookmarkEnd w:id="25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268FBA27" w:rsidR="00F14AA6" w:rsidRDefault="00F14AA6" w:rsidP="00906079">
      <w:pPr>
        <w:pStyle w:val="Rubric"/>
      </w:pPr>
      <w:r>
        <w:fldChar w:fldCharType="begin"/>
      </w:r>
      <w:r>
        <w:instrText xml:space="preserve"> REF _Ref434576019 \h </w:instrText>
      </w:r>
      <w:r>
        <w:fldChar w:fldCharType="separate"/>
      </w:r>
      <w:r w:rsidR="00513E2D">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13E2D">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8"/>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lastRenderedPageBreak/>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9"/>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0"/>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B604F8D"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513E2D">
        <w:t>The Psalms of the Third Hour</w:t>
      </w:r>
      <w:r>
        <w:fldChar w:fldCharType="end"/>
      </w:r>
      <w:r>
        <w:t xml:space="preserve"> continue with </w:t>
      </w:r>
      <w:r>
        <w:fldChar w:fldCharType="begin"/>
      </w:r>
      <w:r>
        <w:instrText xml:space="preserve"> REF _Ref412026124 \h </w:instrText>
      </w:r>
      <w:r>
        <w:fldChar w:fldCharType="separate"/>
      </w:r>
      <w:r w:rsidR="00513E2D">
        <w:t>Psalm</w:t>
      </w:r>
      <w:r w:rsidR="00513E2D" w:rsidRPr="00AB1781">
        <w:t xml:space="preserve"> 29</w:t>
      </w:r>
      <w:r w:rsidR="00513E2D">
        <w:t>: “I will exalt You, O Lord”</w:t>
      </w:r>
      <w:r>
        <w:fldChar w:fldCharType="end"/>
      </w:r>
      <w:r>
        <w:t xml:space="preserve">, page </w:t>
      </w:r>
      <w:r>
        <w:fldChar w:fldCharType="begin"/>
      </w:r>
      <w:r>
        <w:instrText xml:space="preserve"> PAGEREF _Ref412026124 \h </w:instrText>
      </w:r>
      <w:r>
        <w:fldChar w:fldCharType="separate"/>
      </w:r>
      <w:r w:rsidR="00513E2D">
        <w:rPr>
          <w:noProof/>
        </w:rPr>
        <w:t>124</w:t>
      </w:r>
      <w:r>
        <w:fldChar w:fldCharType="end"/>
      </w:r>
      <w:r>
        <w:t>.</w:t>
      </w:r>
    </w:p>
    <w:p w14:paraId="511CF4D8" w14:textId="0112890B" w:rsidR="002D71F0" w:rsidRPr="00906079" w:rsidRDefault="00906079" w:rsidP="00BF0205">
      <w:pPr>
        <w:pStyle w:val="Heading4"/>
      </w:pPr>
      <w:bookmarkStart w:id="253"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92BA311" w:rsidR="00F14AA6" w:rsidRDefault="00F14AA6" w:rsidP="00906079">
      <w:pPr>
        <w:pStyle w:val="Rubric"/>
      </w:pPr>
      <w:r>
        <w:fldChar w:fldCharType="begin"/>
      </w:r>
      <w:r>
        <w:instrText xml:space="preserve"> REF _Ref434576019 \h </w:instrText>
      </w:r>
      <w:r>
        <w:fldChar w:fldCharType="separate"/>
      </w:r>
      <w:r w:rsidR="00513E2D">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13E2D">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513E2D">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13E2D">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lastRenderedPageBreak/>
        <w:t xml:space="preserve">6 For </w:t>
      </w:r>
      <w:r w:rsidR="0065732B">
        <w:t xml:space="preserve">there is </w:t>
      </w:r>
      <w:r w:rsidRPr="00AB1781">
        <w:t>wrath is in His anger,</w:t>
      </w:r>
      <w:r w:rsidRPr="00AB1781">
        <w:rPr>
          <w:rStyle w:val="FootnoteReference"/>
        </w:rPr>
        <w:footnoteReference w:id="161"/>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4E0E9BAC" w:rsidR="002D71F0" w:rsidRPr="00AB1781" w:rsidRDefault="002D71F0" w:rsidP="00906079">
      <w:pPr>
        <w:pStyle w:val="EnglishHangNoCoptic"/>
      </w:pPr>
      <w:r w:rsidRPr="00AB1781">
        <w:t xml:space="preserve">8 O Lord, in </w:t>
      </w:r>
      <w:r w:rsidR="00E570CB">
        <w:t>Your</w:t>
      </w:r>
      <w:r w:rsidRPr="00AB1781">
        <w:t xml:space="preserve"> love grant</w:t>
      </w:r>
      <w:r w:rsidR="00BF6550">
        <w:rPr>
          <w:rStyle w:val="FootnoteReference"/>
        </w:rPr>
        <w:footnoteReference w:id="162"/>
      </w:r>
      <w:r w:rsidRPr="00AB1781">
        <w:t xml:space="preserve"> power to my beauty</w:t>
      </w:r>
      <w:r w:rsidR="0065732B">
        <w:t>;</w:t>
      </w:r>
      <w:r w:rsidRPr="00AB1781">
        <w:rPr>
          <w:rStyle w:val="FootnoteReference"/>
        </w:rPr>
        <w:footnoteReference w:id="163"/>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4"/>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5"/>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6"/>
      </w:r>
      <w:r w:rsidRPr="00AB1781">
        <w:t xml:space="preserve"> </w:t>
      </w:r>
      <w:r w:rsidR="001040C8">
        <w:t>You</w:t>
      </w:r>
      <w:r w:rsidRPr="00AB1781">
        <w:t xml:space="preserve"> </w:t>
      </w:r>
      <w:r w:rsidR="00A8396B">
        <w:t>forever</w:t>
      </w:r>
      <w:r w:rsidRPr="00AB1781">
        <w:t>.</w:t>
      </w:r>
    </w:p>
    <w:p w14:paraId="554C34EF" w14:textId="0491A1A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513E2D">
        <w:t>The Psalms of the Third Hour</w:t>
      </w:r>
      <w:r>
        <w:fldChar w:fldCharType="end"/>
      </w:r>
      <w:r>
        <w:t xml:space="preserve"> continue with </w:t>
      </w:r>
      <w:r>
        <w:fldChar w:fldCharType="begin"/>
      </w:r>
      <w:r>
        <w:instrText xml:space="preserve"> REF _Ref412110815 \h </w:instrText>
      </w:r>
      <w:r>
        <w:fldChar w:fldCharType="separate"/>
      </w:r>
      <w:r w:rsidR="00513E2D">
        <w:t>Psalm</w:t>
      </w:r>
      <w:r w:rsidR="00513E2D" w:rsidRPr="00AB1781">
        <w:t xml:space="preserve"> 33</w:t>
      </w:r>
      <w:r w:rsidR="00513E2D">
        <w:t>: “I will bless the Lord at all times”</w:t>
      </w:r>
      <w:r>
        <w:fldChar w:fldCharType="end"/>
      </w:r>
      <w:r>
        <w:t xml:space="preserve">, page </w:t>
      </w:r>
      <w:r>
        <w:fldChar w:fldCharType="begin"/>
      </w:r>
      <w:r>
        <w:instrText xml:space="preserve"> PAGEREF _Ref412110815 \h </w:instrText>
      </w:r>
      <w:r>
        <w:fldChar w:fldCharType="separate"/>
      </w:r>
      <w:r w:rsidR="00513E2D">
        <w:rPr>
          <w:noProof/>
        </w:rPr>
        <w:t>131</w:t>
      </w:r>
      <w:r>
        <w:fldChar w:fldCharType="end"/>
      </w:r>
      <w:r>
        <w:t xml:space="preserve">. </w:t>
      </w:r>
      <w:r>
        <w:fldChar w:fldCharType="begin"/>
      </w:r>
      <w:r>
        <w:instrText xml:space="preserve"> REF _Ref434578449 \h </w:instrText>
      </w:r>
      <w:r>
        <w:fldChar w:fldCharType="separate"/>
      </w:r>
      <w:r w:rsidR="00513E2D">
        <w:rPr>
          <w:lang w:val="en-GB"/>
        </w:rPr>
        <w:t>The Psalms of the Veil</w:t>
      </w:r>
      <w:r>
        <w:fldChar w:fldCharType="end"/>
      </w:r>
      <w:r>
        <w:t xml:space="preserve"> continue with </w:t>
      </w:r>
      <w:r>
        <w:fldChar w:fldCharType="begin"/>
      </w:r>
      <w:r>
        <w:instrText xml:space="preserve"> REF _Ref412026139 \h </w:instrText>
      </w:r>
      <w:r>
        <w:fldChar w:fldCharType="separate"/>
      </w:r>
      <w:r w:rsidR="00513E2D">
        <w:t>Psalm</w:t>
      </w:r>
      <w:r w:rsidR="00513E2D" w:rsidRPr="00AB1781">
        <w:t xml:space="preserve"> 42</w:t>
      </w:r>
      <w:r w:rsidR="00513E2D">
        <w:t>: “Judge me, O God, and defend my cause”</w:t>
      </w:r>
      <w:r>
        <w:fldChar w:fldCharType="end"/>
      </w:r>
      <w:r>
        <w:t xml:space="preserve">, page </w:t>
      </w:r>
      <w:r>
        <w:fldChar w:fldCharType="begin"/>
      </w:r>
      <w:r>
        <w:instrText xml:space="preserve"> PAGEREF _Ref412026139 \h </w:instrText>
      </w:r>
      <w:r>
        <w:fldChar w:fldCharType="separate"/>
      </w:r>
      <w:r w:rsidR="00513E2D">
        <w:rPr>
          <w:noProof/>
        </w:rPr>
        <w:t>148</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7"/>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8"/>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9"/>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lastRenderedPageBreak/>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09ECA2EF" w:rsidR="002D71F0" w:rsidRPr="00AB1781" w:rsidRDefault="002D71F0" w:rsidP="00906079">
      <w:pPr>
        <w:pStyle w:val="EnglishHangNoCoptic"/>
      </w:pPr>
      <w:r w:rsidRPr="00AB1781">
        <w:t>14 For I hear</w:t>
      </w:r>
      <w:r w:rsidR="00480956">
        <w:t>d</w:t>
      </w:r>
      <w:r w:rsidRPr="00AB1781">
        <w:t xml:space="preserve"> the blame</w:t>
      </w:r>
      <w:r w:rsidR="00237BCB">
        <w:rPr>
          <w:rStyle w:val="FootnoteReference"/>
        </w:rPr>
        <w:footnoteReference w:id="170"/>
      </w:r>
      <w:r w:rsidRPr="00AB1781">
        <w:t xml:space="preserv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0FFAAE12" w:rsidR="002D71F0" w:rsidRPr="00AB1781" w:rsidRDefault="002D71F0" w:rsidP="00906079">
      <w:pPr>
        <w:pStyle w:val="EnglishHangNoCoptic"/>
      </w:pPr>
      <w:r w:rsidRPr="00AB1781">
        <w:t xml:space="preserve">17 </w:t>
      </w:r>
      <w:r w:rsidR="00480956">
        <w:t>S</w:t>
      </w:r>
      <w:r w:rsidR="00423B80">
        <w:t>h</w:t>
      </w:r>
      <w:r w:rsidR="00480956">
        <w:t>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1"/>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lastRenderedPageBreak/>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2"/>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3"/>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4"/>
      </w:r>
      <w:r w:rsidRPr="00AB1781">
        <w:t xml:space="preserve"> truth</w:t>
      </w:r>
      <w:r w:rsidR="007F2564">
        <w:rPr>
          <w:rStyle w:val="FootnoteReference"/>
        </w:rPr>
        <w:footnoteReference w:id="175"/>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8"/>
      </w:r>
      <w:r w:rsidRPr="00AB1781">
        <w:t xml:space="preserve"> my bones grew old</w:t>
      </w:r>
      <w:r w:rsidR="00DE3F89">
        <w:rPr>
          <w:rStyle w:val="FootnoteReference"/>
        </w:rPr>
        <w:footnoteReference w:id="179"/>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lastRenderedPageBreak/>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0"/>
      </w:r>
      <w:r w:rsidR="00E87C17">
        <w:t>,</w:t>
      </w:r>
      <w:r w:rsidRPr="00AB1781">
        <w:t xml:space="preserve"> all you </w:t>
      </w:r>
      <w:r w:rsidR="00121720">
        <w:t>upright in</w:t>
      </w:r>
      <w:r w:rsidRPr="00AB1781">
        <w:t xml:space="preserve"> heart.</w:t>
      </w:r>
      <w:r w:rsidRPr="00AB1781">
        <w:rPr>
          <w:rStyle w:val="FootnoteReference"/>
        </w:rPr>
        <w:footnoteReference w:id="18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4" w:name="_Ref435438533"/>
      <w:r w:rsidRPr="00AB1781">
        <w:t>K</w:t>
      </w:r>
      <w:r>
        <w:t>athisma 5</w:t>
      </w:r>
      <w:bookmarkEnd w:id="254"/>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lastRenderedPageBreak/>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2"/>
      </w:r>
      <w:r w:rsidRPr="00AB1781">
        <w:t xml:space="preserve"> the Lord with the </w:t>
      </w:r>
      <w:r w:rsidR="00643986">
        <w:t>lyre</w:t>
      </w:r>
      <w:r w:rsidR="00643986">
        <w:rPr>
          <w:rStyle w:val="FootnoteReference"/>
        </w:rPr>
        <w:footnoteReference w:id="18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5"/>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8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5" w:name="_Ref412110815"/>
      <w:r>
        <w:t>Psalm</w:t>
      </w:r>
      <w:r w:rsidRPr="00AB1781">
        <w:t xml:space="preserve"> 33</w:t>
      </w:r>
      <w:r>
        <w:t xml:space="preserve">: </w:t>
      </w:r>
      <w:r w:rsidR="009216DA">
        <w:t>“</w:t>
      </w:r>
      <w:r>
        <w:t>I will bless the Lord at all time</w:t>
      </w:r>
      <w:r w:rsidR="005453DF">
        <w:t>s”</w:t>
      </w:r>
      <w:bookmarkEnd w:id="25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DA2E9CE" w:rsidR="00F14AA6" w:rsidRDefault="00F14AA6" w:rsidP="00950468">
      <w:pPr>
        <w:pStyle w:val="Rubric"/>
      </w:pPr>
      <w:r>
        <w:fldChar w:fldCharType="begin"/>
      </w:r>
      <w:r>
        <w:instrText xml:space="preserve"> REF _Ref434576019 \h </w:instrText>
      </w:r>
      <w:r>
        <w:fldChar w:fldCharType="separate"/>
      </w:r>
      <w:r w:rsidR="00513E2D">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13E2D">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tl/>
          <w:lang w:bidi="he-IL"/>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tl/>
          <w:lang w:bidi="he-IL"/>
        </w:rPr>
        <w:t>ב</w:t>
      </w:r>
      <w:r w:rsidR="004A623E">
        <w:t xml:space="preserve">) </w:t>
      </w:r>
      <w:r w:rsidRPr="00AB1781">
        <w:t>My soul will be praised in the Lord</w:t>
      </w:r>
      <w:r w:rsidR="00366380">
        <w:rPr>
          <w:rStyle w:val="FootnoteReference"/>
        </w:rPr>
        <w:footnoteReference w:id="18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tl/>
          <w:lang w:bidi="he-IL"/>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tl/>
          <w:lang w:bidi="he-IL"/>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tl/>
          <w:lang w:bidi="he-IL"/>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tl/>
          <w:lang w:bidi="he-IL"/>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tl/>
          <w:lang w:bidi="he-IL"/>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tl/>
          <w:lang w:bidi="he-IL"/>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tl/>
          <w:lang w:bidi="he-IL"/>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tl/>
          <w:lang w:bidi="he-IL"/>
        </w:rPr>
        <w:t>י</w:t>
      </w:r>
      <w:r w:rsidR="00366380">
        <w:t xml:space="preserve">) </w:t>
      </w:r>
      <w:r w:rsidRPr="00AB1781">
        <w:t>The rich</w:t>
      </w:r>
      <w:r w:rsidRPr="00AB1781">
        <w:rPr>
          <w:rStyle w:val="FootnoteReference"/>
        </w:rPr>
        <w:footnoteReference w:id="19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tl/>
          <w:lang w:bidi="he-IL"/>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tl/>
          <w:lang w:bidi="he-IL"/>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tl/>
          <w:lang w:bidi="he-IL"/>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tl/>
          <w:lang w:bidi="he-IL"/>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tl/>
          <w:lang w:bidi="he-IL"/>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tl/>
          <w:lang w:bidi="he-IL"/>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tl/>
          <w:lang w:bidi="he-IL"/>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tl/>
          <w:lang w:bidi="he-IL"/>
        </w:rPr>
        <w:t>צ</w:t>
      </w:r>
      <w:r>
        <w:t>) The Lord is near the broken</w:t>
      </w:r>
      <w:r w:rsidR="00950468" w:rsidRPr="00AB1781">
        <w:t>hearted</w:t>
      </w:r>
      <w:r>
        <w:rPr>
          <w:rStyle w:val="FootnoteReference"/>
        </w:rPr>
        <w:footnoteReference w:id="19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tl/>
          <w:lang w:bidi="he-IL"/>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tl/>
          <w:lang w:bidi="he-IL"/>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tl/>
          <w:lang w:bidi="he-IL"/>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tl/>
          <w:lang w:bidi="he-IL"/>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4"/>
      </w:r>
      <w:r w:rsidRPr="00AB1781">
        <w:t>.</w:t>
      </w:r>
    </w:p>
    <w:p w14:paraId="77115137" w14:textId="6B7847EB"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513E2D">
        <w:t>The Psalms of the Third Hour</w:t>
      </w:r>
      <w:r>
        <w:fldChar w:fldCharType="end"/>
      </w:r>
      <w:r>
        <w:t xml:space="preserve"> continue with </w:t>
      </w:r>
      <w:r>
        <w:fldChar w:fldCharType="begin"/>
      </w:r>
      <w:r>
        <w:instrText xml:space="preserve"> REF _Ref412110829 \h </w:instrText>
      </w:r>
      <w:r>
        <w:fldChar w:fldCharType="separate"/>
      </w:r>
      <w:r w:rsidR="00513E2D">
        <w:t>Psalm</w:t>
      </w:r>
      <w:r w:rsidR="00513E2D" w:rsidRPr="00AB1781">
        <w:t xml:space="preserve"> 40</w:t>
      </w:r>
      <w:r w:rsidR="00513E2D">
        <w:t>: “Blessed is he who considers the poor and needy”</w:t>
      </w:r>
      <w:r>
        <w:fldChar w:fldCharType="end"/>
      </w:r>
      <w:r>
        <w:t xml:space="preserve">, page </w:t>
      </w:r>
      <w:r>
        <w:fldChar w:fldCharType="begin"/>
      </w:r>
      <w:r>
        <w:instrText xml:space="preserve"> PAGEREF _Ref412110829 \h </w:instrText>
      </w:r>
      <w:r>
        <w:fldChar w:fldCharType="separate"/>
      </w:r>
      <w:r w:rsidR="00513E2D">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lastRenderedPageBreak/>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6"/>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8"/>
      </w:r>
      <w:r w:rsidR="00810FF2">
        <w:t xml:space="preserve"> from the lions.</w:t>
      </w:r>
    </w:p>
    <w:p w14:paraId="1C8A0325" w14:textId="54CEB760" w:rsidR="00950468" w:rsidRPr="00AB1781" w:rsidRDefault="00950468" w:rsidP="00950468">
      <w:pPr>
        <w:pStyle w:val="EnglishHangNoCoptic"/>
      </w:pPr>
      <w:r w:rsidRPr="00AB1781">
        <w:lastRenderedPageBreak/>
        <w:t xml:space="preserve">18 I will </w:t>
      </w:r>
      <w:r w:rsidR="00810FF2">
        <w:t>confess</w:t>
      </w:r>
      <w:r w:rsidR="004E0429">
        <w:rPr>
          <w:rStyle w:val="FootnoteReference"/>
        </w:rPr>
        <w:footnoteReference w:id="199"/>
      </w:r>
      <w:r w:rsidRPr="00AB1781">
        <w:t xml:space="preserve"> </w:t>
      </w:r>
      <w:r w:rsidR="001040C8">
        <w:t>You</w:t>
      </w:r>
      <w:r w:rsidR="00E14083">
        <w:t>[, O Lord]</w:t>
      </w:r>
      <w:r w:rsidR="00E14083">
        <w:rPr>
          <w:rStyle w:val="FootnoteReference"/>
        </w:rPr>
        <w:footnoteReference w:id="200"/>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1"/>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384E0236" w14:textId="79F8F585" w:rsidR="00950468" w:rsidRPr="00AB1781" w:rsidRDefault="00950468" w:rsidP="000106F6">
      <w:pPr>
        <w:pStyle w:val="EnglishHangEndNoCoptic"/>
      </w:pPr>
      <w:r w:rsidRPr="00AB1781">
        <w:tab/>
      </w:r>
      <w:r w:rsidR="00810FF2">
        <w:t>saying, “good, good!</w:t>
      </w:r>
      <w:r w:rsidR="004E0429">
        <w:rPr>
          <w:rStyle w:val="FootnoteReference"/>
        </w:rPr>
        <w:footnoteReference w:id="202"/>
      </w:r>
      <w:r w:rsidR="00810FF2">
        <w:t xml:space="preserve"> Our eyes have seen it.”</w:t>
      </w: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3"/>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lastRenderedPageBreak/>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4"/>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5"/>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6"/>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7"/>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8"/>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lastRenderedPageBreak/>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tl/>
          <w:lang w:bidi="he-IL"/>
        </w:rPr>
        <w:t>א</w:t>
      </w:r>
      <w:r w:rsidR="00402CB0">
        <w:t xml:space="preserve">) </w:t>
      </w:r>
      <w:r w:rsidRPr="00AB1781">
        <w:t>Do not fret because of evildoers,</w:t>
      </w:r>
      <w:r w:rsidRPr="00AB1781">
        <w:rPr>
          <w:rStyle w:val="FootnoteReference"/>
        </w:rPr>
        <w:footnoteReference w:id="209"/>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tl/>
          <w:lang w:bidi="he-IL"/>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10"/>
      </w:r>
      <w:r w:rsidRPr="00AB1781">
        <w:t xml:space="preserve"> and be fed </w:t>
      </w:r>
      <w:r w:rsidR="00402CB0">
        <w:t>by</w:t>
      </w:r>
      <w:r w:rsidRPr="00AB1781">
        <w:t xml:space="preserve"> its wealth.</w:t>
      </w:r>
      <w:r w:rsidRPr="00AB1781">
        <w:rPr>
          <w:rStyle w:val="FootnoteReference"/>
        </w:rPr>
        <w:footnoteReference w:id="211"/>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2"/>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tl/>
          <w:lang w:bidi="he-IL"/>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3"/>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tl/>
          <w:lang w:bidi="he-IL"/>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4"/>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tl/>
          <w:lang w:bidi="he-IL"/>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5"/>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lastRenderedPageBreak/>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6"/>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tl/>
          <w:lang w:bidi="he-IL"/>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7"/>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tl/>
          <w:lang w:bidi="he-IL"/>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8"/>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tl/>
          <w:lang w:bidi="he-IL"/>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tl/>
          <w:lang w:bidi="he-IL"/>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tl/>
          <w:lang w:bidi="he-IL"/>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tl/>
          <w:lang w:bidi="he-IL"/>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tl/>
          <w:lang w:bidi="he-IL"/>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lastRenderedPageBreak/>
        <w:t xml:space="preserve">23 </w:t>
      </w:r>
      <w:r w:rsidR="00402D26">
        <w:t>(</w:t>
      </w:r>
      <w:r w:rsidR="00402D26" w:rsidRPr="00402D26">
        <w:rPr>
          <w:rFonts w:ascii="Tahoma" w:eastAsia="Tahoma" w:hAnsi="Tahoma" w:cs="Tahoma"/>
          <w:rtl/>
          <w:lang w:bidi="he-IL"/>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tl/>
          <w:lang w:bidi="he-IL"/>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9"/>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tl/>
          <w:lang w:bidi="he-IL"/>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tl/>
          <w:lang w:bidi="he-IL"/>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tl/>
          <w:lang w:bidi="he-IL"/>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tl/>
          <w:lang w:bidi="he-IL"/>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tl/>
          <w:lang w:bidi="he-IL"/>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tl/>
          <w:lang w:bidi="he-IL"/>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lastRenderedPageBreak/>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2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tl/>
          <w:lang w:bidi="he-IL"/>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1"/>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tl/>
          <w:lang w:bidi="he-IL"/>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6" w:name="_Ref435438548"/>
      <w:r w:rsidRPr="00AB1781">
        <w:t>K</w:t>
      </w:r>
      <w:r>
        <w:t>athisma 6</w:t>
      </w:r>
      <w:bookmarkEnd w:id="256"/>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22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5238F993" w:rsidR="0079572F" w:rsidRDefault="0079572F" w:rsidP="0079572F">
      <w:pPr>
        <w:pStyle w:val="EnglishHangEndNoCoptic"/>
        <w:ind w:left="864"/>
      </w:pPr>
      <w:r>
        <w:t xml:space="preserve">And they cast me off, </w:t>
      </w:r>
      <w:r w:rsidR="002538F7">
        <w:t>[</w:t>
      </w:r>
      <w:r>
        <w:t>I,</w:t>
      </w:r>
      <w:r w:rsidR="002538F7">
        <w:t>]</w:t>
      </w:r>
      <w:r>
        <w:t xml:space="preserve"> the beloved, like a horrid corpse</w:t>
      </w:r>
      <w:r w:rsidR="0017625A">
        <w:t>[</w:t>
      </w:r>
      <w:r>
        <w:t>.</w:t>
      </w:r>
    </w:p>
    <w:p w14:paraId="6ECB4EF9" w14:textId="6EC23ADA" w:rsidR="0017625A" w:rsidRPr="00AB1781" w:rsidRDefault="0017625A" w:rsidP="0079572F">
      <w:pPr>
        <w:pStyle w:val="EnglishHangEndNoCoptic"/>
        <w:ind w:left="864"/>
      </w:pPr>
      <w:r>
        <w:lastRenderedPageBreak/>
        <w:t>And they put nails in My flesh.]</w:t>
      </w:r>
      <w:r>
        <w:rPr>
          <w:rStyle w:val="FootnoteReference"/>
        </w:rPr>
        <w:footnoteReference w:id="225"/>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7"/>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8"/>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lastRenderedPageBreak/>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9"/>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lastRenderedPageBreak/>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30"/>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31"/>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2"/>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33"/>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4"/>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7" w:name="_Ref412110829"/>
      <w:r>
        <w:t>Psalm</w:t>
      </w:r>
      <w:r w:rsidR="00950468" w:rsidRPr="00AB1781">
        <w:t xml:space="preserve"> 40</w:t>
      </w:r>
      <w:r>
        <w:t xml:space="preserve">: </w:t>
      </w:r>
      <w:r w:rsidR="009216DA">
        <w:t>“</w:t>
      </w:r>
      <w:r>
        <w:t>Blessed is he who considers the poor and need</w:t>
      </w:r>
      <w:r w:rsidR="005453DF">
        <w:t>y”</w:t>
      </w:r>
      <w:bookmarkEnd w:id="2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49147E39" w:rsidR="00F14AA6" w:rsidRDefault="00F14AA6" w:rsidP="004E0D33">
      <w:pPr>
        <w:pStyle w:val="Rubric"/>
      </w:pPr>
      <w:r>
        <w:fldChar w:fldCharType="begin"/>
      </w:r>
      <w:r>
        <w:instrText xml:space="preserve"> REF _Ref434576019 \h </w:instrText>
      </w:r>
      <w:r>
        <w:fldChar w:fldCharType="separate"/>
      </w:r>
      <w:r w:rsidR="00513E2D">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13E2D">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5"/>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6"/>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7"/>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8"/>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9"/>
      </w:r>
    </w:p>
    <w:p w14:paraId="3B07415D" w14:textId="45E2BAEA" w:rsidR="00B35B25" w:rsidRDefault="00B35B25" w:rsidP="00B35B25">
      <w:pPr>
        <w:pStyle w:val="Rubric"/>
      </w:pPr>
      <w:r>
        <w:t xml:space="preserve">Alleluia. </w:t>
      </w:r>
      <w:r>
        <w:fldChar w:fldCharType="begin"/>
      </w:r>
      <w:r>
        <w:instrText xml:space="preserve"> REF _Ref448124439 \h  \* MERGEFORMAT </w:instrText>
      </w:r>
      <w:r>
        <w:fldChar w:fldCharType="separate"/>
      </w:r>
      <w:r w:rsidR="00513E2D">
        <w:t>The Psalms of the Third Hour</w:t>
      </w:r>
      <w:r>
        <w:fldChar w:fldCharType="end"/>
      </w:r>
      <w:r>
        <w:t xml:space="preserve"> continue with </w:t>
      </w:r>
      <w:r>
        <w:fldChar w:fldCharType="begin"/>
      </w:r>
      <w:r>
        <w:instrText xml:space="preserve"> REF _Ref412026139 \h </w:instrText>
      </w:r>
      <w:r>
        <w:fldChar w:fldCharType="separate"/>
      </w:r>
      <w:r w:rsidR="00513E2D">
        <w:t>Psalm</w:t>
      </w:r>
      <w:r w:rsidR="00513E2D" w:rsidRPr="00AB1781">
        <w:t xml:space="preserve"> 42</w:t>
      </w:r>
      <w:r w:rsidR="00513E2D">
        <w:t>: “Judge me, O God, and defend my cause”</w:t>
      </w:r>
      <w:r>
        <w:fldChar w:fldCharType="end"/>
      </w:r>
      <w:r>
        <w:t xml:space="preserve">, page </w:t>
      </w:r>
      <w:r>
        <w:fldChar w:fldCharType="begin"/>
      </w:r>
      <w:r>
        <w:instrText xml:space="preserve"> PAGEREF _Ref412026139 \h </w:instrText>
      </w:r>
      <w:r>
        <w:fldChar w:fldCharType="separate"/>
      </w:r>
      <w:r w:rsidR="00513E2D">
        <w:rPr>
          <w:noProof/>
        </w:rPr>
        <w:t>148</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lastRenderedPageBreak/>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40"/>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41"/>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42"/>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3A539D63" w:rsidR="00950468" w:rsidRPr="00AB1781" w:rsidRDefault="00950468" w:rsidP="004E0D33">
      <w:pPr>
        <w:pStyle w:val="EnglishHangNoCoptic"/>
      </w:pPr>
      <w:r w:rsidRPr="00AB1781">
        <w:tab/>
        <w:t>and in the night His song is with me</w:t>
      </w:r>
      <w:r w:rsidR="00423B80">
        <w:rPr>
          <w:rStyle w:val="FootnoteReference"/>
        </w:rPr>
        <w:footnoteReference w:id="243"/>
      </w:r>
      <w:r w:rsidRPr="00AB1781">
        <w:t>,</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lastRenderedPageBreak/>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310EB5EB" w:rsidR="00950468" w:rsidRPr="00AB1781" w:rsidRDefault="00950468" w:rsidP="004E0D33">
      <w:pPr>
        <w:pStyle w:val="EnglishHangNoCoptic"/>
      </w:pPr>
      <w:r w:rsidRPr="00AB1781">
        <w:tab/>
      </w:r>
      <w:r w:rsidR="008A1194">
        <w:t>Hope</w:t>
      </w:r>
      <w:r w:rsidRPr="00AB1781">
        <w:t xml:space="preserve"> in God, for I will </w:t>
      </w:r>
      <w:r w:rsidR="0054429F">
        <w:t>confess</w:t>
      </w:r>
      <w:r w:rsidRPr="00AB1781">
        <w:t xml:space="preserve"> Him</w:t>
      </w:r>
      <w:r w:rsidR="0054429F">
        <w:rPr>
          <w:rStyle w:val="FootnoteReference"/>
        </w:rPr>
        <w:footnoteReference w:id="244"/>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8" w:name="_Ref412026139"/>
      <w:r>
        <w:t>Psalm</w:t>
      </w:r>
      <w:r w:rsidR="00950468" w:rsidRPr="00AB1781">
        <w:t xml:space="preserve"> 42</w:t>
      </w:r>
      <w:r>
        <w:t xml:space="preserve">: </w:t>
      </w:r>
      <w:r w:rsidR="009216DA">
        <w:t>“</w:t>
      </w:r>
      <w:r>
        <w:t>Judge me, O God, and defend my caus</w:t>
      </w:r>
      <w:r w:rsidR="00F017CA">
        <w:t>e”</w:t>
      </w:r>
      <w:bookmarkEnd w:id="2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0E94C2D5" w:rsidR="00F14AA6" w:rsidRDefault="00F14AA6" w:rsidP="004E0D33">
      <w:pPr>
        <w:pStyle w:val="Rubric"/>
      </w:pPr>
      <w:r>
        <w:fldChar w:fldCharType="begin"/>
      </w:r>
      <w:r>
        <w:instrText xml:space="preserve"> REF _Ref434576019 \h </w:instrText>
      </w:r>
      <w:r>
        <w:fldChar w:fldCharType="separate"/>
      </w:r>
      <w:r w:rsidR="00513E2D">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13E2D">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13E2D">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13E2D">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5"/>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6"/>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7"/>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8"/>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8DD1949" w:rsidR="00B35B25" w:rsidRPr="004E0D33" w:rsidRDefault="00B35B25" w:rsidP="00B35B25">
      <w:pPr>
        <w:pStyle w:val="Rubric"/>
      </w:pPr>
      <w:r>
        <w:lastRenderedPageBreak/>
        <w:t xml:space="preserve">Alleluia. </w:t>
      </w:r>
      <w:r>
        <w:fldChar w:fldCharType="begin"/>
      </w:r>
      <w:r>
        <w:instrText xml:space="preserve"> REF _Ref448124439 \h </w:instrText>
      </w:r>
      <w:r>
        <w:fldChar w:fldCharType="separate"/>
      </w:r>
      <w:r w:rsidR="00513E2D">
        <w:t>The Psalms of the Third Hour</w:t>
      </w:r>
      <w:r>
        <w:fldChar w:fldCharType="end"/>
      </w:r>
      <w:r>
        <w:t xml:space="preserve"> continue with </w:t>
      </w:r>
      <w:r>
        <w:fldChar w:fldCharType="begin"/>
      </w:r>
      <w:r>
        <w:instrText xml:space="preserve"> REF _Ref412110857 \h </w:instrText>
      </w:r>
      <w:r>
        <w:fldChar w:fldCharType="separate"/>
      </w:r>
      <w:r w:rsidR="00513E2D">
        <w:t>Psalm</w:t>
      </w:r>
      <w:r w:rsidR="00513E2D" w:rsidRPr="00AB1781">
        <w:t xml:space="preserve"> 44</w:t>
      </w:r>
      <w:r w:rsidR="00513E2D">
        <w:t>: “My heart erupted with a good word”</w:t>
      </w:r>
      <w:r>
        <w:fldChar w:fldCharType="end"/>
      </w:r>
      <w:r>
        <w:t xml:space="preserve">, page </w:t>
      </w:r>
      <w:r>
        <w:fldChar w:fldCharType="begin"/>
      </w:r>
      <w:r>
        <w:instrText xml:space="preserve"> PAGEREF _Ref412110857 \h </w:instrText>
      </w:r>
      <w:r>
        <w:fldChar w:fldCharType="separate"/>
      </w:r>
      <w:r w:rsidR="00513E2D">
        <w:rPr>
          <w:noProof/>
        </w:rPr>
        <w:t>151</w:t>
      </w:r>
      <w:r>
        <w:fldChar w:fldCharType="end"/>
      </w:r>
      <w:r>
        <w:t xml:space="preserve">. </w:t>
      </w:r>
      <w:r>
        <w:fldChar w:fldCharType="begin"/>
      </w:r>
      <w:r>
        <w:instrText xml:space="preserve"> REF _Ref434578449 \h </w:instrText>
      </w:r>
      <w:r>
        <w:fldChar w:fldCharType="separate"/>
      </w:r>
      <w:r w:rsidR="00513E2D">
        <w:rPr>
          <w:lang w:val="en-GB"/>
        </w:rPr>
        <w:t>The Psalms of the Veil</w:t>
      </w:r>
      <w:r>
        <w:fldChar w:fldCharType="end"/>
      </w:r>
      <w:r>
        <w:t xml:space="preserve"> continue with </w:t>
      </w:r>
      <w:r>
        <w:fldChar w:fldCharType="begin"/>
      </w:r>
      <w:r>
        <w:instrText xml:space="preserve"> REF _Ref412026190 \h </w:instrText>
      </w:r>
      <w:r>
        <w:fldChar w:fldCharType="separate"/>
      </w:r>
      <w:r w:rsidR="00513E2D">
        <w:t>Psalm</w:t>
      </w:r>
      <w:r w:rsidR="00513E2D" w:rsidRPr="00AB1781">
        <w:t xml:space="preserve"> 56</w:t>
      </w:r>
      <w:r w:rsidR="00513E2D">
        <w:t>: “Have mercy on me, O God, have mercy on me”</w:t>
      </w:r>
      <w:r>
        <w:fldChar w:fldCharType="end"/>
      </w:r>
      <w:r>
        <w:t xml:space="preserve">, page </w:t>
      </w:r>
      <w:r>
        <w:fldChar w:fldCharType="begin"/>
      </w:r>
      <w:r>
        <w:instrText xml:space="preserve"> PAGEREF _Ref412026190 \h </w:instrText>
      </w:r>
      <w:r>
        <w:fldChar w:fldCharType="separate"/>
      </w:r>
      <w:r w:rsidR="00513E2D">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9"/>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50"/>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51"/>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52"/>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53"/>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lastRenderedPageBreak/>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54"/>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9"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21A2DBC5" w:rsidR="00F14AA6" w:rsidRDefault="00F14AA6" w:rsidP="004E0D33">
      <w:pPr>
        <w:pStyle w:val="Rubric"/>
      </w:pPr>
      <w:r>
        <w:fldChar w:fldCharType="begin"/>
      </w:r>
      <w:r>
        <w:instrText xml:space="preserve"> REF _Ref434576019 \h </w:instrText>
      </w:r>
      <w:r>
        <w:fldChar w:fldCharType="separate"/>
      </w:r>
      <w:r w:rsidR="00513E2D">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13E2D">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5"/>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6"/>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7"/>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lastRenderedPageBreak/>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8"/>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9"/>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60"/>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61"/>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62"/>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2444EE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513E2D">
        <w:t>The Psalms of the Third Hour</w:t>
      </w:r>
      <w:r>
        <w:fldChar w:fldCharType="end"/>
      </w:r>
      <w:r>
        <w:t xml:space="preserve"> continue with </w:t>
      </w:r>
      <w:r>
        <w:fldChar w:fldCharType="begin"/>
      </w:r>
      <w:r>
        <w:instrText xml:space="preserve"> REF _Ref412110915 \h </w:instrText>
      </w:r>
      <w:r>
        <w:fldChar w:fldCharType="separate"/>
      </w:r>
      <w:r w:rsidR="00513E2D">
        <w:t>Psalm</w:t>
      </w:r>
      <w:r w:rsidR="00513E2D" w:rsidRPr="00AB1781">
        <w:t xml:space="preserve"> 45</w:t>
      </w:r>
      <w:r w:rsidR="00513E2D">
        <w:t>: “God is our refuge and strength”</w:t>
      </w:r>
      <w:r>
        <w:fldChar w:fldCharType="end"/>
      </w:r>
      <w:r>
        <w:t xml:space="preserve">, page </w:t>
      </w:r>
      <w:r>
        <w:fldChar w:fldCharType="begin"/>
      </w:r>
      <w:r>
        <w:instrText xml:space="preserve"> PAGEREF _Ref412110915 \h </w:instrText>
      </w:r>
      <w:r>
        <w:fldChar w:fldCharType="separate"/>
      </w:r>
      <w:r w:rsidR="00513E2D">
        <w:rPr>
          <w:noProof/>
        </w:rPr>
        <w:t>153</w:t>
      </w:r>
      <w:r>
        <w:fldChar w:fldCharType="end"/>
      </w:r>
      <w:r>
        <w:t>.</w:t>
      </w:r>
    </w:p>
    <w:p w14:paraId="5C84228E" w14:textId="1E068D83" w:rsidR="00950468" w:rsidRPr="008242AB" w:rsidRDefault="008242AB" w:rsidP="00BF0205">
      <w:pPr>
        <w:pStyle w:val="Heading4"/>
      </w:pPr>
      <w:bookmarkStart w:id="260" w:name="_Ref412110915"/>
      <w:r>
        <w:t>Psalm</w:t>
      </w:r>
      <w:r w:rsidR="00950468" w:rsidRPr="00AB1781">
        <w:t xml:space="preserve"> 45</w:t>
      </w:r>
      <w:r>
        <w:t xml:space="preserve">: </w:t>
      </w:r>
      <w:r w:rsidR="009216DA">
        <w:t>“</w:t>
      </w:r>
      <w:r>
        <w:t>God is our refuge and strengt</w:t>
      </w:r>
      <w:r w:rsidR="005453DF">
        <w:t>h”</w:t>
      </w:r>
      <w:bookmarkEnd w:id="2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4B079C30" w:rsidR="00F14AA6" w:rsidRDefault="00F14AA6" w:rsidP="008242AB">
      <w:pPr>
        <w:pStyle w:val="Rubric"/>
      </w:pPr>
      <w:r>
        <w:fldChar w:fldCharType="begin"/>
      </w:r>
      <w:r>
        <w:instrText xml:space="preserve"> REF _Ref434576019 \h </w:instrText>
      </w:r>
      <w:r>
        <w:fldChar w:fldCharType="separate"/>
      </w:r>
      <w:r w:rsidR="00513E2D">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13E2D">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3"/>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64"/>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5"/>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6"/>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7"/>
      </w:r>
    </w:p>
    <w:p w14:paraId="55C308DF" w14:textId="77777777" w:rsidR="00714A98" w:rsidRPr="00AB1781" w:rsidRDefault="00714A98" w:rsidP="00714A98">
      <w:pPr>
        <w:pStyle w:val="EnglishHangNoCoptic"/>
      </w:pPr>
      <w:r w:rsidRPr="00AB1781">
        <w:lastRenderedPageBreak/>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8"/>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2FD253B6" w:rsidR="00B35B25" w:rsidRDefault="00B35B25" w:rsidP="00B35B25">
      <w:pPr>
        <w:pStyle w:val="Rubric"/>
      </w:pPr>
      <w:r>
        <w:t xml:space="preserve">Alleluia. </w:t>
      </w:r>
      <w:r>
        <w:fldChar w:fldCharType="begin"/>
      </w:r>
      <w:r>
        <w:instrText xml:space="preserve"> REF _Ref448124439 \h </w:instrText>
      </w:r>
      <w:r>
        <w:fldChar w:fldCharType="separate"/>
      </w:r>
      <w:r w:rsidR="00513E2D">
        <w:t>The Psalms of the Third Hour</w:t>
      </w:r>
      <w:r>
        <w:fldChar w:fldCharType="end"/>
      </w:r>
      <w:r>
        <w:t xml:space="preserve"> continue with </w:t>
      </w:r>
      <w:r>
        <w:fldChar w:fldCharType="begin"/>
      </w:r>
      <w:r>
        <w:instrText xml:space="preserve"> REF _Ref412110929 \h </w:instrText>
      </w:r>
      <w:r>
        <w:fldChar w:fldCharType="separate"/>
      </w:r>
      <w:r w:rsidR="00513E2D">
        <w:t>Psalm</w:t>
      </w:r>
      <w:r w:rsidR="00513E2D" w:rsidRPr="00AB1781">
        <w:t xml:space="preserve"> 46</w:t>
      </w:r>
      <w:r w:rsidR="00513E2D">
        <w:t>: “Clap your hands, all you nations”</w:t>
      </w:r>
      <w:r>
        <w:fldChar w:fldCharType="end"/>
      </w:r>
      <w:r>
        <w:t xml:space="preserve">, page </w:t>
      </w:r>
      <w:r>
        <w:fldChar w:fldCharType="begin"/>
      </w:r>
      <w:r>
        <w:instrText xml:space="preserve"> PAGEREF _Ref412110929 \h </w:instrText>
      </w:r>
      <w:r>
        <w:fldChar w:fldCharType="separate"/>
      </w:r>
      <w:r w:rsidR="00513E2D">
        <w:rPr>
          <w:noProof/>
        </w:rPr>
        <w:t>154</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1" w:name="_Ref435990010"/>
      <w:r>
        <w:t>Kathisma 7</w:t>
      </w:r>
      <w:bookmarkEnd w:id="261"/>
    </w:p>
    <w:p w14:paraId="3F629085" w14:textId="3F034B79" w:rsidR="00A6346F" w:rsidRPr="00A6346F" w:rsidRDefault="00A6346F" w:rsidP="00BF0205">
      <w:pPr>
        <w:pStyle w:val="Heading4"/>
      </w:pPr>
      <w:bookmarkStart w:id="262" w:name="_Ref412110929"/>
      <w:r>
        <w:t>Psalm</w:t>
      </w:r>
      <w:r w:rsidRPr="00AB1781">
        <w:t xml:space="preserve"> 46</w:t>
      </w:r>
      <w:r>
        <w:t xml:space="preserve">: </w:t>
      </w:r>
      <w:r w:rsidR="009216DA">
        <w:t>“C</w:t>
      </w:r>
      <w:r>
        <w:t>lap your hand</w:t>
      </w:r>
      <w:r w:rsidR="005453DF">
        <w:t>s, all you nations”</w:t>
      </w:r>
      <w:bookmarkEnd w:id="2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271698B0" w:rsidR="00F14AA6" w:rsidRDefault="00F14AA6" w:rsidP="00A6346F">
      <w:pPr>
        <w:pStyle w:val="Rubric"/>
      </w:pPr>
      <w:r>
        <w:fldChar w:fldCharType="begin"/>
      </w:r>
      <w:r>
        <w:instrText xml:space="preserve"> REF _Ref434576019 \h </w:instrText>
      </w:r>
      <w:r>
        <w:fldChar w:fldCharType="separate"/>
      </w:r>
      <w:r w:rsidR="00513E2D">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13E2D">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9"/>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70"/>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6483B2BB" w:rsidR="00A6346F" w:rsidRPr="00AB1781" w:rsidRDefault="00A6346F" w:rsidP="00A6346F">
      <w:pPr>
        <w:pStyle w:val="EnglishHangNoCoptic"/>
      </w:pPr>
      <w:r w:rsidRPr="00AB1781">
        <w:t xml:space="preserve">5 He </w:t>
      </w:r>
      <w:r w:rsidR="008E3BAC">
        <w:t xml:space="preserve">has </w:t>
      </w:r>
      <w:r w:rsidR="007C3F83">
        <w:t>chose</w:t>
      </w:r>
      <w:r w:rsidR="008E3BAC">
        <w:t>n</w:t>
      </w:r>
      <w:r w:rsidRPr="00AB1781">
        <w:t xml:space="preserve"> us </w:t>
      </w:r>
      <w:r w:rsidR="008E3BAC">
        <w:t xml:space="preserve">for </w:t>
      </w:r>
      <w:r w:rsidR="007C3F83">
        <w:t>His own inheritance</w:t>
      </w:r>
      <w:r w:rsidRPr="00AB1781">
        <w:t>,</w:t>
      </w:r>
      <w:r w:rsidRPr="00AB1781">
        <w:rPr>
          <w:rStyle w:val="FootnoteReference"/>
        </w:rPr>
        <w:footnoteReference w:id="271"/>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72"/>
      </w:r>
    </w:p>
    <w:p w14:paraId="262D1E8F" w14:textId="7A56AE03"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513E2D">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73"/>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74"/>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lastRenderedPageBreak/>
        <w:t xml:space="preserve">8 </w:t>
      </w:r>
      <w:r w:rsidR="008C19B4">
        <w:t>You will wreck the ships of Tarshish</w:t>
      </w:r>
      <w:r w:rsidR="008C19B4" w:rsidRPr="00AB1781">
        <w:rPr>
          <w:rStyle w:val="FootnoteReference"/>
        </w:rPr>
        <w:footnoteReference w:id="275"/>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6"/>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7"/>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8"/>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9"/>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80"/>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lastRenderedPageBreak/>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81"/>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82"/>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83"/>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84"/>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5"/>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lastRenderedPageBreak/>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6"/>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7"/>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8"/>
      </w:r>
    </w:p>
    <w:p w14:paraId="44987C5C" w14:textId="77777777" w:rsidR="00A6346F" w:rsidRPr="00AB1781" w:rsidRDefault="00A6346F" w:rsidP="00A6346F">
      <w:pPr>
        <w:pStyle w:val="EnglishHangNoCoptic"/>
      </w:pPr>
      <w:r>
        <w:lastRenderedPageBreak/>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3"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5B506AB8" w:rsidR="00C06875" w:rsidRDefault="00C06875" w:rsidP="00336170">
      <w:pPr>
        <w:pStyle w:val="Rubric"/>
      </w:pPr>
      <w:r>
        <w:fldChar w:fldCharType="begin"/>
      </w:r>
      <w:r>
        <w:instrText xml:space="preserve"> REF _Ref434576694 \h </w:instrText>
      </w:r>
      <w:r>
        <w:fldChar w:fldCharType="separate"/>
      </w:r>
      <w:r w:rsidR="00513E2D">
        <w:rPr>
          <w:lang w:val="en-GB"/>
        </w:rPr>
        <w:t>The Psalms of Sunset (Vespers)</w:t>
      </w:r>
      <w:r>
        <w:fldChar w:fldCharType="end"/>
      </w:r>
      <w:r>
        <w:t xml:space="preserve">, page </w:t>
      </w:r>
      <w:r>
        <w:fldChar w:fldCharType="begin"/>
      </w:r>
      <w:r>
        <w:instrText xml:space="preserve"> PAGEREF _Ref434576694 \h </w:instrText>
      </w:r>
      <w:r>
        <w:fldChar w:fldCharType="separate"/>
      </w:r>
      <w:r w:rsidR="00513E2D">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513E2D">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513E2D">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513E2D">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513E2D">
        <w:rPr>
          <w:noProof/>
        </w:rPr>
        <w:t>48</w:t>
      </w:r>
      <w:r>
        <w:fldChar w:fldCharType="end"/>
      </w:r>
      <w:r>
        <w:t xml:space="preserve">; </w:t>
      </w:r>
      <w:r>
        <w:fldChar w:fldCharType="begin"/>
      </w:r>
      <w:r>
        <w:instrText xml:space="preserve"> REF _Ref435434353 \h </w:instrText>
      </w:r>
      <w:r>
        <w:fldChar w:fldCharType="separate"/>
      </w:r>
      <w:r w:rsidR="00513E2D">
        <w:t>The Psalms of the Third Hour</w:t>
      </w:r>
      <w:r>
        <w:fldChar w:fldCharType="end"/>
      </w:r>
      <w:r>
        <w:t xml:space="preserve">, page </w:t>
      </w:r>
      <w:r>
        <w:fldChar w:fldCharType="begin"/>
      </w:r>
      <w:r>
        <w:instrText xml:space="preserve"> PAGEREF _Ref435434358 \h </w:instrText>
      </w:r>
      <w:r>
        <w:fldChar w:fldCharType="separate"/>
      </w:r>
      <w:r w:rsidR="00513E2D">
        <w:rPr>
          <w:noProof/>
        </w:rPr>
        <w:t>67</w:t>
      </w:r>
      <w:r>
        <w:fldChar w:fldCharType="end"/>
      </w:r>
      <w:r>
        <w:t xml:space="preserve">; </w:t>
      </w:r>
      <w:r>
        <w:fldChar w:fldCharType="begin"/>
      </w:r>
      <w:r>
        <w:instrText xml:space="preserve"> REF _Ref435434365 \h </w:instrText>
      </w:r>
      <w:r>
        <w:fldChar w:fldCharType="separate"/>
      </w:r>
      <w:r w:rsidR="00513E2D">
        <w:t>The Psalms of the Sixth Hour</w:t>
      </w:r>
      <w:r>
        <w:fldChar w:fldCharType="end"/>
      </w:r>
      <w:r>
        <w:t xml:space="preserve">, page </w:t>
      </w:r>
      <w:r>
        <w:fldChar w:fldCharType="begin"/>
      </w:r>
      <w:r>
        <w:instrText xml:space="preserve"> PAGEREF _Ref435434371 \p \h </w:instrText>
      </w:r>
      <w:r>
        <w:fldChar w:fldCharType="separate"/>
      </w:r>
      <w:r w:rsidR="00513E2D">
        <w:rPr>
          <w:noProof/>
        </w:rPr>
        <w:t>on page 70</w:t>
      </w:r>
      <w:r>
        <w:fldChar w:fldCharType="end"/>
      </w:r>
      <w:r>
        <w:t xml:space="preserve">; </w:t>
      </w:r>
      <w:r>
        <w:fldChar w:fldCharType="begin"/>
      </w:r>
      <w:r>
        <w:instrText xml:space="preserve"> REF _Ref435434381 \h </w:instrText>
      </w:r>
      <w:r>
        <w:fldChar w:fldCharType="separate"/>
      </w:r>
      <w:r w:rsidR="00513E2D">
        <w:t>The Psalms of the Ninth Hour</w:t>
      </w:r>
      <w:r>
        <w:fldChar w:fldCharType="end"/>
      </w:r>
      <w:r>
        <w:t xml:space="preserve">, page </w:t>
      </w:r>
      <w:r>
        <w:fldChar w:fldCharType="begin"/>
      </w:r>
      <w:r>
        <w:instrText xml:space="preserve"> PAGEREF _Ref435434387 \h </w:instrText>
      </w:r>
      <w:r>
        <w:fldChar w:fldCharType="separate"/>
      </w:r>
      <w:r w:rsidR="00513E2D">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9"/>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lastRenderedPageBreak/>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9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9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9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9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94"/>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lastRenderedPageBreak/>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lastRenderedPageBreak/>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5"/>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4" w:name="_Ref412111187"/>
      <w:r>
        <w:lastRenderedPageBreak/>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F4DCE05" w:rsidR="00F14AA6" w:rsidRDefault="00F14AA6" w:rsidP="00FD3FDA">
      <w:pPr>
        <w:pStyle w:val="Rubric"/>
      </w:pPr>
      <w:r>
        <w:fldChar w:fldCharType="begin"/>
      </w:r>
      <w:r>
        <w:instrText xml:space="preserve"> REF _Ref434576249 \h </w:instrText>
      </w:r>
      <w:r>
        <w:fldChar w:fldCharType="separate"/>
      </w:r>
      <w:r w:rsidR="00513E2D">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13E2D">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6"/>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7"/>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8"/>
      </w:r>
      <w:r w:rsidRPr="00AB1781">
        <w:t xml:space="preserve"> </w:t>
      </w:r>
      <w:r w:rsidR="00E570CB">
        <w:t>Your</w:t>
      </w:r>
      <w:r w:rsidRPr="00AB1781">
        <w:t xml:space="preserve"> Name, O Lord, for it is good.</w:t>
      </w:r>
      <w:r w:rsidRPr="00AB1781">
        <w:rPr>
          <w:rStyle w:val="FootnoteReference"/>
        </w:rPr>
        <w:footnoteReference w:id="299"/>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300"/>
      </w:r>
    </w:p>
    <w:p w14:paraId="01F8EC09" w14:textId="7772B394"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513E2D">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513E2D">
        <w:t>Psalm</w:t>
      </w:r>
      <w:r w:rsidR="00513E2D" w:rsidRPr="00AB1781">
        <w:t xml:space="preserve"> 56</w:t>
      </w:r>
      <w:r w:rsidR="00513E2D">
        <w:t>: “Have mercy on me, O God, have mercy on me”</w:t>
      </w:r>
      <w:r>
        <w:fldChar w:fldCharType="end"/>
      </w:r>
      <w:r>
        <w:t xml:space="preserve">, page </w:t>
      </w:r>
      <w:r>
        <w:fldChar w:fldCharType="begin"/>
      </w:r>
      <w:r>
        <w:instrText xml:space="preserve"> PAGEREF _Ref412026190 \h </w:instrText>
      </w:r>
      <w:r>
        <w:fldChar w:fldCharType="separate"/>
      </w:r>
      <w:r w:rsidR="00513E2D">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301"/>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302"/>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A69E876" w:rsidR="00A6346F" w:rsidRPr="00AB1781" w:rsidRDefault="00125EB7" w:rsidP="00FD3FDA">
      <w:pPr>
        <w:pStyle w:val="EnglishHangNoCoptic"/>
      </w:pPr>
      <w:r>
        <w:tab/>
        <w:t xml:space="preserve">I could have </w:t>
      </w:r>
      <w:r w:rsidR="00237BCB">
        <w:t>endured</w:t>
      </w:r>
      <w:r>
        <w:t xml:space="preserv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lastRenderedPageBreak/>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303"/>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5" w:name="_Ref435438564"/>
      <w:r w:rsidRPr="00AB1781">
        <w:lastRenderedPageBreak/>
        <w:t>K</w:t>
      </w:r>
      <w:r>
        <w:t>athisma</w:t>
      </w:r>
      <w:r w:rsidR="0044639B">
        <w:t xml:space="preserve"> 8</w:t>
      </w:r>
      <w:bookmarkEnd w:id="265"/>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304"/>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5"/>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6"/>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lastRenderedPageBreak/>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6" w:name="_Ref412026190"/>
      <w:r>
        <w:t>Psalm</w:t>
      </w:r>
      <w:r w:rsidRPr="00AB1781">
        <w:t xml:space="preserve"> 56</w:t>
      </w:r>
      <w:r>
        <w:t xml:space="preserve">: </w:t>
      </w:r>
      <w:r w:rsidR="009216DA">
        <w:t>“</w:t>
      </w:r>
      <w:r>
        <w:t>Have mercy on me, O God, have mercy on m</w:t>
      </w:r>
      <w:r w:rsidR="00F017CA">
        <w:t>e”</w:t>
      </w:r>
      <w:bookmarkEnd w:id="26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3898720" w:rsidR="00F14AA6" w:rsidRDefault="00F14AA6" w:rsidP="009E7111">
      <w:pPr>
        <w:pStyle w:val="Rubric"/>
      </w:pPr>
      <w:r>
        <w:fldChar w:fldCharType="begin"/>
      </w:r>
      <w:r>
        <w:instrText xml:space="preserve"> REF _Ref434576249 \h </w:instrText>
      </w:r>
      <w:r>
        <w:fldChar w:fldCharType="separate"/>
      </w:r>
      <w:r w:rsidR="00513E2D">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13E2D">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13E2D">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13E2D">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7"/>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lastRenderedPageBreak/>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8"/>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9"/>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10"/>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11"/>
      </w:r>
    </w:p>
    <w:p w14:paraId="46679648" w14:textId="339842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513E2D">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513E2D">
        <w:t>Psalm</w:t>
      </w:r>
      <w:r w:rsidR="00513E2D" w:rsidRPr="00AB1781">
        <w:t xml:space="preserve"> 60</w:t>
      </w:r>
      <w:r w:rsidR="00513E2D">
        <w:t>: “Hear my supplication, O God”</w:t>
      </w:r>
      <w:r>
        <w:fldChar w:fldCharType="end"/>
      </w:r>
      <w:r>
        <w:t xml:space="preserve">, page </w:t>
      </w:r>
      <w:r>
        <w:fldChar w:fldCharType="begin"/>
      </w:r>
      <w:r>
        <w:instrText xml:space="preserve"> PAGEREF _Ref412111219 \h </w:instrText>
      </w:r>
      <w:r>
        <w:fldChar w:fldCharType="separate"/>
      </w:r>
      <w:r w:rsidR="00513E2D">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13E2D">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513E2D">
        <w:t>Psalm</w:t>
      </w:r>
      <w:r w:rsidR="00513E2D" w:rsidRPr="00AB1781">
        <w:t xml:space="preserve"> 85</w:t>
      </w:r>
      <w:r w:rsidR="00513E2D">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513E2D">
        <w:rPr>
          <w:noProof/>
        </w:rPr>
        <w:t>216</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lastRenderedPageBreak/>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12"/>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13"/>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14"/>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lastRenderedPageBreak/>
        <w:t xml:space="preserve">10 Moab </w:t>
      </w:r>
      <w:r w:rsidR="00E76B49">
        <w:t>is the washbowl</w:t>
      </w:r>
      <w:r w:rsidRPr="00AB1781">
        <w:rPr>
          <w:rStyle w:val="FootnoteReference"/>
        </w:rPr>
        <w:footnoteReference w:id="315"/>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6"/>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7"/>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7" w:name="_Ref412111219"/>
      <w:r>
        <w:t>Psalm</w:t>
      </w:r>
      <w:r w:rsidR="009E7111" w:rsidRPr="00AB1781">
        <w:t xml:space="preserve"> 60</w:t>
      </w:r>
      <w:r>
        <w:t xml:space="preserve">: </w:t>
      </w:r>
      <w:r w:rsidR="009216DA">
        <w:t>“Hear</w:t>
      </w:r>
      <w:r>
        <w:t xml:space="preserve"> my supplicatio</w:t>
      </w:r>
      <w:r w:rsidR="005453DF">
        <w:t>n, O God”</w:t>
      </w:r>
      <w:bookmarkEnd w:id="26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1DFC2ABF" w:rsidR="00F14AA6" w:rsidRDefault="00F14AA6" w:rsidP="00035647">
      <w:pPr>
        <w:pStyle w:val="Rubric"/>
      </w:pPr>
      <w:r>
        <w:fldChar w:fldCharType="begin"/>
      </w:r>
      <w:r>
        <w:instrText xml:space="preserve"> REF _Ref434576249 \h </w:instrText>
      </w:r>
      <w:r>
        <w:fldChar w:fldCharType="separate"/>
      </w:r>
      <w:r w:rsidR="00513E2D">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13E2D">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19ED0F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007C05E0">
        <w:t>d</w:t>
      </w:r>
      <w:r w:rsidRPr="00AB1781">
        <w:t xml:space="preserve"> my prayers;</w:t>
      </w:r>
    </w:p>
    <w:p w14:paraId="3021AF9E" w14:textId="3CFC8ED5" w:rsidR="009E7111" w:rsidRPr="00AB1781" w:rsidRDefault="009E7111" w:rsidP="00035647">
      <w:pPr>
        <w:pStyle w:val="EnglishHangNoCoptic"/>
      </w:pPr>
      <w:r w:rsidRPr="00AB1781">
        <w:tab/>
      </w:r>
      <w:r w:rsidR="001040C8">
        <w:t>You</w:t>
      </w:r>
      <w:r w:rsidRPr="00AB1781">
        <w:t xml:space="preserve"> </w:t>
      </w:r>
      <w:r w:rsidR="007C05E0">
        <w:t>ga</w:t>
      </w:r>
      <w:r w:rsidR="00DC4A15">
        <w:t>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4EC96F00"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513E2D">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513E2D">
        <w:t>Psalm</w:t>
      </w:r>
      <w:r w:rsidR="00513E2D" w:rsidRPr="00AB1781">
        <w:t xml:space="preserve"> 62</w:t>
      </w:r>
      <w:r w:rsidR="00513E2D">
        <w:t>: “O God, my God, I rise early to be with You”</w:t>
      </w:r>
      <w:r>
        <w:fldChar w:fldCharType="end"/>
      </w:r>
      <w:r>
        <w:t xml:space="preserve">, page </w:t>
      </w:r>
      <w:r>
        <w:fldChar w:fldCharType="begin"/>
      </w:r>
      <w:r>
        <w:instrText xml:space="preserve"> PAGEREF _Ref412098429 \h </w:instrText>
      </w:r>
      <w:r>
        <w:fldChar w:fldCharType="separate"/>
      </w:r>
      <w:r w:rsidR="00513E2D">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8"/>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lastRenderedPageBreak/>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9"/>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20"/>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21"/>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22"/>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8"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637051B4" w:rsidR="00F14AA6" w:rsidRDefault="00F14AA6" w:rsidP="00035647">
      <w:pPr>
        <w:pStyle w:val="Rubric"/>
      </w:pPr>
      <w:r>
        <w:fldChar w:fldCharType="begin"/>
      </w:r>
      <w:r>
        <w:instrText xml:space="preserve"> REF _Ref434575533 \h </w:instrText>
      </w:r>
      <w:r>
        <w:fldChar w:fldCharType="separate"/>
      </w:r>
      <w:r w:rsidR="00513E2D">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13E2D">
        <w:rPr>
          <w:noProof/>
        </w:rPr>
        <w:t>50</w:t>
      </w:r>
      <w:r>
        <w:fldChar w:fldCharType="end"/>
      </w:r>
      <w:r>
        <w:t xml:space="preserve"> (additional to the original 12). </w:t>
      </w:r>
      <w:r>
        <w:fldChar w:fldCharType="begin"/>
      </w:r>
      <w:r>
        <w:instrText xml:space="preserve"> REF _Ref434576249 \h </w:instrText>
      </w:r>
      <w:r>
        <w:fldChar w:fldCharType="separate"/>
      </w:r>
      <w:r w:rsidR="00513E2D">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13E2D">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lastRenderedPageBreak/>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r w:rsidR="001040C8">
        <w:t>You</w:t>
      </w:r>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23"/>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2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EF9D146"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513E2D">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513E2D">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513E2D">
        <w:t>Psalm</w:t>
      </w:r>
      <w:r w:rsidR="00513E2D" w:rsidRPr="00AB1781">
        <w:t xml:space="preserve"> 66</w:t>
      </w:r>
      <w:r w:rsidR="00513E2D">
        <w:t>: “May God have compassion on us and bless us”</w:t>
      </w:r>
      <w:r>
        <w:fldChar w:fldCharType="end"/>
      </w:r>
      <w:r>
        <w:t xml:space="preserve">, page </w:t>
      </w:r>
      <w:r>
        <w:fldChar w:fldCharType="begin"/>
      </w:r>
      <w:r>
        <w:instrText xml:space="preserve"> PAGEREF _Ref412026041 \h </w:instrText>
      </w:r>
      <w:r>
        <w:fldChar w:fldCharType="separate"/>
      </w:r>
      <w:r w:rsidR="00513E2D">
        <w:rPr>
          <w:noProof/>
        </w:rPr>
        <w:t>181</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6"/>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9" w:name="_Ref435438574"/>
      <w:r w:rsidRPr="00AB1781">
        <w:lastRenderedPageBreak/>
        <w:t>K</w:t>
      </w:r>
      <w:r>
        <w:t>athisma 9</w:t>
      </w:r>
      <w:bookmarkEnd w:id="269"/>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7"/>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8"/>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9"/>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30"/>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31"/>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lastRenderedPageBreak/>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32"/>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33"/>
      </w:r>
    </w:p>
    <w:p w14:paraId="6FEEAA1A" w14:textId="44077CF4" w:rsidR="00C879D4" w:rsidRPr="00AB1781" w:rsidRDefault="000E01D1" w:rsidP="00C879D4">
      <w:pPr>
        <w:pStyle w:val="EnglishHangEndNoCoptic"/>
      </w:pPr>
      <w:r>
        <w:t>Make a joyful noise to God</w:t>
      </w:r>
      <w:r w:rsidR="00E91E78">
        <w:t>, all the earth!</w:t>
      </w:r>
      <w:r w:rsidR="00C879D4" w:rsidRPr="00AB1781">
        <w:rPr>
          <w:rStyle w:val="FootnoteReference"/>
        </w:rPr>
        <w:footnoteReference w:id="334"/>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5"/>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6"/>
      </w:r>
      <w:r w:rsidRPr="00AB1781">
        <w:t xml:space="preserve"> worship</w:t>
      </w:r>
      <w:r w:rsidR="000E01D1">
        <w:rPr>
          <w:rStyle w:val="FootnoteReference"/>
        </w:rPr>
        <w:footnoteReference w:id="337"/>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lastRenderedPageBreak/>
        <w:t>5 Come and see the works of God,</w:t>
      </w:r>
      <w:r w:rsidRPr="00AB1781">
        <w:rPr>
          <w:rStyle w:val="FootnoteReference"/>
        </w:rPr>
        <w:footnoteReference w:id="338"/>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9"/>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40"/>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41"/>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42"/>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lastRenderedPageBreak/>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43"/>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70" w:name="_Ref412026041"/>
      <w:r>
        <w:t>Psalm</w:t>
      </w:r>
      <w:r w:rsidRPr="00AB1781">
        <w:t xml:space="preserve"> 66</w:t>
      </w:r>
      <w:r>
        <w:t xml:space="preserve">: </w:t>
      </w:r>
      <w:r w:rsidR="007D2678">
        <w:t>“</w:t>
      </w:r>
      <w:r>
        <w:t>M</w:t>
      </w:r>
      <w:r w:rsidR="007D2678">
        <w:t>a</w:t>
      </w:r>
      <w:r>
        <w:t>y God have compassion on us and bless u</w:t>
      </w:r>
      <w:r w:rsidR="005453DF">
        <w:t>s”</w:t>
      </w:r>
      <w:bookmarkEnd w:id="2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57BD36EA" w:rsidR="00F14AA6" w:rsidRDefault="00F14AA6" w:rsidP="00C879D4">
      <w:pPr>
        <w:pStyle w:val="Rubric"/>
      </w:pPr>
      <w:r>
        <w:fldChar w:fldCharType="begin"/>
      </w:r>
      <w:r>
        <w:instrText xml:space="preserve"> REF _Ref434575533 \h </w:instrText>
      </w:r>
      <w:r>
        <w:fldChar w:fldCharType="separate"/>
      </w:r>
      <w:r w:rsidR="00513E2D">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13E2D">
        <w:rPr>
          <w:noProof/>
        </w:rPr>
        <w:t>50</w:t>
      </w:r>
      <w:r>
        <w:fldChar w:fldCharType="end"/>
      </w:r>
      <w:r>
        <w:t xml:space="preserve"> (additional to the original 12). </w:t>
      </w:r>
      <w:r>
        <w:fldChar w:fldCharType="begin"/>
      </w:r>
      <w:r>
        <w:instrText xml:space="preserve"> REF _Ref434576249 \h </w:instrText>
      </w:r>
      <w:r>
        <w:fldChar w:fldCharType="separate"/>
      </w:r>
      <w:r w:rsidR="00513E2D">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13E2D">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13E2D">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13E2D">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44"/>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5"/>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6"/>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347"/>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4631A690"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513E2D">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513E2D">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513E2D">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513E2D">
        <w:t>Psalm</w:t>
      </w:r>
      <w:r w:rsidR="00513E2D" w:rsidRPr="00AB1781">
        <w:t xml:space="preserve"> 69</w:t>
      </w:r>
      <w:r w:rsidR="00513E2D">
        <w:t>: “O Lord, make haste to help me”</w:t>
      </w:r>
      <w:r>
        <w:fldChar w:fldCharType="end"/>
      </w:r>
      <w:r>
        <w:t xml:space="preserve">, page </w:t>
      </w:r>
      <w:r>
        <w:fldChar w:fldCharType="begin"/>
      </w:r>
      <w:r>
        <w:instrText xml:space="preserve"> PAGEREF _Ref412026055 \h </w:instrText>
      </w:r>
      <w:r>
        <w:fldChar w:fldCharType="separate"/>
      </w:r>
      <w:r w:rsidR="00513E2D">
        <w:rPr>
          <w:noProof/>
        </w:rPr>
        <w:t>188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8"/>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9"/>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lastRenderedPageBreak/>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50"/>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51"/>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52"/>
      </w:r>
      <w:r w:rsidR="00C879D4" w:rsidRPr="00AB1781">
        <w:t xml:space="preserve"> of</w:t>
      </w:r>
      <w:r>
        <w:rPr>
          <w:rStyle w:val="FootnoteReference"/>
        </w:rPr>
        <w:footnoteReference w:id="353"/>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5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5"/>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6"/>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lastRenderedPageBreak/>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7"/>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8"/>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59"/>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60"/>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D77DC7D" w:rsidR="00C879D4" w:rsidRPr="00AB1781" w:rsidRDefault="00C879D4" w:rsidP="00C879D4">
      <w:pPr>
        <w:pStyle w:val="EnglishHangNoCoptic"/>
      </w:pPr>
      <w:r w:rsidRPr="00AB1781">
        <w:t>34 Sing to God</w:t>
      </w:r>
      <w:r w:rsidR="000C6C77">
        <w:t>,</w:t>
      </w:r>
      <w:r w:rsidRPr="00AB1781">
        <w:t xml:space="preserve"> Who </w:t>
      </w:r>
      <w:r w:rsidR="00E7566E">
        <w:t>ascended</w:t>
      </w:r>
      <w:r w:rsidR="00E7566E">
        <w:rPr>
          <w:rStyle w:val="FootnoteReference"/>
        </w:rPr>
        <w:footnoteReference w:id="361"/>
      </w:r>
      <w:r w:rsidRPr="00AB1781">
        <w:t xml:space="preserve"> </w:t>
      </w:r>
      <w:r w:rsidR="00E7566E">
        <w:t>to</w:t>
      </w:r>
      <w:r w:rsidRPr="00AB1781">
        <w:t xml:space="preserve">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6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2306410A" w:rsidR="00C879D4" w:rsidRPr="00AB1781" w:rsidRDefault="00C879D4" w:rsidP="00B139A8">
      <w:pPr>
        <w:pStyle w:val="EnglishHangNoCoptic"/>
      </w:pPr>
      <w:r w:rsidRPr="00AB1781">
        <w:t>3 I am stuck in deep mire</w:t>
      </w:r>
      <w:r w:rsidR="00B045F9">
        <w:rPr>
          <w:rStyle w:val="FootnoteReference"/>
        </w:rPr>
        <w:footnoteReference w:id="363"/>
      </w:r>
      <w:r w:rsidRPr="00AB1781">
        <w:t>, and there is no foothold;</w:t>
      </w:r>
      <w:r w:rsidRPr="00AB1781">
        <w:rPr>
          <w:rStyle w:val="FootnoteReference"/>
        </w:rPr>
        <w:footnoteReference w:id="36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65"/>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66"/>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7"/>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8"/>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lastRenderedPageBreak/>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69"/>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70"/>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71"/>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72"/>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73"/>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1"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60BD02D3" w:rsidR="00F14AA6" w:rsidRDefault="00F14AA6" w:rsidP="00B139A8">
      <w:pPr>
        <w:pStyle w:val="Rubric"/>
      </w:pPr>
      <w:r>
        <w:fldChar w:fldCharType="begin"/>
      </w:r>
      <w:r>
        <w:instrText xml:space="preserve"> REF _Ref434575533 \h </w:instrText>
      </w:r>
      <w:r>
        <w:fldChar w:fldCharType="separate"/>
      </w:r>
      <w:r w:rsidR="00513E2D">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13E2D">
        <w:rPr>
          <w:noProof/>
        </w:rPr>
        <w:t>50</w:t>
      </w:r>
      <w:r>
        <w:fldChar w:fldCharType="end"/>
      </w:r>
      <w:r>
        <w:t xml:space="preserve"> (additional to the original 12). </w:t>
      </w:r>
      <w:r>
        <w:fldChar w:fldCharType="begin"/>
      </w:r>
      <w:r>
        <w:instrText xml:space="preserve"> REF _Ref434576249 \h </w:instrText>
      </w:r>
      <w:r>
        <w:fldChar w:fldCharType="separate"/>
      </w:r>
      <w:r w:rsidR="00513E2D">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13E2D">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13E2D">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13E2D">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513E2D">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513E2D">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3F8535A1" w14:textId="39E4655C" w:rsidR="000618CE" w:rsidRPr="000618CE" w:rsidRDefault="00C879D4" w:rsidP="000618CE">
      <w:pPr>
        <w:pStyle w:val="EnglishHangNoCoptic"/>
      </w:pPr>
      <w:r w:rsidRPr="00AB1781">
        <w:t xml:space="preserve">2 </w:t>
      </w:r>
      <w:r w:rsidR="000618CE" w:rsidRPr="000618CE">
        <w:t>[O God, attend to my help</w:t>
      </w:r>
      <w:r w:rsidR="000618CE">
        <w:t>;</w:t>
      </w:r>
      <w:r w:rsidR="000618CE" w:rsidRPr="000618CE">
        <w:t>]</w:t>
      </w:r>
      <w:r w:rsidR="000618CE">
        <w:rPr>
          <w:rStyle w:val="FootnoteReference"/>
        </w:rPr>
        <w:footnoteReference w:id="374"/>
      </w:r>
    </w:p>
    <w:p w14:paraId="4D179F42" w14:textId="48F6CF8D" w:rsidR="00C879D4" w:rsidRPr="00AB1781" w:rsidRDefault="004F3DCD" w:rsidP="000618CE">
      <w:pPr>
        <w:pStyle w:val="EnglishHangEndNoCoptic"/>
        <w:ind w:firstLine="0"/>
      </w:pPr>
      <w:r>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75"/>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76"/>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lastRenderedPageBreak/>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80B829F" w:rsidR="00F35AEA" w:rsidRDefault="00F35AEA" w:rsidP="00E611C7">
      <w:pPr>
        <w:pStyle w:val="Rubric"/>
      </w:pPr>
      <w:r>
        <w:t xml:space="preserve">Alleluia. </w:t>
      </w:r>
      <w:r>
        <w:fldChar w:fldCharType="begin"/>
      </w:r>
      <w:r>
        <w:instrText xml:space="preserve"> REF _Ref448061221 \h </w:instrText>
      </w:r>
      <w:r>
        <w:fldChar w:fldCharType="separate"/>
      </w:r>
      <w:r w:rsidR="00513E2D">
        <w:t>The Psalms of Prime</w:t>
      </w:r>
      <w:r>
        <w:fldChar w:fldCharType="end"/>
      </w:r>
      <w:r>
        <w:t xml:space="preserve"> continue with </w:t>
      </w:r>
      <w:r>
        <w:fldChar w:fldCharType="begin"/>
      </w:r>
      <w:r>
        <w:instrText xml:space="preserve"> REF _Ref412098484 \h </w:instrText>
      </w:r>
      <w:r>
        <w:fldChar w:fldCharType="separate"/>
      </w:r>
      <w:r w:rsidR="00513E2D">
        <w:t>Psalm</w:t>
      </w:r>
      <w:r w:rsidR="00513E2D" w:rsidRPr="00AB1781">
        <w:t xml:space="preserve"> 112</w:t>
      </w:r>
      <w:r w:rsidR="00513E2D">
        <w:t>: “Praise the Lord, you children”</w:t>
      </w:r>
      <w:r>
        <w:fldChar w:fldCharType="end"/>
      </w:r>
      <w:r>
        <w:t xml:space="preserve">, page </w:t>
      </w:r>
      <w:r>
        <w:fldChar w:fldCharType="begin"/>
      </w:r>
      <w:r>
        <w:instrText xml:space="preserve"> PAGEREF _Ref412098484 \h </w:instrText>
      </w:r>
      <w:r>
        <w:fldChar w:fldCharType="separate"/>
      </w:r>
      <w:r w:rsidR="00513E2D">
        <w:rPr>
          <w:noProof/>
        </w:rPr>
        <w:t>263</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513E2D">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513E2D">
        <w:t>Psalm</w:t>
      </w:r>
      <w:r w:rsidR="00513E2D" w:rsidRPr="00AB1781">
        <w:t xml:space="preserve"> 83</w:t>
      </w:r>
      <w:r w:rsidR="00513E2D">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513E2D">
        <w:rPr>
          <w:noProof/>
        </w:rPr>
        <w:t>213</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513E2D">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513E2D">
        <w:t>Psalm</w:t>
      </w:r>
      <w:r w:rsidR="00513E2D" w:rsidRPr="00AB1781">
        <w:t xml:space="preserve"> 22</w:t>
      </w:r>
      <w:r w:rsidR="00513E2D">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513E2D">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513E2D">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513E2D">
        <w:t>Psalm</w:t>
      </w:r>
      <w:r w:rsidR="00513E2D" w:rsidRPr="00AB1781">
        <w:t xml:space="preserve"> 85</w:t>
      </w:r>
      <w:r w:rsidR="00513E2D">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513E2D">
        <w:rPr>
          <w:noProof/>
        </w:rPr>
        <w:t>216</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2" w:name="_Ref435438582"/>
      <w:r w:rsidRPr="00AB1781">
        <w:t>K</w:t>
      </w:r>
      <w:r>
        <w:t>athisma 10</w:t>
      </w:r>
      <w:bookmarkEnd w:id="27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77"/>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8"/>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79"/>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lastRenderedPageBreak/>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80"/>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81"/>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82"/>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83"/>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lastRenderedPageBreak/>
        <w:t xml:space="preserve">4 He will do justice </w:t>
      </w:r>
      <w:r w:rsidR="00733705">
        <w:t>for</w:t>
      </w:r>
      <w:r w:rsidR="00733705">
        <w:rPr>
          <w:rStyle w:val="FootnoteReference"/>
        </w:rPr>
        <w:footnoteReference w:id="384"/>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85"/>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86"/>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87"/>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8"/>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89"/>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90"/>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lastRenderedPageBreak/>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91"/>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92"/>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93"/>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94"/>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95"/>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lastRenderedPageBreak/>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96"/>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lastRenderedPageBreak/>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97"/>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8"/>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99"/>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400"/>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1"/>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lastRenderedPageBreak/>
        <w:t xml:space="preserve">2 Remember </w:t>
      </w:r>
      <w:r w:rsidR="00E570CB">
        <w:t>Your</w:t>
      </w:r>
      <w:r w:rsidRPr="00AB1781">
        <w:t xml:space="preserve"> </w:t>
      </w:r>
      <w:r w:rsidR="004B0577">
        <w:t>congregation</w:t>
      </w:r>
      <w:r w:rsidRPr="00AB1781">
        <w:rPr>
          <w:rStyle w:val="FootnoteReference"/>
        </w:rPr>
        <w:footnoteReference w:id="40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403"/>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404"/>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405"/>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lastRenderedPageBreak/>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406"/>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407"/>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8"/>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09"/>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lastRenderedPageBreak/>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10"/>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11"/>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12"/>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13"/>
      </w:r>
      <w:r w:rsidRPr="00AB1781">
        <w:t xml:space="preserve"> </w:t>
      </w:r>
      <w:r w:rsidRPr="00AB1781">
        <w:rPr>
          <w:i/>
        </w:rPr>
        <w:t>(Pause)</w:t>
      </w:r>
    </w:p>
    <w:p w14:paraId="2B4CE2FF" w14:textId="3E266809"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14"/>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15"/>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16"/>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lastRenderedPageBreak/>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17"/>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lastRenderedPageBreak/>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8"/>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19"/>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20"/>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21"/>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3" w:name="_Ref435438587"/>
      <w:r w:rsidRPr="00AB1781">
        <w:t>K</w:t>
      </w:r>
      <w:r>
        <w:t>athisma</w:t>
      </w:r>
      <w:r w:rsidRPr="00AB1781">
        <w:t xml:space="preserve"> 1</w:t>
      </w:r>
      <w:r>
        <w:t>1</w:t>
      </w:r>
      <w:bookmarkEnd w:id="27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2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2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2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lastRenderedPageBreak/>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2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26"/>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27"/>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lastRenderedPageBreak/>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8"/>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lastRenderedPageBreak/>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lastRenderedPageBreak/>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29"/>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30"/>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lastRenderedPageBreak/>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31"/>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lastRenderedPageBreak/>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2"/>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33"/>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34"/>
      </w:r>
      <w:r>
        <w:t xml:space="preserve">, </w:t>
      </w:r>
      <w:r w:rsidR="006B0A9B">
        <w:t>manifest Yourself</w:t>
      </w:r>
      <w:r w:rsidR="006B0A9B">
        <w:rPr>
          <w:rStyle w:val="FootnoteReference"/>
        </w:rPr>
        <w:footnoteReference w:id="435"/>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36"/>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37"/>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lastRenderedPageBreak/>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8"/>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lastRenderedPageBreak/>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39"/>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40"/>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41"/>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lastRenderedPageBreak/>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42"/>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43"/>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44"/>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45"/>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lastRenderedPageBreak/>
        <w:t>8 Arise, O God, judge the earth,</w:t>
      </w:r>
      <w:r w:rsidR="004A51E7" w:rsidRPr="00AB1781">
        <w:rPr>
          <w:rStyle w:val="FootnoteReference"/>
        </w:rPr>
        <w:footnoteReference w:id="446"/>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lastRenderedPageBreak/>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31D66E" w:rsidR="00F14AA6" w:rsidRDefault="00F14AA6" w:rsidP="00A93CE8">
      <w:pPr>
        <w:pStyle w:val="Rubric"/>
      </w:pPr>
      <w:r>
        <w:fldChar w:fldCharType="begin"/>
      </w:r>
      <w:r>
        <w:instrText xml:space="preserve"> REF _Ref434576249 \h </w:instrText>
      </w:r>
      <w:r>
        <w:fldChar w:fldCharType="separate"/>
      </w:r>
      <w:r w:rsidR="00513E2D">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13E2D">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47"/>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lastRenderedPageBreak/>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8"/>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49"/>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50"/>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215043DE"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513E2D">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513E2D">
        <w:t>Psalm</w:t>
      </w:r>
      <w:r w:rsidR="00513E2D" w:rsidRPr="00AB1781">
        <w:t xml:space="preserve"> 84</w:t>
      </w:r>
      <w:r w:rsidR="00513E2D">
        <w:t>:” O Lord, You were pleased with Your land”</w:t>
      </w:r>
      <w:r>
        <w:fldChar w:fldCharType="end"/>
      </w:r>
      <w:r>
        <w:t xml:space="preserve">, page </w:t>
      </w:r>
      <w:r>
        <w:fldChar w:fldCharType="begin"/>
      </w:r>
      <w:r>
        <w:instrText xml:space="preserve"> PAGEREF _Ref412111302 \h </w:instrText>
      </w:r>
      <w:r>
        <w:fldChar w:fldCharType="separate"/>
      </w:r>
      <w:r w:rsidR="00513E2D">
        <w:rPr>
          <w:noProof/>
        </w:rPr>
        <w:t>214</w:t>
      </w:r>
      <w:r>
        <w:fldChar w:fldCharType="end"/>
      </w:r>
      <w:r>
        <w:t>.</w:t>
      </w:r>
    </w:p>
    <w:p w14:paraId="2EFF1703" w14:textId="35323D47" w:rsidR="004A51E7" w:rsidRPr="00AB1781" w:rsidRDefault="00A93CE8" w:rsidP="00BF0205">
      <w:pPr>
        <w:pStyle w:val="Heading4"/>
      </w:pPr>
      <w:bookmarkStart w:id="275"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36E638D" w:rsidR="00F14AA6" w:rsidRDefault="00F14AA6" w:rsidP="00A93CE8">
      <w:pPr>
        <w:pStyle w:val="Rubric"/>
      </w:pPr>
      <w:r>
        <w:fldChar w:fldCharType="begin"/>
      </w:r>
      <w:r>
        <w:instrText xml:space="preserve"> REF _Ref434576249 \h </w:instrText>
      </w:r>
      <w:r>
        <w:fldChar w:fldCharType="separate"/>
      </w:r>
      <w:r w:rsidR="00513E2D">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13E2D">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lastRenderedPageBreak/>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51"/>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52"/>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53"/>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54"/>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6B9BD10" w:rsidR="00B35B25" w:rsidRDefault="00B35B25" w:rsidP="00B35B25">
      <w:pPr>
        <w:pStyle w:val="Rubric"/>
      </w:pPr>
      <w:r>
        <w:t xml:space="preserve">Alleluia. </w:t>
      </w:r>
      <w:r>
        <w:fldChar w:fldCharType="begin"/>
      </w:r>
      <w:r>
        <w:instrText xml:space="preserve"> REF _Ref434576249 \h </w:instrText>
      </w:r>
      <w:r>
        <w:fldChar w:fldCharType="separate"/>
      </w:r>
      <w:r w:rsidR="00513E2D">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513E2D">
        <w:t>Psalm</w:t>
      </w:r>
      <w:r w:rsidR="00513E2D" w:rsidRPr="00AB1781">
        <w:t xml:space="preserve"> 85</w:t>
      </w:r>
      <w:r w:rsidR="00513E2D">
        <w:t>: “Incline Your ear, O Lord, and hear me”</w:t>
      </w:r>
      <w:r>
        <w:fldChar w:fldCharType="end"/>
      </w:r>
      <w:r>
        <w:t xml:space="preserve">, page </w:t>
      </w:r>
      <w:r>
        <w:fldChar w:fldCharType="begin"/>
      </w:r>
      <w:r>
        <w:instrText xml:space="preserve"> PAGEREF _Ref412026212 \h </w:instrText>
      </w:r>
      <w:r>
        <w:fldChar w:fldCharType="separate"/>
      </w:r>
      <w:r w:rsidR="00513E2D">
        <w:rPr>
          <w:noProof/>
        </w:rPr>
        <w:t>216</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6" w:name="_Ref435990025"/>
      <w:r>
        <w:lastRenderedPageBreak/>
        <w:t>Kathisma 12</w:t>
      </w:r>
      <w:bookmarkEnd w:id="276"/>
    </w:p>
    <w:p w14:paraId="3C923651" w14:textId="0BCFC39C" w:rsidR="00935D4B" w:rsidRPr="00AB1781" w:rsidRDefault="00935D4B" w:rsidP="00BF0205">
      <w:pPr>
        <w:pStyle w:val="Heading4"/>
      </w:pPr>
      <w:bookmarkStart w:id="27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0F83558" w:rsidR="00F14AA6" w:rsidRDefault="00F14AA6" w:rsidP="00935D4B">
      <w:pPr>
        <w:pStyle w:val="Rubric"/>
      </w:pPr>
      <w:r>
        <w:fldChar w:fldCharType="begin"/>
      </w:r>
      <w:r>
        <w:instrText xml:space="preserve"> REF _Ref434576249 \h </w:instrText>
      </w:r>
      <w:r>
        <w:fldChar w:fldCharType="separate"/>
      </w:r>
      <w:r w:rsidR="00513E2D">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13E2D">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13E2D">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13E2D">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513E2D">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513E2D">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55"/>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56"/>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57"/>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8"/>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59"/>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lastRenderedPageBreak/>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60"/>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61"/>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62"/>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63"/>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7C8FE37C" w:rsidR="00B35B25" w:rsidRPr="00935D4B" w:rsidRDefault="00B35B25" w:rsidP="00E611C7">
      <w:pPr>
        <w:pStyle w:val="Rubric"/>
      </w:pPr>
      <w:r>
        <w:fldChar w:fldCharType="begin"/>
      </w:r>
      <w:r>
        <w:instrText xml:space="preserve"> REF _Ref434576249 \h </w:instrText>
      </w:r>
      <w:r>
        <w:fldChar w:fldCharType="separate"/>
      </w:r>
      <w:r w:rsidR="00513E2D">
        <w:rPr>
          <w:lang w:val="en-GB"/>
        </w:rPr>
        <w:t>The Psalms of Noon (The Sixth Hour)</w:t>
      </w:r>
      <w:r>
        <w:fldChar w:fldCharType="end"/>
      </w:r>
      <w:r>
        <w:t xml:space="preserve"> </w:t>
      </w:r>
      <w:r>
        <w:fldChar w:fldCharType="begin"/>
      </w:r>
      <w:r>
        <w:instrText xml:space="preserve"> REF _Ref412111328 \h </w:instrText>
      </w:r>
      <w:r>
        <w:fldChar w:fldCharType="separate"/>
      </w:r>
      <w:r w:rsidR="00513E2D">
        <w:t>Psalm</w:t>
      </w:r>
      <w:r w:rsidR="00513E2D" w:rsidRPr="00AB1781">
        <w:t xml:space="preserve"> 86</w:t>
      </w:r>
      <w:r w:rsidR="00513E2D">
        <w:t>: “His foundations are on the holy mountains”</w:t>
      </w:r>
      <w:r>
        <w:fldChar w:fldCharType="end"/>
      </w:r>
      <w:r>
        <w:t xml:space="preserve">, page </w:t>
      </w:r>
      <w:r>
        <w:fldChar w:fldCharType="begin"/>
      </w:r>
      <w:r>
        <w:instrText xml:space="preserve"> PAGEREF _Ref412111328 \h </w:instrText>
      </w:r>
      <w:r>
        <w:fldChar w:fldCharType="separate"/>
      </w:r>
      <w:r w:rsidR="00513E2D">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13E2D">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513E2D">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513E2D">
        <w:t>Psalm</w:t>
      </w:r>
      <w:r w:rsidR="00513E2D" w:rsidRPr="00AB1781">
        <w:t xml:space="preserve"> 90</w:t>
      </w:r>
      <w:r w:rsidR="00513E2D">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513E2D">
        <w:rPr>
          <w:noProof/>
        </w:rPr>
        <w:t>225</w:t>
      </w:r>
      <w:r w:rsidR="00E611C7">
        <w:fldChar w:fldCharType="end"/>
      </w:r>
      <w:r w:rsidR="00E611C7">
        <w:t>.</w:t>
      </w:r>
    </w:p>
    <w:p w14:paraId="45920DE7" w14:textId="6372A487" w:rsidR="00935D4B" w:rsidRPr="00AB1781" w:rsidRDefault="00935D4B" w:rsidP="00BF0205">
      <w:pPr>
        <w:pStyle w:val="Heading4"/>
      </w:pPr>
      <w:bookmarkStart w:id="278" w:name="_Ref412111328"/>
      <w:r>
        <w:t>Psalm</w:t>
      </w:r>
      <w:r w:rsidRPr="00AB1781">
        <w:t xml:space="preserve"> 86</w:t>
      </w:r>
      <w:r>
        <w:t xml:space="preserve">: </w:t>
      </w:r>
      <w:r w:rsidR="007D2678">
        <w:t>“</w:t>
      </w:r>
      <w:r>
        <w:t>His foundations are on the holy mountain</w:t>
      </w:r>
      <w:r w:rsidR="005453DF">
        <w:t>s”</w:t>
      </w:r>
      <w:bookmarkEnd w:id="2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5BA6425" w:rsidR="00F14AA6" w:rsidRDefault="00F14AA6" w:rsidP="00935D4B">
      <w:pPr>
        <w:pStyle w:val="Rubric"/>
      </w:pPr>
      <w:r>
        <w:fldChar w:fldCharType="begin"/>
      </w:r>
      <w:r>
        <w:instrText xml:space="preserve"> REF _Ref434576249 \h </w:instrText>
      </w:r>
      <w:r>
        <w:fldChar w:fldCharType="separate"/>
      </w:r>
      <w:r w:rsidR="00513E2D">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13E2D">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464"/>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65"/>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66"/>
      </w:r>
    </w:p>
    <w:p w14:paraId="41ECC6AA" w14:textId="04147FD6" w:rsidR="00935D4B" w:rsidRPr="00AB1781" w:rsidRDefault="00ED7AD3" w:rsidP="00935D4B">
      <w:pPr>
        <w:pStyle w:val="EnglishHangNoCoptic"/>
      </w:pPr>
      <w:r>
        <w:tab/>
        <w:t>and, “a man was born in her,”</w:t>
      </w:r>
      <w:r>
        <w:rPr>
          <w:rStyle w:val="FootnoteReference"/>
        </w:rPr>
        <w:footnoteReference w:id="467"/>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8"/>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69"/>
      </w:r>
    </w:p>
    <w:p w14:paraId="238BF1CD" w14:textId="01BC433C"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513E2D">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513E2D">
        <w:t>Psalm</w:t>
      </w:r>
      <w:r w:rsidR="00513E2D" w:rsidRPr="00AB1781">
        <w:t xml:space="preserve"> 90</w:t>
      </w:r>
      <w:r w:rsidR="00513E2D">
        <w:t>: “He who dwells in the help of the Most High”</w:t>
      </w:r>
      <w:r>
        <w:fldChar w:fldCharType="end"/>
      </w:r>
      <w:r>
        <w:t xml:space="preserve">, page </w:t>
      </w:r>
      <w:r>
        <w:fldChar w:fldCharType="begin"/>
      </w:r>
      <w:r>
        <w:instrText xml:space="preserve"> PAGEREF _Ref412026283 \h </w:instrText>
      </w:r>
      <w:r>
        <w:fldChar w:fldCharType="separate"/>
      </w:r>
      <w:r w:rsidR="00513E2D">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70"/>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71"/>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72"/>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73"/>
      </w:r>
      <w:r>
        <w:t xml:space="preserve"> confess</w:t>
      </w:r>
      <w:r w:rsidR="00F06A9C">
        <w:rPr>
          <w:rStyle w:val="FootnoteReference"/>
        </w:rPr>
        <w:footnoteReference w:id="474"/>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75"/>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6"/>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77"/>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8"/>
      </w:r>
      <w:r w:rsidRPr="00AB1781">
        <w:t xml:space="preserve"> </w:t>
      </w:r>
      <w:r w:rsidR="006D6CF8">
        <w:t>forever</w:t>
      </w:r>
      <w:r w:rsidR="006D6CF8">
        <w:rPr>
          <w:rStyle w:val="FootnoteReference"/>
        </w:rPr>
        <w:footnoteReference w:id="479"/>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80"/>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81"/>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8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83"/>
      </w:r>
      <w:r w:rsidRPr="00AB1781">
        <w:t xml:space="preserve"> all those around Him.</w:t>
      </w:r>
    </w:p>
    <w:p w14:paraId="1D5F9D24" w14:textId="77777777" w:rsidR="00935D4B" w:rsidRPr="00AB1781" w:rsidRDefault="00935D4B" w:rsidP="00935D4B">
      <w:pPr>
        <w:pStyle w:val="EnglishHangNoCoptic"/>
      </w:pPr>
      <w:r w:rsidRPr="00AB1781">
        <w:lastRenderedPageBreak/>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84"/>
      </w:r>
      <w:r w:rsidR="001626CD">
        <w:t xml:space="preserve"> </w:t>
      </w:r>
      <w:r w:rsidRPr="00AB1781">
        <w:t>and the sea</w:t>
      </w:r>
      <w:r w:rsidR="001626CD">
        <w:t>s;</w:t>
      </w:r>
      <w:r w:rsidRPr="00AB1781">
        <w:rPr>
          <w:rStyle w:val="FootnoteReference"/>
        </w:rPr>
        <w:footnoteReference w:id="485"/>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86"/>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87"/>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8"/>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89"/>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lastRenderedPageBreak/>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90"/>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91"/>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92"/>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93"/>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94"/>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95"/>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96"/>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97"/>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8"/>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99"/>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500"/>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501"/>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lastRenderedPageBreak/>
        <w:t xml:space="preserve">7 For we </w:t>
      </w:r>
      <w:r w:rsidR="006236CC">
        <w:t>perished</w:t>
      </w:r>
      <w:r w:rsidR="006236CC">
        <w:rPr>
          <w:rStyle w:val="FootnoteReference"/>
        </w:rPr>
        <w:footnoteReference w:id="502"/>
      </w:r>
      <w:r w:rsidRPr="00AB1781">
        <w:t xml:space="preserve"> in </w:t>
      </w:r>
      <w:r w:rsidR="00E570CB">
        <w:t>Your</w:t>
      </w:r>
      <w:r w:rsidRPr="00AB1781">
        <w:t xml:space="preserve"> wrath,</w:t>
      </w:r>
      <w:r w:rsidRPr="00AB1781">
        <w:rPr>
          <w:rStyle w:val="FootnoteReference"/>
        </w:rPr>
        <w:footnoteReference w:id="503"/>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504"/>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505"/>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9" w:name="_Ref412026283"/>
      <w:r>
        <w:t>Psalm</w:t>
      </w:r>
      <w:r w:rsidRPr="00AB1781">
        <w:t xml:space="preserve"> 90</w:t>
      </w:r>
      <w:r>
        <w:t xml:space="preserve">: </w:t>
      </w:r>
      <w:r w:rsidR="007D2678">
        <w:t>“</w:t>
      </w:r>
      <w:r>
        <w:t>He who dwells in the help of the Most Hig</w:t>
      </w:r>
      <w:r w:rsidR="00F017CA">
        <w:t>h”</w:t>
      </w:r>
      <w:bookmarkEnd w:id="2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Colloquy: Security of the Divine Protection</w:t>
      </w:r>
    </w:p>
    <w:p w14:paraId="1A626CA9" w14:textId="486A3716" w:rsidR="00F14AA6" w:rsidRDefault="00F14AA6" w:rsidP="00935D4B">
      <w:pPr>
        <w:pStyle w:val="Rubric"/>
      </w:pPr>
      <w:r>
        <w:fldChar w:fldCharType="begin"/>
      </w:r>
      <w:r>
        <w:instrText xml:space="preserve"> REF _Ref434576249 \h </w:instrText>
      </w:r>
      <w:r>
        <w:fldChar w:fldCharType="separate"/>
      </w:r>
      <w:r w:rsidR="00513E2D">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13E2D">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13E2D">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13E2D">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513E2D">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513E2D">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506"/>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507"/>
      </w:r>
    </w:p>
    <w:p w14:paraId="1B23CA1F" w14:textId="4FF9F69D" w:rsidR="00935D4B" w:rsidRPr="00AB1781" w:rsidRDefault="00935D4B" w:rsidP="00935D4B">
      <w:pPr>
        <w:pStyle w:val="EnglishHangNoCoptic"/>
      </w:pPr>
      <w:r w:rsidRPr="00AB1781">
        <w:lastRenderedPageBreak/>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8"/>
      </w:r>
      <w:r w:rsidR="00DB082B">
        <w:t xml:space="preserve"> </w:t>
      </w:r>
      <w:r w:rsidRPr="00AB1781">
        <w:t>the lion and the dragon</w:t>
      </w:r>
      <w:r w:rsidRPr="00AB1781">
        <w:rPr>
          <w:rStyle w:val="FootnoteReference"/>
        </w:rPr>
        <w:footnoteReference w:id="509"/>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907000C" w:rsidR="00935D4B" w:rsidRPr="00AB1781" w:rsidRDefault="00935D4B" w:rsidP="00423B80">
      <w:pPr>
        <w:pStyle w:val="EnglishHangEndNoCoptic"/>
      </w:pPr>
      <w:r w:rsidRPr="00AB1781">
        <w:tab/>
        <w:t>I will protec</w:t>
      </w:r>
      <w:r w:rsidR="00DB082B">
        <w:t xml:space="preserve">t him, because he </w:t>
      </w:r>
      <w:r w:rsidR="00423B80">
        <w:t>has known</w:t>
      </w:r>
      <w:r w:rsidR="00DB082B">
        <w:t xml:space="preserve">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22E32128" w:rsidR="00B35B25" w:rsidRDefault="00B35B25" w:rsidP="00E611C7">
      <w:pPr>
        <w:pStyle w:val="Rubric"/>
      </w:pPr>
      <w:r>
        <w:t xml:space="preserve">Alleluia. </w:t>
      </w:r>
      <w:r>
        <w:fldChar w:fldCharType="begin"/>
      </w:r>
      <w:r>
        <w:instrText xml:space="preserve"> REF _Ref434576249 \h </w:instrText>
      </w:r>
      <w:r>
        <w:fldChar w:fldCharType="separate"/>
      </w:r>
      <w:r w:rsidR="00513E2D">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513E2D">
        <w:t>Psalm</w:t>
      </w:r>
      <w:r w:rsidR="00513E2D" w:rsidRPr="00AB1781">
        <w:t xml:space="preserve"> 92</w:t>
      </w:r>
      <w:r w:rsidR="00513E2D">
        <w:t>: “The Lord is reigns, He is robed in majesty”</w:t>
      </w:r>
      <w:r>
        <w:fldChar w:fldCharType="end"/>
      </w:r>
      <w:r>
        <w:t xml:space="preserve">, page </w:t>
      </w:r>
      <w:r>
        <w:fldChar w:fldCharType="begin"/>
      </w:r>
      <w:r>
        <w:instrText xml:space="preserve"> PAGEREF _Ref412111374 \h </w:instrText>
      </w:r>
      <w:r>
        <w:fldChar w:fldCharType="separate"/>
      </w:r>
      <w:r w:rsidR="00513E2D">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13E2D">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513E2D">
        <w:t>Psalm</w:t>
      </w:r>
      <w:r w:rsidR="00513E2D" w:rsidRPr="00AB1781">
        <w:t xml:space="preserve"> 96</w:t>
      </w:r>
      <w:r w:rsidR="00513E2D">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513E2D">
        <w:rPr>
          <w:noProof/>
        </w:rPr>
        <w:t>234</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513E2D">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513E2D">
        <w:t>Psalm</w:t>
      </w:r>
      <w:r w:rsidR="00513E2D" w:rsidRPr="00AB1781">
        <w:t xml:space="preserve"> 116</w:t>
      </w:r>
      <w:r w:rsidR="00513E2D">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513E2D">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80" w:name="_Ref435438606"/>
      <w:r w:rsidRPr="00AB1781">
        <w:t>K</w:t>
      </w:r>
      <w:r>
        <w:t>athisma</w:t>
      </w:r>
      <w:r w:rsidRPr="00AB1781">
        <w:t xml:space="preserve"> 1</w:t>
      </w:r>
      <w:r>
        <w:t>3</w:t>
      </w:r>
      <w:bookmarkEnd w:id="28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10"/>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11"/>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lastRenderedPageBreak/>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12"/>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13"/>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14"/>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15"/>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16"/>
      </w:r>
      <w:r w:rsidRPr="00AB1781">
        <w:t xml:space="preserve"> in a ripe</w:t>
      </w:r>
      <w:r w:rsidR="00325B16">
        <w:rPr>
          <w:rStyle w:val="FootnoteReference"/>
        </w:rPr>
        <w:footnoteReference w:id="517"/>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1" w:name="_Ref412111374"/>
      <w:r>
        <w:t>Psalm</w:t>
      </w:r>
      <w:r w:rsidRPr="00AB1781">
        <w:t xml:space="preserve"> 92</w:t>
      </w:r>
      <w:r>
        <w:t xml:space="preserve">: </w:t>
      </w:r>
      <w:r w:rsidR="007D2678">
        <w:t>“The Lord is reigns</w:t>
      </w:r>
      <w:r>
        <w:t xml:space="preserve">, He is robed in </w:t>
      </w:r>
      <w:r w:rsidR="007D2678">
        <w:t>majesty”</w:t>
      </w:r>
      <w:bookmarkEnd w:id="2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8"/>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FEC938C" w:rsidR="00F14AA6" w:rsidRDefault="00F14AA6" w:rsidP="008016CF">
      <w:pPr>
        <w:pStyle w:val="Rubric"/>
      </w:pPr>
      <w:r>
        <w:fldChar w:fldCharType="begin"/>
      </w:r>
      <w:r>
        <w:instrText xml:space="preserve"> REF _Ref434576249 \h </w:instrText>
      </w:r>
      <w:r>
        <w:fldChar w:fldCharType="separate"/>
      </w:r>
      <w:r w:rsidR="00513E2D">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13E2D">
        <w:rPr>
          <w:noProof/>
        </w:rPr>
        <w:t>70</w:t>
      </w:r>
      <w:r>
        <w:fldChar w:fldCharType="end"/>
      </w:r>
      <w:r>
        <w:t>. Reserved for the Presbyter, if present.</w:t>
      </w:r>
    </w:p>
    <w:p w14:paraId="0F74A672" w14:textId="7974D1F2" w:rsidR="008016CF" w:rsidRPr="00AB1781" w:rsidRDefault="008016CF" w:rsidP="008016CF">
      <w:pPr>
        <w:pStyle w:val="Rubric"/>
      </w:pPr>
      <w:r w:rsidRPr="00AB1781">
        <w:lastRenderedPageBreak/>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19"/>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20"/>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21"/>
      </w:r>
      <w:r w:rsidRPr="00AB1781">
        <w:t>.</w:t>
      </w:r>
    </w:p>
    <w:p w14:paraId="4C593705" w14:textId="763CC7DD"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513E2D">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lastRenderedPageBreak/>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lastRenderedPageBreak/>
        <w:t xml:space="preserve">20 Can </w:t>
      </w:r>
      <w:r w:rsidR="003E7D85">
        <w:t>wicked</w:t>
      </w:r>
      <w:r w:rsidR="003E7D85">
        <w:rPr>
          <w:rStyle w:val="FootnoteReference"/>
        </w:rPr>
        <w:footnoteReference w:id="525"/>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26"/>
      </w:r>
      <w:r w:rsidRPr="00AB1781">
        <w:t xml:space="preserve"> with </w:t>
      </w:r>
      <w:r w:rsidR="00B513C1">
        <w:t>confession</w:t>
      </w:r>
      <w:r w:rsidR="000470D3">
        <w:rPr>
          <w:rStyle w:val="FootnoteReference"/>
        </w:rPr>
        <w:footnoteReference w:id="527"/>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8"/>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529"/>
      </w:r>
      <w:r w:rsidRPr="00AB1781">
        <w:t xml:space="preserve"> and fall down</w:t>
      </w:r>
      <w:r w:rsidR="002A2713">
        <w:rPr>
          <w:rStyle w:val="FootnoteReference"/>
        </w:rPr>
        <w:footnoteReference w:id="530"/>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31"/>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32"/>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33"/>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34"/>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35"/>
      </w:r>
    </w:p>
    <w:p w14:paraId="0D54EE54" w14:textId="754B1C97" w:rsidR="008016CF" w:rsidRPr="00AB1781" w:rsidRDefault="008016CF" w:rsidP="00BF0205">
      <w:pPr>
        <w:pStyle w:val="Heading4"/>
      </w:pPr>
      <w:bookmarkStart w:id="28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09EF2463" w:rsidR="00F14AA6" w:rsidRDefault="00F14AA6" w:rsidP="008016CF">
      <w:pPr>
        <w:pStyle w:val="Rubric"/>
      </w:pPr>
      <w:r>
        <w:fldChar w:fldCharType="begin"/>
      </w:r>
      <w:r>
        <w:instrText xml:space="preserve"> REF _Ref434576482 \h </w:instrText>
      </w:r>
      <w:r>
        <w:fldChar w:fldCharType="separate"/>
      </w:r>
      <w:r w:rsidR="00513E2D">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13E2D">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lastRenderedPageBreak/>
        <w:t>5 f</w:t>
      </w:r>
      <w:r w:rsidR="008016CF" w:rsidRPr="00AB1781">
        <w:t>or all the</w:t>
      </w:r>
      <w:r>
        <w:t xml:space="preserve"> gods of the nations are demons,</w:t>
      </w:r>
      <w:r w:rsidR="008016CF" w:rsidRPr="00AB1781">
        <w:rPr>
          <w:rStyle w:val="FootnoteReference"/>
        </w:rPr>
        <w:footnoteReference w:id="536"/>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37"/>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8"/>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39"/>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40"/>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41"/>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42"/>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43"/>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44"/>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45"/>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4D1E2F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513E2D">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513E2D">
        <w:t>Psalm</w:t>
      </w:r>
      <w:r w:rsidR="00513E2D" w:rsidRPr="00AB1781">
        <w:t xml:space="preserve"> 96</w:t>
      </w:r>
      <w:r w:rsidR="00513E2D">
        <w:t>: “The Lord reigns, let the earth rejoice”</w:t>
      </w:r>
      <w:r>
        <w:fldChar w:fldCharType="end"/>
      </w:r>
      <w:r>
        <w:t xml:space="preserve">, page </w:t>
      </w:r>
      <w:r>
        <w:fldChar w:fldCharType="begin"/>
      </w:r>
      <w:r>
        <w:instrText xml:space="preserve"> PAGEREF _Ref412026313 \h </w:instrText>
      </w:r>
      <w:r>
        <w:fldChar w:fldCharType="separate"/>
      </w:r>
      <w:r w:rsidR="00513E2D">
        <w:rPr>
          <w:noProof/>
        </w:rPr>
        <w:t>234</w:t>
      </w:r>
      <w:r>
        <w:fldChar w:fldCharType="end"/>
      </w:r>
      <w:r>
        <w:t>.</w:t>
      </w:r>
    </w:p>
    <w:p w14:paraId="27826D3E" w14:textId="51F45D77" w:rsidR="008016CF" w:rsidRPr="00AB1781" w:rsidRDefault="00A0015F" w:rsidP="00BF0205">
      <w:pPr>
        <w:pStyle w:val="Heading4"/>
      </w:pPr>
      <w:bookmarkStart w:id="283"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56D83283" w:rsidR="00F14AA6" w:rsidRDefault="00F14AA6" w:rsidP="00A0015F">
      <w:pPr>
        <w:pStyle w:val="Rubric"/>
      </w:pPr>
      <w:r>
        <w:fldChar w:fldCharType="begin"/>
      </w:r>
      <w:r>
        <w:instrText xml:space="preserve"> REF _Ref434576482 \h </w:instrText>
      </w:r>
      <w:r>
        <w:fldChar w:fldCharType="separate"/>
      </w:r>
      <w:r w:rsidR="00513E2D">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13E2D">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13E2D">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13E2D">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46"/>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47"/>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8"/>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49"/>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50"/>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lastRenderedPageBreak/>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51"/>
      </w:r>
      <w:r w:rsidRPr="00AB1781">
        <w:t xml:space="preserve"> at the remembrance of His holiness.</w:t>
      </w:r>
    </w:p>
    <w:p w14:paraId="087C431E" w14:textId="4A0C8F80" w:rsidR="00B35B25" w:rsidRDefault="00B35B25" w:rsidP="00E611C7">
      <w:pPr>
        <w:pStyle w:val="Rubric"/>
      </w:pPr>
      <w:r>
        <w:t xml:space="preserve">Alleluia. </w:t>
      </w:r>
      <w:r>
        <w:fldChar w:fldCharType="begin"/>
      </w:r>
      <w:r>
        <w:instrText xml:space="preserve"> REF _Ref434576249 \h </w:instrText>
      </w:r>
      <w:r>
        <w:fldChar w:fldCharType="separate"/>
      </w:r>
      <w:r w:rsidR="00513E2D">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513E2D">
        <w:t>Psalm</w:t>
      </w:r>
      <w:r w:rsidR="00513E2D" w:rsidRPr="00AB1781">
        <w:t xml:space="preserve"> 97</w:t>
      </w:r>
      <w:r w:rsidR="00513E2D">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513E2D">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13E2D">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513E2D">
        <w:t>Psalm</w:t>
      </w:r>
      <w:r w:rsidR="00513E2D" w:rsidRPr="00AB1781">
        <w:t xml:space="preserve"> 109</w:t>
      </w:r>
      <w:r w:rsidR="00513E2D">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513E2D">
        <w:rPr>
          <w:noProof/>
        </w:rPr>
        <w:t>260</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DFB4641" w:rsidR="00F14AA6" w:rsidRDefault="00F14AA6" w:rsidP="00A0015F">
      <w:pPr>
        <w:pStyle w:val="Rubric"/>
      </w:pPr>
      <w:r>
        <w:fldChar w:fldCharType="begin"/>
      </w:r>
      <w:r>
        <w:instrText xml:space="preserve"> REF _Ref434576482 \h </w:instrText>
      </w:r>
      <w:r>
        <w:fldChar w:fldCharType="separate"/>
      </w:r>
      <w:r w:rsidR="00513E2D">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13E2D">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52"/>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79D17A06"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513E2D">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513E2D">
        <w:t>Psalm</w:t>
      </w:r>
      <w:r w:rsidR="00513E2D" w:rsidRPr="00AB1781">
        <w:t xml:space="preserve"> 98</w:t>
      </w:r>
      <w:r w:rsidR="00513E2D">
        <w:t>: “The Lord reigns, let the peoples rage”</w:t>
      </w:r>
      <w:r>
        <w:fldChar w:fldCharType="end"/>
      </w:r>
      <w:r>
        <w:t xml:space="preserve">, page </w:t>
      </w:r>
      <w:r>
        <w:fldChar w:fldCharType="begin"/>
      </w:r>
      <w:r>
        <w:instrText xml:space="preserve"> PAGEREF _Ref412111731 \h </w:instrText>
      </w:r>
      <w:r>
        <w:fldChar w:fldCharType="separate"/>
      </w:r>
      <w:r w:rsidR="00513E2D">
        <w:rPr>
          <w:noProof/>
        </w:rPr>
        <w:t>236</w:t>
      </w:r>
      <w:r>
        <w:fldChar w:fldCharType="end"/>
      </w:r>
      <w:r>
        <w:t>.</w:t>
      </w:r>
    </w:p>
    <w:p w14:paraId="45190D05" w14:textId="5690E2E2" w:rsidR="008016CF" w:rsidRPr="00A0015F" w:rsidRDefault="00A0015F" w:rsidP="00BF0205">
      <w:pPr>
        <w:pStyle w:val="Heading4"/>
      </w:pPr>
      <w:bookmarkStart w:id="285" w:name="_Ref412111731"/>
      <w:r>
        <w:t>Psalm</w:t>
      </w:r>
      <w:r w:rsidR="008016CF" w:rsidRPr="00AB1781">
        <w:t xml:space="preserve"> 98</w:t>
      </w:r>
      <w:r>
        <w:t xml:space="preserve">: </w:t>
      </w:r>
      <w:r w:rsidR="007D2678">
        <w:t>“The Lord reigns</w:t>
      </w:r>
      <w:r>
        <w:t>, let the peoples rag</w:t>
      </w:r>
      <w:r w:rsidR="007D2678">
        <w:t>e”</w:t>
      </w:r>
      <w:bookmarkEnd w:id="2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E938A62" w:rsidR="00F14AA6" w:rsidRDefault="00F14AA6" w:rsidP="00A0015F">
      <w:pPr>
        <w:pStyle w:val="Rubric"/>
      </w:pPr>
      <w:r>
        <w:fldChar w:fldCharType="begin"/>
      </w:r>
      <w:r>
        <w:instrText xml:space="preserve"> REF _Ref434576482 \h </w:instrText>
      </w:r>
      <w:r>
        <w:fldChar w:fldCharType="separate"/>
      </w:r>
      <w:r w:rsidR="00513E2D">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13E2D">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53"/>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54"/>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55"/>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56"/>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57"/>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8"/>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7D170B1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513E2D">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513E2D">
        <w:t>Psalm</w:t>
      </w:r>
      <w:r w:rsidR="00513E2D" w:rsidRPr="00AB1781">
        <w:t xml:space="preserve"> 99</w:t>
      </w:r>
      <w:r w:rsidR="00513E2D">
        <w:t>: “Shout for joy to the Lord, all the earth”</w:t>
      </w:r>
      <w:r>
        <w:fldChar w:fldCharType="end"/>
      </w:r>
      <w:r>
        <w:t xml:space="preserve">, page </w:t>
      </w:r>
      <w:r>
        <w:fldChar w:fldCharType="begin"/>
      </w:r>
      <w:r>
        <w:instrText xml:space="preserve"> PAGEREF _Ref412111741 \h </w:instrText>
      </w:r>
      <w:r>
        <w:fldChar w:fldCharType="separate"/>
      </w:r>
      <w:r w:rsidR="00513E2D">
        <w:rPr>
          <w:noProof/>
        </w:rPr>
        <w:t>237</w:t>
      </w:r>
      <w:r>
        <w:fldChar w:fldCharType="end"/>
      </w:r>
      <w:r>
        <w:t>.</w:t>
      </w:r>
    </w:p>
    <w:p w14:paraId="03F16376" w14:textId="0C4C7F9B" w:rsidR="008016CF" w:rsidRPr="00A0015F" w:rsidRDefault="00A0015F" w:rsidP="00BF0205">
      <w:pPr>
        <w:pStyle w:val="Heading4"/>
      </w:pPr>
      <w:bookmarkStart w:id="286" w:name="_Ref412111741"/>
      <w:r>
        <w:t>Psalm</w:t>
      </w:r>
      <w:r w:rsidR="008016CF" w:rsidRPr="00AB1781">
        <w:t xml:space="preserve"> 99</w:t>
      </w:r>
      <w:r>
        <w:t xml:space="preserve">: </w:t>
      </w:r>
      <w:r w:rsidR="007D2678">
        <w:t>“</w:t>
      </w:r>
      <w:r>
        <w:t>Shout for joy to the Lord, all the eart</w:t>
      </w:r>
      <w:r w:rsidR="007D2678">
        <w:t>h”</w:t>
      </w:r>
      <w:bookmarkEnd w:id="2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11532E1B" w:rsidR="00F14AA6" w:rsidRDefault="00F14AA6" w:rsidP="00A0015F">
      <w:pPr>
        <w:pStyle w:val="Rubric"/>
      </w:pPr>
      <w:r>
        <w:fldChar w:fldCharType="begin"/>
      </w:r>
      <w:r>
        <w:instrText xml:space="preserve"> REF _Ref434576482 \h </w:instrText>
      </w:r>
      <w:r>
        <w:fldChar w:fldCharType="separate"/>
      </w:r>
      <w:r w:rsidR="00513E2D">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13E2D">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59"/>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60"/>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61"/>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B412E8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513E2D">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513E2D">
        <w:t>Psalm</w:t>
      </w:r>
      <w:r w:rsidR="00513E2D" w:rsidRPr="00AB1781">
        <w:t xml:space="preserve"> 100</w:t>
      </w:r>
      <w:r w:rsidR="00513E2D">
        <w:t>: “I will sing to You of mercy and judgment, O Lord”</w:t>
      </w:r>
      <w:r>
        <w:fldChar w:fldCharType="end"/>
      </w:r>
      <w:r>
        <w:t xml:space="preserve">, page </w:t>
      </w:r>
      <w:r>
        <w:fldChar w:fldCharType="begin"/>
      </w:r>
      <w:r>
        <w:instrText xml:space="preserve"> PAGEREF _Ref412111752 \h </w:instrText>
      </w:r>
      <w:r>
        <w:fldChar w:fldCharType="separate"/>
      </w:r>
      <w:r w:rsidR="00513E2D">
        <w:rPr>
          <w:noProof/>
        </w:rPr>
        <w:t>238</w:t>
      </w:r>
      <w:r>
        <w:fldChar w:fldCharType="end"/>
      </w:r>
      <w:r>
        <w:t>.</w:t>
      </w:r>
    </w:p>
    <w:p w14:paraId="1FF767BE" w14:textId="1FAD1E5E" w:rsidR="008016CF" w:rsidRPr="00A0015F" w:rsidRDefault="00A0015F" w:rsidP="00BF0205">
      <w:pPr>
        <w:pStyle w:val="Heading4"/>
      </w:pPr>
      <w:bookmarkStart w:id="287"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12D767E4" w:rsidR="00F14AA6" w:rsidRDefault="00F14AA6" w:rsidP="00A0015F">
      <w:pPr>
        <w:pStyle w:val="Rubric"/>
      </w:pPr>
      <w:r>
        <w:fldChar w:fldCharType="begin"/>
      </w:r>
      <w:r>
        <w:instrText xml:space="preserve"> REF _Ref434576482 \h </w:instrText>
      </w:r>
      <w:r>
        <w:fldChar w:fldCharType="separate"/>
      </w:r>
      <w:r w:rsidR="00513E2D">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13E2D">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62"/>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63"/>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564"/>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E4583F7" w:rsidR="00B35B25" w:rsidRDefault="00B35B25" w:rsidP="00B35B25">
      <w:pPr>
        <w:pStyle w:val="Rubric"/>
      </w:pPr>
      <w:r>
        <w:t xml:space="preserve">Alleluia. </w:t>
      </w:r>
      <w:r>
        <w:fldChar w:fldCharType="begin"/>
      </w:r>
      <w:r>
        <w:instrText xml:space="preserve"> REF _Ref434576249 \h </w:instrText>
      </w:r>
      <w:r>
        <w:fldChar w:fldCharType="separate"/>
      </w:r>
      <w:r w:rsidR="00513E2D">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513E2D">
        <w:t>Psalm</w:t>
      </w:r>
      <w:r w:rsidR="00513E2D" w:rsidRPr="00AB1781">
        <w:t xml:space="preserve"> 109</w:t>
      </w:r>
      <w:r w:rsidR="00513E2D">
        <w:t>: “The Lord said to my Lord, “Sit at My right hand’”</w:t>
      </w:r>
      <w:r>
        <w:fldChar w:fldCharType="end"/>
      </w:r>
      <w:r>
        <w:t xml:space="preserve">, page </w:t>
      </w:r>
      <w:r>
        <w:fldChar w:fldCharType="begin"/>
      </w:r>
      <w:r>
        <w:instrText xml:space="preserve"> PAGEREF _Ref412026343 \h </w:instrText>
      </w:r>
      <w:r>
        <w:fldChar w:fldCharType="separate"/>
      </w:r>
      <w:r w:rsidR="00513E2D">
        <w:rPr>
          <w:noProof/>
        </w:rPr>
        <w:t>260</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8" w:name="_Ref435438613"/>
      <w:r w:rsidRPr="00AB1781">
        <w:t>K</w:t>
      </w:r>
      <w:r>
        <w:t>athisma</w:t>
      </w:r>
      <w:r w:rsidRPr="00AB1781">
        <w:t xml:space="preserve"> 1</w:t>
      </w:r>
      <w:r>
        <w:t>4</w:t>
      </w:r>
      <w:bookmarkEnd w:id="28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65"/>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66"/>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67"/>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lastRenderedPageBreak/>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8"/>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69"/>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70"/>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71"/>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72"/>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73"/>
      </w:r>
      <w:r w:rsidRPr="00AB1781">
        <w:t xml:space="preserve"> from us.</w:t>
      </w:r>
      <w:r w:rsidRPr="00AB1781">
        <w:rPr>
          <w:rStyle w:val="FootnoteReference"/>
        </w:rPr>
        <w:footnoteReference w:id="574"/>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7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76"/>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7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7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8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8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82"/>
      </w:r>
      <w:r w:rsidR="00342E73">
        <w:t xml:space="preserve"> flames of fire.</w:t>
      </w:r>
      <w:r w:rsidRPr="00AB1781">
        <w:rPr>
          <w:rStyle w:val="FootnoteReference"/>
        </w:rPr>
        <w:footnoteReference w:id="58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8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8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lastRenderedPageBreak/>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8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8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lastRenderedPageBreak/>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8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9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9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9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9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94"/>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95"/>
      </w:r>
    </w:p>
    <w:p w14:paraId="52913E58" w14:textId="0923678B" w:rsidR="00F60F42" w:rsidRPr="00DA6717" w:rsidRDefault="00F60F42" w:rsidP="00F60F42">
      <w:pPr>
        <w:pStyle w:val="EnglishHangEndNoCoptic"/>
        <w:ind w:firstLine="0"/>
      </w:pPr>
      <w:r>
        <w:t>[and walk after Him.]</w:t>
      </w:r>
      <w:r>
        <w:rPr>
          <w:rStyle w:val="FootnoteReference"/>
        </w:rPr>
        <w:footnoteReference w:id="596"/>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97"/>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8"/>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599"/>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600"/>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601"/>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lastRenderedPageBreak/>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602"/>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603"/>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604"/>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605"/>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606"/>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9" w:name="_Ref435438622"/>
      <w:r w:rsidRPr="00AB1781">
        <w:t>K</w:t>
      </w:r>
      <w:r>
        <w:t>athisma</w:t>
      </w:r>
      <w:r w:rsidRPr="00AB1781">
        <w:t xml:space="preserve"> 1</w:t>
      </w:r>
      <w:r>
        <w:t>5</w:t>
      </w:r>
      <w:bookmarkEnd w:id="28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607"/>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8"/>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09"/>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10"/>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11"/>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12"/>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13"/>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14"/>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15"/>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16"/>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17"/>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8"/>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19"/>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20"/>
      </w:r>
      <w:r w:rsidRPr="00AB1781">
        <w:t>.</w:t>
      </w:r>
    </w:p>
    <w:p w14:paraId="31A890CD" w14:textId="107536E9" w:rsidR="00510795" w:rsidRPr="00AB1781" w:rsidRDefault="00510795" w:rsidP="00510795">
      <w:pPr>
        <w:pStyle w:val="EnglishHangNoCoptic"/>
      </w:pPr>
      <w:r w:rsidRPr="00AB1781">
        <w:lastRenderedPageBreak/>
        <w:t xml:space="preserve">31 And this </w:t>
      </w:r>
      <w:r w:rsidR="00335B68">
        <w:t>was</w:t>
      </w:r>
      <w:r w:rsidRPr="00AB1781">
        <w:t xml:space="preserve"> counted</w:t>
      </w:r>
      <w:r w:rsidR="00335B68">
        <w:rPr>
          <w:rStyle w:val="FootnoteReference"/>
        </w:rPr>
        <w:footnoteReference w:id="621"/>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22"/>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23"/>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24"/>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25"/>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26"/>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55D3FACB" w:rsidR="00510795" w:rsidRPr="00AB1781" w:rsidRDefault="00510795" w:rsidP="00423B80">
      <w:pPr>
        <w:pStyle w:val="EnglishHangEndNoCoptic"/>
      </w:pPr>
      <w:r w:rsidRPr="00AB1781">
        <w:tab/>
        <w:t xml:space="preserve">from the east and the west and the north and the </w:t>
      </w:r>
      <w:r w:rsidR="00423B80">
        <w:t>sea</w:t>
      </w:r>
      <w:r w:rsidR="005843FD">
        <w:rPr>
          <w:rStyle w:val="FootnoteReference"/>
        </w:rPr>
        <w:footnoteReference w:id="627"/>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lastRenderedPageBreak/>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8"/>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29"/>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30"/>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31"/>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32"/>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33"/>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34"/>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lastRenderedPageBreak/>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35"/>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36"/>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37"/>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8"/>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39"/>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40"/>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lastRenderedPageBreak/>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41"/>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42"/>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lastRenderedPageBreak/>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43"/>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44"/>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45"/>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lastRenderedPageBreak/>
        <w:t>Glory…</w:t>
      </w:r>
    </w:p>
    <w:p w14:paraId="295A0AE6" w14:textId="7E60D7BE" w:rsidR="003A7286" w:rsidRDefault="003A7286" w:rsidP="003A7286">
      <w:pPr>
        <w:pStyle w:val="Heading3"/>
      </w:pPr>
      <w:bookmarkStart w:id="290" w:name="_Ref435990041"/>
      <w:r>
        <w:t>Kathisma 16</w:t>
      </w:r>
      <w:bookmarkEnd w:id="290"/>
    </w:p>
    <w:p w14:paraId="10F0C415" w14:textId="0AB078EF" w:rsidR="00510795" w:rsidRPr="00267F42" w:rsidRDefault="00267F42" w:rsidP="00BF0205">
      <w:pPr>
        <w:pStyle w:val="Heading4"/>
      </w:pPr>
      <w:bookmarkStart w:id="291" w:name="_Ref412026343"/>
      <w:r>
        <w:t>Psalm</w:t>
      </w:r>
      <w:r w:rsidR="00510795" w:rsidRPr="00AB1781">
        <w:t xml:space="preserve"> 109</w:t>
      </w:r>
      <w:r>
        <w:t xml:space="preserve">: </w:t>
      </w:r>
      <w:r w:rsidR="00E67F94">
        <w:t>“The Lord said to my Lord, “</w:t>
      </w:r>
      <w:r>
        <w:t>Sit at My right han</w:t>
      </w:r>
      <w:r w:rsidR="00E67F94">
        <w:t>d’”</w:t>
      </w:r>
      <w:bookmarkEnd w:id="2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41748BC" w:rsidR="00F14AA6" w:rsidRDefault="00F14AA6" w:rsidP="00267F42">
      <w:pPr>
        <w:pStyle w:val="Rubric"/>
      </w:pPr>
      <w:r>
        <w:fldChar w:fldCharType="begin"/>
      </w:r>
      <w:r>
        <w:instrText xml:space="preserve"> REF _Ref434576482 \h </w:instrText>
      </w:r>
      <w:r>
        <w:fldChar w:fldCharType="separate"/>
      </w:r>
      <w:r w:rsidR="00513E2D">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13E2D">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513E2D">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13E2D">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46"/>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47"/>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8"/>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49"/>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50"/>
      </w:r>
      <w:r w:rsidRPr="00AB1781">
        <w:t>.</w:t>
      </w:r>
      <w:r w:rsidRPr="00AB1781">
        <w:rPr>
          <w:rStyle w:val="FootnoteReference"/>
        </w:rPr>
        <w:footnoteReference w:id="651"/>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52"/>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53"/>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54"/>
      </w:r>
    </w:p>
    <w:p w14:paraId="3ABB1A49" w14:textId="535C6819"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513E2D">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513E2D">
        <w:t>Psalm</w:t>
      </w:r>
      <w:r w:rsidR="00513E2D" w:rsidRPr="00AB1781">
        <w:t xml:space="preserve"> 110</w:t>
      </w:r>
      <w:r w:rsidR="00513E2D">
        <w:t>: “I will confess You, O Lord, with my whole heart”</w:t>
      </w:r>
      <w:r>
        <w:fldChar w:fldCharType="end"/>
      </w:r>
      <w:r>
        <w:t xml:space="preserve">, page </w:t>
      </w:r>
      <w:r>
        <w:fldChar w:fldCharType="begin"/>
      </w:r>
      <w:r>
        <w:instrText xml:space="preserve"> PAGEREF _Ref412111792 \h </w:instrText>
      </w:r>
      <w:r>
        <w:fldChar w:fldCharType="separate"/>
      </w:r>
      <w:r w:rsidR="00513E2D">
        <w:rPr>
          <w:noProof/>
        </w:rPr>
        <w:t>261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13E2D">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513E2D">
        <w:t>Psalm</w:t>
      </w:r>
      <w:r w:rsidR="00513E2D" w:rsidRPr="00AB1781">
        <w:t xml:space="preserve"> 114</w:t>
      </w:r>
      <w:r w:rsidR="00513E2D">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513E2D">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0653E83" w:rsidR="00F14AA6" w:rsidRDefault="00F14AA6" w:rsidP="00267F42">
      <w:pPr>
        <w:pStyle w:val="Rubric"/>
      </w:pPr>
      <w:r>
        <w:fldChar w:fldCharType="begin"/>
      </w:r>
      <w:r>
        <w:instrText xml:space="preserve"> REF _Ref434576482 \h </w:instrText>
      </w:r>
      <w:r>
        <w:fldChar w:fldCharType="separate"/>
      </w:r>
      <w:r w:rsidR="00513E2D">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13E2D">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55"/>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tl/>
          <w:lang w:bidi="he-IL"/>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56"/>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tl/>
          <w:lang w:bidi="he-IL"/>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ד</w:t>
      </w:r>
      <w:r w:rsidR="00680987">
        <w:t>) all His wishes are sought out</w:t>
      </w:r>
      <w:r w:rsidR="00680987">
        <w:rPr>
          <w:rStyle w:val="FootnoteReference"/>
        </w:rPr>
        <w:footnoteReference w:id="657"/>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tl/>
          <w:lang w:bidi="he-IL"/>
        </w:rPr>
        <w:t>ה</w:t>
      </w:r>
      <w:r w:rsidR="00680987">
        <w:t xml:space="preserve">) </w:t>
      </w:r>
      <w:r w:rsidR="001F0BA8">
        <w:t>Confession</w:t>
      </w:r>
      <w:r w:rsidR="003C200D">
        <w:rPr>
          <w:rStyle w:val="FootnoteReference"/>
        </w:rPr>
        <w:footnoteReference w:id="658"/>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tl/>
          <w:lang w:bidi="he-IL"/>
        </w:rPr>
        <w:t>ז</w:t>
      </w:r>
      <w:r w:rsidR="00680987">
        <w:t xml:space="preserve">) </w:t>
      </w:r>
      <w:r w:rsidRPr="00AB1781">
        <w:t>He made a memorial of His wonders;</w:t>
      </w:r>
      <w:r w:rsidRPr="00AB1781">
        <w:rPr>
          <w:rStyle w:val="FootnoteReference"/>
        </w:rPr>
        <w:footnoteReference w:id="659"/>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tl/>
          <w:lang w:bidi="he-IL"/>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tl/>
          <w:lang w:bidi="he-IL"/>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60"/>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tl/>
          <w:lang w:bidi="he-IL"/>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tl/>
          <w:lang w:bidi="he-IL"/>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tl/>
          <w:lang w:bidi="he-IL"/>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tl/>
          <w:lang w:bidi="he-IL"/>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tl/>
          <w:lang w:bidi="he-IL"/>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ע</w:t>
      </w:r>
      <w:r w:rsidR="001F0BA8">
        <w:t>) [</w:t>
      </w:r>
      <w:r w:rsidRPr="00AB1781">
        <w:t>they are</w:t>
      </w:r>
      <w:r w:rsidR="001F0BA8">
        <w:t>]</w:t>
      </w:r>
      <w:r w:rsidRPr="00AB1781">
        <w:t xml:space="preserve"> made in truth and </w:t>
      </w:r>
      <w:r w:rsidR="001F0BA8">
        <w:t>uprightness</w:t>
      </w:r>
      <w:r w:rsidRPr="00AB1781">
        <w:t>.</w:t>
      </w:r>
    </w:p>
    <w:p w14:paraId="2F0F12C7" w14:textId="342B6CE0"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tl/>
          <w:lang w:bidi="he-IL"/>
        </w:rPr>
        <w:t>פ</w:t>
      </w:r>
      <w:r w:rsidR="001F0BA8">
        <w:t xml:space="preserve">) </w:t>
      </w:r>
      <w:r w:rsidRPr="00AB1781">
        <w:t>He</w:t>
      </w:r>
      <w:r w:rsidR="00354F65">
        <w:t xml:space="preserve"> has</w:t>
      </w:r>
      <w:r w:rsidRPr="00AB1781">
        <w:t xml:space="preserve"> sent redemption to His people;</w:t>
      </w:r>
    </w:p>
    <w:p w14:paraId="705038C0" w14:textId="00FC989B"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צ</w:t>
      </w:r>
      <w:r w:rsidR="001F0BA8">
        <w:t xml:space="preserve">) </w:t>
      </w:r>
      <w:r w:rsidRPr="00AB1781">
        <w:t xml:space="preserve">He </w:t>
      </w:r>
      <w:r w:rsidR="00354F65">
        <w:t xml:space="preserve">has </w:t>
      </w:r>
      <w:r w:rsidRPr="00AB1781">
        <w:t>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ק</w:t>
      </w:r>
      <w:r w:rsidR="001F0BA8">
        <w:t>) His Name is h</w:t>
      </w:r>
      <w:r w:rsidRPr="00AB1781">
        <w:t xml:space="preserve">oly and </w:t>
      </w:r>
      <w:r w:rsidR="001F0BA8">
        <w:t>fearful</w:t>
      </w:r>
      <w:r w:rsidR="001F0BA8">
        <w:rPr>
          <w:rStyle w:val="FootnoteReference"/>
        </w:rPr>
        <w:footnoteReference w:id="661"/>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tl/>
          <w:lang w:bidi="he-IL"/>
        </w:rPr>
        <w:t>ר</w:t>
      </w:r>
      <w:r w:rsidR="001F0BA8">
        <w:t xml:space="preserve">) </w:t>
      </w:r>
      <w:r w:rsidRPr="00AB1781">
        <w:t>The fear of the Lord is the beginning</w:t>
      </w:r>
      <w:r w:rsidRPr="00AB1781">
        <w:rPr>
          <w:rStyle w:val="FootnoteReference"/>
        </w:rPr>
        <w:footnoteReference w:id="662"/>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63"/>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tl/>
          <w:lang w:bidi="he-IL"/>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4AA8514D"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513E2D">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513E2D">
        <w:t>Psalm</w:t>
      </w:r>
      <w:r w:rsidR="00513E2D" w:rsidRPr="00AB1781">
        <w:t xml:space="preserve"> 111</w:t>
      </w:r>
      <w:r w:rsidR="00513E2D">
        <w:t>: “Blessed is the man who fears the Lord”</w:t>
      </w:r>
      <w:r>
        <w:fldChar w:fldCharType="end"/>
      </w:r>
      <w:r>
        <w:t xml:space="preserve">, page </w:t>
      </w:r>
      <w:r>
        <w:fldChar w:fldCharType="begin"/>
      </w:r>
      <w:r>
        <w:instrText xml:space="preserve"> PAGEREF _Ref412111806 \h </w:instrText>
      </w:r>
      <w:r>
        <w:fldChar w:fldCharType="separate"/>
      </w:r>
      <w:r w:rsidR="00513E2D">
        <w:rPr>
          <w:noProof/>
        </w:rPr>
        <w:t>262</w:t>
      </w:r>
      <w:r>
        <w:fldChar w:fldCharType="end"/>
      </w:r>
      <w:r>
        <w:t>.</w:t>
      </w:r>
    </w:p>
    <w:p w14:paraId="15C2806A" w14:textId="7A8D6D1E" w:rsidR="00510795" w:rsidRPr="00267F42" w:rsidRDefault="00267F42" w:rsidP="00BF0205">
      <w:pPr>
        <w:pStyle w:val="Heading4"/>
      </w:pPr>
      <w:bookmarkStart w:id="293" w:name="_Ref412111806"/>
      <w:r>
        <w:t>Psalm</w:t>
      </w:r>
      <w:r w:rsidR="00510795" w:rsidRPr="00AB1781">
        <w:t xml:space="preserve"> 111</w:t>
      </w:r>
      <w:r>
        <w:t xml:space="preserve">: </w:t>
      </w:r>
      <w:r w:rsidR="00E67F94">
        <w:t>“</w:t>
      </w:r>
      <w:r>
        <w:t>Blessed is the man who fears the Lor</w:t>
      </w:r>
      <w:r w:rsidR="00E67F94">
        <w:t>d”</w:t>
      </w:r>
      <w:bookmarkEnd w:id="2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0B4C4B8F" w:rsidR="00F14AA6" w:rsidRDefault="00F14AA6" w:rsidP="00267F42">
      <w:pPr>
        <w:pStyle w:val="Rubric"/>
      </w:pPr>
      <w:r>
        <w:fldChar w:fldCharType="begin"/>
      </w:r>
      <w:r>
        <w:instrText xml:space="preserve"> REF _Ref434576482 \h </w:instrText>
      </w:r>
      <w:r>
        <w:fldChar w:fldCharType="separate"/>
      </w:r>
      <w:r w:rsidR="00513E2D">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13E2D">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tl/>
          <w:lang w:bidi="he-IL"/>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tl/>
          <w:lang w:bidi="he-IL"/>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tl/>
          <w:lang w:bidi="he-IL"/>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ו</w:t>
      </w:r>
      <w:r w:rsidR="0071249B">
        <w:t xml:space="preserve">) </w:t>
      </w:r>
      <w:r w:rsidRPr="00AB1781">
        <w:t xml:space="preserve">and his righteousness endures </w:t>
      </w:r>
      <w:r w:rsidR="009717D4">
        <w:t>unto ages of ages</w:t>
      </w:r>
      <w:r w:rsidR="009717D4">
        <w:rPr>
          <w:rStyle w:val="FootnoteReference"/>
        </w:rPr>
        <w:footnoteReference w:id="664"/>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tl/>
          <w:lang w:bidi="he-IL"/>
        </w:rPr>
        <w:t>ז</w:t>
      </w:r>
      <w:r w:rsidR="0071249B">
        <w:t xml:space="preserve">) </w:t>
      </w:r>
      <w:r w:rsidR="009717D4">
        <w:t>A light has risen</w:t>
      </w:r>
      <w:r w:rsidR="009717D4">
        <w:rPr>
          <w:rStyle w:val="FootnoteReference"/>
        </w:rPr>
        <w:footnoteReference w:id="665"/>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tl/>
          <w:lang w:bidi="he-IL"/>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tl/>
          <w:lang w:bidi="he-IL"/>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tl/>
          <w:lang w:bidi="he-IL"/>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tl/>
          <w:lang w:bidi="he-IL"/>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tl/>
          <w:lang w:bidi="he-IL"/>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tl/>
          <w:lang w:bidi="he-IL"/>
        </w:rPr>
        <w:t>פ</w:t>
      </w:r>
      <w:r w:rsidR="0071249B">
        <w:t xml:space="preserve">) </w:t>
      </w:r>
      <w:r w:rsidR="00081087">
        <w:t>He distributed</w:t>
      </w:r>
      <w:r w:rsidR="00081087">
        <w:rPr>
          <w:rStyle w:val="FootnoteReference"/>
        </w:rPr>
        <w:footnoteReference w:id="666"/>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67"/>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8"/>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tl/>
          <w:lang w:bidi="he-IL"/>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tl/>
          <w:lang w:bidi="he-IL"/>
        </w:rPr>
        <w:t>ת</w:t>
      </w:r>
      <w:r w:rsidR="0071249B">
        <w:t xml:space="preserve">) </w:t>
      </w:r>
      <w:r w:rsidRPr="00AB1781">
        <w:t>the desire of the sinner</w:t>
      </w:r>
      <w:r w:rsidR="00081087">
        <w:t>s</w:t>
      </w:r>
      <w:r w:rsidRPr="00AB1781">
        <w:t xml:space="preserve"> will perish.</w:t>
      </w:r>
      <w:r w:rsidRPr="00AB1781">
        <w:rPr>
          <w:rStyle w:val="FootnoteReference"/>
        </w:rPr>
        <w:footnoteReference w:id="669"/>
      </w:r>
    </w:p>
    <w:p w14:paraId="6BACCBFA" w14:textId="64B3B29B" w:rsidR="00B35B25" w:rsidRDefault="00B35B25" w:rsidP="00B35B25">
      <w:pPr>
        <w:pStyle w:val="Rubric"/>
      </w:pPr>
      <w:r>
        <w:t xml:space="preserve">Alleluia. </w:t>
      </w:r>
      <w:r>
        <w:fldChar w:fldCharType="begin"/>
      </w:r>
      <w:r>
        <w:instrText xml:space="preserve"> REF _Ref434576249 \h  \* MERGEFORMAT </w:instrText>
      </w:r>
      <w:r>
        <w:fldChar w:fldCharType="separate"/>
      </w:r>
      <w:r w:rsidR="00513E2D">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513E2D">
        <w:t>Psalm</w:t>
      </w:r>
      <w:r w:rsidR="00513E2D" w:rsidRPr="00AB1781">
        <w:t xml:space="preserve"> 112</w:t>
      </w:r>
      <w:r w:rsidR="00513E2D">
        <w:t>: “Praise the Lord, you children”</w:t>
      </w:r>
      <w:r>
        <w:fldChar w:fldCharType="end"/>
      </w:r>
      <w:r>
        <w:t xml:space="preserve">, page </w:t>
      </w:r>
      <w:r>
        <w:fldChar w:fldCharType="begin"/>
      </w:r>
      <w:r>
        <w:instrText xml:space="preserve"> PAGEREF _Ref412098484 \h </w:instrText>
      </w:r>
      <w:r>
        <w:fldChar w:fldCharType="separate"/>
      </w:r>
      <w:r w:rsidR="00513E2D">
        <w:rPr>
          <w:noProof/>
        </w:rPr>
        <w:t>263</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70"/>
      </w:r>
      <w:r w:rsidR="00267F42">
        <w:t xml:space="preserve">: </w:t>
      </w:r>
      <w:r w:rsidR="00E67F94">
        <w:t>“</w:t>
      </w:r>
      <w:r w:rsidR="00267F42">
        <w:t>Praise the Lord, you childre</w:t>
      </w:r>
      <w:r w:rsidR="00E67F94">
        <w:t>n”</w:t>
      </w:r>
      <w:bookmarkEnd w:id="2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340802" w:rsidR="00F14AA6" w:rsidRDefault="00F14AA6" w:rsidP="00267F42">
      <w:pPr>
        <w:pStyle w:val="Rubric"/>
      </w:pPr>
      <w:r>
        <w:fldChar w:fldCharType="begin"/>
      </w:r>
      <w:r>
        <w:instrText xml:space="preserve"> REF _Ref434575533 \h </w:instrText>
      </w:r>
      <w:r>
        <w:fldChar w:fldCharType="separate"/>
      </w:r>
      <w:r w:rsidR="00513E2D">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13E2D">
        <w:rPr>
          <w:noProof/>
        </w:rPr>
        <w:t>50</w:t>
      </w:r>
      <w:r>
        <w:fldChar w:fldCharType="end"/>
      </w:r>
      <w:r>
        <w:t xml:space="preserve"> (additional to the original 12). </w:t>
      </w:r>
      <w:r>
        <w:fldChar w:fldCharType="begin"/>
      </w:r>
      <w:r>
        <w:instrText xml:space="preserve"> REF _Ref434576482 \h </w:instrText>
      </w:r>
      <w:r>
        <w:fldChar w:fldCharType="separate"/>
      </w:r>
      <w:r w:rsidR="00513E2D">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13E2D">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71"/>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86B3922"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513E2D">
        <w:t>The Psalms of Prime</w:t>
      </w:r>
      <w:r>
        <w:fldChar w:fldCharType="end"/>
      </w:r>
      <w:r>
        <w:t xml:space="preserve"> continue with </w:t>
      </w:r>
      <w:r>
        <w:fldChar w:fldCharType="begin"/>
      </w:r>
      <w:r>
        <w:instrText xml:space="preserve"> REF _Ref412098508 \h </w:instrText>
      </w:r>
      <w:r>
        <w:fldChar w:fldCharType="separate"/>
      </w:r>
      <w:r w:rsidR="00513E2D">
        <w:t>Psalm</w:t>
      </w:r>
      <w:r w:rsidR="00513E2D" w:rsidRPr="00AB1781">
        <w:t xml:space="preserve"> 142</w:t>
      </w:r>
      <w:r w:rsidR="00513E2D">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513E2D">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513E2D">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513E2D">
        <w:t>Psalm</w:t>
      </w:r>
      <w:r w:rsidR="00513E2D" w:rsidRPr="00AB1781">
        <w:t xml:space="preserve"> 114</w:t>
      </w:r>
      <w:r w:rsidR="00513E2D">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513E2D">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72"/>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73"/>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74"/>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75"/>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76"/>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77"/>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8"/>
      </w:r>
      <w:r w:rsidR="00510795" w:rsidRPr="00AB1781">
        <w:t>.</w:t>
      </w:r>
    </w:p>
    <w:p w14:paraId="397629CE" w14:textId="75AE80C9" w:rsidR="00510795" w:rsidRPr="00267F42" w:rsidRDefault="00267F42" w:rsidP="00BF0205">
      <w:pPr>
        <w:pStyle w:val="Heading4"/>
      </w:pPr>
      <w:bookmarkStart w:id="29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625ABA0" w:rsidR="00F14AA6" w:rsidRDefault="00F14AA6" w:rsidP="00267F42">
      <w:pPr>
        <w:pStyle w:val="Rubric"/>
      </w:pPr>
      <w:r>
        <w:fldChar w:fldCharType="begin"/>
      </w:r>
      <w:r>
        <w:instrText xml:space="preserve"> REF _Ref434576482 \h </w:instrText>
      </w:r>
      <w:r>
        <w:fldChar w:fldCharType="separate"/>
      </w:r>
      <w:r w:rsidR="00513E2D">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13E2D">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13E2D">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13E2D">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79"/>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80"/>
      </w:r>
      <w:r w:rsidRPr="00AB1781">
        <w:t xml:space="preserve"> of my </w:t>
      </w:r>
      <w:r w:rsidR="00D27B1F">
        <w:t>supplication</w:t>
      </w:r>
      <w:r w:rsidRPr="00AB1781">
        <w:t>,</w:t>
      </w:r>
    </w:p>
    <w:p w14:paraId="0E88DC2A" w14:textId="7578AC1A" w:rsidR="00510795" w:rsidRPr="00AB1781" w:rsidRDefault="00D27B1F" w:rsidP="00267F42">
      <w:pPr>
        <w:pStyle w:val="EnglishHangNoCoptic"/>
      </w:pPr>
      <w:r>
        <w:t xml:space="preserve">2 because He </w:t>
      </w:r>
      <w:r w:rsidR="00F17F4F">
        <w:t xml:space="preserve">has </w:t>
      </w:r>
      <w:r>
        <w:t>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340A14B5" w:rsidR="00510795" w:rsidRPr="00AB1781" w:rsidRDefault="00D27B1F" w:rsidP="00267F42">
      <w:pPr>
        <w:pStyle w:val="EnglishHangEndNoCoptic"/>
      </w:pPr>
      <w:r>
        <w:tab/>
        <w:t>“O Lord, save</w:t>
      </w:r>
      <w:r>
        <w:rPr>
          <w:rStyle w:val="FootnoteReference"/>
        </w:rPr>
        <w:footnoteReference w:id="681"/>
      </w:r>
      <w:r>
        <w:t xml:space="preserve"> my soul</w:t>
      </w:r>
      <w:r w:rsidR="00C01007">
        <w:rPr>
          <w:rStyle w:val="FootnoteReference"/>
        </w:rPr>
        <w:footnoteReference w:id="682"/>
      </w:r>
      <w:r>
        <w:t>!”</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83"/>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84"/>
      </w:r>
    </w:p>
    <w:p w14:paraId="30D31F28" w14:textId="11F59766" w:rsidR="00510795" w:rsidRDefault="00510795" w:rsidP="00267F42">
      <w:pPr>
        <w:pStyle w:val="EnglishHangEndNoCoptic"/>
      </w:pPr>
      <w:r w:rsidRPr="00AB1781">
        <w:tab/>
        <w:t>in the land of the living.</w:t>
      </w:r>
    </w:p>
    <w:p w14:paraId="15BDDE6D" w14:textId="4E825CC7" w:rsidR="00B35B25" w:rsidRDefault="00B35B25" w:rsidP="00B35B25">
      <w:pPr>
        <w:pStyle w:val="Rubric"/>
      </w:pPr>
      <w:r>
        <w:t xml:space="preserve">Alleluia. </w:t>
      </w:r>
      <w:r>
        <w:fldChar w:fldCharType="begin"/>
      </w:r>
      <w:r>
        <w:instrText xml:space="preserve"> REF _Ref434576249 \h  \* MERGEFORMAT </w:instrText>
      </w:r>
      <w:r>
        <w:fldChar w:fldCharType="separate"/>
      </w:r>
      <w:r w:rsidR="00513E2D">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513E2D">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513E2D">
        <w:t>Psalm</w:t>
      </w:r>
      <w:r w:rsidR="00513E2D" w:rsidRPr="00AB1781">
        <w:t xml:space="preserve"> 115</w:t>
      </w:r>
      <w:r w:rsidR="00513E2D">
        <w:t>: “I believed; therefore I spoke; but I was greatly humbled”</w:t>
      </w:r>
      <w:r>
        <w:fldChar w:fldCharType="end"/>
      </w:r>
      <w:r>
        <w:t xml:space="preserve">, page </w:t>
      </w:r>
      <w:r>
        <w:fldChar w:fldCharType="begin"/>
      </w:r>
      <w:r>
        <w:instrText xml:space="preserve"> PAGEREF _Ref412026376 \h </w:instrText>
      </w:r>
      <w:r>
        <w:fldChar w:fldCharType="separate"/>
      </w:r>
      <w:r w:rsidR="00513E2D">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413EAB7D" w:rsidR="00F14AA6" w:rsidRDefault="00F14AA6" w:rsidP="00267F42">
      <w:pPr>
        <w:pStyle w:val="Rubric"/>
      </w:pPr>
      <w:r>
        <w:fldChar w:fldCharType="begin"/>
      </w:r>
      <w:r>
        <w:instrText xml:space="preserve"> REF _Ref434576482 \h </w:instrText>
      </w:r>
      <w:r>
        <w:fldChar w:fldCharType="separate"/>
      </w:r>
      <w:r w:rsidR="00513E2D">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13E2D">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513E2D">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13E2D">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lastRenderedPageBreak/>
        <w:t>I believed</w:t>
      </w:r>
      <w:r w:rsidR="00040C56">
        <w:t>;</w:t>
      </w:r>
      <w:r w:rsidRPr="00AB1781">
        <w:t xml:space="preserve"> </w:t>
      </w:r>
      <w:r w:rsidR="00040C56">
        <w:t>therefore</w:t>
      </w:r>
      <w:r w:rsidRPr="00AB1781">
        <w:t xml:space="preserve"> I spoke;</w:t>
      </w:r>
      <w:r w:rsidRPr="00AB1781">
        <w:rPr>
          <w:rStyle w:val="FootnoteReference"/>
        </w:rPr>
        <w:footnoteReference w:id="685"/>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86"/>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87"/>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88"/>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89"/>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90"/>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91"/>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92"/>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1BDD091A"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513E2D">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513E2D">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513E2D">
        <w:t>Psalm</w:t>
      </w:r>
      <w:r w:rsidR="00513E2D" w:rsidRPr="00AB1781">
        <w:t xml:space="preserve"> 120</w:t>
      </w:r>
      <w:r w:rsidR="00513E2D">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513E2D">
        <w:rPr>
          <w:noProof/>
        </w:rPr>
        <w:t>288</w:t>
      </w:r>
      <w:r w:rsidR="00E611C7">
        <w:fldChar w:fldCharType="end"/>
      </w:r>
      <w:r w:rsidR="00E611C7">
        <w:t>.</w:t>
      </w:r>
    </w:p>
    <w:p w14:paraId="2E64A8D8" w14:textId="4F0384A6" w:rsidR="00510795" w:rsidRPr="00267F42" w:rsidRDefault="00267F42" w:rsidP="00BF0205">
      <w:pPr>
        <w:pStyle w:val="Heading4"/>
      </w:pPr>
      <w:bookmarkStart w:id="297" w:name="_Ref411967180"/>
      <w:r>
        <w:t>Psalm</w:t>
      </w:r>
      <w:r w:rsidR="00510795" w:rsidRPr="00AB1781">
        <w:t xml:space="preserve"> 116</w:t>
      </w:r>
      <w:r>
        <w:t xml:space="preserve">: </w:t>
      </w:r>
      <w:r w:rsidR="00E67F94">
        <w:t xml:space="preserve">“Praise the Lord, all </w:t>
      </w:r>
      <w:r>
        <w:t>you nations</w:t>
      </w:r>
      <w:r w:rsidR="00E67F94">
        <w:t>”</w:t>
      </w:r>
      <w:bookmarkEnd w:id="2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07B6A1D4" w:rsidR="00F14AA6" w:rsidRDefault="00F14AA6" w:rsidP="00267F42">
      <w:pPr>
        <w:pStyle w:val="Rubric"/>
      </w:pPr>
      <w:r>
        <w:lastRenderedPageBreak/>
        <w:fldChar w:fldCharType="begin"/>
      </w:r>
      <w:r>
        <w:instrText xml:space="preserve"> REF _Ref434576694 \h </w:instrText>
      </w:r>
      <w:r>
        <w:fldChar w:fldCharType="separate"/>
      </w:r>
      <w:r w:rsidR="00513E2D">
        <w:rPr>
          <w:lang w:val="en-GB"/>
        </w:rPr>
        <w:t>The Psalms of Sunset (Vespers)</w:t>
      </w:r>
      <w:r>
        <w:fldChar w:fldCharType="end"/>
      </w:r>
      <w:r>
        <w:t xml:space="preserve">, page </w:t>
      </w:r>
      <w:r>
        <w:fldChar w:fldCharType="begin"/>
      </w:r>
      <w:r>
        <w:instrText xml:space="preserve"> PAGEREF _Ref434576694 \h </w:instrText>
      </w:r>
      <w:r>
        <w:fldChar w:fldCharType="separate"/>
      </w:r>
      <w:r w:rsidR="00513E2D">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513E2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513E2D">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93"/>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94"/>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C68D1D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513E2D">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513E2D">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513E2D">
        <w:t>Psalm</w:t>
      </w:r>
      <w:r w:rsidR="00513E2D" w:rsidRPr="00AB1781">
        <w:t xml:space="preserve"> 117</w:t>
      </w:r>
      <w:r w:rsidR="00513E2D">
        <w:t>: “Confess the Lord, He is good”</w:t>
      </w:r>
      <w:r>
        <w:fldChar w:fldCharType="end"/>
      </w:r>
      <w:r>
        <w:t xml:space="preserve">, page </w:t>
      </w:r>
      <w:r>
        <w:fldChar w:fldCharType="begin"/>
      </w:r>
      <w:r>
        <w:instrText xml:space="preserve"> PAGEREF _Ref411967211 \h </w:instrText>
      </w:r>
      <w:r>
        <w:fldChar w:fldCharType="separate"/>
      </w:r>
      <w:r w:rsidR="00513E2D">
        <w:rPr>
          <w:noProof/>
        </w:rPr>
        <w:t>269</w:t>
      </w:r>
      <w:r>
        <w:fldChar w:fldCharType="end"/>
      </w:r>
      <w:r>
        <w:t>.</w:t>
      </w:r>
    </w:p>
    <w:p w14:paraId="0CBD83A7" w14:textId="74CB9E6B" w:rsidR="00510795" w:rsidRPr="00267F42" w:rsidRDefault="00267F42" w:rsidP="00BF0205">
      <w:pPr>
        <w:pStyle w:val="Heading4"/>
      </w:pPr>
      <w:bookmarkStart w:id="298" w:name="_Ref411967211"/>
      <w:r>
        <w:t>Psalm</w:t>
      </w:r>
      <w:r w:rsidR="00510795" w:rsidRPr="00AB1781">
        <w:t xml:space="preserve"> 117</w:t>
      </w:r>
      <w:r>
        <w:t xml:space="preserve">: </w:t>
      </w:r>
      <w:r w:rsidR="00E67F94">
        <w:t>“Confess</w:t>
      </w:r>
      <w:r>
        <w:t xml:space="preserve"> the Lord, He is goo</w:t>
      </w:r>
      <w:r w:rsidR="00E67F94">
        <w:t>d”</w:t>
      </w:r>
      <w:bookmarkEnd w:id="2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9CA2B7" w:rsidR="00F14AA6" w:rsidRDefault="00F14AA6" w:rsidP="00267F42">
      <w:pPr>
        <w:pStyle w:val="Rubric"/>
      </w:pPr>
      <w:r>
        <w:fldChar w:fldCharType="begin"/>
      </w:r>
      <w:r>
        <w:instrText xml:space="preserve"> REF _Ref434576694 \h </w:instrText>
      </w:r>
      <w:r>
        <w:fldChar w:fldCharType="separate"/>
      </w:r>
      <w:r w:rsidR="00513E2D">
        <w:rPr>
          <w:lang w:val="en-GB"/>
        </w:rPr>
        <w:t>The Psalms of Sunset (Vespers)</w:t>
      </w:r>
      <w:r>
        <w:fldChar w:fldCharType="end"/>
      </w:r>
      <w:r>
        <w:t xml:space="preserve">, page </w:t>
      </w:r>
      <w:r>
        <w:fldChar w:fldCharType="begin"/>
      </w:r>
      <w:r>
        <w:instrText xml:space="preserve"> PAGEREF _Ref434576694 \h </w:instrText>
      </w:r>
      <w:r>
        <w:fldChar w:fldCharType="separate"/>
      </w:r>
      <w:r w:rsidR="00513E2D">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513E2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513E2D">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95"/>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96"/>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lastRenderedPageBreak/>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97"/>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98"/>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99"/>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700"/>
      </w:r>
      <w:r w:rsidRPr="00AB1781">
        <w:t xml:space="preserve"> the Lord.</w:t>
      </w:r>
    </w:p>
    <w:p w14:paraId="6E6F43E9" w14:textId="77777777" w:rsidR="00510795" w:rsidRPr="00AB1781" w:rsidRDefault="00510795" w:rsidP="00267F42">
      <w:pPr>
        <w:pStyle w:val="EnglishHangNoCoptic"/>
      </w:pPr>
      <w:r w:rsidRPr="00AB1781">
        <w:lastRenderedPageBreak/>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701"/>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70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703"/>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704"/>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705"/>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706"/>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707"/>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708"/>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434B5BEE" w:rsidR="00550889" w:rsidRDefault="00550889" w:rsidP="00E611C7">
      <w:pPr>
        <w:pStyle w:val="Rubric"/>
      </w:pPr>
      <w:r>
        <w:lastRenderedPageBreak/>
        <w:t xml:space="preserve">Alleluia. </w:t>
      </w:r>
      <w:r>
        <w:fldChar w:fldCharType="begin"/>
      </w:r>
      <w:r>
        <w:instrText xml:space="preserve"> REF _Ref445106453 \h </w:instrText>
      </w:r>
      <w:r>
        <w:fldChar w:fldCharType="separate"/>
      </w:r>
      <w:r w:rsidR="00513E2D">
        <w:t>The Psalms of the Eleventh Hour (Little Vespers)</w:t>
      </w:r>
      <w:r>
        <w:fldChar w:fldCharType="end"/>
      </w:r>
      <w:r>
        <w:t xml:space="preserve"> continue with </w:t>
      </w:r>
      <w:r>
        <w:fldChar w:fldCharType="begin"/>
      </w:r>
      <w:r>
        <w:instrText xml:space="preserve"> REF _Ref411967235 \h </w:instrText>
      </w:r>
      <w:r>
        <w:fldChar w:fldCharType="separate"/>
      </w:r>
      <w:r w:rsidR="00513E2D">
        <w:t>Psalm</w:t>
      </w:r>
      <w:r w:rsidR="00513E2D" w:rsidRPr="00AB1781">
        <w:t xml:space="preserve"> 119</w:t>
      </w:r>
      <w:r w:rsidR="00513E2D">
        <w:t>: “When I was afflicted, I cried out to the Lord”</w:t>
      </w:r>
      <w:r>
        <w:fldChar w:fldCharType="end"/>
      </w:r>
      <w:r>
        <w:t xml:space="preserve">, page </w:t>
      </w:r>
      <w:r>
        <w:fldChar w:fldCharType="begin"/>
      </w:r>
      <w:r>
        <w:instrText xml:space="preserve"> PAGEREF _Ref411967235 \h </w:instrText>
      </w:r>
      <w:r>
        <w:fldChar w:fldCharType="separate"/>
      </w:r>
      <w:r w:rsidR="00513E2D">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513E2D">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513E2D">
        <w:t>Psalm</w:t>
      </w:r>
      <w:r w:rsidR="00513E2D" w:rsidRPr="00AB1781">
        <w:t xml:space="preserve"> 118</w:t>
      </w:r>
      <w:r w:rsidR="00513E2D">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513E2D">
        <w:rPr>
          <w:noProof/>
        </w:rPr>
        <w:t>272</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003304C9" w:rsidR="00EE2E1D" w:rsidRDefault="00EE2E1D" w:rsidP="00385CB8">
      <w:pPr>
        <w:pStyle w:val="Rubric"/>
      </w:pPr>
      <w:r>
        <w:fldChar w:fldCharType="begin"/>
      </w:r>
      <w:r>
        <w:instrText xml:space="preserve"> REF _Ref434579602 \h </w:instrText>
      </w:r>
      <w:r>
        <w:fldChar w:fldCharType="separate"/>
      </w:r>
      <w:r w:rsidR="00513E2D">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13E2D">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szCs w:val="28"/>
          <w:rtl/>
          <w:lang w:bidi="he-IL"/>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4854058" w:rsidR="006D2FE5" w:rsidRPr="006D2FE5" w:rsidRDefault="00EE2E1D" w:rsidP="006D2FE5">
      <w:pPr>
        <w:pStyle w:val="Rubric"/>
      </w:pPr>
      <w:r>
        <w:fldChar w:fldCharType="begin"/>
      </w:r>
      <w:r>
        <w:instrText xml:space="preserve"> REF _Ref434579602 \h </w:instrText>
      </w:r>
      <w:r>
        <w:fldChar w:fldCharType="separate"/>
      </w:r>
      <w:r w:rsidR="00513E2D">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13E2D">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09"/>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10"/>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11"/>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12"/>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13"/>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lastRenderedPageBreak/>
        <w:t xml:space="preserve">7 I will </w:t>
      </w:r>
      <w:r w:rsidR="00E869A6">
        <w:t>confess</w:t>
      </w:r>
      <w:r w:rsidR="00E869A6">
        <w:rPr>
          <w:rStyle w:val="FootnoteReference"/>
        </w:rPr>
        <w:footnoteReference w:id="714"/>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szCs w:val="28"/>
          <w:rtl/>
          <w:lang w:bidi="he-IL"/>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A6EE6F8" w:rsidR="00EE2E1D" w:rsidRDefault="00EE2E1D" w:rsidP="00EE2E1D">
      <w:pPr>
        <w:pStyle w:val="Rubric"/>
      </w:pPr>
      <w:r>
        <w:fldChar w:fldCharType="begin"/>
      </w:r>
      <w:r>
        <w:instrText xml:space="preserve"> REF _Ref434579602 \h </w:instrText>
      </w:r>
      <w:r>
        <w:fldChar w:fldCharType="separate"/>
      </w:r>
      <w:r w:rsidR="00513E2D">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13E2D">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15"/>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szCs w:val="28"/>
          <w:rtl/>
          <w:lang w:bidi="he-IL"/>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E7566BF" w:rsidR="00EE2E1D" w:rsidRDefault="00EE2E1D" w:rsidP="00EE2E1D">
      <w:pPr>
        <w:pStyle w:val="Rubric"/>
      </w:pPr>
      <w:r>
        <w:fldChar w:fldCharType="begin"/>
      </w:r>
      <w:r>
        <w:instrText xml:space="preserve"> REF _Ref434579602 \h </w:instrText>
      </w:r>
      <w:r>
        <w:fldChar w:fldCharType="separate"/>
      </w:r>
      <w:r w:rsidR="00513E2D">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13E2D">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16"/>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lastRenderedPageBreak/>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717"/>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18"/>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19"/>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szCs w:val="28"/>
          <w:rtl/>
          <w:lang w:bidi="he-IL"/>
        </w:rPr>
        <w:t>ד</w:t>
      </w:r>
      <w:r w:rsidR="00F224C9">
        <w:t>)</w:t>
      </w:r>
      <w:r w:rsidR="00494693">
        <w:t xml:space="preserve">: </w:t>
      </w:r>
      <w:r w:rsidR="00E67F94">
        <w:t>“</w:t>
      </w:r>
      <w:r w:rsidR="00494693">
        <w:t xml:space="preserve">My soul clings to the </w:t>
      </w:r>
      <w:r w:rsidR="005E7419">
        <w:t>groun</w:t>
      </w:r>
      <w:r w:rsidR="00E67F94">
        <w:t>d”</w:t>
      </w:r>
    </w:p>
    <w:p w14:paraId="7911DE84" w14:textId="4B6EA7D9" w:rsidR="00EE2E1D" w:rsidRDefault="00EE2E1D" w:rsidP="00EE2E1D">
      <w:pPr>
        <w:pStyle w:val="Rubric"/>
      </w:pPr>
      <w:r>
        <w:fldChar w:fldCharType="begin"/>
      </w:r>
      <w:r>
        <w:instrText xml:space="preserve"> REF _Ref434579602 \h </w:instrText>
      </w:r>
      <w:r>
        <w:fldChar w:fldCharType="separate"/>
      </w:r>
      <w:r w:rsidR="00513E2D">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13E2D">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20"/>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21"/>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lastRenderedPageBreak/>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szCs w:val="28"/>
          <w:rtl/>
          <w:lang w:bidi="he-IL"/>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7AECAC1" w:rsidR="00EE2E1D" w:rsidRDefault="00EE2E1D" w:rsidP="00EE2E1D">
      <w:pPr>
        <w:pStyle w:val="Rubric"/>
      </w:pPr>
      <w:r>
        <w:fldChar w:fldCharType="begin"/>
      </w:r>
      <w:r>
        <w:instrText xml:space="preserve"> REF _Ref434579602 \h </w:instrText>
      </w:r>
      <w:r>
        <w:fldChar w:fldCharType="separate"/>
      </w:r>
      <w:r w:rsidR="00513E2D">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13E2D">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22"/>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23"/>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24"/>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25"/>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26"/>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lastRenderedPageBreak/>
        <w:t>Psalm 118 Part 6</w:t>
      </w:r>
      <w:r w:rsidR="00F224C9">
        <w:t xml:space="preserve"> (</w:t>
      </w:r>
      <w:r w:rsidR="00F224C9" w:rsidRPr="005A5E13">
        <w:rPr>
          <w:rFonts w:ascii="Tahoma" w:eastAsia="Tahoma" w:hAnsi="Tahoma" w:cs="Tahoma"/>
          <w:szCs w:val="28"/>
          <w:rtl/>
          <w:lang w:bidi="he-IL"/>
        </w:rPr>
        <w:t>ו</w:t>
      </w:r>
      <w:r w:rsidR="00F224C9">
        <w:t>)</w:t>
      </w:r>
      <w:r w:rsidR="00494693">
        <w:t xml:space="preserve">: </w:t>
      </w:r>
      <w:r w:rsidR="00E67F94">
        <w:t>“</w:t>
      </w:r>
      <w:r w:rsidR="00494693">
        <w:t>And let Your mercy come upon me, O Lor</w:t>
      </w:r>
      <w:r w:rsidR="00E67F94">
        <w:t>d”</w:t>
      </w:r>
    </w:p>
    <w:p w14:paraId="24B3CEAD" w14:textId="78896544" w:rsidR="00EE2E1D" w:rsidRDefault="00EE2E1D" w:rsidP="00EE2E1D">
      <w:pPr>
        <w:pStyle w:val="Rubric"/>
      </w:pPr>
      <w:r>
        <w:fldChar w:fldCharType="begin"/>
      </w:r>
      <w:r>
        <w:instrText xml:space="preserve"> REF _Ref434579602 \h </w:instrText>
      </w:r>
      <w:r>
        <w:fldChar w:fldCharType="separate"/>
      </w:r>
      <w:r w:rsidR="00513E2D">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13E2D">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szCs w:val="28"/>
          <w:rtl/>
          <w:lang w:bidi="he-IL"/>
        </w:rPr>
        <w:t>ז</w:t>
      </w:r>
      <w:r w:rsidR="00F224C9">
        <w:t>)</w:t>
      </w:r>
      <w:r w:rsidR="00494693">
        <w:t xml:space="preserve">: </w:t>
      </w:r>
      <w:r w:rsidR="00E67F94">
        <w:t>“Remember Your word</w:t>
      </w:r>
      <w:r w:rsidR="00494693">
        <w:t xml:space="preserve"> to Your s</w:t>
      </w:r>
      <w:r w:rsidR="00CB069B">
        <w:t>ervan</w:t>
      </w:r>
      <w:r w:rsidR="00E67F94">
        <w:t>t”</w:t>
      </w:r>
    </w:p>
    <w:p w14:paraId="23B9D164" w14:textId="3B47ADC7" w:rsidR="00EE2E1D" w:rsidRDefault="00EE2E1D" w:rsidP="00EE2E1D">
      <w:pPr>
        <w:pStyle w:val="Rubric"/>
      </w:pPr>
      <w:r>
        <w:fldChar w:fldCharType="begin"/>
      </w:r>
      <w:r>
        <w:instrText xml:space="preserve"> REF _Ref434579602 \h </w:instrText>
      </w:r>
      <w:r>
        <w:fldChar w:fldCharType="separate"/>
      </w:r>
      <w:r w:rsidR="00513E2D">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13E2D">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lastRenderedPageBreak/>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szCs w:val="28"/>
          <w:rtl/>
          <w:lang w:bidi="he-IL"/>
        </w:rPr>
        <w:t>ח</w:t>
      </w:r>
      <w:r w:rsidR="00F224C9">
        <w:t>)</w:t>
      </w:r>
      <w:r w:rsidR="00494693">
        <w:t xml:space="preserve">: </w:t>
      </w:r>
      <w:r w:rsidR="00E67F94">
        <w:t>“</w:t>
      </w:r>
      <w:r w:rsidR="00494693">
        <w:t>You are my portion, O Lor</w:t>
      </w:r>
      <w:r w:rsidR="00E67F94">
        <w:t>d”</w:t>
      </w:r>
    </w:p>
    <w:p w14:paraId="078F6BD3" w14:textId="29B44D47" w:rsidR="00EE2E1D" w:rsidRDefault="00EE2E1D" w:rsidP="00EE2E1D">
      <w:pPr>
        <w:pStyle w:val="Rubric"/>
      </w:pPr>
      <w:r>
        <w:fldChar w:fldCharType="begin"/>
      </w:r>
      <w:r>
        <w:instrText xml:space="preserve"> REF _Ref434579602 \h </w:instrText>
      </w:r>
      <w:r>
        <w:fldChar w:fldCharType="separate"/>
      </w:r>
      <w:r w:rsidR="00513E2D">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13E2D">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27"/>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28"/>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29"/>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lastRenderedPageBreak/>
        <w:t>Psalm 118 Part 9</w:t>
      </w:r>
      <w:r w:rsidR="00F224C9">
        <w:t xml:space="preserve"> (</w:t>
      </w:r>
      <w:r w:rsidR="00F224C9" w:rsidRPr="00055722">
        <w:rPr>
          <w:rFonts w:ascii="Tahoma" w:eastAsia="Tahoma" w:hAnsi="Tahoma" w:cs="Tahoma"/>
          <w:szCs w:val="28"/>
          <w:rtl/>
          <w:lang w:bidi="he-IL"/>
        </w:rPr>
        <w:t>ט</w:t>
      </w:r>
      <w:r w:rsidR="00F224C9">
        <w:t>):</w:t>
      </w:r>
      <w:r w:rsidR="00494693">
        <w:t xml:space="preserve"> </w:t>
      </w:r>
      <w:r w:rsidR="00E67F94">
        <w:t>“</w:t>
      </w:r>
      <w:r w:rsidR="00494693">
        <w:t>You have shown kindness to Your s</w:t>
      </w:r>
      <w:r w:rsidR="00B24F7C">
        <w:t>ervan</w:t>
      </w:r>
      <w:r w:rsidR="00E67F94">
        <w:t>t”</w:t>
      </w:r>
    </w:p>
    <w:p w14:paraId="58C9685F" w14:textId="17130C91" w:rsidR="00EE2E1D" w:rsidRDefault="00EE2E1D" w:rsidP="00EE2E1D">
      <w:pPr>
        <w:pStyle w:val="Rubric"/>
      </w:pPr>
      <w:r>
        <w:fldChar w:fldCharType="begin"/>
      </w:r>
      <w:r>
        <w:instrText xml:space="preserve"> REF _Ref434579602 \h </w:instrText>
      </w:r>
      <w:r>
        <w:fldChar w:fldCharType="separate"/>
      </w:r>
      <w:r w:rsidR="00513E2D">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13E2D">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30"/>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31"/>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szCs w:val="28"/>
          <w:rtl/>
          <w:lang w:bidi="he-IL"/>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00E1087" w:rsidR="00EE2E1D" w:rsidRDefault="00EE2E1D" w:rsidP="00EE2E1D">
      <w:pPr>
        <w:pStyle w:val="Rubric"/>
      </w:pPr>
      <w:r>
        <w:fldChar w:fldCharType="begin"/>
      </w:r>
      <w:r>
        <w:instrText xml:space="preserve"> REF _Ref434579602 \h </w:instrText>
      </w:r>
      <w:r>
        <w:fldChar w:fldCharType="separate"/>
      </w:r>
      <w:r w:rsidR="00513E2D">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13E2D">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lastRenderedPageBreak/>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szCs w:val="28"/>
          <w:rtl/>
          <w:lang w:bidi="he-IL"/>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4C3556F" w:rsidR="00EE2E1D" w:rsidRDefault="00EE2E1D" w:rsidP="00EE2E1D">
      <w:pPr>
        <w:pStyle w:val="Rubric"/>
      </w:pPr>
      <w:r>
        <w:fldChar w:fldCharType="begin"/>
      </w:r>
      <w:r>
        <w:instrText xml:space="preserve"> REF _Ref434579602 \h </w:instrText>
      </w:r>
      <w:r>
        <w:fldChar w:fldCharType="separate"/>
      </w:r>
      <w:r w:rsidR="00513E2D">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13E2D">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32"/>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33"/>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34"/>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35"/>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36"/>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lastRenderedPageBreak/>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szCs w:val="28"/>
          <w:rtl/>
          <w:lang w:bidi="he-IL"/>
        </w:rPr>
        <w:t>ל</w:t>
      </w:r>
      <w:r w:rsidR="00F224C9">
        <w:t>)</w:t>
      </w:r>
      <w:r w:rsidR="00494693">
        <w:t xml:space="preserve">: </w:t>
      </w:r>
      <w:r w:rsidR="00E67F94">
        <w:t>“</w:t>
      </w:r>
      <w:r w:rsidR="00494693">
        <w:t>Your word, O Lord, continues forever in Heave</w:t>
      </w:r>
      <w:r w:rsidR="00E67F94">
        <w:t>n”</w:t>
      </w:r>
    </w:p>
    <w:p w14:paraId="17E2AE4E" w14:textId="31A3AE6F" w:rsidR="00EE2E1D" w:rsidRDefault="00EE2E1D" w:rsidP="00EE2E1D">
      <w:pPr>
        <w:pStyle w:val="Rubric"/>
      </w:pPr>
      <w:r>
        <w:fldChar w:fldCharType="begin"/>
      </w:r>
      <w:r>
        <w:instrText xml:space="preserve"> REF _Ref434579602 \h </w:instrText>
      </w:r>
      <w:r>
        <w:fldChar w:fldCharType="separate"/>
      </w:r>
      <w:r w:rsidR="00513E2D">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13E2D">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37"/>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FD11073" w:rsidR="00385CB8" w:rsidRPr="00AB1781" w:rsidRDefault="00385CB8" w:rsidP="00423B80">
      <w:pPr>
        <w:pStyle w:val="EnglishHangNoCoptic"/>
      </w:pPr>
      <w:r w:rsidRPr="00AB1781">
        <w:t xml:space="preserve">96 I </w:t>
      </w:r>
      <w:r w:rsidR="00423B80">
        <w:t>have seen</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38"/>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szCs w:val="28"/>
          <w:rtl/>
          <w:lang w:bidi="he-IL"/>
        </w:rPr>
        <w:t>מ</w:t>
      </w:r>
      <w:r w:rsidR="00F224C9">
        <w:t>)</w:t>
      </w:r>
      <w:r>
        <w:t xml:space="preserve">: </w:t>
      </w:r>
      <w:r w:rsidR="00E67F94">
        <w:t>“</w:t>
      </w:r>
      <w:r>
        <w:t>O how I love Your law, O Lord</w:t>
      </w:r>
      <w:r w:rsidR="00E67F94">
        <w:t>”</w:t>
      </w:r>
    </w:p>
    <w:p w14:paraId="416E23D5" w14:textId="5965928C" w:rsidR="00EE2E1D" w:rsidRDefault="00EE2E1D" w:rsidP="00EE2E1D">
      <w:pPr>
        <w:pStyle w:val="Rubric"/>
      </w:pPr>
      <w:r>
        <w:fldChar w:fldCharType="begin"/>
      </w:r>
      <w:r>
        <w:instrText xml:space="preserve"> REF _Ref434579602 \h </w:instrText>
      </w:r>
      <w:r>
        <w:fldChar w:fldCharType="separate"/>
      </w:r>
      <w:r w:rsidR="00513E2D">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13E2D">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lastRenderedPageBreak/>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39"/>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szCs w:val="28"/>
          <w:rtl/>
          <w:lang w:bidi="he-IL"/>
        </w:rPr>
        <w:t>נ</w:t>
      </w:r>
      <w:r w:rsidR="00F224C9">
        <w:t>)</w:t>
      </w:r>
      <w:r>
        <w:t xml:space="preserve">: </w:t>
      </w:r>
      <w:r w:rsidR="00E67F94">
        <w:t>“</w:t>
      </w:r>
      <w:r>
        <w:t>Your law is a lamp to my fee</w:t>
      </w:r>
      <w:r w:rsidR="00E67F94">
        <w:t>t”</w:t>
      </w:r>
    </w:p>
    <w:p w14:paraId="3EB6C368" w14:textId="107E5490" w:rsidR="00EE2E1D" w:rsidRDefault="00EE2E1D" w:rsidP="00EE2E1D">
      <w:pPr>
        <w:pStyle w:val="Rubric"/>
      </w:pPr>
      <w:r>
        <w:fldChar w:fldCharType="begin"/>
      </w:r>
      <w:r>
        <w:instrText xml:space="preserve"> REF _Ref434579602 \h </w:instrText>
      </w:r>
      <w:r>
        <w:fldChar w:fldCharType="separate"/>
      </w:r>
      <w:r w:rsidR="00513E2D">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13E2D">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40"/>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41"/>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lastRenderedPageBreak/>
        <w:t>Psalm 118 Part 15</w:t>
      </w:r>
      <w:r w:rsidR="00F224C9">
        <w:t xml:space="preserve"> (</w:t>
      </w:r>
      <w:r w:rsidR="00F224C9" w:rsidRPr="003B7D97">
        <w:rPr>
          <w:rFonts w:ascii="Tahoma" w:eastAsia="Tahoma" w:hAnsi="Tahoma" w:cs="Tahoma"/>
          <w:szCs w:val="28"/>
          <w:rtl/>
          <w:lang w:bidi="he-IL"/>
        </w:rPr>
        <w:t>ס</w:t>
      </w:r>
      <w:r w:rsidR="00F224C9">
        <w:t>)</w:t>
      </w:r>
      <w:r>
        <w:t xml:space="preserve">: </w:t>
      </w:r>
      <w:r w:rsidR="00E67F94">
        <w:t>“</w:t>
      </w:r>
      <w:r>
        <w:t xml:space="preserve">I hate </w:t>
      </w:r>
      <w:r w:rsidR="004D36A2">
        <w:t>transgressors</w:t>
      </w:r>
      <w:r>
        <w:t>, but I love Your la</w:t>
      </w:r>
      <w:r w:rsidR="00E67F94">
        <w:t>w”</w:t>
      </w:r>
    </w:p>
    <w:p w14:paraId="4F0B3E2F" w14:textId="6F33F756" w:rsidR="00EE2E1D" w:rsidRDefault="00EE2E1D" w:rsidP="00EE2E1D">
      <w:pPr>
        <w:pStyle w:val="Rubric"/>
      </w:pPr>
      <w:r>
        <w:fldChar w:fldCharType="begin"/>
      </w:r>
      <w:r>
        <w:instrText xml:space="preserve"> REF _Ref434579602 \h </w:instrText>
      </w:r>
      <w:r>
        <w:fldChar w:fldCharType="separate"/>
      </w:r>
      <w:r w:rsidR="00513E2D">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13E2D">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42"/>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43"/>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szCs w:val="28"/>
          <w:rtl/>
          <w:lang w:bidi="he-IL"/>
        </w:rPr>
        <w:t>ע</w:t>
      </w:r>
      <w:r w:rsidR="00F224C9">
        <w:t>)</w:t>
      </w:r>
      <w:r>
        <w:t xml:space="preserve">: </w:t>
      </w:r>
      <w:r w:rsidR="00E67F94">
        <w:t>“</w:t>
      </w:r>
      <w:r>
        <w:t>I have done what is right and jus</w:t>
      </w:r>
      <w:r w:rsidR="00E67F94">
        <w:t>t”</w:t>
      </w:r>
    </w:p>
    <w:p w14:paraId="0CDF1709" w14:textId="60C39A56" w:rsidR="00EE2E1D" w:rsidRDefault="00EE2E1D" w:rsidP="00EE2E1D">
      <w:pPr>
        <w:pStyle w:val="Rubric"/>
      </w:pPr>
      <w:r>
        <w:fldChar w:fldCharType="begin"/>
      </w:r>
      <w:r>
        <w:instrText xml:space="preserve"> REF _Ref434579602 \h </w:instrText>
      </w:r>
      <w:r>
        <w:fldChar w:fldCharType="separate"/>
      </w:r>
      <w:r w:rsidR="00513E2D">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13E2D">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44"/>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lastRenderedPageBreak/>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45"/>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46"/>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47"/>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szCs w:val="28"/>
          <w:rtl/>
          <w:lang w:bidi="he-IL"/>
        </w:rPr>
        <w:t>פ</w:t>
      </w:r>
      <w:r w:rsidR="00F224C9">
        <w:t>)</w:t>
      </w:r>
      <w:r>
        <w:t xml:space="preserve">: </w:t>
      </w:r>
      <w:r w:rsidR="00E67F94">
        <w:t>“</w:t>
      </w:r>
      <w:r>
        <w:t>Your testimonies are wonderfu</w:t>
      </w:r>
      <w:r w:rsidR="00E67F94">
        <w:t>l”</w:t>
      </w:r>
    </w:p>
    <w:p w14:paraId="614D9386" w14:textId="5AC4137A" w:rsidR="00EE2E1D" w:rsidRDefault="00EE2E1D" w:rsidP="00EE2E1D">
      <w:pPr>
        <w:pStyle w:val="Rubric"/>
      </w:pPr>
      <w:r>
        <w:fldChar w:fldCharType="begin"/>
      </w:r>
      <w:r>
        <w:instrText xml:space="preserve"> REF _Ref434579602 \h </w:instrText>
      </w:r>
      <w:r>
        <w:fldChar w:fldCharType="separate"/>
      </w:r>
      <w:r w:rsidR="00513E2D">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13E2D">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48"/>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49"/>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50"/>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lastRenderedPageBreak/>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szCs w:val="28"/>
          <w:rtl/>
          <w:lang w:bidi="he-IL"/>
        </w:rPr>
        <w:t>צ</w:t>
      </w:r>
      <w:r w:rsidR="00F224C9">
        <w:t>)</w:t>
      </w:r>
      <w:r w:rsidR="00A7568A">
        <w:t xml:space="preserve">: </w:t>
      </w:r>
      <w:r w:rsidR="00E67F94">
        <w:t>“</w:t>
      </w:r>
      <w:r w:rsidR="00A7568A">
        <w:t>You are Righteou</w:t>
      </w:r>
      <w:r>
        <w:t>, O Lor</w:t>
      </w:r>
      <w:r w:rsidR="00E67F94">
        <w:t>d”</w:t>
      </w:r>
    </w:p>
    <w:p w14:paraId="35F317C0" w14:textId="1EA94BAC" w:rsidR="00EE2E1D" w:rsidRDefault="00EE2E1D" w:rsidP="00EE2E1D">
      <w:pPr>
        <w:pStyle w:val="Rubric"/>
      </w:pPr>
      <w:r>
        <w:fldChar w:fldCharType="begin"/>
      </w:r>
      <w:r>
        <w:instrText xml:space="preserve"> REF _Ref434579602 \h </w:instrText>
      </w:r>
      <w:r>
        <w:fldChar w:fldCharType="separate"/>
      </w:r>
      <w:r w:rsidR="00513E2D">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13E2D">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5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52"/>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szCs w:val="28"/>
          <w:rtl/>
          <w:lang w:bidi="he-IL"/>
        </w:rPr>
        <w:t>ק</w:t>
      </w:r>
      <w:r w:rsidR="00F224C9">
        <w:t>)</w:t>
      </w:r>
      <w:r>
        <w:t xml:space="preserve">: </w:t>
      </w:r>
      <w:r w:rsidR="00E67F94">
        <w:t>“</w:t>
      </w:r>
      <w:r>
        <w:t>I cry with my whole heart; hear me, O Lor</w:t>
      </w:r>
      <w:r w:rsidR="00E67F94">
        <w:t>d”</w:t>
      </w:r>
    </w:p>
    <w:p w14:paraId="640D1B93" w14:textId="70AA122C" w:rsidR="00EE2E1D" w:rsidRDefault="00EE2E1D" w:rsidP="00EE2E1D">
      <w:pPr>
        <w:pStyle w:val="Rubric"/>
      </w:pPr>
      <w:r>
        <w:fldChar w:fldCharType="begin"/>
      </w:r>
      <w:r>
        <w:instrText xml:space="preserve"> REF _Ref434579602 \h </w:instrText>
      </w:r>
      <w:r>
        <w:fldChar w:fldCharType="separate"/>
      </w:r>
      <w:r w:rsidR="00513E2D">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13E2D">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lastRenderedPageBreak/>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53"/>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5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55"/>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szCs w:val="28"/>
          <w:rtl/>
          <w:lang w:bidi="he-IL"/>
        </w:rPr>
        <w:t>ר</w:t>
      </w:r>
      <w:r w:rsidR="00F224C9">
        <w:t xml:space="preserve">): </w:t>
      </w:r>
      <w:r w:rsidR="00E67F94">
        <w:t>“</w:t>
      </w:r>
      <w:r>
        <w:t xml:space="preserve">See my </w:t>
      </w:r>
      <w:r w:rsidR="00806AA6">
        <w:t>humiliation</w:t>
      </w:r>
      <w:r w:rsidR="00E67F94">
        <w:t xml:space="preserve"> and deliver me”</w:t>
      </w:r>
      <w:bookmarkEnd w:id="301"/>
    </w:p>
    <w:p w14:paraId="1B546F80" w14:textId="69A26F8B" w:rsidR="006D2FE5" w:rsidRDefault="006D2FE5" w:rsidP="006D2FE5">
      <w:pPr>
        <w:pStyle w:val="Rubric"/>
      </w:pPr>
      <w:r>
        <w:fldChar w:fldCharType="begin"/>
      </w:r>
      <w:r>
        <w:instrText xml:space="preserve"> REF _Ref434578449 \h </w:instrText>
      </w:r>
      <w:r>
        <w:fldChar w:fldCharType="separate"/>
      </w:r>
      <w:r w:rsidR="00513E2D">
        <w:rPr>
          <w:lang w:val="en-GB"/>
        </w:rPr>
        <w:t>The Psalms of the Veil</w:t>
      </w:r>
      <w:r>
        <w:fldChar w:fldCharType="end"/>
      </w:r>
      <w:r>
        <w:t xml:space="preserve">, page </w:t>
      </w:r>
      <w:r>
        <w:fldChar w:fldCharType="begin"/>
      </w:r>
      <w:r>
        <w:instrText xml:space="preserve"> PAGEREF _Ref434578449 \h </w:instrText>
      </w:r>
      <w:r>
        <w:fldChar w:fldCharType="separate"/>
      </w:r>
      <w:r w:rsidR="00513E2D">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513E2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513E2D">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lastRenderedPageBreak/>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56"/>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758192CE"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513E2D">
        <w:rPr>
          <w:lang w:val="en-GB"/>
        </w:rPr>
        <w:t>The Psalms of the Veil</w:t>
      </w:r>
      <w:r>
        <w:fldChar w:fldCharType="end"/>
      </w:r>
      <w:r>
        <w:t xml:space="preserve"> continue with </w:t>
      </w:r>
      <w:r>
        <w:fldChar w:fldCharType="begin"/>
      </w:r>
      <w:r>
        <w:instrText xml:space="preserve"> REF _Ref434579051 \h </w:instrText>
      </w:r>
      <w:r>
        <w:fldChar w:fldCharType="separate"/>
      </w:r>
      <w:r w:rsidR="00513E2D">
        <w:t>Psalm 118 Part 21 (</w:t>
      </w:r>
      <w:r w:rsidR="00513E2D" w:rsidRPr="0082523C">
        <w:rPr>
          <w:rFonts w:ascii="Tahoma" w:eastAsia="Tahoma" w:hAnsi="Tahoma" w:cs="Tahoma"/>
          <w:szCs w:val="28"/>
          <w:rtl/>
          <w:lang w:bidi="he-IL"/>
        </w:rPr>
        <w:t>ש</w:t>
      </w:r>
      <w:r w:rsidR="00513E2D">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szCs w:val="28"/>
          <w:rtl/>
          <w:lang w:bidi="he-IL"/>
        </w:rPr>
        <w:t>ש</w:t>
      </w:r>
      <w:r w:rsidR="00F224C9">
        <w:t>)</w:t>
      </w:r>
      <w:r>
        <w:t xml:space="preserve">: </w:t>
      </w:r>
      <w:r w:rsidR="00E67F94">
        <w:t>“</w:t>
      </w:r>
      <w:r>
        <w:t>Rulers persecute me without caus</w:t>
      </w:r>
      <w:r w:rsidR="00E67F94">
        <w:t>e”</w:t>
      </w:r>
      <w:bookmarkEnd w:id="302"/>
    </w:p>
    <w:p w14:paraId="4357BBBC" w14:textId="30C53DF4" w:rsidR="006D2FE5" w:rsidRDefault="006D2FE5" w:rsidP="006D2FE5">
      <w:pPr>
        <w:pStyle w:val="Rubric"/>
      </w:pPr>
      <w:r>
        <w:fldChar w:fldCharType="begin"/>
      </w:r>
      <w:r>
        <w:instrText xml:space="preserve"> REF _Ref434578449 \h </w:instrText>
      </w:r>
      <w:r>
        <w:fldChar w:fldCharType="separate"/>
      </w:r>
      <w:r w:rsidR="00513E2D">
        <w:rPr>
          <w:lang w:val="en-GB"/>
        </w:rPr>
        <w:t>The Psalms of the Veil</w:t>
      </w:r>
      <w:r>
        <w:fldChar w:fldCharType="end"/>
      </w:r>
      <w:r>
        <w:t xml:space="preserve">, page </w:t>
      </w:r>
      <w:r>
        <w:fldChar w:fldCharType="begin"/>
      </w:r>
      <w:r>
        <w:instrText xml:space="preserve"> PAGEREF _Ref434578449 \h </w:instrText>
      </w:r>
      <w:r>
        <w:fldChar w:fldCharType="separate"/>
      </w:r>
      <w:r w:rsidR="00513E2D">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513E2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513E2D">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57"/>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58"/>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3D7CEE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513E2D">
        <w:rPr>
          <w:lang w:val="en-GB"/>
        </w:rPr>
        <w:t>The Psalms of the Veil</w:t>
      </w:r>
      <w:r>
        <w:fldChar w:fldCharType="end"/>
      </w:r>
      <w:r>
        <w:t xml:space="preserve"> continue with </w:t>
      </w:r>
      <w:r>
        <w:fldChar w:fldCharType="begin"/>
      </w:r>
      <w:r>
        <w:instrText xml:space="preserve"> REF _Ref434579065 \h </w:instrText>
      </w:r>
      <w:r>
        <w:fldChar w:fldCharType="separate"/>
      </w:r>
      <w:r w:rsidR="00513E2D">
        <w:t>Psalm 118 Part 22 (</w:t>
      </w:r>
      <w:r w:rsidR="00513E2D" w:rsidRPr="0082523C">
        <w:rPr>
          <w:rFonts w:ascii="Tahoma" w:eastAsia="Tahoma" w:hAnsi="Tahoma" w:cs="Tahoma"/>
          <w:szCs w:val="28"/>
          <w:rtl/>
          <w:lang w:bidi="he-IL"/>
        </w:rPr>
        <w:t>ת</w:t>
      </w:r>
      <w:r w:rsidR="00513E2D">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lastRenderedPageBreak/>
        <w:t>Psalm 118 Part 22</w:t>
      </w:r>
      <w:r w:rsidR="00F224C9">
        <w:t xml:space="preserve"> (</w:t>
      </w:r>
      <w:r w:rsidR="00F224C9" w:rsidRPr="0082523C">
        <w:rPr>
          <w:rFonts w:ascii="Tahoma" w:eastAsia="Tahoma" w:hAnsi="Tahoma" w:cs="Tahoma"/>
          <w:szCs w:val="28"/>
          <w:rtl/>
          <w:lang w:bidi="he-IL"/>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5C52FF16" w:rsidR="006D2FE5" w:rsidRDefault="006D2FE5" w:rsidP="006D2FE5">
      <w:pPr>
        <w:pStyle w:val="Rubric"/>
      </w:pPr>
      <w:r>
        <w:fldChar w:fldCharType="begin"/>
      </w:r>
      <w:r>
        <w:instrText xml:space="preserve"> REF _Ref434578449 \h </w:instrText>
      </w:r>
      <w:r>
        <w:fldChar w:fldCharType="separate"/>
      </w:r>
      <w:r w:rsidR="00513E2D">
        <w:rPr>
          <w:lang w:val="en-GB"/>
        </w:rPr>
        <w:t>The Psalms of the Veil</w:t>
      </w:r>
      <w:r>
        <w:fldChar w:fldCharType="end"/>
      </w:r>
      <w:r>
        <w:t xml:space="preserve">, page </w:t>
      </w:r>
      <w:r>
        <w:fldChar w:fldCharType="begin"/>
      </w:r>
      <w:r>
        <w:instrText xml:space="preserve"> PAGEREF _Ref434578449 \h </w:instrText>
      </w:r>
      <w:r>
        <w:fldChar w:fldCharType="separate"/>
      </w:r>
      <w:r w:rsidR="00513E2D">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513E2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513E2D">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59"/>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3E83F54" w:rsidR="00E611C7" w:rsidRDefault="00E611C7" w:rsidP="00E611C7">
      <w:pPr>
        <w:pStyle w:val="Rubric"/>
      </w:pPr>
      <w:r>
        <w:t xml:space="preserve">Alleluia. </w:t>
      </w:r>
      <w:r>
        <w:fldChar w:fldCharType="begin"/>
      </w:r>
      <w:r>
        <w:instrText xml:space="preserve"> REF _Ref434578449 \h </w:instrText>
      </w:r>
      <w:r>
        <w:fldChar w:fldCharType="separate"/>
      </w:r>
      <w:r w:rsidR="00513E2D">
        <w:rPr>
          <w:lang w:val="en-GB"/>
        </w:rPr>
        <w:t>The Psalms of the Veil</w:t>
      </w:r>
      <w:r>
        <w:fldChar w:fldCharType="end"/>
      </w:r>
      <w:r>
        <w:t xml:space="preserve"> and </w:t>
      </w:r>
      <w:r>
        <w:fldChar w:fldCharType="begin"/>
      </w:r>
      <w:r>
        <w:instrText xml:space="preserve"> REF _Ref448127130 \h </w:instrText>
      </w:r>
      <w:r>
        <w:fldChar w:fldCharType="separate"/>
      </w:r>
      <w:r w:rsidR="00513E2D">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34DE3D87" w:rsidR="00F14AA6" w:rsidRDefault="00F14AA6" w:rsidP="00550889">
      <w:pPr>
        <w:pStyle w:val="Rubric"/>
      </w:pPr>
      <w:r>
        <w:lastRenderedPageBreak/>
        <w:fldChar w:fldCharType="begin"/>
      </w:r>
      <w:r>
        <w:instrText xml:space="preserve"> REF _Ref434576694 \h </w:instrText>
      </w:r>
      <w:r>
        <w:fldChar w:fldCharType="separate"/>
      </w:r>
      <w:r w:rsidR="00513E2D">
        <w:rPr>
          <w:lang w:val="en-GB"/>
        </w:rPr>
        <w:t>The Psalms of Sunset (Vespers)</w:t>
      </w:r>
      <w:r>
        <w:fldChar w:fldCharType="end"/>
      </w:r>
      <w:r>
        <w:t xml:space="preserve">, page </w:t>
      </w:r>
      <w:r>
        <w:fldChar w:fldCharType="begin"/>
      </w:r>
      <w:r>
        <w:instrText xml:space="preserve"> PAGEREF _Ref434576694 \h </w:instrText>
      </w:r>
      <w:r>
        <w:fldChar w:fldCharType="separate"/>
      </w:r>
      <w:r w:rsidR="00513E2D">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13E2D">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13E2D">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60"/>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61"/>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62"/>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087AA6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513E2D">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13E2D">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513E2D">
        <w:t>Psalm</w:t>
      </w:r>
      <w:r w:rsidR="00513E2D" w:rsidRPr="00AB1781">
        <w:t xml:space="preserve"> 120</w:t>
      </w:r>
      <w:r w:rsidR="00513E2D">
        <w:t>: “I lifted up my eyes to the mountains”</w:t>
      </w:r>
      <w:r>
        <w:fldChar w:fldCharType="end"/>
      </w:r>
      <w:r>
        <w:t xml:space="preserve">, page </w:t>
      </w:r>
      <w:r>
        <w:fldChar w:fldCharType="begin"/>
      </w:r>
      <w:r>
        <w:instrText xml:space="preserve"> PAGEREF _Ref411967252 \h </w:instrText>
      </w:r>
      <w:r>
        <w:fldChar w:fldCharType="separate"/>
      </w:r>
      <w:r w:rsidR="00513E2D">
        <w:rPr>
          <w:noProof/>
        </w:rPr>
        <w:t>288</w:t>
      </w:r>
      <w:r>
        <w:fldChar w:fldCharType="end"/>
      </w:r>
      <w:r>
        <w:t>.</w:t>
      </w:r>
      <w:r w:rsidR="00C61C1A">
        <w:t xml:space="preserve"> </w:t>
      </w:r>
    </w:p>
    <w:p w14:paraId="75788234" w14:textId="63941554" w:rsidR="00FD25B7" w:rsidRPr="00FD25B7" w:rsidRDefault="00FD25B7" w:rsidP="00BF0205">
      <w:pPr>
        <w:pStyle w:val="Heading4"/>
      </w:pPr>
      <w:bookmarkStart w:id="30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2465A53" w:rsidR="00F14AA6" w:rsidRDefault="00F14AA6" w:rsidP="00FD25B7">
      <w:pPr>
        <w:pStyle w:val="Rubric"/>
      </w:pPr>
      <w:r>
        <w:fldChar w:fldCharType="begin"/>
      </w:r>
      <w:r>
        <w:instrText xml:space="preserve"> REF _Ref434576694 \h </w:instrText>
      </w:r>
      <w:r>
        <w:fldChar w:fldCharType="separate"/>
      </w:r>
      <w:r w:rsidR="00513E2D">
        <w:rPr>
          <w:lang w:val="en-GB"/>
        </w:rPr>
        <w:t>The Psalms of Sunset (Vespers)</w:t>
      </w:r>
      <w:r>
        <w:fldChar w:fldCharType="end"/>
      </w:r>
      <w:r>
        <w:t xml:space="preserve">, page </w:t>
      </w:r>
      <w:r>
        <w:fldChar w:fldCharType="begin"/>
      </w:r>
      <w:r>
        <w:instrText xml:space="preserve"> PAGEREF _Ref434576694 \h </w:instrText>
      </w:r>
      <w:r>
        <w:fldChar w:fldCharType="separate"/>
      </w:r>
      <w:r w:rsidR="00513E2D">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13E2D">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13E2D">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63"/>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lastRenderedPageBreak/>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64"/>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3E157C1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513E2D">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13E2D">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513E2D">
        <w:t>Psalm</w:t>
      </w:r>
      <w:r w:rsidR="00513E2D" w:rsidRPr="00AB1781">
        <w:t xml:space="preserve"> 121</w:t>
      </w:r>
      <w:r w:rsidR="00513E2D">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513E2D">
        <w:rPr>
          <w:noProof/>
        </w:rPr>
        <w:t>289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13E2D">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513E2D">
        <w:t>Psalm</w:t>
      </w:r>
      <w:r w:rsidR="00513E2D" w:rsidRPr="00AB1781">
        <w:t xml:space="preserve"> 128</w:t>
      </w:r>
      <w:r w:rsidR="00513E2D">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513E2D">
        <w:rPr>
          <w:noProof/>
        </w:rPr>
        <w:t>295</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5000BF3" w:rsidR="00F14AA6" w:rsidRDefault="00F14AA6" w:rsidP="00FD25B7">
      <w:pPr>
        <w:pStyle w:val="Rubric"/>
      </w:pPr>
      <w:r>
        <w:fldChar w:fldCharType="begin"/>
      </w:r>
      <w:r>
        <w:instrText xml:space="preserve"> REF _Ref434576694 \h </w:instrText>
      </w:r>
      <w:r>
        <w:fldChar w:fldCharType="separate"/>
      </w:r>
      <w:r w:rsidR="00513E2D">
        <w:rPr>
          <w:lang w:val="en-GB"/>
        </w:rPr>
        <w:t>The Psalms of Sunset (Vespers)</w:t>
      </w:r>
      <w:r>
        <w:fldChar w:fldCharType="end"/>
      </w:r>
      <w:r>
        <w:t xml:space="preserve">, page </w:t>
      </w:r>
      <w:r>
        <w:fldChar w:fldCharType="begin"/>
      </w:r>
      <w:r>
        <w:instrText xml:space="preserve"> PAGEREF _Ref434576694 \h </w:instrText>
      </w:r>
      <w:r>
        <w:fldChar w:fldCharType="separate"/>
      </w:r>
      <w:r w:rsidR="00513E2D">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13E2D">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13E2D">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lastRenderedPageBreak/>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65"/>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66"/>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67"/>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68"/>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69"/>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51125C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513E2D">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13E2D">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513E2D">
        <w:t>Psalm</w:t>
      </w:r>
      <w:r w:rsidR="00513E2D" w:rsidRPr="00AB1781">
        <w:t xml:space="preserve"> 122</w:t>
      </w:r>
      <w:r w:rsidR="00513E2D">
        <w:t>: “I lift up my eyes to You, Who dwells in heaven”</w:t>
      </w:r>
      <w:r>
        <w:fldChar w:fldCharType="end"/>
      </w:r>
      <w:r>
        <w:t xml:space="preserve">, page </w:t>
      </w:r>
      <w:r>
        <w:fldChar w:fldCharType="begin"/>
      </w:r>
      <w:r>
        <w:instrText xml:space="preserve"> PAGEREF _Ref411967299 \h </w:instrText>
      </w:r>
      <w:r>
        <w:fldChar w:fldCharType="separate"/>
      </w:r>
      <w:r w:rsidR="00513E2D">
        <w:rPr>
          <w:noProof/>
        </w:rPr>
        <w:t>290</w:t>
      </w:r>
      <w:r>
        <w:fldChar w:fldCharType="end"/>
      </w:r>
      <w:r>
        <w:t>.</w:t>
      </w:r>
    </w:p>
    <w:p w14:paraId="3D506578" w14:textId="0E4C1AE7" w:rsidR="00FD25B7" w:rsidRPr="00FD25B7" w:rsidRDefault="00FD25B7" w:rsidP="00BF0205">
      <w:pPr>
        <w:pStyle w:val="Heading4"/>
      </w:pPr>
      <w:bookmarkStart w:id="308"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0"/>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2F7CA5C4" w:rsidR="00F14AA6" w:rsidRDefault="00F14AA6" w:rsidP="00550889">
      <w:pPr>
        <w:pStyle w:val="Rubric"/>
      </w:pPr>
      <w:r>
        <w:fldChar w:fldCharType="begin"/>
      </w:r>
      <w:r>
        <w:instrText xml:space="preserve"> REF _Ref434576694 \h </w:instrText>
      </w:r>
      <w:r>
        <w:fldChar w:fldCharType="separate"/>
      </w:r>
      <w:r w:rsidR="00513E2D">
        <w:rPr>
          <w:lang w:val="en-GB"/>
        </w:rPr>
        <w:t>The Psalms of Sunset (Vespers)</w:t>
      </w:r>
      <w:r>
        <w:fldChar w:fldCharType="end"/>
      </w:r>
      <w:r>
        <w:t xml:space="preserve">, page </w:t>
      </w:r>
      <w:r>
        <w:fldChar w:fldCharType="begin"/>
      </w:r>
      <w:r>
        <w:instrText xml:space="preserve"> PAGEREF _Ref434576694 \h </w:instrText>
      </w:r>
      <w:r>
        <w:fldChar w:fldCharType="separate"/>
      </w:r>
      <w:r w:rsidR="00513E2D">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13E2D">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13E2D">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71"/>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7F451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513E2D">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13E2D">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513E2D">
        <w:t>Psalm</w:t>
      </w:r>
      <w:r w:rsidR="00513E2D" w:rsidRPr="00AB1781">
        <w:t xml:space="preserve"> 123</w:t>
      </w:r>
      <w:r w:rsidR="00513E2D">
        <w:t>: “‘if the Lord had not been among us,”—let Israel now say”</w:t>
      </w:r>
      <w:r>
        <w:fldChar w:fldCharType="end"/>
      </w:r>
      <w:r>
        <w:t xml:space="preserve">, page </w:t>
      </w:r>
      <w:r>
        <w:fldChar w:fldCharType="begin"/>
      </w:r>
      <w:r>
        <w:instrText xml:space="preserve"> PAGEREF _Ref411967321 \h </w:instrText>
      </w:r>
      <w:r>
        <w:fldChar w:fldCharType="separate"/>
      </w:r>
      <w:r w:rsidR="00513E2D">
        <w:rPr>
          <w:noProof/>
        </w:rPr>
        <w:t>291</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0A688557" w:rsidR="00FD25B7" w:rsidRPr="00F14AA6" w:rsidRDefault="00F14AA6" w:rsidP="00550889">
      <w:pPr>
        <w:pStyle w:val="Rubric"/>
      </w:pPr>
      <w:r>
        <w:fldChar w:fldCharType="begin"/>
      </w:r>
      <w:r>
        <w:instrText xml:space="preserve"> REF _Ref434576694 \h </w:instrText>
      </w:r>
      <w:r>
        <w:fldChar w:fldCharType="separate"/>
      </w:r>
      <w:r w:rsidR="00513E2D">
        <w:rPr>
          <w:lang w:val="en-GB"/>
        </w:rPr>
        <w:t>The Psalms of Sunset (Vespers)</w:t>
      </w:r>
      <w:r>
        <w:fldChar w:fldCharType="end"/>
      </w:r>
      <w:r>
        <w:t xml:space="preserve">, page </w:t>
      </w:r>
      <w:r>
        <w:fldChar w:fldCharType="begin"/>
      </w:r>
      <w:r>
        <w:instrText xml:space="preserve"> PAGEREF _Ref434576694 \h </w:instrText>
      </w:r>
      <w:r>
        <w:fldChar w:fldCharType="separate"/>
      </w:r>
      <w:r w:rsidR="00513E2D">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13E2D">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13E2D">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72"/>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4ADE2B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513E2D">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13E2D">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513E2D">
        <w:t>Psalm</w:t>
      </w:r>
      <w:r w:rsidR="00513E2D" w:rsidRPr="00AB1781">
        <w:t xml:space="preserve"> 124</w:t>
      </w:r>
      <w:r w:rsidR="00513E2D">
        <w:t>: “Those who trust in the Lord are like Mount Zion”</w:t>
      </w:r>
      <w:r>
        <w:fldChar w:fldCharType="end"/>
      </w:r>
      <w:r>
        <w:t xml:space="preserve">, page </w:t>
      </w:r>
      <w:r>
        <w:fldChar w:fldCharType="begin"/>
      </w:r>
      <w:r>
        <w:instrText xml:space="preserve"> PAGEREF _Ref411967338 \h </w:instrText>
      </w:r>
      <w:r>
        <w:fldChar w:fldCharType="separate"/>
      </w:r>
      <w:r w:rsidR="00513E2D">
        <w:rPr>
          <w:noProof/>
        </w:rPr>
        <w:t>292</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285930B7" w:rsidR="00F14AA6" w:rsidRDefault="00F14AA6" w:rsidP="00550889">
      <w:pPr>
        <w:pStyle w:val="Rubric"/>
      </w:pPr>
      <w:r>
        <w:fldChar w:fldCharType="begin"/>
      </w:r>
      <w:r>
        <w:instrText xml:space="preserve"> REF _Ref434576694 \h </w:instrText>
      </w:r>
      <w:r>
        <w:fldChar w:fldCharType="separate"/>
      </w:r>
      <w:r w:rsidR="00513E2D">
        <w:rPr>
          <w:lang w:val="en-GB"/>
        </w:rPr>
        <w:t>The Psalms of Sunset (Vespers)</w:t>
      </w:r>
      <w:r>
        <w:fldChar w:fldCharType="end"/>
      </w:r>
      <w:r>
        <w:t xml:space="preserve">, page </w:t>
      </w:r>
      <w:r>
        <w:fldChar w:fldCharType="begin"/>
      </w:r>
      <w:r>
        <w:instrText xml:space="preserve"> PAGEREF _Ref434576694 \h </w:instrText>
      </w:r>
      <w:r>
        <w:fldChar w:fldCharType="separate"/>
      </w:r>
      <w:r w:rsidR="00513E2D">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13E2D">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13E2D">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73"/>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0A01C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513E2D">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13E2D">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513E2D">
        <w:t>Psalm</w:t>
      </w:r>
      <w:r w:rsidR="00513E2D" w:rsidRPr="00AB1781">
        <w:t xml:space="preserve"> 125</w:t>
      </w:r>
      <w:r w:rsidR="00513E2D">
        <w:t>: “When the Lord brought back the captivy of Zion”</w:t>
      </w:r>
      <w:r>
        <w:fldChar w:fldCharType="end"/>
      </w:r>
      <w:r>
        <w:t xml:space="preserve">, page </w:t>
      </w:r>
      <w:r>
        <w:fldChar w:fldCharType="begin"/>
      </w:r>
      <w:r>
        <w:instrText xml:space="preserve"> PAGEREF _Ref411967353 \h </w:instrText>
      </w:r>
      <w:r>
        <w:fldChar w:fldCharType="separate"/>
      </w:r>
      <w:r w:rsidR="00513E2D">
        <w:rPr>
          <w:noProof/>
        </w:rPr>
        <w:t>293</w:t>
      </w:r>
      <w:r>
        <w:fldChar w:fldCharType="end"/>
      </w:r>
      <w:r>
        <w:t>.</w:t>
      </w:r>
    </w:p>
    <w:p w14:paraId="29D5D02A" w14:textId="734D2AA5" w:rsidR="00FD25B7" w:rsidRPr="00FD25B7" w:rsidRDefault="00FD25B7" w:rsidP="00BF0205">
      <w:pPr>
        <w:pStyle w:val="Heading4"/>
      </w:pPr>
      <w:bookmarkStart w:id="311"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13B5EBC2" w:rsidR="00F14AA6" w:rsidRDefault="00F14AA6" w:rsidP="00550889">
      <w:pPr>
        <w:pStyle w:val="Rubric"/>
      </w:pPr>
      <w:r>
        <w:fldChar w:fldCharType="begin"/>
      </w:r>
      <w:r>
        <w:instrText xml:space="preserve"> REF _Ref434576694 \h </w:instrText>
      </w:r>
      <w:r>
        <w:fldChar w:fldCharType="separate"/>
      </w:r>
      <w:r w:rsidR="00513E2D">
        <w:rPr>
          <w:lang w:val="en-GB"/>
        </w:rPr>
        <w:t>The Psalms of Sunset (Vespers)</w:t>
      </w:r>
      <w:r>
        <w:fldChar w:fldCharType="end"/>
      </w:r>
      <w:r>
        <w:t xml:space="preserve">, page </w:t>
      </w:r>
      <w:r>
        <w:fldChar w:fldCharType="begin"/>
      </w:r>
      <w:r>
        <w:instrText xml:space="preserve"> PAGEREF _Ref434576694 \h </w:instrText>
      </w:r>
      <w:r>
        <w:fldChar w:fldCharType="separate"/>
      </w:r>
      <w:r w:rsidR="00513E2D">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13E2D">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13E2D">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74"/>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7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62F2276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513E2D">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13E2D">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513E2D">
        <w:t>Psalm</w:t>
      </w:r>
      <w:r w:rsidR="00513E2D" w:rsidRPr="00AB1781">
        <w:t xml:space="preserve"> 126</w:t>
      </w:r>
      <w:r w:rsidR="00513E2D">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513E2D">
        <w:rPr>
          <w:noProof/>
        </w:rPr>
        <w:t>293</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4A2C5944" w:rsidR="00F14AA6" w:rsidRDefault="00F14AA6" w:rsidP="00550889">
      <w:pPr>
        <w:pStyle w:val="Rubric"/>
      </w:pPr>
      <w:r>
        <w:fldChar w:fldCharType="begin"/>
      </w:r>
      <w:r>
        <w:instrText xml:space="preserve"> REF _Ref434576694 \h </w:instrText>
      </w:r>
      <w:r>
        <w:fldChar w:fldCharType="separate"/>
      </w:r>
      <w:r w:rsidR="00513E2D">
        <w:rPr>
          <w:lang w:val="en-GB"/>
        </w:rPr>
        <w:t>The Psalms of Sunset (Vespers)</w:t>
      </w:r>
      <w:r>
        <w:fldChar w:fldCharType="end"/>
      </w:r>
      <w:r>
        <w:t xml:space="preserve">, page </w:t>
      </w:r>
      <w:r>
        <w:fldChar w:fldCharType="begin"/>
      </w:r>
      <w:r>
        <w:instrText xml:space="preserve"> PAGEREF _Ref434576694 \h </w:instrText>
      </w:r>
      <w:r>
        <w:fldChar w:fldCharType="separate"/>
      </w:r>
      <w:r w:rsidR="00513E2D">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13E2D">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13E2D">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76"/>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77"/>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78"/>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79"/>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F88188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513E2D">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13E2D">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513E2D">
        <w:t>Psalm</w:t>
      </w:r>
      <w:r w:rsidR="00513E2D" w:rsidRPr="00AB1781">
        <w:t xml:space="preserve"> 127</w:t>
      </w:r>
      <w:r w:rsidR="00513E2D">
        <w:t>: “Blessed are all who fear the Lord, who walk in His ways”</w:t>
      </w:r>
      <w:r>
        <w:fldChar w:fldCharType="end"/>
      </w:r>
      <w:r>
        <w:t xml:space="preserve">, page </w:t>
      </w:r>
      <w:r>
        <w:fldChar w:fldCharType="begin"/>
      </w:r>
      <w:r>
        <w:instrText xml:space="preserve"> PAGEREF _Ref411967385 \h </w:instrText>
      </w:r>
      <w:r>
        <w:fldChar w:fldCharType="separate"/>
      </w:r>
      <w:r w:rsidR="00513E2D">
        <w:rPr>
          <w:noProof/>
        </w:rPr>
        <w:t>294</w:t>
      </w:r>
      <w:r>
        <w:fldChar w:fldCharType="end"/>
      </w:r>
      <w:r>
        <w:t>.</w:t>
      </w:r>
    </w:p>
    <w:p w14:paraId="3AAB1DE2" w14:textId="063F50A4" w:rsidR="00FD25B7" w:rsidRPr="00FD25B7" w:rsidRDefault="00FD25B7" w:rsidP="00BF0205">
      <w:pPr>
        <w:pStyle w:val="Heading4"/>
      </w:pPr>
      <w:bookmarkStart w:id="31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5E49AEAE" w:rsidR="00F14AA6" w:rsidRDefault="00F14AA6" w:rsidP="00550889">
      <w:pPr>
        <w:pStyle w:val="Rubric"/>
      </w:pPr>
      <w:r>
        <w:fldChar w:fldCharType="begin"/>
      </w:r>
      <w:r>
        <w:instrText xml:space="preserve"> REF _Ref434576694 \h </w:instrText>
      </w:r>
      <w:r>
        <w:fldChar w:fldCharType="separate"/>
      </w:r>
      <w:r w:rsidR="00513E2D">
        <w:rPr>
          <w:lang w:val="en-GB"/>
        </w:rPr>
        <w:t>The Psalms of Sunset (Vespers)</w:t>
      </w:r>
      <w:r>
        <w:fldChar w:fldCharType="end"/>
      </w:r>
      <w:r>
        <w:t xml:space="preserve">, page </w:t>
      </w:r>
      <w:r>
        <w:fldChar w:fldCharType="begin"/>
      </w:r>
      <w:r>
        <w:instrText xml:space="preserve"> PAGEREF _Ref434576694 \h </w:instrText>
      </w:r>
      <w:r>
        <w:fldChar w:fldCharType="separate"/>
      </w:r>
      <w:r w:rsidR="00513E2D">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13E2D">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13E2D">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80"/>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81"/>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82"/>
      </w:r>
    </w:p>
    <w:p w14:paraId="2D925D0C" w14:textId="3CAA3245" w:rsidR="00FD25B7" w:rsidRDefault="00FD25B7" w:rsidP="00FD25B7">
      <w:pPr>
        <w:pStyle w:val="EnglishHangEndNoCoptic"/>
      </w:pPr>
      <w:r w:rsidRPr="00AB1781">
        <w:tab/>
      </w:r>
      <w:r w:rsidR="00087D9B">
        <w:t>Peace be upon Israel!</w:t>
      </w:r>
    </w:p>
    <w:p w14:paraId="0FE658EC" w14:textId="05DFCB0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513E2D">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13E2D">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513E2D">
        <w:t>Psalm</w:t>
      </w:r>
      <w:r w:rsidR="00513E2D" w:rsidRPr="00AB1781">
        <w:t xml:space="preserve"> 128</w:t>
      </w:r>
      <w:r w:rsidR="00513E2D">
        <w:t>: “Many times have they warred against me from my youth”</w:t>
      </w:r>
      <w:r>
        <w:fldChar w:fldCharType="end"/>
      </w:r>
      <w:r>
        <w:t xml:space="preserve">, page </w:t>
      </w:r>
      <w:r>
        <w:fldChar w:fldCharType="begin"/>
      </w:r>
      <w:r>
        <w:instrText xml:space="preserve"> PAGEREF _Ref411967400 \h </w:instrText>
      </w:r>
      <w:r>
        <w:fldChar w:fldCharType="separate"/>
      </w:r>
      <w:r w:rsidR="00513E2D">
        <w:rPr>
          <w:noProof/>
        </w:rPr>
        <w:t>295</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2B4D3DF9" w:rsidR="00F14AA6" w:rsidRDefault="00F14AA6" w:rsidP="00550889">
      <w:pPr>
        <w:pStyle w:val="Rubric"/>
      </w:pPr>
      <w:r>
        <w:fldChar w:fldCharType="begin"/>
      </w:r>
      <w:r>
        <w:instrText xml:space="preserve"> REF _Ref434576694 \h </w:instrText>
      </w:r>
      <w:r>
        <w:fldChar w:fldCharType="separate"/>
      </w:r>
      <w:r w:rsidR="00513E2D">
        <w:rPr>
          <w:lang w:val="en-GB"/>
        </w:rPr>
        <w:t>The Psalms of Sunset (Vespers)</w:t>
      </w:r>
      <w:r>
        <w:fldChar w:fldCharType="end"/>
      </w:r>
      <w:r>
        <w:t xml:space="preserve">, page </w:t>
      </w:r>
      <w:r>
        <w:fldChar w:fldCharType="begin"/>
      </w:r>
      <w:r>
        <w:instrText xml:space="preserve"> PAGEREF _Ref434576694 \h </w:instrText>
      </w:r>
      <w:r>
        <w:fldChar w:fldCharType="separate"/>
      </w:r>
      <w:r w:rsidR="00513E2D">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513E2D">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13E2D">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83"/>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84"/>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866BDE9" w:rsidR="00550889" w:rsidRDefault="00550889" w:rsidP="00E611C7">
      <w:pPr>
        <w:pStyle w:val="Rubric"/>
      </w:pPr>
      <w:r>
        <w:t xml:space="preserve">Alleluia. </w:t>
      </w:r>
      <w:r>
        <w:fldChar w:fldCharType="begin"/>
      </w:r>
      <w:r>
        <w:instrText xml:space="preserve"> REF _Ref445106453 \h </w:instrText>
      </w:r>
      <w:r>
        <w:fldChar w:fldCharType="separate"/>
      </w:r>
      <w:r w:rsidR="00513E2D">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13E2D">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513E2D">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513E2D">
        <w:t>Psalm</w:t>
      </w:r>
      <w:r w:rsidR="00513E2D" w:rsidRPr="00AB1781">
        <w:t xml:space="preserve"> 129</w:t>
      </w:r>
      <w:r w:rsidR="00513E2D">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513E2D">
        <w:rPr>
          <w:noProof/>
        </w:rPr>
        <w:t>296</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6028811" w:rsidR="00F14AA6" w:rsidRDefault="00F14AA6" w:rsidP="00FD25B7">
      <w:pPr>
        <w:pStyle w:val="Rubric"/>
      </w:pPr>
      <w:r>
        <w:fldChar w:fldCharType="begin"/>
      </w:r>
      <w:r>
        <w:instrText xml:space="preserve"> REF _Ref434576945 \h </w:instrText>
      </w:r>
      <w:r>
        <w:fldChar w:fldCharType="separate"/>
      </w:r>
      <w:r w:rsidR="00513E2D">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13E2D">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13E2D">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13E2D">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13E2D">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13E2D">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85"/>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86"/>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87"/>
      </w:r>
      <w:r w:rsidR="00714F88">
        <w:t xml:space="preserve"> </w:t>
      </w:r>
      <w:r w:rsidRPr="00AB1781">
        <w:t xml:space="preserve">with </w:t>
      </w:r>
      <w:r w:rsidR="001040C8">
        <w:t>You</w:t>
      </w:r>
      <w:r w:rsidRPr="00AB1781">
        <w:t>.</w:t>
      </w:r>
    </w:p>
    <w:p w14:paraId="7CE56A59" w14:textId="4F31A8F0" w:rsidR="00FD25B7" w:rsidRPr="00AB1781" w:rsidRDefault="00FD25B7" w:rsidP="00FD25B7">
      <w:pPr>
        <w:pStyle w:val="EnglishHangNoCoptic"/>
      </w:pPr>
      <w:r w:rsidRPr="00AB1781">
        <w:lastRenderedPageBreak/>
        <w:t xml:space="preserve">5 For </w:t>
      </w:r>
      <w:r w:rsidR="00E570CB">
        <w:t>Your</w:t>
      </w:r>
      <w:r w:rsidR="00714F88">
        <w:t xml:space="preserve"> Name’s sake I </w:t>
      </w:r>
      <w:r w:rsidR="00E91E78">
        <w:t xml:space="preserve">have </w:t>
      </w:r>
      <w:r w:rsidR="00714F88">
        <w:t xml:space="preserve">waited </w:t>
      </w:r>
      <w:r w:rsidRPr="00AB1781">
        <w:t xml:space="preserve">for </w:t>
      </w:r>
      <w:r w:rsidR="001040C8">
        <w:t>You</w:t>
      </w:r>
      <w:r w:rsidRPr="00AB1781">
        <w:t>, O Lord;</w:t>
      </w:r>
      <w:r w:rsidRPr="00AB1781">
        <w:rPr>
          <w:rStyle w:val="FootnoteReference"/>
        </w:rPr>
        <w:footnoteReference w:id="788"/>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89"/>
      </w:r>
    </w:p>
    <w:p w14:paraId="5BFD100E" w14:textId="52FF153F"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513E2D">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513E2D">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513E2D">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513E2D">
        <w:t>Psalm</w:t>
      </w:r>
      <w:r w:rsidR="00513E2D" w:rsidRPr="00AB1781">
        <w:t xml:space="preserve"> 130</w:t>
      </w:r>
      <w:r w:rsidR="00513E2D">
        <w:t>: “O Lord, my heart is not exalted, nor my eyes raised up”</w:t>
      </w:r>
      <w:r>
        <w:fldChar w:fldCharType="end"/>
      </w:r>
      <w:r>
        <w:t xml:space="preserve">, page </w:t>
      </w:r>
      <w:r>
        <w:fldChar w:fldCharType="begin"/>
      </w:r>
      <w:r>
        <w:instrText xml:space="preserve"> PAGEREF _Ref411968066 \h </w:instrText>
      </w:r>
      <w:r>
        <w:fldChar w:fldCharType="separate"/>
      </w:r>
      <w:r w:rsidR="00513E2D">
        <w:rPr>
          <w:noProof/>
        </w:rPr>
        <w:t>297</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14D4EF52" w:rsidR="00F14AA6" w:rsidRDefault="00F14AA6" w:rsidP="00FD25B7">
      <w:pPr>
        <w:pStyle w:val="Rubric"/>
      </w:pPr>
      <w:r>
        <w:fldChar w:fldCharType="begin"/>
      </w:r>
      <w:r>
        <w:instrText xml:space="preserve"> REF _Ref434576945 \h </w:instrText>
      </w:r>
      <w:r>
        <w:fldChar w:fldCharType="separate"/>
      </w:r>
      <w:r w:rsidR="00513E2D">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13E2D">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13E2D">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13E2D">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13E2D">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13E2D">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90"/>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3D530DCE"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513E2D">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513E2D">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513E2D">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513E2D">
        <w:t>Psalm</w:t>
      </w:r>
      <w:r w:rsidR="00513E2D" w:rsidRPr="00AB1781">
        <w:t xml:space="preserve"> 131</w:t>
      </w:r>
      <w:r w:rsidR="00513E2D">
        <w:t>: “O Lord, remember David and all his meekness”</w:t>
      </w:r>
      <w:r>
        <w:fldChar w:fldCharType="end"/>
      </w:r>
      <w:r>
        <w:t xml:space="preserve">, page </w:t>
      </w:r>
      <w:r>
        <w:fldChar w:fldCharType="begin"/>
      </w:r>
      <w:r>
        <w:instrText xml:space="preserve"> PAGEREF _Ref411968081 \h </w:instrText>
      </w:r>
      <w:r>
        <w:fldChar w:fldCharType="separate"/>
      </w:r>
      <w:r w:rsidR="00513E2D">
        <w:rPr>
          <w:noProof/>
        </w:rPr>
        <w:t>298</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5B85153" w:rsidR="00F14AA6" w:rsidRDefault="00F14AA6" w:rsidP="00F431B1">
      <w:pPr>
        <w:pStyle w:val="Rubric"/>
      </w:pPr>
      <w:r>
        <w:fldChar w:fldCharType="begin"/>
      </w:r>
      <w:r>
        <w:instrText xml:space="preserve"> REF _Ref434576945 \h </w:instrText>
      </w:r>
      <w:r>
        <w:fldChar w:fldCharType="separate"/>
      </w:r>
      <w:r w:rsidR="00513E2D">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13E2D">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13E2D">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13E2D">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13E2D">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13E2D">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91"/>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3D49195A" w:rsidR="00FD25B7" w:rsidRPr="00AB1781" w:rsidRDefault="00FD25B7" w:rsidP="00F431B1">
      <w:pPr>
        <w:pStyle w:val="EnglishHangNoCoptic"/>
      </w:pPr>
      <w:r w:rsidRPr="00AB1781">
        <w:t xml:space="preserve">4 I will </w:t>
      </w:r>
      <w:r w:rsidR="00423B80">
        <w:t>not give</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92"/>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93"/>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94"/>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95"/>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96"/>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97"/>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98"/>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99"/>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800"/>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801"/>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802"/>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38E91A1E"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513E2D">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513E2D">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513E2D">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513E2D">
        <w:t>Psalm</w:t>
      </w:r>
      <w:r w:rsidR="00513E2D" w:rsidRPr="00AB1781">
        <w:t xml:space="preserve"> 132</w:t>
      </w:r>
      <w:r w:rsidR="00513E2D">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513E2D">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0B1A5645" w:rsidR="00F14AA6" w:rsidRDefault="00F14AA6" w:rsidP="00F431B1">
      <w:pPr>
        <w:pStyle w:val="Rubric"/>
      </w:pPr>
      <w:r>
        <w:lastRenderedPageBreak/>
        <w:fldChar w:fldCharType="begin"/>
      </w:r>
      <w:r>
        <w:instrText xml:space="preserve"> REF _Ref434576945 \h </w:instrText>
      </w:r>
      <w:r>
        <w:fldChar w:fldCharType="separate"/>
      </w:r>
      <w:r w:rsidR="00513E2D">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13E2D">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13E2D">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13E2D">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13E2D">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13E2D">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803"/>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804"/>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133B8E4"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513E2D">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513E2D">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513E2D">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513E2D">
        <w:t>Psalm</w:t>
      </w:r>
      <w:r w:rsidR="00513E2D" w:rsidRPr="00AB1781">
        <w:t xml:space="preserve"> 133</w:t>
      </w:r>
      <w:r w:rsidR="00513E2D">
        <w:t>: “Behold now, bless the Lord, all you servants of the Lord”</w:t>
      </w:r>
      <w:r>
        <w:fldChar w:fldCharType="end"/>
      </w:r>
      <w:r>
        <w:t xml:space="preserve">, page </w:t>
      </w:r>
      <w:r>
        <w:fldChar w:fldCharType="begin"/>
      </w:r>
      <w:r>
        <w:instrText xml:space="preserve"> PAGEREF _Ref411968119 \h </w:instrText>
      </w:r>
      <w:r>
        <w:fldChar w:fldCharType="separate"/>
      </w:r>
      <w:r w:rsidR="00513E2D">
        <w:rPr>
          <w:noProof/>
        </w:rPr>
        <w:t>300</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58ABD3E" w:rsidR="00F14AA6" w:rsidRDefault="00F14AA6" w:rsidP="00FD25B7">
      <w:pPr>
        <w:pStyle w:val="Rubric"/>
      </w:pPr>
      <w:r>
        <w:fldChar w:fldCharType="begin"/>
      </w:r>
      <w:r>
        <w:instrText xml:space="preserve"> REF _Ref434576945 \h </w:instrText>
      </w:r>
      <w:r>
        <w:fldChar w:fldCharType="separate"/>
      </w:r>
      <w:r w:rsidR="00513E2D">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13E2D">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13E2D">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13E2D">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13E2D">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13E2D">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805"/>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0C342468"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513E2D">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513E2D">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513E2D">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513E2D">
        <w:t>Psalm</w:t>
      </w:r>
      <w:r w:rsidR="00513E2D" w:rsidRPr="00AB1781">
        <w:t xml:space="preserve"> 136</w:t>
      </w:r>
      <w:r w:rsidR="00513E2D">
        <w:t>: “By the rivers of Babylon—we sat down, and wept”</w:t>
      </w:r>
      <w:r>
        <w:fldChar w:fldCharType="end"/>
      </w:r>
      <w:r>
        <w:t xml:space="preserve">, page </w:t>
      </w:r>
      <w:r>
        <w:fldChar w:fldCharType="begin"/>
      </w:r>
      <w:r>
        <w:instrText xml:space="preserve"> PAGEREF _Ref411968136 \h </w:instrText>
      </w:r>
      <w:r>
        <w:fldChar w:fldCharType="separate"/>
      </w:r>
      <w:r w:rsidR="00513E2D">
        <w:rPr>
          <w:noProof/>
        </w:rPr>
        <w:t>305</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806"/>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807"/>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808"/>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09"/>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0"/>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8D8E39B" w:rsidR="00086B05" w:rsidRDefault="00086B05" w:rsidP="00E276C1">
      <w:pPr>
        <w:pStyle w:val="Rubric"/>
      </w:pPr>
      <w:r>
        <w:fldChar w:fldCharType="begin"/>
      </w:r>
      <w:r>
        <w:instrText xml:space="preserve"> REF _Ref434580757 \h </w:instrText>
      </w:r>
      <w:r>
        <w:fldChar w:fldCharType="separate"/>
      </w:r>
      <w:r w:rsidR="00513E2D">
        <w:t>The Second Canticle: Psalm 135</w:t>
      </w:r>
      <w:r>
        <w:fldChar w:fldCharType="end"/>
      </w:r>
      <w:r>
        <w:t xml:space="preserve">, page </w:t>
      </w:r>
      <w:r>
        <w:fldChar w:fldCharType="begin"/>
      </w:r>
      <w:r>
        <w:instrText xml:space="preserve"> PAGEREF _Ref434580763 \h </w:instrText>
      </w:r>
      <w:r>
        <w:fldChar w:fldCharType="separate"/>
      </w:r>
      <w:r w:rsidR="00513E2D">
        <w:rPr>
          <w:noProof/>
        </w:rPr>
        <w:t>336</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11"/>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12"/>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13"/>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14"/>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15"/>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6"/>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545931F5" w:rsidR="00F14AA6" w:rsidRDefault="00F14AA6" w:rsidP="00F14AA6">
      <w:pPr>
        <w:pStyle w:val="Rubric"/>
      </w:pPr>
      <w:r>
        <w:fldChar w:fldCharType="begin"/>
      </w:r>
      <w:r>
        <w:instrText xml:space="preserve"> REF _Ref434576945 \h </w:instrText>
      </w:r>
      <w:r>
        <w:fldChar w:fldCharType="separate"/>
      </w:r>
      <w:r w:rsidR="00513E2D">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13E2D">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13E2D">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13E2D">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13E2D">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13E2D">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17"/>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18"/>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19"/>
      </w:r>
    </w:p>
    <w:p w14:paraId="0078B0CE" w14:textId="4FF846E1" w:rsidR="003E6DC3" w:rsidRDefault="003E6DC3" w:rsidP="00E611C7">
      <w:pPr>
        <w:pStyle w:val="Rubric"/>
      </w:pPr>
      <w:r>
        <w:t xml:space="preserve">Alleluia. </w:t>
      </w:r>
      <w:r>
        <w:fldChar w:fldCharType="begin"/>
      </w:r>
      <w:r>
        <w:instrText xml:space="preserve"> REF _Ref434576945 \h </w:instrText>
      </w:r>
      <w:r>
        <w:fldChar w:fldCharType="separate"/>
      </w:r>
      <w:r w:rsidR="00513E2D">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513E2D">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513E2D">
        <w:t>Psalm</w:t>
      </w:r>
      <w:r w:rsidR="00513E2D" w:rsidRPr="00AB1781">
        <w:t xml:space="preserve"> 137</w:t>
      </w:r>
      <w:r w:rsidR="00513E2D">
        <w:t>: “I will confess You, O Lord, with all my heart”</w:t>
      </w:r>
      <w:r>
        <w:fldChar w:fldCharType="end"/>
      </w:r>
      <w:r>
        <w:t xml:space="preserve">, page </w:t>
      </w:r>
      <w:r>
        <w:fldChar w:fldCharType="begin"/>
      </w:r>
      <w:r>
        <w:instrText xml:space="preserve"> PAGEREF _Ref411968152 \h </w:instrText>
      </w:r>
      <w:r>
        <w:fldChar w:fldCharType="separate"/>
      </w:r>
      <w:r w:rsidR="00513E2D">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13E2D">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513E2D">
        <w:t>Psalm</w:t>
      </w:r>
      <w:r w:rsidR="00513E2D" w:rsidRPr="00AB1781">
        <w:t xml:space="preserve"> 140</w:t>
      </w:r>
      <w:r w:rsidR="00513E2D">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513E2D">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A3E6E3B" w:rsidR="00F14AA6" w:rsidRDefault="00F14AA6" w:rsidP="00E276C1">
      <w:pPr>
        <w:pStyle w:val="Rubric"/>
      </w:pPr>
      <w:r>
        <w:fldChar w:fldCharType="begin"/>
      </w:r>
      <w:r>
        <w:instrText xml:space="preserve"> REF _Ref434576945 \h </w:instrText>
      </w:r>
      <w:r>
        <w:fldChar w:fldCharType="separate"/>
      </w:r>
      <w:r w:rsidR="00513E2D">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13E2D">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13E2D">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13E2D">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20"/>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21"/>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FA2A039" w:rsidR="00E276C1" w:rsidRPr="00AB1781" w:rsidRDefault="00E276C1" w:rsidP="00E276C1">
      <w:pPr>
        <w:pStyle w:val="EnglishHangEndNoCoptic"/>
      </w:pPr>
      <w:r w:rsidRPr="00AB1781">
        <w:tab/>
        <w:t xml:space="preserve">for </w:t>
      </w:r>
      <w:r w:rsidR="001040C8">
        <w:t>You</w:t>
      </w:r>
      <w:r w:rsidRPr="00AB1781">
        <w:t xml:space="preserve"> </w:t>
      </w:r>
      <w:r w:rsidR="00D03414">
        <w:t xml:space="preserve">have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22"/>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23"/>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24"/>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25"/>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26"/>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27"/>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08F00E9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513E2D">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513E2D">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513E2D">
        <w:t>Psalm</w:t>
      </w:r>
      <w:r w:rsidR="00513E2D" w:rsidRPr="00AB1781">
        <w:t xml:space="preserve"> 140</w:t>
      </w:r>
      <w:r w:rsidR="00513E2D">
        <w:t>: “O Lord, I have cried to You, hear me”</w:t>
      </w:r>
      <w:r>
        <w:fldChar w:fldCharType="end"/>
      </w:r>
      <w:r>
        <w:t xml:space="preserve">, page </w:t>
      </w:r>
      <w:r>
        <w:fldChar w:fldCharType="begin"/>
      </w:r>
      <w:r>
        <w:instrText xml:space="preserve"> PAGEREF _Ref411968172 \h </w:instrText>
      </w:r>
      <w:r>
        <w:fldChar w:fldCharType="separate"/>
      </w:r>
      <w:r w:rsidR="00513E2D">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28"/>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29"/>
      </w:r>
      <w:r w:rsidRPr="00AB1781">
        <w:t xml:space="preserve"> my heart,</w:t>
      </w:r>
      <w:r w:rsidRPr="00AB1781">
        <w:rPr>
          <w:rStyle w:val="FootnoteReference"/>
        </w:rPr>
        <w:footnoteReference w:id="830"/>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31"/>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32"/>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33"/>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34"/>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3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37"/>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75616D" w:rsidR="00F14AA6" w:rsidRDefault="00F14AA6" w:rsidP="00E276C1">
      <w:pPr>
        <w:pStyle w:val="Rubric"/>
      </w:pPr>
      <w:r>
        <w:fldChar w:fldCharType="begin"/>
      </w:r>
      <w:r>
        <w:instrText xml:space="preserve"> REF _Ref434576945 \h </w:instrText>
      </w:r>
      <w:r>
        <w:fldChar w:fldCharType="separate"/>
      </w:r>
      <w:r w:rsidR="00513E2D">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13E2D">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13E2D">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13E2D">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13E2D">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13E2D">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38"/>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39"/>
      </w:r>
    </w:p>
    <w:p w14:paraId="7853C3F1" w14:textId="5791B6FC"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513E2D">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513E2D">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513E2D">
        <w:t>Psalm</w:t>
      </w:r>
      <w:r w:rsidR="00513E2D" w:rsidRPr="00AB1781">
        <w:t xml:space="preserve"> 141</w:t>
      </w:r>
      <w:r w:rsidR="00513E2D">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513E2D">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13E2D">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513E2D">
        <w:t>Psalm</w:t>
      </w:r>
      <w:r w:rsidR="00513E2D" w:rsidRPr="00AB1781">
        <w:t xml:space="preserve"> 145</w:t>
      </w:r>
      <w:r w:rsidR="00513E2D">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513E2D">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94F6C84" w:rsidR="00F14AA6" w:rsidRDefault="00F14AA6" w:rsidP="00E276C1">
      <w:pPr>
        <w:pStyle w:val="Rubric"/>
      </w:pPr>
      <w:r>
        <w:fldChar w:fldCharType="begin"/>
      </w:r>
      <w:r>
        <w:instrText xml:space="preserve"> REF _Ref434576945 \h </w:instrText>
      </w:r>
      <w:r>
        <w:fldChar w:fldCharType="separate"/>
      </w:r>
      <w:r w:rsidR="00513E2D">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13E2D">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13E2D">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13E2D">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40"/>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41"/>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09224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513E2D">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513E2D">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513E2D">
        <w:t>Psalm</w:t>
      </w:r>
      <w:r w:rsidR="00513E2D" w:rsidRPr="00AB1781">
        <w:t xml:space="preserve"> 145</w:t>
      </w:r>
      <w:r w:rsidR="00513E2D">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513E2D">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FAA99F5" w:rsidR="00F14AA6" w:rsidRDefault="00F14AA6" w:rsidP="00E276C1">
      <w:pPr>
        <w:pStyle w:val="Rubric"/>
      </w:pPr>
      <w:r>
        <w:fldChar w:fldCharType="begin"/>
      </w:r>
      <w:r>
        <w:instrText xml:space="preserve"> REF _Ref434575533 \h </w:instrText>
      </w:r>
      <w:r>
        <w:fldChar w:fldCharType="separate"/>
      </w:r>
      <w:r w:rsidR="00513E2D">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13E2D">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42"/>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33269D1" w:rsidR="00F35AEA" w:rsidRDefault="00F35AEA" w:rsidP="00F35AEA">
      <w:pPr>
        <w:pStyle w:val="Rubric"/>
      </w:pPr>
      <w:r>
        <w:t xml:space="preserve">Alleluia. </w:t>
      </w:r>
      <w:r>
        <w:fldChar w:fldCharType="begin"/>
      </w:r>
      <w:r>
        <w:instrText xml:space="preserve"> REF _Ref448061221 \h </w:instrText>
      </w:r>
      <w:r>
        <w:fldChar w:fldCharType="separate"/>
      </w:r>
      <w:r w:rsidR="00513E2D">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lastRenderedPageBreak/>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43"/>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44"/>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45"/>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tl/>
          <w:lang w:bidi="he-IL"/>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46"/>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tl/>
          <w:lang w:bidi="he-IL"/>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tl/>
          <w:lang w:bidi="he-IL"/>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tl/>
          <w:lang w:bidi="he-IL"/>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tl/>
          <w:lang w:bidi="he-IL"/>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tl/>
          <w:lang w:bidi="he-IL"/>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tl/>
          <w:lang w:bidi="he-IL"/>
        </w:rPr>
        <w:t>ז</w:t>
      </w:r>
      <w:r w:rsidR="008D3680">
        <w:t xml:space="preserve">) </w:t>
      </w:r>
      <w:r w:rsidRPr="00AB1781">
        <w:t>They will spread</w:t>
      </w:r>
      <w:r w:rsidR="00F53108">
        <w:rPr>
          <w:rStyle w:val="FootnoteReference"/>
        </w:rPr>
        <w:footnoteReference w:id="847"/>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tl/>
          <w:lang w:bidi="he-IL"/>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tl/>
          <w:lang w:bidi="he-IL"/>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tl/>
          <w:lang w:bidi="he-IL"/>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48"/>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49"/>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tl/>
          <w:lang w:bidi="he-IL"/>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tl/>
          <w:lang w:bidi="he-IL"/>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tl/>
          <w:lang w:bidi="he-IL"/>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tl/>
          <w:lang w:bidi="he-IL"/>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tl/>
          <w:lang w:bidi="he-IL"/>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tl/>
          <w:lang w:bidi="he-IL"/>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tl/>
          <w:lang w:bidi="he-IL"/>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tl/>
          <w:lang w:bidi="he-IL"/>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tl/>
          <w:lang w:bidi="he-IL"/>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tl/>
          <w:lang w:bidi="he-IL"/>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tl/>
          <w:lang w:bidi="he-IL"/>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tl/>
          <w:lang w:bidi="he-IL"/>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50"/>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1B92D0F" w:rsidR="00F14AA6" w:rsidRDefault="00F14AA6" w:rsidP="002A0A20">
      <w:pPr>
        <w:pStyle w:val="Rubric"/>
      </w:pPr>
      <w:r>
        <w:fldChar w:fldCharType="begin"/>
      </w:r>
      <w:r>
        <w:instrText xml:space="preserve"> REF _Ref434576945 \h </w:instrText>
      </w:r>
      <w:r>
        <w:fldChar w:fldCharType="separate"/>
      </w:r>
      <w:r w:rsidR="00513E2D">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13E2D">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13E2D">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13E2D">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13E2D">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13E2D">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51"/>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52"/>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53"/>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54"/>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55"/>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56"/>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57"/>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58"/>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4A6B104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513E2D">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513E2D">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513E2D">
        <w:t>Psalm</w:t>
      </w:r>
      <w:r w:rsidR="00513E2D" w:rsidRPr="00AB1781">
        <w:t xml:space="preserve"> 146</w:t>
      </w:r>
      <w:r w:rsidR="00513E2D">
        <w:t>: “Praise the Lord, for psalmody a is good thing”</w:t>
      </w:r>
      <w:r>
        <w:fldChar w:fldCharType="end"/>
      </w:r>
      <w:r>
        <w:t xml:space="preserve">, page </w:t>
      </w:r>
      <w:r>
        <w:fldChar w:fldCharType="begin"/>
      </w:r>
      <w:r>
        <w:instrText xml:space="preserve"> PAGEREF _Ref411968226 \h </w:instrText>
      </w:r>
      <w:r>
        <w:fldChar w:fldCharType="separate"/>
      </w:r>
      <w:r w:rsidR="00513E2D">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13E2D">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513E2D">
        <w:t>Psalm 118 Part 20 (</w:t>
      </w:r>
      <w:r w:rsidR="00513E2D" w:rsidRPr="0082523C">
        <w:rPr>
          <w:rFonts w:ascii="Tahoma" w:eastAsia="Tahoma" w:hAnsi="Tahoma" w:cs="Tahoma"/>
          <w:szCs w:val="28"/>
          <w:rtl/>
          <w:lang w:bidi="he-IL"/>
        </w:rPr>
        <w:t>ר</w:t>
      </w:r>
      <w:r w:rsidR="00513E2D">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513E2D">
        <w:rPr>
          <w:noProof/>
        </w:rPr>
        <w:t>285</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6A82A25F" w:rsidR="00F14AA6" w:rsidRDefault="00F14AA6" w:rsidP="002A0A20">
      <w:pPr>
        <w:pStyle w:val="Rubric"/>
      </w:pPr>
      <w:r>
        <w:fldChar w:fldCharType="begin"/>
      </w:r>
      <w:r>
        <w:instrText xml:space="preserve"> REF _Ref434576945 \h </w:instrText>
      </w:r>
      <w:r>
        <w:fldChar w:fldCharType="separate"/>
      </w:r>
      <w:r w:rsidR="00513E2D">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13E2D">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13E2D">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13E2D">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59"/>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60"/>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61"/>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27631A5B"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513E2D">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513E2D">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513E2D">
        <w:t>Psalm</w:t>
      </w:r>
      <w:r w:rsidR="00513E2D" w:rsidRPr="00AB1781">
        <w:t xml:space="preserve"> 147</w:t>
      </w:r>
      <w:r w:rsidR="00513E2D">
        <w:t>: “Praise the Lord, O Jerusalem! Praise your God, O Zion”</w:t>
      </w:r>
      <w:r>
        <w:fldChar w:fldCharType="end"/>
      </w:r>
      <w:r>
        <w:t xml:space="preserve"> Page </w:t>
      </w:r>
      <w:r>
        <w:fldChar w:fldCharType="begin"/>
      </w:r>
      <w:r>
        <w:instrText xml:space="preserve"> PAGEREF _Ref411968245 \h </w:instrText>
      </w:r>
      <w:r>
        <w:fldChar w:fldCharType="separate"/>
      </w:r>
      <w:r w:rsidR="00513E2D">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692ABCCB" w:rsidR="00F14AA6" w:rsidRDefault="00F14AA6" w:rsidP="002A0A20">
      <w:pPr>
        <w:pStyle w:val="Rubric"/>
      </w:pPr>
      <w:r>
        <w:fldChar w:fldCharType="begin"/>
      </w:r>
      <w:r>
        <w:instrText xml:space="preserve"> REF _Ref434576945 \h </w:instrText>
      </w:r>
      <w:r>
        <w:fldChar w:fldCharType="separate"/>
      </w:r>
      <w:r w:rsidR="00513E2D">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13E2D">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13E2D">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13E2D">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62"/>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B86C642"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513E2D">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513E2D">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6C477EE7" w:rsidR="00086B05" w:rsidRDefault="00086B05" w:rsidP="002A0A20">
      <w:pPr>
        <w:pStyle w:val="Rubric"/>
      </w:pPr>
      <w:r>
        <w:fldChar w:fldCharType="begin"/>
      </w:r>
      <w:r>
        <w:instrText xml:space="preserve"> REF _Ref434580708 \h </w:instrText>
      </w:r>
      <w:r>
        <w:fldChar w:fldCharType="separate"/>
      </w:r>
      <w:r w:rsidR="00513E2D">
        <w:t>The Fourth Canticle</w:t>
      </w:r>
      <w:r>
        <w:fldChar w:fldCharType="end"/>
      </w:r>
      <w:r>
        <w:t xml:space="preserve">, page </w:t>
      </w:r>
      <w:r>
        <w:fldChar w:fldCharType="begin"/>
      </w:r>
      <w:r>
        <w:instrText xml:space="preserve"> PAGEREF _Ref434580714 \h </w:instrText>
      </w:r>
      <w:r>
        <w:fldChar w:fldCharType="separate"/>
      </w:r>
      <w:r w:rsidR="00513E2D">
        <w:rPr>
          <w:noProof/>
        </w:rPr>
        <w:t>399</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63"/>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64"/>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65"/>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66"/>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67"/>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2523B608" w:rsidR="00086B05" w:rsidRPr="00AB1781" w:rsidRDefault="00086B05" w:rsidP="00086B05">
      <w:pPr>
        <w:pStyle w:val="Rubric"/>
      </w:pPr>
      <w:r>
        <w:lastRenderedPageBreak/>
        <w:fldChar w:fldCharType="begin"/>
      </w:r>
      <w:r>
        <w:instrText xml:space="preserve"> REF _Ref434580708 \h </w:instrText>
      </w:r>
      <w:r>
        <w:fldChar w:fldCharType="separate"/>
      </w:r>
      <w:r w:rsidR="00513E2D">
        <w:t>The Fourth Canticle</w:t>
      </w:r>
      <w:r>
        <w:fldChar w:fldCharType="end"/>
      </w:r>
      <w:r>
        <w:t xml:space="preserve">, page </w:t>
      </w:r>
      <w:r>
        <w:fldChar w:fldCharType="begin"/>
      </w:r>
      <w:r>
        <w:instrText xml:space="preserve"> PAGEREF _Ref434580714 \h </w:instrText>
      </w:r>
      <w:r>
        <w:fldChar w:fldCharType="separate"/>
      </w:r>
      <w:r w:rsidR="00513E2D">
        <w:rPr>
          <w:noProof/>
        </w:rPr>
        <w:t>399</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68"/>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69"/>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70"/>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71"/>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72"/>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263DAC4" w:rsidR="00086B05" w:rsidRDefault="00086B05" w:rsidP="002A0A20">
      <w:pPr>
        <w:pStyle w:val="Rubric"/>
      </w:pPr>
      <w:r>
        <w:fldChar w:fldCharType="begin"/>
      </w:r>
      <w:r>
        <w:instrText xml:space="preserve"> REF _Ref434580708 \h </w:instrText>
      </w:r>
      <w:r>
        <w:fldChar w:fldCharType="separate"/>
      </w:r>
      <w:r w:rsidR="00513E2D">
        <w:t>The Fourth Canticle</w:t>
      </w:r>
      <w:r>
        <w:fldChar w:fldCharType="end"/>
      </w:r>
      <w:r>
        <w:t xml:space="preserve">, page </w:t>
      </w:r>
      <w:r>
        <w:fldChar w:fldCharType="begin"/>
      </w:r>
      <w:r>
        <w:instrText xml:space="preserve"> PAGEREF _Ref434580714 \h </w:instrText>
      </w:r>
      <w:r>
        <w:fldChar w:fldCharType="separate"/>
      </w:r>
      <w:r w:rsidR="00513E2D">
        <w:rPr>
          <w:noProof/>
        </w:rPr>
        <w:t>399</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73"/>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74"/>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75"/>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59399187"/>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5B87D054"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513E2D">
        <w:rPr>
          <w:noProof/>
        </w:rPr>
        <w:t>919</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6"/>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180363C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513E2D">
        <w:rPr>
          <w:noProof/>
        </w:rPr>
        <w:t>430</w:t>
      </w:r>
      <w:r>
        <w:fldChar w:fldCharType="end"/>
      </w:r>
      <w:r>
        <w:t>, until Part Nine of the Sunday Theotokia before continuing as usual from the Second Canticle.</w:t>
      </w:r>
    </w:p>
    <w:p w14:paraId="7A906C89" w14:textId="2F2504DE"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513E2D">
        <w:rPr>
          <w:noProof/>
        </w:rPr>
        <w:t>934</w:t>
      </w:r>
      <w:r w:rsidR="007F3F25">
        <w:fldChar w:fldCharType="end"/>
      </w:r>
      <w:r w:rsidR="007F3F25">
        <w:t>.</w:t>
      </w:r>
    </w:p>
    <w:p w14:paraId="262EA7FD" w14:textId="51B47D18"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513E2D">
        <w:rPr>
          <w:noProof/>
        </w:rPr>
        <w:t>342</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12" w:name="_Ref449954885"/>
      <w:bookmarkStart w:id="413" w:name="_Ref448228178"/>
      <w:r>
        <w:t>The Second Canticle</w:t>
      </w:r>
      <w:bookmarkEnd w:id="412"/>
    </w:p>
    <w:p w14:paraId="31599D65" w14:textId="5D88760A"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513E2D">
        <w:rPr>
          <w:noProof/>
        </w:rPr>
        <w:t>938</w:t>
      </w:r>
      <w:r w:rsidR="007F3F25">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7"/>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8"/>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79"/>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1B9BC875"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513E2D">
        <w:rPr>
          <w:noProof/>
        </w:rPr>
        <w:t>942</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5D79FCBA"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513E2D">
        <w:rPr>
          <w:noProof/>
        </w:rPr>
        <w:t>993</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lastRenderedPageBreak/>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80"/>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1"/>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2"/>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3"/>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lastRenderedPageBreak/>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4"/>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5"/>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6"/>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7"/>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7D92FC10" w:rsidR="00A7333E" w:rsidRDefault="00A7333E" w:rsidP="00F71B79">
      <w:pPr>
        <w:pStyle w:val="Rubric"/>
      </w:pPr>
      <w:r>
        <w:t>(</w:t>
      </w:r>
      <w:r w:rsidR="00F71B79">
        <w:t>Isaias</w:t>
      </w:r>
      <w:r>
        <w:t xml:space="preserve"> 26:9-20.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lastRenderedPageBreak/>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8"/>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35"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89"/>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0"/>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6" w:name="_Ref450335240"/>
      <w:bookmarkEnd w:id="435"/>
      <w:r>
        <w:t>Additional Canticles for the Vigil of Joyous Saturday from the New Testament</w:t>
      </w:r>
      <w:r w:rsidR="00680B91">
        <w:rPr>
          <w:rStyle w:val="FootnoteReference"/>
        </w:rPr>
        <w:footnoteReference w:id="891"/>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lastRenderedPageBreak/>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2"/>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w:t>
      </w:r>
      <w:r>
        <w:lastRenderedPageBreak/>
        <w:t xml:space="preserve">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lastRenderedPageBreak/>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3"/>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94"/>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5"/>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96"/>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97"/>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lastRenderedPageBreak/>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8"/>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t>The Third Canticle: The Song of the Three Children—Abridged</w:t>
      </w:r>
      <w:r w:rsidR="003641E3">
        <w:rPr>
          <w:rStyle w:val="FootnoteReference"/>
        </w:rPr>
        <w:footnoteReference w:id="89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lastRenderedPageBreak/>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0"/>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1"/>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lastRenderedPageBreak/>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902"/>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3"/>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lastRenderedPageBreak/>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lastRenderedPageBreak/>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0F367FD" w:rsidR="00D31F38" w:rsidRDefault="00D31F38" w:rsidP="00D31F38">
      <w:pPr>
        <w:pStyle w:val="Rubric"/>
      </w:pPr>
      <w:r>
        <w:lastRenderedPageBreak/>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513E2D">
        <w:rPr>
          <w:noProof/>
        </w:rPr>
        <w:t>946</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lastRenderedPageBreak/>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lastRenderedPageBreak/>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lastRenderedPageBreak/>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lastRenderedPageBreak/>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47BD74A0"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513E2D">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lastRenderedPageBreak/>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4"/>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2D585FBB"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513E2D">
        <w:rPr>
          <w:noProof/>
          <w:lang w:val="en-US"/>
        </w:rPr>
        <w:t>1094</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5"/>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lastRenderedPageBreak/>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6"/>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lastRenderedPageBreak/>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907"/>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8"/>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lastRenderedPageBreak/>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lastRenderedPageBreak/>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1842C458"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513E2D">
        <w:rPr>
          <w:noProof/>
        </w:rPr>
        <w:t>408</w:t>
      </w:r>
      <w:r>
        <w:fldChar w:fldCharType="end"/>
      </w:r>
      <w:r>
        <w:t xml:space="preserve">, or Seasonal Psali (see </w:t>
      </w:r>
      <w:r>
        <w:fldChar w:fldCharType="begin"/>
      </w:r>
      <w:r>
        <w:instrText xml:space="preserve"> PAGEREF _Ref448471804 \h </w:instrText>
      </w:r>
      <w:r>
        <w:fldChar w:fldCharType="separate"/>
      </w:r>
      <w:r w:rsidR="00513E2D">
        <w:rPr>
          <w:noProof/>
        </w:rPr>
        <w:t>566</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w:t>
      </w:r>
      <w:r w:rsidR="00823768" w:rsidRPr="00924E6C">
        <w:lastRenderedPageBreak/>
        <w:t>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 xml:space="preserve">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w:t>
      </w:r>
      <w:r>
        <w:lastRenderedPageBreak/>
        <w:t>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w:t>
      </w:r>
      <w:r>
        <w:lastRenderedPageBreak/>
        <w:t xml:space="preserve">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5" w:name="_Ref448228521"/>
      <w:bookmarkStart w:id="566" w:name="_Ref448228524"/>
      <w:bookmarkStart w:id="567" w:name="_Ref448471720"/>
      <w:bookmarkStart w:id="568" w:name="_Toc459399188"/>
      <w:r>
        <w:lastRenderedPageBreak/>
        <w:t>The Annual Psalis and Theotokia</w:t>
      </w:r>
      <w:bookmarkEnd w:id="565"/>
      <w:bookmarkEnd w:id="566"/>
      <w:bookmarkEnd w:id="567"/>
      <w:bookmarkEnd w:id="568"/>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9" w:name="_Toc459399189"/>
      <w:r>
        <w:lastRenderedPageBreak/>
        <w:t>Sunday</w:t>
      </w:r>
      <w:bookmarkEnd w:id="569"/>
    </w:p>
    <w:p w14:paraId="45726092" w14:textId="77777777" w:rsidR="00E35F1F" w:rsidRDefault="00E35F1F" w:rsidP="00E35F1F">
      <w:pPr>
        <w:pStyle w:val="Heading3"/>
        <w:rPr>
          <w:lang w:val="en-US"/>
        </w:rPr>
      </w:pPr>
      <w:bookmarkStart w:id="570" w:name="_Toc297322066"/>
      <w:bookmarkStart w:id="571" w:name="_Toc297407711"/>
      <w:bookmarkStart w:id="572" w:name="_Toc298445763"/>
      <w:bookmarkStart w:id="573" w:name="_Toc298447488"/>
      <w:bookmarkStart w:id="574" w:name="_Toc308441905"/>
      <w:bookmarkStart w:id="575" w:name="_Ref452620816"/>
      <w:bookmarkStart w:id="576" w:name="_Ref452620821"/>
      <w:r>
        <w:rPr>
          <w:lang w:val="en-US"/>
        </w:rPr>
        <w:t>The Sunday Psali for the Lord</w:t>
      </w:r>
      <w:bookmarkEnd w:id="570"/>
      <w:bookmarkEnd w:id="571"/>
      <w:bookmarkEnd w:id="572"/>
      <w:bookmarkEnd w:id="573"/>
      <w:bookmarkEnd w:id="574"/>
      <w:bookmarkEnd w:id="575"/>
      <w:bookmarkEnd w:id="576"/>
    </w:p>
    <w:p w14:paraId="136558CF" w14:textId="2DAE99D4" w:rsidR="006F0694" w:rsidRPr="00CE3852" w:rsidRDefault="00E35F1F" w:rsidP="006F0694">
      <w:pPr>
        <w:pStyle w:val="Heading5non-TOC"/>
        <w:rPr>
          <w:lang w:val="en-US"/>
        </w:rPr>
      </w:pPr>
      <w:commentRangeStart w:id="577"/>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7"/>
      <w:r>
        <w:rPr>
          <w:rStyle w:val="CommentReference"/>
          <w:rFonts w:ascii="Garamond" w:eastAsiaTheme="minorHAnsi" w:hAnsi="Garamond" w:cstheme="minorBidi"/>
        </w:rPr>
        <w:commentReference w:id="5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8"/>
            <w:r w:rsidRPr="00FC3604">
              <w:t>ⲛⲏⲓ</w:t>
            </w:r>
            <w:commentRangeEnd w:id="578"/>
            <w:r>
              <w:rPr>
                <w:rStyle w:val="CommentReference"/>
                <w:rFonts w:ascii="Garamond" w:hAnsi="Garamond" w:cstheme="minorBidi"/>
                <w:noProof w:val="0"/>
                <w:lang w:val="en-CA"/>
              </w:rPr>
              <w:commentReference w:id="578"/>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9"/>
            <w:r w:rsidRPr="005832A1">
              <w:t xml:space="preserve">praise </w:t>
            </w:r>
            <w:commentRangeEnd w:id="579"/>
            <w:r w:rsidRPr="005832A1">
              <w:rPr>
                <w:rStyle w:val="CommentReference"/>
                <w:rFonts w:eastAsiaTheme="minorHAnsi"/>
                <w:sz w:val="24"/>
              </w:rPr>
              <w:commentReference w:id="579"/>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0"/>
            <w:r w:rsidRPr="005832A1">
              <w:t>Earth</w:t>
            </w:r>
            <w:commentRangeEnd w:id="580"/>
            <w:r w:rsidRPr="005832A1">
              <w:rPr>
                <w:rStyle w:val="CommentReference"/>
                <w:rFonts w:eastAsiaTheme="minorHAnsi"/>
                <w:sz w:val="24"/>
              </w:rPr>
              <w:commentReference w:id="580"/>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1"/>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1"/>
            <w:r>
              <w:rPr>
                <w:rStyle w:val="CommentReference"/>
                <w:rFonts w:ascii="Garamond" w:hAnsi="Garamond" w:cstheme="minorBidi"/>
                <w:noProof w:val="0"/>
                <w:lang w:val="en-CA"/>
              </w:rPr>
              <w:commentReference w:id="581"/>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2"/>
            <w:r w:rsidRPr="005832A1">
              <w:t xml:space="preserve">Make haste </w:t>
            </w:r>
            <w:commentRangeEnd w:id="582"/>
            <w:r w:rsidRPr="005832A1">
              <w:rPr>
                <w:rStyle w:val="CommentReference"/>
                <w:rFonts w:eastAsiaTheme="minorHAnsi"/>
                <w:sz w:val="24"/>
              </w:rPr>
              <w:commentReference w:id="582"/>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3"/>
            <w:r w:rsidRPr="005832A1">
              <w:rPr>
                <w:rFonts w:eastAsiaTheme="minorHAnsi"/>
              </w:rPr>
              <w:t xml:space="preserve">different </w:t>
            </w:r>
            <w:commentRangeEnd w:id="583"/>
            <w:r w:rsidRPr="005832A1">
              <w:rPr>
                <w:rStyle w:val="CommentReference"/>
                <w:rFonts w:eastAsiaTheme="minorHAnsi"/>
                <w:sz w:val="24"/>
              </w:rPr>
              <w:commentReference w:id="583"/>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4"/>
            <w:r w:rsidRPr="005832A1">
              <w:t>truth</w:t>
            </w:r>
            <w:commentRangeEnd w:id="584"/>
            <w:r w:rsidRPr="005832A1">
              <w:rPr>
                <w:rStyle w:val="CommentReference"/>
                <w:rFonts w:eastAsiaTheme="minorHAnsi"/>
                <w:sz w:val="24"/>
              </w:rPr>
              <w:commentReference w:id="584"/>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5"/>
            <w:r w:rsidRPr="005832A1">
              <w:t xml:space="preserve">longsuffering </w:t>
            </w:r>
            <w:commentRangeEnd w:id="585"/>
            <w:r w:rsidRPr="005832A1">
              <w:rPr>
                <w:rStyle w:val="CommentReference"/>
                <w:rFonts w:eastAsiaTheme="minorHAnsi"/>
                <w:sz w:val="24"/>
              </w:rPr>
              <w:commentReference w:id="585"/>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6"/>
            <w:r w:rsidRPr="005832A1">
              <w:t xml:space="preserve">I rise </w:t>
            </w:r>
            <w:commentRangeEnd w:id="586"/>
            <w:r w:rsidRPr="005832A1">
              <w:rPr>
                <w:rStyle w:val="CommentReference"/>
                <w:rFonts w:eastAsiaTheme="minorHAnsi"/>
                <w:sz w:val="24"/>
              </w:rPr>
              <w:commentReference w:id="586"/>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7"/>
            <w:r w:rsidRPr="005832A1">
              <w:t>sweet</w:t>
            </w:r>
            <w:commentRangeEnd w:id="587"/>
            <w:r w:rsidRPr="005832A1">
              <w:rPr>
                <w:rStyle w:val="CommentReference"/>
                <w:rFonts w:eastAsiaTheme="minorHAnsi"/>
                <w:sz w:val="24"/>
              </w:rPr>
              <w:commentReference w:id="587"/>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8"/>
            <w:r w:rsidRPr="005832A1">
              <w:rPr>
                <w:rFonts w:eastAsiaTheme="minorHAnsi"/>
              </w:rPr>
              <w:t>Oh, how I love</w:t>
            </w:r>
            <w:commentRangeEnd w:id="588"/>
            <w:r w:rsidRPr="005832A1">
              <w:rPr>
                <w:rStyle w:val="CommentReference"/>
                <w:rFonts w:eastAsiaTheme="minorHAnsi"/>
                <w:sz w:val="24"/>
              </w:rPr>
              <w:commentReference w:id="588"/>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9"/>
            <w:r w:rsidRPr="005832A1">
              <w:rPr>
                <w:rFonts w:eastAsiaTheme="minorHAnsi"/>
              </w:rPr>
              <w:t xml:space="preserve">of </w:t>
            </w:r>
            <w:commentRangeEnd w:id="589"/>
            <w:r w:rsidRPr="005832A1">
              <w:rPr>
                <w:rStyle w:val="CommentReference"/>
                <w:rFonts w:eastAsiaTheme="minorHAnsi"/>
                <w:sz w:val="24"/>
              </w:rPr>
              <w:commentReference w:id="589"/>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0"/>
            <w:r w:rsidRPr="005832A1">
              <w:t>truth</w:t>
            </w:r>
            <w:commentRangeEnd w:id="590"/>
            <w:r w:rsidRPr="005832A1">
              <w:rPr>
                <w:rStyle w:val="CommentReference"/>
                <w:rFonts w:eastAsiaTheme="minorHAnsi"/>
                <w:sz w:val="24"/>
              </w:rPr>
              <w:commentReference w:id="590"/>
            </w:r>
            <w:r w:rsidR="008A107E">
              <w:rPr>
                <w:rStyle w:val="FootnoteReference"/>
              </w:rPr>
              <w:footnoteReference w:id="909"/>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1"/>
            <w:r w:rsidRPr="005832A1">
              <w:t xml:space="preserve">true </w:t>
            </w:r>
            <w:commentRangeEnd w:id="591"/>
            <w:r w:rsidRPr="005832A1">
              <w:rPr>
                <w:rStyle w:val="CommentReference"/>
                <w:rFonts w:eastAsiaTheme="minorHAnsi"/>
                <w:sz w:val="24"/>
              </w:rPr>
              <w:commentReference w:id="591"/>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2"/>
            <w:r>
              <w:t xml:space="preserve">Whenever </w:t>
            </w:r>
            <w:commentRangeEnd w:id="592"/>
            <w:r>
              <w:rPr>
                <w:rStyle w:val="CommentReference"/>
                <w:rFonts w:eastAsiaTheme="minorHAnsi" w:cstheme="minorBidi"/>
                <w:color w:val="auto"/>
                <w:lang w:val="en-CA"/>
              </w:rPr>
              <w:commentReference w:id="592"/>
            </w:r>
            <w:r>
              <w:t>we</w:t>
            </w:r>
          </w:p>
          <w:p w14:paraId="1820B153" w14:textId="77777777" w:rsidR="00E35F1F" w:rsidRDefault="00E35F1F" w:rsidP="00E35F1F">
            <w:pPr>
              <w:pStyle w:val="EngHang"/>
            </w:pPr>
            <w:commentRangeStart w:id="593"/>
            <w:r>
              <w:t xml:space="preserve">Gather </w:t>
            </w:r>
            <w:commentRangeEnd w:id="593"/>
            <w:r>
              <w:rPr>
                <w:rStyle w:val="CommentReference"/>
                <w:rFonts w:eastAsiaTheme="minorHAnsi" w:cstheme="minorBidi"/>
                <w:color w:val="auto"/>
                <w:lang w:val="en-CA"/>
              </w:rPr>
              <w:commentReference w:id="593"/>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4"/>
            <w:r>
              <w:t xml:space="preserve">will </w:t>
            </w:r>
            <w:commentRangeEnd w:id="594"/>
            <w:r>
              <w:rPr>
                <w:rStyle w:val="CommentReference"/>
                <w:rFonts w:eastAsiaTheme="minorHAnsi" w:cstheme="minorBidi"/>
                <w:color w:val="auto"/>
                <w:lang w:val="en-CA"/>
              </w:rPr>
              <w:commentReference w:id="594"/>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5"/>
            <w:r>
              <w:t xml:space="preserve">Deliver </w:t>
            </w:r>
            <w:commentRangeEnd w:id="595"/>
            <w:r>
              <w:rPr>
                <w:rStyle w:val="CommentReference"/>
                <w:rFonts w:eastAsiaTheme="minorHAnsi" w:cstheme="minorBidi"/>
                <w:color w:val="auto"/>
                <w:lang w:val="en-CA"/>
              </w:rPr>
              <w:commentReference w:id="595"/>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6"/>
            <w:r w:rsidRPr="00A16DFE">
              <w:rPr>
                <w:rFonts w:eastAsiaTheme="minorHAnsi"/>
              </w:rPr>
              <w:t xml:space="preserve">come </w:t>
            </w:r>
            <w:commentRangeEnd w:id="596"/>
            <w:r>
              <w:rPr>
                <w:rStyle w:val="CommentReference"/>
                <w:rFonts w:eastAsiaTheme="minorHAnsi" w:cstheme="minorBidi"/>
                <w:color w:val="auto"/>
                <w:lang w:val="en-CA"/>
              </w:rPr>
              <w:commentReference w:id="596"/>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7"/>
            <w:r>
              <w:rPr>
                <w:rFonts w:eastAsiaTheme="minorHAnsi"/>
              </w:rPr>
              <w:t>be</w:t>
            </w:r>
            <w:r w:rsidRPr="00A16DFE">
              <w:rPr>
                <w:rFonts w:eastAsiaTheme="minorHAnsi"/>
              </w:rPr>
              <w:t xml:space="preserve"> </w:t>
            </w:r>
            <w:commentRangeEnd w:id="597"/>
            <w:r>
              <w:rPr>
                <w:rStyle w:val="CommentReference"/>
                <w:rFonts w:eastAsiaTheme="minorHAnsi" w:cstheme="minorBidi"/>
                <w:color w:val="auto"/>
                <w:lang w:val="en-CA"/>
              </w:rPr>
              <w:commentReference w:id="597"/>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8" w:name="_Toc297322067"/>
      <w:bookmarkStart w:id="599" w:name="_Toc297407712"/>
      <w:bookmarkStart w:id="600" w:name="_Toc298445764"/>
      <w:bookmarkStart w:id="601" w:name="_Toc298681249"/>
      <w:bookmarkStart w:id="602" w:name="_Toc298447489"/>
      <w:bookmarkStart w:id="603" w:name="_Toc308441906"/>
      <w:bookmarkStart w:id="604" w:name="_Ref452620835"/>
      <w:bookmarkStart w:id="605" w:name="_Ref452620839"/>
      <w:r>
        <w:rPr>
          <w:lang w:val="en-US"/>
        </w:rPr>
        <w:lastRenderedPageBreak/>
        <w:t>The Sunday Theotokia</w:t>
      </w:r>
      <w:bookmarkEnd w:id="598"/>
      <w:bookmarkEnd w:id="599"/>
      <w:bookmarkEnd w:id="600"/>
      <w:bookmarkEnd w:id="601"/>
      <w:bookmarkEnd w:id="602"/>
      <w:bookmarkEnd w:id="603"/>
      <w:bookmarkEnd w:id="604"/>
      <w:bookmarkEnd w:id="605"/>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6" w:name="_Toc298445765"/>
      <w:bookmarkStart w:id="607" w:name="_Toc298681250"/>
      <w:bookmarkStart w:id="608" w:name="_Toc298447490"/>
      <w:r>
        <w:rPr>
          <w:lang w:val="en-US"/>
        </w:rPr>
        <w:t>Part One</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9"/>
            <w:r w:rsidRPr="007425E1">
              <w:rPr>
                <w:rFonts w:eastAsiaTheme="minorHAnsi"/>
              </w:rPr>
              <w:t>Of the Covenant</w:t>
            </w:r>
            <w:commentRangeEnd w:id="609"/>
            <w:r>
              <w:rPr>
                <w:rStyle w:val="CommentReference"/>
                <w:rFonts w:eastAsiaTheme="minorHAnsi" w:cstheme="minorBidi"/>
                <w:color w:val="auto"/>
                <w:lang w:val="en-CA"/>
              </w:rPr>
              <w:commentReference w:id="609"/>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0"/>
            <w:r>
              <w:rPr>
                <w:rFonts w:eastAsiaTheme="minorHAnsi"/>
              </w:rPr>
              <w:t>sprinkling</w:t>
            </w:r>
            <w:commentRangeEnd w:id="610"/>
            <w:r>
              <w:rPr>
                <w:rStyle w:val="CommentReference"/>
                <w:rFonts w:eastAsiaTheme="minorHAnsi" w:cstheme="minorBidi"/>
                <w:color w:val="auto"/>
                <w:lang w:val="en-CA"/>
              </w:rPr>
              <w:commentReference w:id="610"/>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1"/>
            <w:r>
              <w:rPr>
                <w:rFonts w:eastAsiaTheme="minorHAnsi"/>
              </w:rPr>
              <w:t>dwelt</w:t>
            </w:r>
            <w:commentRangeEnd w:id="611"/>
            <w:r>
              <w:rPr>
                <w:rStyle w:val="CommentReference"/>
                <w:rFonts w:eastAsiaTheme="minorHAnsi" w:cstheme="minorBidi"/>
                <w:color w:val="auto"/>
                <w:lang w:val="en-CA"/>
              </w:rPr>
              <w:commentReference w:id="611"/>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2"/>
            <w:r>
              <w:t xml:space="preserve">Magnify </w:t>
            </w:r>
            <w:commentRangeEnd w:id="612"/>
            <w:r>
              <w:rPr>
                <w:rStyle w:val="CommentReference"/>
                <w:rFonts w:eastAsiaTheme="minorHAnsi" w:cstheme="minorBidi"/>
                <w:color w:val="auto"/>
                <w:lang w:val="en-CA"/>
              </w:rPr>
              <w:commentReference w:id="612"/>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3"/>
            <w:r>
              <w:t xml:space="preserve">obtain </w:t>
            </w:r>
            <w:commentRangeEnd w:id="613"/>
            <w:r>
              <w:rPr>
                <w:rStyle w:val="CommentReference"/>
                <w:rFonts w:eastAsiaTheme="minorHAnsi" w:cstheme="minorBidi"/>
                <w:color w:val="auto"/>
                <w:lang w:val="en-CA"/>
              </w:rPr>
              <w:commentReference w:id="613"/>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4" w:name="_Toc298445766"/>
      <w:bookmarkStart w:id="615" w:name="_Toc298681251"/>
      <w:bookmarkStart w:id="616"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4"/>
      <w:bookmarkEnd w:id="615"/>
      <w:bookmarkEnd w:id="616"/>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7"/>
            <w:r>
              <w:rPr>
                <w:rFonts w:eastAsiaTheme="minorHAnsi"/>
              </w:rPr>
              <w:t xml:space="preserve">type </w:t>
            </w:r>
            <w:commentRangeEnd w:id="617"/>
            <w:r>
              <w:rPr>
                <w:rStyle w:val="CommentReference"/>
                <w:rFonts w:eastAsiaTheme="minorHAnsi" w:cstheme="minorBidi"/>
                <w:color w:val="auto"/>
                <w:lang w:val="en-CA"/>
              </w:rPr>
              <w:commentReference w:id="617"/>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8"/>
            <w:r>
              <w:t xml:space="preserve">one </w:t>
            </w:r>
            <w:commentRangeEnd w:id="618"/>
            <w:r>
              <w:rPr>
                <w:rStyle w:val="CommentReference"/>
                <w:rFonts w:eastAsiaTheme="minorHAnsi" w:cstheme="minorBidi"/>
                <w:color w:val="auto"/>
                <w:lang w:val="en-CA"/>
              </w:rPr>
              <w:commentReference w:id="618"/>
            </w:r>
            <w:r>
              <w:t>from two,</w:t>
            </w:r>
          </w:p>
          <w:p w14:paraId="12509199" w14:textId="77777777" w:rsidR="00E35F1F" w:rsidRDefault="00E35F1F" w:rsidP="00E35F1F">
            <w:pPr>
              <w:pStyle w:val="EngHang"/>
            </w:pPr>
            <w:r>
              <w:t xml:space="preserve">A </w:t>
            </w:r>
            <w:commentRangeStart w:id="619"/>
            <w:r>
              <w:t xml:space="preserve">Holy </w:t>
            </w:r>
            <w:commentRangeEnd w:id="619"/>
            <w:r>
              <w:rPr>
                <w:rStyle w:val="CommentReference"/>
                <w:rFonts w:eastAsiaTheme="minorHAnsi" w:cstheme="minorBidi"/>
                <w:color w:val="auto"/>
                <w:lang w:val="en-CA"/>
              </w:rPr>
              <w:commentReference w:id="619"/>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0"/>
            <w:r>
              <w:rPr>
                <w:rFonts w:eastAsiaTheme="minorHAnsi"/>
              </w:rPr>
              <w:t xml:space="preserve">Begotten </w:t>
            </w:r>
            <w:commentRangeEnd w:id="620"/>
            <w:r>
              <w:rPr>
                <w:rStyle w:val="CommentReference"/>
                <w:rFonts w:eastAsiaTheme="minorHAnsi" w:cstheme="minorBidi"/>
                <w:color w:val="auto"/>
                <w:lang w:val="en-CA"/>
              </w:rPr>
              <w:commentReference w:id="620"/>
            </w:r>
            <w:r>
              <w:rPr>
                <w:rFonts w:eastAsiaTheme="minorHAnsi"/>
              </w:rPr>
              <w:t>without seed,</w:t>
            </w:r>
          </w:p>
          <w:p w14:paraId="47914132" w14:textId="77777777" w:rsidR="00E35F1F" w:rsidRDefault="00E35F1F" w:rsidP="00E35F1F">
            <w:pPr>
              <w:pStyle w:val="EngHang"/>
              <w:rPr>
                <w:rFonts w:eastAsiaTheme="minorHAnsi"/>
              </w:rPr>
            </w:pPr>
            <w:commentRangeStart w:id="621"/>
            <w:r>
              <w:rPr>
                <w:rFonts w:eastAsiaTheme="minorHAnsi"/>
              </w:rPr>
              <w:t xml:space="preserve">Consubstantial </w:t>
            </w:r>
            <w:commentRangeEnd w:id="621"/>
            <w:r>
              <w:rPr>
                <w:rStyle w:val="CommentReference"/>
                <w:rFonts w:eastAsiaTheme="minorHAnsi" w:cstheme="minorBidi"/>
                <w:color w:val="auto"/>
                <w:lang w:val="en-CA"/>
              </w:rPr>
              <w:commentReference w:id="621"/>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2"/>
            <w:r>
              <w:rPr>
                <w:rFonts w:eastAsiaTheme="minorHAnsi"/>
              </w:rPr>
              <w:t xml:space="preserve">made one </w:t>
            </w:r>
            <w:commentRangeEnd w:id="622"/>
            <w:r>
              <w:rPr>
                <w:rStyle w:val="CommentReference"/>
                <w:rFonts w:eastAsiaTheme="minorHAnsi" w:cstheme="minorBidi"/>
                <w:color w:val="auto"/>
                <w:lang w:val="en-CA"/>
              </w:rPr>
              <w:commentReference w:id="622"/>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3"/>
            <w:r>
              <w:t xml:space="preserve">The </w:t>
            </w:r>
            <w:commentRangeEnd w:id="623"/>
            <w:r>
              <w:rPr>
                <w:rStyle w:val="CommentReference"/>
                <w:rFonts w:eastAsiaTheme="minorHAnsi" w:cstheme="minorBidi"/>
                <w:color w:val="auto"/>
                <w:lang w:val="en-CA"/>
              </w:rPr>
              <w:commentReference w:id="623"/>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4"/>
            <w:r>
              <w:rPr>
                <w:rFonts w:eastAsiaTheme="minorHAnsi"/>
              </w:rPr>
              <w:t xml:space="preserve">Purple </w:t>
            </w:r>
            <w:commentRangeEnd w:id="624"/>
            <w:r>
              <w:rPr>
                <w:rStyle w:val="CommentReference"/>
                <w:rFonts w:eastAsiaTheme="minorHAnsi" w:cstheme="minorBidi"/>
                <w:color w:val="auto"/>
                <w:lang w:val="en-CA"/>
              </w:rPr>
              <w:commentReference w:id="624"/>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5"/>
            <w:r>
              <w:rPr>
                <w:rFonts w:eastAsiaTheme="minorHAnsi"/>
              </w:rPr>
              <w:t xml:space="preserve">fine </w:t>
            </w:r>
            <w:commentRangeEnd w:id="625"/>
            <w:r>
              <w:rPr>
                <w:rStyle w:val="CommentReference"/>
                <w:rFonts w:eastAsiaTheme="minorHAnsi" w:cstheme="minorBidi"/>
                <w:color w:val="auto"/>
                <w:lang w:val="en-CA"/>
              </w:rPr>
              <w:commentReference w:id="625"/>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6"/>
            <w:r>
              <w:rPr>
                <w:rFonts w:eastAsiaTheme="minorHAnsi"/>
              </w:rPr>
              <w:t xml:space="preserve">wood </w:t>
            </w:r>
            <w:commentRangeEnd w:id="626"/>
            <w:r>
              <w:rPr>
                <w:rStyle w:val="CommentReference"/>
                <w:rFonts w:eastAsiaTheme="minorHAnsi" w:cstheme="minorBidi"/>
                <w:color w:val="auto"/>
                <w:lang w:val="en-CA"/>
              </w:rPr>
              <w:commentReference w:id="626"/>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7"/>
            <w:r>
              <w:t xml:space="preserve">Magnify </w:t>
            </w:r>
            <w:commentRangeEnd w:id="627"/>
            <w:r>
              <w:rPr>
                <w:rStyle w:val="CommentReference"/>
                <w:rFonts w:eastAsiaTheme="minorHAnsi" w:cstheme="minorBidi"/>
                <w:color w:val="auto"/>
                <w:lang w:val="en-CA"/>
              </w:rPr>
              <w:commentReference w:id="627"/>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8"/>
            <w:r>
              <w:t xml:space="preserve">obtain </w:t>
            </w:r>
            <w:commentRangeEnd w:id="628"/>
            <w:r>
              <w:rPr>
                <w:rStyle w:val="CommentReference"/>
                <w:rFonts w:eastAsiaTheme="minorHAnsi" w:cstheme="minorBidi"/>
                <w:color w:val="auto"/>
                <w:lang w:val="en-CA"/>
              </w:rPr>
              <w:commentReference w:id="628"/>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9" w:name="_Toc298445767"/>
      <w:bookmarkStart w:id="630" w:name="_Toc298681252"/>
      <w:bookmarkStart w:id="631"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9"/>
      <w:bookmarkEnd w:id="630"/>
      <w:bookmarkEnd w:id="631"/>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2"/>
            <w:r>
              <w:rPr>
                <w:rFonts w:eastAsiaTheme="minorHAnsi"/>
              </w:rPr>
              <w:t>Cherubs</w:t>
            </w:r>
            <w:commentRangeEnd w:id="632"/>
            <w:r>
              <w:rPr>
                <w:rStyle w:val="CommentReference"/>
                <w:rFonts w:eastAsiaTheme="minorHAnsi" w:cstheme="minorBidi"/>
                <w:color w:val="auto"/>
                <w:lang w:val="en-CA"/>
              </w:rPr>
              <w:commentReference w:id="632"/>
            </w:r>
          </w:p>
          <w:p w14:paraId="338C43D3" w14:textId="65EF4612" w:rsidR="00E35F1F" w:rsidRPr="001A0083" w:rsidRDefault="00E35F1F" w:rsidP="00E35F1F">
            <w:pPr>
              <w:pStyle w:val="EngHangEnd"/>
            </w:pPr>
            <w:commentRangeStart w:id="633"/>
            <w:r>
              <w:rPr>
                <w:rFonts w:eastAsiaTheme="minorHAnsi"/>
              </w:rPr>
              <w:t xml:space="preserve">Forged </w:t>
            </w:r>
            <w:commentRangeEnd w:id="633"/>
            <w:r>
              <w:rPr>
                <w:rStyle w:val="CommentReference"/>
                <w:rFonts w:eastAsiaTheme="minorHAnsi" w:cstheme="minorBidi"/>
                <w:color w:val="auto"/>
                <w:lang w:val="en-CA"/>
              </w:rPr>
              <w:commentReference w:id="633"/>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4"/>
            <w:r>
              <w:t xml:space="preserve">Always </w:t>
            </w:r>
            <w:commentRangeEnd w:id="634"/>
            <w:r>
              <w:rPr>
                <w:rStyle w:val="CommentReference"/>
                <w:rFonts w:eastAsiaTheme="minorHAnsi" w:cstheme="minorBidi"/>
                <w:color w:val="auto"/>
                <w:lang w:val="en-CA"/>
              </w:rPr>
              <w:commentReference w:id="634"/>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5"/>
            <w:r>
              <w:rPr>
                <w:rFonts w:eastAsiaTheme="minorHAnsi"/>
              </w:rPr>
              <w:t xml:space="preserve">Overshadowed </w:t>
            </w:r>
            <w:commentRangeEnd w:id="635"/>
            <w:r>
              <w:rPr>
                <w:rStyle w:val="CommentReference"/>
                <w:rFonts w:eastAsiaTheme="minorHAnsi" w:cstheme="minorBidi"/>
                <w:color w:val="auto"/>
                <w:lang w:val="en-CA"/>
              </w:rPr>
              <w:commentReference w:id="635"/>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6"/>
            <w:r>
              <w:rPr>
                <w:rFonts w:eastAsiaTheme="minorHAnsi"/>
              </w:rPr>
              <w:t xml:space="preserve">sin </w:t>
            </w:r>
            <w:commentRangeEnd w:id="636"/>
            <w:r>
              <w:rPr>
                <w:rStyle w:val="CommentReference"/>
                <w:rFonts w:eastAsiaTheme="minorHAnsi" w:cstheme="minorBidi"/>
                <w:color w:val="auto"/>
                <w:lang w:val="en-CA"/>
              </w:rPr>
              <w:commentReference w:id="636"/>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7"/>
            <w:r>
              <w:t xml:space="preserve">Magnify </w:t>
            </w:r>
            <w:commentRangeEnd w:id="637"/>
            <w:r>
              <w:rPr>
                <w:rStyle w:val="CommentReference"/>
                <w:rFonts w:eastAsiaTheme="minorHAnsi" w:cstheme="minorBidi"/>
                <w:color w:val="auto"/>
                <w:lang w:val="en-CA"/>
              </w:rPr>
              <w:commentReference w:id="637"/>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8"/>
            <w:r>
              <w:t xml:space="preserve">obtain </w:t>
            </w:r>
            <w:commentRangeEnd w:id="638"/>
            <w:r>
              <w:rPr>
                <w:rStyle w:val="CommentReference"/>
                <w:rFonts w:eastAsiaTheme="minorHAnsi" w:cstheme="minorBidi"/>
                <w:color w:val="auto"/>
                <w:lang w:val="en-CA"/>
              </w:rPr>
              <w:commentReference w:id="638"/>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9" w:name="_Toc298445768"/>
      <w:bookmarkStart w:id="640" w:name="_Toc298681253"/>
      <w:bookmarkStart w:id="641"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9"/>
      <w:bookmarkEnd w:id="640"/>
      <w:bookmarkEnd w:id="641"/>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2"/>
            <w:r>
              <w:t xml:space="preserve">you </w:t>
            </w:r>
            <w:commentRangeEnd w:id="642"/>
            <w:r>
              <w:rPr>
                <w:rStyle w:val="CommentReference"/>
                <w:rFonts w:eastAsiaTheme="minorHAnsi" w:cstheme="minorBidi"/>
                <w:color w:val="auto"/>
                <w:lang w:val="en-CA"/>
              </w:rPr>
              <w:commentReference w:id="642"/>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3"/>
            <w:r>
              <w:rPr>
                <w:rFonts w:eastAsiaTheme="minorHAnsi"/>
              </w:rPr>
              <w:t xml:space="preserve">for </w:t>
            </w:r>
            <w:commentRangeEnd w:id="643"/>
            <w:r>
              <w:rPr>
                <w:rStyle w:val="CommentReference"/>
                <w:rFonts w:eastAsiaTheme="minorHAnsi" w:cstheme="minorBidi"/>
                <w:color w:val="auto"/>
                <w:lang w:val="en-CA"/>
              </w:rPr>
              <w:commentReference w:id="643"/>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6" w:name="_Toc298445769"/>
      <w:bookmarkStart w:id="647" w:name="_Toc298681254"/>
      <w:bookmarkStart w:id="648"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0"/>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6"/>
      <w:bookmarkEnd w:id="647"/>
      <w:bookmarkEnd w:id="648"/>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9"/>
            <w:r w:rsidR="00E35F1F">
              <w:rPr>
                <w:rFonts w:eastAsiaTheme="minorHAnsi"/>
              </w:rPr>
              <w:t xml:space="preserve">burning </w:t>
            </w:r>
            <w:commentRangeEnd w:id="649"/>
            <w:r w:rsidR="00E35F1F">
              <w:rPr>
                <w:rStyle w:val="CommentReference"/>
                <w:rFonts w:eastAsiaTheme="minorHAnsi" w:cstheme="minorBidi"/>
                <w:color w:val="auto"/>
                <w:lang w:val="en-CA"/>
              </w:rPr>
              <w:commentReference w:id="649"/>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0"/>
            <w:r>
              <w:rPr>
                <w:rFonts w:eastAsiaTheme="minorHAnsi"/>
              </w:rPr>
              <w:t>manifestation</w:t>
            </w:r>
            <w:commentRangeEnd w:id="650"/>
            <w:r>
              <w:rPr>
                <w:rStyle w:val="CommentReference"/>
                <w:rFonts w:eastAsiaTheme="minorHAnsi" w:cstheme="minorBidi"/>
                <w:color w:val="auto"/>
                <w:lang w:val="en-CA"/>
              </w:rPr>
              <w:commentReference w:id="650"/>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1"/>
            <w:r>
              <w:rPr>
                <w:rFonts w:eastAsiaTheme="minorHAnsi"/>
              </w:rPr>
              <w:t xml:space="preserve">carried </w:t>
            </w:r>
            <w:commentRangeEnd w:id="651"/>
            <w:r>
              <w:rPr>
                <w:rStyle w:val="CommentReference"/>
                <w:rFonts w:eastAsiaTheme="minorHAnsi" w:cstheme="minorBidi"/>
                <w:color w:val="auto"/>
                <w:lang w:val="en-CA"/>
              </w:rPr>
              <w:commentReference w:id="651"/>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2"/>
            <w:r>
              <w:rPr>
                <w:rFonts w:eastAsiaTheme="minorHAnsi"/>
              </w:rPr>
              <w:t xml:space="preserve">Gives light to </w:t>
            </w:r>
            <w:commentRangeEnd w:id="652"/>
            <w:r>
              <w:rPr>
                <w:rStyle w:val="CommentReference"/>
                <w:rFonts w:eastAsiaTheme="minorHAnsi" w:cstheme="minorBidi"/>
                <w:color w:val="auto"/>
                <w:lang w:val="en-CA"/>
              </w:rPr>
              <w:commentReference w:id="652"/>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5" w:name="_Toc298445770"/>
      <w:bookmarkStart w:id="656" w:name="_Toc298681255"/>
      <w:bookmarkStart w:id="657"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5"/>
      <w:bookmarkEnd w:id="656"/>
      <w:bookmarkEnd w:id="657"/>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8"/>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8"/>
            <w:r>
              <w:rPr>
                <w:rStyle w:val="CommentReference"/>
                <w:rFonts w:eastAsiaTheme="minorHAnsi" w:cstheme="minorBidi"/>
                <w:color w:val="auto"/>
                <w:lang w:val="en-CA"/>
              </w:rPr>
              <w:commentReference w:id="658"/>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9"/>
            <w:r>
              <w:rPr>
                <w:rFonts w:eastAsiaTheme="minorHAnsi"/>
              </w:rPr>
              <w:t xml:space="preserve">Upon </w:t>
            </w:r>
            <w:commentRangeEnd w:id="659"/>
            <w:r>
              <w:rPr>
                <w:rStyle w:val="CommentReference"/>
                <w:rFonts w:eastAsiaTheme="minorHAnsi" w:cstheme="minorBidi"/>
                <w:color w:val="auto"/>
                <w:lang w:val="en-CA"/>
              </w:rPr>
              <w:commentReference w:id="659"/>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0"/>
            <w:r>
              <w:t xml:space="preserve">Magnify </w:t>
            </w:r>
            <w:commentRangeEnd w:id="660"/>
            <w:r>
              <w:rPr>
                <w:rStyle w:val="CommentReference"/>
                <w:rFonts w:eastAsiaTheme="minorHAnsi" w:cstheme="minorBidi"/>
                <w:color w:val="auto"/>
                <w:lang w:val="en-CA"/>
              </w:rPr>
              <w:commentReference w:id="660"/>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1"/>
            <w:r>
              <w:t xml:space="preserve">obtain </w:t>
            </w:r>
            <w:commentRangeEnd w:id="661"/>
            <w:r>
              <w:rPr>
                <w:rStyle w:val="CommentReference"/>
                <w:rFonts w:eastAsiaTheme="minorHAnsi" w:cstheme="minorBidi"/>
                <w:color w:val="auto"/>
                <w:lang w:val="en-CA"/>
              </w:rPr>
              <w:commentReference w:id="661"/>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2" w:name="_Toc298445771"/>
      <w:bookmarkStart w:id="663" w:name="_Toc298681256"/>
      <w:bookmarkStart w:id="664" w:name="_Toc298447496"/>
      <w:bookmarkStart w:id="665" w:name="_Ref299211949"/>
      <w:r>
        <w:t>The Gospel According the St. Luke</w:t>
      </w:r>
      <w:bookmarkEnd w:id="662"/>
      <w:bookmarkEnd w:id="663"/>
      <w:bookmarkEnd w:id="664"/>
      <w:bookmarkEnd w:id="665"/>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6" w:name="_Toc298445772"/>
      <w:bookmarkStart w:id="667" w:name="_Toc298681257"/>
      <w:bookmarkStart w:id="668" w:name="_Toc298447497"/>
      <w:r>
        <w:t xml:space="preserve">Part </w:t>
      </w:r>
      <w:bookmarkEnd w:id="666"/>
      <w:bookmarkEnd w:id="667"/>
      <w:bookmarkEnd w:id="668"/>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9"/>
            <w:r>
              <w:rPr>
                <w:rFonts w:eastAsiaTheme="minorHAnsi"/>
              </w:rPr>
              <w:t>truth</w:t>
            </w:r>
            <w:commentRangeEnd w:id="669"/>
            <w:r>
              <w:rPr>
                <w:rStyle w:val="CommentReference"/>
                <w:rFonts w:eastAsiaTheme="minorHAnsi" w:cstheme="minorBidi"/>
                <w:color w:val="auto"/>
                <w:lang w:val="en-CA"/>
              </w:rPr>
              <w:commentReference w:id="669"/>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0"/>
            <w:r>
              <w:rPr>
                <w:rFonts w:eastAsiaTheme="minorHAnsi"/>
              </w:rPr>
              <w:t xml:space="preserve">a </w:t>
            </w:r>
            <w:commentRangeEnd w:id="670"/>
            <w:r>
              <w:rPr>
                <w:rStyle w:val="CommentReference"/>
                <w:rFonts w:eastAsiaTheme="minorHAnsi" w:cstheme="minorBidi"/>
                <w:color w:val="auto"/>
                <w:lang w:val="en-CA"/>
              </w:rPr>
              <w:commentReference w:id="670"/>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1"/>
            <w:r>
              <w:rPr>
                <w:rFonts w:eastAsiaTheme="minorHAnsi"/>
              </w:rPr>
              <w:t xml:space="preserve">holy </w:t>
            </w:r>
            <w:commentRangeEnd w:id="671"/>
            <w:r>
              <w:rPr>
                <w:rStyle w:val="CommentReference"/>
                <w:rFonts w:eastAsiaTheme="minorHAnsi" w:cstheme="minorBidi"/>
                <w:color w:val="auto"/>
                <w:lang w:val="en-CA"/>
              </w:rPr>
              <w:commentReference w:id="671"/>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2"/>
            <w:r>
              <w:rPr>
                <w:rFonts w:eastAsiaTheme="minorHAnsi"/>
              </w:rPr>
              <w:t xml:space="preserve">abode </w:t>
            </w:r>
            <w:commentRangeEnd w:id="672"/>
            <w:r>
              <w:rPr>
                <w:rStyle w:val="CommentReference"/>
                <w:rFonts w:eastAsiaTheme="minorHAnsi" w:cstheme="minorBidi"/>
                <w:color w:val="auto"/>
                <w:lang w:val="en-CA"/>
              </w:rPr>
              <w:commentReference w:id="672"/>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3"/>
            <w:r>
              <w:t xml:space="preserve">Magnify </w:t>
            </w:r>
            <w:commentRangeEnd w:id="673"/>
            <w:r>
              <w:rPr>
                <w:rStyle w:val="CommentReference"/>
                <w:rFonts w:eastAsiaTheme="minorHAnsi" w:cstheme="minorBidi"/>
                <w:color w:val="auto"/>
                <w:lang w:val="en-CA"/>
              </w:rPr>
              <w:commentReference w:id="673"/>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4"/>
            <w:r>
              <w:t xml:space="preserve">obtain </w:t>
            </w:r>
            <w:commentRangeEnd w:id="674"/>
            <w:r>
              <w:rPr>
                <w:rStyle w:val="CommentReference"/>
                <w:rFonts w:eastAsiaTheme="minorHAnsi" w:cstheme="minorBidi"/>
                <w:color w:val="auto"/>
                <w:lang w:val="en-CA"/>
              </w:rPr>
              <w:commentReference w:id="674"/>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5" w:name="_Toc298445773"/>
      <w:bookmarkStart w:id="676" w:name="_Toc298681258"/>
      <w:bookmarkStart w:id="677" w:name="_Toc298447498"/>
      <w:r>
        <w:lastRenderedPageBreak/>
        <w:t>Part Seven (Modern Part Eight)</w:t>
      </w:r>
      <w:bookmarkEnd w:id="675"/>
      <w:bookmarkEnd w:id="676"/>
      <w:bookmarkEnd w:id="677"/>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8"/>
            <w:r>
              <w:rPr>
                <w:rFonts w:eastAsiaTheme="minorHAnsi"/>
              </w:rPr>
              <w:t>O Lord of all.</w:t>
            </w:r>
            <w:commentRangeEnd w:id="678"/>
            <w:r>
              <w:rPr>
                <w:rStyle w:val="CommentReference"/>
                <w:rFonts w:eastAsiaTheme="minorHAnsi" w:cstheme="minorBidi"/>
                <w:color w:val="auto"/>
                <w:lang w:val="en-CA"/>
              </w:rPr>
              <w:commentReference w:id="678"/>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9"/>
            <w:r>
              <w:rPr>
                <w:rFonts w:eastAsiaTheme="minorHAnsi"/>
              </w:rPr>
              <w:t>The True One who came</w:t>
            </w:r>
            <w:commentRangeEnd w:id="679"/>
            <w:r>
              <w:rPr>
                <w:rStyle w:val="CommentReference"/>
                <w:rFonts w:eastAsiaTheme="minorHAnsi" w:cstheme="minorBidi"/>
                <w:color w:val="auto"/>
                <w:lang w:val="en-CA"/>
              </w:rPr>
              <w:commentReference w:id="679"/>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0"/>
            <w:r>
              <w:rPr>
                <w:rFonts w:eastAsiaTheme="minorHAnsi"/>
              </w:rPr>
              <w:t>And perfect rejoicing.</w:t>
            </w:r>
            <w:commentRangeEnd w:id="680"/>
            <w:r>
              <w:rPr>
                <w:rStyle w:val="CommentReference"/>
                <w:rFonts w:eastAsiaTheme="minorHAnsi" w:cstheme="minorBidi"/>
                <w:color w:val="auto"/>
                <w:lang w:val="en-CA"/>
              </w:rPr>
              <w:commentReference w:id="680"/>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1"/>
            <w:r>
              <w:rPr>
                <w:rFonts w:eastAsiaTheme="minorHAnsi"/>
              </w:rPr>
              <w:t>about</w:t>
            </w:r>
            <w:commentRangeEnd w:id="681"/>
            <w:r>
              <w:rPr>
                <w:rStyle w:val="CommentReference"/>
                <w:rFonts w:eastAsiaTheme="minorHAnsi" w:cstheme="minorBidi"/>
                <w:color w:val="auto"/>
                <w:lang w:val="en-CA"/>
              </w:rPr>
              <w:commentReference w:id="681"/>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2"/>
            <w:r>
              <w:rPr>
                <w:rFonts w:eastAsiaTheme="minorHAnsi"/>
              </w:rPr>
              <w:t>proclaim</w:t>
            </w:r>
            <w:commentRangeEnd w:id="682"/>
            <w:r>
              <w:rPr>
                <w:rStyle w:val="CommentReference"/>
                <w:rFonts w:eastAsiaTheme="minorHAnsi" w:cstheme="minorBidi"/>
                <w:color w:val="auto"/>
                <w:lang w:val="en-CA"/>
              </w:rPr>
              <w:commentReference w:id="682"/>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3"/>
            <w:r w:rsidR="00E35F1F">
              <w:t>generations</w:t>
            </w:r>
            <w:commentRangeEnd w:id="683"/>
            <w:r w:rsidR="00E35F1F">
              <w:rPr>
                <w:rStyle w:val="CommentReference"/>
                <w:rFonts w:eastAsiaTheme="minorHAnsi" w:cstheme="minorBidi"/>
                <w:color w:val="auto"/>
                <w:lang w:val="en-CA"/>
              </w:rPr>
              <w:commentReference w:id="683"/>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4"/>
            <w:r w:rsidR="00E35F1F">
              <w:t xml:space="preserve">just </w:t>
            </w:r>
            <w:commentRangeEnd w:id="684"/>
            <w:r w:rsidR="00E35F1F">
              <w:rPr>
                <w:rStyle w:val="CommentReference"/>
                <w:rFonts w:eastAsiaTheme="minorHAnsi" w:cstheme="minorBidi"/>
                <w:color w:val="auto"/>
                <w:lang w:val="en-CA"/>
              </w:rPr>
              <w:commentReference w:id="684"/>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5"/>
            <w:r w:rsidR="00E35F1F">
              <w:t xml:space="preserve">chaste </w:t>
            </w:r>
            <w:commentRangeEnd w:id="685"/>
            <w:r w:rsidR="00E35F1F">
              <w:rPr>
                <w:rStyle w:val="CommentReference"/>
                <w:rFonts w:eastAsiaTheme="minorHAnsi" w:cstheme="minorBidi"/>
                <w:color w:val="auto"/>
                <w:lang w:val="en-CA"/>
              </w:rPr>
              <w:commentReference w:id="685"/>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6"/>
            <w:r w:rsidR="00E35F1F">
              <w:t>Isaac</w:t>
            </w:r>
            <w:commentRangeEnd w:id="686"/>
            <w:r w:rsidR="00E35F1F">
              <w:rPr>
                <w:rStyle w:val="CommentReference"/>
                <w:rFonts w:eastAsiaTheme="minorHAnsi" w:cstheme="minorBidi"/>
                <w:color w:val="auto"/>
                <w:lang w:val="en-CA"/>
              </w:rPr>
              <w:commentReference w:id="686"/>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7"/>
            <w:r w:rsidR="00E35F1F">
              <w:t>myriads of myriads.</w:t>
            </w:r>
            <w:commentRangeEnd w:id="687"/>
            <w:r w:rsidR="00E35F1F">
              <w:rPr>
                <w:rStyle w:val="CommentReference"/>
                <w:rFonts w:eastAsiaTheme="minorHAnsi" w:cstheme="minorBidi"/>
                <w:color w:val="auto"/>
                <w:lang w:val="en-CA"/>
              </w:rPr>
              <w:commentReference w:id="687"/>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8"/>
            <w:r w:rsidR="00E35F1F">
              <w:t>Master</w:t>
            </w:r>
            <w:commentRangeEnd w:id="688"/>
            <w:r w:rsidR="00E35F1F">
              <w:rPr>
                <w:rStyle w:val="CommentReference"/>
                <w:rFonts w:eastAsiaTheme="minorHAnsi" w:cstheme="minorBidi"/>
                <w:color w:val="auto"/>
                <w:lang w:val="en-CA"/>
              </w:rPr>
              <w:commentReference w:id="688"/>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9"/>
            <w:r w:rsidR="00E35F1F">
              <w:t xml:space="preserve">honour </w:t>
            </w:r>
            <w:commentRangeEnd w:id="689"/>
            <w:r w:rsidR="00E35F1F">
              <w:rPr>
                <w:rStyle w:val="CommentReference"/>
                <w:rFonts w:eastAsiaTheme="minorHAnsi" w:cstheme="minorBidi"/>
                <w:color w:val="auto"/>
                <w:lang w:val="en-CA"/>
              </w:rPr>
              <w:commentReference w:id="689"/>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spouse </w:t>
            </w:r>
            <w:commentRangeEnd w:id="690"/>
            <w:r w:rsidR="00E35F1F">
              <w:rPr>
                <w:rStyle w:val="CommentReference"/>
                <w:rFonts w:eastAsiaTheme="minorHAnsi" w:cstheme="minorBidi"/>
                <w:color w:val="auto"/>
                <w:lang w:val="en-CA"/>
              </w:rPr>
              <w:commentReference w:id="690"/>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health </w:t>
            </w:r>
            <w:commentRangeEnd w:id="691"/>
            <w:r w:rsidR="00E35F1F">
              <w:rPr>
                <w:rStyle w:val="CommentReference"/>
                <w:rFonts w:eastAsiaTheme="minorHAnsi" w:cstheme="minorBidi"/>
                <w:color w:val="auto"/>
                <w:lang w:val="en-CA"/>
              </w:rPr>
              <w:commentReference w:id="691"/>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2"/>
            <w:r>
              <w:t>indescribable</w:t>
            </w:r>
            <w:commentRangeEnd w:id="692"/>
            <w:r>
              <w:rPr>
                <w:rStyle w:val="CommentReference"/>
                <w:rFonts w:eastAsiaTheme="minorHAnsi" w:cstheme="minorBidi"/>
                <w:color w:val="auto"/>
                <w:lang w:val="en-CA"/>
              </w:rPr>
              <w:commentReference w:id="692"/>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3"/>
            <w:r>
              <w:t>Without mingling of substance</w:t>
            </w:r>
            <w:commentRangeEnd w:id="693"/>
            <w:r>
              <w:rPr>
                <w:rStyle w:val="CommentReference"/>
                <w:rFonts w:eastAsiaTheme="minorHAnsi" w:cstheme="minorBidi"/>
                <w:color w:val="auto"/>
                <w:lang w:val="en-CA"/>
              </w:rPr>
              <w:commentReference w:id="693"/>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694"/>
            <w:r w:rsidRPr="008D3689">
              <w:rPr>
                <w:highlight w:val="yellow"/>
              </w:rPr>
              <w:t>Ϯϯϩⲟ</w:t>
            </w:r>
            <w:commentRangeEnd w:id="694"/>
            <w:r w:rsidR="00F71B79">
              <w:rPr>
                <w:rStyle w:val="CommentReference"/>
                <w:rFonts w:ascii="Garamond" w:hAnsi="Garamond" w:cstheme="minorBidi"/>
                <w:noProof w:val="0"/>
                <w:lang w:val="en-CA"/>
              </w:rPr>
              <w:commentReference w:id="694"/>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24554D2" w:rsidR="00E35F1F" w:rsidRDefault="00E35F1F" w:rsidP="00E35F1F">
      <w:pPr>
        <w:pStyle w:val="Rubric"/>
      </w:pPr>
      <w:r>
        <w:t xml:space="preserve">On non-Sundays, return to the Second Canticle on Page </w:t>
      </w:r>
      <w:fldSimple w:instr=" PAGEREF _Ref297493889 ">
        <w:r w:rsidR="00513E2D">
          <w:rPr>
            <w:noProof/>
          </w:rPr>
          <w:t>336</w:t>
        </w:r>
      </w:fldSimple>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59399190"/>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Pr>
                <w:rFonts w:eastAsiaTheme="minorHAnsi"/>
              </w:rPr>
              <w:t>I</w:t>
            </w:r>
            <w:r w:rsidRPr="007425E1">
              <w:rPr>
                <w:rFonts w:eastAsiaTheme="minorHAnsi"/>
              </w:rPr>
              <w:t xml:space="preserve"> </w:t>
            </w:r>
            <w:commentRangeEnd w:id="753"/>
            <w:r>
              <w:rPr>
                <w:rStyle w:val="CommentReference"/>
                <w:rFonts w:eastAsiaTheme="minorHAnsi" w:cstheme="minorBidi"/>
                <w:color w:val="auto"/>
                <w:lang w:val="en-CA"/>
              </w:rPr>
              <w:commentReference w:id="753"/>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4"/>
            <w:r w:rsidRPr="007425E1">
              <w:rPr>
                <w:rFonts w:eastAsiaTheme="minorHAnsi"/>
              </w:rPr>
              <w:t>To offer repentance</w:t>
            </w:r>
            <w:commentRangeEnd w:id="754"/>
            <w:r>
              <w:rPr>
                <w:rStyle w:val="CommentReference"/>
                <w:rFonts w:eastAsiaTheme="minorHAnsi" w:cstheme="minorBidi"/>
                <w:color w:val="auto"/>
                <w:lang w:val="en-CA"/>
              </w:rPr>
              <w:commentReference w:id="754"/>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5"/>
            <w:r w:rsidRPr="007425E1">
              <w:rPr>
                <w:rFonts w:eastAsiaTheme="minorHAnsi"/>
              </w:rPr>
              <w:t>The death of a sinner</w:t>
            </w:r>
            <w:commentRangeEnd w:id="755"/>
            <w:r>
              <w:rPr>
                <w:rStyle w:val="CommentReference"/>
                <w:rFonts w:eastAsiaTheme="minorHAnsi" w:cstheme="minorBidi"/>
                <w:color w:val="auto"/>
                <w:lang w:val="en-CA"/>
              </w:rPr>
              <w:commentReference w:id="755"/>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6"/>
            <w:r>
              <w:t>kind-hearted</w:t>
            </w:r>
            <w:commentRangeEnd w:id="756"/>
            <w:r>
              <w:rPr>
                <w:rStyle w:val="CommentReference"/>
                <w:rFonts w:eastAsiaTheme="minorHAnsi" w:cstheme="minorBidi"/>
                <w:color w:val="auto"/>
                <w:lang w:val="en-CA"/>
              </w:rPr>
              <w:commentReference w:id="756"/>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7"/>
            <w:r>
              <w:t>compassions</w:t>
            </w:r>
            <w:commentRangeEnd w:id="757"/>
            <w:r>
              <w:rPr>
                <w:rStyle w:val="CommentReference"/>
                <w:rFonts w:eastAsiaTheme="minorHAnsi" w:cstheme="minorBidi"/>
                <w:color w:val="auto"/>
                <w:lang w:val="en-CA"/>
              </w:rPr>
              <w:commentReference w:id="757"/>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8"/>
            <w:r w:rsidRPr="007425E1">
              <w:t xml:space="preserve">May </w:t>
            </w:r>
            <w:commentRangeEnd w:id="758"/>
            <w:r>
              <w:rPr>
                <w:rStyle w:val="CommentReference"/>
                <w:rFonts w:eastAsiaTheme="minorHAnsi" w:cstheme="minorBidi"/>
                <w:color w:val="auto"/>
                <w:lang w:val="en-CA"/>
              </w:rPr>
              <w:commentReference w:id="758"/>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9" w:name="_Toc298445791"/>
      <w:bookmarkStart w:id="760" w:name="_Toc298681276"/>
      <w:bookmarkStart w:id="761" w:name="_Toc298447516"/>
      <w:bookmarkStart w:id="762" w:name="_Toc308441914"/>
      <w:bookmarkStart w:id="763" w:name="_Toc459399191"/>
      <w:r>
        <w:lastRenderedPageBreak/>
        <w:t>Monday</w:t>
      </w:r>
      <w:bookmarkEnd w:id="759"/>
      <w:bookmarkEnd w:id="760"/>
      <w:bookmarkEnd w:id="761"/>
      <w:bookmarkEnd w:id="762"/>
      <w:bookmarkEnd w:id="763"/>
    </w:p>
    <w:p w14:paraId="47BF983A" w14:textId="77777777" w:rsidR="00E35F1F" w:rsidRDefault="00E35F1F" w:rsidP="00E35F1F">
      <w:pPr>
        <w:pStyle w:val="Heading3"/>
      </w:pPr>
      <w:bookmarkStart w:id="764" w:name="_Toc298445792"/>
      <w:bookmarkStart w:id="765" w:name="_Toc298681277"/>
      <w:bookmarkStart w:id="766" w:name="_Toc298447517"/>
      <w:bookmarkStart w:id="767" w:name="_Toc308441915"/>
      <w:bookmarkStart w:id="768" w:name="_Ref452619611"/>
      <w:bookmarkStart w:id="769" w:name="_Ref452619614"/>
      <w:r>
        <w:t>The Monday Psali Adam</w:t>
      </w:r>
      <w:bookmarkEnd w:id="764"/>
      <w:bookmarkEnd w:id="765"/>
      <w:bookmarkEnd w:id="766"/>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70"/>
            <w:r>
              <w:t>G</w:t>
            </w:r>
            <w:r w:rsidRPr="007425E1">
              <w:t xml:space="preserve">reatly </w:t>
            </w:r>
            <w:commentRangeEnd w:id="770"/>
            <w:r>
              <w:rPr>
                <w:rStyle w:val="CommentReference"/>
                <w:rFonts w:ascii="Times New Roman" w:eastAsiaTheme="minorHAnsi" w:hAnsi="Times New Roman" w:cstheme="minorBidi"/>
                <w:color w:val="auto"/>
              </w:rPr>
              <w:commentReference w:id="770"/>
            </w:r>
            <w:r w:rsidRPr="007425E1">
              <w:t>exalted</w:t>
            </w:r>
            <w:r>
              <w:t>,</w:t>
            </w:r>
          </w:p>
          <w:p w14:paraId="5F0EBDF2" w14:textId="77777777" w:rsidR="00E35F1F" w:rsidRDefault="00E35F1F" w:rsidP="00E35F1F">
            <w:pPr>
              <w:pStyle w:val="EngHang"/>
              <w:spacing w:before="2"/>
            </w:pPr>
            <w:commentRangeStart w:id="771"/>
            <w:r>
              <w:t>B</w:t>
            </w:r>
            <w:r w:rsidRPr="007425E1">
              <w:t xml:space="preserve">eyond </w:t>
            </w:r>
            <w:commentRangeEnd w:id="771"/>
            <w:r>
              <w:rPr>
                <w:rStyle w:val="CommentReference"/>
                <w:rFonts w:ascii="Times New Roman" w:eastAsiaTheme="minorHAnsi" w:hAnsi="Times New Roman" w:cstheme="minorBidi"/>
                <w:color w:val="auto"/>
              </w:rPr>
              <w:commentReference w:id="771"/>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2"/>
            <w:r>
              <w:t>righteous</w:t>
            </w:r>
            <w:commentRangeEnd w:id="772"/>
            <w:r>
              <w:rPr>
                <w:rStyle w:val="CommentReference"/>
                <w:rFonts w:ascii="Times New Roman" w:eastAsiaTheme="minorHAnsi" w:hAnsi="Times New Roman" w:cstheme="minorBidi"/>
                <w:color w:val="auto"/>
              </w:rPr>
              <w:commentReference w:id="772"/>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3"/>
            <w:r>
              <w:t>M</w:t>
            </w:r>
            <w:r w:rsidRPr="007425E1">
              <w:t xml:space="preserve">editate </w:t>
            </w:r>
            <w:commentRangeEnd w:id="773"/>
            <w:r>
              <w:rPr>
                <w:rStyle w:val="CommentReference"/>
                <w:rFonts w:ascii="Times New Roman" w:eastAsiaTheme="minorHAnsi" w:hAnsi="Times New Roman" w:cstheme="minorBidi"/>
                <w:color w:val="auto"/>
              </w:rPr>
              <w:commentReference w:id="773"/>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4"/>
            <w:r>
              <w:t>lips</w:t>
            </w:r>
            <w:commentRangeEnd w:id="774"/>
            <w:r>
              <w:rPr>
                <w:rStyle w:val="CommentReference"/>
              </w:rPr>
              <w:commentReference w:id="774"/>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75"/>
            <w:r w:rsidR="00E35F1F" w:rsidRPr="007425E1">
              <w:t>f</w:t>
            </w:r>
            <w:commentRangeEnd w:id="775"/>
            <w:r w:rsidR="00E35F1F">
              <w:rPr>
                <w:rStyle w:val="CommentReference"/>
              </w:rPr>
              <w:commentReference w:id="775"/>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76"/>
            <w:r w:rsidRPr="007425E1">
              <w:t>praise</w:t>
            </w:r>
            <w:r>
              <w:t xml:space="preserve"> </w:t>
            </w:r>
            <w:commentRangeEnd w:id="776"/>
            <w:r>
              <w:rPr>
                <w:rStyle w:val="CommentReference"/>
                <w:rFonts w:ascii="Times New Roman" w:eastAsiaTheme="minorHAnsi" w:hAnsi="Times New Roman" w:cstheme="minorBidi"/>
                <w:color w:val="auto"/>
              </w:rPr>
              <w:commentReference w:id="776"/>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7"/>
            <w:r>
              <w:t>set</w:t>
            </w:r>
            <w:r w:rsidRPr="007425E1">
              <w:t xml:space="preserve"> </w:t>
            </w:r>
            <w:commentRangeEnd w:id="777"/>
            <w:r>
              <w:rPr>
                <w:rStyle w:val="CommentReference"/>
                <w:rFonts w:ascii="Times New Roman" w:eastAsiaTheme="minorHAnsi" w:hAnsi="Times New Roman" w:cstheme="minorBidi"/>
                <w:color w:val="auto"/>
              </w:rPr>
              <w:commentReference w:id="777"/>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8"/>
            <w:r w:rsidRPr="007425E1">
              <w:t xml:space="preserve"> </w:t>
            </w:r>
            <w:commentRangeEnd w:id="778"/>
            <w:r>
              <w:rPr>
                <w:rStyle w:val="CommentReference"/>
                <w:rFonts w:ascii="Times New Roman" w:eastAsiaTheme="minorHAnsi" w:hAnsi="Times New Roman" w:cstheme="minorBidi"/>
                <w:color w:val="auto"/>
              </w:rPr>
              <w:commentReference w:id="778"/>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9"/>
            <w:r>
              <w:t xml:space="preserve">similitudes </w:t>
            </w:r>
            <w:commentRangeEnd w:id="779"/>
            <w:r>
              <w:rPr>
                <w:rStyle w:val="CommentReference"/>
                <w:rFonts w:ascii="Times New Roman" w:eastAsiaTheme="minorHAnsi" w:hAnsi="Times New Roman" w:cstheme="minorBidi"/>
                <w:color w:val="auto"/>
              </w:rPr>
              <w:commentReference w:id="779"/>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0" w:name="_Toc298445793"/>
      <w:bookmarkStart w:id="781" w:name="_Toc298681278"/>
      <w:bookmarkStart w:id="782" w:name="_Toc298447518"/>
      <w:bookmarkStart w:id="783" w:name="_Toc308441916"/>
      <w:r w:rsidRPr="00FD2E69">
        <w:t>The Conclusion of the Adam Psali</w:t>
      </w:r>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4" w:name="_Ref452619708"/>
      <w:r>
        <w:t>The Monday Theotokia</w:t>
      </w:r>
      <w:bookmarkEnd w:id="784"/>
    </w:p>
    <w:p w14:paraId="709F76CB" w14:textId="77777777" w:rsidR="00E35F1F" w:rsidRDefault="00E35F1F" w:rsidP="00E35F1F">
      <w:pPr>
        <w:pStyle w:val="Heading6"/>
      </w:pPr>
      <w:bookmarkStart w:id="785" w:name="_Toc298445794"/>
      <w:bookmarkStart w:id="786" w:name="_Toc298681279"/>
      <w:bookmarkStart w:id="787" w:name="_Toc298447519"/>
      <w:r>
        <w:t>Part One</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8"/>
            <w:r>
              <w:t xml:space="preserve">his </w:t>
            </w:r>
            <w:commentRangeEnd w:id="788"/>
            <w:r>
              <w:rPr>
                <w:rStyle w:val="CommentReference"/>
              </w:rPr>
              <w:commentReference w:id="788"/>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789"/>
            <w:r w:rsidRPr="007425E1">
              <w:t xml:space="preserve"> </w:t>
            </w:r>
            <w:commentRangeEnd w:id="789"/>
            <w:r>
              <w:rPr>
                <w:rStyle w:val="CommentReference"/>
                <w:rFonts w:ascii="Times New Roman" w:eastAsiaTheme="minorHAnsi" w:hAnsi="Times New Roman" w:cstheme="minorBidi"/>
                <w:color w:val="auto"/>
              </w:rPr>
              <w:commentReference w:id="789"/>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0" w:name="_Toc298445795"/>
      <w:bookmarkStart w:id="791" w:name="_Toc298681280"/>
      <w:bookmarkStart w:id="792" w:name="_Toc298447520"/>
      <w:r>
        <w:t>Part Two</w:t>
      </w:r>
      <w:bookmarkEnd w:id="790"/>
      <w:bookmarkEnd w:id="791"/>
      <w:bookmarkEnd w:id="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793"/>
            <w:r w:rsidRPr="007425E1">
              <w:t xml:space="preserve"> </w:t>
            </w:r>
            <w:commentRangeEnd w:id="793"/>
            <w:r>
              <w:rPr>
                <w:rStyle w:val="CommentReference"/>
                <w:rFonts w:ascii="Times New Roman" w:eastAsiaTheme="minorHAnsi" w:hAnsi="Times New Roman" w:cstheme="minorBidi"/>
                <w:color w:val="auto"/>
              </w:rPr>
              <w:commentReference w:id="793"/>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799"/>
            <w:r w:rsidRPr="007425E1">
              <w:t xml:space="preserve"> </w:t>
            </w:r>
            <w:commentRangeEnd w:id="799"/>
            <w:r>
              <w:rPr>
                <w:rStyle w:val="CommentReference"/>
                <w:rFonts w:ascii="Times New Roman" w:eastAsiaTheme="minorHAnsi" w:hAnsi="Times New Roman" w:cstheme="minorBidi"/>
                <w:color w:val="auto"/>
              </w:rPr>
              <w:commentReference w:id="799"/>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00" w:name="_Toc298445797"/>
      <w:bookmarkStart w:id="801" w:name="_Toc298681282"/>
      <w:bookmarkStart w:id="802" w:name="_Toc298447522"/>
      <w:r>
        <w:lastRenderedPageBreak/>
        <w:t>Part Four</w:t>
      </w:r>
      <w:bookmarkEnd w:id="800"/>
      <w:bookmarkEnd w:id="801"/>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04"/>
            <w:r w:rsidRPr="007425E1">
              <w:t xml:space="preserve"> </w:t>
            </w:r>
            <w:commentRangeEnd w:id="804"/>
            <w:r>
              <w:rPr>
                <w:rStyle w:val="CommentReference"/>
                <w:rFonts w:ascii="Times New Roman" w:eastAsiaTheme="minorHAnsi" w:hAnsi="Times New Roman" w:cstheme="minorBidi"/>
                <w:color w:val="auto"/>
              </w:rPr>
              <w:commentReference w:id="804"/>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5" w:name="_Toc298445798"/>
      <w:bookmarkStart w:id="806" w:name="_Toc298681283"/>
      <w:bookmarkStart w:id="807" w:name="_Toc298447523"/>
      <w:r>
        <w:t>Part Five</w:t>
      </w:r>
      <w:bookmarkEnd w:id="805"/>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8"/>
            <w:r w:rsidRPr="007425E1">
              <w:t>overcome</w:t>
            </w:r>
            <w:commentRangeEnd w:id="808"/>
            <w:r>
              <w:rPr>
                <w:rStyle w:val="CommentReference"/>
                <w:rFonts w:ascii="Times New Roman" w:eastAsiaTheme="minorHAnsi" w:hAnsi="Times New Roman" w:cstheme="minorBidi"/>
                <w:color w:val="auto"/>
              </w:rPr>
              <w:commentReference w:id="808"/>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09"/>
            <w:r w:rsidRPr="007425E1">
              <w:t xml:space="preserve"> </w:t>
            </w:r>
            <w:commentRangeEnd w:id="809"/>
            <w:r>
              <w:rPr>
                <w:rStyle w:val="CommentReference"/>
                <w:rFonts w:ascii="Times New Roman" w:eastAsiaTheme="minorHAnsi" w:hAnsi="Times New Roman" w:cstheme="minorBidi"/>
                <w:color w:val="auto"/>
              </w:rPr>
              <w:commentReference w:id="809"/>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10" w:name="_Toc298445799"/>
      <w:bookmarkStart w:id="811" w:name="_Toc298681284"/>
      <w:bookmarkStart w:id="812" w:name="_Toc298447524"/>
      <w:r>
        <w:t>Part Six</w:t>
      </w:r>
      <w:bookmarkEnd w:id="810"/>
      <w:bookmarkEnd w:id="811"/>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13"/>
            <w:r>
              <w:t>A</w:t>
            </w:r>
            <w:r w:rsidRPr="007425E1">
              <w:t xml:space="preserve">nd became </w:t>
            </w:r>
            <w:r w:rsidR="00DA1843">
              <w:t>man perfectly</w:t>
            </w:r>
            <w:commentRangeEnd w:id="813"/>
            <w:r>
              <w:rPr>
                <w:rStyle w:val="CommentReference"/>
              </w:rPr>
              <w:commentReference w:id="813"/>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4"/>
            <w:r w:rsidRPr="007425E1">
              <w:t xml:space="preserve">Without </w:t>
            </w:r>
            <w:commentRangeEnd w:id="814"/>
            <w:r>
              <w:rPr>
                <w:rStyle w:val="CommentReference"/>
                <w:rFonts w:ascii="Times New Roman" w:eastAsiaTheme="minorHAnsi" w:hAnsi="Times New Roman" w:cstheme="minorBidi"/>
                <w:color w:val="auto"/>
              </w:rPr>
              <w:commentReference w:id="814"/>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15"/>
            <w:r w:rsidRPr="007425E1">
              <w:t xml:space="preserve"> </w:t>
            </w:r>
            <w:commentRangeEnd w:id="815"/>
            <w:r>
              <w:rPr>
                <w:rStyle w:val="CommentReference"/>
                <w:rFonts w:ascii="Times New Roman" w:eastAsiaTheme="minorHAnsi" w:hAnsi="Times New Roman" w:cstheme="minorBidi"/>
                <w:color w:val="auto"/>
              </w:rPr>
              <w:commentReference w:id="815"/>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6" w:name="_Toc298445800"/>
      <w:bookmarkStart w:id="817" w:name="_Toc298681285"/>
      <w:bookmarkStart w:id="818" w:name="_Toc298447525"/>
      <w:r>
        <w:t>Part Seven</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19"/>
            <w:r w:rsidRPr="007425E1">
              <w:t xml:space="preserve"> </w:t>
            </w:r>
            <w:commentRangeEnd w:id="819"/>
            <w:r>
              <w:rPr>
                <w:rStyle w:val="CommentReference"/>
                <w:rFonts w:ascii="Times New Roman" w:eastAsiaTheme="minorHAnsi" w:hAnsi="Times New Roman" w:cstheme="minorBidi"/>
                <w:color w:val="auto"/>
              </w:rPr>
              <w:commentReference w:id="819"/>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20" w:name="_Toc298445801"/>
      <w:bookmarkStart w:id="821" w:name="_Toc298681286"/>
      <w:bookmarkStart w:id="822" w:name="_Toc298447526"/>
      <w:r>
        <w:t>Part Eight</w:t>
      </w:r>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3"/>
            <w:r w:rsidRPr="007425E1">
              <w:t xml:space="preserve"> </w:t>
            </w:r>
            <w:commentRangeEnd w:id="823"/>
            <w:r>
              <w:rPr>
                <w:rStyle w:val="CommentReference"/>
                <w:rFonts w:ascii="Times New Roman" w:eastAsiaTheme="minorHAnsi" w:hAnsi="Times New Roman" w:cstheme="minorBidi"/>
                <w:color w:val="auto"/>
              </w:rPr>
              <w:commentReference w:id="823"/>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24"/>
            <w:r w:rsidRPr="007425E1">
              <w:t xml:space="preserve"> </w:t>
            </w:r>
            <w:commentRangeEnd w:id="824"/>
            <w:r>
              <w:rPr>
                <w:rStyle w:val="CommentReference"/>
                <w:rFonts w:ascii="Times New Roman" w:eastAsiaTheme="minorHAnsi" w:hAnsi="Times New Roman" w:cstheme="minorBidi"/>
                <w:color w:val="auto"/>
              </w:rPr>
              <w:commentReference w:id="824"/>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5" w:name="_Toc298445802"/>
      <w:bookmarkStart w:id="826" w:name="_Toc298681287"/>
      <w:bookmarkStart w:id="827" w:name="_Toc298447527"/>
      <w:r>
        <w:t>Part Nine</w:t>
      </w:r>
      <w:bookmarkEnd w:id="825"/>
      <w:bookmarkEnd w:id="826"/>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8"/>
            <w:r>
              <w:t>A</w:t>
            </w:r>
            <w:r w:rsidRPr="007425E1">
              <w:t>ngels</w:t>
            </w:r>
            <w:commentRangeEnd w:id="828"/>
            <w:r>
              <w:rPr>
                <w:rStyle w:val="CommentReference"/>
                <w:rFonts w:ascii="Times New Roman" w:eastAsiaTheme="minorHAnsi" w:hAnsi="Times New Roman" w:cstheme="minorBidi"/>
                <w:color w:val="auto"/>
              </w:rPr>
              <w:commentReference w:id="828"/>
            </w:r>
            <w:r w:rsidRPr="007425E1">
              <w:t xml:space="preserve"> of light </w:t>
            </w:r>
          </w:p>
          <w:p w14:paraId="63D00661" w14:textId="77777777" w:rsidR="00E35F1F" w:rsidRDefault="00E35F1F" w:rsidP="00E35F1F">
            <w:pPr>
              <w:pStyle w:val="EngHangEnd"/>
            </w:pPr>
            <w:commentRangeStart w:id="829"/>
            <w:r>
              <w:t>P</w:t>
            </w:r>
            <w:r w:rsidRPr="007425E1">
              <w:t xml:space="preserve">raise </w:t>
            </w:r>
            <w:commentRangeEnd w:id="829"/>
            <w:r>
              <w:rPr>
                <w:rStyle w:val="CommentReference"/>
              </w:rPr>
              <w:commentReference w:id="829"/>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30"/>
            <w:r>
              <w:t>shone</w:t>
            </w:r>
            <w:commentRangeEnd w:id="830"/>
            <w:r>
              <w:rPr>
                <w:rStyle w:val="CommentReference"/>
                <w:rFonts w:ascii="Times New Roman" w:eastAsiaTheme="minorHAnsi" w:hAnsi="Times New Roman" w:cstheme="minorBidi"/>
                <w:color w:val="auto"/>
              </w:rPr>
              <w:commentReference w:id="830"/>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31"/>
            <w:r w:rsidRPr="007425E1">
              <w:t xml:space="preserve">In </w:t>
            </w:r>
            <w:commentRangeEnd w:id="831"/>
            <w:r>
              <w:rPr>
                <w:rStyle w:val="CommentReference"/>
                <w:rFonts w:ascii="Times New Roman" w:eastAsiaTheme="minorHAnsi" w:hAnsi="Times New Roman" w:cstheme="minorBidi"/>
                <w:color w:val="auto"/>
              </w:rPr>
              <w:commentReference w:id="831"/>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32"/>
            <w:r>
              <w:t>W</w:t>
            </w:r>
            <w:r w:rsidRPr="007425E1">
              <w:t xml:space="preserve">ho </w:t>
            </w:r>
            <w:commentRangeEnd w:id="832"/>
            <w:r>
              <w:rPr>
                <w:rStyle w:val="CommentReference"/>
                <w:rFonts w:ascii="Times New Roman" w:eastAsiaTheme="minorHAnsi" w:hAnsi="Times New Roman" w:cstheme="minorBidi"/>
                <w:color w:val="auto"/>
              </w:rPr>
              <w:commentReference w:id="832"/>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33"/>
            <w:r w:rsidRPr="007425E1">
              <w:t xml:space="preserve">we bless </w:t>
            </w:r>
            <w:r>
              <w:t>You</w:t>
            </w:r>
            <w:r w:rsidRPr="007425E1">
              <w:t xml:space="preserve"> </w:t>
            </w:r>
            <w:commentRangeEnd w:id="833"/>
            <w:r>
              <w:rPr>
                <w:rStyle w:val="CommentReference"/>
                <w:rFonts w:ascii="Times New Roman" w:eastAsiaTheme="minorHAnsi" w:hAnsi="Times New Roman" w:cstheme="minorBidi"/>
                <w:color w:val="auto"/>
              </w:rPr>
              <w:commentReference w:id="833"/>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34"/>
            <w:r w:rsidRPr="007425E1">
              <w:t xml:space="preserve"> </w:t>
            </w:r>
            <w:commentRangeEnd w:id="834"/>
            <w:r>
              <w:rPr>
                <w:rStyle w:val="CommentReference"/>
                <w:rFonts w:ascii="Times New Roman" w:eastAsiaTheme="minorHAnsi" w:hAnsi="Times New Roman" w:cstheme="minorBidi"/>
                <w:color w:val="auto"/>
              </w:rPr>
              <w:commentReference w:id="834"/>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5" w:name="_Toc298445803"/>
      <w:bookmarkStart w:id="836" w:name="_Toc298681288"/>
      <w:bookmarkStart w:id="837" w:name="_Toc298447528"/>
      <w:bookmarkStart w:id="838" w:name="_Toc308441917"/>
      <w:r>
        <w:lastRenderedPageBreak/>
        <w:t>The Crown Adam</w:t>
      </w:r>
      <w:bookmarkEnd w:id="835"/>
      <w:bookmarkEnd w:id="836"/>
      <w:bookmarkEnd w:id="837"/>
      <w:bookmarkEnd w:id="838"/>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9"/>
            <w:r w:rsidRPr="007425E1">
              <w:t>estate</w:t>
            </w:r>
            <w:commentRangeEnd w:id="839"/>
            <w:r>
              <w:rPr>
                <w:rStyle w:val="CommentReference"/>
              </w:rPr>
              <w:commentReference w:id="839"/>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40"/>
            <w:r w:rsidRPr="007425E1">
              <w:t xml:space="preserve">holy </w:t>
            </w:r>
            <w:commentRangeEnd w:id="840"/>
            <w:r>
              <w:rPr>
                <w:rStyle w:val="CommentReference"/>
              </w:rPr>
              <w:commentReference w:id="840"/>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41"/>
            <w:r>
              <w:t xml:space="preserve">Womanhood </w:t>
            </w:r>
            <w:commentRangeEnd w:id="841"/>
            <w:r>
              <w:rPr>
                <w:rStyle w:val="CommentReference"/>
                <w:rFonts w:ascii="Times New Roman" w:eastAsiaTheme="minorHAnsi" w:hAnsi="Times New Roman" w:cstheme="minorBidi"/>
                <w:color w:val="auto"/>
              </w:rPr>
              <w:commentReference w:id="841"/>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140967CC"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513E2D">
        <w:rPr>
          <w:noProof/>
        </w:rPr>
        <w:t>447</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42" w:name="_Toc298445804"/>
      <w:bookmarkStart w:id="843" w:name="_Toc298681289"/>
      <w:bookmarkStart w:id="844" w:name="_Toc298447529"/>
      <w:bookmarkStart w:id="845" w:name="_Toc308441918"/>
      <w:bookmarkStart w:id="846" w:name="_Toc459399192"/>
      <w:r>
        <w:lastRenderedPageBreak/>
        <w:t>Tuesday</w:t>
      </w:r>
      <w:bookmarkEnd w:id="842"/>
      <w:bookmarkEnd w:id="843"/>
      <w:bookmarkEnd w:id="844"/>
      <w:bookmarkEnd w:id="845"/>
      <w:bookmarkEnd w:id="846"/>
    </w:p>
    <w:p w14:paraId="5EF92007" w14:textId="77777777" w:rsidR="00E35F1F" w:rsidRDefault="00E35F1F" w:rsidP="00E35F1F">
      <w:pPr>
        <w:pStyle w:val="Heading3"/>
      </w:pPr>
      <w:bookmarkStart w:id="847" w:name="_Toc298445805"/>
      <w:bookmarkStart w:id="848" w:name="_Toc298681290"/>
      <w:bookmarkStart w:id="849" w:name="_Toc298447530"/>
      <w:bookmarkStart w:id="850" w:name="_Toc308441919"/>
      <w:bookmarkStart w:id="851" w:name="_Ref452619734"/>
      <w:bookmarkStart w:id="852" w:name="_Ref452619738"/>
      <w:r>
        <w:t>The Tuesday Psali Adam</w:t>
      </w:r>
      <w:bookmarkEnd w:id="847"/>
      <w:bookmarkEnd w:id="848"/>
      <w:bookmarkEnd w:id="849"/>
      <w:bookmarkEnd w:id="850"/>
      <w:bookmarkEnd w:id="851"/>
      <w:bookmarkEnd w:id="8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53"/>
            <w:r w:rsidRPr="007425E1">
              <w:t>wandered</w:t>
            </w:r>
            <w:commentRangeEnd w:id="853"/>
            <w:r>
              <w:rPr>
                <w:rStyle w:val="CommentReference"/>
                <w:rFonts w:ascii="Times New Roman" w:eastAsiaTheme="minorHAnsi" w:hAnsi="Times New Roman" w:cstheme="minorBidi"/>
                <w:color w:val="auto"/>
              </w:rPr>
              <w:commentReference w:id="853"/>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54"/>
            <w:r w:rsidRPr="007425E1">
              <w:t>cold and frost</w:t>
            </w:r>
            <w:commentRangeEnd w:id="854"/>
            <w:r>
              <w:rPr>
                <w:rStyle w:val="CommentReference"/>
              </w:rPr>
              <w:commentReference w:id="854"/>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5"/>
            <w:r>
              <w:t>From</w:t>
            </w:r>
            <w:r w:rsidRPr="007425E1">
              <w:t xml:space="preserve"> </w:t>
            </w:r>
            <w:commentRangeEnd w:id="855"/>
            <w:r>
              <w:rPr>
                <w:rStyle w:val="CommentReference"/>
              </w:rPr>
              <w:commentReference w:id="855"/>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6" w:name="_Toc298445806"/>
      <w:bookmarkStart w:id="857" w:name="_Toc298681291"/>
      <w:bookmarkStart w:id="858" w:name="_Toc298447531"/>
      <w:bookmarkStart w:id="859" w:name="_Toc308441920"/>
      <w:r w:rsidRPr="00FD2E69">
        <w:lastRenderedPageBreak/>
        <w:t>The Conclusion of the Adam Psali</w:t>
      </w:r>
      <w:bookmarkEnd w:id="856"/>
      <w:bookmarkEnd w:id="857"/>
      <w:bookmarkEnd w:id="858"/>
      <w:bookmarkEnd w:id="8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60" w:name="_Toc298445807"/>
      <w:bookmarkStart w:id="861" w:name="_Toc298681292"/>
      <w:bookmarkStart w:id="862" w:name="_Toc298447532"/>
      <w:bookmarkStart w:id="863" w:name="_Toc308441921"/>
      <w:bookmarkStart w:id="864" w:name="_Ref452619755"/>
      <w:bookmarkStart w:id="865" w:name="_Ref452619759"/>
      <w:r>
        <w:t>The Tuesday Theotokia</w:t>
      </w:r>
      <w:bookmarkEnd w:id="860"/>
      <w:bookmarkEnd w:id="861"/>
      <w:bookmarkEnd w:id="862"/>
      <w:bookmarkEnd w:id="863"/>
      <w:bookmarkEnd w:id="864"/>
      <w:bookmarkEnd w:id="865"/>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6" w:name="_Toc298445808"/>
      <w:bookmarkStart w:id="867" w:name="_Toc298681293"/>
      <w:bookmarkStart w:id="868" w:name="_Toc298447533"/>
      <w:r>
        <w:t>Part One</w:t>
      </w:r>
      <w:bookmarkEnd w:id="866"/>
      <w:bookmarkEnd w:id="867"/>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9" w:name="_Toc298445809"/>
      <w:bookmarkStart w:id="870" w:name="_Toc298681294"/>
      <w:bookmarkStart w:id="871" w:name="_Toc298447534"/>
      <w:r>
        <w:t>Part Tw</w:t>
      </w:r>
      <w:bookmarkEnd w:id="869"/>
      <w:r>
        <w:t>o</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72"/>
            <w:r>
              <w:t>received</w:t>
            </w:r>
            <w:commentRangeEnd w:id="872"/>
            <w:r>
              <w:rPr>
                <w:rStyle w:val="CommentReference"/>
                <w:rFonts w:ascii="Times New Roman" w:eastAsiaTheme="minorHAnsi" w:hAnsi="Times New Roman" w:cstheme="minorBidi"/>
                <w:color w:val="auto"/>
              </w:rPr>
              <w:commentReference w:id="872"/>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73" w:name="_Toc298681295"/>
      <w:bookmarkStart w:id="874" w:name="_Toc298447535"/>
      <w:r>
        <w:lastRenderedPageBreak/>
        <w:t>Part Three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5" w:name="_Toc298681296"/>
      <w:bookmarkStart w:id="876" w:name="_Toc298447536"/>
      <w:r>
        <w:lastRenderedPageBreak/>
        <w:t>Part Four</w:t>
      </w:r>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7" w:name="_Toc298681297"/>
      <w:bookmarkStart w:id="878" w:name="_Toc298447537"/>
      <w:r>
        <w:t>Part Five</w:t>
      </w:r>
      <w:bookmarkEnd w:id="877"/>
      <w:bookmarkEnd w:id="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9"/>
            <w:r>
              <w:t>unlimited</w:t>
            </w:r>
            <w:commentRangeEnd w:id="879"/>
            <w:r>
              <w:rPr>
                <w:rStyle w:val="CommentReference"/>
                <w:rFonts w:ascii="Times New Roman" w:eastAsiaTheme="minorHAnsi" w:hAnsi="Times New Roman" w:cstheme="minorBidi"/>
                <w:color w:val="auto"/>
              </w:rPr>
              <w:commentReference w:id="879"/>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80" w:name="_Toc298681298"/>
      <w:bookmarkStart w:id="881" w:name="_Toc298447538"/>
      <w:r>
        <w:t>Part Six</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82"/>
            <w:r>
              <w:t xml:space="preserve"> </w:t>
            </w:r>
            <w:commentRangeEnd w:id="882"/>
            <w:r>
              <w:rPr>
                <w:rStyle w:val="CommentReference"/>
              </w:rPr>
              <w:commentReference w:id="882"/>
            </w:r>
            <w:r>
              <w:t>f</w:t>
            </w:r>
            <w:commentRangeStart w:id="883"/>
            <w:r>
              <w:t>aith</w:t>
            </w:r>
            <w:commentRangeEnd w:id="883"/>
            <w:r>
              <w:rPr>
                <w:rStyle w:val="CommentReference"/>
              </w:rPr>
              <w:commentReference w:id="883"/>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4" w:name="_Toc298681299"/>
      <w:bookmarkStart w:id="885" w:name="_Toc298447539"/>
      <w:r>
        <w:lastRenderedPageBreak/>
        <w:t>Part Seven</w:t>
      </w:r>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6"/>
            <w:r>
              <w:t xml:space="preserve">a </w:t>
            </w:r>
            <w:commentRangeEnd w:id="886"/>
            <w:r>
              <w:rPr>
                <w:rStyle w:val="CommentReference"/>
                <w:rFonts w:ascii="Times New Roman" w:eastAsiaTheme="minorHAnsi" w:hAnsi="Times New Roman" w:cstheme="minorBidi"/>
                <w:color w:val="auto"/>
              </w:rPr>
              <w:commentReference w:id="886"/>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7" w:name="_Toc298681300"/>
      <w:bookmarkStart w:id="888" w:name="_Toc298447540"/>
      <w:bookmarkStart w:id="889" w:name="_Toc308441922"/>
      <w:r>
        <w:t>The Crown Adam</w:t>
      </w:r>
      <w:bookmarkEnd w:id="887"/>
      <w:bookmarkEnd w:id="888"/>
      <w:bookmarkEnd w:id="889"/>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90"/>
            <w:r>
              <w:t>He</w:t>
            </w:r>
            <w:r w:rsidRPr="007425E1">
              <w:t xml:space="preserve"> </w:t>
            </w:r>
            <w:commentRangeEnd w:id="890"/>
            <w:r>
              <w:rPr>
                <w:rStyle w:val="CommentReference"/>
                <w:rFonts w:ascii="Times New Roman" w:eastAsiaTheme="minorHAnsi" w:hAnsi="Times New Roman" w:cstheme="minorBidi"/>
                <w:color w:val="auto"/>
              </w:rPr>
              <w:commentReference w:id="890"/>
            </w:r>
            <w:r w:rsidRPr="007425E1">
              <w:t xml:space="preserve">who is carried </w:t>
            </w:r>
          </w:p>
          <w:p w14:paraId="05DA09F2" w14:textId="04037ECB" w:rsidR="00E35F1F" w:rsidRDefault="00557D05" w:rsidP="00E35F1F">
            <w:pPr>
              <w:pStyle w:val="EngHangEnd"/>
            </w:pPr>
            <w:r>
              <w:t>Upon</w:t>
            </w:r>
            <w:commentRangeStart w:id="891"/>
            <w:r w:rsidR="00E35F1F" w:rsidRPr="007425E1">
              <w:t xml:space="preserve"> </w:t>
            </w:r>
            <w:commentRangeEnd w:id="891"/>
            <w:r w:rsidR="00E35F1F">
              <w:rPr>
                <w:rStyle w:val="CommentReference"/>
              </w:rPr>
              <w:commentReference w:id="891"/>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92"/>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92"/>
            <w:r>
              <w:rPr>
                <w:rStyle w:val="CommentReference"/>
                <w:rFonts w:ascii="Garamond" w:hAnsi="Garamond" w:cstheme="minorBidi"/>
                <w:noProof w:val="0"/>
                <w:lang w:val="en-CA"/>
              </w:rPr>
              <w:commentReference w:id="892"/>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E6BDACC"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513E2D">
        <w:rPr>
          <w:noProof/>
        </w:rPr>
        <w:t>447</w:t>
      </w:r>
      <w:r>
        <w:fldChar w:fldCharType="end"/>
      </w:r>
      <w:r>
        <w:t>.</w:t>
      </w:r>
    </w:p>
    <w:p w14:paraId="55A2AE2E" w14:textId="77777777" w:rsidR="00E35F1F" w:rsidRDefault="00E35F1F" w:rsidP="00E35F1F">
      <w:pPr>
        <w:pStyle w:val="Heading2"/>
      </w:pPr>
      <w:bookmarkStart w:id="893" w:name="_Toc298681301"/>
      <w:bookmarkStart w:id="894" w:name="_Toc308441923"/>
      <w:bookmarkStart w:id="895" w:name="_Toc459399193"/>
      <w:r>
        <w:lastRenderedPageBreak/>
        <w:t>Wednesday</w:t>
      </w:r>
      <w:bookmarkEnd w:id="893"/>
      <w:bookmarkEnd w:id="894"/>
      <w:bookmarkEnd w:id="895"/>
    </w:p>
    <w:p w14:paraId="5D01081B" w14:textId="77777777" w:rsidR="00E35F1F" w:rsidRDefault="00E35F1F" w:rsidP="00E35F1F">
      <w:pPr>
        <w:pStyle w:val="Heading3"/>
      </w:pPr>
      <w:bookmarkStart w:id="896" w:name="_Toc298681302"/>
      <w:bookmarkStart w:id="897" w:name="_Toc308441924"/>
      <w:bookmarkStart w:id="898" w:name="_Ref452619950"/>
      <w:bookmarkStart w:id="899" w:name="_Ref452619954"/>
      <w:r>
        <w:t>The Wednesday Psali Batos</w:t>
      </w:r>
      <w:bookmarkEnd w:id="896"/>
      <w:bookmarkEnd w:id="897"/>
      <w:bookmarkEnd w:id="898"/>
      <w:bookmarkEnd w:id="899"/>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00"/>
            <w:r>
              <w:t xml:space="preserve">breaths </w:t>
            </w:r>
            <w:commentRangeEnd w:id="900"/>
            <w:r>
              <w:rPr>
                <w:rStyle w:val="CommentReference"/>
                <w:rFonts w:ascii="Times New Roman" w:eastAsiaTheme="minorHAnsi" w:hAnsi="Times New Roman" w:cstheme="minorBidi"/>
                <w:color w:val="auto"/>
              </w:rPr>
              <w:commentReference w:id="900"/>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01"/>
            <w:r>
              <w:t xml:space="preserve">When </w:t>
            </w:r>
            <w:commentRangeEnd w:id="901"/>
            <w:r>
              <w:rPr>
                <w:rStyle w:val="CommentReference"/>
                <w:rFonts w:ascii="Times New Roman" w:eastAsiaTheme="minorHAnsi" w:hAnsi="Times New Roman" w:cstheme="minorBidi"/>
                <w:color w:val="auto"/>
              </w:rPr>
              <w:commentReference w:id="901"/>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02"/>
            <w:r>
              <w:t>tribulations</w:t>
            </w:r>
            <w:commentRangeEnd w:id="902"/>
            <w:r>
              <w:rPr>
                <w:rStyle w:val="CommentReference"/>
                <w:rFonts w:ascii="Times New Roman" w:eastAsiaTheme="minorHAnsi" w:hAnsi="Times New Roman" w:cstheme="minorBidi"/>
                <w:color w:val="auto"/>
              </w:rPr>
              <w:commentReference w:id="902"/>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03" w:name="_Toc298681303"/>
      <w:bookmarkStart w:id="904" w:name="_Toc308441925"/>
      <w:r w:rsidRPr="00FD2E69">
        <w:t xml:space="preserve">The Conclusion of the </w:t>
      </w:r>
      <w:r>
        <w:t>Batos</w:t>
      </w:r>
      <w:r w:rsidRPr="00FD2E69">
        <w:t xml:space="preserve"> Psali</w:t>
      </w:r>
      <w:bookmarkEnd w:id="903"/>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5" w:name="_Toc298681304"/>
      <w:bookmarkStart w:id="906" w:name="_Toc308441926"/>
      <w:bookmarkStart w:id="907" w:name="_Ref452619983"/>
      <w:bookmarkStart w:id="908" w:name="_Ref452619987"/>
      <w:r>
        <w:t>The Wednesday Theotokia</w:t>
      </w:r>
      <w:bookmarkEnd w:id="905"/>
      <w:bookmarkEnd w:id="906"/>
      <w:bookmarkEnd w:id="907"/>
      <w:bookmarkEnd w:id="908"/>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9" w:name="_Toc298681305"/>
      <w:r>
        <w:t>Part One</w:t>
      </w:r>
      <w:bookmarkEnd w:id="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10" w:name="_Toc298681306"/>
      <w:r>
        <w:t>Part Two</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11"/>
            <w:r w:rsidRPr="00FA5B8C">
              <w:t>ⲥⲉⲙⲟϣⲓ ϧⲉⲛ ⲛ̀ⲧⲉ ⲡ̀ⲕⲁϩⲓ ⲥⲉⲙⲟϣⲓ ϧⲉⲛ ⲡⲉⲟⲩⲱⲓⲛⲓ</w:t>
            </w:r>
            <w:r w:rsidRPr="00F6464C">
              <w:t xml:space="preserve"> </w:t>
            </w:r>
            <w:commentRangeEnd w:id="911"/>
            <w:r>
              <w:rPr>
                <w:rStyle w:val="CommentReference"/>
                <w:rFonts w:ascii="Garamond" w:hAnsi="Garamond" w:cstheme="minorBidi"/>
                <w:noProof w:val="0"/>
                <w:lang w:val="en-CA"/>
              </w:rPr>
              <w:commentReference w:id="911"/>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12" w:name="_Toc298681307"/>
      <w:r>
        <w:lastRenderedPageBreak/>
        <w:t>Part Three</w:t>
      </w:r>
      <w:bookmarkEnd w:id="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13"/>
            <w:r w:rsidRPr="007425E1">
              <w:t>For you brought forth</w:t>
            </w:r>
            <w:commentRangeEnd w:id="913"/>
            <w:r>
              <w:rPr>
                <w:rStyle w:val="CommentReference"/>
                <w:rFonts w:ascii="Times New Roman" w:eastAsiaTheme="minorHAnsi" w:hAnsi="Times New Roman" w:cstheme="minorBidi"/>
                <w:color w:val="auto"/>
              </w:rPr>
              <w:commentReference w:id="913"/>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4" w:name="_Toc298681308"/>
      <w:r>
        <w:t>Part Four</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5" w:name="_Toc298681309"/>
      <w:r>
        <w:t>Part Five</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6"/>
            <w:r>
              <w:t>He</w:t>
            </w:r>
            <w:r w:rsidRPr="007425E1">
              <w:t xml:space="preserve"> </w:t>
            </w:r>
            <w:commentRangeEnd w:id="916"/>
            <w:r>
              <w:rPr>
                <w:rStyle w:val="CommentReference"/>
              </w:rPr>
              <w:commentReference w:id="916"/>
            </w:r>
            <w:r w:rsidRPr="007425E1">
              <w:t xml:space="preserve">Who </w:t>
            </w:r>
            <w:commentRangeStart w:id="917"/>
            <w:r w:rsidRPr="007425E1">
              <w:t xml:space="preserve">is </w:t>
            </w:r>
            <w:commentRangeEnd w:id="917"/>
            <w:r>
              <w:rPr>
                <w:rStyle w:val="CommentReference"/>
              </w:rPr>
              <w:commentReference w:id="917"/>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18"/>
            <w:r w:rsidRPr="007425E1">
              <w:t>He to Whom is due the glory forever</w:t>
            </w:r>
            <w:commentRangeEnd w:id="918"/>
            <w:r>
              <w:rPr>
                <w:rStyle w:val="CommentReference"/>
                <w:rFonts w:ascii="Times New Roman" w:eastAsiaTheme="minorHAnsi" w:hAnsi="Times New Roman" w:cstheme="minorBidi"/>
                <w:color w:val="auto"/>
              </w:rPr>
              <w:commentReference w:id="918"/>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9" w:name="_Toc298681310"/>
      <w:r>
        <w:t>Part Six</w:t>
      </w:r>
      <w:bookmarkEnd w:id="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20"/>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20"/>
            <w:r>
              <w:rPr>
                <w:rStyle w:val="CommentReference"/>
              </w:rPr>
              <w:commentReference w:id="920"/>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21"/>
            <w:r w:rsidRPr="00FA5B8C">
              <w:t>ⲙⲁⲣⲓⲁ</w:t>
            </w:r>
            <w:r w:rsidRPr="002147AA">
              <w:t xml:space="preserve"> </w:t>
            </w:r>
            <w:commentRangeEnd w:id="921"/>
            <w:r>
              <w:rPr>
                <w:rStyle w:val="CommentReference"/>
                <w:rFonts w:ascii="Garamond" w:hAnsi="Garamond" w:cstheme="minorBidi"/>
                <w:noProof w:val="0"/>
                <w:lang w:val="en-CA"/>
              </w:rPr>
              <w:commentReference w:id="921"/>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22"/>
            <w:r w:rsidRPr="00FA5B8C">
              <w:t>ⲥⲧⲁⲓⲏⲟⲩⲧ ̀</w:t>
            </w:r>
            <w:commentRangeEnd w:id="922"/>
            <w:r>
              <w:rPr>
                <w:rStyle w:val="CommentReference"/>
                <w:rFonts w:ascii="Garamond" w:hAnsi="Garamond" w:cstheme="minorBidi"/>
                <w:noProof w:val="0"/>
                <w:lang w:val="en-CA"/>
              </w:rPr>
              <w:commentReference w:id="922"/>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23"/>
            <w:r w:rsidRPr="00FA5B8C">
              <w:t>ⲙⲡⲓⲟⲩⲁⲓ ̀</w:t>
            </w:r>
            <w:commentRangeEnd w:id="923"/>
            <w:r>
              <w:rPr>
                <w:rStyle w:val="CommentReference"/>
                <w:rFonts w:ascii="Garamond" w:hAnsi="Garamond" w:cstheme="minorBidi"/>
                <w:noProof w:val="0"/>
                <w:lang w:val="en-CA"/>
              </w:rPr>
              <w:commentReference w:id="923"/>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4"/>
            <w:r w:rsidRPr="00FA5B8C">
              <w:t>ⲉⲣⲉ ̀</w:t>
            </w:r>
            <w:commentRangeEnd w:id="924"/>
            <w:r>
              <w:rPr>
                <w:rStyle w:val="CommentReference"/>
                <w:rFonts w:ascii="Garamond" w:hAnsi="Garamond" w:cstheme="minorBidi"/>
                <w:noProof w:val="0"/>
                <w:lang w:val="en-CA"/>
              </w:rPr>
              <w:commentReference w:id="924"/>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5" w:name="_Toc298681311"/>
      <w:r>
        <w:t>Part Seven</w:t>
      </w:r>
      <w:bookmarkEnd w:id="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6"/>
            <w:r>
              <w:t xml:space="preserve">sits </w:t>
            </w:r>
            <w:commentRangeEnd w:id="926"/>
            <w:r>
              <w:rPr>
                <w:rStyle w:val="CommentReference"/>
                <w:rFonts w:ascii="Times New Roman" w:eastAsiaTheme="minorHAnsi" w:hAnsi="Times New Roman" w:cstheme="minorBidi"/>
                <w:color w:val="auto"/>
              </w:rPr>
              <w:commentReference w:id="926"/>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7"/>
            <w:r w:rsidRPr="00FA5B8C">
              <w:t>ⲉⲧⲁϥⲟⲩⲱⲛϩ</w:t>
            </w:r>
            <w:r w:rsidRPr="002147AA">
              <w:t xml:space="preserve"> </w:t>
            </w:r>
            <w:commentRangeEnd w:id="927"/>
            <w:r>
              <w:rPr>
                <w:rStyle w:val="CommentReference"/>
                <w:rFonts w:ascii="Garamond" w:hAnsi="Garamond" w:cstheme="minorBidi"/>
                <w:noProof w:val="0"/>
                <w:lang w:val="en-CA"/>
              </w:rPr>
              <w:commentReference w:id="927"/>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8"/>
            <w:r w:rsidRPr="00FA5B8C">
              <w:t>Ϫⲉ ⲡⲓⲁⲧⲥⲁⲣⲝ</w:t>
            </w:r>
            <w:commentRangeEnd w:id="928"/>
            <w:r>
              <w:rPr>
                <w:rStyle w:val="CommentReference"/>
                <w:rFonts w:ascii="Garamond" w:hAnsi="Garamond" w:cstheme="minorBidi"/>
                <w:noProof w:val="0"/>
                <w:lang w:val="en-CA"/>
              </w:rPr>
              <w:commentReference w:id="928"/>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9" w:name="_Toc298681312"/>
      <w:bookmarkStart w:id="930" w:name="_Toc308441927"/>
      <w:r>
        <w:t>The Crown Batos</w:t>
      </w:r>
      <w:bookmarkEnd w:id="929"/>
      <w:bookmarkEnd w:id="930"/>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31"/>
            <w:r w:rsidRPr="007425E1">
              <w:t>has entered and come forth</w:t>
            </w:r>
            <w:commentRangeEnd w:id="931"/>
            <w:r>
              <w:rPr>
                <w:rStyle w:val="CommentReference"/>
                <w:rFonts w:ascii="Times New Roman" w:eastAsiaTheme="minorHAnsi" w:hAnsi="Times New Roman" w:cstheme="minorBidi"/>
                <w:color w:val="auto"/>
              </w:rPr>
              <w:commentReference w:id="931"/>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32"/>
            <w:r w:rsidRPr="007425E1">
              <w:t>manifestation</w:t>
            </w:r>
            <w:commentRangeEnd w:id="932"/>
            <w:r>
              <w:rPr>
                <w:rStyle w:val="CommentReference"/>
              </w:rPr>
              <w:commentReference w:id="932"/>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33"/>
            <w:r>
              <w:t>and</w:t>
            </w:r>
            <w:r w:rsidRPr="007425E1">
              <w:t xml:space="preserve"> </w:t>
            </w:r>
            <w:commentRangeEnd w:id="933"/>
            <w:r>
              <w:rPr>
                <w:rStyle w:val="CommentReference"/>
              </w:rPr>
              <w:commentReference w:id="933"/>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1"/>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660BB2E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513E2D">
        <w:rPr>
          <w:noProof/>
        </w:rPr>
        <w:t>529</w:t>
      </w:r>
      <w:r>
        <w:fldChar w:fldCharType="end"/>
      </w:r>
      <w:r>
        <w:t>.</w:t>
      </w:r>
    </w:p>
    <w:p w14:paraId="6C2803B6" w14:textId="77777777" w:rsidR="00E35F1F" w:rsidRDefault="00E35F1F" w:rsidP="00E35F1F">
      <w:pPr>
        <w:pStyle w:val="Heading2"/>
      </w:pPr>
      <w:bookmarkStart w:id="934" w:name="_Toc298681313"/>
      <w:bookmarkStart w:id="935" w:name="_Toc308441928"/>
      <w:bookmarkStart w:id="936" w:name="_Toc459399194"/>
      <w:r>
        <w:lastRenderedPageBreak/>
        <w:t>Thursday</w:t>
      </w:r>
      <w:bookmarkEnd w:id="934"/>
      <w:bookmarkEnd w:id="935"/>
      <w:bookmarkEnd w:id="936"/>
    </w:p>
    <w:p w14:paraId="562349E9" w14:textId="453ED52C" w:rsidR="00E35F1F" w:rsidRDefault="00E35F1F" w:rsidP="00E35F1F">
      <w:pPr>
        <w:pStyle w:val="Heading3"/>
      </w:pPr>
      <w:bookmarkStart w:id="937" w:name="_Toc298681314"/>
      <w:bookmarkStart w:id="938" w:name="_Toc308441929"/>
      <w:bookmarkStart w:id="939" w:name="_Ref452620057"/>
      <w:r>
        <w:t xml:space="preserve">The Psali Batos for </w:t>
      </w:r>
      <w:bookmarkEnd w:id="937"/>
      <w:bookmarkEnd w:id="938"/>
      <w:r w:rsidR="00CF15BA">
        <w:t>Thursday</w:t>
      </w:r>
      <w:bookmarkEnd w:id="939"/>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40"/>
            <w:r w:rsidRPr="007425E1">
              <w:t xml:space="preserve">on </w:t>
            </w:r>
            <w:commentRangeEnd w:id="940"/>
            <w:r>
              <w:rPr>
                <w:rStyle w:val="CommentReference"/>
              </w:rPr>
              <w:commentReference w:id="940"/>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41"/>
            <w:r w:rsidR="00E35F1F" w:rsidRPr="007425E1">
              <w:t xml:space="preserve"> </w:t>
            </w:r>
            <w:commentRangeEnd w:id="941"/>
            <w:r w:rsidR="00E1284B">
              <w:rPr>
                <w:rStyle w:val="CommentReference"/>
                <w:rFonts w:eastAsiaTheme="minorHAnsi" w:cstheme="minorBidi"/>
                <w:color w:val="auto"/>
                <w:lang w:val="en-CA"/>
              </w:rPr>
              <w:commentReference w:id="941"/>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42"/>
            <w:r w:rsidRPr="007425E1">
              <w:t xml:space="preserve">Crush </w:t>
            </w:r>
            <w:r w:rsidR="00CF15BA" w:rsidRPr="00CF15BA">
              <w:t xml:space="preserve">beneath </w:t>
            </w:r>
            <w:r w:rsidRPr="007425E1">
              <w:t>us</w:t>
            </w:r>
            <w:commentRangeEnd w:id="942"/>
            <w:r>
              <w:rPr>
                <w:rStyle w:val="CommentReference"/>
                <w:rFonts w:ascii="Times New Roman" w:eastAsiaTheme="minorHAnsi" w:hAnsi="Times New Roman" w:cstheme="minorBidi"/>
                <w:color w:val="auto"/>
              </w:rPr>
              <w:commentReference w:id="942"/>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43" w:name="_Toc298681315"/>
      <w:bookmarkStart w:id="944" w:name="_Toc308441930"/>
      <w:r w:rsidRPr="00FD2E69">
        <w:lastRenderedPageBreak/>
        <w:t xml:space="preserve">The Conclusion of the </w:t>
      </w:r>
      <w:r>
        <w:t>Batos</w:t>
      </w:r>
      <w:r w:rsidRPr="00FD2E69">
        <w:t xml:space="preserve"> Psali</w:t>
      </w:r>
      <w:bookmarkEnd w:id="943"/>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5" w:name="_Toc298681316"/>
      <w:bookmarkStart w:id="946" w:name="_Toc308441931"/>
      <w:bookmarkStart w:id="947" w:name="_Ref452620072"/>
      <w:bookmarkStart w:id="948" w:name="_Ref452620076"/>
      <w:r>
        <w:t>The Thursday Theotokia</w:t>
      </w:r>
      <w:bookmarkEnd w:id="945"/>
      <w:bookmarkEnd w:id="946"/>
      <w:bookmarkEnd w:id="947"/>
      <w:bookmarkEnd w:id="948"/>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9" w:name="_Toc298681317"/>
      <w:r>
        <w:t>Part One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50"/>
            <w:r w:rsidRPr="007425E1">
              <w:t>virgin</w:t>
            </w:r>
            <w:commentRangeEnd w:id="950"/>
            <w:r>
              <w:rPr>
                <w:rStyle w:val="CommentReference"/>
                <w:rFonts w:ascii="Times New Roman" w:eastAsiaTheme="minorHAnsi" w:hAnsi="Times New Roman" w:cstheme="minorBidi"/>
                <w:color w:val="auto"/>
              </w:rPr>
              <w:commentReference w:id="950"/>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51" w:name="_Toc298681318"/>
      <w:r>
        <w:t>Part Two</w:t>
      </w:r>
      <w:bookmarkEnd w:id="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52"/>
            <w:r>
              <w:t>abolished</w:t>
            </w:r>
            <w:commentRangeEnd w:id="952"/>
            <w:r>
              <w:rPr>
                <w:rStyle w:val="CommentReference"/>
                <w:rFonts w:ascii="Times New Roman" w:eastAsiaTheme="minorHAnsi" w:hAnsi="Times New Roman" w:cstheme="minorBidi"/>
                <w:color w:val="auto"/>
              </w:rPr>
              <w:commentReference w:id="952"/>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53" w:name="_Toc298681319"/>
      <w:r>
        <w:t>Part Three</w:t>
      </w:r>
      <w:bookmarkEnd w:id="9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2"/>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4" w:name="_Toc298681320"/>
      <w:r>
        <w:t>Part Four</w:t>
      </w:r>
      <w:bookmarkEnd w:id="9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55"/>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6"/>
            <w:r>
              <w:t xml:space="preserve">appeared </w:t>
            </w:r>
            <w:commentRangeEnd w:id="956"/>
            <w:r>
              <w:rPr>
                <w:rStyle w:val="CommentReference"/>
                <w:rFonts w:ascii="Times New Roman" w:eastAsiaTheme="minorHAnsi" w:hAnsi="Times New Roman" w:cstheme="minorBidi"/>
                <w:color w:val="auto"/>
              </w:rPr>
              <w:commentReference w:id="956"/>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7"/>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8"/>
            <w:r w:rsidRPr="007425E1">
              <w:t>strength</w:t>
            </w:r>
            <w:commentRangeEnd w:id="958"/>
            <w:r>
              <w:rPr>
                <w:rStyle w:val="CommentReference"/>
                <w:rFonts w:ascii="Times New Roman" w:eastAsiaTheme="minorHAnsi" w:hAnsi="Times New Roman" w:cstheme="minorBidi"/>
                <w:color w:val="auto"/>
              </w:rPr>
              <w:commentReference w:id="958"/>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9"/>
            <w:r>
              <w:t>N</w:t>
            </w:r>
            <w:r w:rsidRPr="007425E1">
              <w:t xml:space="preserve">ow </w:t>
            </w:r>
            <w:commentRangeEnd w:id="959"/>
            <w:r>
              <w:rPr>
                <w:rStyle w:val="CommentReference"/>
                <w:rFonts w:ascii="Times New Roman" w:eastAsiaTheme="minorHAnsi" w:hAnsi="Times New Roman" w:cstheme="minorBidi"/>
                <w:color w:val="auto"/>
              </w:rPr>
              <w:commentReference w:id="959"/>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60" w:name="_Toc298681321"/>
      <w:r>
        <w:t>Part Five</w:t>
      </w:r>
      <w:bookmarkEnd w:id="9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61"/>
            <w:r>
              <w:t>Theotokos</w:t>
            </w:r>
            <w:commentRangeEnd w:id="961"/>
            <w:r>
              <w:rPr>
                <w:rStyle w:val="CommentReference"/>
                <w:rFonts w:ascii="Times New Roman" w:eastAsiaTheme="minorHAnsi" w:hAnsi="Times New Roman" w:cstheme="minorBidi"/>
                <w:color w:val="auto"/>
              </w:rPr>
              <w:commentReference w:id="961"/>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62"/>
            <w:r>
              <w:t xml:space="preserve">of </w:t>
            </w:r>
            <w:commentRangeEnd w:id="962"/>
            <w:r>
              <w:rPr>
                <w:rStyle w:val="CommentReference"/>
                <w:rFonts w:ascii="Times New Roman" w:eastAsiaTheme="minorHAnsi" w:hAnsi="Times New Roman" w:cstheme="minorBidi"/>
                <w:color w:val="auto"/>
              </w:rPr>
              <w:commentReference w:id="962"/>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63" w:name="_Toc298681322"/>
      <w:r>
        <w:t>Part Six</w:t>
      </w:r>
      <w:bookmarkEnd w:id="9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4"/>
            <w:r>
              <w:t xml:space="preserve">The </w:t>
            </w:r>
            <w:commentRangeEnd w:id="964"/>
            <w:r>
              <w:rPr>
                <w:rStyle w:val="CommentReference"/>
                <w:rFonts w:ascii="Times New Roman" w:eastAsiaTheme="minorHAnsi" w:hAnsi="Times New Roman" w:cstheme="minorBidi"/>
                <w:color w:val="auto"/>
              </w:rPr>
              <w:commentReference w:id="964"/>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65"/>
            <w:r>
              <w:t>would</w:t>
            </w:r>
            <w:r w:rsidRPr="007425E1">
              <w:t xml:space="preserve"> </w:t>
            </w:r>
            <w:commentRangeEnd w:id="965"/>
            <w:r>
              <w:rPr>
                <w:rStyle w:val="CommentReference"/>
              </w:rPr>
              <w:commentReference w:id="965"/>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6" w:name="_Toc298681323"/>
      <w:r>
        <w:t>Part Seven</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7"/>
            <w:r>
              <w:t>David</w:t>
            </w:r>
            <w:commentRangeEnd w:id="967"/>
            <w:r>
              <w:rPr>
                <w:rStyle w:val="CommentReference"/>
                <w:rFonts w:ascii="Times New Roman" w:eastAsiaTheme="minorHAnsi" w:hAnsi="Times New Roman" w:cstheme="minorBidi"/>
                <w:color w:val="auto"/>
              </w:rPr>
              <w:commentReference w:id="967"/>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8"/>
            <w:r w:rsidRPr="00E03CD4">
              <w:t xml:space="preserve">deemed </w:t>
            </w:r>
            <w:commentRangeEnd w:id="968"/>
            <w:r>
              <w:rPr>
                <w:rStyle w:val="CommentReference"/>
                <w:rFonts w:ascii="Times New Roman" w:eastAsiaTheme="minorHAnsi" w:hAnsi="Times New Roman" w:cstheme="minorBidi"/>
                <w:color w:val="auto"/>
              </w:rPr>
              <w:commentReference w:id="968"/>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9" w:name="_Toc298681324"/>
      <w:r>
        <w:t>Part Eight</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70"/>
            <w:r>
              <w:t>heaven</w:t>
            </w:r>
            <w:r w:rsidRPr="007425E1">
              <w:t xml:space="preserve"> </w:t>
            </w:r>
            <w:commentRangeEnd w:id="970"/>
            <w:r>
              <w:rPr>
                <w:rStyle w:val="CommentReference"/>
                <w:rFonts w:ascii="Times New Roman" w:eastAsiaTheme="minorHAnsi" w:hAnsi="Times New Roman" w:cstheme="minorBidi"/>
                <w:color w:val="auto"/>
              </w:rPr>
              <w:commentReference w:id="970"/>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71" w:name="_Toc298681325"/>
      <w:r>
        <w:lastRenderedPageBreak/>
        <w:t>Part Nine</w:t>
      </w:r>
      <w:bookmarkEnd w:id="9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72"/>
            <w:r w:rsidRPr="007425E1">
              <w:t>Rises</w:t>
            </w:r>
            <w:commentRangeEnd w:id="972"/>
            <w:r>
              <w:rPr>
                <w:rStyle w:val="CommentReference"/>
              </w:rPr>
              <w:commentReference w:id="972"/>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73" w:name="_Toc298681326"/>
      <w:bookmarkStart w:id="974" w:name="_Toc308441932"/>
      <w:r>
        <w:lastRenderedPageBreak/>
        <w:t xml:space="preserve">The </w:t>
      </w:r>
      <w:r w:rsidRPr="007C4181">
        <w:t>Crown</w:t>
      </w:r>
      <w:bookmarkEnd w:id="973"/>
      <w:bookmarkEnd w:id="974"/>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5"/>
            <w:r w:rsidRPr="007425E1">
              <w:t>destroyed</w:t>
            </w:r>
            <w:commentRangeEnd w:id="975"/>
            <w:r>
              <w:rPr>
                <w:rStyle w:val="CommentReference"/>
                <w:rFonts w:ascii="Times New Roman" w:eastAsiaTheme="minorHAnsi" w:hAnsi="Times New Roman" w:cstheme="minorBidi"/>
                <w:color w:val="auto"/>
              </w:rPr>
              <w:commentReference w:id="975"/>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3"/>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2E6A6FA0"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513E2D">
        <w:rPr>
          <w:noProof/>
        </w:rPr>
        <w:t>529</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6" w:name="_Toc298681327"/>
      <w:bookmarkStart w:id="977" w:name="_Toc308441933"/>
      <w:bookmarkStart w:id="978" w:name="_Toc459399195"/>
      <w:r>
        <w:lastRenderedPageBreak/>
        <w:t>Friday</w:t>
      </w:r>
      <w:bookmarkEnd w:id="976"/>
      <w:bookmarkEnd w:id="977"/>
      <w:bookmarkEnd w:id="978"/>
    </w:p>
    <w:p w14:paraId="05EA9798" w14:textId="77777777" w:rsidR="00E35F1F" w:rsidRDefault="00E35F1F" w:rsidP="00E35F1F">
      <w:pPr>
        <w:pStyle w:val="Heading3"/>
      </w:pPr>
      <w:bookmarkStart w:id="979" w:name="_Toc298681328"/>
      <w:bookmarkStart w:id="980" w:name="_Toc308441934"/>
      <w:bookmarkStart w:id="981" w:name="_Ref452620428"/>
      <w:bookmarkStart w:id="982" w:name="_Ref452620435"/>
      <w:r>
        <w:t>The Psali Batos for Friday</w:t>
      </w:r>
      <w:bookmarkEnd w:id="979"/>
      <w:bookmarkEnd w:id="980"/>
      <w:bookmarkEnd w:id="981"/>
      <w:bookmarkEnd w:id="982"/>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83"/>
            <w:r w:rsidRPr="007425E1">
              <w:t>servants</w:t>
            </w:r>
            <w:commentRangeEnd w:id="983"/>
            <w:r>
              <w:rPr>
                <w:rStyle w:val="CommentReference"/>
                <w:rFonts w:ascii="Times New Roman" w:eastAsiaTheme="minorHAnsi" w:hAnsi="Times New Roman" w:cstheme="minorBidi"/>
                <w:color w:val="auto"/>
              </w:rPr>
              <w:commentReference w:id="983"/>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4"/>
            <w:r w:rsidRPr="007425E1">
              <w:t>To escape the face of the bows.</w:t>
            </w:r>
            <w:commentRangeEnd w:id="984"/>
            <w:r>
              <w:rPr>
                <w:rStyle w:val="CommentReference"/>
              </w:rPr>
              <w:commentReference w:id="984"/>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5"/>
            <w:r w:rsidRPr="00FA5B8C">
              <w:t>ⲉⲑⲣⲟⲩⲱ̀ϣⲉⲙ ⲛ̀ⲧ̀ϫⲟⲙ ⲛ̀ⲧⲉ ⲡⲓⲭ̀ⲣⲱⲙ</w:t>
            </w:r>
            <w:commentRangeEnd w:id="985"/>
            <w:r>
              <w:rPr>
                <w:rStyle w:val="CommentReference"/>
                <w:rFonts w:ascii="Garamond" w:hAnsi="Garamond" w:cstheme="minorBidi"/>
                <w:noProof w:val="0"/>
                <w:lang w:val="en-CA"/>
              </w:rPr>
              <w:commentReference w:id="985"/>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6" w:name="_Toc298681329"/>
      <w:bookmarkStart w:id="987" w:name="_Toc308441935"/>
      <w:r w:rsidRPr="00FD2E69">
        <w:lastRenderedPageBreak/>
        <w:t xml:space="preserve">The Conclusion of the </w:t>
      </w:r>
      <w:r>
        <w:t>Batos</w:t>
      </w:r>
      <w:r w:rsidRPr="00FD2E69">
        <w:t xml:space="preserve"> Psali</w:t>
      </w:r>
      <w:bookmarkEnd w:id="986"/>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8" w:name="_Toc298681330"/>
      <w:bookmarkStart w:id="989" w:name="_Toc308441936"/>
      <w:bookmarkStart w:id="990" w:name="_Ref452620452"/>
      <w:bookmarkStart w:id="991" w:name="_Ref452620455"/>
      <w:r>
        <w:t>The Friday Theotokia</w:t>
      </w:r>
      <w:bookmarkEnd w:id="988"/>
      <w:bookmarkEnd w:id="989"/>
      <w:bookmarkEnd w:id="990"/>
      <w:bookmarkEnd w:id="991"/>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92" w:name="_Toc298681331"/>
      <w:r>
        <w:t>Part One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93"/>
            <w:r>
              <w:t>the fruit of your womb</w:t>
            </w:r>
            <w:commentRangeEnd w:id="993"/>
            <w:r>
              <w:rPr>
                <w:rStyle w:val="CommentReference"/>
                <w:rFonts w:ascii="Times New Roman" w:eastAsiaTheme="minorHAnsi" w:hAnsi="Times New Roman" w:cstheme="minorBidi"/>
                <w:color w:val="auto"/>
              </w:rPr>
              <w:commentReference w:id="993"/>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4" w:name="_Toc298681332"/>
      <w:r>
        <w:lastRenderedPageBreak/>
        <w:t>Part Two</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5"/>
            <w:r>
              <w:t xml:space="preserve">incarnate </w:t>
            </w:r>
            <w:commentRangeEnd w:id="995"/>
            <w:r>
              <w:rPr>
                <w:rStyle w:val="CommentReference"/>
                <w:rFonts w:ascii="Times New Roman" w:eastAsiaTheme="minorHAnsi" w:hAnsi="Times New Roman" w:cstheme="minorBidi"/>
                <w:color w:val="auto"/>
              </w:rPr>
              <w:commentReference w:id="995"/>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6" w:name="_Toc298681333"/>
      <w:r>
        <w:t>Part Three</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7" w:name="_Toc298681334"/>
      <w:r>
        <w:t>Part Four</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8" w:name="_Toc298681335"/>
      <w:r>
        <w:t>Part Five</w:t>
      </w:r>
      <w:bookmarkEnd w:id="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9" w:name="_Toc298681336"/>
      <w:r>
        <w:lastRenderedPageBreak/>
        <w:t>Part Six</w:t>
      </w:r>
      <w:bookmarkEnd w:id="9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00" w:name="_Toc298681337"/>
      <w:r>
        <w:t>Part Seven</w:t>
      </w:r>
      <w:bookmarkEnd w:id="10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01"/>
            <w:r>
              <w:t>temple</w:t>
            </w:r>
            <w:commentRangeEnd w:id="1001"/>
            <w:r>
              <w:rPr>
                <w:rStyle w:val="CommentReference"/>
                <w:rFonts w:ascii="Times New Roman" w:eastAsiaTheme="minorHAnsi" w:hAnsi="Times New Roman" w:cstheme="minorBidi"/>
                <w:color w:val="auto"/>
              </w:rPr>
              <w:commentReference w:id="1001"/>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02" w:name="_Toc298681338"/>
      <w:bookmarkStart w:id="1003" w:name="_Toc308441937"/>
      <w:r>
        <w:lastRenderedPageBreak/>
        <w:t>The Crown</w:t>
      </w:r>
      <w:bookmarkEnd w:id="1002"/>
      <w:bookmarkEnd w:id="1003"/>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4"/>
            <w:r w:rsidRPr="00F0646D">
              <w:t xml:space="preserve">Infinite </w:t>
            </w:r>
            <w:commentRangeEnd w:id="1004"/>
            <w:r>
              <w:rPr>
                <w:rStyle w:val="CommentReference"/>
                <w:rFonts w:ascii="Times New Roman" w:eastAsiaTheme="minorHAnsi" w:hAnsi="Times New Roman" w:cstheme="minorBidi"/>
                <w:color w:val="auto"/>
              </w:rPr>
              <w:commentReference w:id="1004"/>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5"/>
            <w:r w:rsidRPr="007425E1">
              <w:t>hook</w:t>
            </w:r>
            <w:commentRangeEnd w:id="1005"/>
            <w:r>
              <w:rPr>
                <w:rStyle w:val="CommentReference"/>
                <w:rFonts w:ascii="Times New Roman" w:eastAsiaTheme="minorHAnsi" w:hAnsi="Times New Roman" w:cstheme="minorBidi"/>
                <w:color w:val="auto"/>
              </w:rPr>
              <w:commentReference w:id="1005"/>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6"/>
            <w:r w:rsidRPr="007425E1">
              <w:t xml:space="preserve">Teaching </w:t>
            </w:r>
            <w:commentRangeEnd w:id="1006"/>
            <w:r>
              <w:rPr>
                <w:rStyle w:val="CommentReference"/>
                <w:rFonts w:ascii="Times New Roman" w:eastAsiaTheme="minorHAnsi" w:hAnsi="Times New Roman" w:cstheme="minorBidi"/>
                <w:color w:val="auto"/>
              </w:rPr>
              <w:commentReference w:id="1006"/>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7"/>
            <w:r w:rsidRPr="007425E1">
              <w:t>a cause</w:t>
            </w:r>
            <w:r>
              <w:t xml:space="preserve"> for us</w:t>
            </w:r>
            <w:r w:rsidRPr="007425E1">
              <w:t>,</w:t>
            </w:r>
            <w:commentRangeEnd w:id="1007"/>
            <w:r>
              <w:rPr>
                <w:rStyle w:val="CommentReference"/>
                <w:rFonts w:ascii="Times New Roman" w:eastAsiaTheme="minorHAnsi" w:hAnsi="Times New Roman" w:cstheme="minorBidi"/>
                <w:color w:val="auto"/>
              </w:rPr>
              <w:commentReference w:id="1007"/>
            </w:r>
          </w:p>
          <w:p w14:paraId="18A8A756" w14:textId="77777777" w:rsidR="00E35F1F" w:rsidRDefault="00E35F1F" w:rsidP="00E35F1F">
            <w:pPr>
              <w:pStyle w:val="EngHangEnd"/>
            </w:pPr>
            <w:r w:rsidRPr="007425E1">
              <w:t xml:space="preserve">To ascend the </w:t>
            </w:r>
            <w:commentRangeStart w:id="1008"/>
            <w:r w:rsidRPr="007425E1">
              <w:t xml:space="preserve">path </w:t>
            </w:r>
            <w:commentRangeEnd w:id="1008"/>
            <w:r>
              <w:rPr>
                <w:rStyle w:val="CommentReference"/>
                <w:rFonts w:ascii="Times New Roman" w:eastAsiaTheme="minorHAnsi" w:hAnsi="Times New Roman" w:cstheme="minorBidi"/>
                <w:color w:val="auto"/>
              </w:rPr>
              <w:commentReference w:id="1008"/>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09"/>
            </w:r>
            <w:r w:rsidR="00E35F1F">
              <w:t>,</w:t>
            </w:r>
          </w:p>
          <w:p w14:paraId="51E3C73A" w14:textId="77777777" w:rsidR="00E35F1F" w:rsidRDefault="00E35F1F" w:rsidP="00E35F1F">
            <w:pPr>
              <w:pStyle w:val="EngHangEnd"/>
            </w:pPr>
            <w:r>
              <w:t>With</w:t>
            </w:r>
            <w:r w:rsidRPr="007425E1">
              <w:t xml:space="preserve"> joy and </w:t>
            </w:r>
            <w:commentRangeStart w:id="1010"/>
            <w:r w:rsidRPr="007425E1">
              <w:t>rejoicing</w:t>
            </w:r>
            <w:commentRangeEnd w:id="1010"/>
            <w:r>
              <w:rPr>
                <w:rStyle w:val="CommentReference"/>
                <w:rFonts w:ascii="Times New Roman" w:eastAsiaTheme="minorHAnsi" w:hAnsi="Times New Roman" w:cstheme="minorBidi"/>
                <w:color w:val="auto"/>
              </w:rPr>
              <w:commentReference w:id="1010"/>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4435113E"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513E2D">
        <w:rPr>
          <w:noProof/>
        </w:rPr>
        <w:t>529</w:t>
      </w:r>
      <w:r>
        <w:fldChar w:fldCharType="end"/>
      </w:r>
      <w:r>
        <w:t>.</w:t>
      </w:r>
    </w:p>
    <w:p w14:paraId="38557AE9" w14:textId="77777777" w:rsidR="00E35F1F" w:rsidRDefault="00E35F1F" w:rsidP="00E35F1F">
      <w:pPr>
        <w:pStyle w:val="Heading2"/>
      </w:pPr>
      <w:bookmarkStart w:id="1011" w:name="_Toc298681339"/>
      <w:bookmarkStart w:id="1012" w:name="_Toc308441938"/>
      <w:bookmarkStart w:id="1013" w:name="_Toc459399196"/>
      <w:r>
        <w:lastRenderedPageBreak/>
        <w:t>Saturday</w:t>
      </w:r>
      <w:bookmarkEnd w:id="1011"/>
      <w:bookmarkEnd w:id="1012"/>
      <w:bookmarkEnd w:id="1013"/>
    </w:p>
    <w:p w14:paraId="425920E6" w14:textId="77777777" w:rsidR="00E35F1F" w:rsidRDefault="00E35F1F" w:rsidP="00E35F1F">
      <w:pPr>
        <w:pStyle w:val="Heading3"/>
      </w:pPr>
      <w:bookmarkStart w:id="1014" w:name="_Toc298681340"/>
      <w:bookmarkStart w:id="1015" w:name="_Toc308441939"/>
      <w:bookmarkStart w:id="1016" w:name="_Ref452620561"/>
      <w:bookmarkStart w:id="1017" w:name="_Ref452620564"/>
      <w:r>
        <w:t>The Saturday Psali Batos</w:t>
      </w:r>
      <w:bookmarkEnd w:id="1014"/>
      <w:bookmarkEnd w:id="1015"/>
      <w:bookmarkEnd w:id="1016"/>
      <w:bookmarkEnd w:id="1017"/>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8"/>
            <w:r w:rsidRPr="007425E1">
              <w:rPr>
                <w:rFonts w:eastAsiaTheme="minorHAnsi"/>
              </w:rPr>
              <w:t xml:space="preserve">All </w:t>
            </w:r>
            <w:commentRangeEnd w:id="1018"/>
            <w:r>
              <w:rPr>
                <w:rStyle w:val="CommentReference"/>
                <w:rFonts w:ascii="Times New Roman" w:eastAsiaTheme="minorHAnsi" w:hAnsi="Times New Roman" w:cstheme="minorBidi"/>
                <w:color w:val="auto"/>
              </w:rPr>
              <w:commentReference w:id="1018"/>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9"/>
            <w:r w:rsidRPr="007425E1">
              <w:rPr>
                <w:rFonts w:eastAsiaTheme="minorHAnsi"/>
              </w:rPr>
              <w:t>every</w:t>
            </w:r>
            <w:r>
              <w:rPr>
                <w:rFonts w:eastAsiaTheme="minorHAnsi"/>
              </w:rPr>
              <w:t xml:space="preserve"> </w:t>
            </w:r>
            <w:r w:rsidRPr="007425E1">
              <w:rPr>
                <w:rFonts w:eastAsiaTheme="minorHAnsi"/>
              </w:rPr>
              <w:t>day</w:t>
            </w:r>
            <w:commentRangeEnd w:id="1019"/>
            <w:r>
              <w:rPr>
                <w:rStyle w:val="CommentReference"/>
                <w:rFonts w:ascii="Times New Roman" w:eastAsiaTheme="minorHAnsi" w:hAnsi="Times New Roman" w:cstheme="minorBidi"/>
                <w:color w:val="auto"/>
              </w:rPr>
              <w:commentReference w:id="1019"/>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20"/>
            <w:r>
              <w:rPr>
                <w:rFonts w:eastAsiaTheme="minorHAnsi"/>
              </w:rPr>
              <w:t>ecstasy</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21"/>
            <w:r w:rsidRPr="007425E1">
              <w:rPr>
                <w:color w:val="000000"/>
              </w:rPr>
              <w:t xml:space="preserve">glory </w:t>
            </w:r>
            <w:commentRangeEnd w:id="1021"/>
            <w:r>
              <w:rPr>
                <w:rStyle w:val="CommentReference"/>
              </w:rPr>
              <w:commentReference w:id="1021"/>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22"/>
            <w:r>
              <w:rPr>
                <w:rFonts w:eastAsiaTheme="minorHAnsi"/>
              </w:rPr>
              <w:t xml:space="preserve">From </w:t>
            </w:r>
            <w:commentRangeEnd w:id="1022"/>
            <w:r>
              <w:rPr>
                <w:rStyle w:val="CommentReference"/>
                <w:rFonts w:ascii="Times New Roman" w:eastAsiaTheme="minorHAnsi" w:hAnsi="Times New Roman" w:cstheme="minorBidi"/>
                <w:color w:val="auto"/>
              </w:rPr>
              <w:commentReference w:id="1022"/>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3"/>
            <w:r>
              <w:rPr>
                <w:rFonts w:eastAsiaTheme="minorHAnsi"/>
              </w:rPr>
              <w:t>prophet</w:t>
            </w:r>
            <w:commentRangeEnd w:id="1023"/>
            <w:r>
              <w:rPr>
                <w:rStyle w:val="CommentReference"/>
                <w:rFonts w:ascii="Times New Roman" w:eastAsiaTheme="minorHAnsi" w:hAnsi="Times New Roman" w:cstheme="minorBidi"/>
                <w:color w:val="auto"/>
              </w:rPr>
              <w:commentReference w:id="1023"/>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4"/>
            <w:r w:rsidRPr="007425E1">
              <w:rPr>
                <w:rFonts w:eastAsiaTheme="minorHAnsi"/>
              </w:rPr>
              <w:t>everyone</w:t>
            </w:r>
            <w:commentRangeEnd w:id="1024"/>
            <w:r>
              <w:rPr>
                <w:rStyle w:val="CommentReference"/>
                <w:rFonts w:ascii="Times New Roman" w:eastAsiaTheme="minorHAnsi" w:hAnsi="Times New Roman" w:cstheme="minorBidi"/>
                <w:color w:val="auto"/>
              </w:rPr>
              <w:commentReference w:id="1024"/>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5"/>
            <w:r>
              <w:rPr>
                <w:rFonts w:eastAsiaTheme="minorHAnsi"/>
              </w:rPr>
              <w:t xml:space="preserve">never </w:t>
            </w:r>
            <w:commentRangeEnd w:id="1025"/>
            <w:r>
              <w:rPr>
                <w:rStyle w:val="CommentReference"/>
                <w:rFonts w:ascii="Times New Roman" w:eastAsiaTheme="minorHAnsi" w:hAnsi="Times New Roman" w:cstheme="minorBidi"/>
                <w:color w:val="auto"/>
              </w:rPr>
              <w:commentReference w:id="1025"/>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6"/>
            <w:r w:rsidRPr="007425E1">
              <w:rPr>
                <w:rFonts w:eastAsiaTheme="minorHAnsi"/>
              </w:rPr>
              <w:t xml:space="preserve">and </w:t>
            </w:r>
            <w:commentRangeEnd w:id="1026"/>
            <w:r>
              <w:rPr>
                <w:rStyle w:val="CommentReference"/>
                <w:rFonts w:ascii="Times New Roman" w:eastAsiaTheme="minorHAnsi" w:hAnsi="Times New Roman" w:cstheme="minorBidi"/>
                <w:color w:val="auto"/>
              </w:rPr>
              <w:commentReference w:id="1026"/>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7"/>
            <w:r w:rsidRPr="007425E1">
              <w:rPr>
                <w:rFonts w:eastAsiaTheme="minorHAnsi"/>
              </w:rPr>
              <w:t xml:space="preserve">praises </w:t>
            </w:r>
            <w:commentRangeEnd w:id="1027"/>
            <w:r>
              <w:rPr>
                <w:rStyle w:val="CommentReference"/>
                <w:rFonts w:ascii="Times New Roman" w:eastAsiaTheme="minorHAnsi" w:hAnsi="Times New Roman" w:cstheme="minorBidi"/>
                <w:color w:val="auto"/>
              </w:rPr>
              <w:commentReference w:id="1027"/>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8"/>
            <w:r w:rsidRPr="007425E1">
              <w:rPr>
                <w:rFonts w:eastAsiaTheme="minorHAnsi"/>
              </w:rPr>
              <w:t>blessing</w:t>
            </w:r>
            <w:commentRangeEnd w:id="1028"/>
            <w:r>
              <w:rPr>
                <w:rStyle w:val="CommentReference"/>
                <w:rFonts w:ascii="Times New Roman" w:eastAsiaTheme="minorHAnsi" w:hAnsi="Times New Roman" w:cstheme="minorBidi"/>
                <w:color w:val="auto"/>
              </w:rPr>
              <w:commentReference w:id="1028"/>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9"/>
            <w:r w:rsidRPr="007425E1">
              <w:rPr>
                <w:rFonts w:eastAsiaTheme="minorHAnsi"/>
              </w:rPr>
              <w:t xml:space="preserve">we'll </w:t>
            </w:r>
            <w:commentRangeEnd w:id="1029"/>
            <w:r>
              <w:rPr>
                <w:rStyle w:val="CommentReference"/>
                <w:rFonts w:ascii="Times New Roman" w:eastAsiaTheme="minorHAnsi" w:hAnsi="Times New Roman" w:cstheme="minorBidi"/>
                <w:color w:val="auto"/>
              </w:rPr>
              <w:commentReference w:id="1029"/>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30"/>
            <w:r w:rsidRPr="007425E1">
              <w:rPr>
                <w:rFonts w:eastAsiaTheme="minorHAnsi"/>
              </w:rPr>
              <w:t xml:space="preserve">perfect </w:t>
            </w:r>
            <w:commentRangeEnd w:id="1030"/>
            <w:r>
              <w:rPr>
                <w:rStyle w:val="CommentReference"/>
                <w:rFonts w:ascii="Times New Roman" w:eastAsiaTheme="minorHAnsi" w:hAnsi="Times New Roman" w:cstheme="minorBidi"/>
                <w:color w:val="auto"/>
              </w:rPr>
              <w:commentReference w:id="1030"/>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31" w:name="_Toc298681341"/>
      <w:bookmarkStart w:id="1032" w:name="_Toc308441940"/>
      <w:r w:rsidRPr="00FD2E69">
        <w:lastRenderedPageBreak/>
        <w:t xml:space="preserve">The Conclusion of the </w:t>
      </w:r>
      <w:r>
        <w:t>Batos</w:t>
      </w:r>
      <w:r w:rsidRPr="00FD2E69">
        <w:t xml:space="preserve"> Psali</w:t>
      </w:r>
      <w:bookmarkEnd w:id="1031"/>
      <w:bookmarkEnd w:id="10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3"/>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3"/>
            <w:r>
              <w:rPr>
                <w:rStyle w:val="CommentReference"/>
                <w:rFonts w:ascii="Garamond" w:hAnsi="Garamond" w:cstheme="minorBidi"/>
                <w:noProof w:val="0"/>
                <w:lang w:val="en-CA"/>
              </w:rPr>
              <w:commentReference w:id="1033"/>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4" w:name="_Toc298681342"/>
      <w:bookmarkStart w:id="1035" w:name="_Toc308441941"/>
      <w:bookmarkStart w:id="1036" w:name="_Ref452620570"/>
      <w:bookmarkStart w:id="1037" w:name="_Ref452620573"/>
      <w:r>
        <w:t>The Saturday Theotokia</w:t>
      </w:r>
      <w:bookmarkEnd w:id="1034"/>
      <w:bookmarkEnd w:id="1035"/>
      <w:bookmarkEnd w:id="1036"/>
      <w:bookmarkEnd w:id="1037"/>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8" w:name="_Toc298681343"/>
      <w:r>
        <w:t>Part One</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9" w:name="_Toc298681344"/>
      <w:r w:rsidRPr="00D24FE1">
        <w:lastRenderedPageBreak/>
        <w:t>Part</w:t>
      </w:r>
      <w:r>
        <w:t xml:space="preserve"> Two</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40"/>
            <w:r w:rsidRPr="007425E1">
              <w:rPr>
                <w:rFonts w:eastAsiaTheme="minorHAnsi"/>
              </w:rPr>
              <w:t xml:space="preserve">honour </w:t>
            </w:r>
            <w:commentRangeEnd w:id="1040"/>
            <w:r>
              <w:rPr>
                <w:rStyle w:val="CommentReference"/>
                <w:rFonts w:ascii="Times New Roman" w:eastAsiaTheme="minorHAnsi" w:hAnsi="Times New Roman" w:cstheme="minorBidi"/>
                <w:color w:val="auto"/>
              </w:rPr>
              <w:commentReference w:id="1040"/>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41"/>
            <w:r w:rsidRPr="007425E1">
              <w:rPr>
                <w:rFonts w:eastAsiaTheme="minorHAnsi"/>
              </w:rPr>
              <w:t xml:space="preserve">prudent </w:t>
            </w:r>
            <w:commentRangeEnd w:id="1041"/>
            <w:r>
              <w:rPr>
                <w:rStyle w:val="CommentReference"/>
                <w:rFonts w:ascii="Times New Roman" w:eastAsiaTheme="minorHAnsi" w:hAnsi="Times New Roman" w:cstheme="minorBidi"/>
                <w:color w:val="auto"/>
              </w:rPr>
              <w:commentReference w:id="1041"/>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42" w:name="_Toc298681345"/>
      <w:r>
        <w:t>Part Three</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3"/>
            <w:r w:rsidRPr="007425E1">
              <w:rPr>
                <w:rFonts w:eastAsiaTheme="minorHAnsi"/>
              </w:rPr>
              <w:t>bride</w:t>
            </w:r>
            <w:commentRangeEnd w:id="1043"/>
            <w:r>
              <w:rPr>
                <w:rStyle w:val="CommentReference"/>
                <w:rFonts w:ascii="Times New Roman" w:eastAsiaTheme="minorHAnsi" w:hAnsi="Times New Roman" w:cstheme="minorBidi"/>
                <w:color w:val="auto"/>
              </w:rPr>
              <w:commentReference w:id="1043"/>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4"/>
            <w:r w:rsidRPr="007425E1">
              <w:rPr>
                <w:rFonts w:eastAsiaTheme="minorHAnsi"/>
              </w:rPr>
              <w:t xml:space="preserve">rue </w:t>
            </w:r>
            <w:commentRangeEnd w:id="1044"/>
            <w:r>
              <w:rPr>
                <w:rStyle w:val="CommentReference"/>
                <w:rFonts w:ascii="Times New Roman" w:eastAsiaTheme="minorHAnsi" w:hAnsi="Times New Roman" w:cstheme="minorBidi"/>
                <w:color w:val="auto"/>
              </w:rPr>
              <w:commentReference w:id="1044"/>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5"/>
            <w:r w:rsidRPr="007425E1">
              <w:rPr>
                <w:rFonts w:eastAsiaTheme="minorHAnsi"/>
              </w:rPr>
              <w:t xml:space="preserve">ed </w:t>
            </w:r>
            <w:commentRangeEnd w:id="1045"/>
            <w:r>
              <w:rPr>
                <w:rStyle w:val="CommentReference"/>
                <w:rFonts w:ascii="Times New Roman" w:eastAsiaTheme="minorHAnsi" w:hAnsi="Times New Roman" w:cstheme="minorBidi"/>
                <w:color w:val="auto"/>
              </w:rPr>
              <w:commentReference w:id="1045"/>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6" w:name="_Toc298681346"/>
      <w:r w:rsidRPr="00D24FE1">
        <w:lastRenderedPageBreak/>
        <w:t>Part</w:t>
      </w:r>
      <w:r>
        <w:t xml:space="preserve"> Four</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47"/>
            <w:r>
              <w:rPr>
                <w:rFonts w:eastAsiaTheme="minorHAnsi"/>
              </w:rPr>
              <w:t xml:space="preserve">unto </w:t>
            </w:r>
            <w:commentRangeEnd w:id="1047"/>
            <w:r>
              <w:rPr>
                <w:rStyle w:val="CommentReference"/>
                <w:rFonts w:ascii="Times New Roman" w:eastAsiaTheme="minorHAnsi" w:hAnsi="Times New Roman" w:cstheme="minorBidi"/>
                <w:color w:val="auto"/>
              </w:rPr>
              <w:commentReference w:id="1047"/>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8" w:name="_Toc298681347"/>
      <w:r w:rsidRPr="00D24FE1">
        <w:t>Part</w:t>
      </w:r>
      <w:r>
        <w:t xml:space="preserve"> Five</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9" w:name="_Toc298681348"/>
      <w:r>
        <w:lastRenderedPageBreak/>
        <w:t>Part Six</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50"/>
            <w:r w:rsidRPr="007425E1">
              <w:t>rejoice</w:t>
            </w:r>
            <w:r>
              <w:t>d</w:t>
            </w:r>
            <w:commentRangeEnd w:id="1050"/>
            <w:r>
              <w:rPr>
                <w:rStyle w:val="CommentReference"/>
                <w:rFonts w:ascii="Times New Roman" w:eastAsiaTheme="minorHAnsi" w:hAnsi="Times New Roman" w:cstheme="minorBidi"/>
                <w:color w:val="auto"/>
              </w:rPr>
              <w:commentReference w:id="1050"/>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51"/>
            <w:r>
              <w:t>save</w:t>
            </w:r>
            <w:r w:rsidRPr="007425E1">
              <w:t xml:space="preserve"> </w:t>
            </w:r>
            <w:commentRangeEnd w:id="1051"/>
            <w:r>
              <w:rPr>
                <w:rStyle w:val="CommentReference"/>
              </w:rPr>
              <w:commentReference w:id="1051"/>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52" w:name="_Toc298681349"/>
      <w:r>
        <w:lastRenderedPageBreak/>
        <w:t>Part Seven</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3"/>
            <w:r>
              <w:t>Paradoxically</w:t>
            </w:r>
            <w:commentRangeEnd w:id="1053"/>
            <w:r>
              <w:rPr>
                <w:rStyle w:val="CommentReference"/>
                <w:rFonts w:ascii="Times New Roman" w:eastAsiaTheme="minorHAnsi" w:hAnsi="Times New Roman" w:cstheme="minorBidi"/>
                <w:color w:val="auto"/>
              </w:rPr>
              <w:commentReference w:id="1053"/>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4"/>
            <w:r>
              <w:t xml:space="preserve">is </w:t>
            </w:r>
            <w:commentRangeEnd w:id="1054"/>
            <w:r>
              <w:rPr>
                <w:rStyle w:val="CommentReference"/>
                <w:rFonts w:ascii="Times New Roman" w:eastAsiaTheme="minorHAnsi" w:hAnsi="Times New Roman" w:cstheme="minorBidi"/>
                <w:color w:val="auto"/>
              </w:rPr>
              <w:commentReference w:id="1054"/>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5" w:name="_Toc298681350"/>
      <w:r>
        <w:t>Part Eight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6"/>
            <w:r w:rsidRPr="007425E1">
              <w:t>from all sides</w:t>
            </w:r>
            <w:commentRangeEnd w:id="1056"/>
            <w:r>
              <w:rPr>
                <w:rStyle w:val="CommentReference"/>
                <w:rFonts w:ascii="Times New Roman" w:eastAsiaTheme="minorHAnsi" w:hAnsi="Times New Roman" w:cstheme="minorBidi"/>
                <w:color w:val="auto"/>
              </w:rPr>
              <w:commentReference w:id="1056"/>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7"/>
            <w:r>
              <w:t>Saviour</w:t>
            </w:r>
            <w:commentRangeEnd w:id="1057"/>
            <w:r>
              <w:rPr>
                <w:rStyle w:val="CommentReference"/>
                <w:rFonts w:ascii="Times New Roman" w:eastAsiaTheme="minorHAnsi" w:hAnsi="Times New Roman" w:cstheme="minorBidi"/>
                <w:color w:val="auto"/>
              </w:rPr>
              <w:commentReference w:id="1057"/>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8" w:name="_Toc298681351"/>
      <w:r>
        <w:t>Part Nine</w:t>
      </w:r>
      <w:bookmarkEnd w:id="1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9"/>
            <w:r>
              <w:t>compassion</w:t>
            </w:r>
            <w:commentRangeEnd w:id="1059"/>
            <w:r>
              <w:rPr>
                <w:rStyle w:val="CommentReference"/>
                <w:rFonts w:ascii="Times New Roman" w:eastAsiaTheme="minorHAnsi" w:hAnsi="Times New Roman" w:cstheme="minorBidi"/>
                <w:color w:val="auto"/>
              </w:rPr>
              <w:commentReference w:id="1059"/>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60" w:name="_Toc298681352"/>
      <w:bookmarkStart w:id="1061" w:name="_Toc308441942"/>
      <w:r>
        <w:t>The Crown Batos</w:t>
      </w:r>
      <w:bookmarkEnd w:id="1060"/>
      <w:bookmarkEnd w:id="1061"/>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62"/>
            <w:r>
              <w:t>Sanctuary</w:t>
            </w:r>
            <w:commentRangeEnd w:id="1062"/>
            <w:r>
              <w:rPr>
                <w:rStyle w:val="CommentReference"/>
                <w:rFonts w:ascii="Times New Roman" w:eastAsiaTheme="minorHAnsi" w:hAnsi="Times New Roman" w:cstheme="minorBidi"/>
                <w:color w:val="auto"/>
              </w:rPr>
              <w:commentReference w:id="1062"/>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3"/>
            <w:r>
              <w:t>lampstand</w:t>
            </w:r>
            <w:commentRangeEnd w:id="1063"/>
            <w:r>
              <w:rPr>
                <w:rStyle w:val="CommentReference"/>
                <w:rFonts w:ascii="Times New Roman" w:eastAsiaTheme="minorHAnsi" w:hAnsi="Times New Roman" w:cstheme="minorBidi"/>
                <w:color w:val="auto"/>
              </w:rPr>
              <w:commentReference w:id="1063"/>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4"/>
            <w:r>
              <w:t>Greeted</w:t>
            </w:r>
            <w:commentRangeEnd w:id="1064"/>
            <w:r>
              <w:rPr>
                <w:rStyle w:val="CommentReference"/>
                <w:rFonts w:ascii="Times New Roman" w:eastAsiaTheme="minorHAnsi" w:hAnsi="Times New Roman" w:cstheme="minorBidi"/>
                <w:color w:val="auto"/>
              </w:rPr>
              <w:commentReference w:id="1064"/>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5"/>
            <w:r w:rsidRPr="007425E1">
              <w:t xml:space="preserve">For </w:t>
            </w:r>
            <w:commentRangeEnd w:id="1065"/>
            <w:r>
              <w:rPr>
                <w:rStyle w:val="CommentReference"/>
                <w:rFonts w:ascii="Times New Roman" w:eastAsiaTheme="minorHAnsi" w:hAnsi="Times New Roman" w:cstheme="minorBidi"/>
                <w:color w:val="auto"/>
              </w:rPr>
              <w:commentReference w:id="1065"/>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6"/>
            <w:r>
              <w:t>coming</w:t>
            </w:r>
            <w:r w:rsidRPr="007425E1">
              <w:t xml:space="preserve"> </w:t>
            </w:r>
            <w:commentRangeEnd w:id="1066"/>
            <w:r>
              <w:rPr>
                <w:rStyle w:val="CommentReference"/>
                <w:rFonts w:ascii="Times New Roman" w:eastAsiaTheme="minorHAnsi" w:hAnsi="Times New Roman" w:cstheme="minorBidi"/>
                <w:color w:val="auto"/>
              </w:rPr>
              <w:commentReference w:id="1066"/>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7"/>
            <w:r w:rsidRPr="00582AD7">
              <w:t>ⲧⲉⲥⲱⲙⲁ</w:t>
            </w:r>
            <w:commentRangeEnd w:id="1067"/>
            <w:r>
              <w:rPr>
                <w:rStyle w:val="CommentReference"/>
                <w:rFonts w:ascii="Garamond" w:hAnsi="Garamond" w:cstheme="minorBidi"/>
                <w:noProof w:val="0"/>
                <w:lang w:val="en-CA"/>
              </w:rPr>
              <w:commentReference w:id="1067"/>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8"/>
            <w:r w:rsidRPr="007425E1">
              <w:t>you</w:t>
            </w:r>
            <w:commentRangeEnd w:id="1068"/>
            <w:r>
              <w:rPr>
                <w:rStyle w:val="CommentReference"/>
                <w:rFonts w:ascii="Times New Roman" w:eastAsiaTheme="minorHAnsi" w:hAnsi="Times New Roman" w:cstheme="minorBidi"/>
                <w:color w:val="auto"/>
              </w:rPr>
              <w:commentReference w:id="1068"/>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9" w:name="_Toc298681353"/>
      <w:bookmarkStart w:id="1070" w:name="_Toc308441943"/>
      <w:r>
        <w:t>The Second Crown Batos</w:t>
      </w:r>
      <w:bookmarkEnd w:id="1069"/>
      <w:bookmarkEnd w:id="1070"/>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71"/>
            <w:r>
              <w:t>evangelized</w:t>
            </w:r>
            <w:r w:rsidRPr="007425E1">
              <w:t xml:space="preserve"> </w:t>
            </w:r>
            <w:commentRangeEnd w:id="1071"/>
            <w:r>
              <w:rPr>
                <w:rStyle w:val="CommentReference"/>
                <w:rFonts w:ascii="Times New Roman" w:eastAsiaTheme="minorHAnsi" w:hAnsi="Times New Roman" w:cstheme="minorBidi"/>
                <w:color w:val="auto"/>
              </w:rPr>
              <w:commentReference w:id="1071"/>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72"/>
            <w:r w:rsidRPr="007425E1">
              <w:t>thereof</w:t>
            </w:r>
            <w:commentRangeEnd w:id="1072"/>
            <w:r>
              <w:rPr>
                <w:rStyle w:val="CommentReference"/>
                <w:rFonts w:ascii="Times New Roman" w:eastAsiaTheme="minorHAnsi" w:hAnsi="Times New Roman" w:cstheme="minorBidi"/>
                <w:color w:val="auto"/>
              </w:rPr>
              <w:commentReference w:id="1072"/>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3"/>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3"/>
            <w:r>
              <w:rPr>
                <w:rStyle w:val="CommentReference"/>
                <w:rFonts w:ascii="Garamond" w:hAnsi="Garamond" w:cstheme="minorBidi"/>
                <w:noProof w:val="0"/>
                <w:lang w:val="en-CA"/>
              </w:rPr>
              <w:commentReference w:id="1073"/>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4"/>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4" w:name="_Toc298681354"/>
      <w:bookmarkStart w:id="1075" w:name="_Ref299212102"/>
      <w:bookmarkStart w:id="1076" w:name="_Ref299212144"/>
      <w:bookmarkStart w:id="1077" w:name="_Ref299212161"/>
      <w:bookmarkStart w:id="1078" w:name="_Toc308441944"/>
      <w:bookmarkStart w:id="1079" w:name="_Ref452620758"/>
      <w:bookmarkStart w:id="1080" w:name="_Ref452620761"/>
      <w:bookmarkStart w:id="1081" w:name="_Toc459399197"/>
      <w:r>
        <w:lastRenderedPageBreak/>
        <w:t>The Ending of the Batos Theotokias</w:t>
      </w:r>
      <w:bookmarkEnd w:id="1074"/>
      <w:bookmarkEnd w:id="1075"/>
      <w:bookmarkEnd w:id="1076"/>
      <w:bookmarkEnd w:id="1077"/>
      <w:bookmarkEnd w:id="1078"/>
      <w:bookmarkEnd w:id="1079"/>
      <w:bookmarkEnd w:id="1080"/>
      <w:bookmarkEnd w:id="10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82"/>
            <w:r w:rsidRPr="007425E1">
              <w:rPr>
                <w:rFonts w:eastAsiaTheme="minorHAnsi"/>
              </w:rPr>
              <w:t>Awesome and full of glory</w:t>
            </w:r>
            <w:commentRangeEnd w:id="1082"/>
            <w:r>
              <w:rPr>
                <w:rStyle w:val="CommentReference"/>
                <w:rFonts w:ascii="Times New Roman" w:eastAsiaTheme="minorHAnsi" w:hAnsi="Times New Roman" w:cstheme="minorBidi"/>
                <w:color w:val="auto"/>
              </w:rPr>
              <w:commentReference w:id="1082"/>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3"/>
            <w:r w:rsidRPr="007425E1">
              <w:rPr>
                <w:rFonts w:eastAsiaTheme="minorHAnsi"/>
              </w:rPr>
              <w:t>works</w:t>
            </w:r>
            <w:commentRangeEnd w:id="1083"/>
            <w:r>
              <w:rPr>
                <w:rStyle w:val="CommentReference"/>
                <w:rFonts w:ascii="Times New Roman" w:eastAsiaTheme="minorHAnsi" w:hAnsi="Times New Roman" w:cstheme="minorBidi"/>
                <w:color w:val="auto"/>
              </w:rPr>
              <w:commentReference w:id="1083"/>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4"/>
            <w:r w:rsidRPr="00582AD7">
              <w:t>ϥ̀ⲛⲁϯ ⲙ̀ⲡⲓⲟⲩⲁⲓ</w:t>
            </w:r>
            <w:commentRangeEnd w:id="1084"/>
            <w:r>
              <w:rPr>
                <w:rStyle w:val="CommentReference"/>
                <w:rFonts w:ascii="Garamond" w:hAnsi="Garamond" w:cstheme="minorBidi"/>
                <w:noProof w:val="0"/>
                <w:lang w:val="en-CA"/>
              </w:rPr>
              <w:commentReference w:id="1084"/>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5"/>
            <w:r w:rsidRPr="007425E1">
              <w:rPr>
                <w:rFonts w:eastAsiaTheme="minorHAnsi"/>
              </w:rPr>
              <w:t xml:space="preserve">with </w:t>
            </w:r>
            <w:commentRangeEnd w:id="1085"/>
            <w:r>
              <w:rPr>
                <w:rStyle w:val="CommentReference"/>
                <w:rFonts w:ascii="Times New Roman" w:eastAsiaTheme="minorHAnsi" w:hAnsi="Times New Roman" w:cstheme="minorBidi"/>
                <w:color w:val="auto"/>
              </w:rPr>
              <w:commentReference w:id="1085"/>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6"/>
            <w:r w:rsidRPr="00582AD7">
              <w:t>ⲡⲁⲓ ⲉ̀ϩⲟⲟⲩ</w:t>
            </w:r>
            <w:commentRangeEnd w:id="1086"/>
            <w:r>
              <w:rPr>
                <w:rStyle w:val="CommentReference"/>
                <w:rFonts w:ascii="Garamond" w:hAnsi="Garamond" w:cstheme="minorBidi"/>
                <w:noProof w:val="0"/>
                <w:lang w:val="en-CA"/>
              </w:rPr>
              <w:commentReference w:id="1086"/>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7"/>
            <w:r w:rsidRPr="007425E1">
              <w:rPr>
                <w:rFonts w:eastAsiaTheme="minorHAnsi"/>
              </w:rPr>
              <w:t xml:space="preserve">bless </w:t>
            </w:r>
            <w:commentRangeEnd w:id="1087"/>
            <w:r>
              <w:rPr>
                <w:rStyle w:val="CommentReference"/>
                <w:rFonts w:ascii="Times New Roman" w:eastAsiaTheme="minorHAnsi" w:hAnsi="Times New Roman" w:cstheme="minorBidi"/>
                <w:color w:val="auto"/>
              </w:rPr>
              <w:commentReference w:id="1087"/>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22BB70BB" w:rsidR="006869EE" w:rsidRPr="00D65F5D" w:rsidRDefault="00E35F1F" w:rsidP="00D65F5D">
      <w:r>
        <w:t xml:space="preserve">Continue to the Creed on page </w:t>
      </w:r>
      <w:r>
        <w:fldChar w:fldCharType="begin"/>
      </w:r>
      <w:r>
        <w:instrText xml:space="preserve"> PAGEREF _Ref299212181 \h </w:instrText>
      </w:r>
      <w:r>
        <w:fldChar w:fldCharType="separate"/>
      </w:r>
      <w:r w:rsidR="00513E2D">
        <w:rPr>
          <w:noProof/>
        </w:rPr>
        <w:t>5</w:t>
      </w:r>
      <w:r>
        <w:fldChar w:fldCharType="end"/>
      </w:r>
      <w:r>
        <w:t>.</w:t>
      </w:r>
    </w:p>
    <w:p w14:paraId="0F571DA3" w14:textId="41F2142E" w:rsidR="006869EE" w:rsidRDefault="006869EE" w:rsidP="006869EE">
      <w:pPr>
        <w:pStyle w:val="Heading1"/>
      </w:pPr>
      <w:bookmarkStart w:id="1088" w:name="_Ref448227875"/>
      <w:bookmarkStart w:id="1089" w:name="_Ref448227880"/>
      <w:bookmarkStart w:id="1090" w:name="_Toc459399198"/>
      <w:r>
        <w:lastRenderedPageBreak/>
        <w:t>The Raising of Incense</w:t>
      </w:r>
      <w:bookmarkEnd w:id="1088"/>
      <w:bookmarkEnd w:id="1089"/>
      <w:bookmarkEnd w:id="1090"/>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091"/>
      <w:r>
        <w:t>Morning</w:t>
      </w:r>
      <w:commentRangeEnd w:id="1091"/>
      <w:r>
        <w:rPr>
          <w:rStyle w:val="CommentReference"/>
          <w:rFonts w:eastAsiaTheme="minorHAnsi" w:cstheme="minorBidi"/>
          <w:b w:val="0"/>
          <w:bCs w:val="0"/>
        </w:rPr>
        <w:commentReference w:id="1091"/>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2" w:name="ThanksgivingIncense"/>
      <w:r>
        <w:lastRenderedPageBreak/>
        <w:t>The Prayer of Thanksgiving</w:t>
      </w:r>
    </w:p>
    <w:bookmarkEnd w:id="1092"/>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1E412E8" w14:textId="6B0B1B9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513E2D">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513E2D">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093" w:name="_Ref435789344"/>
      <w:bookmarkStart w:id="1094" w:name="VersesCymbals"/>
      <w:r>
        <w:t>The Verses of the Cymbals</w:t>
      </w:r>
      <w:bookmarkEnd w:id="1093"/>
    </w:p>
    <w:bookmarkEnd w:id="1094"/>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5"/>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6"/>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5"/>
            <w:r w:rsidRPr="007425E1">
              <w:t xml:space="preserve">May </w:t>
            </w:r>
            <w:commentRangeEnd w:id="1095"/>
            <w:r>
              <w:rPr>
                <w:rStyle w:val="CommentReference"/>
                <w:rFonts w:eastAsiaTheme="minorHAnsi" w:cstheme="minorBidi"/>
                <w:color w:val="auto"/>
                <w:lang w:val="en-CA"/>
              </w:rPr>
              <w:commentReference w:id="1095"/>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096" w:name="PrayerDeparted"/>
      <w:r>
        <w:t>The Prayer for the Departed</w:t>
      </w:r>
    </w:p>
    <w:bookmarkEnd w:id="1096"/>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7"/>
      </w:r>
      <w:commentRangeStart w:id="1097"/>
      <w:r>
        <w:t xml:space="preserve"> </w:t>
      </w:r>
      <w:commentRangeEnd w:id="1097"/>
      <w:r>
        <w:rPr>
          <w:rStyle w:val="CommentReference"/>
          <w:lang w:val="en-CA"/>
        </w:rPr>
        <w:commentReference w:id="1097"/>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8"/>
      <w:r>
        <w:t xml:space="preserve"> </w:t>
      </w:r>
      <w:commentRangeEnd w:id="1098"/>
      <w:r>
        <w:rPr>
          <w:rStyle w:val="CommentReference"/>
          <w:lang w:val="en-CA"/>
        </w:rPr>
        <w:commentReference w:id="1098"/>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9"/>
      <w:r>
        <w:t>You</w:t>
      </w:r>
      <w:commentRangeEnd w:id="1099"/>
      <w:r>
        <w:rPr>
          <w:rStyle w:val="CommentReference"/>
          <w:lang w:val="en-CA"/>
        </w:rPr>
        <w:commentReference w:id="1099"/>
      </w:r>
      <w:r>
        <w:t>, with Him, and the Holy Spirit, the Giver of Life, Who is of One Essence with You, now, and at all times, and unto the age of all ages. Amen.</w:t>
      </w:r>
    </w:p>
    <w:p w14:paraId="651763CC" w14:textId="482BCE5A"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513E2D">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00" w:name="_Ref435789903"/>
      <w:r>
        <w:rPr>
          <w:lang w:val="en-GB"/>
        </w:rPr>
        <w:t>Graciously Accord</w:t>
      </w:r>
      <w:bookmarkEnd w:id="1100"/>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01" w:name="_Ref435789927"/>
      <w:bookmarkStart w:id="1102"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3"/>
      <w:r>
        <w:rPr>
          <w:lang w:val="en-GB"/>
        </w:rPr>
        <w:t xml:space="preserve">to </w:t>
      </w:r>
      <w:commentRangeEnd w:id="1103"/>
      <w:r>
        <w:rPr>
          <w:rStyle w:val="CommentReference"/>
          <w:lang w:val="en-CA"/>
        </w:rPr>
        <w:commentReference w:id="1103"/>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4" w:name="_Ref442856274"/>
      <w:r>
        <w:t>The Gloria</w:t>
      </w:r>
      <w:bookmarkEnd w:id="1101"/>
      <w:bookmarkEnd w:id="1104"/>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5" w:name="_Ref435789969"/>
      <w:bookmarkEnd w:id="1102"/>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6" w:name="_Ref442856358"/>
      <w:r>
        <w:t>The Trisagion</w:t>
      </w:r>
      <w:bookmarkEnd w:id="1105"/>
      <w:bookmarkEnd w:id="1106"/>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7" w:name="_Ref442856453"/>
      <w:r>
        <w:t>Hail to You</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8" w:name="_Ref434477171"/>
      <w:r>
        <w:t>The Introduction to the Doxologies</w:t>
      </w:r>
      <w:bookmarkEnd w:id="1108"/>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8"/>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9" w:name="_Ref435799700"/>
      <w:r>
        <w:lastRenderedPageBreak/>
        <w:t>The Doxologies</w:t>
      </w:r>
      <w:bookmarkEnd w:id="1109"/>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10" w:name="_Ref434487836"/>
      <w:r>
        <w:t>The Evening Doxology of the Virgin</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19"/>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11" w:name="_Ref434487846"/>
      <w:r>
        <w:t>The Morning Doxology of the Virgin</w:t>
      </w:r>
      <w:bookmarkEnd w:id="11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2"/>
            <w:r>
              <w:t xml:space="preserve">declared </w:t>
            </w:r>
            <w:commentRangeEnd w:id="1112"/>
            <w:r>
              <w:rPr>
                <w:rStyle w:val="CommentReference"/>
                <w:rFonts w:ascii="Times New Roman" w:eastAsiaTheme="minorHAnsi" w:hAnsi="Times New Roman" w:cstheme="minorBidi"/>
                <w:color w:val="auto"/>
              </w:rPr>
              <w:commentReference w:id="1112"/>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3"/>
            <w:r>
              <w:t xml:space="preserve">Good New </w:t>
            </w:r>
            <w:commentRangeEnd w:id="1113"/>
            <w:r>
              <w:rPr>
                <w:rStyle w:val="CommentReference"/>
                <w:rFonts w:ascii="Times New Roman" w:eastAsiaTheme="minorHAnsi" w:hAnsi="Times New Roman" w:cstheme="minorBidi"/>
                <w:color w:val="auto"/>
              </w:rPr>
              <w:commentReference w:id="1113"/>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0"/>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4"/>
            <w:r>
              <w:t>Be our advocate</w:t>
            </w:r>
            <w:commentRangeEnd w:id="1114"/>
            <w:r>
              <w:rPr>
                <w:rStyle w:val="CommentReference"/>
                <w:rFonts w:ascii="Times New Roman" w:eastAsiaTheme="minorHAnsi" w:hAnsi="Times New Roman" w:cstheme="minorBidi"/>
                <w:color w:val="auto"/>
              </w:rPr>
              <w:commentReference w:id="1114"/>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5"/>
            <w:r>
              <w:t>Mary</w:t>
            </w:r>
            <w:commentRangeEnd w:id="1115"/>
            <w:r>
              <w:rPr>
                <w:rStyle w:val="CommentReference"/>
                <w:rFonts w:ascii="Times New Roman" w:eastAsiaTheme="minorHAnsi" w:hAnsi="Times New Roman" w:cstheme="minorBidi"/>
                <w:color w:val="auto"/>
              </w:rPr>
              <w:commentReference w:id="1115"/>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1"/>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6" w:name="_Ref435799710"/>
      <w:r>
        <w:t>The Orthodox Creed</w:t>
      </w:r>
      <w:bookmarkEnd w:id="1116"/>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 xml:space="preserve">We look for the resurrection of the dead, and the life of the coming </w:t>
            </w:r>
            <w:r>
              <w:lastRenderedPageBreak/>
              <w:t>age. Amen.</w:t>
            </w:r>
          </w:p>
        </w:tc>
        <w:tc>
          <w:tcPr>
            <w:tcW w:w="3624" w:type="dxa"/>
          </w:tcPr>
          <w:p w14:paraId="0C700699" w14:textId="77777777" w:rsidR="006869EE" w:rsidRDefault="006869EE" w:rsidP="006869EE">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33F89C3C" w14:textId="77777777" w:rsidR="006869EE" w:rsidRDefault="006869EE" w:rsidP="006869EE">
      <w:pPr>
        <w:pStyle w:val="Heading4"/>
      </w:pPr>
      <w:bookmarkStart w:id="1117" w:name="_Ref442856751"/>
      <w:r>
        <w:lastRenderedPageBreak/>
        <w:t>God Have mercy upon us</w:t>
      </w:r>
      <w:bookmarkEnd w:id="1117"/>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2"/>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8"/>
      <w:r>
        <w:t>God</w:t>
      </w:r>
      <w:commentRangeEnd w:id="1118"/>
      <w:r>
        <w:rPr>
          <w:rStyle w:val="CommentReference"/>
          <w:lang w:val="en-CA"/>
        </w:rPr>
        <w:commentReference w:id="1118"/>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lastRenderedPageBreak/>
        <w:t>During the weekdays of Holy Lent and the three days of the Fast of the Ninevites, the curtains of the sanctuary are closed and the prophecies are read. Then the presbyter</w:t>
      </w:r>
      <w:r>
        <w:rPr>
          <w:rStyle w:val="FootnoteReference"/>
        </w:rPr>
        <w:footnoteReference w:id="923"/>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9" w:name="_Ref442856856"/>
      <w:r>
        <w:t>The Prayer for the Gospel</w:t>
      </w:r>
      <w:bookmarkEnd w:id="1119"/>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lastRenderedPageBreak/>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20" w:name="_Ref442870575"/>
      <w:r>
        <w:t>The Gospel Response</w:t>
      </w:r>
      <w:bookmarkEnd w:id="1120"/>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lastRenderedPageBreak/>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lastRenderedPageBreak/>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21" w:name="_Ref442870289"/>
      <w:r>
        <w:t>The Absolutions</w:t>
      </w:r>
      <w:bookmarkEnd w:id="1121"/>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t>
      </w:r>
      <w:r w:rsidR="006869EE">
        <w:lastRenderedPageBreak/>
        <w:t>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the Holy Spirit. </w:t>
      </w:r>
      <w:r>
        <w:lastRenderedPageBreak/>
        <w:t>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22" w:name="_Ref448228543"/>
      <w:bookmarkStart w:id="1123" w:name="_Ref448228546"/>
      <w:bookmarkStart w:id="1124" w:name="_Ref448471804"/>
      <w:bookmarkStart w:id="1125" w:name="_Toc459399199"/>
      <w:r>
        <w:lastRenderedPageBreak/>
        <w:t>The Book of Psalis and Doxologies</w:t>
      </w:r>
      <w:bookmarkEnd w:id="330"/>
      <w:bookmarkEnd w:id="331"/>
      <w:bookmarkEnd w:id="332"/>
      <w:bookmarkEnd w:id="1122"/>
      <w:bookmarkEnd w:id="1123"/>
      <w:bookmarkEnd w:id="1124"/>
      <w:bookmarkEnd w:id="1125"/>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6" w:name="_Toc410196197"/>
      <w:bookmarkStart w:id="1127" w:name="_Toc410196439"/>
      <w:bookmarkStart w:id="1128" w:name="_Toc410196941"/>
      <w:bookmarkStart w:id="1129" w:name="_Toc459399200"/>
      <w:r>
        <w:lastRenderedPageBreak/>
        <w:t>General and Common Doxologies</w:t>
      </w:r>
      <w:bookmarkEnd w:id="1129"/>
    </w:p>
    <w:p w14:paraId="1B082926" w14:textId="77777777" w:rsidR="009C13E9" w:rsidRDefault="009C13E9" w:rsidP="009C13E9">
      <w:pPr>
        <w:pStyle w:val="Heading3"/>
      </w:pPr>
      <w:bookmarkStart w:id="1130" w:name="_Ref434488390"/>
      <w:r>
        <w:t>The Doxology of the Heavenly</w:t>
      </w:r>
      <w:bookmarkEnd w:id="1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1"/>
            <w:r>
              <w:t>The great and holy luminaries,</w:t>
            </w:r>
            <w:commentRangeEnd w:id="1131"/>
            <w:r>
              <w:rPr>
                <w:rStyle w:val="CommentReference"/>
                <w:rFonts w:ascii="Times New Roman" w:hAnsi="Times New Roman"/>
              </w:rPr>
              <w:commentReference w:id="1131"/>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2"/>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2"/>
            <w:r>
              <w:rPr>
                <w:rStyle w:val="CommentReference"/>
                <w:rFonts w:ascii="Times New Roman" w:hAnsi="Times New Roman"/>
              </w:rPr>
              <w:commentReference w:id="1132"/>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3"/>
            <w:r w:rsidRPr="00602B0F">
              <w:t xml:space="preserve">O Lord, </w:t>
            </w:r>
            <w:commentRangeEnd w:id="1133"/>
            <w:r>
              <w:rPr>
                <w:rStyle w:val="CommentReference"/>
                <w:rFonts w:ascii="Times New Roman" w:hAnsi="Times New Roman"/>
              </w:rPr>
              <w:commentReference w:id="1133"/>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4" w:name="_Ref434488524"/>
      <w:r>
        <w:t>The Doxology of St. John the Baptist</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5" w:name="_Ref434488546"/>
      <w:r>
        <w:t>Another Doxology of St. John the Baptist</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6" w:name="_Ref434488644"/>
      <w:r>
        <w:lastRenderedPageBreak/>
        <w:t>A Doxology for the Apostles</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7"/>
            <w:r>
              <w:t xml:space="preserve">called </w:t>
            </w:r>
            <w:commentRangeEnd w:id="1137"/>
            <w:r>
              <w:rPr>
                <w:rStyle w:val="CommentReference"/>
                <w:rFonts w:ascii="Times New Roman" w:eastAsiaTheme="minorHAnsi" w:hAnsi="Times New Roman" w:cstheme="minorBidi"/>
                <w:color w:val="auto"/>
              </w:rPr>
              <w:commentReference w:id="1137"/>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38"/>
            <w:r>
              <w:t>Who loved him greatly.</w:t>
            </w:r>
            <w:commentRangeEnd w:id="1138"/>
            <w:r>
              <w:rPr>
                <w:rStyle w:val="CommentReference"/>
                <w:rFonts w:ascii="Times New Roman" w:eastAsiaTheme="minorHAnsi" w:hAnsi="Times New Roman" w:cstheme="minorBidi"/>
                <w:color w:val="auto"/>
              </w:rPr>
              <w:commentReference w:id="1138"/>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39" w:name="_Ref434488657"/>
      <w:r>
        <w:t>Another Doxology for the Apostles</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0"/>
            <w:r>
              <w:t xml:space="preserve">Our </w:t>
            </w:r>
            <w:commentRangeEnd w:id="1140"/>
            <w:r>
              <w:rPr>
                <w:rStyle w:val="CommentReference"/>
                <w:rFonts w:ascii="Times New Roman" w:eastAsiaTheme="minorHAnsi" w:hAnsi="Times New Roman" w:cstheme="minorBidi"/>
                <w:color w:val="auto"/>
              </w:rPr>
              <w:commentReference w:id="1140"/>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141"/>
            <w:r>
              <w:t xml:space="preserve">And </w:t>
            </w:r>
            <w:commentRangeEnd w:id="1141"/>
            <w:r>
              <w:rPr>
                <w:rStyle w:val="CommentReference"/>
                <w:rFonts w:ascii="Times New Roman" w:eastAsiaTheme="minorHAnsi" w:hAnsi="Times New Roman" w:cstheme="minorBidi"/>
                <w:color w:val="auto"/>
              </w:rPr>
              <w:commentReference w:id="1141"/>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2"/>
            <w:r>
              <w:t>And was numbered with</w:t>
            </w:r>
          </w:p>
          <w:p w14:paraId="5527B3A6" w14:textId="77777777" w:rsidR="004C7F73" w:rsidRDefault="004C7F73" w:rsidP="004C7F73">
            <w:pPr>
              <w:pStyle w:val="EngHangEnd"/>
            </w:pPr>
            <w:r>
              <w:t>The rest of the Apostles.</w:t>
            </w:r>
            <w:commentRangeEnd w:id="1142"/>
            <w:r>
              <w:rPr>
                <w:rStyle w:val="CommentReference"/>
                <w:rFonts w:ascii="Times New Roman" w:eastAsiaTheme="minorHAnsi" w:hAnsi="Times New Roman" w:cstheme="minorBidi"/>
                <w:color w:val="auto"/>
              </w:rPr>
              <w:commentReference w:id="1142"/>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3"/>
            <w:r>
              <w:t xml:space="preserve">sound </w:t>
            </w:r>
            <w:commentRangeEnd w:id="1143"/>
            <w:r>
              <w:rPr>
                <w:rStyle w:val="CommentReference"/>
                <w:rFonts w:ascii="Times New Roman" w:eastAsiaTheme="minorHAnsi" w:hAnsi="Times New Roman" w:cstheme="minorBidi"/>
                <w:color w:val="auto"/>
              </w:rPr>
              <w:commentReference w:id="1143"/>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4" w:name="_Ref434488814"/>
      <w:r>
        <w:t>The Doxology of St. Mark</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5"/>
            <w:r>
              <w:t>Beholder of God</w:t>
            </w:r>
            <w:commentRangeEnd w:id="1145"/>
            <w:r>
              <w:rPr>
                <w:rStyle w:val="CommentReference"/>
                <w:rFonts w:ascii="Times New Roman" w:eastAsiaTheme="minorHAnsi" w:hAnsi="Times New Roman" w:cstheme="minorBidi"/>
                <w:color w:val="auto"/>
              </w:rPr>
              <w:commentReference w:id="1145"/>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6" w:name="_Ref434488992"/>
      <w:r>
        <w:t>The Doxology of Any Apostle</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147"/>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7"/>
            <w:r>
              <w:rPr>
                <w:rStyle w:val="CommentReference"/>
                <w:rFonts w:ascii="Times New Roman" w:eastAsiaTheme="minorHAnsi" w:hAnsi="Times New Roman" w:cstheme="minorBidi"/>
                <w:color w:val="auto"/>
              </w:rPr>
              <w:commentReference w:id="1147"/>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48"/>
            <w:r>
              <w:t>compatriots</w:t>
            </w:r>
            <w:commentRangeEnd w:id="1148"/>
            <w:r>
              <w:rPr>
                <w:rStyle w:val="CommentReference"/>
                <w:rFonts w:ascii="Times New Roman" w:eastAsiaTheme="minorHAnsi" w:hAnsi="Times New Roman" w:cstheme="minorBidi"/>
                <w:color w:val="auto"/>
              </w:rPr>
              <w:commentReference w:id="1148"/>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49" w:name="_Ref434489014"/>
      <w:r>
        <w:t>The Doxology of St. Stephen</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0" w:name="_Ref434489170"/>
      <w:r>
        <w:t>The Doxology of St. George</w:t>
      </w:r>
      <w:bookmarkEnd w:id="1150"/>
    </w:p>
    <w:p w14:paraId="066A4290" w14:textId="02F72630"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513E2D">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513E2D">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513E2D">
        <w:rPr>
          <w:noProof/>
        </w:rPr>
        <w:t>824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1" w:name="_Ref434490082"/>
      <w:r>
        <w:t>The Doxology of St. Demiana</w:t>
      </w:r>
      <w:bookmarkEnd w:id="1151"/>
    </w:p>
    <w:p w14:paraId="10DFBB59" w14:textId="26955DA4"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513E2D">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513E2D">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513E2D">
        <w:rPr>
          <w:noProof/>
        </w:rPr>
        <w:t>786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2" w:name="_Ref434489950"/>
      <w:r>
        <w:t>The Doxology of the Martyrs</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lastRenderedPageBreak/>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lastRenderedPageBreak/>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3"/>
            <w:r>
              <w:t>Akrash</w:t>
            </w:r>
            <w:commentRangeEnd w:id="1153"/>
            <w:r>
              <w:rPr>
                <w:rStyle w:val="CommentReference"/>
              </w:rPr>
              <w:commentReference w:id="1153"/>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lastRenderedPageBreak/>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4" w:name="_Ref434490311"/>
      <w:r>
        <w:t>The Doxology of St. Anthony and St. Paul</w:t>
      </w:r>
      <w:bookmarkEnd w:id="1154"/>
    </w:p>
    <w:p w14:paraId="716265E5" w14:textId="3F80B65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513E2D">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513E2D">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513E2D">
        <w:rPr>
          <w:noProof/>
        </w:rPr>
        <w:t>792</w:t>
      </w:r>
      <w:r w:rsidR="00191A26">
        <w:fldChar w:fldCharType="end"/>
      </w:r>
      <w:r>
        <w:t xml:space="preserve">, and </w:t>
      </w:r>
      <w:r w:rsidR="00191A26">
        <w:fldChar w:fldCharType="begin"/>
      </w:r>
      <w:r w:rsidR="00191A26">
        <w:instrText xml:space="preserve"> REF _Ref434490368 \h </w:instrText>
      </w:r>
      <w:r w:rsidR="00191A26">
        <w:fldChar w:fldCharType="separate"/>
      </w:r>
      <w:r w:rsidR="00513E2D">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513E2D">
        <w:rPr>
          <w:noProof/>
        </w:rPr>
        <w:t>794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5"/>
            <w:r w:rsidRPr="004764BD">
              <w:t>give light to</w:t>
            </w:r>
            <w:commentRangeEnd w:id="1155"/>
            <w:r>
              <w:rPr>
                <w:rStyle w:val="CommentReference"/>
                <w:rFonts w:ascii="Times New Roman" w:eastAsiaTheme="minorHAnsi" w:hAnsi="Times New Roman" w:cstheme="minorBidi"/>
                <w:color w:val="auto"/>
              </w:rPr>
              <w:commentReference w:id="1155"/>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lastRenderedPageBreak/>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6" w:name="_Ref434490826"/>
      <w:r>
        <w:t>The Doxology of St. Pishoy and St. Paul of Tammah</w:t>
      </w:r>
      <w:bookmarkEnd w:id="1156"/>
    </w:p>
    <w:p w14:paraId="204E33B1" w14:textId="2A190F46"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513E2D">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513E2D">
        <w:rPr>
          <w:lang w:val="en-US"/>
        </w:rPr>
        <w:t>July 2 / Epip 8: St. Pishoy</w:t>
      </w:r>
      <w:r>
        <w:fldChar w:fldCharType="end"/>
      </w:r>
      <w:r>
        <w:t xml:space="preserve">, page </w:t>
      </w:r>
      <w:r>
        <w:fldChar w:fldCharType="begin"/>
      </w:r>
      <w:r>
        <w:instrText xml:space="preserve"> PAGEREF _Ref434490783 \h </w:instrText>
      </w:r>
      <w:r>
        <w:fldChar w:fldCharType="separate"/>
      </w:r>
      <w:r w:rsidR="00513E2D">
        <w:rPr>
          <w:noProof/>
        </w:rPr>
        <w:t>881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lastRenderedPageBreak/>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7" w:name="_Ref434492161"/>
      <w:r>
        <w:t>The Doxology of St. Athanasius the Apostolic</w:t>
      </w:r>
      <w:bookmarkEnd w:id="1157"/>
      <w:r w:rsidR="00B52F78">
        <w:rPr>
          <w:rStyle w:val="FootnoteReference"/>
        </w:rPr>
        <w:footnoteReference w:id="926"/>
      </w:r>
    </w:p>
    <w:p w14:paraId="1BC7DA79" w14:textId="3F15587A"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513E2D">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513E2D">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513E2D">
        <w:rPr>
          <w:noProof/>
        </w:rPr>
        <w:t>829</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513E2D">
        <w:rPr>
          <w:noProof/>
        </w:rPr>
        <w:t>831</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lastRenderedPageBreak/>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58" w:name="_Ref434492536"/>
      <w:r>
        <w:t xml:space="preserve">The Doxology of </w:t>
      </w:r>
      <w:r w:rsidR="00231798">
        <w:t>the</w:t>
      </w:r>
      <w:r>
        <w:t xml:space="preserve"> Cross Bearers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lastRenderedPageBreak/>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59" w:name="_Ref434492645"/>
      <w:r>
        <w:t>The Doxology for a Hierarch Who is Present</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2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2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69"/>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69"/>
            <w:r>
              <w:rPr>
                <w:rStyle w:val="CommentReference"/>
                <w:rFonts w:ascii="Times New Roman" w:eastAsiaTheme="minorHAnsi" w:hAnsi="Times New Roman" w:cstheme="minorBidi"/>
                <w:color w:val="auto"/>
              </w:rPr>
              <w:commentReference w:id="1169"/>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lastRenderedPageBreak/>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3" w:name="September"/>
      <w:bookmarkStart w:id="1174" w:name="_Toc459399201"/>
      <w:r>
        <w:lastRenderedPageBreak/>
        <w:t>September</w:t>
      </w:r>
      <w:bookmarkEnd w:id="1126"/>
      <w:bookmarkEnd w:id="1127"/>
      <w:bookmarkEnd w:id="112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4"/>
    </w:p>
    <w:sdt>
      <w:sdtPr>
        <w:id w:val="861411790"/>
        <w:docPartObj>
          <w:docPartGallery w:val="Table of Contents"/>
          <w:docPartUnique/>
        </w:docPartObj>
      </w:sdtPr>
      <w:sdtEndPr>
        <w:rPr>
          <w:b/>
          <w:bCs/>
          <w:noProof/>
        </w:rPr>
      </w:sdtEndPr>
      <w:sdtContent>
        <w:p w14:paraId="3DBFFD97" w14:textId="77777777" w:rsidR="00513E2D" w:rsidRDefault="0088779A">
          <w:pPr>
            <w:pStyle w:val="TOC3"/>
            <w:tabs>
              <w:tab w:val="right" w:leader="dot" w:pos="8846"/>
            </w:tabs>
            <w:rPr>
              <w:rFonts w:asciiTheme="minorHAnsi" w:eastAsia="宋体"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513E2D">
              <w:rPr>
                <w:noProof/>
                <w:webHidden/>
              </w:rPr>
              <w:t>589</w:t>
            </w:r>
            <w:r w:rsidR="00513E2D">
              <w:rPr>
                <w:noProof/>
                <w:webHidden/>
              </w:rPr>
              <w:fldChar w:fldCharType="end"/>
            </w:r>
          </w:hyperlink>
        </w:p>
        <w:p w14:paraId="09704F3F"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36" w:history="1">
            <w:r w:rsidRPr="00F22EEC">
              <w:rPr>
                <w:rStyle w:val="Hyperlink"/>
                <w:noProof/>
              </w:rPr>
              <w:t>August 29 (30) / Tho-out 1: Also the Martyrdom of St. Bartholomew the Apostle</w:t>
            </w:r>
            <w:r>
              <w:rPr>
                <w:noProof/>
                <w:webHidden/>
              </w:rPr>
              <w:tab/>
            </w:r>
            <w:r>
              <w:rPr>
                <w:noProof/>
                <w:webHidden/>
              </w:rPr>
              <w:fldChar w:fldCharType="begin"/>
            </w:r>
            <w:r>
              <w:rPr>
                <w:noProof/>
                <w:webHidden/>
              </w:rPr>
              <w:instrText xml:space="preserve"> PAGEREF _Toc459399236 \h </w:instrText>
            </w:r>
            <w:r>
              <w:rPr>
                <w:noProof/>
                <w:webHidden/>
              </w:rPr>
            </w:r>
            <w:r>
              <w:rPr>
                <w:noProof/>
                <w:webHidden/>
              </w:rPr>
              <w:fldChar w:fldCharType="separate"/>
            </w:r>
            <w:r>
              <w:rPr>
                <w:noProof/>
                <w:webHidden/>
              </w:rPr>
              <w:t>603</w:t>
            </w:r>
            <w:r>
              <w:rPr>
                <w:noProof/>
                <w:webHidden/>
              </w:rPr>
              <w:fldChar w:fldCharType="end"/>
            </w:r>
          </w:hyperlink>
        </w:p>
        <w:p w14:paraId="349CC707"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37" w:history="1">
            <w:r w:rsidRPr="00F22EEC">
              <w:rPr>
                <w:rStyle w:val="Hyperlink"/>
                <w:noProof/>
              </w:rPr>
              <w:t>August 30 (31) / Tho-out 2: Martyrdom of St. John the Baptist</w:t>
            </w:r>
            <w:r>
              <w:rPr>
                <w:noProof/>
                <w:webHidden/>
              </w:rPr>
              <w:tab/>
            </w:r>
            <w:r>
              <w:rPr>
                <w:noProof/>
                <w:webHidden/>
              </w:rPr>
              <w:fldChar w:fldCharType="begin"/>
            </w:r>
            <w:r>
              <w:rPr>
                <w:noProof/>
                <w:webHidden/>
              </w:rPr>
              <w:instrText xml:space="preserve"> PAGEREF _Toc459399237 \h </w:instrText>
            </w:r>
            <w:r>
              <w:rPr>
                <w:noProof/>
                <w:webHidden/>
              </w:rPr>
            </w:r>
            <w:r>
              <w:rPr>
                <w:noProof/>
                <w:webHidden/>
              </w:rPr>
              <w:fldChar w:fldCharType="separate"/>
            </w:r>
            <w:r>
              <w:rPr>
                <w:noProof/>
                <w:webHidden/>
              </w:rPr>
              <w:t>603</w:t>
            </w:r>
            <w:r>
              <w:rPr>
                <w:noProof/>
                <w:webHidden/>
              </w:rPr>
              <w:fldChar w:fldCharType="end"/>
            </w:r>
          </w:hyperlink>
        </w:p>
        <w:p w14:paraId="7D8C38A6"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38" w:history="1">
            <w:r w:rsidRPr="00F22EEC">
              <w:rPr>
                <w:rStyle w:val="Hyperlink"/>
                <w:noProof/>
              </w:rPr>
              <w:t>September 1 (2) / Tho-out 4: St. Verena</w:t>
            </w:r>
            <w:r>
              <w:rPr>
                <w:noProof/>
                <w:webHidden/>
              </w:rPr>
              <w:tab/>
            </w:r>
            <w:r>
              <w:rPr>
                <w:noProof/>
                <w:webHidden/>
              </w:rPr>
              <w:fldChar w:fldCharType="begin"/>
            </w:r>
            <w:r>
              <w:rPr>
                <w:noProof/>
                <w:webHidden/>
              </w:rPr>
              <w:instrText xml:space="preserve"> PAGEREF _Toc459399238 \h </w:instrText>
            </w:r>
            <w:r>
              <w:rPr>
                <w:noProof/>
                <w:webHidden/>
              </w:rPr>
            </w:r>
            <w:r>
              <w:rPr>
                <w:noProof/>
                <w:webHidden/>
              </w:rPr>
              <w:fldChar w:fldCharType="separate"/>
            </w:r>
            <w:r>
              <w:rPr>
                <w:noProof/>
                <w:webHidden/>
              </w:rPr>
              <w:t>603</w:t>
            </w:r>
            <w:r>
              <w:rPr>
                <w:noProof/>
                <w:webHidden/>
              </w:rPr>
              <w:fldChar w:fldCharType="end"/>
            </w:r>
          </w:hyperlink>
        </w:p>
        <w:p w14:paraId="076621BC"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39" w:history="1">
            <w:r w:rsidRPr="00F22EEC">
              <w:rPr>
                <w:rStyle w:val="Hyperlink"/>
                <w:noProof/>
              </w:rPr>
              <w:t>September 3 (4) / Tho-out 6: St. Phoebe the Protodeaconess</w:t>
            </w:r>
            <w:r>
              <w:rPr>
                <w:noProof/>
                <w:webHidden/>
              </w:rPr>
              <w:tab/>
            </w:r>
            <w:r>
              <w:rPr>
                <w:noProof/>
                <w:webHidden/>
              </w:rPr>
              <w:fldChar w:fldCharType="begin"/>
            </w:r>
            <w:r>
              <w:rPr>
                <w:noProof/>
                <w:webHidden/>
              </w:rPr>
              <w:instrText xml:space="preserve"> PAGEREF _Toc459399239 \h </w:instrText>
            </w:r>
            <w:r>
              <w:rPr>
                <w:noProof/>
                <w:webHidden/>
              </w:rPr>
            </w:r>
            <w:r>
              <w:rPr>
                <w:noProof/>
                <w:webHidden/>
              </w:rPr>
              <w:fldChar w:fldCharType="separate"/>
            </w:r>
            <w:r>
              <w:rPr>
                <w:noProof/>
                <w:webHidden/>
              </w:rPr>
              <w:t>605</w:t>
            </w:r>
            <w:r>
              <w:rPr>
                <w:noProof/>
                <w:webHidden/>
              </w:rPr>
              <w:fldChar w:fldCharType="end"/>
            </w:r>
          </w:hyperlink>
        </w:p>
        <w:p w14:paraId="7428CC49"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40" w:history="1">
            <w:r w:rsidRPr="00F22EEC">
              <w:rPr>
                <w:rStyle w:val="Hyperlink"/>
                <w:noProof/>
              </w:rPr>
              <w:t>September 4 (5) / Tho-out 7: St. Dioscorus</w:t>
            </w:r>
            <w:r>
              <w:rPr>
                <w:noProof/>
                <w:webHidden/>
              </w:rPr>
              <w:tab/>
            </w:r>
            <w:r>
              <w:rPr>
                <w:noProof/>
                <w:webHidden/>
              </w:rPr>
              <w:fldChar w:fldCharType="begin"/>
            </w:r>
            <w:r>
              <w:rPr>
                <w:noProof/>
                <w:webHidden/>
              </w:rPr>
              <w:instrText xml:space="preserve"> PAGEREF _Toc459399240 \h </w:instrText>
            </w:r>
            <w:r>
              <w:rPr>
                <w:noProof/>
                <w:webHidden/>
              </w:rPr>
            </w:r>
            <w:r>
              <w:rPr>
                <w:noProof/>
                <w:webHidden/>
              </w:rPr>
              <w:fldChar w:fldCharType="separate"/>
            </w:r>
            <w:r>
              <w:rPr>
                <w:noProof/>
                <w:webHidden/>
              </w:rPr>
              <w:t>605</w:t>
            </w:r>
            <w:r>
              <w:rPr>
                <w:noProof/>
                <w:webHidden/>
              </w:rPr>
              <w:fldChar w:fldCharType="end"/>
            </w:r>
          </w:hyperlink>
        </w:p>
        <w:p w14:paraId="5C32060D"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41" w:history="1">
            <w:r w:rsidRPr="00F22EEC">
              <w:rPr>
                <w:rStyle w:val="Hyperlink"/>
                <w:noProof/>
              </w:rPr>
              <w:t>September 4 (5) / Tho-out 7: Also St. Rebecca and her Children</w:t>
            </w:r>
            <w:r>
              <w:rPr>
                <w:noProof/>
                <w:webHidden/>
              </w:rPr>
              <w:tab/>
            </w:r>
            <w:r>
              <w:rPr>
                <w:noProof/>
                <w:webHidden/>
              </w:rPr>
              <w:fldChar w:fldCharType="begin"/>
            </w:r>
            <w:r>
              <w:rPr>
                <w:noProof/>
                <w:webHidden/>
              </w:rPr>
              <w:instrText xml:space="preserve"> PAGEREF _Toc459399241 \h </w:instrText>
            </w:r>
            <w:r>
              <w:rPr>
                <w:noProof/>
                <w:webHidden/>
              </w:rPr>
            </w:r>
            <w:r>
              <w:rPr>
                <w:noProof/>
                <w:webHidden/>
              </w:rPr>
              <w:fldChar w:fldCharType="separate"/>
            </w:r>
            <w:r>
              <w:rPr>
                <w:noProof/>
                <w:webHidden/>
              </w:rPr>
              <w:t>605</w:t>
            </w:r>
            <w:r>
              <w:rPr>
                <w:noProof/>
                <w:webHidden/>
              </w:rPr>
              <w:fldChar w:fldCharType="end"/>
            </w:r>
          </w:hyperlink>
        </w:p>
        <w:p w14:paraId="061F128B"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42" w:history="1">
            <w:r w:rsidRPr="00F22EEC">
              <w:rPr>
                <w:rStyle w:val="Hyperlink"/>
                <w:noProof/>
              </w:rPr>
              <w:t>September 9 (10) / Tho-out 12: Commemoration of Archangel Michael</w:t>
            </w:r>
            <w:r>
              <w:rPr>
                <w:noProof/>
                <w:webHidden/>
              </w:rPr>
              <w:tab/>
            </w:r>
            <w:r>
              <w:rPr>
                <w:noProof/>
                <w:webHidden/>
              </w:rPr>
              <w:fldChar w:fldCharType="begin"/>
            </w:r>
            <w:r>
              <w:rPr>
                <w:noProof/>
                <w:webHidden/>
              </w:rPr>
              <w:instrText xml:space="preserve"> PAGEREF _Toc459399242 \h </w:instrText>
            </w:r>
            <w:r>
              <w:rPr>
                <w:noProof/>
                <w:webHidden/>
              </w:rPr>
            </w:r>
            <w:r>
              <w:rPr>
                <w:noProof/>
                <w:webHidden/>
              </w:rPr>
              <w:fldChar w:fldCharType="separate"/>
            </w:r>
            <w:r>
              <w:rPr>
                <w:noProof/>
                <w:webHidden/>
              </w:rPr>
              <w:t>607</w:t>
            </w:r>
            <w:r>
              <w:rPr>
                <w:noProof/>
                <w:webHidden/>
              </w:rPr>
              <w:fldChar w:fldCharType="end"/>
            </w:r>
          </w:hyperlink>
        </w:p>
        <w:p w14:paraId="71170E99"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43" w:history="1">
            <w:r w:rsidRPr="00F22EEC">
              <w:rPr>
                <w:rStyle w:val="Hyperlink"/>
                <w:noProof/>
              </w:rPr>
              <w:t>September 12 (13) / Tho-out 15: Translocation of the Relics of St. Stephen</w:t>
            </w:r>
            <w:r>
              <w:rPr>
                <w:noProof/>
                <w:webHidden/>
              </w:rPr>
              <w:tab/>
            </w:r>
            <w:r>
              <w:rPr>
                <w:noProof/>
                <w:webHidden/>
              </w:rPr>
              <w:fldChar w:fldCharType="begin"/>
            </w:r>
            <w:r>
              <w:rPr>
                <w:noProof/>
                <w:webHidden/>
              </w:rPr>
              <w:instrText xml:space="preserve"> PAGEREF _Toc459399243 \h </w:instrText>
            </w:r>
            <w:r>
              <w:rPr>
                <w:noProof/>
                <w:webHidden/>
              </w:rPr>
            </w:r>
            <w:r>
              <w:rPr>
                <w:noProof/>
                <w:webHidden/>
              </w:rPr>
              <w:fldChar w:fldCharType="separate"/>
            </w:r>
            <w:r>
              <w:rPr>
                <w:noProof/>
                <w:webHidden/>
              </w:rPr>
              <w:t>608</w:t>
            </w:r>
            <w:r>
              <w:rPr>
                <w:noProof/>
                <w:webHidden/>
              </w:rPr>
              <w:fldChar w:fldCharType="end"/>
            </w:r>
          </w:hyperlink>
        </w:p>
        <w:p w14:paraId="1C97F4F3"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44" w:history="1">
            <w:r w:rsidRPr="00F22EEC">
              <w:rPr>
                <w:rStyle w:val="Hyperlink"/>
                <w:noProof/>
              </w:rPr>
              <w:t>September 14 (15) / Tho-out 17: The Dedication of the Church of the Holy Cross</w:t>
            </w:r>
            <w:r>
              <w:rPr>
                <w:noProof/>
                <w:webHidden/>
              </w:rPr>
              <w:tab/>
            </w:r>
            <w:r>
              <w:rPr>
                <w:noProof/>
                <w:webHidden/>
              </w:rPr>
              <w:fldChar w:fldCharType="begin"/>
            </w:r>
            <w:r>
              <w:rPr>
                <w:noProof/>
                <w:webHidden/>
              </w:rPr>
              <w:instrText xml:space="preserve"> PAGEREF _Toc459399244 \h </w:instrText>
            </w:r>
            <w:r>
              <w:rPr>
                <w:noProof/>
                <w:webHidden/>
              </w:rPr>
            </w:r>
            <w:r>
              <w:rPr>
                <w:noProof/>
                <w:webHidden/>
              </w:rPr>
              <w:fldChar w:fldCharType="separate"/>
            </w:r>
            <w:r>
              <w:rPr>
                <w:noProof/>
                <w:webHidden/>
              </w:rPr>
              <w:t>608</w:t>
            </w:r>
            <w:r>
              <w:rPr>
                <w:noProof/>
                <w:webHidden/>
              </w:rPr>
              <w:fldChar w:fldCharType="end"/>
            </w:r>
          </w:hyperlink>
        </w:p>
        <w:p w14:paraId="0C9CE160"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45" w:history="1">
            <w:r w:rsidRPr="00F22EEC">
              <w:rPr>
                <w:rStyle w:val="Hyperlink"/>
                <w:noProof/>
              </w:rPr>
              <w:t>September 18 (19) / Tho-out 21: Commemoration of the Theotokos</w:t>
            </w:r>
            <w:r>
              <w:rPr>
                <w:noProof/>
                <w:webHidden/>
              </w:rPr>
              <w:tab/>
            </w:r>
            <w:r>
              <w:rPr>
                <w:noProof/>
                <w:webHidden/>
              </w:rPr>
              <w:fldChar w:fldCharType="begin"/>
            </w:r>
            <w:r>
              <w:rPr>
                <w:noProof/>
                <w:webHidden/>
              </w:rPr>
              <w:instrText xml:space="preserve"> PAGEREF _Toc459399245 \h </w:instrText>
            </w:r>
            <w:r>
              <w:rPr>
                <w:noProof/>
                <w:webHidden/>
              </w:rPr>
            </w:r>
            <w:r>
              <w:rPr>
                <w:noProof/>
                <w:webHidden/>
              </w:rPr>
              <w:fldChar w:fldCharType="separate"/>
            </w:r>
            <w:r>
              <w:rPr>
                <w:noProof/>
                <w:webHidden/>
              </w:rPr>
              <w:t>623</w:t>
            </w:r>
            <w:r>
              <w:rPr>
                <w:noProof/>
                <w:webHidden/>
              </w:rPr>
              <w:fldChar w:fldCharType="end"/>
            </w:r>
          </w:hyperlink>
        </w:p>
        <w:p w14:paraId="797EE435"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46" w:history="1">
            <w:r w:rsidRPr="00F22EEC">
              <w:rPr>
                <w:rStyle w:val="Hyperlink"/>
                <w:noProof/>
              </w:rPr>
              <w:t>September 21 (22) / Tho-out 24: Martyrdom of St. Quandratus, One of the Seventy Two</w:t>
            </w:r>
            <w:r>
              <w:rPr>
                <w:noProof/>
                <w:webHidden/>
              </w:rPr>
              <w:tab/>
            </w:r>
            <w:r>
              <w:rPr>
                <w:noProof/>
                <w:webHidden/>
              </w:rPr>
              <w:fldChar w:fldCharType="begin"/>
            </w:r>
            <w:r>
              <w:rPr>
                <w:noProof/>
                <w:webHidden/>
              </w:rPr>
              <w:instrText xml:space="preserve"> PAGEREF _Toc459399246 \h </w:instrText>
            </w:r>
            <w:r>
              <w:rPr>
                <w:noProof/>
                <w:webHidden/>
              </w:rPr>
            </w:r>
            <w:r>
              <w:rPr>
                <w:noProof/>
                <w:webHidden/>
              </w:rPr>
              <w:fldChar w:fldCharType="separate"/>
            </w:r>
            <w:r>
              <w:rPr>
                <w:noProof/>
                <w:webHidden/>
              </w:rPr>
              <w:t>623</w:t>
            </w:r>
            <w:r>
              <w:rPr>
                <w:noProof/>
                <w:webHidden/>
              </w:rPr>
              <w:fldChar w:fldCharType="end"/>
            </w:r>
          </w:hyperlink>
        </w:p>
        <w:p w14:paraId="1405B846"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47" w:history="1">
            <w:r w:rsidRPr="00F22EEC">
              <w:rPr>
                <w:rStyle w:val="Hyperlink"/>
                <w:noProof/>
              </w:rPr>
              <w:t>September 22 (23) / Tho-out 24: St. Maurice and the Theban Legion</w:t>
            </w:r>
            <w:r>
              <w:rPr>
                <w:noProof/>
                <w:webHidden/>
              </w:rPr>
              <w:tab/>
            </w:r>
            <w:r>
              <w:rPr>
                <w:noProof/>
                <w:webHidden/>
              </w:rPr>
              <w:fldChar w:fldCharType="begin"/>
            </w:r>
            <w:r>
              <w:rPr>
                <w:noProof/>
                <w:webHidden/>
              </w:rPr>
              <w:instrText xml:space="preserve"> PAGEREF _Toc459399247 \h </w:instrText>
            </w:r>
            <w:r>
              <w:rPr>
                <w:noProof/>
                <w:webHidden/>
              </w:rPr>
            </w:r>
            <w:r>
              <w:rPr>
                <w:noProof/>
                <w:webHidden/>
              </w:rPr>
              <w:fldChar w:fldCharType="separate"/>
            </w:r>
            <w:r>
              <w:rPr>
                <w:noProof/>
                <w:webHidden/>
              </w:rPr>
              <w:t>623</w:t>
            </w:r>
            <w:r>
              <w:rPr>
                <w:noProof/>
                <w:webHidden/>
              </w:rPr>
              <w:fldChar w:fldCharType="end"/>
            </w:r>
          </w:hyperlink>
        </w:p>
        <w:p w14:paraId="3A7B0203"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48" w:history="1">
            <w:r w:rsidRPr="00F22EEC">
              <w:rPr>
                <w:rStyle w:val="Hyperlink"/>
                <w:noProof/>
              </w:rPr>
              <w:t>September 23 (24) / Tho-out 26: Annunciation of St. John the Baptist to Zacharias</w:t>
            </w:r>
            <w:r>
              <w:rPr>
                <w:noProof/>
                <w:webHidden/>
              </w:rPr>
              <w:tab/>
            </w:r>
            <w:r>
              <w:rPr>
                <w:noProof/>
                <w:webHidden/>
              </w:rPr>
              <w:fldChar w:fldCharType="begin"/>
            </w:r>
            <w:r>
              <w:rPr>
                <w:noProof/>
                <w:webHidden/>
              </w:rPr>
              <w:instrText xml:space="preserve"> PAGEREF _Toc459399248 \h </w:instrText>
            </w:r>
            <w:r>
              <w:rPr>
                <w:noProof/>
                <w:webHidden/>
              </w:rPr>
            </w:r>
            <w:r>
              <w:rPr>
                <w:noProof/>
                <w:webHidden/>
              </w:rPr>
              <w:fldChar w:fldCharType="separate"/>
            </w:r>
            <w:r>
              <w:rPr>
                <w:noProof/>
                <w:webHidden/>
              </w:rPr>
              <w:t>626</w:t>
            </w:r>
            <w:r>
              <w:rPr>
                <w:noProof/>
                <w:webHidden/>
              </w:rPr>
              <w:fldChar w:fldCharType="end"/>
            </w:r>
          </w:hyperlink>
        </w:p>
        <w:p w14:paraId="1C0909DB"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49" w:history="1">
            <w:r w:rsidRPr="00F22EEC">
              <w:rPr>
                <w:rStyle w:val="Hyperlink"/>
                <w:noProof/>
              </w:rPr>
              <w:t>September 26 (27) / Tho-out 29: Commemoration of the Annunciation, Nativity, and Resurrection on the 29</w:t>
            </w:r>
            <w:r w:rsidRPr="00F22EEC">
              <w:rPr>
                <w:rStyle w:val="Hyperlink"/>
                <w:noProof/>
                <w:vertAlign w:val="superscript"/>
              </w:rPr>
              <w:t>th</w:t>
            </w:r>
            <w:r w:rsidRPr="00F22EEC">
              <w:rPr>
                <w:rStyle w:val="Hyperlink"/>
                <w:noProof/>
              </w:rPr>
              <w:t xml:space="preserve"> of Every Coptic Month</w:t>
            </w:r>
            <w:r>
              <w:rPr>
                <w:noProof/>
                <w:webHidden/>
              </w:rPr>
              <w:tab/>
            </w:r>
            <w:r>
              <w:rPr>
                <w:noProof/>
                <w:webHidden/>
              </w:rPr>
              <w:fldChar w:fldCharType="begin"/>
            </w:r>
            <w:r>
              <w:rPr>
                <w:noProof/>
                <w:webHidden/>
              </w:rPr>
              <w:instrText xml:space="preserve"> PAGEREF _Toc459399249 \h </w:instrText>
            </w:r>
            <w:r>
              <w:rPr>
                <w:noProof/>
                <w:webHidden/>
              </w:rPr>
            </w:r>
            <w:r>
              <w:rPr>
                <w:noProof/>
                <w:webHidden/>
              </w:rPr>
              <w:fldChar w:fldCharType="separate"/>
            </w:r>
            <w:r>
              <w:rPr>
                <w:noProof/>
                <w:webHidden/>
              </w:rPr>
              <w:t>626</w:t>
            </w:r>
            <w:r>
              <w:rPr>
                <w:noProof/>
                <w:webHidden/>
              </w:rPr>
              <w:fldChar w:fldCharType="end"/>
            </w:r>
          </w:hyperlink>
        </w:p>
        <w:p w14:paraId="21CBC517"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50" w:history="1">
            <w:r w:rsidRPr="00F22EEC">
              <w:rPr>
                <w:rStyle w:val="Hyperlink"/>
                <w:noProof/>
              </w:rPr>
              <w:t>September 27 (28) / Tho-out 30: Miracle performed by St. Athanasius the Apostolic</w:t>
            </w:r>
            <w:r>
              <w:rPr>
                <w:noProof/>
                <w:webHidden/>
              </w:rPr>
              <w:tab/>
            </w:r>
            <w:r>
              <w:rPr>
                <w:noProof/>
                <w:webHidden/>
              </w:rPr>
              <w:fldChar w:fldCharType="begin"/>
            </w:r>
            <w:r>
              <w:rPr>
                <w:noProof/>
                <w:webHidden/>
              </w:rPr>
              <w:instrText xml:space="preserve"> PAGEREF _Toc459399250 \h </w:instrText>
            </w:r>
            <w:r>
              <w:rPr>
                <w:noProof/>
                <w:webHidden/>
              </w:rPr>
            </w:r>
            <w:r>
              <w:rPr>
                <w:noProof/>
                <w:webHidden/>
              </w:rPr>
              <w:fldChar w:fldCharType="separate"/>
            </w:r>
            <w:r>
              <w:rPr>
                <w:noProof/>
                <w:webHidden/>
              </w:rPr>
              <w:t>635</w:t>
            </w:r>
            <w:r>
              <w:rPr>
                <w:noProof/>
                <w:webHidden/>
              </w:rPr>
              <w:fldChar w:fldCharType="end"/>
            </w:r>
          </w:hyperlink>
        </w:p>
        <w:p w14:paraId="2154D57B"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51" w:history="1">
            <w:r w:rsidRPr="00F22EEC">
              <w:rPr>
                <w:rStyle w:val="Hyperlink"/>
                <w:noProof/>
              </w:rPr>
              <w:t>September 29 (30) / Paopi 2: The Coming of St. Severus to Egypt</w:t>
            </w:r>
            <w:r>
              <w:rPr>
                <w:noProof/>
                <w:webHidden/>
              </w:rPr>
              <w:tab/>
            </w:r>
            <w:r>
              <w:rPr>
                <w:noProof/>
                <w:webHidden/>
              </w:rPr>
              <w:fldChar w:fldCharType="begin"/>
            </w:r>
            <w:r>
              <w:rPr>
                <w:noProof/>
                <w:webHidden/>
              </w:rPr>
              <w:instrText xml:space="preserve"> PAGEREF _Toc459399251 \h </w:instrText>
            </w:r>
            <w:r>
              <w:rPr>
                <w:noProof/>
                <w:webHidden/>
              </w:rPr>
            </w:r>
            <w:r>
              <w:rPr>
                <w:noProof/>
                <w:webHidden/>
              </w:rPr>
              <w:fldChar w:fldCharType="separate"/>
            </w:r>
            <w:r>
              <w:rPr>
                <w:noProof/>
                <w:webHidden/>
              </w:rPr>
              <w:t>635</w:t>
            </w:r>
            <w:r>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5" w:name="_Toc410196198"/>
      <w:bookmarkStart w:id="1176" w:name="_Toc410196440"/>
      <w:bookmarkStart w:id="1177" w:name="_Toc410196942"/>
      <w:r>
        <w:br w:type="page"/>
      </w:r>
    </w:p>
    <w:p w14:paraId="3B77A2B2" w14:textId="6F99453D" w:rsidR="00495F1A" w:rsidRDefault="0092592B" w:rsidP="00495F1A">
      <w:pPr>
        <w:pStyle w:val="Heading3"/>
      </w:pPr>
      <w:bookmarkStart w:id="1178" w:name="_Toc459399235"/>
      <w:r>
        <w:lastRenderedPageBreak/>
        <w:t xml:space="preserve">August 29 (30) / Tho-out 1: </w:t>
      </w:r>
      <w:r w:rsidR="00495F1A">
        <w:t>Ecclesiastical New Year: Nairouz</w:t>
      </w:r>
      <w:bookmarkEnd w:id="1175"/>
      <w:bookmarkEnd w:id="1176"/>
      <w:bookmarkEnd w:id="1177"/>
      <w:bookmarkEnd w:id="1178"/>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79"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80" w:name="_Ref459398951"/>
      <w:r>
        <w:t>The Doxolog</w:t>
      </w:r>
      <w:r w:rsidR="00E21EA3">
        <w:t>y for Ecclesiastical New Year</w:t>
      </w:r>
      <w:bookmarkEnd w:id="1179"/>
      <w:bookmarkEnd w:id="11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1"/>
            <w:r>
              <w:t xml:space="preserve">wiles </w:t>
            </w:r>
            <w:commentRangeEnd w:id="1181"/>
            <w:r>
              <w:rPr>
                <w:rStyle w:val="CommentReference"/>
                <w:rFonts w:ascii="Times New Roman" w:eastAsiaTheme="minorHAnsi" w:hAnsi="Times New Roman" w:cstheme="minorBidi"/>
                <w:color w:val="auto"/>
              </w:rPr>
              <w:commentReference w:id="118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2" w:name="_Ref434473482"/>
      <w:r>
        <w:t>The Psali Adam</w:t>
      </w:r>
      <w:r w:rsidR="00B411C9">
        <w:t xml:space="preserve"> for the Ecclesiastical New Year</w:t>
      </w:r>
      <w:bookmarkEnd w:id="11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3"/>
            <w:r>
              <w:t xml:space="preserve">Ϯⲛⲁⲟⲩⲱϣⲧ </w:t>
            </w:r>
            <w:commentRangeEnd w:id="1183"/>
            <w:r>
              <w:rPr>
                <w:rStyle w:val="CommentReference"/>
                <w:rFonts w:ascii="Times New Roman" w:hAnsi="Times New Roman"/>
              </w:rPr>
              <w:commentReference w:id="118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84"/>
            <w:r>
              <w:t>reign</w:t>
            </w:r>
            <w:commentRangeEnd w:id="1184"/>
            <w:r>
              <w:rPr>
                <w:rStyle w:val="CommentReference"/>
              </w:rPr>
              <w:commentReference w:id="118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5" w:name="_Ref434473530"/>
      <w:r>
        <w:t xml:space="preserve">The Psali </w:t>
      </w:r>
      <w:r w:rsidR="004E71A7">
        <w:t>Batos for the Ecclesiastical New Year</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6"/>
            <w:r>
              <w:t xml:space="preserve">be </w:t>
            </w:r>
            <w:commentRangeEnd w:id="1186"/>
            <w:r>
              <w:rPr>
                <w:rStyle w:val="CommentReference"/>
              </w:rPr>
              <w:commentReference w:id="118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7"/>
            <w:r>
              <w:t xml:space="preserve">Ⲁⲙⲱⲛⲓ </w:t>
            </w:r>
            <w:commentRangeEnd w:id="1187"/>
            <w:r>
              <w:rPr>
                <w:rStyle w:val="CommentReference"/>
                <w:rFonts w:ascii="Times New Roman" w:hAnsi="Times New Roman"/>
              </w:rPr>
              <w:commentReference w:id="118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8"/>
            <w:r>
              <w:t xml:space="preserve">the </w:t>
            </w:r>
            <w:commentRangeEnd w:id="1188"/>
            <w:r>
              <w:rPr>
                <w:rStyle w:val="CommentReference"/>
              </w:rPr>
              <w:commentReference w:id="118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89"/>
            <w:r>
              <w:t xml:space="preserve">entreat </w:t>
            </w:r>
            <w:commentRangeEnd w:id="1189"/>
            <w:r>
              <w:rPr>
                <w:rStyle w:val="CommentReference"/>
              </w:rPr>
              <w:commentReference w:id="118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0" w:name="_Toc459399236"/>
      <w:r>
        <w:t xml:space="preserve">August 29 (30) / Tho-out 1: </w:t>
      </w:r>
      <w:r w:rsidRPr="00646349">
        <w:t xml:space="preserve">Also </w:t>
      </w:r>
      <w:r>
        <w:t>the Martyrdom of St. Bartholomew the Apostle</w:t>
      </w:r>
      <w:bookmarkEnd w:id="1190"/>
    </w:p>
    <w:p w14:paraId="18F26E46" w14:textId="7C0BD0C5" w:rsidR="00191A26" w:rsidRDefault="00191A26" w:rsidP="00191A26">
      <w:pPr>
        <w:pStyle w:val="Rubric"/>
      </w:pPr>
      <w:r>
        <w:t xml:space="preserve">See </w:t>
      </w:r>
      <w:r>
        <w:fldChar w:fldCharType="begin"/>
      </w:r>
      <w:r>
        <w:instrText xml:space="preserve"> REF _Ref434488644 \h </w:instrText>
      </w:r>
      <w:r>
        <w:fldChar w:fldCharType="separate"/>
      </w:r>
      <w:r w:rsidR="00513E2D">
        <w:t>A Doxology for the Apostles</w:t>
      </w:r>
      <w:r>
        <w:fldChar w:fldCharType="end"/>
      </w:r>
      <w:r>
        <w:t xml:space="preserve">, on pages </w:t>
      </w:r>
      <w:r>
        <w:fldChar w:fldCharType="begin"/>
      </w:r>
      <w:r>
        <w:instrText xml:space="preserve"> PAGEREF _Ref434488644 \h </w:instrText>
      </w:r>
      <w:r>
        <w:fldChar w:fldCharType="separate"/>
      </w:r>
      <w:r w:rsidR="00513E2D">
        <w:rPr>
          <w:noProof/>
        </w:rPr>
        <w:t>570</w:t>
      </w:r>
      <w:r>
        <w:fldChar w:fldCharType="end"/>
      </w:r>
      <w:r>
        <w:t xml:space="preserve">, </w:t>
      </w:r>
      <w:r>
        <w:fldChar w:fldCharType="begin"/>
      </w:r>
      <w:r>
        <w:instrText xml:space="preserve"> PAGEREF _Ref434488657 \h </w:instrText>
      </w:r>
      <w:r>
        <w:fldChar w:fldCharType="separate"/>
      </w:r>
      <w:r w:rsidR="00513E2D">
        <w:rPr>
          <w:noProof/>
        </w:rPr>
        <w:t>570</w:t>
      </w:r>
      <w:r>
        <w:fldChar w:fldCharType="end"/>
      </w:r>
      <w:r>
        <w:t xml:space="preserve">, or </w:t>
      </w:r>
      <w:r>
        <w:fldChar w:fldCharType="begin"/>
      </w:r>
      <w:r>
        <w:instrText xml:space="preserve"> PAGEREF _Ref434488992 \h </w:instrText>
      </w:r>
      <w:r>
        <w:fldChar w:fldCharType="separate"/>
      </w:r>
      <w:r w:rsidR="00513E2D">
        <w:rPr>
          <w:noProof/>
        </w:rPr>
        <w:t>572</w:t>
      </w:r>
      <w:r>
        <w:fldChar w:fldCharType="end"/>
      </w:r>
      <w:r>
        <w:t>.</w:t>
      </w:r>
    </w:p>
    <w:p w14:paraId="277D452E" w14:textId="77777777" w:rsidR="0092592B" w:rsidRDefault="0092592B" w:rsidP="0092592B">
      <w:pPr>
        <w:pStyle w:val="Heading3"/>
      </w:pPr>
      <w:bookmarkStart w:id="1191" w:name="_Toc459399237"/>
      <w:r>
        <w:t xml:space="preserve">August 30 (31) / Tho-out 2: </w:t>
      </w:r>
      <w:r w:rsidR="005242D1">
        <w:t xml:space="preserve">Martyrdom of </w:t>
      </w:r>
      <w:r>
        <w:t>St. John the Baptist</w:t>
      </w:r>
      <w:bookmarkEnd w:id="1191"/>
    </w:p>
    <w:p w14:paraId="0BD3AFB5" w14:textId="4EB26B8C"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513E2D">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513E2D">
        <w:rPr>
          <w:noProof/>
        </w:rPr>
        <w:t>568</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13E2D">
        <w:rPr>
          <w:noProof/>
        </w:rPr>
        <w:t>569</w:t>
      </w:r>
      <w:r w:rsidR="00191A26">
        <w:fldChar w:fldCharType="end"/>
      </w:r>
      <w:r>
        <w:t>.</w:t>
      </w:r>
    </w:p>
    <w:p w14:paraId="53087CDB" w14:textId="77777777" w:rsidR="00C46B09" w:rsidRDefault="00C46B09" w:rsidP="0039635A">
      <w:pPr>
        <w:pStyle w:val="Heading3"/>
      </w:pPr>
      <w:bookmarkStart w:id="1192" w:name="_Toc459399238"/>
      <w:r>
        <w:t>September 1 (2) / Tho-out 4: St. Verena</w:t>
      </w:r>
      <w:bookmarkEnd w:id="1192"/>
    </w:p>
    <w:p w14:paraId="593C8957" w14:textId="505B2827" w:rsidR="00DB5470" w:rsidRDefault="00296539" w:rsidP="00DB5470">
      <w:pPr>
        <w:pStyle w:val="Heading4"/>
      </w:pPr>
      <w:bookmarkStart w:id="1193"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194" w:name="_Ref459401476"/>
      <w:r>
        <w:t>The Doxology</w:t>
      </w:r>
      <w:r w:rsidR="00B46E6E">
        <w:t xml:space="preserve"> for St. Verena</w:t>
      </w:r>
      <w:bookmarkEnd w:id="1193"/>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lastRenderedPageBreak/>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195" w:name="_Toc459399239"/>
      <w:r>
        <w:t>September 3 (4) / Tho-out 6: St. Phoebe the Protodeaconess</w:t>
      </w:r>
      <w:r w:rsidR="008C4D26">
        <w:rPr>
          <w:rStyle w:val="FootnoteReference"/>
        </w:rPr>
        <w:footnoteReference w:id="931"/>
      </w:r>
      <w:bookmarkEnd w:id="1195"/>
    </w:p>
    <w:p w14:paraId="47E3028B" w14:textId="77777777" w:rsidR="0039635A" w:rsidRDefault="0039635A" w:rsidP="0039635A">
      <w:pPr>
        <w:pStyle w:val="Heading3"/>
      </w:pPr>
      <w:bookmarkStart w:id="1196" w:name="_Toc459399240"/>
      <w:r>
        <w:t>September 4 (5) / Tho-out 7: St. Dioscorus</w:t>
      </w:r>
      <w:bookmarkEnd w:id="1196"/>
    </w:p>
    <w:p w14:paraId="6AE56346" w14:textId="35D9DF99" w:rsidR="0039635A" w:rsidRDefault="00191A26" w:rsidP="0039635A">
      <w:pPr>
        <w:pStyle w:val="Rubric"/>
      </w:pPr>
      <w:r>
        <w:fldChar w:fldCharType="begin"/>
      </w:r>
      <w:r>
        <w:instrText xml:space="preserve"> REF _Ref434492249 \h </w:instrText>
      </w:r>
      <w:r>
        <w:fldChar w:fldCharType="separate"/>
      </w:r>
      <w:r w:rsidR="00513E2D">
        <w:t>The Doxology for St. Severus</w:t>
      </w:r>
      <w:r>
        <w:fldChar w:fldCharType="end"/>
      </w:r>
      <w:r>
        <w:t xml:space="preserve">, </w:t>
      </w:r>
      <w:r>
        <w:fldChar w:fldCharType="begin"/>
      </w:r>
      <w:r>
        <w:instrText xml:space="preserve"> REF _Ref434561058 \h </w:instrText>
      </w:r>
      <w:r>
        <w:fldChar w:fldCharType="separate"/>
      </w:r>
      <w:r w:rsidR="00513E2D">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513E2D">
        <w:rPr>
          <w:noProof/>
        </w:rPr>
        <w:t>635</w:t>
      </w:r>
      <w:r>
        <w:fldChar w:fldCharType="end"/>
      </w:r>
      <w:r w:rsidR="0039635A">
        <w:t xml:space="preserve"> can be adapted.</w:t>
      </w:r>
    </w:p>
    <w:p w14:paraId="7D1E759A" w14:textId="77777777" w:rsidR="0046481B" w:rsidRDefault="0046481B" w:rsidP="0046481B">
      <w:pPr>
        <w:pStyle w:val="Heading3"/>
      </w:pPr>
      <w:bookmarkStart w:id="1197" w:name="_Toc459399241"/>
      <w:r>
        <w:t>September 4 (5) / Tho-out 7: Also St. Rebecca and her Children</w:t>
      </w:r>
      <w:bookmarkEnd w:id="1197"/>
    </w:p>
    <w:p w14:paraId="51FECB60" w14:textId="7CDB2FBF" w:rsidR="00BD6485" w:rsidRDefault="00BD6485" w:rsidP="00BD6485">
      <w:pPr>
        <w:pStyle w:val="Heading4"/>
      </w:pPr>
      <w:bookmarkStart w:id="1198"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199" w:name="_Ref459401387"/>
      <w:r>
        <w:t>The Doxology</w:t>
      </w:r>
      <w:r w:rsidR="00B46E6E">
        <w:t xml:space="preserve"> for St. Rebecca and her Children</w:t>
      </w:r>
      <w:bookmarkEnd w:id="1198"/>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lastRenderedPageBreak/>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200" w:name="_Toc459399242"/>
      <w:r>
        <w:t>September 9 (10) / Tho-out 12: Commemoration of Archangel Michael</w:t>
      </w:r>
      <w:bookmarkEnd w:id="1200"/>
    </w:p>
    <w:p w14:paraId="6CB78923" w14:textId="77777777" w:rsidR="00513E2D"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513E2D">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E2B5E52" w14:textId="77777777" w:rsidTr="0082304E">
        <w:trPr>
          <w:cantSplit/>
          <w:jc w:val="center"/>
        </w:trPr>
        <w:tc>
          <w:tcPr>
            <w:tcW w:w="288" w:type="dxa"/>
          </w:tcPr>
          <w:p w14:paraId="5814F6A7" w14:textId="77777777" w:rsidR="00513E2D" w:rsidRDefault="00513E2D" w:rsidP="0082304E">
            <w:pPr>
              <w:pStyle w:val="CopticCross"/>
            </w:pPr>
          </w:p>
        </w:tc>
        <w:tc>
          <w:tcPr>
            <w:tcW w:w="3960" w:type="dxa"/>
          </w:tcPr>
          <w:p w14:paraId="37475716" w14:textId="77777777" w:rsidR="00513E2D" w:rsidRDefault="00513E2D" w:rsidP="00C83ECE">
            <w:pPr>
              <w:pStyle w:val="EngHang"/>
            </w:pPr>
            <w:r>
              <w:t>Through the intercessions</w:t>
            </w:r>
          </w:p>
          <w:p w14:paraId="46E4A87B" w14:textId="77777777" w:rsidR="00513E2D" w:rsidRDefault="00513E2D" w:rsidP="00C83ECE">
            <w:pPr>
              <w:pStyle w:val="EngHang"/>
            </w:pPr>
            <w:r>
              <w:t>Of the Four Incorporeal Beasts,</w:t>
            </w:r>
          </w:p>
          <w:p w14:paraId="4D204715" w14:textId="77777777" w:rsidR="00513E2D" w:rsidRDefault="00513E2D" w:rsidP="00C83ECE">
            <w:pPr>
              <w:pStyle w:val="EngHang"/>
            </w:pPr>
            <w:r>
              <w:t>The ministering flames of fire,</w:t>
            </w:r>
          </w:p>
          <w:p w14:paraId="6A53C6A5" w14:textId="77777777" w:rsidR="00513E2D" w:rsidRDefault="00513E2D" w:rsidP="0082304E">
            <w:pPr>
              <w:pStyle w:val="EngHangEnd"/>
            </w:pPr>
            <w:r>
              <w:t>O Lord, grant us the forgiveness of our sins.</w:t>
            </w:r>
          </w:p>
        </w:tc>
        <w:tc>
          <w:tcPr>
            <w:tcW w:w="288" w:type="dxa"/>
          </w:tcPr>
          <w:p w14:paraId="2AF895DD" w14:textId="77777777" w:rsidR="00513E2D" w:rsidRDefault="00513E2D" w:rsidP="0082304E"/>
        </w:tc>
        <w:tc>
          <w:tcPr>
            <w:tcW w:w="288" w:type="dxa"/>
          </w:tcPr>
          <w:p w14:paraId="1D9A04AC" w14:textId="77777777" w:rsidR="00513E2D" w:rsidRDefault="00513E2D" w:rsidP="0082304E">
            <w:pPr>
              <w:pStyle w:val="CopticCross"/>
            </w:pPr>
          </w:p>
        </w:tc>
        <w:tc>
          <w:tcPr>
            <w:tcW w:w="3960" w:type="dxa"/>
          </w:tcPr>
          <w:p w14:paraId="38B1F59B" w14:textId="77777777" w:rsidR="00513E2D" w:rsidRDefault="00513E2D" w:rsidP="00C83ECE">
            <w:pPr>
              <w:pStyle w:val="CopticVersemulti-line"/>
            </w:pPr>
            <w:r>
              <w:t>Ϩⲓⲧⲉⲛ ⲛⲓⲡ̀ⲣⲉⲥⲃⲓⲁ̀</w:t>
            </w:r>
          </w:p>
          <w:p w14:paraId="1E27FADA" w14:textId="77777777" w:rsidR="00513E2D" w:rsidRDefault="00513E2D" w:rsidP="00C83ECE">
            <w:pPr>
              <w:pStyle w:val="CopticVersemulti-line"/>
            </w:pPr>
            <w:r>
              <w:t>ⲛ̀ⲧⲉ ⲡⲓϥ̀ⲧⲟⲩ ⲛ̀ⲍⲱⲟⲛ ⲛ̀ⲁⲥⲱⲙⲁⲧⲟⲥ</w:t>
            </w:r>
          </w:p>
          <w:p w14:paraId="7ECF31DE" w14:textId="77777777" w:rsidR="00513E2D" w:rsidRDefault="00513E2D" w:rsidP="00C83ECE">
            <w:pPr>
              <w:pStyle w:val="CopticVersemulti-line"/>
            </w:pPr>
            <w:r>
              <w:t>ⲛ̀ⲗⲓⲧⲟⲩⲣⲅⲟⲥ ⲛ̀ϣⲁϩ ⲛ̀ⲭ̀ⲣⲟⲙ:</w:t>
            </w:r>
          </w:p>
          <w:p w14:paraId="6DB90616" w14:textId="77777777" w:rsidR="00513E2D" w:rsidRPr="00C35319" w:rsidRDefault="00513E2D" w:rsidP="00C83ECE">
            <w:pPr>
              <w:pStyle w:val="CopticHangingVerse"/>
            </w:pPr>
            <w:r>
              <w:t>Ⲡϭⲟⲓⲥ ⲁⲣⲓϩ̀ⲙⲟⲧ ⲛⲁⲛ ⲙ̀ⲡⲓⲭⲱ ⲉ̀ⲃⲟⲗ ⲛ̀ⲧⲉ ⲛⲉⲛⲛⲟⲃⲓ.</w:t>
            </w:r>
          </w:p>
        </w:tc>
      </w:tr>
    </w:tbl>
    <w:p w14:paraId="10CE5206" w14:textId="77777777" w:rsidR="00513E2D" w:rsidRDefault="00513E2D"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1DFCC34" w14:textId="77777777" w:rsidTr="00C83ECE">
        <w:trPr>
          <w:cantSplit/>
          <w:jc w:val="center"/>
        </w:trPr>
        <w:tc>
          <w:tcPr>
            <w:tcW w:w="288" w:type="dxa"/>
          </w:tcPr>
          <w:p w14:paraId="562D68C0" w14:textId="77777777" w:rsidR="00513E2D" w:rsidRDefault="00513E2D" w:rsidP="00C83ECE">
            <w:pPr>
              <w:pStyle w:val="CopticCross"/>
            </w:pPr>
          </w:p>
        </w:tc>
        <w:tc>
          <w:tcPr>
            <w:tcW w:w="3960" w:type="dxa"/>
          </w:tcPr>
          <w:p w14:paraId="27186CE9" w14:textId="77777777" w:rsidR="00513E2D" w:rsidRDefault="00513E2D" w:rsidP="00C83ECE">
            <w:pPr>
              <w:pStyle w:val="EngHang"/>
            </w:pPr>
            <w:r>
              <w:t>Hail to the four incorporeal living beasts,</w:t>
            </w:r>
          </w:p>
          <w:p w14:paraId="6F16F458" w14:textId="77777777" w:rsidR="00513E2D" w:rsidRDefault="00513E2D" w:rsidP="00C83ECE">
            <w:pPr>
              <w:pStyle w:val="EngHang"/>
            </w:pPr>
            <w:r>
              <w:t>Carrying the throne of God,</w:t>
            </w:r>
          </w:p>
          <w:p w14:paraId="5EA8BBAB" w14:textId="77777777" w:rsidR="00513E2D" w:rsidRDefault="00513E2D" w:rsidP="00C83ECE">
            <w:pPr>
              <w:pStyle w:val="EngHang"/>
            </w:pPr>
            <w:r>
              <w:t>A lion’s face, and a calf’s face,</w:t>
            </w:r>
          </w:p>
          <w:p w14:paraId="0A3477F3" w14:textId="77777777" w:rsidR="00513E2D" w:rsidRDefault="00513E2D" w:rsidP="00C83ECE">
            <w:pPr>
              <w:pStyle w:val="EngHangEnd"/>
            </w:pPr>
            <w:r>
              <w:t>A man’s face, and an eagle’s face.</w:t>
            </w:r>
          </w:p>
        </w:tc>
        <w:tc>
          <w:tcPr>
            <w:tcW w:w="288" w:type="dxa"/>
          </w:tcPr>
          <w:p w14:paraId="19EA5D2D" w14:textId="77777777" w:rsidR="00513E2D" w:rsidRDefault="00513E2D" w:rsidP="00C83ECE"/>
        </w:tc>
        <w:tc>
          <w:tcPr>
            <w:tcW w:w="288" w:type="dxa"/>
          </w:tcPr>
          <w:p w14:paraId="4F054E28" w14:textId="77777777" w:rsidR="00513E2D" w:rsidRDefault="00513E2D" w:rsidP="00C83ECE">
            <w:pPr>
              <w:pStyle w:val="CopticCross"/>
            </w:pPr>
          </w:p>
        </w:tc>
        <w:tc>
          <w:tcPr>
            <w:tcW w:w="3960" w:type="dxa"/>
          </w:tcPr>
          <w:p w14:paraId="199420F6" w14:textId="77777777" w:rsidR="00513E2D" w:rsidRDefault="00513E2D" w:rsidP="00C83ECE">
            <w:pPr>
              <w:pStyle w:val="CopticVersemulti-line"/>
            </w:pPr>
            <w:r>
              <w:t>Ⲭⲉⲣⲉ ⲡⲓϥ̀ⲧⲟⲩ ⲛ̀ⲍⲱⲟⲛ ⲛ̀ⲁ̀ⲥⲱⲙⲁⲧⲟⲥ:</w:t>
            </w:r>
          </w:p>
          <w:p w14:paraId="62C13B55" w14:textId="77777777" w:rsidR="00513E2D" w:rsidRDefault="00513E2D" w:rsidP="00C83ECE">
            <w:pPr>
              <w:pStyle w:val="CopticVersemulti-line"/>
            </w:pPr>
            <w:r>
              <w:t>ⲉⲧϥⲁⲓ ϧⲁ ⲡⲓϩⲁⲣⲙⲁ ⲛ̀ⲧⲉ Ⲫϯ:</w:t>
            </w:r>
          </w:p>
          <w:p w14:paraId="2A0E0E09" w14:textId="77777777" w:rsidR="00513E2D" w:rsidRDefault="00513E2D" w:rsidP="00C83ECE">
            <w:pPr>
              <w:pStyle w:val="CopticVersemulti-line"/>
            </w:pPr>
            <w:r>
              <w:t>ⲟⲩϩⲟ ⲙ̀ⲙⲟⲩⲓ̀ ⲛⲉⲙ ⲟⲩϩⲟ ⲙ̀ⲙⲁⲥⲓ:</w:t>
            </w:r>
          </w:p>
          <w:p w14:paraId="783D4728" w14:textId="77777777" w:rsidR="00513E2D" w:rsidRPr="00C35319" w:rsidRDefault="00513E2D" w:rsidP="00C83ECE">
            <w:pPr>
              <w:pStyle w:val="CopticHangingVerse"/>
            </w:pPr>
            <w:r>
              <w:t>ⲛⲉⲙ ⲟⲩϩⲟ ⲛ̀ⲣⲱⲙⲓ ⲛⲉⲙ ⲟⲩϩⲟ ⲛ̀ⲁ̀ⲏ̀ⲧⲟⲥ.</w:t>
            </w:r>
          </w:p>
        </w:tc>
      </w:tr>
    </w:tbl>
    <w:p w14:paraId="61A9DEB3" w14:textId="77777777" w:rsidR="00513E2D" w:rsidRDefault="00513E2D" w:rsidP="0082304E">
      <w:pPr>
        <w:pStyle w:val="Heading4"/>
      </w:pPr>
      <w:r>
        <w:t>The Gospel Response for the Four Incorporeal Beasts</w:t>
      </w:r>
    </w:p>
    <w:p w14:paraId="4CD163E0" w14:textId="77777777" w:rsidR="00513E2D" w:rsidRPr="00C14556" w:rsidRDefault="00513E2D" w:rsidP="00C14556">
      <w:pPr>
        <w:pStyle w:val="Rubric"/>
      </w:pPr>
      <w:r>
        <w:t>The last verse of the Doxology may be inserted into the Annual Gospel Response.</w:t>
      </w:r>
    </w:p>
    <w:p w14:paraId="3D3E8225" w14:textId="0461810B" w:rsidR="00B637D8" w:rsidRPr="00B637D8" w:rsidRDefault="00513E2D"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650</w:t>
      </w:r>
      <w:r w:rsidR="00191A26">
        <w:fldChar w:fldCharType="end"/>
      </w:r>
      <w:r w:rsidR="00191A26">
        <w:t>.</w:t>
      </w:r>
    </w:p>
    <w:p w14:paraId="221393BE" w14:textId="77777777" w:rsidR="0092592B" w:rsidRDefault="006E370D" w:rsidP="006E370D">
      <w:pPr>
        <w:pStyle w:val="Heading3"/>
      </w:pPr>
      <w:bookmarkStart w:id="1201" w:name="_Toc459399243"/>
      <w:r>
        <w:t xml:space="preserve">September 12 (13) / Tho-out 15: </w:t>
      </w:r>
      <w:r w:rsidR="00191A26">
        <w:t xml:space="preserve">Translocation of the Relics of </w:t>
      </w:r>
      <w:r>
        <w:t>St. Stephen</w:t>
      </w:r>
      <w:bookmarkEnd w:id="1201"/>
    </w:p>
    <w:p w14:paraId="6417B2BE" w14:textId="073C73ED"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513E2D">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513E2D">
        <w:rPr>
          <w:noProof/>
        </w:rPr>
        <w:t>730</w:t>
      </w:r>
      <w:r w:rsidR="00191A26">
        <w:fldChar w:fldCharType="end"/>
      </w:r>
      <w:r>
        <w:t>.</w:t>
      </w:r>
    </w:p>
    <w:p w14:paraId="7C31113D" w14:textId="77777777" w:rsidR="00495F1A" w:rsidRDefault="0092592B" w:rsidP="00495F1A">
      <w:pPr>
        <w:pStyle w:val="Heading3"/>
      </w:pPr>
      <w:bookmarkStart w:id="1202" w:name="_Toc410196199"/>
      <w:bookmarkStart w:id="1203" w:name="_Toc410196441"/>
      <w:bookmarkStart w:id="1204" w:name="_Toc410196943"/>
      <w:bookmarkStart w:id="1205" w:name="_Ref434563524"/>
      <w:bookmarkStart w:id="1206" w:name="_Ref434563530"/>
      <w:bookmarkStart w:id="1207" w:name="_Toc459399244"/>
      <w:r>
        <w:t xml:space="preserve">September 14 (15) / Tho-out 17: </w:t>
      </w:r>
      <w:r w:rsidR="00495F1A">
        <w:t>The Dedication of the Church of the Holy Cross</w:t>
      </w:r>
      <w:bookmarkEnd w:id="1202"/>
      <w:bookmarkEnd w:id="1203"/>
      <w:bookmarkEnd w:id="1204"/>
      <w:bookmarkEnd w:id="1205"/>
      <w:bookmarkEnd w:id="1206"/>
      <w:bookmarkEnd w:id="1207"/>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8"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09" w:name="_Ref459399000"/>
      <w:r>
        <w:lastRenderedPageBreak/>
        <w:t>The Doxology</w:t>
      </w:r>
      <w:r w:rsidR="00E21EA3">
        <w:t xml:space="preserve"> for the Feast of the Cross</w:t>
      </w:r>
      <w:bookmarkEnd w:id="1208"/>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10" w:name="_Ref434474964"/>
      <w:r>
        <w:t>The Psali Ada</w:t>
      </w:r>
      <w:r w:rsidR="006C1B94">
        <w:t>m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11"/>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11"/>
            <w:r>
              <w:rPr>
                <w:rStyle w:val="CommentReference"/>
              </w:rPr>
              <w:commentReference w:id="1211"/>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lastRenderedPageBreak/>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2" w:name="_Ref434474992"/>
      <w:r>
        <w:t>The Psali Bato</w:t>
      </w:r>
      <w:r w:rsidR="006C1B94">
        <w:t>s for the Feast of the Cross</w:t>
      </w:r>
      <w:bookmarkEnd w:id="12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lastRenderedPageBreak/>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lastRenderedPageBreak/>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lastRenderedPageBreak/>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13" w:name="_Toc459399245"/>
      <w:r>
        <w:t>September 18 (19) / Tho-out 21: Commemoration of the Theotokos</w:t>
      </w:r>
      <w:bookmarkEnd w:id="1213"/>
    </w:p>
    <w:p w14:paraId="5E6BB9BD" w14:textId="7D9373D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13E2D">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13E2D">
        <w:rPr>
          <w:noProof/>
        </w:rPr>
        <w:t>902</w:t>
      </w:r>
      <w:r w:rsidR="007E24F9">
        <w:fldChar w:fldCharType="end"/>
      </w:r>
      <w:r w:rsidR="007E24F9">
        <w:t>.</w:t>
      </w:r>
    </w:p>
    <w:p w14:paraId="65C17FB1" w14:textId="77777777" w:rsidR="00160DE3" w:rsidRDefault="00160DE3" w:rsidP="00160DE3">
      <w:pPr>
        <w:pStyle w:val="Heading3"/>
      </w:pPr>
      <w:bookmarkStart w:id="1214" w:name="_Toc459399246"/>
      <w:r>
        <w:t>September 21 (22) / Tho-out 24: Martyrdom of St. Quandratus, One of the Seventy Two</w:t>
      </w:r>
      <w:bookmarkEnd w:id="1214"/>
    </w:p>
    <w:p w14:paraId="4B4CA90E" w14:textId="173739B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513E2D">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513E2D">
        <w:rPr>
          <w:noProof/>
        </w:rPr>
        <w:t>570</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513E2D">
        <w:rPr>
          <w:noProof/>
        </w:rPr>
        <w:t>570</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513E2D">
        <w:rPr>
          <w:noProof/>
        </w:rPr>
        <w:t>572</w:t>
      </w:r>
      <w:r w:rsidR="00191A26">
        <w:fldChar w:fldCharType="end"/>
      </w:r>
      <w:r>
        <w:t>.</w:t>
      </w:r>
    </w:p>
    <w:p w14:paraId="56FE4C4F" w14:textId="77777777" w:rsidR="00D54A29" w:rsidRDefault="00D54A29" w:rsidP="00D54A29">
      <w:pPr>
        <w:pStyle w:val="Heading3"/>
      </w:pPr>
      <w:bookmarkStart w:id="1215" w:name="_Toc459399247"/>
      <w:r>
        <w:t xml:space="preserve">September 22 (23) / </w:t>
      </w:r>
      <w:commentRangeStart w:id="1216"/>
      <w:r>
        <w:t>Tho-out 24</w:t>
      </w:r>
      <w:commentRangeEnd w:id="1216"/>
      <w:r w:rsidR="00C46B09">
        <w:rPr>
          <w:rStyle w:val="CommentReference"/>
          <w:rFonts w:eastAsiaTheme="minorHAnsi" w:cstheme="minorBidi"/>
          <w:b w:val="0"/>
          <w:bCs w:val="0"/>
        </w:rPr>
        <w:commentReference w:id="1216"/>
      </w:r>
      <w:r>
        <w:t>: St. Maurice and the Theban Legion</w:t>
      </w:r>
      <w:bookmarkEnd w:id="1215"/>
    </w:p>
    <w:p w14:paraId="74C264D0" w14:textId="77777777" w:rsidR="00D54A29" w:rsidRDefault="00B46E6E" w:rsidP="00D54A29">
      <w:pPr>
        <w:pStyle w:val="Heading4"/>
      </w:pPr>
      <w:bookmarkStart w:id="1217" w:name="_Ref434489859"/>
      <w:r>
        <w:t>The Doxology for</w:t>
      </w:r>
      <w:r w:rsidR="00D54A29">
        <w:t xml:space="preserve"> St. Maurice and the Theban Legion</w:t>
      </w:r>
      <w:bookmarkEnd w:id="12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lastRenderedPageBreak/>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8" w:name="_Ref434489873"/>
      <w:r>
        <w:t>Another Doxology of St. Maurice</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9" w:name="_Toc459399248"/>
      <w:r>
        <w:lastRenderedPageBreak/>
        <w:t>September 23 (24) / Tho-out 26: Annunciation of St. John the Baptist to Zacharias</w:t>
      </w:r>
      <w:bookmarkEnd w:id="1219"/>
    </w:p>
    <w:p w14:paraId="2D6418E3" w14:textId="643B6421"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513E2D">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513E2D">
        <w:rPr>
          <w:noProof/>
        </w:rPr>
        <w:t>568</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13E2D">
        <w:rPr>
          <w:noProof/>
        </w:rPr>
        <w:t>569</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20" w:name="_Ref435003974"/>
      <w:bookmarkStart w:id="1221"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20"/>
      <w:bookmarkEnd w:id="1221"/>
    </w:p>
    <w:p w14:paraId="0A0A7EC3" w14:textId="08992E6A" w:rsidR="00C0205C" w:rsidRDefault="00C0205C" w:rsidP="00C0205C">
      <w:pPr>
        <w:pStyle w:val="Heading4"/>
      </w:pPr>
      <w:bookmarkStart w:id="1222" w:name="_Ref435003845"/>
      <w:r>
        <w:t>The Psali Adam for the 29</w:t>
      </w:r>
      <w:r w:rsidRPr="00C0205C">
        <w:rPr>
          <w:vertAlign w:val="superscript"/>
        </w:rPr>
        <w:t>th</w:t>
      </w:r>
      <w:r>
        <w:t xml:space="preserve"> of Every </w:t>
      </w:r>
      <w:r w:rsidR="004246C3">
        <w:t xml:space="preserve">Coptic </w:t>
      </w:r>
      <w:r>
        <w:t>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lastRenderedPageBreak/>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3"/>
            <w:r>
              <w:t>At the end of times.</w:t>
            </w:r>
            <w:commentRangeEnd w:id="1223"/>
            <w:r>
              <w:rPr>
                <w:rStyle w:val="CommentReference"/>
                <w:rFonts w:ascii="Times New Roman" w:eastAsiaTheme="minorHAnsi" w:hAnsi="Times New Roman" w:cstheme="minorBidi"/>
                <w:color w:val="auto"/>
              </w:rPr>
              <w:commentReference w:id="1223"/>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lastRenderedPageBreak/>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lastRenderedPageBreak/>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4" w:name="_Ref435003860"/>
      <w:r>
        <w:t>The Psali Batos for the 29</w:t>
      </w:r>
      <w:r w:rsidRPr="00C0205C">
        <w:rPr>
          <w:vertAlign w:val="superscript"/>
        </w:rPr>
        <w:t>th</w:t>
      </w:r>
      <w:r>
        <w:t xml:space="preserve"> of Every Month</w:t>
      </w:r>
      <w:bookmarkEnd w:id="12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5"/>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5"/>
            <w:r>
              <w:rPr>
                <w:rStyle w:val="CommentReference"/>
                <w:rFonts w:ascii="Times New Roman" w:eastAsiaTheme="minorHAnsi" w:hAnsi="Times New Roman" w:cstheme="minorBidi"/>
                <w:color w:val="auto"/>
              </w:rPr>
              <w:commentReference w:id="1225"/>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lastRenderedPageBreak/>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lastRenderedPageBreak/>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6"/>
            <w:r>
              <w:t xml:space="preserve"> Lord God</w:t>
            </w:r>
            <w:commentRangeEnd w:id="1226"/>
            <w:r>
              <w:rPr>
                <w:rStyle w:val="CommentReference"/>
                <w:rFonts w:ascii="Times New Roman" w:eastAsiaTheme="minorHAnsi" w:hAnsi="Times New Roman" w:cstheme="minorBidi"/>
                <w:color w:val="auto"/>
              </w:rPr>
              <w:commentReference w:id="1226"/>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lastRenderedPageBreak/>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7" w:name="_Toc459399250"/>
      <w:r>
        <w:t>September 27 (28) / Tho-out 30: Miracle performed by St. Athanasius the Apostolic</w:t>
      </w:r>
      <w:bookmarkEnd w:id="1227"/>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8" w:name="_Ref434561058"/>
      <w:bookmarkStart w:id="1229" w:name="_Toc459399251"/>
      <w:r>
        <w:t xml:space="preserve">September 29 (30) / Paopi 2: </w:t>
      </w:r>
      <w:r w:rsidR="000274A5">
        <w:t xml:space="preserve">The Coming of </w:t>
      </w:r>
      <w:r>
        <w:t>St. Severus</w:t>
      </w:r>
      <w:r w:rsidR="000274A5">
        <w:t xml:space="preserve"> to Egypt</w:t>
      </w:r>
      <w:bookmarkEnd w:id="1228"/>
      <w:bookmarkEnd w:id="1229"/>
    </w:p>
    <w:p w14:paraId="1B16436A" w14:textId="77777777" w:rsidR="0039635A" w:rsidRDefault="0039635A" w:rsidP="0039635A">
      <w:pPr>
        <w:pStyle w:val="Heading4"/>
      </w:pPr>
      <w:bookmarkStart w:id="1230" w:name="_Ref434492249"/>
      <w:r>
        <w:t>The Doxology</w:t>
      </w:r>
      <w:r w:rsidR="00B82753">
        <w:t xml:space="preserve"> for St. Severus</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31"/>
            <w:r w:rsidRPr="004764BD">
              <w:t xml:space="preserve">confirmed </w:t>
            </w:r>
            <w:commentRangeEnd w:id="1231"/>
            <w:r>
              <w:rPr>
                <w:rStyle w:val="CommentReference"/>
                <w:rFonts w:ascii="Times New Roman" w:eastAsiaTheme="minorHAnsi" w:hAnsi="Times New Roman" w:cstheme="minorBidi"/>
                <w:color w:val="auto"/>
              </w:rPr>
              <w:commentReference w:id="1231"/>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2" w:name="_Toc410196200"/>
      <w:bookmarkStart w:id="1233" w:name="_Toc410196442"/>
      <w:bookmarkStart w:id="1234" w:name="_Toc410196944"/>
      <w:bookmarkStart w:id="1235" w:name="October"/>
      <w:bookmarkEnd w:id="1173"/>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36" w:name="_Toc459399202"/>
      <w:r>
        <w:lastRenderedPageBreak/>
        <w:t>October</w:t>
      </w:r>
      <w:bookmarkEnd w:id="1232"/>
      <w:bookmarkEnd w:id="1233"/>
      <w:bookmarkEnd w:id="1234"/>
      <w:r w:rsidR="006E370D">
        <w:t xml:space="preserve"> or </w:t>
      </w:r>
      <w:r w:rsidR="006E370D">
        <w:rPr>
          <w:rFonts w:ascii="FreeSerifAvvaShenouda" w:hAnsi="FreeSerifAvvaShenouda" w:cs="FreeSerifAvvaShenouda"/>
        </w:rPr>
        <w:t>Ⲡⲁⲱⲡⲉ</w:t>
      </w:r>
      <w:bookmarkEnd w:id="1236"/>
    </w:p>
    <w:bookmarkStart w:id="1237" w:name="_Ref434561633" w:displacedByCustomXml="next"/>
    <w:sdt>
      <w:sdtPr>
        <w:id w:val="960613025"/>
        <w:docPartObj>
          <w:docPartGallery w:val="Table of Contents"/>
          <w:docPartUnique/>
        </w:docPartObj>
      </w:sdtPr>
      <w:sdtEndPr>
        <w:rPr>
          <w:b/>
          <w:bCs/>
          <w:noProof/>
        </w:rPr>
      </w:sdtEndPr>
      <w:sdtContent>
        <w:p w14:paraId="3C6BD3B3" w14:textId="77777777" w:rsidR="00513E2D" w:rsidRDefault="009E261C">
          <w:pPr>
            <w:pStyle w:val="TOC3"/>
            <w:tabs>
              <w:tab w:val="right" w:leader="dot" w:pos="8846"/>
            </w:tabs>
            <w:rPr>
              <w:rFonts w:asciiTheme="minorHAnsi" w:eastAsia="宋体"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513E2D">
              <w:rPr>
                <w:noProof/>
                <w:webHidden/>
              </w:rPr>
              <w:t>638</w:t>
            </w:r>
            <w:r w:rsidR="00513E2D">
              <w:rPr>
                <w:noProof/>
                <w:webHidden/>
              </w:rPr>
              <w:fldChar w:fldCharType="end"/>
            </w:r>
          </w:hyperlink>
        </w:p>
        <w:p w14:paraId="0FA54436"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53" w:history="1">
            <w:r w:rsidRPr="00A60AEF">
              <w:rPr>
                <w:rStyle w:val="Hyperlink"/>
                <w:noProof/>
              </w:rPr>
              <w:t>October 4 (5) / Paopi 7: St. Paul of Tammoh</w:t>
            </w:r>
            <w:r>
              <w:rPr>
                <w:noProof/>
                <w:webHidden/>
              </w:rPr>
              <w:tab/>
            </w:r>
            <w:r>
              <w:rPr>
                <w:noProof/>
                <w:webHidden/>
              </w:rPr>
              <w:fldChar w:fldCharType="begin"/>
            </w:r>
            <w:r>
              <w:rPr>
                <w:noProof/>
                <w:webHidden/>
              </w:rPr>
              <w:instrText xml:space="preserve"> PAGEREF _Toc459399253 \h </w:instrText>
            </w:r>
            <w:r>
              <w:rPr>
                <w:noProof/>
                <w:webHidden/>
              </w:rPr>
            </w:r>
            <w:r>
              <w:rPr>
                <w:noProof/>
                <w:webHidden/>
              </w:rPr>
              <w:fldChar w:fldCharType="separate"/>
            </w:r>
            <w:r>
              <w:rPr>
                <w:noProof/>
                <w:webHidden/>
              </w:rPr>
              <w:t>640</w:t>
            </w:r>
            <w:r>
              <w:rPr>
                <w:noProof/>
                <w:webHidden/>
              </w:rPr>
              <w:fldChar w:fldCharType="end"/>
            </w:r>
          </w:hyperlink>
        </w:p>
        <w:p w14:paraId="52367859"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54" w:history="1">
            <w:r w:rsidRPr="00A60AEF">
              <w:rPr>
                <w:rStyle w:val="Hyperlink"/>
                <w:noProof/>
              </w:rPr>
              <w:t>October 7 (8) / Paopi 10: St. Sergius</w:t>
            </w:r>
            <w:r>
              <w:rPr>
                <w:noProof/>
                <w:webHidden/>
              </w:rPr>
              <w:tab/>
            </w:r>
            <w:r>
              <w:rPr>
                <w:noProof/>
                <w:webHidden/>
              </w:rPr>
              <w:fldChar w:fldCharType="begin"/>
            </w:r>
            <w:r>
              <w:rPr>
                <w:noProof/>
                <w:webHidden/>
              </w:rPr>
              <w:instrText xml:space="preserve"> PAGEREF _Toc459399254 \h </w:instrText>
            </w:r>
            <w:r>
              <w:rPr>
                <w:noProof/>
                <w:webHidden/>
              </w:rPr>
            </w:r>
            <w:r>
              <w:rPr>
                <w:noProof/>
                <w:webHidden/>
              </w:rPr>
              <w:fldChar w:fldCharType="separate"/>
            </w:r>
            <w:r>
              <w:rPr>
                <w:noProof/>
                <w:webHidden/>
              </w:rPr>
              <w:t>640</w:t>
            </w:r>
            <w:r>
              <w:rPr>
                <w:noProof/>
                <w:webHidden/>
              </w:rPr>
              <w:fldChar w:fldCharType="end"/>
            </w:r>
          </w:hyperlink>
        </w:p>
        <w:p w14:paraId="0EB3D909"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55" w:history="1">
            <w:r w:rsidRPr="00A60AEF">
              <w:rPr>
                <w:rStyle w:val="Hyperlink"/>
                <w:noProof/>
              </w:rPr>
              <w:t>October 9 (10) / Paopi 12: Commemoration of Archangel Michael</w:t>
            </w:r>
            <w:r>
              <w:rPr>
                <w:noProof/>
                <w:webHidden/>
              </w:rPr>
              <w:tab/>
            </w:r>
            <w:r>
              <w:rPr>
                <w:noProof/>
                <w:webHidden/>
              </w:rPr>
              <w:fldChar w:fldCharType="begin"/>
            </w:r>
            <w:r>
              <w:rPr>
                <w:noProof/>
                <w:webHidden/>
              </w:rPr>
              <w:instrText xml:space="preserve"> PAGEREF _Toc459399255 \h </w:instrText>
            </w:r>
            <w:r>
              <w:rPr>
                <w:noProof/>
                <w:webHidden/>
              </w:rPr>
            </w:r>
            <w:r>
              <w:rPr>
                <w:noProof/>
                <w:webHidden/>
              </w:rPr>
              <w:fldChar w:fldCharType="separate"/>
            </w:r>
            <w:r>
              <w:rPr>
                <w:noProof/>
                <w:webHidden/>
              </w:rPr>
              <w:t>640</w:t>
            </w:r>
            <w:r>
              <w:rPr>
                <w:noProof/>
                <w:webHidden/>
              </w:rPr>
              <w:fldChar w:fldCharType="end"/>
            </w:r>
          </w:hyperlink>
        </w:p>
        <w:p w14:paraId="2499D48F"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56" w:history="1">
            <w:r w:rsidRPr="00A60AEF">
              <w:rPr>
                <w:rStyle w:val="Hyperlink"/>
                <w:noProof/>
              </w:rPr>
              <w:t>October 17 (18) Paopi 20: St. John the Short</w:t>
            </w:r>
            <w:r>
              <w:rPr>
                <w:noProof/>
                <w:webHidden/>
              </w:rPr>
              <w:tab/>
            </w:r>
            <w:r>
              <w:rPr>
                <w:noProof/>
                <w:webHidden/>
              </w:rPr>
              <w:fldChar w:fldCharType="begin"/>
            </w:r>
            <w:r>
              <w:rPr>
                <w:noProof/>
                <w:webHidden/>
              </w:rPr>
              <w:instrText xml:space="preserve"> PAGEREF _Toc459399256 \h </w:instrText>
            </w:r>
            <w:r>
              <w:rPr>
                <w:noProof/>
                <w:webHidden/>
              </w:rPr>
            </w:r>
            <w:r>
              <w:rPr>
                <w:noProof/>
                <w:webHidden/>
              </w:rPr>
              <w:fldChar w:fldCharType="separate"/>
            </w:r>
            <w:r>
              <w:rPr>
                <w:noProof/>
                <w:webHidden/>
              </w:rPr>
              <w:t>641</w:t>
            </w:r>
            <w:r>
              <w:rPr>
                <w:noProof/>
                <w:webHidden/>
              </w:rPr>
              <w:fldChar w:fldCharType="end"/>
            </w:r>
          </w:hyperlink>
        </w:p>
        <w:p w14:paraId="3C7C44D2"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57" w:history="1">
            <w:r w:rsidRPr="00A60AEF">
              <w:rPr>
                <w:rStyle w:val="Hyperlink"/>
                <w:noProof/>
              </w:rPr>
              <w:t>October 18 (19) / Paopi 21: Commemoration of the Theotokos</w:t>
            </w:r>
            <w:r>
              <w:rPr>
                <w:noProof/>
                <w:webHidden/>
              </w:rPr>
              <w:tab/>
            </w:r>
            <w:r>
              <w:rPr>
                <w:noProof/>
                <w:webHidden/>
              </w:rPr>
              <w:fldChar w:fldCharType="begin"/>
            </w:r>
            <w:r>
              <w:rPr>
                <w:noProof/>
                <w:webHidden/>
              </w:rPr>
              <w:instrText xml:space="preserve"> PAGEREF _Toc459399257 \h </w:instrText>
            </w:r>
            <w:r>
              <w:rPr>
                <w:noProof/>
                <w:webHidden/>
              </w:rPr>
            </w:r>
            <w:r>
              <w:rPr>
                <w:noProof/>
                <w:webHidden/>
              </w:rPr>
              <w:fldChar w:fldCharType="separate"/>
            </w:r>
            <w:r>
              <w:rPr>
                <w:noProof/>
                <w:webHidden/>
              </w:rPr>
              <w:t>642</w:t>
            </w:r>
            <w:r>
              <w:rPr>
                <w:noProof/>
                <w:webHidden/>
              </w:rPr>
              <w:fldChar w:fldCharType="end"/>
            </w:r>
          </w:hyperlink>
        </w:p>
        <w:p w14:paraId="06690216"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58" w:history="1">
            <w:r w:rsidRPr="00A60AEF">
              <w:rPr>
                <w:rStyle w:val="Hyperlink"/>
                <w:noProof/>
              </w:rPr>
              <w:t>October 18 (19) / Paopi 21: Also St. Teji (Reweiss)</w:t>
            </w:r>
            <w:r>
              <w:rPr>
                <w:noProof/>
                <w:webHidden/>
              </w:rPr>
              <w:tab/>
            </w:r>
            <w:r>
              <w:rPr>
                <w:noProof/>
                <w:webHidden/>
              </w:rPr>
              <w:fldChar w:fldCharType="begin"/>
            </w:r>
            <w:r>
              <w:rPr>
                <w:noProof/>
                <w:webHidden/>
              </w:rPr>
              <w:instrText xml:space="preserve"> PAGEREF _Toc459399258 \h </w:instrText>
            </w:r>
            <w:r>
              <w:rPr>
                <w:noProof/>
                <w:webHidden/>
              </w:rPr>
            </w:r>
            <w:r>
              <w:rPr>
                <w:noProof/>
                <w:webHidden/>
              </w:rPr>
              <w:fldChar w:fldCharType="separate"/>
            </w:r>
            <w:r>
              <w:rPr>
                <w:noProof/>
                <w:webHidden/>
              </w:rPr>
              <w:t>643</w:t>
            </w:r>
            <w:r>
              <w:rPr>
                <w:noProof/>
                <w:webHidden/>
              </w:rPr>
              <w:fldChar w:fldCharType="end"/>
            </w:r>
          </w:hyperlink>
        </w:p>
        <w:p w14:paraId="0581B8A6"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59" w:history="1">
            <w:r w:rsidRPr="00A60AEF">
              <w:rPr>
                <w:rStyle w:val="Hyperlink"/>
                <w:noProof/>
              </w:rPr>
              <w:t>October 23 (24) / Paopi 26: St. Apip the Friend of St. Apollo</w:t>
            </w:r>
            <w:r>
              <w:rPr>
                <w:noProof/>
                <w:webHidden/>
              </w:rPr>
              <w:tab/>
            </w:r>
            <w:r>
              <w:rPr>
                <w:noProof/>
                <w:webHidden/>
              </w:rPr>
              <w:fldChar w:fldCharType="begin"/>
            </w:r>
            <w:r>
              <w:rPr>
                <w:noProof/>
                <w:webHidden/>
              </w:rPr>
              <w:instrText xml:space="preserve"> PAGEREF _Toc459399259 \h </w:instrText>
            </w:r>
            <w:r>
              <w:rPr>
                <w:noProof/>
                <w:webHidden/>
              </w:rPr>
            </w:r>
            <w:r>
              <w:rPr>
                <w:noProof/>
                <w:webHidden/>
              </w:rPr>
              <w:fldChar w:fldCharType="separate"/>
            </w:r>
            <w:r>
              <w:rPr>
                <w:noProof/>
                <w:webHidden/>
              </w:rPr>
              <w:t>645</w:t>
            </w:r>
            <w:r>
              <w:rPr>
                <w:noProof/>
                <w:webHidden/>
              </w:rPr>
              <w:fldChar w:fldCharType="end"/>
            </w:r>
          </w:hyperlink>
        </w:p>
        <w:p w14:paraId="5C9563B0"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60" w:history="1">
            <w:r w:rsidRPr="00A60AEF">
              <w:rPr>
                <w:rStyle w:val="Hyperlink"/>
                <w:noProof/>
              </w:rPr>
              <w:t>October 23 (24) / Paopi 26: The Martyrdom of St. Timothy the Apostle</w:t>
            </w:r>
            <w:r>
              <w:rPr>
                <w:noProof/>
                <w:webHidden/>
              </w:rPr>
              <w:tab/>
            </w:r>
            <w:r>
              <w:rPr>
                <w:noProof/>
                <w:webHidden/>
              </w:rPr>
              <w:fldChar w:fldCharType="begin"/>
            </w:r>
            <w:r>
              <w:rPr>
                <w:noProof/>
                <w:webHidden/>
              </w:rPr>
              <w:instrText xml:space="preserve"> PAGEREF _Toc459399260 \h </w:instrText>
            </w:r>
            <w:r>
              <w:rPr>
                <w:noProof/>
                <w:webHidden/>
              </w:rPr>
            </w:r>
            <w:r>
              <w:rPr>
                <w:noProof/>
                <w:webHidden/>
              </w:rPr>
              <w:fldChar w:fldCharType="separate"/>
            </w:r>
            <w:r>
              <w:rPr>
                <w:noProof/>
                <w:webHidden/>
              </w:rPr>
              <w:t>646</w:t>
            </w:r>
            <w:r>
              <w:rPr>
                <w:noProof/>
                <w:webHidden/>
              </w:rPr>
              <w:fldChar w:fldCharType="end"/>
            </w:r>
          </w:hyperlink>
        </w:p>
        <w:p w14:paraId="6A1E374B"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61" w:history="1">
            <w:r w:rsidRPr="00A60AEF">
              <w:rPr>
                <w:rStyle w:val="Hyperlink"/>
                <w:noProof/>
              </w:rPr>
              <w:t>October 24 (25) / Paopi 27: St. Macarius the Bishop of Edkow</w:t>
            </w:r>
            <w:r>
              <w:rPr>
                <w:noProof/>
                <w:webHidden/>
              </w:rPr>
              <w:tab/>
            </w:r>
            <w:r>
              <w:rPr>
                <w:noProof/>
                <w:webHidden/>
              </w:rPr>
              <w:fldChar w:fldCharType="begin"/>
            </w:r>
            <w:r>
              <w:rPr>
                <w:noProof/>
                <w:webHidden/>
              </w:rPr>
              <w:instrText xml:space="preserve"> PAGEREF _Toc459399261 \h </w:instrText>
            </w:r>
            <w:r>
              <w:rPr>
                <w:noProof/>
                <w:webHidden/>
              </w:rPr>
            </w:r>
            <w:r>
              <w:rPr>
                <w:noProof/>
                <w:webHidden/>
              </w:rPr>
              <w:fldChar w:fldCharType="separate"/>
            </w:r>
            <w:r>
              <w:rPr>
                <w:noProof/>
                <w:webHidden/>
              </w:rPr>
              <w:t>646</w:t>
            </w:r>
            <w:r>
              <w:rPr>
                <w:noProof/>
                <w:webHidden/>
              </w:rPr>
              <w:fldChar w:fldCharType="end"/>
            </w:r>
          </w:hyperlink>
        </w:p>
        <w:p w14:paraId="243C28B7"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62" w:history="1">
            <w:r w:rsidRPr="00A60AEF">
              <w:rPr>
                <w:rStyle w:val="Hyperlink"/>
                <w:noProof/>
              </w:rPr>
              <w:t>October 26 (27) / Paopi 29: Commemoration of the Annunciation, Nativity, and Resurrection on the 29</w:t>
            </w:r>
            <w:r w:rsidRPr="00A60AEF">
              <w:rPr>
                <w:rStyle w:val="Hyperlink"/>
                <w:noProof/>
                <w:vertAlign w:val="superscript"/>
              </w:rPr>
              <w:t>th</w:t>
            </w:r>
            <w:r w:rsidRPr="00A60AEF">
              <w:rPr>
                <w:rStyle w:val="Hyperlink"/>
                <w:noProof/>
              </w:rPr>
              <w:t xml:space="preserve"> of Every Month</w:t>
            </w:r>
            <w:r>
              <w:rPr>
                <w:noProof/>
                <w:webHidden/>
              </w:rPr>
              <w:tab/>
            </w:r>
            <w:r>
              <w:rPr>
                <w:noProof/>
                <w:webHidden/>
              </w:rPr>
              <w:fldChar w:fldCharType="begin"/>
            </w:r>
            <w:r>
              <w:rPr>
                <w:noProof/>
                <w:webHidden/>
              </w:rPr>
              <w:instrText xml:space="preserve"> PAGEREF _Toc459399262 \h </w:instrText>
            </w:r>
            <w:r>
              <w:rPr>
                <w:noProof/>
                <w:webHidden/>
              </w:rPr>
            </w:r>
            <w:r>
              <w:rPr>
                <w:noProof/>
                <w:webHidden/>
              </w:rPr>
              <w:fldChar w:fldCharType="separate"/>
            </w:r>
            <w:r>
              <w:rPr>
                <w:noProof/>
                <w:webHidden/>
              </w:rPr>
              <w:t>647</w:t>
            </w:r>
            <w:r>
              <w:rPr>
                <w:noProof/>
                <w:webHidden/>
              </w:rPr>
              <w:fldChar w:fldCharType="end"/>
            </w:r>
          </w:hyperlink>
        </w:p>
        <w:p w14:paraId="32F2C09C"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63" w:history="1">
            <w:r w:rsidRPr="00A60AEF">
              <w:rPr>
                <w:rStyle w:val="Hyperlink"/>
                <w:noProof/>
              </w:rPr>
              <w:t>October 27 (28) / Paopi 30: St. Mark (Consecration and Appearance of Head)</w:t>
            </w:r>
            <w:r>
              <w:rPr>
                <w:noProof/>
                <w:webHidden/>
              </w:rPr>
              <w:tab/>
            </w:r>
            <w:r>
              <w:rPr>
                <w:noProof/>
                <w:webHidden/>
              </w:rPr>
              <w:fldChar w:fldCharType="begin"/>
            </w:r>
            <w:r>
              <w:rPr>
                <w:noProof/>
                <w:webHidden/>
              </w:rPr>
              <w:instrText xml:space="preserve"> PAGEREF _Toc459399263 \h </w:instrText>
            </w:r>
            <w:r>
              <w:rPr>
                <w:noProof/>
                <w:webHidden/>
              </w:rPr>
            </w:r>
            <w:r>
              <w:rPr>
                <w:noProof/>
                <w:webHidden/>
              </w:rPr>
              <w:fldChar w:fldCharType="separate"/>
            </w:r>
            <w:r>
              <w:rPr>
                <w:noProof/>
                <w:webHidden/>
              </w:rPr>
              <w:t>647</w:t>
            </w:r>
            <w:r>
              <w:rPr>
                <w:noProof/>
                <w:webHidden/>
              </w:rPr>
              <w:fldChar w:fldCharType="end"/>
            </w:r>
          </w:hyperlink>
        </w:p>
        <w:p w14:paraId="25D3E921"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64" w:history="1">
            <w:r w:rsidRPr="00A60AEF">
              <w:rPr>
                <w:rStyle w:val="Hyperlink"/>
                <w:noProof/>
              </w:rPr>
              <w:t>October 28 (29) / Athor 1: St. Cleopas and His Companion, Two of the Seventy Two Apostles</w:t>
            </w:r>
            <w:r>
              <w:rPr>
                <w:noProof/>
                <w:webHidden/>
              </w:rPr>
              <w:tab/>
            </w:r>
            <w:r>
              <w:rPr>
                <w:noProof/>
                <w:webHidden/>
              </w:rPr>
              <w:fldChar w:fldCharType="begin"/>
            </w:r>
            <w:r>
              <w:rPr>
                <w:noProof/>
                <w:webHidden/>
              </w:rPr>
              <w:instrText xml:space="preserve"> PAGEREF _Toc459399264 \h </w:instrText>
            </w:r>
            <w:r>
              <w:rPr>
                <w:noProof/>
                <w:webHidden/>
              </w:rPr>
            </w:r>
            <w:r>
              <w:rPr>
                <w:noProof/>
                <w:webHidden/>
              </w:rPr>
              <w:fldChar w:fldCharType="separate"/>
            </w:r>
            <w:r>
              <w:rPr>
                <w:noProof/>
                <w:webHidden/>
              </w:rPr>
              <w:t>647</w:t>
            </w:r>
            <w:r>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8" w:name="_Ref436250096"/>
      <w:bookmarkStart w:id="1239" w:name="_Ref436250168"/>
      <w:bookmarkStart w:id="1240" w:name="_Toc459399252"/>
      <w:r>
        <w:lastRenderedPageBreak/>
        <w:t>October 1 (2) / Paopi 4: St. Bacchus</w:t>
      </w:r>
      <w:bookmarkEnd w:id="1237"/>
      <w:bookmarkEnd w:id="1238"/>
      <w:bookmarkEnd w:id="1239"/>
      <w:bookmarkEnd w:id="1240"/>
    </w:p>
    <w:p w14:paraId="5652177B" w14:textId="579A358D" w:rsidR="003037B8" w:rsidRDefault="003037B8" w:rsidP="003037B8">
      <w:pPr>
        <w:pStyle w:val="Heading4"/>
      </w:pPr>
      <w:bookmarkStart w:id="1241"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42" w:name="_Ref459401216"/>
      <w:r>
        <w:t>The Doxology</w:t>
      </w:r>
      <w:r w:rsidR="00B46E6E">
        <w:t xml:space="preserve"> for Sts. Sergius and Bacchus</w:t>
      </w:r>
      <w:bookmarkEnd w:id="1241"/>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3"/>
            <w:r>
              <w:t>heroes</w:t>
            </w:r>
            <w:commentRangeEnd w:id="1243"/>
            <w:r>
              <w:rPr>
                <w:rStyle w:val="CommentReference"/>
                <w:rFonts w:ascii="Times New Roman" w:eastAsiaTheme="minorHAnsi" w:hAnsi="Times New Roman" w:cstheme="minorBidi"/>
                <w:color w:val="auto"/>
              </w:rPr>
              <w:commentReference w:id="1243"/>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44" w:name="_Toc459399253"/>
      <w:r>
        <w:t>October 4 (5) / Paopi 7: St. Paul of Tammoh</w:t>
      </w:r>
      <w:bookmarkEnd w:id="1244"/>
    </w:p>
    <w:p w14:paraId="307B5F3B" w14:textId="77777777" w:rsidR="0039635A" w:rsidRDefault="0039635A" w:rsidP="0039635A">
      <w:pPr>
        <w:pStyle w:val="Heading4"/>
      </w:pPr>
      <w:r>
        <w:t>The Doxology</w:t>
      </w:r>
    </w:p>
    <w:p w14:paraId="08012657" w14:textId="117D6DA7" w:rsidR="00FB36D8" w:rsidRPr="00FB36D8" w:rsidRDefault="00191A26" w:rsidP="00FB36D8">
      <w:pPr>
        <w:pStyle w:val="Rubric"/>
      </w:pPr>
      <w:r>
        <w:t xml:space="preserve">See </w:t>
      </w:r>
      <w:r>
        <w:fldChar w:fldCharType="begin"/>
      </w:r>
      <w:r>
        <w:instrText xml:space="preserve"> REF _Ref434490826 \h </w:instrText>
      </w:r>
      <w:r>
        <w:fldChar w:fldCharType="separate"/>
      </w:r>
      <w:r w:rsidR="00513E2D">
        <w:t>The Doxology of St. Pishoy and St. Paul of Tammah</w:t>
      </w:r>
      <w:r>
        <w:fldChar w:fldCharType="end"/>
      </w:r>
      <w:r>
        <w:t xml:space="preserve">, page </w:t>
      </w:r>
      <w:r>
        <w:fldChar w:fldCharType="begin"/>
      </w:r>
      <w:r>
        <w:instrText xml:space="preserve"> PAGEREF _Ref434490826 \h </w:instrText>
      </w:r>
      <w:r>
        <w:fldChar w:fldCharType="separate"/>
      </w:r>
      <w:r w:rsidR="00513E2D">
        <w:rPr>
          <w:noProof/>
        </w:rPr>
        <w:t>583</w:t>
      </w:r>
      <w:r>
        <w:fldChar w:fldCharType="end"/>
      </w:r>
      <w:r w:rsidR="00FB36D8">
        <w:t>.</w:t>
      </w:r>
    </w:p>
    <w:p w14:paraId="2F2896A9" w14:textId="77777777" w:rsidR="0081710C" w:rsidRDefault="0081710C" w:rsidP="0081710C">
      <w:pPr>
        <w:pStyle w:val="Heading3"/>
      </w:pPr>
      <w:bookmarkStart w:id="1245" w:name="_Toc459399254"/>
      <w:r>
        <w:t>October 7 (8) / Paopi 10: St. Sergius</w:t>
      </w:r>
      <w:bookmarkEnd w:id="1245"/>
    </w:p>
    <w:p w14:paraId="43289252" w14:textId="0E6F6B4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513E2D">
        <w:t>October 1 (2) / Paopi 4: St. Bacchus</w:t>
      </w:r>
      <w:r w:rsidR="00336170">
        <w:fldChar w:fldCharType="end"/>
      </w:r>
      <w:r>
        <w:t xml:space="preserve">, page </w:t>
      </w:r>
      <w:r>
        <w:fldChar w:fldCharType="begin"/>
      </w:r>
      <w:r>
        <w:instrText xml:space="preserve"> PAGEREF _Ref434561633 \h </w:instrText>
      </w:r>
      <w:r>
        <w:fldChar w:fldCharType="separate"/>
      </w:r>
      <w:r w:rsidR="00513E2D">
        <w:rPr>
          <w:noProof/>
        </w:rPr>
        <w:t>637</w:t>
      </w:r>
      <w:r>
        <w:fldChar w:fldCharType="end"/>
      </w:r>
      <w:r w:rsidR="0081710C">
        <w:t>.</w:t>
      </w:r>
    </w:p>
    <w:p w14:paraId="06822979" w14:textId="77777777" w:rsidR="00B637D8" w:rsidRDefault="00B637D8" w:rsidP="00B637D8">
      <w:pPr>
        <w:pStyle w:val="Heading3"/>
      </w:pPr>
      <w:bookmarkStart w:id="1246" w:name="_Toc459399255"/>
      <w:r>
        <w:t>October 9 (10) / Paopi 12: Commemoration of Archangel Michael</w:t>
      </w:r>
      <w:bookmarkEnd w:id="1246"/>
    </w:p>
    <w:p w14:paraId="08283F5A" w14:textId="77777777" w:rsidR="00513E2D" w:rsidRDefault="00191A26" w:rsidP="0082304E">
      <w:pPr>
        <w:pStyle w:val="Heading4"/>
      </w:pPr>
      <w:r>
        <w:t xml:space="preserve">See </w:t>
      </w:r>
      <w:r>
        <w:fldChar w:fldCharType="begin"/>
      </w:r>
      <w:r>
        <w:instrText xml:space="preserve"> REF _Ref434561114 \h </w:instrText>
      </w:r>
      <w:r>
        <w:fldChar w:fldCharType="separate"/>
      </w:r>
      <w:r w:rsidR="00513E2D">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3DAB7A2" w14:textId="77777777" w:rsidTr="0082304E">
        <w:trPr>
          <w:cantSplit/>
          <w:jc w:val="center"/>
        </w:trPr>
        <w:tc>
          <w:tcPr>
            <w:tcW w:w="288" w:type="dxa"/>
          </w:tcPr>
          <w:p w14:paraId="0B13090F" w14:textId="77777777" w:rsidR="00513E2D" w:rsidRDefault="00513E2D" w:rsidP="0082304E">
            <w:pPr>
              <w:pStyle w:val="CopticCross"/>
            </w:pPr>
          </w:p>
        </w:tc>
        <w:tc>
          <w:tcPr>
            <w:tcW w:w="3960" w:type="dxa"/>
          </w:tcPr>
          <w:p w14:paraId="744F421D" w14:textId="77777777" w:rsidR="00513E2D" w:rsidRDefault="00513E2D" w:rsidP="00C83ECE">
            <w:pPr>
              <w:pStyle w:val="EngHang"/>
            </w:pPr>
            <w:r>
              <w:t>Through the intercessions</w:t>
            </w:r>
          </w:p>
          <w:p w14:paraId="1FA83F2F" w14:textId="77777777" w:rsidR="00513E2D" w:rsidRDefault="00513E2D" w:rsidP="00C83ECE">
            <w:pPr>
              <w:pStyle w:val="EngHang"/>
            </w:pPr>
            <w:r>
              <w:t>Of the Four Incorporeal Beasts,</w:t>
            </w:r>
          </w:p>
          <w:p w14:paraId="148CB03D" w14:textId="77777777" w:rsidR="00513E2D" w:rsidRDefault="00513E2D" w:rsidP="00C83ECE">
            <w:pPr>
              <w:pStyle w:val="EngHang"/>
            </w:pPr>
            <w:r>
              <w:t>The ministering flames of fire,</w:t>
            </w:r>
          </w:p>
          <w:p w14:paraId="7451D68B" w14:textId="77777777" w:rsidR="00513E2D" w:rsidRDefault="00513E2D" w:rsidP="0082304E">
            <w:pPr>
              <w:pStyle w:val="EngHangEnd"/>
            </w:pPr>
            <w:r>
              <w:t>O Lord, grant us the forgiveness of our sins.</w:t>
            </w:r>
          </w:p>
        </w:tc>
        <w:tc>
          <w:tcPr>
            <w:tcW w:w="288" w:type="dxa"/>
          </w:tcPr>
          <w:p w14:paraId="02A09028" w14:textId="77777777" w:rsidR="00513E2D" w:rsidRDefault="00513E2D" w:rsidP="0082304E"/>
        </w:tc>
        <w:tc>
          <w:tcPr>
            <w:tcW w:w="288" w:type="dxa"/>
          </w:tcPr>
          <w:p w14:paraId="64C6F32B" w14:textId="77777777" w:rsidR="00513E2D" w:rsidRDefault="00513E2D" w:rsidP="0082304E">
            <w:pPr>
              <w:pStyle w:val="CopticCross"/>
            </w:pPr>
          </w:p>
        </w:tc>
        <w:tc>
          <w:tcPr>
            <w:tcW w:w="3960" w:type="dxa"/>
          </w:tcPr>
          <w:p w14:paraId="3F6BB202" w14:textId="77777777" w:rsidR="00513E2D" w:rsidRDefault="00513E2D" w:rsidP="00C83ECE">
            <w:pPr>
              <w:pStyle w:val="CopticVersemulti-line"/>
            </w:pPr>
            <w:r>
              <w:t>Ϩⲓⲧⲉⲛ ⲛⲓⲡ̀ⲣⲉⲥⲃⲓⲁ̀</w:t>
            </w:r>
          </w:p>
          <w:p w14:paraId="2198CB19" w14:textId="77777777" w:rsidR="00513E2D" w:rsidRDefault="00513E2D" w:rsidP="00C83ECE">
            <w:pPr>
              <w:pStyle w:val="CopticVersemulti-line"/>
            </w:pPr>
            <w:r>
              <w:t>ⲛ̀ⲧⲉ ⲡⲓϥ̀ⲧⲟⲩ ⲛ̀ⲍⲱⲟⲛ ⲛ̀ⲁⲥⲱⲙⲁⲧⲟⲥ</w:t>
            </w:r>
          </w:p>
          <w:p w14:paraId="7DB445C9" w14:textId="77777777" w:rsidR="00513E2D" w:rsidRDefault="00513E2D" w:rsidP="00C83ECE">
            <w:pPr>
              <w:pStyle w:val="CopticVersemulti-line"/>
            </w:pPr>
            <w:r>
              <w:t>ⲛ̀ⲗⲓⲧⲟⲩⲣⲅⲟⲥ ⲛ̀ϣⲁϩ ⲛ̀ⲭ̀ⲣⲟⲙ:</w:t>
            </w:r>
          </w:p>
          <w:p w14:paraId="07E629B5" w14:textId="77777777" w:rsidR="00513E2D" w:rsidRPr="00C35319" w:rsidRDefault="00513E2D" w:rsidP="00C83ECE">
            <w:pPr>
              <w:pStyle w:val="CopticHangingVerse"/>
            </w:pPr>
            <w:r>
              <w:t>Ⲡϭⲟⲓⲥ ⲁⲣⲓϩ̀ⲙⲟⲧ ⲛⲁⲛ ⲙ̀ⲡⲓⲭⲱ ⲉ̀ⲃⲟⲗ ⲛ̀ⲧⲉ ⲛⲉⲛⲛⲟⲃⲓ.</w:t>
            </w:r>
          </w:p>
        </w:tc>
      </w:tr>
    </w:tbl>
    <w:p w14:paraId="18C38225" w14:textId="77777777" w:rsidR="00513E2D" w:rsidRDefault="00513E2D"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BF7FDA5" w14:textId="77777777" w:rsidTr="00C83ECE">
        <w:trPr>
          <w:cantSplit/>
          <w:jc w:val="center"/>
        </w:trPr>
        <w:tc>
          <w:tcPr>
            <w:tcW w:w="288" w:type="dxa"/>
          </w:tcPr>
          <w:p w14:paraId="1F647313" w14:textId="77777777" w:rsidR="00513E2D" w:rsidRDefault="00513E2D" w:rsidP="00C83ECE">
            <w:pPr>
              <w:pStyle w:val="CopticCross"/>
            </w:pPr>
          </w:p>
        </w:tc>
        <w:tc>
          <w:tcPr>
            <w:tcW w:w="3960" w:type="dxa"/>
          </w:tcPr>
          <w:p w14:paraId="6B9F6B21" w14:textId="77777777" w:rsidR="00513E2D" w:rsidRDefault="00513E2D" w:rsidP="00C83ECE">
            <w:pPr>
              <w:pStyle w:val="EngHang"/>
            </w:pPr>
            <w:r>
              <w:t>Hail to the four incorporeal living beasts,</w:t>
            </w:r>
          </w:p>
          <w:p w14:paraId="5DDDB8EA" w14:textId="77777777" w:rsidR="00513E2D" w:rsidRDefault="00513E2D" w:rsidP="00C83ECE">
            <w:pPr>
              <w:pStyle w:val="EngHang"/>
            </w:pPr>
            <w:r>
              <w:t>Carrying the throne of God,</w:t>
            </w:r>
          </w:p>
          <w:p w14:paraId="1E0BC074" w14:textId="77777777" w:rsidR="00513E2D" w:rsidRDefault="00513E2D" w:rsidP="00C83ECE">
            <w:pPr>
              <w:pStyle w:val="EngHang"/>
            </w:pPr>
            <w:r>
              <w:t>A lion’s face, and a calf’s face,</w:t>
            </w:r>
          </w:p>
          <w:p w14:paraId="43E2D4A4" w14:textId="77777777" w:rsidR="00513E2D" w:rsidRDefault="00513E2D" w:rsidP="00C83ECE">
            <w:pPr>
              <w:pStyle w:val="EngHangEnd"/>
            </w:pPr>
            <w:r>
              <w:t>A man’s face, and an eagle’s face.</w:t>
            </w:r>
          </w:p>
        </w:tc>
        <w:tc>
          <w:tcPr>
            <w:tcW w:w="288" w:type="dxa"/>
          </w:tcPr>
          <w:p w14:paraId="700481C0" w14:textId="77777777" w:rsidR="00513E2D" w:rsidRDefault="00513E2D" w:rsidP="00C83ECE"/>
        </w:tc>
        <w:tc>
          <w:tcPr>
            <w:tcW w:w="288" w:type="dxa"/>
          </w:tcPr>
          <w:p w14:paraId="77F28B59" w14:textId="77777777" w:rsidR="00513E2D" w:rsidRDefault="00513E2D" w:rsidP="00C83ECE">
            <w:pPr>
              <w:pStyle w:val="CopticCross"/>
            </w:pPr>
          </w:p>
        </w:tc>
        <w:tc>
          <w:tcPr>
            <w:tcW w:w="3960" w:type="dxa"/>
          </w:tcPr>
          <w:p w14:paraId="2ED8C50D" w14:textId="77777777" w:rsidR="00513E2D" w:rsidRDefault="00513E2D" w:rsidP="00C83ECE">
            <w:pPr>
              <w:pStyle w:val="CopticVersemulti-line"/>
            </w:pPr>
            <w:r>
              <w:t>Ⲭⲉⲣⲉ ⲡⲓϥ̀ⲧⲟⲩ ⲛ̀ⲍⲱⲟⲛ ⲛ̀ⲁ̀ⲥⲱⲙⲁⲧⲟⲥ:</w:t>
            </w:r>
          </w:p>
          <w:p w14:paraId="4D0C56F8" w14:textId="77777777" w:rsidR="00513E2D" w:rsidRDefault="00513E2D" w:rsidP="00C83ECE">
            <w:pPr>
              <w:pStyle w:val="CopticVersemulti-line"/>
            </w:pPr>
            <w:r>
              <w:t>ⲉⲧϥⲁⲓ ϧⲁ ⲡⲓϩⲁⲣⲙⲁ ⲛ̀ⲧⲉ Ⲫϯ:</w:t>
            </w:r>
          </w:p>
          <w:p w14:paraId="6D713A5D" w14:textId="77777777" w:rsidR="00513E2D" w:rsidRDefault="00513E2D" w:rsidP="00C83ECE">
            <w:pPr>
              <w:pStyle w:val="CopticVersemulti-line"/>
            </w:pPr>
            <w:r>
              <w:t>ⲟⲩϩⲟ ⲙ̀ⲙⲟⲩⲓ̀ ⲛⲉⲙ ⲟⲩϩⲟ ⲙ̀ⲙⲁⲥⲓ:</w:t>
            </w:r>
          </w:p>
          <w:p w14:paraId="2BD8EC8F" w14:textId="77777777" w:rsidR="00513E2D" w:rsidRPr="00C35319" w:rsidRDefault="00513E2D" w:rsidP="00C83ECE">
            <w:pPr>
              <w:pStyle w:val="CopticHangingVerse"/>
            </w:pPr>
            <w:r>
              <w:t>ⲛⲉⲙ ⲟⲩϩⲟ ⲛ̀ⲣⲱⲙⲓ ⲛⲉⲙ ⲟⲩϩⲟ ⲛ̀ⲁ̀ⲏ̀ⲧⲟⲥ.</w:t>
            </w:r>
          </w:p>
        </w:tc>
      </w:tr>
    </w:tbl>
    <w:p w14:paraId="33CA78A9" w14:textId="77777777" w:rsidR="00513E2D" w:rsidRDefault="00513E2D" w:rsidP="0082304E">
      <w:pPr>
        <w:pStyle w:val="Heading4"/>
      </w:pPr>
      <w:r>
        <w:t>The Gospel Response for the Four Incorporeal Beasts</w:t>
      </w:r>
    </w:p>
    <w:p w14:paraId="7983BD70" w14:textId="77777777" w:rsidR="00513E2D" w:rsidRPr="00C14556" w:rsidRDefault="00513E2D" w:rsidP="00C14556">
      <w:pPr>
        <w:pStyle w:val="Rubric"/>
      </w:pPr>
      <w:r>
        <w:t>The last verse of the Doxology may be inserted into the Annual Gospel Response.</w:t>
      </w:r>
    </w:p>
    <w:p w14:paraId="4A7DC24D" w14:textId="6444FE11" w:rsidR="00191A26" w:rsidRPr="00B637D8" w:rsidRDefault="00513E2D"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650</w:t>
      </w:r>
      <w:r w:rsidR="00191A26">
        <w:fldChar w:fldCharType="end"/>
      </w:r>
      <w:r w:rsidR="00191A26">
        <w:t>.</w:t>
      </w:r>
    </w:p>
    <w:p w14:paraId="5593D86A" w14:textId="77777777" w:rsidR="0039635A" w:rsidRDefault="0039635A" w:rsidP="0039635A">
      <w:pPr>
        <w:pStyle w:val="Heading3"/>
      </w:pPr>
      <w:bookmarkStart w:id="1247" w:name="_Ref434564830"/>
      <w:bookmarkStart w:id="1248" w:name="_Toc459399256"/>
      <w:r>
        <w:t>October 17 (18) Paopi 20: St. John the Short</w:t>
      </w:r>
      <w:bookmarkEnd w:id="1247"/>
      <w:bookmarkEnd w:id="1248"/>
    </w:p>
    <w:p w14:paraId="689E6585" w14:textId="146B5B2A" w:rsidR="0056261A" w:rsidRDefault="0056261A" w:rsidP="0056261A">
      <w:pPr>
        <w:pStyle w:val="Heading4"/>
      </w:pPr>
      <w:bookmarkStart w:id="1249"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50" w:name="_Ref459401434"/>
      <w:r>
        <w:t>The Doxology</w:t>
      </w:r>
      <w:r w:rsidR="00B46E6E">
        <w:t xml:space="preserve"> for St. John the Short</w:t>
      </w:r>
      <w:bookmarkEnd w:id="1249"/>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5"/>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6"/>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37"/>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51" w:name="_Toc459399257"/>
      <w:r>
        <w:t>October 18 (19) / Paopi</w:t>
      </w:r>
      <w:r w:rsidR="00FE0AE4">
        <w:t xml:space="preserve"> </w:t>
      </w:r>
      <w:r>
        <w:t>21: Commemoration of the Theotokos</w:t>
      </w:r>
      <w:bookmarkEnd w:id="1251"/>
    </w:p>
    <w:p w14:paraId="60A7D882" w14:textId="6A27D9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13E2D">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13E2D">
        <w:rPr>
          <w:noProof/>
        </w:rPr>
        <w:t>902</w:t>
      </w:r>
      <w:r w:rsidR="007E24F9">
        <w:fldChar w:fldCharType="end"/>
      </w:r>
      <w:r w:rsidR="007E24F9">
        <w:t>.</w:t>
      </w:r>
    </w:p>
    <w:p w14:paraId="2229EA11" w14:textId="1FAF6C37" w:rsidR="00BF2674" w:rsidRDefault="00BF2674" w:rsidP="00BF2674">
      <w:pPr>
        <w:pStyle w:val="Heading3"/>
      </w:pPr>
      <w:bookmarkStart w:id="1252" w:name="_Toc459399258"/>
      <w:r>
        <w:lastRenderedPageBreak/>
        <w:t>October 18 (19) / Paopi</w:t>
      </w:r>
      <w:r w:rsidR="00FE0AE4">
        <w:t xml:space="preserve"> </w:t>
      </w:r>
      <w:r>
        <w:t>21: Also St. Teji (Reweiss)</w:t>
      </w:r>
      <w:bookmarkEnd w:id="1252"/>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53" w:name="_Ref434491337"/>
      <w:r>
        <w:t>The Doxology</w:t>
      </w:r>
      <w:r w:rsidR="00810F04">
        <w:t xml:space="preserve"> for St. Teji (Reweiss)</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4"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55" w:name="_Toc459399259"/>
      <w:r>
        <w:lastRenderedPageBreak/>
        <w:t>October 23 (24) / Paopi</w:t>
      </w:r>
      <w:r w:rsidR="00FE0AE4">
        <w:t xml:space="preserve"> </w:t>
      </w:r>
      <w:r>
        <w:t>26: St. Apip the Friend of St. Apollo</w:t>
      </w:r>
      <w:bookmarkEnd w:id="1254"/>
      <w:bookmarkEnd w:id="1255"/>
    </w:p>
    <w:p w14:paraId="69CDA95A" w14:textId="77777777" w:rsidR="00E30E2D" w:rsidRPr="00137929" w:rsidRDefault="00E30E2D" w:rsidP="00E30E2D">
      <w:pPr>
        <w:pStyle w:val="Heading4"/>
      </w:pPr>
      <w:bookmarkStart w:id="1256" w:name="_Ref434492837"/>
      <w:r>
        <w:t>The Doxology</w:t>
      </w:r>
      <w:r w:rsidR="00B82753">
        <w:t xml:space="preserve"> for Sts. Apollo and Apip</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7" w:name="_Toc459399260"/>
      <w:r>
        <w:t>October 23 (24) / Paopi</w:t>
      </w:r>
      <w:r w:rsidR="00FE0AE4">
        <w:t xml:space="preserve"> </w:t>
      </w:r>
      <w:r>
        <w:t>26: The Martyrdom of St. Timothy the Apostle</w:t>
      </w:r>
      <w:bookmarkEnd w:id="1257"/>
    </w:p>
    <w:p w14:paraId="4D4E33D6" w14:textId="1484A486" w:rsidR="00013EB0" w:rsidRDefault="00191A26" w:rsidP="00191A26">
      <w:pPr>
        <w:pStyle w:val="Rubric"/>
      </w:pPr>
      <w:r>
        <w:t xml:space="preserve">See </w:t>
      </w:r>
      <w:r>
        <w:fldChar w:fldCharType="begin"/>
      </w:r>
      <w:r>
        <w:instrText xml:space="preserve"> REF _Ref434488644 \h </w:instrText>
      </w:r>
      <w:r>
        <w:fldChar w:fldCharType="separate"/>
      </w:r>
      <w:r w:rsidR="00513E2D">
        <w:t>A Doxology for the Apostles</w:t>
      </w:r>
      <w:r>
        <w:fldChar w:fldCharType="end"/>
      </w:r>
      <w:r>
        <w:t xml:space="preserve">, on pages </w:t>
      </w:r>
      <w:r>
        <w:fldChar w:fldCharType="begin"/>
      </w:r>
      <w:r>
        <w:instrText xml:space="preserve"> PAGEREF _Ref434488644 \h </w:instrText>
      </w:r>
      <w:r>
        <w:fldChar w:fldCharType="separate"/>
      </w:r>
      <w:r w:rsidR="00513E2D">
        <w:rPr>
          <w:noProof/>
        </w:rPr>
        <w:t>570</w:t>
      </w:r>
      <w:r>
        <w:fldChar w:fldCharType="end"/>
      </w:r>
      <w:r>
        <w:t xml:space="preserve">, </w:t>
      </w:r>
      <w:r>
        <w:fldChar w:fldCharType="begin"/>
      </w:r>
      <w:r>
        <w:instrText xml:space="preserve"> PAGEREF _Ref434488657 \h </w:instrText>
      </w:r>
      <w:r>
        <w:fldChar w:fldCharType="separate"/>
      </w:r>
      <w:r w:rsidR="00513E2D">
        <w:rPr>
          <w:noProof/>
        </w:rPr>
        <w:t>570</w:t>
      </w:r>
      <w:r>
        <w:fldChar w:fldCharType="end"/>
      </w:r>
      <w:r>
        <w:t xml:space="preserve">, or </w:t>
      </w:r>
      <w:r>
        <w:fldChar w:fldCharType="begin"/>
      </w:r>
      <w:r>
        <w:instrText xml:space="preserve"> PAGEREF _Ref434488992 \h </w:instrText>
      </w:r>
      <w:r>
        <w:fldChar w:fldCharType="separate"/>
      </w:r>
      <w:r w:rsidR="00513E2D">
        <w:rPr>
          <w:noProof/>
        </w:rPr>
        <w:t>572</w:t>
      </w:r>
      <w:r>
        <w:fldChar w:fldCharType="end"/>
      </w:r>
      <w:r>
        <w:t>.</w:t>
      </w:r>
    </w:p>
    <w:p w14:paraId="4C276672" w14:textId="77777777" w:rsidR="00137929" w:rsidRDefault="00137929" w:rsidP="00137929">
      <w:pPr>
        <w:pStyle w:val="Heading3"/>
      </w:pPr>
      <w:bookmarkStart w:id="1258" w:name="_Toc459399261"/>
      <w:r>
        <w:t>October 24 (25) / Paopi</w:t>
      </w:r>
      <w:r w:rsidR="00FE0AE4">
        <w:t xml:space="preserve"> </w:t>
      </w:r>
      <w:r>
        <w:t>27: St. Macarius the Bishop of Edkow</w:t>
      </w:r>
      <w:bookmarkEnd w:id="1258"/>
    </w:p>
    <w:p w14:paraId="1E91FBC2" w14:textId="74F8FE2B" w:rsidR="00137929" w:rsidRPr="00137929" w:rsidRDefault="00137929" w:rsidP="00137929">
      <w:pPr>
        <w:pStyle w:val="Heading4"/>
      </w:pPr>
      <w:bookmarkStart w:id="1259" w:name="_Ref434490474"/>
      <w:r>
        <w:t>The Doxology</w:t>
      </w:r>
      <w:r w:rsidR="00B46E6E">
        <w:t xml:space="preserve"> for St. Macarius the Bishop of Edkow</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60" w:name="_Toc459399262"/>
      <w:r>
        <w:t>October 26 (27) / Paopi 29: Commemoration of the Annunciation, Nativity, and Resurrection on the 29</w:t>
      </w:r>
      <w:r w:rsidRPr="00C0205C">
        <w:rPr>
          <w:vertAlign w:val="superscript"/>
        </w:rPr>
        <w:t>th</w:t>
      </w:r>
      <w:r>
        <w:t xml:space="preserve"> of Every Month</w:t>
      </w:r>
      <w:bookmarkEnd w:id="1260"/>
    </w:p>
    <w:p w14:paraId="7511E0D5" w14:textId="2CF1E83F" w:rsidR="00B52D77" w:rsidRPr="00B52D77" w:rsidRDefault="00B52D77" w:rsidP="00B52D77">
      <w:pPr>
        <w:pStyle w:val="Rubric"/>
      </w:pPr>
      <w:r>
        <w:t xml:space="preserve">See </w:t>
      </w:r>
      <w:r>
        <w:fldChar w:fldCharType="begin"/>
      </w:r>
      <w:r>
        <w:instrText xml:space="preserve"> REF _Ref435003974 \h </w:instrText>
      </w:r>
      <w:r>
        <w:fldChar w:fldCharType="separate"/>
      </w:r>
      <w:r w:rsidR="00513E2D">
        <w:t>September 26 (27) / Tho-out 29: Commemoration of the Annunciation, Nativity, and Resurrection on the 29</w:t>
      </w:r>
      <w:r w:rsidR="00513E2D" w:rsidRPr="00C0205C">
        <w:rPr>
          <w:vertAlign w:val="superscript"/>
        </w:rPr>
        <w:t>th</w:t>
      </w:r>
      <w:r w:rsidR="00513E2D">
        <w:t xml:space="preserve"> of Every Coptic Month</w:t>
      </w:r>
      <w:r>
        <w:fldChar w:fldCharType="end"/>
      </w:r>
      <w:r>
        <w:t xml:space="preserve">, page </w:t>
      </w:r>
      <w:r>
        <w:fldChar w:fldCharType="begin"/>
      </w:r>
      <w:r>
        <w:instrText xml:space="preserve"> PAGEREF _Ref435003974 \h </w:instrText>
      </w:r>
      <w:r>
        <w:fldChar w:fldCharType="separate"/>
      </w:r>
      <w:r w:rsidR="00513E2D">
        <w:rPr>
          <w:noProof/>
        </w:rPr>
        <w:t>626</w:t>
      </w:r>
      <w:r>
        <w:fldChar w:fldCharType="end"/>
      </w:r>
      <w:r>
        <w:t>.</w:t>
      </w:r>
    </w:p>
    <w:p w14:paraId="49EB3135" w14:textId="77777777" w:rsidR="00205EA4" w:rsidRDefault="00205EA4" w:rsidP="00205EA4">
      <w:pPr>
        <w:pStyle w:val="Heading3"/>
      </w:pPr>
      <w:bookmarkStart w:id="1261" w:name="_Toc459399263"/>
      <w:r>
        <w:t>October 27 (28) / Paopi 30: St. Mark</w:t>
      </w:r>
      <w:r w:rsidR="00F20BBD">
        <w:t xml:space="preserve"> (Consecration and Appearance of Head)</w:t>
      </w:r>
      <w:bookmarkEnd w:id="1261"/>
    </w:p>
    <w:p w14:paraId="5ECB9266" w14:textId="51100A3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513E2D">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513E2D">
        <w:rPr>
          <w:noProof/>
        </w:rPr>
        <w:t>825</w:t>
      </w:r>
      <w:r w:rsidR="00191A26">
        <w:fldChar w:fldCharType="end"/>
      </w:r>
      <w:r>
        <w:t>.</w:t>
      </w:r>
    </w:p>
    <w:p w14:paraId="42BC2C38" w14:textId="77777777" w:rsidR="006E370D" w:rsidRPr="007F571C" w:rsidRDefault="007F571C" w:rsidP="007F571C">
      <w:pPr>
        <w:pStyle w:val="Heading3"/>
      </w:pPr>
      <w:bookmarkStart w:id="1262" w:name="_Toc459399264"/>
      <w:r>
        <w:t>October 28 (29) / Athor 1: St. Cleopas and His Companion, Two of the Seventy Two Apostles</w:t>
      </w:r>
      <w:bookmarkEnd w:id="1262"/>
    </w:p>
    <w:p w14:paraId="47F94007" w14:textId="744E6192" w:rsidR="006E370D" w:rsidRPr="006E370D" w:rsidRDefault="00191A26" w:rsidP="00191A26">
      <w:pPr>
        <w:pStyle w:val="Rubric"/>
      </w:pPr>
      <w:r>
        <w:t xml:space="preserve">See </w:t>
      </w:r>
      <w:r>
        <w:fldChar w:fldCharType="begin"/>
      </w:r>
      <w:r>
        <w:instrText xml:space="preserve"> REF _Ref434488644 \h </w:instrText>
      </w:r>
      <w:r>
        <w:fldChar w:fldCharType="separate"/>
      </w:r>
      <w:r w:rsidR="00513E2D">
        <w:t>A Doxology for the Apostles</w:t>
      </w:r>
      <w:r>
        <w:fldChar w:fldCharType="end"/>
      </w:r>
      <w:r>
        <w:t xml:space="preserve">, on pages </w:t>
      </w:r>
      <w:r>
        <w:fldChar w:fldCharType="begin"/>
      </w:r>
      <w:r>
        <w:instrText xml:space="preserve"> PAGEREF _Ref434488644 \h </w:instrText>
      </w:r>
      <w:r>
        <w:fldChar w:fldCharType="separate"/>
      </w:r>
      <w:r w:rsidR="00513E2D">
        <w:rPr>
          <w:noProof/>
        </w:rPr>
        <w:t>570</w:t>
      </w:r>
      <w:r>
        <w:fldChar w:fldCharType="end"/>
      </w:r>
      <w:r>
        <w:t xml:space="preserve">, </w:t>
      </w:r>
      <w:r>
        <w:fldChar w:fldCharType="begin"/>
      </w:r>
      <w:r>
        <w:instrText xml:space="preserve"> PAGEREF _Ref434488657 \h </w:instrText>
      </w:r>
      <w:r>
        <w:fldChar w:fldCharType="separate"/>
      </w:r>
      <w:r w:rsidR="00513E2D">
        <w:rPr>
          <w:noProof/>
        </w:rPr>
        <w:t>570</w:t>
      </w:r>
      <w:r>
        <w:fldChar w:fldCharType="end"/>
      </w:r>
      <w:r>
        <w:t xml:space="preserve">, or </w:t>
      </w:r>
      <w:r>
        <w:fldChar w:fldCharType="begin"/>
      </w:r>
      <w:r>
        <w:instrText xml:space="preserve"> PAGEREF _Ref434488992 \h </w:instrText>
      </w:r>
      <w:r>
        <w:fldChar w:fldCharType="separate"/>
      </w:r>
      <w:r w:rsidR="00513E2D">
        <w:rPr>
          <w:noProof/>
        </w:rPr>
        <w:t>572</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63" w:name="_Toc410196201"/>
      <w:bookmarkStart w:id="1264" w:name="_Toc410196443"/>
      <w:bookmarkStart w:id="1265" w:name="_Toc410196945"/>
      <w:bookmarkStart w:id="1266" w:name="November"/>
      <w:bookmarkStart w:id="1267" w:name="_Toc459399203"/>
      <w:bookmarkEnd w:id="1235"/>
      <w:r>
        <w:lastRenderedPageBreak/>
        <w:t>November</w:t>
      </w:r>
      <w:r w:rsidR="00495F1A">
        <w:t xml:space="preserve"> or </w:t>
      </w:r>
      <w:bookmarkEnd w:id="1263"/>
      <w:bookmarkEnd w:id="1264"/>
      <w:bookmarkEnd w:id="1265"/>
      <w:r w:rsidRPr="00FB5E62">
        <w:rPr>
          <w:rFonts w:ascii="FreeSerifAvvaShenouda" w:eastAsia="Arial Unicode MS" w:hAnsi="FreeSerifAvvaShenouda" w:cs="FreeSerifAvvaShenouda"/>
        </w:rPr>
        <w:t>Ⲁⲑⲟⲣ</w:t>
      </w:r>
      <w:bookmarkEnd w:id="1267"/>
    </w:p>
    <w:sdt>
      <w:sdtPr>
        <w:id w:val="254490828"/>
        <w:docPartObj>
          <w:docPartGallery w:val="Table of Contents"/>
          <w:docPartUnique/>
        </w:docPartObj>
      </w:sdtPr>
      <w:sdtEndPr>
        <w:rPr>
          <w:b/>
          <w:bCs/>
          <w:noProof/>
        </w:rPr>
      </w:sdtEndPr>
      <w:sdtContent>
        <w:p w14:paraId="3C39B3FA" w14:textId="77777777" w:rsidR="00513E2D" w:rsidRDefault="009E261C">
          <w:pPr>
            <w:pStyle w:val="TOC3"/>
            <w:tabs>
              <w:tab w:val="right" w:leader="dot" w:pos="8846"/>
            </w:tabs>
            <w:rPr>
              <w:rFonts w:asciiTheme="minorHAnsi" w:eastAsia="宋体"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513E2D">
              <w:rPr>
                <w:noProof/>
                <w:webHidden/>
              </w:rPr>
              <w:t>648</w:t>
            </w:r>
            <w:r w:rsidR="00513E2D">
              <w:rPr>
                <w:noProof/>
                <w:webHidden/>
              </w:rPr>
              <w:fldChar w:fldCharType="end"/>
            </w:r>
          </w:hyperlink>
        </w:p>
        <w:p w14:paraId="0CBA593C"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66" w:history="1">
            <w:r w:rsidRPr="004F69F7">
              <w:rPr>
                <w:rStyle w:val="Hyperlink"/>
                <w:noProof/>
              </w:rPr>
              <w:t>November 4 (5) / Athor 8: The Four Incorporeal Beasts</w:t>
            </w:r>
            <w:r>
              <w:rPr>
                <w:noProof/>
                <w:webHidden/>
              </w:rPr>
              <w:tab/>
            </w:r>
            <w:r>
              <w:rPr>
                <w:noProof/>
                <w:webHidden/>
              </w:rPr>
              <w:fldChar w:fldCharType="begin"/>
            </w:r>
            <w:r>
              <w:rPr>
                <w:noProof/>
                <w:webHidden/>
              </w:rPr>
              <w:instrText xml:space="preserve"> PAGEREF _Toc459399266 \h </w:instrText>
            </w:r>
            <w:r>
              <w:rPr>
                <w:noProof/>
                <w:webHidden/>
              </w:rPr>
            </w:r>
            <w:r>
              <w:rPr>
                <w:noProof/>
                <w:webHidden/>
              </w:rPr>
              <w:fldChar w:fldCharType="separate"/>
            </w:r>
            <w:r>
              <w:rPr>
                <w:noProof/>
                <w:webHidden/>
              </w:rPr>
              <w:t>648</w:t>
            </w:r>
            <w:r>
              <w:rPr>
                <w:noProof/>
                <w:webHidden/>
              </w:rPr>
              <w:fldChar w:fldCharType="end"/>
            </w:r>
          </w:hyperlink>
        </w:p>
        <w:p w14:paraId="63FE1D59"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67" w:history="1">
            <w:r w:rsidRPr="004F69F7">
              <w:rPr>
                <w:rStyle w:val="Hyperlink"/>
                <w:noProof/>
              </w:rPr>
              <w:t>November 8 (9) / Athor 12: Archangel Michael</w:t>
            </w:r>
            <w:r>
              <w:rPr>
                <w:noProof/>
                <w:webHidden/>
              </w:rPr>
              <w:tab/>
            </w:r>
            <w:r>
              <w:rPr>
                <w:noProof/>
                <w:webHidden/>
              </w:rPr>
              <w:fldChar w:fldCharType="begin"/>
            </w:r>
            <w:r>
              <w:rPr>
                <w:noProof/>
                <w:webHidden/>
              </w:rPr>
              <w:instrText xml:space="preserve"> PAGEREF _Toc459399267 \h </w:instrText>
            </w:r>
            <w:r>
              <w:rPr>
                <w:noProof/>
                <w:webHidden/>
              </w:rPr>
            </w:r>
            <w:r>
              <w:rPr>
                <w:noProof/>
                <w:webHidden/>
              </w:rPr>
              <w:fldChar w:fldCharType="separate"/>
            </w:r>
            <w:r>
              <w:rPr>
                <w:noProof/>
                <w:webHidden/>
              </w:rPr>
              <w:t>650</w:t>
            </w:r>
            <w:r>
              <w:rPr>
                <w:noProof/>
                <w:webHidden/>
              </w:rPr>
              <w:fldChar w:fldCharType="end"/>
            </w:r>
          </w:hyperlink>
        </w:p>
        <w:p w14:paraId="26B8D545"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68" w:history="1">
            <w:r w:rsidRPr="004F69F7">
              <w:rPr>
                <w:rStyle w:val="Hyperlink"/>
                <w:noProof/>
              </w:rPr>
              <w:t>November 10 (11) / Athor 14: St. Martin of Tours</w:t>
            </w:r>
            <w:r>
              <w:rPr>
                <w:noProof/>
                <w:webHidden/>
              </w:rPr>
              <w:tab/>
            </w:r>
            <w:r>
              <w:rPr>
                <w:noProof/>
                <w:webHidden/>
              </w:rPr>
              <w:fldChar w:fldCharType="begin"/>
            </w:r>
            <w:r>
              <w:rPr>
                <w:noProof/>
                <w:webHidden/>
              </w:rPr>
              <w:instrText xml:space="preserve"> PAGEREF _Toc459399268 \h </w:instrText>
            </w:r>
            <w:r>
              <w:rPr>
                <w:noProof/>
                <w:webHidden/>
              </w:rPr>
            </w:r>
            <w:r>
              <w:rPr>
                <w:noProof/>
                <w:webHidden/>
              </w:rPr>
              <w:fldChar w:fldCharType="separate"/>
            </w:r>
            <w:r>
              <w:rPr>
                <w:noProof/>
                <w:webHidden/>
              </w:rPr>
              <w:t>654</w:t>
            </w:r>
            <w:r>
              <w:rPr>
                <w:noProof/>
                <w:webHidden/>
              </w:rPr>
              <w:fldChar w:fldCharType="end"/>
            </w:r>
          </w:hyperlink>
        </w:p>
        <w:p w14:paraId="1BDA8E29"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69" w:history="1">
            <w:r w:rsidRPr="004F69F7">
              <w:rPr>
                <w:rStyle w:val="Hyperlink"/>
                <w:noProof/>
              </w:rPr>
              <w:t>November 11 (12) / Athor 15: St. Mena the Martyr</w:t>
            </w:r>
            <w:r>
              <w:rPr>
                <w:noProof/>
                <w:webHidden/>
              </w:rPr>
              <w:tab/>
            </w:r>
            <w:r>
              <w:rPr>
                <w:noProof/>
                <w:webHidden/>
              </w:rPr>
              <w:fldChar w:fldCharType="begin"/>
            </w:r>
            <w:r>
              <w:rPr>
                <w:noProof/>
                <w:webHidden/>
              </w:rPr>
              <w:instrText xml:space="preserve"> PAGEREF _Toc459399269 \h </w:instrText>
            </w:r>
            <w:r>
              <w:rPr>
                <w:noProof/>
                <w:webHidden/>
              </w:rPr>
            </w:r>
            <w:r>
              <w:rPr>
                <w:noProof/>
                <w:webHidden/>
              </w:rPr>
              <w:fldChar w:fldCharType="separate"/>
            </w:r>
            <w:r>
              <w:rPr>
                <w:noProof/>
                <w:webHidden/>
              </w:rPr>
              <w:t>656</w:t>
            </w:r>
            <w:r>
              <w:rPr>
                <w:noProof/>
                <w:webHidden/>
              </w:rPr>
              <w:fldChar w:fldCharType="end"/>
            </w:r>
          </w:hyperlink>
        </w:p>
        <w:p w14:paraId="2A8C896C"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70" w:history="1">
            <w:r w:rsidRPr="004F69F7">
              <w:rPr>
                <w:rStyle w:val="Hyperlink"/>
                <w:noProof/>
              </w:rPr>
              <w:t>November 14 (15) / Athor 18: St. Philip the Apostle</w:t>
            </w:r>
            <w:r>
              <w:rPr>
                <w:noProof/>
                <w:webHidden/>
              </w:rPr>
              <w:tab/>
            </w:r>
            <w:r>
              <w:rPr>
                <w:noProof/>
                <w:webHidden/>
              </w:rPr>
              <w:fldChar w:fldCharType="begin"/>
            </w:r>
            <w:r>
              <w:rPr>
                <w:noProof/>
                <w:webHidden/>
              </w:rPr>
              <w:instrText xml:space="preserve"> PAGEREF _Toc459399270 \h </w:instrText>
            </w:r>
            <w:r>
              <w:rPr>
                <w:noProof/>
                <w:webHidden/>
              </w:rPr>
            </w:r>
            <w:r>
              <w:rPr>
                <w:noProof/>
                <w:webHidden/>
              </w:rPr>
              <w:fldChar w:fldCharType="separate"/>
            </w:r>
            <w:r>
              <w:rPr>
                <w:noProof/>
                <w:webHidden/>
              </w:rPr>
              <w:t>658</w:t>
            </w:r>
            <w:r>
              <w:rPr>
                <w:noProof/>
                <w:webHidden/>
              </w:rPr>
              <w:fldChar w:fldCharType="end"/>
            </w:r>
          </w:hyperlink>
        </w:p>
        <w:p w14:paraId="6C80B57F"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71" w:history="1">
            <w:r w:rsidRPr="004F69F7">
              <w:rPr>
                <w:rStyle w:val="Hyperlink"/>
                <w:noProof/>
              </w:rPr>
              <w:t>November 15 (16) / Athor 19: The Preaching of St. Bartholomew</w:t>
            </w:r>
            <w:r>
              <w:rPr>
                <w:noProof/>
                <w:webHidden/>
              </w:rPr>
              <w:tab/>
            </w:r>
            <w:r>
              <w:rPr>
                <w:noProof/>
                <w:webHidden/>
              </w:rPr>
              <w:fldChar w:fldCharType="begin"/>
            </w:r>
            <w:r>
              <w:rPr>
                <w:noProof/>
                <w:webHidden/>
              </w:rPr>
              <w:instrText xml:space="preserve"> PAGEREF _Toc459399271 \h </w:instrText>
            </w:r>
            <w:r>
              <w:rPr>
                <w:noProof/>
                <w:webHidden/>
              </w:rPr>
            </w:r>
            <w:r>
              <w:rPr>
                <w:noProof/>
                <w:webHidden/>
              </w:rPr>
              <w:fldChar w:fldCharType="separate"/>
            </w:r>
            <w:r>
              <w:rPr>
                <w:noProof/>
                <w:webHidden/>
              </w:rPr>
              <w:t>658</w:t>
            </w:r>
            <w:r>
              <w:rPr>
                <w:noProof/>
                <w:webHidden/>
              </w:rPr>
              <w:fldChar w:fldCharType="end"/>
            </w:r>
          </w:hyperlink>
        </w:p>
        <w:p w14:paraId="20BFAAFF"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72" w:history="1">
            <w:r w:rsidRPr="004F69F7">
              <w:rPr>
                <w:rStyle w:val="Hyperlink"/>
                <w:noProof/>
              </w:rPr>
              <w:t>November 15 (16) / Athor 19: Also the Consecration of the Church of Sts. Sergius and Bacchus.</w:t>
            </w:r>
            <w:r>
              <w:rPr>
                <w:noProof/>
                <w:webHidden/>
              </w:rPr>
              <w:tab/>
            </w:r>
            <w:r>
              <w:rPr>
                <w:noProof/>
                <w:webHidden/>
              </w:rPr>
              <w:fldChar w:fldCharType="begin"/>
            </w:r>
            <w:r>
              <w:rPr>
                <w:noProof/>
                <w:webHidden/>
              </w:rPr>
              <w:instrText xml:space="preserve"> PAGEREF _Toc459399272 \h </w:instrText>
            </w:r>
            <w:r>
              <w:rPr>
                <w:noProof/>
                <w:webHidden/>
              </w:rPr>
            </w:r>
            <w:r>
              <w:rPr>
                <w:noProof/>
                <w:webHidden/>
              </w:rPr>
              <w:fldChar w:fldCharType="separate"/>
            </w:r>
            <w:r>
              <w:rPr>
                <w:noProof/>
                <w:webHidden/>
              </w:rPr>
              <w:t>658</w:t>
            </w:r>
            <w:r>
              <w:rPr>
                <w:noProof/>
                <w:webHidden/>
              </w:rPr>
              <w:fldChar w:fldCharType="end"/>
            </w:r>
          </w:hyperlink>
        </w:p>
        <w:p w14:paraId="740FB4CD"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73" w:history="1">
            <w:r w:rsidRPr="004F69F7">
              <w:rPr>
                <w:rStyle w:val="Hyperlink"/>
                <w:noProof/>
              </w:rPr>
              <w:t>November 16 (17) / Athor 20: Consecration of Sts. Theodore and Theodore</w:t>
            </w:r>
            <w:r>
              <w:rPr>
                <w:noProof/>
                <w:webHidden/>
              </w:rPr>
              <w:tab/>
            </w:r>
            <w:r>
              <w:rPr>
                <w:noProof/>
                <w:webHidden/>
              </w:rPr>
              <w:fldChar w:fldCharType="begin"/>
            </w:r>
            <w:r>
              <w:rPr>
                <w:noProof/>
                <w:webHidden/>
              </w:rPr>
              <w:instrText xml:space="preserve"> PAGEREF _Toc459399273 \h </w:instrText>
            </w:r>
            <w:r>
              <w:rPr>
                <w:noProof/>
                <w:webHidden/>
              </w:rPr>
            </w:r>
            <w:r>
              <w:rPr>
                <w:noProof/>
                <w:webHidden/>
              </w:rPr>
              <w:fldChar w:fldCharType="separate"/>
            </w:r>
            <w:r>
              <w:rPr>
                <w:noProof/>
                <w:webHidden/>
              </w:rPr>
              <w:t>658</w:t>
            </w:r>
            <w:r>
              <w:rPr>
                <w:noProof/>
                <w:webHidden/>
              </w:rPr>
              <w:fldChar w:fldCharType="end"/>
            </w:r>
          </w:hyperlink>
        </w:p>
        <w:p w14:paraId="19981735"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74" w:history="1">
            <w:r w:rsidRPr="004F69F7">
              <w:rPr>
                <w:rStyle w:val="Hyperlink"/>
                <w:noProof/>
              </w:rPr>
              <w:t>November 17 (18) / Athor 21: Commemoration of the Theotokos</w:t>
            </w:r>
            <w:r>
              <w:rPr>
                <w:noProof/>
                <w:webHidden/>
              </w:rPr>
              <w:tab/>
            </w:r>
            <w:r>
              <w:rPr>
                <w:noProof/>
                <w:webHidden/>
              </w:rPr>
              <w:fldChar w:fldCharType="begin"/>
            </w:r>
            <w:r>
              <w:rPr>
                <w:noProof/>
                <w:webHidden/>
              </w:rPr>
              <w:instrText xml:space="preserve"> PAGEREF _Toc459399274 \h </w:instrText>
            </w:r>
            <w:r>
              <w:rPr>
                <w:noProof/>
                <w:webHidden/>
              </w:rPr>
            </w:r>
            <w:r>
              <w:rPr>
                <w:noProof/>
                <w:webHidden/>
              </w:rPr>
              <w:fldChar w:fldCharType="separate"/>
            </w:r>
            <w:r>
              <w:rPr>
                <w:noProof/>
                <w:webHidden/>
              </w:rPr>
              <w:t>658</w:t>
            </w:r>
            <w:r>
              <w:rPr>
                <w:noProof/>
                <w:webHidden/>
              </w:rPr>
              <w:fldChar w:fldCharType="end"/>
            </w:r>
          </w:hyperlink>
        </w:p>
        <w:p w14:paraId="7ABF141B"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75" w:history="1">
            <w:r w:rsidRPr="004F69F7">
              <w:rPr>
                <w:rStyle w:val="Hyperlink"/>
                <w:noProof/>
              </w:rPr>
              <w:t>November 18 (19) / Athor 22: Martyrdom of Sts. Cosmas, Damian, and their Brothers</w:t>
            </w:r>
            <w:r>
              <w:rPr>
                <w:noProof/>
                <w:webHidden/>
              </w:rPr>
              <w:tab/>
            </w:r>
            <w:r>
              <w:rPr>
                <w:noProof/>
                <w:webHidden/>
              </w:rPr>
              <w:fldChar w:fldCharType="begin"/>
            </w:r>
            <w:r>
              <w:rPr>
                <w:noProof/>
                <w:webHidden/>
              </w:rPr>
              <w:instrText xml:space="preserve"> PAGEREF _Toc459399275 \h </w:instrText>
            </w:r>
            <w:r>
              <w:rPr>
                <w:noProof/>
                <w:webHidden/>
              </w:rPr>
            </w:r>
            <w:r>
              <w:rPr>
                <w:noProof/>
                <w:webHidden/>
              </w:rPr>
              <w:fldChar w:fldCharType="separate"/>
            </w:r>
            <w:r>
              <w:rPr>
                <w:noProof/>
                <w:webHidden/>
              </w:rPr>
              <w:t>658</w:t>
            </w:r>
            <w:r>
              <w:rPr>
                <w:noProof/>
                <w:webHidden/>
              </w:rPr>
              <w:fldChar w:fldCharType="end"/>
            </w:r>
          </w:hyperlink>
        </w:p>
        <w:p w14:paraId="0F73576F"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76" w:history="1">
            <w:r w:rsidRPr="004F69F7">
              <w:rPr>
                <w:rStyle w:val="Hyperlink"/>
                <w:noProof/>
              </w:rPr>
              <w:t>November 19 (20) / Athor 23: Consecration of the Church of St. Marina</w:t>
            </w:r>
            <w:r>
              <w:rPr>
                <w:noProof/>
                <w:webHidden/>
              </w:rPr>
              <w:tab/>
            </w:r>
            <w:r>
              <w:rPr>
                <w:noProof/>
                <w:webHidden/>
              </w:rPr>
              <w:fldChar w:fldCharType="begin"/>
            </w:r>
            <w:r>
              <w:rPr>
                <w:noProof/>
                <w:webHidden/>
              </w:rPr>
              <w:instrText xml:space="preserve"> PAGEREF _Toc459399276 \h </w:instrText>
            </w:r>
            <w:r>
              <w:rPr>
                <w:noProof/>
                <w:webHidden/>
              </w:rPr>
            </w:r>
            <w:r>
              <w:rPr>
                <w:noProof/>
                <w:webHidden/>
              </w:rPr>
              <w:fldChar w:fldCharType="separate"/>
            </w:r>
            <w:r>
              <w:rPr>
                <w:noProof/>
                <w:webHidden/>
              </w:rPr>
              <w:t>660</w:t>
            </w:r>
            <w:r>
              <w:rPr>
                <w:noProof/>
                <w:webHidden/>
              </w:rPr>
              <w:fldChar w:fldCharType="end"/>
            </w:r>
          </w:hyperlink>
        </w:p>
        <w:p w14:paraId="56EDE81B"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77" w:history="1">
            <w:r w:rsidRPr="004F69F7">
              <w:rPr>
                <w:rStyle w:val="Hyperlink"/>
                <w:noProof/>
              </w:rPr>
              <w:t>November 20 (21) / Athor 24: The Twenty Four Presbyters</w:t>
            </w:r>
            <w:r>
              <w:rPr>
                <w:noProof/>
                <w:webHidden/>
              </w:rPr>
              <w:tab/>
            </w:r>
            <w:r>
              <w:rPr>
                <w:noProof/>
                <w:webHidden/>
              </w:rPr>
              <w:fldChar w:fldCharType="begin"/>
            </w:r>
            <w:r>
              <w:rPr>
                <w:noProof/>
                <w:webHidden/>
              </w:rPr>
              <w:instrText xml:space="preserve"> PAGEREF _Toc459399277 \h </w:instrText>
            </w:r>
            <w:r>
              <w:rPr>
                <w:noProof/>
                <w:webHidden/>
              </w:rPr>
            </w:r>
            <w:r>
              <w:rPr>
                <w:noProof/>
                <w:webHidden/>
              </w:rPr>
              <w:fldChar w:fldCharType="separate"/>
            </w:r>
            <w:r>
              <w:rPr>
                <w:noProof/>
                <w:webHidden/>
              </w:rPr>
              <w:t>660</w:t>
            </w:r>
            <w:r>
              <w:rPr>
                <w:noProof/>
                <w:webHidden/>
              </w:rPr>
              <w:fldChar w:fldCharType="end"/>
            </w:r>
          </w:hyperlink>
        </w:p>
        <w:p w14:paraId="7FEE4925"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78" w:history="1">
            <w:r w:rsidRPr="004F69F7">
              <w:rPr>
                <w:rStyle w:val="Hyperlink"/>
                <w:noProof/>
              </w:rPr>
              <w:t>November 21 (22) / Athor 25: St. Philopater Mercurius</w:t>
            </w:r>
            <w:r>
              <w:rPr>
                <w:noProof/>
                <w:webHidden/>
              </w:rPr>
              <w:tab/>
            </w:r>
            <w:r>
              <w:rPr>
                <w:noProof/>
                <w:webHidden/>
              </w:rPr>
              <w:fldChar w:fldCharType="begin"/>
            </w:r>
            <w:r>
              <w:rPr>
                <w:noProof/>
                <w:webHidden/>
              </w:rPr>
              <w:instrText xml:space="preserve"> PAGEREF _Toc459399278 \h </w:instrText>
            </w:r>
            <w:r>
              <w:rPr>
                <w:noProof/>
                <w:webHidden/>
              </w:rPr>
            </w:r>
            <w:r>
              <w:rPr>
                <w:noProof/>
                <w:webHidden/>
              </w:rPr>
              <w:fldChar w:fldCharType="separate"/>
            </w:r>
            <w:r>
              <w:rPr>
                <w:noProof/>
                <w:webHidden/>
              </w:rPr>
              <w:t>662</w:t>
            </w:r>
            <w:r>
              <w:rPr>
                <w:noProof/>
                <w:webHidden/>
              </w:rPr>
              <w:fldChar w:fldCharType="end"/>
            </w:r>
          </w:hyperlink>
        </w:p>
        <w:p w14:paraId="7378FB83"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79" w:history="1">
            <w:r w:rsidRPr="004F69F7">
              <w:rPr>
                <w:rStyle w:val="Hyperlink"/>
                <w:noProof/>
              </w:rPr>
              <w:t>November 24 (25) / Athor 28: Martyrdom of St. Serapamon, the bishop of Nikiou</w:t>
            </w:r>
            <w:r>
              <w:rPr>
                <w:noProof/>
                <w:webHidden/>
              </w:rPr>
              <w:tab/>
            </w:r>
            <w:r>
              <w:rPr>
                <w:noProof/>
                <w:webHidden/>
              </w:rPr>
              <w:fldChar w:fldCharType="begin"/>
            </w:r>
            <w:r>
              <w:rPr>
                <w:noProof/>
                <w:webHidden/>
              </w:rPr>
              <w:instrText xml:space="preserve"> PAGEREF _Toc459399279 \h </w:instrText>
            </w:r>
            <w:r>
              <w:rPr>
                <w:noProof/>
                <w:webHidden/>
              </w:rPr>
            </w:r>
            <w:r>
              <w:rPr>
                <w:noProof/>
                <w:webHidden/>
              </w:rPr>
              <w:fldChar w:fldCharType="separate"/>
            </w:r>
            <w:r>
              <w:rPr>
                <w:noProof/>
                <w:webHidden/>
              </w:rPr>
              <w:t>664</w:t>
            </w:r>
            <w:r>
              <w:rPr>
                <w:noProof/>
                <w:webHidden/>
              </w:rPr>
              <w:fldChar w:fldCharType="end"/>
            </w:r>
          </w:hyperlink>
        </w:p>
        <w:p w14:paraId="0355C029"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80" w:history="1">
            <w:r w:rsidRPr="004F69F7">
              <w:rPr>
                <w:rStyle w:val="Hyperlink"/>
                <w:noProof/>
              </w:rPr>
              <w:t>November 25 (26) / Athor 29: Commemoration of the Annunciation, Nativity, and Resurrection on the 29</w:t>
            </w:r>
            <w:r w:rsidRPr="004F69F7">
              <w:rPr>
                <w:rStyle w:val="Hyperlink"/>
                <w:noProof/>
                <w:vertAlign w:val="superscript"/>
              </w:rPr>
              <w:t>th</w:t>
            </w:r>
            <w:r w:rsidRPr="004F69F7">
              <w:rPr>
                <w:rStyle w:val="Hyperlink"/>
                <w:noProof/>
              </w:rPr>
              <w:t xml:space="preserve"> of Every Month</w:t>
            </w:r>
            <w:r>
              <w:rPr>
                <w:noProof/>
                <w:webHidden/>
              </w:rPr>
              <w:tab/>
            </w:r>
            <w:r>
              <w:rPr>
                <w:noProof/>
                <w:webHidden/>
              </w:rPr>
              <w:fldChar w:fldCharType="begin"/>
            </w:r>
            <w:r>
              <w:rPr>
                <w:noProof/>
                <w:webHidden/>
              </w:rPr>
              <w:instrText xml:space="preserve"> PAGEREF _Toc459399280 \h </w:instrText>
            </w:r>
            <w:r>
              <w:rPr>
                <w:noProof/>
                <w:webHidden/>
              </w:rPr>
            </w:r>
            <w:r>
              <w:rPr>
                <w:noProof/>
                <w:webHidden/>
              </w:rPr>
              <w:fldChar w:fldCharType="separate"/>
            </w:r>
            <w:r>
              <w:rPr>
                <w:noProof/>
                <w:webHidden/>
              </w:rPr>
              <w:t>666</w:t>
            </w:r>
            <w:r>
              <w:rPr>
                <w:noProof/>
                <w:webHidden/>
              </w:rPr>
              <w:fldChar w:fldCharType="end"/>
            </w:r>
          </w:hyperlink>
        </w:p>
        <w:p w14:paraId="0BB9AA35"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81" w:history="1">
            <w:r w:rsidRPr="004F69F7">
              <w:rPr>
                <w:rStyle w:val="Hyperlink"/>
                <w:noProof/>
              </w:rPr>
              <w:t>November 26 (27) / Athor 30: Consecration of a Church of St. Cosmas and Damian, Their Brothers and Their Mother</w:t>
            </w:r>
            <w:r>
              <w:rPr>
                <w:noProof/>
                <w:webHidden/>
              </w:rPr>
              <w:tab/>
            </w:r>
            <w:r>
              <w:rPr>
                <w:noProof/>
                <w:webHidden/>
              </w:rPr>
              <w:fldChar w:fldCharType="begin"/>
            </w:r>
            <w:r>
              <w:rPr>
                <w:noProof/>
                <w:webHidden/>
              </w:rPr>
              <w:instrText xml:space="preserve"> PAGEREF _Toc459399281 \h </w:instrText>
            </w:r>
            <w:r>
              <w:rPr>
                <w:noProof/>
                <w:webHidden/>
              </w:rPr>
            </w:r>
            <w:r>
              <w:rPr>
                <w:noProof/>
                <w:webHidden/>
              </w:rPr>
              <w:fldChar w:fldCharType="separate"/>
            </w:r>
            <w:r>
              <w:rPr>
                <w:noProof/>
                <w:webHidden/>
              </w:rPr>
              <w:t>666</w:t>
            </w:r>
            <w:r>
              <w:rPr>
                <w:noProof/>
                <w:webHidden/>
              </w:rPr>
              <w:fldChar w:fldCharType="end"/>
            </w:r>
          </w:hyperlink>
        </w:p>
        <w:p w14:paraId="6CC36767"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82" w:history="1">
            <w:r w:rsidRPr="004F69F7">
              <w:rPr>
                <w:rStyle w:val="Hyperlink"/>
                <w:noProof/>
              </w:rPr>
              <w:t>November 27 (28) / Koiak 1: Consecration of the Church of St. Shenoute</w:t>
            </w:r>
            <w:r>
              <w:rPr>
                <w:noProof/>
                <w:webHidden/>
              </w:rPr>
              <w:tab/>
            </w:r>
            <w:r>
              <w:rPr>
                <w:noProof/>
                <w:webHidden/>
              </w:rPr>
              <w:fldChar w:fldCharType="begin"/>
            </w:r>
            <w:r>
              <w:rPr>
                <w:noProof/>
                <w:webHidden/>
              </w:rPr>
              <w:instrText xml:space="preserve"> PAGEREF _Toc459399282 \h </w:instrText>
            </w:r>
            <w:r>
              <w:rPr>
                <w:noProof/>
                <w:webHidden/>
              </w:rPr>
            </w:r>
            <w:r>
              <w:rPr>
                <w:noProof/>
                <w:webHidden/>
              </w:rPr>
              <w:fldChar w:fldCharType="separate"/>
            </w:r>
            <w:r>
              <w:rPr>
                <w:noProof/>
                <w:webHidden/>
              </w:rPr>
              <w:t>666</w:t>
            </w:r>
            <w:r>
              <w:rPr>
                <w:noProof/>
                <w:webHidden/>
              </w:rPr>
              <w:fldChar w:fldCharType="end"/>
            </w:r>
          </w:hyperlink>
        </w:p>
        <w:p w14:paraId="1F62C472"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83" w:history="1">
            <w:r w:rsidRPr="004F69F7">
              <w:rPr>
                <w:rStyle w:val="Hyperlink"/>
                <w:noProof/>
              </w:rPr>
              <w:t>November 30 (December 1) / Koiak 4: Martyrdom of St. Andrew the Apostle</w:t>
            </w:r>
            <w:r>
              <w:rPr>
                <w:noProof/>
                <w:webHidden/>
              </w:rPr>
              <w:tab/>
            </w:r>
            <w:r>
              <w:rPr>
                <w:noProof/>
                <w:webHidden/>
              </w:rPr>
              <w:fldChar w:fldCharType="begin"/>
            </w:r>
            <w:r>
              <w:rPr>
                <w:noProof/>
                <w:webHidden/>
              </w:rPr>
              <w:instrText xml:space="preserve"> PAGEREF _Toc459399283 \h </w:instrText>
            </w:r>
            <w:r>
              <w:rPr>
                <w:noProof/>
                <w:webHidden/>
              </w:rPr>
            </w:r>
            <w:r>
              <w:rPr>
                <w:noProof/>
                <w:webHidden/>
              </w:rPr>
              <w:fldChar w:fldCharType="separate"/>
            </w:r>
            <w:r>
              <w:rPr>
                <w:noProof/>
                <w:webHidden/>
              </w:rPr>
              <w:t>666</w:t>
            </w:r>
            <w:r>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8" w:name="_Toc459399265"/>
      <w:r>
        <w:t>November 3 (4) / Athor 7</w:t>
      </w:r>
      <w:r w:rsidR="00205EA4">
        <w:t>: St. George</w:t>
      </w:r>
      <w:bookmarkEnd w:id="1268"/>
    </w:p>
    <w:p w14:paraId="0E23C77D" w14:textId="0F09F81A" w:rsidR="0082304E" w:rsidRPr="0082304E" w:rsidRDefault="0082304E" w:rsidP="0082304E">
      <w:pPr>
        <w:pStyle w:val="Rubric"/>
      </w:pPr>
      <w:r>
        <w:t xml:space="preserve">See </w:t>
      </w:r>
      <w:r>
        <w:fldChar w:fldCharType="begin"/>
      </w:r>
      <w:r>
        <w:instrText xml:space="preserve"> REF _Ref434560035 \h </w:instrText>
      </w:r>
      <w:r>
        <w:fldChar w:fldCharType="separate"/>
      </w:r>
      <w:r w:rsidR="00513E2D">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sidR="00513E2D">
        <w:rPr>
          <w:noProof/>
        </w:rPr>
        <w:t>824</w:t>
      </w:r>
      <w:r>
        <w:fldChar w:fldCharType="end"/>
      </w:r>
      <w:r>
        <w:t>.</w:t>
      </w:r>
    </w:p>
    <w:p w14:paraId="739756D9" w14:textId="77777777" w:rsidR="00205EA4" w:rsidRDefault="004750F8" w:rsidP="00205EA4">
      <w:pPr>
        <w:pStyle w:val="Heading3"/>
      </w:pPr>
      <w:bookmarkStart w:id="1269" w:name="_Toc459399266"/>
      <w:r>
        <w:t>November 4 (5) / Athor 8</w:t>
      </w:r>
      <w:r w:rsidR="00205EA4">
        <w:t>: The Four Incorporeal Beasts</w:t>
      </w:r>
      <w:bookmarkEnd w:id="1269"/>
    </w:p>
    <w:p w14:paraId="2682F152" w14:textId="5FCB5172" w:rsidR="0082304E" w:rsidRDefault="0082304E" w:rsidP="0082304E">
      <w:pPr>
        <w:pStyle w:val="Heading4"/>
      </w:pPr>
      <w:bookmarkStart w:id="1270"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71" w:name="_Ref459400553"/>
      <w:r>
        <w:lastRenderedPageBreak/>
        <w:t>The Doxology</w:t>
      </w:r>
      <w:r w:rsidR="00B46E6E">
        <w:t xml:space="preserve"> for the Four Incorporeal Beasts</w:t>
      </w:r>
      <w:bookmarkEnd w:id="1270"/>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72"/>
            <w:r>
              <w:t>Bea</w:t>
            </w:r>
            <w:r w:rsidR="001D2DF6">
              <w:t>s</w:t>
            </w:r>
            <w:r>
              <w:t>ts</w:t>
            </w:r>
            <w:commentRangeEnd w:id="1272"/>
            <w:r>
              <w:rPr>
                <w:rStyle w:val="CommentReference"/>
                <w:rFonts w:ascii="Times New Roman" w:eastAsiaTheme="minorHAnsi" w:hAnsi="Times New Roman" w:cstheme="minorBidi"/>
                <w:color w:val="auto"/>
              </w:rPr>
              <w:commentReference w:id="127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3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73"/>
            <w:r>
              <w:t xml:space="preserve">incessant </w:t>
            </w:r>
            <w:commentRangeEnd w:id="1273"/>
            <w:r>
              <w:rPr>
                <w:rStyle w:val="CommentReference"/>
                <w:rFonts w:ascii="Times New Roman" w:eastAsiaTheme="minorHAnsi" w:hAnsi="Times New Roman" w:cstheme="minorBidi"/>
                <w:color w:val="auto"/>
              </w:rPr>
              <w:commentReference w:id="127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74"/>
            <w:r>
              <w:t>The ministering flames of fire,</w:t>
            </w:r>
            <w:commentRangeEnd w:id="1274"/>
            <w:r>
              <w:rPr>
                <w:rStyle w:val="CommentReference"/>
                <w:rFonts w:ascii="Times New Roman" w:eastAsiaTheme="minorHAnsi" w:hAnsi="Times New Roman" w:cstheme="minorBidi"/>
                <w:color w:val="auto"/>
              </w:rPr>
              <w:commentReference w:id="127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5"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76" w:name="_Toc459399267"/>
      <w:r>
        <w:t>November 8 (9) / Athor 12: Archangel Michael</w:t>
      </w:r>
      <w:bookmarkEnd w:id="1275"/>
      <w:bookmarkEnd w:id="1276"/>
    </w:p>
    <w:p w14:paraId="7E078728" w14:textId="77777777" w:rsidR="004750F8" w:rsidRDefault="004750F8" w:rsidP="004750F8">
      <w:pPr>
        <w:pStyle w:val="Heading4"/>
      </w:pPr>
      <w:bookmarkStart w:id="1277" w:name="_Ref434487967"/>
      <w:r>
        <w:t>The Doxology</w:t>
      </w:r>
      <w:r w:rsidR="009D0B24">
        <w:t xml:space="preserve"> for Archangel Michael</w:t>
      </w:r>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8"/>
            <w:r w:rsidRPr="004764BD">
              <w:t xml:space="preserve">before </w:t>
            </w:r>
            <w:commentRangeEnd w:id="1278"/>
            <w:r>
              <w:rPr>
                <w:rStyle w:val="CommentReference"/>
                <w:rFonts w:ascii="Times New Roman" w:eastAsiaTheme="minorHAnsi" w:hAnsi="Times New Roman" w:cstheme="minorBidi"/>
                <w:color w:val="auto"/>
              </w:rPr>
              <w:commentReference w:id="127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39"/>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0"/>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1"/>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7" w:name="_Ref434487984"/>
      <w:r>
        <w:t>The Doxology for Michael and Gabriel</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288" w:name="_Toc459399268"/>
      <w:r>
        <w:lastRenderedPageBreak/>
        <w:t>November 10 (11) / Athor 14: St. Martin of Tours</w:t>
      </w:r>
      <w:bookmarkEnd w:id="1288"/>
    </w:p>
    <w:p w14:paraId="098FEB00" w14:textId="77777777" w:rsidR="00056020" w:rsidRDefault="00056020" w:rsidP="00056020">
      <w:pPr>
        <w:pStyle w:val="Heading4"/>
      </w:pPr>
      <w:bookmarkStart w:id="1289" w:name="_Ref439518461"/>
      <w:r>
        <w:t>The Doxology for St. Martin of Tours</w:t>
      </w:r>
      <w:r>
        <w:rPr>
          <w:rStyle w:val="FootnoteReference"/>
        </w:rPr>
        <w:footnoteReference w:id="942"/>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90" w:name="_Toc459399269"/>
      <w:r>
        <w:lastRenderedPageBreak/>
        <w:t>November 11 (12) / Athor 15: St</w:t>
      </w:r>
      <w:r w:rsidR="004750F8">
        <w:t>. Me</w:t>
      </w:r>
      <w:r>
        <w:t>na the Martyr</w:t>
      </w:r>
      <w:bookmarkEnd w:id="1290"/>
    </w:p>
    <w:p w14:paraId="685781D4" w14:textId="246C52D9" w:rsidR="00E102A0" w:rsidRDefault="00E102A0" w:rsidP="00E102A0">
      <w:pPr>
        <w:pStyle w:val="Heading4"/>
      </w:pPr>
      <w:bookmarkStart w:id="1291"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92"/>
            <w:r w:rsidRPr="004764BD">
              <w:t>Voice Divine</w:t>
            </w:r>
            <w:commentRangeEnd w:id="1292"/>
            <w:r>
              <w:rPr>
                <w:rStyle w:val="CommentReference"/>
                <w:rFonts w:ascii="Times New Roman" w:eastAsiaTheme="minorHAnsi" w:hAnsi="Times New Roman" w:cstheme="minorBidi"/>
                <w:color w:val="auto"/>
              </w:rPr>
              <w:commentReference w:id="1292"/>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93"/>
            <w:r w:rsidRPr="004764BD">
              <w:t xml:space="preserve">received </w:t>
            </w:r>
            <w:commentRangeEnd w:id="1293"/>
            <w:r>
              <w:rPr>
                <w:rStyle w:val="CommentReference"/>
                <w:rFonts w:ascii="Times New Roman" w:eastAsiaTheme="minorHAnsi" w:hAnsi="Times New Roman" w:cstheme="minorBidi"/>
                <w:color w:val="auto"/>
              </w:rPr>
              <w:commentReference w:id="1293"/>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bookmarkStart w:id="1294" w:name="_Toc459399270"/>
      <w:r>
        <w:lastRenderedPageBreak/>
        <w:t>November 14 (15) / Athor 18: St. Philip the Apostle</w:t>
      </w:r>
      <w:bookmarkEnd w:id="1294"/>
    </w:p>
    <w:p w14:paraId="0DF27E19" w14:textId="793DC1BF" w:rsidR="00191A26" w:rsidRDefault="00191A26" w:rsidP="00191A26">
      <w:pPr>
        <w:pStyle w:val="Rubric"/>
      </w:pPr>
      <w:r>
        <w:t xml:space="preserve">See </w:t>
      </w:r>
      <w:r>
        <w:fldChar w:fldCharType="begin"/>
      </w:r>
      <w:r>
        <w:instrText xml:space="preserve"> REF _Ref434488644 \h </w:instrText>
      </w:r>
      <w:r>
        <w:fldChar w:fldCharType="separate"/>
      </w:r>
      <w:r w:rsidR="00513E2D">
        <w:t>A Doxology for the Apostles</w:t>
      </w:r>
      <w:r>
        <w:fldChar w:fldCharType="end"/>
      </w:r>
      <w:r>
        <w:t xml:space="preserve">, on pages </w:t>
      </w:r>
      <w:r>
        <w:fldChar w:fldCharType="begin"/>
      </w:r>
      <w:r>
        <w:instrText xml:space="preserve"> PAGEREF _Ref434488644 \h </w:instrText>
      </w:r>
      <w:r>
        <w:fldChar w:fldCharType="separate"/>
      </w:r>
      <w:r w:rsidR="00513E2D">
        <w:rPr>
          <w:noProof/>
        </w:rPr>
        <w:t>570</w:t>
      </w:r>
      <w:r>
        <w:fldChar w:fldCharType="end"/>
      </w:r>
      <w:r>
        <w:t xml:space="preserve">, </w:t>
      </w:r>
      <w:r>
        <w:fldChar w:fldCharType="begin"/>
      </w:r>
      <w:r>
        <w:instrText xml:space="preserve"> PAGEREF _Ref434488657 \h </w:instrText>
      </w:r>
      <w:r>
        <w:fldChar w:fldCharType="separate"/>
      </w:r>
      <w:r w:rsidR="00513E2D">
        <w:rPr>
          <w:noProof/>
        </w:rPr>
        <w:t>570</w:t>
      </w:r>
      <w:r>
        <w:fldChar w:fldCharType="end"/>
      </w:r>
      <w:r>
        <w:t xml:space="preserve">, or </w:t>
      </w:r>
      <w:r>
        <w:fldChar w:fldCharType="begin"/>
      </w:r>
      <w:r>
        <w:instrText xml:space="preserve"> PAGEREF _Ref434488992 \h </w:instrText>
      </w:r>
      <w:r>
        <w:fldChar w:fldCharType="separate"/>
      </w:r>
      <w:r w:rsidR="00513E2D">
        <w:rPr>
          <w:noProof/>
        </w:rPr>
        <w:t>572</w:t>
      </w:r>
      <w:r>
        <w:fldChar w:fldCharType="end"/>
      </w:r>
      <w:r>
        <w:t>.</w:t>
      </w:r>
    </w:p>
    <w:p w14:paraId="2ADC4A64" w14:textId="77777777" w:rsidR="007F571C" w:rsidRDefault="007F571C" w:rsidP="007F571C">
      <w:pPr>
        <w:pStyle w:val="Heading3"/>
      </w:pPr>
      <w:bookmarkStart w:id="1295" w:name="_Toc459399271"/>
      <w:r>
        <w:t>November 15 (16) / Athor 19: The Preaching of St. Bartholomew</w:t>
      </w:r>
      <w:bookmarkEnd w:id="1295"/>
    </w:p>
    <w:p w14:paraId="601EB8D7" w14:textId="533604A7" w:rsidR="00191A26" w:rsidRDefault="00191A26" w:rsidP="00191A26">
      <w:pPr>
        <w:pStyle w:val="Rubric"/>
      </w:pPr>
      <w:r>
        <w:t xml:space="preserve">See </w:t>
      </w:r>
      <w:r>
        <w:fldChar w:fldCharType="begin"/>
      </w:r>
      <w:r>
        <w:instrText xml:space="preserve"> REF _Ref434488644 \h </w:instrText>
      </w:r>
      <w:r>
        <w:fldChar w:fldCharType="separate"/>
      </w:r>
      <w:r w:rsidR="00513E2D">
        <w:t>A Doxology for the Apostles</w:t>
      </w:r>
      <w:r>
        <w:fldChar w:fldCharType="end"/>
      </w:r>
      <w:r>
        <w:t xml:space="preserve">, on pages </w:t>
      </w:r>
      <w:r>
        <w:fldChar w:fldCharType="begin"/>
      </w:r>
      <w:r>
        <w:instrText xml:space="preserve"> PAGEREF _Ref434488644 \h </w:instrText>
      </w:r>
      <w:r>
        <w:fldChar w:fldCharType="separate"/>
      </w:r>
      <w:r w:rsidR="00513E2D">
        <w:rPr>
          <w:noProof/>
        </w:rPr>
        <w:t>570</w:t>
      </w:r>
      <w:r>
        <w:fldChar w:fldCharType="end"/>
      </w:r>
      <w:r>
        <w:t xml:space="preserve">, </w:t>
      </w:r>
      <w:r>
        <w:fldChar w:fldCharType="begin"/>
      </w:r>
      <w:r>
        <w:instrText xml:space="preserve"> PAGEREF _Ref434488657 \h </w:instrText>
      </w:r>
      <w:r>
        <w:fldChar w:fldCharType="separate"/>
      </w:r>
      <w:r w:rsidR="00513E2D">
        <w:rPr>
          <w:noProof/>
        </w:rPr>
        <w:t>570</w:t>
      </w:r>
      <w:r>
        <w:fldChar w:fldCharType="end"/>
      </w:r>
      <w:r>
        <w:t xml:space="preserve">, or </w:t>
      </w:r>
      <w:r>
        <w:fldChar w:fldCharType="begin"/>
      </w:r>
      <w:r>
        <w:instrText xml:space="preserve"> PAGEREF _Ref434488992 \h </w:instrText>
      </w:r>
      <w:r>
        <w:fldChar w:fldCharType="separate"/>
      </w:r>
      <w:r w:rsidR="00513E2D">
        <w:rPr>
          <w:noProof/>
        </w:rPr>
        <w:t>572</w:t>
      </w:r>
      <w:r>
        <w:fldChar w:fldCharType="end"/>
      </w:r>
      <w:r>
        <w:t>.</w:t>
      </w:r>
    </w:p>
    <w:p w14:paraId="15A5FA22" w14:textId="77777777" w:rsidR="009F6E07" w:rsidRDefault="009F6E07" w:rsidP="009F6E07">
      <w:pPr>
        <w:pStyle w:val="Heading3"/>
      </w:pPr>
      <w:bookmarkStart w:id="1296" w:name="_Toc459399272"/>
      <w:r>
        <w:t>November 15 (16) / Athor 19: Also the Consecration of the Church of Sts. Sergius and Bacchus.</w:t>
      </w:r>
      <w:bookmarkEnd w:id="1296"/>
    </w:p>
    <w:p w14:paraId="1B799EA7" w14:textId="13FED415"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513E2D">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513E2D">
        <w:rPr>
          <w:noProof/>
        </w:rPr>
        <w:t>637</w:t>
      </w:r>
      <w:r w:rsidR="00191A26">
        <w:fldChar w:fldCharType="end"/>
      </w:r>
      <w:r>
        <w:t>.</w:t>
      </w:r>
    </w:p>
    <w:p w14:paraId="23C83E44" w14:textId="77777777" w:rsidR="002F1988" w:rsidRDefault="002F1988" w:rsidP="002F1988">
      <w:pPr>
        <w:pStyle w:val="Heading3"/>
      </w:pPr>
      <w:bookmarkStart w:id="1297" w:name="_Toc459399273"/>
      <w:r>
        <w:t>November 16 (17) / Athor 20: Consecration of Sts. Theodore and Theodore</w:t>
      </w:r>
      <w:bookmarkEnd w:id="1297"/>
    </w:p>
    <w:p w14:paraId="54098920" w14:textId="218B363B"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513E2D">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513E2D">
        <w:rPr>
          <w:noProof/>
        </w:rPr>
        <w:t>884</w:t>
      </w:r>
      <w:r w:rsidR="00191A26">
        <w:fldChar w:fldCharType="end"/>
      </w:r>
      <w:r>
        <w:t xml:space="preserve">, and </w:t>
      </w:r>
      <w:commentRangeStart w:id="1298"/>
      <w:r w:rsidR="00191A26">
        <w:fldChar w:fldCharType="begin"/>
      </w:r>
      <w:r w:rsidR="00191A26">
        <w:instrText xml:space="preserve"> REF _Ref434562461 \h </w:instrText>
      </w:r>
      <w:r w:rsidR="00191A26">
        <w:fldChar w:fldCharType="separate"/>
      </w:r>
      <w:r w:rsidR="00513E2D">
        <w:t>January 7 (8) / Tobi 12: Also St. Theodore Anatoly</w:t>
      </w:r>
      <w:r w:rsidR="00191A26">
        <w:fldChar w:fldCharType="end"/>
      </w:r>
      <w:r w:rsidR="00191A26">
        <w:t>,</w:t>
      </w:r>
      <w:commentRangeEnd w:id="1298"/>
      <w:r w:rsidR="00191A26">
        <w:rPr>
          <w:rStyle w:val="CommentReference"/>
          <w:i w:val="0"/>
        </w:rPr>
        <w:commentReference w:id="1298"/>
      </w:r>
      <w:r w:rsidR="00191A26">
        <w:t xml:space="preserve"> page </w:t>
      </w:r>
      <w:r w:rsidR="00191A26">
        <w:fldChar w:fldCharType="begin"/>
      </w:r>
      <w:r w:rsidR="00191A26">
        <w:instrText xml:space="preserve"> PAGEREF _Ref434562461 \h </w:instrText>
      </w:r>
      <w:r w:rsidR="00191A26">
        <w:fldChar w:fldCharType="separate"/>
      </w:r>
      <w:r w:rsidR="00513E2D">
        <w:rPr>
          <w:noProof/>
        </w:rPr>
        <w:t>776</w:t>
      </w:r>
      <w:r w:rsidR="00191A26">
        <w:fldChar w:fldCharType="end"/>
      </w:r>
      <w:r>
        <w:t>.</w:t>
      </w:r>
    </w:p>
    <w:p w14:paraId="0CDE62FA" w14:textId="77777777" w:rsidR="005329C1" w:rsidRDefault="005329C1" w:rsidP="005329C1">
      <w:pPr>
        <w:pStyle w:val="Heading3"/>
      </w:pPr>
      <w:bookmarkStart w:id="1299" w:name="_Toc459399274"/>
      <w:r>
        <w:t>November 17 (18) / Athor 21: Commemoration of the Theotokos</w:t>
      </w:r>
      <w:bookmarkEnd w:id="1299"/>
    </w:p>
    <w:p w14:paraId="4A87B5D6" w14:textId="04E4C8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13E2D">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13E2D">
        <w:rPr>
          <w:noProof/>
        </w:rPr>
        <w:t>902</w:t>
      </w:r>
      <w:r w:rsidR="007E24F9">
        <w:fldChar w:fldCharType="end"/>
      </w:r>
      <w:r w:rsidR="007E24F9">
        <w:t>.</w:t>
      </w:r>
    </w:p>
    <w:p w14:paraId="5357A23E" w14:textId="77777777" w:rsidR="0059166B" w:rsidRDefault="0059166B" w:rsidP="0059166B">
      <w:pPr>
        <w:pStyle w:val="Heading3"/>
      </w:pPr>
      <w:bookmarkStart w:id="1300" w:name="_Ref434562715"/>
      <w:bookmarkStart w:id="1301" w:name="_Toc459399275"/>
      <w:r>
        <w:t>November 18 (19) / Athor 22: Martyrdom of Sts. Cosmas, Damian, and their Brothers</w:t>
      </w:r>
      <w:bookmarkEnd w:id="1300"/>
      <w:bookmarkEnd w:id="1301"/>
    </w:p>
    <w:p w14:paraId="4E7F190E" w14:textId="7450EC22" w:rsidR="00935F13" w:rsidRDefault="00935F13" w:rsidP="00935F13">
      <w:pPr>
        <w:pStyle w:val="Heading4"/>
      </w:pPr>
      <w:bookmarkStart w:id="1302"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03" w:name="_Ref459401259"/>
      <w:r>
        <w:lastRenderedPageBreak/>
        <w:t>The Doxology</w:t>
      </w:r>
      <w:r w:rsidR="00B46E6E">
        <w:t xml:space="preserve"> for Sts. Cosmas, Damian, their Brothers and their Mother</w:t>
      </w:r>
      <w:bookmarkEnd w:id="1302"/>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04"/>
            <w:r>
              <w:t>Prabioc</w:t>
            </w:r>
            <w:commentRangeEnd w:id="1304"/>
            <w:r>
              <w:rPr>
                <w:rStyle w:val="CommentReference"/>
                <w:rFonts w:ascii="Times New Roman" w:eastAsiaTheme="minorHAnsi" w:hAnsi="Times New Roman" w:cstheme="minorBidi"/>
                <w:color w:val="auto"/>
              </w:rPr>
              <w:commentReference w:id="1304"/>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05"/>
            <w:r>
              <w:t xml:space="preserve">confirming </w:t>
            </w:r>
            <w:commentRangeEnd w:id="1305"/>
            <w:r>
              <w:rPr>
                <w:rStyle w:val="CommentReference"/>
                <w:rFonts w:ascii="Times New Roman" w:eastAsiaTheme="minorHAnsi" w:hAnsi="Times New Roman" w:cstheme="minorBidi"/>
                <w:color w:val="auto"/>
              </w:rPr>
              <w:commentReference w:id="1305"/>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06" w:name="_Toc459399276"/>
      <w:r>
        <w:t>November 19 (20) / Athor 23: Consecration of the Church of St. Marina</w:t>
      </w:r>
      <w:bookmarkEnd w:id="1306"/>
    </w:p>
    <w:p w14:paraId="793F580E" w14:textId="665713F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513E2D">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513E2D">
        <w:rPr>
          <w:noProof/>
        </w:rPr>
        <w:t>886</w:t>
      </w:r>
      <w:r w:rsidR="00191A26">
        <w:fldChar w:fldCharType="end"/>
      </w:r>
      <w:r>
        <w:t>.</w:t>
      </w:r>
    </w:p>
    <w:p w14:paraId="0E22041B" w14:textId="77777777" w:rsidR="00205EA4" w:rsidRDefault="00205EA4" w:rsidP="00205EA4">
      <w:pPr>
        <w:pStyle w:val="Heading3"/>
      </w:pPr>
      <w:bookmarkStart w:id="1307" w:name="_Toc459399277"/>
      <w:r>
        <w:t>November 20 (21) / Athor 24: The Twenty Four Presbyters</w:t>
      </w:r>
      <w:bookmarkEnd w:id="1307"/>
    </w:p>
    <w:p w14:paraId="253EB9EC" w14:textId="431DB748" w:rsidR="00935F13" w:rsidRDefault="00935F13" w:rsidP="00935F13">
      <w:pPr>
        <w:pStyle w:val="Heading4"/>
      </w:pPr>
      <w:bookmarkStart w:id="1308"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09" w:name="_Ref459400916"/>
      <w:r>
        <w:t>The Doxology</w:t>
      </w:r>
      <w:r w:rsidR="00B46E6E">
        <w:t xml:space="preserve"> for the Twenty Four Presbyters</w:t>
      </w:r>
      <w:bookmarkEnd w:id="1308"/>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10" w:name="_Toc459399278"/>
      <w:r>
        <w:t>November 21 (22) / Athor 25: St. Philopater Mercurius</w:t>
      </w:r>
      <w:bookmarkEnd w:id="1310"/>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11"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12" w:name="_Ref459400991"/>
      <w:r>
        <w:lastRenderedPageBreak/>
        <w:t>The Doxology</w:t>
      </w:r>
      <w:r w:rsidR="00B46E6E">
        <w:t xml:space="preserve"> for St. Philopater Mercurius</w:t>
      </w:r>
      <w:bookmarkEnd w:id="1311"/>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4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17"/>
            <w:r>
              <w:t>Placed</w:t>
            </w:r>
            <w:commentRangeEnd w:id="1317"/>
            <w:r>
              <w:rPr>
                <w:rStyle w:val="CommentReference"/>
                <w:rFonts w:ascii="Times New Roman" w:eastAsiaTheme="minorHAnsi" w:hAnsi="Times New Roman" w:cstheme="minorBidi"/>
                <w:color w:val="auto"/>
              </w:rPr>
              <w:commentReference w:id="1317"/>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8"/>
            <w:r>
              <w:t>emperate</w:t>
            </w:r>
            <w:r w:rsidRPr="004764BD">
              <w:t xml:space="preserve"> </w:t>
            </w:r>
            <w:r>
              <w:t>with</w:t>
            </w:r>
            <w:commentRangeEnd w:id="1318"/>
            <w:r>
              <w:rPr>
                <w:rStyle w:val="CommentReference"/>
                <w:rFonts w:ascii="Times New Roman" w:eastAsiaTheme="minorHAnsi" w:hAnsi="Times New Roman" w:cstheme="minorBidi"/>
                <w:color w:val="auto"/>
              </w:rPr>
              <w:commentReference w:id="1318"/>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4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bookmarkStart w:id="1322" w:name="_Toc459399279"/>
      <w:r>
        <w:t>November 24 (25) / Athor 28: Martyrdom of St. Serapamon, the bishop of Nikiou</w:t>
      </w:r>
      <w:bookmarkEnd w:id="1322"/>
    </w:p>
    <w:p w14:paraId="31266C94" w14:textId="74CE43E4" w:rsidR="00F76CFB" w:rsidRPr="00F76CFB" w:rsidRDefault="00F76CFB" w:rsidP="00F76CFB">
      <w:pPr>
        <w:pStyle w:val="Heading4"/>
      </w:pPr>
      <w:bookmarkStart w:id="1323"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24" w:name="_Ref459401310"/>
      <w:r>
        <w:t>The Doxology</w:t>
      </w:r>
      <w:r w:rsidR="00B46E6E">
        <w:t xml:space="preserve"> for St. Serapamon</w:t>
      </w:r>
      <w:bookmarkEnd w:id="1323"/>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25"/>
            <w:r>
              <w:t>sprang forth</w:t>
            </w:r>
            <w:commentRangeEnd w:id="1325"/>
            <w:r>
              <w:rPr>
                <w:rStyle w:val="CommentReference"/>
                <w:rFonts w:ascii="Times New Roman" w:eastAsiaTheme="minorHAnsi" w:hAnsi="Times New Roman" w:cstheme="minorBidi"/>
                <w:color w:val="auto"/>
              </w:rPr>
              <w:commentReference w:id="132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26" w:name="_Toc459399280"/>
      <w:r>
        <w:t>November 25 (26) / Athor 29: Commemoration of the Annunciation, Nativity, and Resurrection on the 29</w:t>
      </w:r>
      <w:r w:rsidRPr="00C0205C">
        <w:rPr>
          <w:vertAlign w:val="superscript"/>
        </w:rPr>
        <w:t>th</w:t>
      </w:r>
      <w:r>
        <w:t xml:space="preserve"> of Every Month</w:t>
      </w:r>
      <w:bookmarkEnd w:id="1326"/>
    </w:p>
    <w:p w14:paraId="38FF89F6" w14:textId="07FE3A64" w:rsidR="00B52D77" w:rsidRPr="00B52D77" w:rsidRDefault="00B52D77" w:rsidP="00B52D77">
      <w:pPr>
        <w:pStyle w:val="Rubric"/>
      </w:pPr>
      <w:r>
        <w:t xml:space="preserve">See </w:t>
      </w:r>
      <w:r>
        <w:fldChar w:fldCharType="begin"/>
      </w:r>
      <w:r>
        <w:instrText xml:space="preserve"> REF _Ref435003974 \h </w:instrText>
      </w:r>
      <w:r>
        <w:fldChar w:fldCharType="separate"/>
      </w:r>
      <w:r w:rsidR="00513E2D">
        <w:t>September 26 (27) / Tho-out 29: Commemoration of the Annunciation, Nativity, and Resurrection on the 29</w:t>
      </w:r>
      <w:r w:rsidR="00513E2D" w:rsidRPr="00C0205C">
        <w:rPr>
          <w:vertAlign w:val="superscript"/>
        </w:rPr>
        <w:t>th</w:t>
      </w:r>
      <w:r w:rsidR="00513E2D">
        <w:t xml:space="preserve"> of Every Coptic Month</w:t>
      </w:r>
      <w:r>
        <w:fldChar w:fldCharType="end"/>
      </w:r>
      <w:r>
        <w:t xml:space="preserve">, page </w:t>
      </w:r>
      <w:r>
        <w:fldChar w:fldCharType="begin"/>
      </w:r>
      <w:r>
        <w:instrText xml:space="preserve"> PAGEREF _Ref435003974 \h </w:instrText>
      </w:r>
      <w:r>
        <w:fldChar w:fldCharType="separate"/>
      </w:r>
      <w:r w:rsidR="00513E2D">
        <w:rPr>
          <w:noProof/>
        </w:rPr>
        <w:t>626</w:t>
      </w:r>
      <w:r>
        <w:fldChar w:fldCharType="end"/>
      </w:r>
      <w:r>
        <w:t>.</w:t>
      </w:r>
    </w:p>
    <w:p w14:paraId="3E5C7085" w14:textId="77777777" w:rsidR="00027E5B" w:rsidRDefault="00027E5B" w:rsidP="00027E5B">
      <w:pPr>
        <w:pStyle w:val="Heading3"/>
      </w:pPr>
      <w:bookmarkStart w:id="1327" w:name="_Toc459399281"/>
      <w:r>
        <w:t>November 26 (27) / Athor 30: Consecration of a Church of St. Cosmas and Damian, Their Brothers and Their Mother</w:t>
      </w:r>
      <w:bookmarkEnd w:id="1327"/>
    </w:p>
    <w:p w14:paraId="7B556319" w14:textId="11886DE4"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513E2D">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513E2D">
        <w:rPr>
          <w:noProof/>
        </w:rPr>
        <w:t>658</w:t>
      </w:r>
      <w:r w:rsidR="00191A26">
        <w:fldChar w:fldCharType="end"/>
      </w:r>
      <w:r>
        <w:t>.</w:t>
      </w:r>
    </w:p>
    <w:p w14:paraId="15C7AC8C" w14:textId="77777777" w:rsidR="00F67B89" w:rsidRDefault="00F67B89" w:rsidP="00F67B89">
      <w:pPr>
        <w:pStyle w:val="Heading3"/>
      </w:pPr>
      <w:bookmarkStart w:id="1328" w:name="_Toc459399282"/>
      <w:r>
        <w:t>November 27 (28) / Koiak 1: Consecration of the Church of St. Shenoute</w:t>
      </w:r>
      <w:bookmarkEnd w:id="1328"/>
    </w:p>
    <w:p w14:paraId="28333115" w14:textId="3EAD475A"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513E2D">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513E2D">
        <w:rPr>
          <w:noProof/>
        </w:rPr>
        <w:t>878</w:t>
      </w:r>
      <w:r w:rsidR="00191A26">
        <w:fldChar w:fldCharType="end"/>
      </w:r>
      <w:r>
        <w:t>.</w:t>
      </w:r>
    </w:p>
    <w:p w14:paraId="4EEEAB46" w14:textId="77777777" w:rsidR="007F571C" w:rsidRDefault="007F571C" w:rsidP="007F571C">
      <w:pPr>
        <w:pStyle w:val="Heading3"/>
      </w:pPr>
      <w:bookmarkStart w:id="1329" w:name="_Toc459399283"/>
      <w:r>
        <w:t>November 30 (December 1) / Koiak 4: Martyrdom of St. Andrew the Apostle</w:t>
      </w:r>
      <w:bookmarkEnd w:id="1329"/>
    </w:p>
    <w:p w14:paraId="352D828F" w14:textId="1B9F6138" w:rsidR="00205EA4" w:rsidRPr="00205EA4" w:rsidRDefault="00191A26" w:rsidP="00191A26">
      <w:pPr>
        <w:pStyle w:val="Rubric"/>
      </w:pPr>
      <w:r>
        <w:t xml:space="preserve">See </w:t>
      </w:r>
      <w:r>
        <w:fldChar w:fldCharType="begin"/>
      </w:r>
      <w:r>
        <w:instrText xml:space="preserve"> REF _Ref434488644 \h </w:instrText>
      </w:r>
      <w:r>
        <w:fldChar w:fldCharType="separate"/>
      </w:r>
      <w:r w:rsidR="00513E2D">
        <w:t>A Doxology for the Apostles</w:t>
      </w:r>
      <w:r>
        <w:fldChar w:fldCharType="end"/>
      </w:r>
      <w:r>
        <w:t xml:space="preserve">, on pages </w:t>
      </w:r>
      <w:r>
        <w:fldChar w:fldCharType="begin"/>
      </w:r>
      <w:r>
        <w:instrText xml:space="preserve"> PAGEREF _Ref434488644 \h </w:instrText>
      </w:r>
      <w:r>
        <w:fldChar w:fldCharType="separate"/>
      </w:r>
      <w:r w:rsidR="00513E2D">
        <w:rPr>
          <w:noProof/>
        </w:rPr>
        <w:t>570</w:t>
      </w:r>
      <w:r>
        <w:fldChar w:fldCharType="end"/>
      </w:r>
      <w:r>
        <w:t xml:space="preserve">, </w:t>
      </w:r>
      <w:r>
        <w:fldChar w:fldCharType="begin"/>
      </w:r>
      <w:r>
        <w:instrText xml:space="preserve"> PAGEREF _Ref434488657 \h </w:instrText>
      </w:r>
      <w:r>
        <w:fldChar w:fldCharType="separate"/>
      </w:r>
      <w:r w:rsidR="00513E2D">
        <w:rPr>
          <w:noProof/>
        </w:rPr>
        <w:t>570</w:t>
      </w:r>
      <w:r>
        <w:fldChar w:fldCharType="end"/>
      </w:r>
      <w:r>
        <w:t xml:space="preserve">, or </w:t>
      </w:r>
      <w:r>
        <w:fldChar w:fldCharType="begin"/>
      </w:r>
      <w:r>
        <w:instrText xml:space="preserve"> PAGEREF _Ref434488992 \h </w:instrText>
      </w:r>
      <w:r>
        <w:fldChar w:fldCharType="separate"/>
      </w:r>
      <w:r w:rsidR="00513E2D">
        <w:rPr>
          <w:noProof/>
        </w:rPr>
        <w:t>572</w:t>
      </w:r>
      <w:r>
        <w:fldChar w:fldCharType="end"/>
      </w:r>
      <w:bookmarkEnd w:id="1266"/>
      <w:r>
        <w:t>.</w:t>
      </w:r>
    </w:p>
    <w:p w14:paraId="2DF67188" w14:textId="77777777" w:rsidR="00495F1A" w:rsidRDefault="00495F1A" w:rsidP="00495F1A">
      <w:pPr>
        <w:pStyle w:val="Heading2"/>
        <w:rPr>
          <w:rFonts w:ascii="FreeSerifAvvaShenouda" w:hAnsi="FreeSerifAvvaShenouda" w:cs="FreeSerifAvvaShenouda"/>
        </w:rPr>
      </w:pPr>
      <w:bookmarkStart w:id="1330" w:name="_Toc410196202"/>
      <w:bookmarkStart w:id="1331" w:name="_Toc410196444"/>
      <w:bookmarkStart w:id="1332" w:name="_Toc410196946"/>
      <w:bookmarkStart w:id="1333" w:name="December"/>
      <w:bookmarkStart w:id="1334" w:name="_Toc459399204"/>
      <w:bookmarkStart w:id="1335" w:name="_Toc459399284"/>
      <w:r>
        <w:lastRenderedPageBreak/>
        <w:t>December</w:t>
      </w:r>
      <w:bookmarkEnd w:id="1330"/>
      <w:bookmarkEnd w:id="1331"/>
      <w:bookmarkEnd w:id="1332"/>
      <w:r w:rsidR="00205EA4">
        <w:t xml:space="preserve"> or </w:t>
      </w:r>
      <w:r w:rsidR="00205EA4">
        <w:rPr>
          <w:rFonts w:ascii="FreeSerifAvvaShenouda" w:hAnsi="FreeSerifAvvaShenouda" w:cs="FreeSerifAvvaShenouda"/>
        </w:rPr>
        <w:t>Ⲕⲟⲓⲁϩⲕ</w:t>
      </w:r>
      <w:bookmarkEnd w:id="1334"/>
      <w:bookmarkEnd w:id="1335"/>
    </w:p>
    <w:sdt>
      <w:sdtPr>
        <w:id w:val="1691259792"/>
        <w:docPartObj>
          <w:docPartGallery w:val="Table of Contents"/>
          <w:docPartUnique/>
        </w:docPartObj>
      </w:sdtPr>
      <w:sdtEndPr>
        <w:rPr>
          <w:b/>
          <w:bCs/>
          <w:noProof/>
        </w:rPr>
      </w:sdtEndPr>
      <w:sdtContent>
        <w:p w14:paraId="52E63DCA" w14:textId="77777777" w:rsidR="00513E2D" w:rsidRDefault="009E261C">
          <w:pPr>
            <w:pStyle w:val="TOC2"/>
            <w:tabs>
              <w:tab w:val="right" w:leader="dot" w:pos="8846"/>
            </w:tabs>
            <w:rPr>
              <w:rFonts w:asciiTheme="minorHAnsi" w:eastAsia="宋体"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513E2D">
              <w:rPr>
                <w:noProof/>
                <w:webHidden/>
              </w:rPr>
              <w:t>667</w:t>
            </w:r>
            <w:r w:rsidR="00513E2D">
              <w:rPr>
                <w:noProof/>
                <w:webHidden/>
              </w:rPr>
              <w:fldChar w:fldCharType="end"/>
            </w:r>
          </w:hyperlink>
        </w:p>
        <w:p w14:paraId="65DD40A7"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85" w:history="1">
            <w:r w:rsidRPr="00E24F1E">
              <w:rPr>
                <w:rStyle w:val="Hyperlink"/>
                <w:noProof/>
              </w:rPr>
              <w:t>December 1 (2) / Koiak 5: Martyrdom of St. Victor</w:t>
            </w:r>
            <w:r>
              <w:rPr>
                <w:noProof/>
                <w:webHidden/>
              </w:rPr>
              <w:tab/>
            </w:r>
            <w:r>
              <w:rPr>
                <w:noProof/>
                <w:webHidden/>
              </w:rPr>
              <w:fldChar w:fldCharType="begin"/>
            </w:r>
            <w:r>
              <w:rPr>
                <w:noProof/>
                <w:webHidden/>
              </w:rPr>
              <w:instrText xml:space="preserve"> PAGEREF _Toc459399285 \h </w:instrText>
            </w:r>
            <w:r>
              <w:rPr>
                <w:noProof/>
                <w:webHidden/>
              </w:rPr>
            </w:r>
            <w:r>
              <w:rPr>
                <w:noProof/>
                <w:webHidden/>
              </w:rPr>
              <w:fldChar w:fldCharType="separate"/>
            </w:r>
            <w:r>
              <w:rPr>
                <w:noProof/>
                <w:webHidden/>
              </w:rPr>
              <w:t>683</w:t>
            </w:r>
            <w:r>
              <w:rPr>
                <w:noProof/>
                <w:webHidden/>
              </w:rPr>
              <w:fldChar w:fldCharType="end"/>
            </w:r>
          </w:hyperlink>
        </w:p>
        <w:p w14:paraId="74063170"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86" w:history="1">
            <w:r w:rsidRPr="00E24F1E">
              <w:rPr>
                <w:rStyle w:val="Hyperlink"/>
                <w:noProof/>
              </w:rPr>
              <w:t>December 2 (3) / Koiak 6: Pope Abraam the Syrian</w:t>
            </w:r>
            <w:r>
              <w:rPr>
                <w:noProof/>
                <w:webHidden/>
              </w:rPr>
              <w:tab/>
            </w:r>
            <w:r>
              <w:rPr>
                <w:noProof/>
                <w:webHidden/>
              </w:rPr>
              <w:fldChar w:fldCharType="begin"/>
            </w:r>
            <w:r>
              <w:rPr>
                <w:noProof/>
                <w:webHidden/>
              </w:rPr>
              <w:instrText xml:space="preserve"> PAGEREF _Toc459399286 \h </w:instrText>
            </w:r>
            <w:r>
              <w:rPr>
                <w:noProof/>
                <w:webHidden/>
              </w:rPr>
            </w:r>
            <w:r>
              <w:rPr>
                <w:noProof/>
                <w:webHidden/>
              </w:rPr>
              <w:fldChar w:fldCharType="separate"/>
            </w:r>
            <w:r>
              <w:rPr>
                <w:noProof/>
                <w:webHidden/>
              </w:rPr>
              <w:t>684</w:t>
            </w:r>
            <w:r>
              <w:rPr>
                <w:noProof/>
                <w:webHidden/>
              </w:rPr>
              <w:fldChar w:fldCharType="end"/>
            </w:r>
          </w:hyperlink>
        </w:p>
        <w:p w14:paraId="2CA38FAC"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87" w:history="1">
            <w:r w:rsidRPr="00E24F1E">
              <w:rPr>
                <w:rStyle w:val="Hyperlink"/>
                <w:noProof/>
              </w:rPr>
              <w:t>December 4 (5) / Koiak 8: The Martyrdom of Sts. Barbara and Juliana</w:t>
            </w:r>
            <w:r>
              <w:rPr>
                <w:noProof/>
                <w:webHidden/>
              </w:rPr>
              <w:tab/>
            </w:r>
            <w:r>
              <w:rPr>
                <w:noProof/>
                <w:webHidden/>
              </w:rPr>
              <w:fldChar w:fldCharType="begin"/>
            </w:r>
            <w:r>
              <w:rPr>
                <w:noProof/>
                <w:webHidden/>
              </w:rPr>
              <w:instrText xml:space="preserve"> PAGEREF _Toc459399287 \h </w:instrText>
            </w:r>
            <w:r>
              <w:rPr>
                <w:noProof/>
                <w:webHidden/>
              </w:rPr>
            </w:r>
            <w:r>
              <w:rPr>
                <w:noProof/>
                <w:webHidden/>
              </w:rPr>
              <w:fldChar w:fldCharType="separate"/>
            </w:r>
            <w:r>
              <w:rPr>
                <w:noProof/>
                <w:webHidden/>
              </w:rPr>
              <w:t>685</w:t>
            </w:r>
            <w:r>
              <w:rPr>
                <w:noProof/>
                <w:webHidden/>
              </w:rPr>
              <w:fldChar w:fldCharType="end"/>
            </w:r>
          </w:hyperlink>
        </w:p>
        <w:p w14:paraId="19CB883D"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88" w:history="1">
            <w:r w:rsidRPr="00E24F1E">
              <w:rPr>
                <w:rStyle w:val="Hyperlink"/>
                <w:noProof/>
              </w:rPr>
              <w:t>December 4 (5) / Koiak 8: Also St. Samuel the Confessor</w:t>
            </w:r>
            <w:r>
              <w:rPr>
                <w:noProof/>
                <w:webHidden/>
              </w:rPr>
              <w:tab/>
            </w:r>
            <w:r>
              <w:rPr>
                <w:noProof/>
                <w:webHidden/>
              </w:rPr>
              <w:fldChar w:fldCharType="begin"/>
            </w:r>
            <w:r>
              <w:rPr>
                <w:noProof/>
                <w:webHidden/>
              </w:rPr>
              <w:instrText xml:space="preserve"> PAGEREF _Toc459399288 \h </w:instrText>
            </w:r>
            <w:r>
              <w:rPr>
                <w:noProof/>
                <w:webHidden/>
              </w:rPr>
            </w:r>
            <w:r>
              <w:rPr>
                <w:noProof/>
                <w:webHidden/>
              </w:rPr>
              <w:fldChar w:fldCharType="separate"/>
            </w:r>
            <w:r>
              <w:rPr>
                <w:noProof/>
                <w:webHidden/>
              </w:rPr>
              <w:t>687</w:t>
            </w:r>
            <w:r>
              <w:rPr>
                <w:noProof/>
                <w:webHidden/>
              </w:rPr>
              <w:fldChar w:fldCharType="end"/>
            </w:r>
          </w:hyperlink>
        </w:p>
        <w:p w14:paraId="30363BF7"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89" w:history="1">
            <w:r w:rsidRPr="00E24F1E">
              <w:rPr>
                <w:rStyle w:val="Hyperlink"/>
                <w:noProof/>
              </w:rPr>
              <w:t>December 6 (7) / Koiak 10: Relocation of St. Severus’ Relics</w:t>
            </w:r>
            <w:r>
              <w:rPr>
                <w:noProof/>
                <w:webHidden/>
              </w:rPr>
              <w:tab/>
            </w:r>
            <w:r>
              <w:rPr>
                <w:noProof/>
                <w:webHidden/>
              </w:rPr>
              <w:fldChar w:fldCharType="begin"/>
            </w:r>
            <w:r>
              <w:rPr>
                <w:noProof/>
                <w:webHidden/>
              </w:rPr>
              <w:instrText xml:space="preserve"> PAGEREF _Toc459399289 \h </w:instrText>
            </w:r>
            <w:r>
              <w:rPr>
                <w:noProof/>
                <w:webHidden/>
              </w:rPr>
            </w:r>
            <w:r>
              <w:rPr>
                <w:noProof/>
                <w:webHidden/>
              </w:rPr>
              <w:fldChar w:fldCharType="separate"/>
            </w:r>
            <w:r>
              <w:rPr>
                <w:noProof/>
                <w:webHidden/>
              </w:rPr>
              <w:t>688</w:t>
            </w:r>
            <w:r>
              <w:rPr>
                <w:noProof/>
                <w:webHidden/>
              </w:rPr>
              <w:fldChar w:fldCharType="end"/>
            </w:r>
          </w:hyperlink>
        </w:p>
        <w:p w14:paraId="2BA7483A"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90" w:history="1">
            <w:r w:rsidRPr="00E24F1E">
              <w:rPr>
                <w:rStyle w:val="Hyperlink"/>
                <w:noProof/>
              </w:rPr>
              <w:t>December 8 (9) / Koiak 12: Commemoration of Archangel Michael</w:t>
            </w:r>
            <w:r>
              <w:rPr>
                <w:noProof/>
                <w:webHidden/>
              </w:rPr>
              <w:tab/>
            </w:r>
            <w:r>
              <w:rPr>
                <w:noProof/>
                <w:webHidden/>
              </w:rPr>
              <w:fldChar w:fldCharType="begin"/>
            </w:r>
            <w:r>
              <w:rPr>
                <w:noProof/>
                <w:webHidden/>
              </w:rPr>
              <w:instrText xml:space="preserve"> PAGEREF _Toc459399290 \h </w:instrText>
            </w:r>
            <w:r>
              <w:rPr>
                <w:noProof/>
                <w:webHidden/>
              </w:rPr>
            </w:r>
            <w:r>
              <w:rPr>
                <w:noProof/>
                <w:webHidden/>
              </w:rPr>
              <w:fldChar w:fldCharType="separate"/>
            </w:r>
            <w:r>
              <w:rPr>
                <w:noProof/>
                <w:webHidden/>
              </w:rPr>
              <w:t>688</w:t>
            </w:r>
            <w:r>
              <w:rPr>
                <w:noProof/>
                <w:webHidden/>
              </w:rPr>
              <w:fldChar w:fldCharType="end"/>
            </w:r>
          </w:hyperlink>
        </w:p>
        <w:p w14:paraId="4B8A9636"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91" w:history="1">
            <w:r w:rsidRPr="00E24F1E">
              <w:rPr>
                <w:rStyle w:val="Hyperlink"/>
                <w:noProof/>
              </w:rPr>
              <w:t>December 12 (13) / Koiak 16: Saint Spyridon</w:t>
            </w:r>
            <w:r>
              <w:rPr>
                <w:noProof/>
                <w:webHidden/>
              </w:rPr>
              <w:tab/>
            </w:r>
            <w:r>
              <w:rPr>
                <w:noProof/>
                <w:webHidden/>
              </w:rPr>
              <w:fldChar w:fldCharType="begin"/>
            </w:r>
            <w:r>
              <w:rPr>
                <w:noProof/>
                <w:webHidden/>
              </w:rPr>
              <w:instrText xml:space="preserve"> PAGEREF _Toc459399291 \h </w:instrText>
            </w:r>
            <w:r>
              <w:rPr>
                <w:noProof/>
                <w:webHidden/>
              </w:rPr>
            </w:r>
            <w:r>
              <w:rPr>
                <w:noProof/>
                <w:webHidden/>
              </w:rPr>
              <w:fldChar w:fldCharType="separate"/>
            </w:r>
            <w:r>
              <w:rPr>
                <w:noProof/>
                <w:webHidden/>
              </w:rPr>
              <w:t>689</w:t>
            </w:r>
            <w:r>
              <w:rPr>
                <w:noProof/>
                <w:webHidden/>
              </w:rPr>
              <w:fldChar w:fldCharType="end"/>
            </w:r>
          </w:hyperlink>
        </w:p>
        <w:p w14:paraId="1EB177DA"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92" w:history="1">
            <w:r w:rsidRPr="00E24F1E">
              <w:rPr>
                <w:rStyle w:val="Hyperlink"/>
                <w:noProof/>
              </w:rPr>
              <w:t>December 17 (18) / Koiak 21: Commemoration of the Theotokos</w:t>
            </w:r>
            <w:r>
              <w:rPr>
                <w:noProof/>
                <w:webHidden/>
              </w:rPr>
              <w:tab/>
            </w:r>
            <w:r>
              <w:rPr>
                <w:noProof/>
                <w:webHidden/>
              </w:rPr>
              <w:fldChar w:fldCharType="begin"/>
            </w:r>
            <w:r>
              <w:rPr>
                <w:noProof/>
                <w:webHidden/>
              </w:rPr>
              <w:instrText xml:space="preserve"> PAGEREF _Toc459399292 \h </w:instrText>
            </w:r>
            <w:r>
              <w:rPr>
                <w:noProof/>
                <w:webHidden/>
              </w:rPr>
            </w:r>
            <w:r>
              <w:rPr>
                <w:noProof/>
                <w:webHidden/>
              </w:rPr>
              <w:fldChar w:fldCharType="separate"/>
            </w:r>
            <w:r>
              <w:rPr>
                <w:noProof/>
                <w:webHidden/>
              </w:rPr>
              <w:t>689</w:t>
            </w:r>
            <w:r>
              <w:rPr>
                <w:noProof/>
                <w:webHidden/>
              </w:rPr>
              <w:fldChar w:fldCharType="end"/>
            </w:r>
          </w:hyperlink>
        </w:p>
        <w:p w14:paraId="194F9EB2"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93" w:history="1">
            <w:r w:rsidRPr="00E24F1E">
              <w:rPr>
                <w:rStyle w:val="Hyperlink"/>
                <w:noProof/>
              </w:rPr>
              <w:t>December 17 (18) / Koiak 21: Also the Martyrdom of St. Barnabas, one of the Seventy Two</w:t>
            </w:r>
            <w:r>
              <w:rPr>
                <w:noProof/>
                <w:webHidden/>
              </w:rPr>
              <w:tab/>
            </w:r>
            <w:r>
              <w:rPr>
                <w:noProof/>
                <w:webHidden/>
              </w:rPr>
              <w:fldChar w:fldCharType="begin"/>
            </w:r>
            <w:r>
              <w:rPr>
                <w:noProof/>
                <w:webHidden/>
              </w:rPr>
              <w:instrText xml:space="preserve"> PAGEREF _Toc459399293 \h </w:instrText>
            </w:r>
            <w:r>
              <w:rPr>
                <w:noProof/>
                <w:webHidden/>
              </w:rPr>
            </w:r>
            <w:r>
              <w:rPr>
                <w:noProof/>
                <w:webHidden/>
              </w:rPr>
              <w:fldChar w:fldCharType="separate"/>
            </w:r>
            <w:r>
              <w:rPr>
                <w:noProof/>
                <w:webHidden/>
              </w:rPr>
              <w:t>689</w:t>
            </w:r>
            <w:r>
              <w:rPr>
                <w:noProof/>
                <w:webHidden/>
              </w:rPr>
              <w:fldChar w:fldCharType="end"/>
            </w:r>
          </w:hyperlink>
        </w:p>
        <w:p w14:paraId="1E87C47E"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94" w:history="1">
            <w:r w:rsidRPr="00E24F1E">
              <w:rPr>
                <w:rStyle w:val="Hyperlink"/>
                <w:noProof/>
              </w:rPr>
              <w:t>December 18 (19) / Koiak 22: Archangel Gabriel (Consecration)</w:t>
            </w:r>
            <w:r>
              <w:rPr>
                <w:noProof/>
                <w:webHidden/>
              </w:rPr>
              <w:tab/>
            </w:r>
            <w:r>
              <w:rPr>
                <w:noProof/>
                <w:webHidden/>
              </w:rPr>
              <w:fldChar w:fldCharType="begin"/>
            </w:r>
            <w:r>
              <w:rPr>
                <w:noProof/>
                <w:webHidden/>
              </w:rPr>
              <w:instrText xml:space="preserve"> PAGEREF _Toc459399294 \h </w:instrText>
            </w:r>
            <w:r>
              <w:rPr>
                <w:noProof/>
                <w:webHidden/>
              </w:rPr>
            </w:r>
            <w:r>
              <w:rPr>
                <w:noProof/>
                <w:webHidden/>
              </w:rPr>
              <w:fldChar w:fldCharType="separate"/>
            </w:r>
            <w:r>
              <w:rPr>
                <w:noProof/>
                <w:webHidden/>
              </w:rPr>
              <w:t>689</w:t>
            </w:r>
            <w:r>
              <w:rPr>
                <w:noProof/>
                <w:webHidden/>
              </w:rPr>
              <w:fldChar w:fldCharType="end"/>
            </w:r>
          </w:hyperlink>
        </w:p>
        <w:p w14:paraId="5989E798"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95" w:history="1">
            <w:r w:rsidRPr="00E24F1E">
              <w:rPr>
                <w:rStyle w:val="Hyperlink"/>
                <w:noProof/>
              </w:rPr>
              <w:t>December 20 (21) / Koiak 24: The Birth of St. Takle Haymanot</w:t>
            </w:r>
            <w:r>
              <w:rPr>
                <w:noProof/>
                <w:webHidden/>
              </w:rPr>
              <w:tab/>
            </w:r>
            <w:r>
              <w:rPr>
                <w:noProof/>
                <w:webHidden/>
              </w:rPr>
              <w:fldChar w:fldCharType="begin"/>
            </w:r>
            <w:r>
              <w:rPr>
                <w:noProof/>
                <w:webHidden/>
              </w:rPr>
              <w:instrText xml:space="preserve"> PAGEREF _Toc459399295 \h </w:instrText>
            </w:r>
            <w:r>
              <w:rPr>
                <w:noProof/>
                <w:webHidden/>
              </w:rPr>
            </w:r>
            <w:r>
              <w:rPr>
                <w:noProof/>
                <w:webHidden/>
              </w:rPr>
              <w:fldChar w:fldCharType="separate"/>
            </w:r>
            <w:r>
              <w:rPr>
                <w:noProof/>
                <w:webHidden/>
              </w:rPr>
              <w:t>689</w:t>
            </w:r>
            <w:r>
              <w:rPr>
                <w:noProof/>
                <w:webHidden/>
              </w:rPr>
              <w:fldChar w:fldCharType="end"/>
            </w:r>
          </w:hyperlink>
        </w:p>
        <w:p w14:paraId="1A86998C"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96" w:history="1">
            <w:r w:rsidRPr="00E24F1E">
              <w:rPr>
                <w:rStyle w:val="Hyperlink"/>
                <w:noProof/>
              </w:rPr>
              <w:t>December 21 (22) / Koiak 25: St. John Kami</w:t>
            </w:r>
            <w:r>
              <w:rPr>
                <w:noProof/>
                <w:webHidden/>
              </w:rPr>
              <w:tab/>
            </w:r>
            <w:r>
              <w:rPr>
                <w:noProof/>
                <w:webHidden/>
              </w:rPr>
              <w:fldChar w:fldCharType="begin"/>
            </w:r>
            <w:r>
              <w:rPr>
                <w:noProof/>
                <w:webHidden/>
              </w:rPr>
              <w:instrText xml:space="preserve"> PAGEREF _Toc459399296 \h </w:instrText>
            </w:r>
            <w:r>
              <w:rPr>
                <w:noProof/>
                <w:webHidden/>
              </w:rPr>
            </w:r>
            <w:r>
              <w:rPr>
                <w:noProof/>
                <w:webHidden/>
              </w:rPr>
              <w:fldChar w:fldCharType="separate"/>
            </w:r>
            <w:r>
              <w:rPr>
                <w:noProof/>
                <w:webHidden/>
              </w:rPr>
              <w:t>690</w:t>
            </w:r>
            <w:r>
              <w:rPr>
                <w:noProof/>
                <w:webHidden/>
              </w:rPr>
              <w:fldChar w:fldCharType="end"/>
            </w:r>
          </w:hyperlink>
        </w:p>
        <w:p w14:paraId="38BD55D8"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97" w:history="1">
            <w:r w:rsidRPr="00E24F1E">
              <w:rPr>
                <w:rStyle w:val="Hyperlink"/>
                <w:noProof/>
              </w:rPr>
              <w:t>December 24 (25) / Koiak 28: Nativity Preparation Day</w:t>
            </w:r>
            <w:r>
              <w:rPr>
                <w:noProof/>
                <w:webHidden/>
              </w:rPr>
              <w:tab/>
            </w:r>
            <w:r>
              <w:rPr>
                <w:noProof/>
                <w:webHidden/>
              </w:rPr>
              <w:fldChar w:fldCharType="begin"/>
            </w:r>
            <w:r>
              <w:rPr>
                <w:noProof/>
                <w:webHidden/>
              </w:rPr>
              <w:instrText xml:space="preserve"> PAGEREF _Toc459399297 \h </w:instrText>
            </w:r>
            <w:r>
              <w:rPr>
                <w:noProof/>
                <w:webHidden/>
              </w:rPr>
            </w:r>
            <w:r>
              <w:rPr>
                <w:noProof/>
                <w:webHidden/>
              </w:rPr>
              <w:fldChar w:fldCharType="separate"/>
            </w:r>
            <w:r>
              <w:rPr>
                <w:noProof/>
                <w:webHidden/>
              </w:rPr>
              <w:t>691</w:t>
            </w:r>
            <w:r>
              <w:rPr>
                <w:noProof/>
                <w:webHidden/>
              </w:rPr>
              <w:fldChar w:fldCharType="end"/>
            </w:r>
          </w:hyperlink>
        </w:p>
        <w:p w14:paraId="52930BF8"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98" w:history="1">
            <w:r w:rsidRPr="00E24F1E">
              <w:rPr>
                <w:rStyle w:val="Hyperlink"/>
                <w:noProof/>
              </w:rPr>
              <w:t>December 25 (26) / Koiak 29: The Feast of the Nativity</w:t>
            </w:r>
            <w:r>
              <w:rPr>
                <w:noProof/>
                <w:webHidden/>
              </w:rPr>
              <w:tab/>
            </w:r>
            <w:r>
              <w:rPr>
                <w:noProof/>
                <w:webHidden/>
              </w:rPr>
              <w:fldChar w:fldCharType="begin"/>
            </w:r>
            <w:r>
              <w:rPr>
                <w:noProof/>
                <w:webHidden/>
              </w:rPr>
              <w:instrText xml:space="preserve"> PAGEREF _Toc459399298 \h </w:instrText>
            </w:r>
            <w:r>
              <w:rPr>
                <w:noProof/>
                <w:webHidden/>
              </w:rPr>
            </w:r>
            <w:r>
              <w:rPr>
                <w:noProof/>
                <w:webHidden/>
              </w:rPr>
              <w:fldChar w:fldCharType="separate"/>
            </w:r>
            <w:r>
              <w:rPr>
                <w:noProof/>
                <w:webHidden/>
              </w:rPr>
              <w:t>694</w:t>
            </w:r>
            <w:r>
              <w:rPr>
                <w:noProof/>
                <w:webHidden/>
              </w:rPr>
              <w:fldChar w:fldCharType="end"/>
            </w:r>
          </w:hyperlink>
        </w:p>
        <w:p w14:paraId="6E3F1463"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299" w:history="1">
            <w:r w:rsidRPr="00E24F1E">
              <w:rPr>
                <w:rStyle w:val="Hyperlink"/>
                <w:noProof/>
              </w:rPr>
              <w:t>December 26 (27) / Koiak 30: The Second Day of the Feast of the Nativity</w:t>
            </w:r>
            <w:r>
              <w:rPr>
                <w:noProof/>
                <w:webHidden/>
              </w:rPr>
              <w:tab/>
            </w:r>
            <w:r>
              <w:rPr>
                <w:noProof/>
                <w:webHidden/>
              </w:rPr>
              <w:fldChar w:fldCharType="begin"/>
            </w:r>
            <w:r>
              <w:rPr>
                <w:noProof/>
                <w:webHidden/>
              </w:rPr>
              <w:instrText xml:space="preserve"> PAGEREF _Toc459399299 \h </w:instrText>
            </w:r>
            <w:r>
              <w:rPr>
                <w:noProof/>
                <w:webHidden/>
              </w:rPr>
            </w:r>
            <w:r>
              <w:rPr>
                <w:noProof/>
                <w:webHidden/>
              </w:rPr>
              <w:fldChar w:fldCharType="separate"/>
            </w:r>
            <w:r>
              <w:rPr>
                <w:noProof/>
                <w:webHidden/>
              </w:rPr>
              <w:t>730</w:t>
            </w:r>
            <w:r>
              <w:rPr>
                <w:noProof/>
                <w:webHidden/>
              </w:rPr>
              <w:fldChar w:fldCharType="end"/>
            </w:r>
          </w:hyperlink>
        </w:p>
        <w:p w14:paraId="04FE1E5E"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00" w:history="1">
            <w:r w:rsidRPr="00E24F1E">
              <w:rPr>
                <w:rStyle w:val="Hyperlink"/>
                <w:noProof/>
              </w:rPr>
              <w:t>December 27 (28) / Tobi 1: St. Stephen Day</w:t>
            </w:r>
            <w:r>
              <w:rPr>
                <w:noProof/>
                <w:webHidden/>
              </w:rPr>
              <w:tab/>
            </w:r>
            <w:r>
              <w:rPr>
                <w:noProof/>
                <w:webHidden/>
              </w:rPr>
              <w:fldChar w:fldCharType="begin"/>
            </w:r>
            <w:r>
              <w:rPr>
                <w:noProof/>
                <w:webHidden/>
              </w:rPr>
              <w:instrText xml:space="preserve"> PAGEREF _Toc459399300 \h </w:instrText>
            </w:r>
            <w:r>
              <w:rPr>
                <w:noProof/>
                <w:webHidden/>
              </w:rPr>
            </w:r>
            <w:r>
              <w:rPr>
                <w:noProof/>
                <w:webHidden/>
              </w:rPr>
              <w:fldChar w:fldCharType="separate"/>
            </w:r>
            <w:r>
              <w:rPr>
                <w:noProof/>
                <w:webHidden/>
              </w:rPr>
              <w:t>730</w:t>
            </w:r>
            <w:r>
              <w:rPr>
                <w:noProof/>
                <w:webHidden/>
              </w:rPr>
              <w:fldChar w:fldCharType="end"/>
            </w:r>
          </w:hyperlink>
        </w:p>
        <w:p w14:paraId="23DFAE21"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01" w:history="1">
            <w:r w:rsidRPr="00E24F1E">
              <w:rPr>
                <w:rStyle w:val="Hyperlink"/>
                <w:noProof/>
              </w:rPr>
              <w:t>December 29 (30) / Tobi 3: The One Hundred and Forty Four Thousand</w:t>
            </w:r>
            <w:r>
              <w:rPr>
                <w:noProof/>
                <w:webHidden/>
              </w:rPr>
              <w:tab/>
            </w:r>
            <w:r>
              <w:rPr>
                <w:noProof/>
                <w:webHidden/>
              </w:rPr>
              <w:fldChar w:fldCharType="begin"/>
            </w:r>
            <w:r>
              <w:rPr>
                <w:noProof/>
                <w:webHidden/>
              </w:rPr>
              <w:instrText xml:space="preserve"> PAGEREF _Toc459399301 \h </w:instrText>
            </w:r>
            <w:r>
              <w:rPr>
                <w:noProof/>
                <w:webHidden/>
              </w:rPr>
            </w:r>
            <w:r>
              <w:rPr>
                <w:noProof/>
                <w:webHidden/>
              </w:rPr>
              <w:fldChar w:fldCharType="separate"/>
            </w:r>
            <w:r>
              <w:rPr>
                <w:noProof/>
                <w:webHidden/>
              </w:rPr>
              <w:t>730</w:t>
            </w:r>
            <w:r>
              <w:rPr>
                <w:noProof/>
                <w:webHidden/>
              </w:rPr>
              <w:fldChar w:fldCharType="end"/>
            </w:r>
          </w:hyperlink>
        </w:p>
        <w:p w14:paraId="5727E162"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02" w:history="1">
            <w:r w:rsidRPr="00E24F1E">
              <w:rPr>
                <w:rStyle w:val="Hyperlink"/>
                <w:noProof/>
              </w:rPr>
              <w:t>December 30 (31) / Tobi 4: St. John the Evangelist</w:t>
            </w:r>
            <w:r>
              <w:rPr>
                <w:noProof/>
                <w:webHidden/>
              </w:rPr>
              <w:tab/>
            </w:r>
            <w:r>
              <w:rPr>
                <w:noProof/>
                <w:webHidden/>
              </w:rPr>
              <w:fldChar w:fldCharType="begin"/>
            </w:r>
            <w:r>
              <w:rPr>
                <w:noProof/>
                <w:webHidden/>
              </w:rPr>
              <w:instrText xml:space="preserve"> PAGEREF _Toc459399302 \h </w:instrText>
            </w:r>
            <w:r>
              <w:rPr>
                <w:noProof/>
                <w:webHidden/>
              </w:rPr>
            </w:r>
            <w:r>
              <w:rPr>
                <w:noProof/>
                <w:webHidden/>
              </w:rPr>
              <w:fldChar w:fldCharType="separate"/>
            </w:r>
            <w:r>
              <w:rPr>
                <w:noProof/>
                <w:webHidden/>
              </w:rPr>
              <w:t>731</w:t>
            </w:r>
            <w:r>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36" w:name="_Ref434478837"/>
      <w:r w:rsidR="009E261C">
        <w:t xml:space="preserve"> four Sundays before the Feast.</w:t>
      </w:r>
    </w:p>
    <w:p w14:paraId="3838D434" w14:textId="77777777" w:rsidR="006C0F49" w:rsidRDefault="006C0F49" w:rsidP="006C0F49">
      <w:pPr>
        <w:pStyle w:val="Heading4"/>
      </w:pPr>
      <w:bookmarkStart w:id="1337" w:name="_Ref459399026"/>
      <w:r>
        <w:t xml:space="preserve">The First Doxology of December or </w:t>
      </w:r>
      <w:r w:rsidRPr="006C0F49">
        <w:rPr>
          <w:rFonts w:ascii="FreeSerifAvvaShenouda" w:hAnsi="FreeSerifAvvaShenouda" w:cs="FreeSerifAvvaShenouda"/>
        </w:rPr>
        <w:t>Ⲕⲟⲓⲁϩⲕ</w:t>
      </w:r>
      <w:bookmarkEnd w:id="1336"/>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3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38"/>
            <w:r>
              <w:rPr>
                <w:rStyle w:val="CommentReference"/>
                <w:rFonts w:ascii="Times New Roman" w:eastAsiaTheme="minorHAnsi" w:hAnsi="Times New Roman" w:cstheme="minorBidi"/>
                <w:color w:val="auto"/>
              </w:rPr>
              <w:commentReference w:id="133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39"/>
            <w:r>
              <w:t xml:space="preserve">Announced </w:t>
            </w:r>
            <w:commentRangeEnd w:id="1339"/>
            <w:r>
              <w:rPr>
                <w:rStyle w:val="CommentReference"/>
                <w:rFonts w:ascii="Times New Roman" w:eastAsiaTheme="minorHAnsi" w:hAnsi="Times New Roman" w:cstheme="minorBidi"/>
                <w:color w:val="auto"/>
              </w:rPr>
              <w:commentReference w:id="133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4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4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41" w:name="_Ref434478867"/>
      <w:r>
        <w:t xml:space="preserve">The Third Doxology of December or </w:t>
      </w:r>
      <w:r w:rsidRPr="006C0F49">
        <w:rPr>
          <w:rFonts w:ascii="FreeSerifAvvaShenouda" w:hAnsi="FreeSerifAvvaShenouda" w:cs="FreeSerifAvvaShenouda"/>
        </w:rPr>
        <w:t>Ⲕⲟⲓⲁϩⲕ</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4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42" w:name="_Ref434478878"/>
      <w:r>
        <w:t xml:space="preserve">The Fourth Doxology of December or </w:t>
      </w:r>
      <w:r w:rsidRPr="006C0F49">
        <w:rPr>
          <w:rFonts w:ascii="FreeSerifAvvaShenouda" w:hAnsi="FreeSerifAvvaShenouda" w:cs="FreeSerifAvvaShenouda"/>
        </w:rPr>
        <w:t>Ⲕⲟⲓⲁϩⲕ</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43"/>
            <w:r>
              <w:t>He raised us with a new invitation.</w:t>
            </w:r>
            <w:commentRangeEnd w:id="1343"/>
            <w:r>
              <w:rPr>
                <w:rStyle w:val="CommentReference"/>
                <w:rFonts w:ascii="Times New Roman" w:eastAsiaTheme="minorHAnsi" w:hAnsi="Times New Roman" w:cstheme="minorBidi"/>
                <w:color w:val="auto"/>
              </w:rPr>
              <w:commentReference w:id="134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44"/>
            <w:r>
              <w:t>Bride</w:t>
            </w:r>
            <w:commentRangeEnd w:id="1344"/>
            <w:r>
              <w:rPr>
                <w:rStyle w:val="CommentReference"/>
                <w:rFonts w:ascii="Times New Roman" w:eastAsiaTheme="minorHAnsi" w:hAnsi="Times New Roman" w:cstheme="minorBidi"/>
                <w:color w:val="auto"/>
              </w:rPr>
              <w:commentReference w:id="134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45" w:name="_Ref434478888"/>
      <w:r>
        <w:t xml:space="preserve">The Fifth Doxology of December or </w:t>
      </w:r>
      <w:r w:rsidRPr="006C0F49">
        <w:rPr>
          <w:rFonts w:ascii="FreeSerifAvvaShenouda" w:hAnsi="FreeSerifAvvaShenouda" w:cs="FreeSerifAvvaShenouda"/>
        </w:rPr>
        <w:t>Ⲕⲟⲓⲁϩⲕ</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lastRenderedPageBreak/>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4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46" w:name="_Ref434478907"/>
      <w:r>
        <w:t xml:space="preserve">The Sixth Doxology of December or </w:t>
      </w:r>
      <w:r w:rsidRPr="006C0F49">
        <w:rPr>
          <w:rFonts w:ascii="FreeSerifAvvaShenouda" w:hAnsi="FreeSerifAvvaShenouda" w:cs="FreeSerifAvvaShenouda"/>
        </w:rPr>
        <w:t>Ⲕⲟⲓⲁϩⲕ</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lastRenderedPageBreak/>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47"/>
            <w:r>
              <w:t xml:space="preserve">return </w:t>
            </w:r>
            <w:commentRangeEnd w:id="1347"/>
            <w:r>
              <w:rPr>
                <w:rStyle w:val="CommentReference"/>
              </w:rPr>
              <w:commentReference w:id="134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48"/>
            <w:r>
              <w:t xml:space="preserve">confirmation </w:t>
            </w:r>
            <w:commentRangeEnd w:id="1348"/>
            <w:r>
              <w:rPr>
                <w:rStyle w:val="CommentReference"/>
              </w:rPr>
              <w:commentReference w:id="134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lastRenderedPageBreak/>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49" w:name="_Ref434478922"/>
      <w:r>
        <w:t xml:space="preserve">The Doxology of Archangel Gabriel for December or </w:t>
      </w:r>
      <w:r w:rsidRPr="006C0F49">
        <w:rPr>
          <w:rFonts w:ascii="FreeSerifAvvaShenouda" w:hAnsi="FreeSerifAvvaShenouda" w:cs="FreeSerifAvvaShenouda"/>
        </w:rPr>
        <w:t>Ⲕⲟⲓⲁϩⲕ</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50"/>
            <w:r>
              <w:t>Angel-evangel of Good News</w:t>
            </w:r>
            <w:commentRangeEnd w:id="1350"/>
            <w:r>
              <w:rPr>
                <w:rStyle w:val="CommentReference"/>
                <w:rFonts w:ascii="Times New Roman" w:eastAsiaTheme="minorHAnsi" w:hAnsi="Times New Roman" w:cstheme="minorBidi"/>
                <w:color w:val="auto"/>
              </w:rPr>
              <w:commentReference w:id="135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51"/>
            <w:r>
              <w:t>Hail, O full of grace</w:t>
            </w:r>
            <w:commentRangeEnd w:id="1351"/>
            <w:r>
              <w:rPr>
                <w:rStyle w:val="CommentReference"/>
                <w:rFonts w:ascii="Times New Roman" w:eastAsiaTheme="minorHAnsi" w:hAnsi="Times New Roman" w:cstheme="minorBidi"/>
                <w:color w:val="auto"/>
              </w:rPr>
              <w:commentReference w:id="135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lastRenderedPageBreak/>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52"/>
            <w:r>
              <w:t>Angel-Evangel</w:t>
            </w:r>
            <w:commentRangeEnd w:id="1352"/>
            <w:r>
              <w:rPr>
                <w:rStyle w:val="CommentReference"/>
                <w:rFonts w:ascii="Times New Roman" w:eastAsiaTheme="minorHAnsi" w:hAnsi="Times New Roman" w:cstheme="minorBidi"/>
                <w:color w:val="auto"/>
              </w:rPr>
              <w:commentReference w:id="135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53" w:name="_Ref434564112"/>
      <w:bookmarkStart w:id="1354" w:name="_Toc410196203"/>
      <w:bookmarkStart w:id="1355" w:name="_Toc410196445"/>
      <w:bookmarkStart w:id="1356" w:name="_Toc410196947"/>
      <w:bookmarkStart w:id="1357" w:name="_Toc459399285"/>
      <w:r>
        <w:t>December 1 (2) / Koiak 5: Martyrdom of St. Victor</w:t>
      </w:r>
      <w:bookmarkEnd w:id="1353"/>
      <w:bookmarkEnd w:id="1357"/>
    </w:p>
    <w:p w14:paraId="5851AA48" w14:textId="77777777" w:rsidR="00253C5F" w:rsidRDefault="00253C5F" w:rsidP="00253C5F">
      <w:pPr>
        <w:pStyle w:val="Heading4"/>
      </w:pPr>
      <w:bookmarkStart w:id="1358" w:name="_Ref434489590"/>
      <w:r>
        <w:t>The Doxology</w:t>
      </w:r>
      <w:r w:rsidR="00B46E6E">
        <w:t xml:space="preserve"> for St. Victor</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59"/>
            <w:r>
              <w:t>saint</w:t>
            </w:r>
            <w:commentRangeEnd w:id="1359"/>
            <w:r>
              <w:rPr>
                <w:rStyle w:val="CommentReference"/>
                <w:rFonts w:ascii="Times New Roman" w:eastAsiaTheme="minorHAnsi" w:hAnsi="Times New Roman" w:cstheme="minorBidi"/>
                <w:color w:val="auto"/>
              </w:rPr>
              <w:commentReference w:id="135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60" w:name="_Toc459399286"/>
      <w:r>
        <w:t>December 2 (3) / Koiak 6: Pope Abraam the Syrian</w:t>
      </w:r>
      <w:bookmarkEnd w:id="1360"/>
    </w:p>
    <w:p w14:paraId="705AECE8" w14:textId="77777777" w:rsidR="00F416C6" w:rsidRDefault="00F416C6" w:rsidP="00F416C6">
      <w:pPr>
        <w:pStyle w:val="Heading4"/>
      </w:pPr>
      <w:bookmarkStart w:id="1361" w:name="_Ref434492343"/>
      <w:r>
        <w:t>The Doxology of St. Simon the Tanner</w:t>
      </w:r>
      <w:r>
        <w:rPr>
          <w:rStyle w:val="FootnoteReference"/>
        </w:rPr>
        <w:footnoteReference w:id="950"/>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5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62" w:name="_Toc459399287"/>
      <w:r>
        <w:t xml:space="preserve">December 4 (5) / Koiak 8: </w:t>
      </w:r>
      <w:r w:rsidR="00743CE8">
        <w:t xml:space="preserve">The Martyrdom of </w:t>
      </w:r>
      <w:r>
        <w:t>Sts. Barbara and Juliana</w:t>
      </w:r>
      <w:bookmarkEnd w:id="1362"/>
    </w:p>
    <w:p w14:paraId="708D2111" w14:textId="7CD9674E" w:rsidR="003663F9" w:rsidRDefault="003663F9" w:rsidP="003663F9">
      <w:pPr>
        <w:pStyle w:val="Heading4"/>
      </w:pPr>
      <w:bookmarkStart w:id="136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64" w:name="_Ref459401359"/>
      <w:r>
        <w:t>The Doxology</w:t>
      </w:r>
      <w:r w:rsidR="00B46E6E">
        <w:t xml:space="preserve"> for Sts. Barbara and Juliana</w:t>
      </w:r>
      <w:bookmarkEnd w:id="1363"/>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65" w:name="_Toc459399288"/>
      <w:r>
        <w:lastRenderedPageBreak/>
        <w:t>December 4 (5) / Koiak 8: Also St. Samuel the Confessor</w:t>
      </w:r>
      <w:bookmarkEnd w:id="1365"/>
    </w:p>
    <w:p w14:paraId="2EE78AB4" w14:textId="77777777" w:rsidR="00224925" w:rsidRDefault="00224925" w:rsidP="00224925">
      <w:pPr>
        <w:pStyle w:val="Heading4"/>
      </w:pPr>
      <w:bookmarkStart w:id="1366" w:name="_Ref434491260"/>
      <w:r>
        <w:t>The Doxology</w:t>
      </w:r>
      <w:r w:rsidR="00810F04">
        <w:t xml:space="preserve"> for St. Samuel the Confessor</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5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bookmarkStart w:id="1370" w:name="_Toc459399289"/>
      <w:r>
        <w:t>December 6 (7) / Koiak 10: Relocation of St. Severus’ Relics</w:t>
      </w:r>
      <w:bookmarkEnd w:id="1370"/>
    </w:p>
    <w:p w14:paraId="34367220" w14:textId="7FF945AF"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513E2D">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513E2D">
        <w:rPr>
          <w:noProof/>
        </w:rPr>
        <w:t>635</w:t>
      </w:r>
      <w:r w:rsidR="00191A26">
        <w:fldChar w:fldCharType="end"/>
      </w:r>
      <w:r w:rsidR="00191A26">
        <w:t>.</w:t>
      </w:r>
    </w:p>
    <w:p w14:paraId="27C4F9E3" w14:textId="77777777" w:rsidR="00B637D8" w:rsidRDefault="00B637D8" w:rsidP="00B637D8">
      <w:pPr>
        <w:pStyle w:val="Heading3"/>
      </w:pPr>
      <w:bookmarkStart w:id="1371" w:name="_Toc459399290"/>
      <w:r>
        <w:t>December 8 (9) / Koiak 12: Commemoration of Archangel Michael</w:t>
      </w:r>
      <w:bookmarkEnd w:id="1371"/>
    </w:p>
    <w:p w14:paraId="586D103A" w14:textId="77777777" w:rsidR="00513E2D" w:rsidRDefault="00191A26" w:rsidP="0082304E">
      <w:pPr>
        <w:pStyle w:val="Heading4"/>
      </w:pPr>
      <w:r>
        <w:t xml:space="preserve">See </w:t>
      </w:r>
      <w:r>
        <w:fldChar w:fldCharType="begin"/>
      </w:r>
      <w:r>
        <w:instrText xml:space="preserve"> REF _Ref434561114 \h </w:instrText>
      </w:r>
      <w:r>
        <w:fldChar w:fldCharType="separate"/>
      </w:r>
      <w:r w:rsidR="00513E2D">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42F02975" w14:textId="77777777" w:rsidTr="0082304E">
        <w:trPr>
          <w:cantSplit/>
          <w:jc w:val="center"/>
        </w:trPr>
        <w:tc>
          <w:tcPr>
            <w:tcW w:w="288" w:type="dxa"/>
          </w:tcPr>
          <w:p w14:paraId="6B145357" w14:textId="77777777" w:rsidR="00513E2D" w:rsidRDefault="00513E2D" w:rsidP="0082304E">
            <w:pPr>
              <w:pStyle w:val="CopticCross"/>
            </w:pPr>
          </w:p>
        </w:tc>
        <w:tc>
          <w:tcPr>
            <w:tcW w:w="3960" w:type="dxa"/>
          </w:tcPr>
          <w:p w14:paraId="05CE1B62" w14:textId="77777777" w:rsidR="00513E2D" w:rsidRDefault="00513E2D" w:rsidP="00C83ECE">
            <w:pPr>
              <w:pStyle w:val="EngHang"/>
            </w:pPr>
            <w:r>
              <w:t>Through the intercessions</w:t>
            </w:r>
          </w:p>
          <w:p w14:paraId="4EFD2BEF" w14:textId="77777777" w:rsidR="00513E2D" w:rsidRDefault="00513E2D" w:rsidP="00C83ECE">
            <w:pPr>
              <w:pStyle w:val="EngHang"/>
            </w:pPr>
            <w:r>
              <w:t>Of the Four Incorporeal Beasts,</w:t>
            </w:r>
          </w:p>
          <w:p w14:paraId="618B458A" w14:textId="77777777" w:rsidR="00513E2D" w:rsidRDefault="00513E2D" w:rsidP="00C83ECE">
            <w:pPr>
              <w:pStyle w:val="EngHang"/>
            </w:pPr>
            <w:r>
              <w:t>The ministering flames of fire,</w:t>
            </w:r>
          </w:p>
          <w:p w14:paraId="36F7B78B" w14:textId="77777777" w:rsidR="00513E2D" w:rsidRDefault="00513E2D" w:rsidP="0082304E">
            <w:pPr>
              <w:pStyle w:val="EngHangEnd"/>
            </w:pPr>
            <w:r>
              <w:t>O Lord, grant us the forgiveness of our sins.</w:t>
            </w:r>
          </w:p>
        </w:tc>
        <w:tc>
          <w:tcPr>
            <w:tcW w:w="288" w:type="dxa"/>
          </w:tcPr>
          <w:p w14:paraId="5849255D" w14:textId="77777777" w:rsidR="00513E2D" w:rsidRDefault="00513E2D" w:rsidP="0082304E"/>
        </w:tc>
        <w:tc>
          <w:tcPr>
            <w:tcW w:w="288" w:type="dxa"/>
          </w:tcPr>
          <w:p w14:paraId="092B40C6" w14:textId="77777777" w:rsidR="00513E2D" w:rsidRDefault="00513E2D" w:rsidP="0082304E">
            <w:pPr>
              <w:pStyle w:val="CopticCross"/>
            </w:pPr>
          </w:p>
        </w:tc>
        <w:tc>
          <w:tcPr>
            <w:tcW w:w="3960" w:type="dxa"/>
          </w:tcPr>
          <w:p w14:paraId="5B609331" w14:textId="77777777" w:rsidR="00513E2D" w:rsidRDefault="00513E2D" w:rsidP="00C83ECE">
            <w:pPr>
              <w:pStyle w:val="CopticVersemulti-line"/>
            </w:pPr>
            <w:r>
              <w:t>Ϩⲓⲧⲉⲛ ⲛⲓⲡ̀ⲣⲉⲥⲃⲓⲁ̀</w:t>
            </w:r>
          </w:p>
          <w:p w14:paraId="22FB9F89" w14:textId="77777777" w:rsidR="00513E2D" w:rsidRDefault="00513E2D" w:rsidP="00C83ECE">
            <w:pPr>
              <w:pStyle w:val="CopticVersemulti-line"/>
            </w:pPr>
            <w:r>
              <w:t>ⲛ̀ⲧⲉ ⲡⲓϥ̀ⲧⲟⲩ ⲛ̀ⲍⲱⲟⲛ ⲛ̀ⲁⲥⲱⲙⲁⲧⲟⲥ</w:t>
            </w:r>
          </w:p>
          <w:p w14:paraId="2A24115B" w14:textId="77777777" w:rsidR="00513E2D" w:rsidRDefault="00513E2D" w:rsidP="00C83ECE">
            <w:pPr>
              <w:pStyle w:val="CopticVersemulti-line"/>
            </w:pPr>
            <w:r>
              <w:t>ⲛ̀ⲗⲓⲧⲟⲩⲣⲅⲟⲥ ⲛ̀ϣⲁϩ ⲛ̀ⲭ̀ⲣⲟⲙ:</w:t>
            </w:r>
          </w:p>
          <w:p w14:paraId="44BA8795" w14:textId="77777777" w:rsidR="00513E2D" w:rsidRPr="00C35319" w:rsidRDefault="00513E2D" w:rsidP="00C83ECE">
            <w:pPr>
              <w:pStyle w:val="CopticHangingVerse"/>
            </w:pPr>
            <w:r>
              <w:t>Ⲡϭⲟⲓⲥ ⲁⲣⲓϩ̀ⲙⲟⲧ ⲛⲁⲛ ⲙ̀ⲡⲓⲭⲱ ⲉ̀ⲃⲟⲗ ⲛ̀ⲧⲉ ⲛⲉⲛⲛⲟⲃⲓ.</w:t>
            </w:r>
          </w:p>
        </w:tc>
      </w:tr>
    </w:tbl>
    <w:p w14:paraId="12734E8A" w14:textId="77777777" w:rsidR="00513E2D" w:rsidRDefault="00513E2D"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0311C3B" w14:textId="77777777" w:rsidTr="00C83ECE">
        <w:trPr>
          <w:cantSplit/>
          <w:jc w:val="center"/>
        </w:trPr>
        <w:tc>
          <w:tcPr>
            <w:tcW w:w="288" w:type="dxa"/>
          </w:tcPr>
          <w:p w14:paraId="6C98C039" w14:textId="77777777" w:rsidR="00513E2D" w:rsidRDefault="00513E2D" w:rsidP="00C83ECE">
            <w:pPr>
              <w:pStyle w:val="CopticCross"/>
            </w:pPr>
          </w:p>
        </w:tc>
        <w:tc>
          <w:tcPr>
            <w:tcW w:w="3960" w:type="dxa"/>
          </w:tcPr>
          <w:p w14:paraId="3B133E79" w14:textId="77777777" w:rsidR="00513E2D" w:rsidRDefault="00513E2D" w:rsidP="00C83ECE">
            <w:pPr>
              <w:pStyle w:val="EngHang"/>
            </w:pPr>
            <w:r>
              <w:t>Hail to the four incorporeal living beasts,</w:t>
            </w:r>
          </w:p>
          <w:p w14:paraId="6C5073DB" w14:textId="77777777" w:rsidR="00513E2D" w:rsidRDefault="00513E2D" w:rsidP="00C83ECE">
            <w:pPr>
              <w:pStyle w:val="EngHang"/>
            </w:pPr>
            <w:r>
              <w:t>Carrying the throne of God,</w:t>
            </w:r>
          </w:p>
          <w:p w14:paraId="657998D5" w14:textId="77777777" w:rsidR="00513E2D" w:rsidRDefault="00513E2D" w:rsidP="00C83ECE">
            <w:pPr>
              <w:pStyle w:val="EngHang"/>
            </w:pPr>
            <w:r>
              <w:t>A lion’s face, and a calf’s face,</w:t>
            </w:r>
          </w:p>
          <w:p w14:paraId="04E92263" w14:textId="77777777" w:rsidR="00513E2D" w:rsidRDefault="00513E2D" w:rsidP="00C83ECE">
            <w:pPr>
              <w:pStyle w:val="EngHangEnd"/>
            </w:pPr>
            <w:r>
              <w:t>A man’s face, and an eagle’s face.</w:t>
            </w:r>
          </w:p>
        </w:tc>
        <w:tc>
          <w:tcPr>
            <w:tcW w:w="288" w:type="dxa"/>
          </w:tcPr>
          <w:p w14:paraId="7ED8DEDE" w14:textId="77777777" w:rsidR="00513E2D" w:rsidRDefault="00513E2D" w:rsidP="00C83ECE"/>
        </w:tc>
        <w:tc>
          <w:tcPr>
            <w:tcW w:w="288" w:type="dxa"/>
          </w:tcPr>
          <w:p w14:paraId="60EADF9C" w14:textId="77777777" w:rsidR="00513E2D" w:rsidRDefault="00513E2D" w:rsidP="00C83ECE">
            <w:pPr>
              <w:pStyle w:val="CopticCross"/>
            </w:pPr>
          </w:p>
        </w:tc>
        <w:tc>
          <w:tcPr>
            <w:tcW w:w="3960" w:type="dxa"/>
          </w:tcPr>
          <w:p w14:paraId="2D915258" w14:textId="77777777" w:rsidR="00513E2D" w:rsidRDefault="00513E2D" w:rsidP="00C83ECE">
            <w:pPr>
              <w:pStyle w:val="CopticVersemulti-line"/>
            </w:pPr>
            <w:r>
              <w:t>Ⲭⲉⲣⲉ ⲡⲓϥ̀ⲧⲟⲩ ⲛ̀ⲍⲱⲟⲛ ⲛ̀ⲁ̀ⲥⲱⲙⲁⲧⲟⲥ:</w:t>
            </w:r>
          </w:p>
          <w:p w14:paraId="3B10B84F" w14:textId="77777777" w:rsidR="00513E2D" w:rsidRDefault="00513E2D" w:rsidP="00C83ECE">
            <w:pPr>
              <w:pStyle w:val="CopticVersemulti-line"/>
            </w:pPr>
            <w:r>
              <w:t>ⲉⲧϥⲁⲓ ϧⲁ ⲡⲓϩⲁⲣⲙⲁ ⲛ̀ⲧⲉ Ⲫϯ:</w:t>
            </w:r>
          </w:p>
          <w:p w14:paraId="0B7B8D56" w14:textId="77777777" w:rsidR="00513E2D" w:rsidRDefault="00513E2D" w:rsidP="00C83ECE">
            <w:pPr>
              <w:pStyle w:val="CopticVersemulti-line"/>
            </w:pPr>
            <w:r>
              <w:t>ⲟⲩϩⲟ ⲙ̀ⲙⲟⲩⲓ̀ ⲛⲉⲙ ⲟⲩϩⲟ ⲙ̀ⲙⲁⲥⲓ:</w:t>
            </w:r>
          </w:p>
          <w:p w14:paraId="1DE9DF88" w14:textId="77777777" w:rsidR="00513E2D" w:rsidRPr="00C35319" w:rsidRDefault="00513E2D" w:rsidP="00C83ECE">
            <w:pPr>
              <w:pStyle w:val="CopticHangingVerse"/>
            </w:pPr>
            <w:r>
              <w:t>ⲛⲉⲙ ⲟⲩϩⲟ ⲛ̀ⲣⲱⲙⲓ ⲛⲉⲙ ⲟⲩϩⲟ ⲛ̀ⲁ̀ⲏ̀ⲧⲟⲥ.</w:t>
            </w:r>
          </w:p>
        </w:tc>
      </w:tr>
    </w:tbl>
    <w:p w14:paraId="6714C345" w14:textId="77777777" w:rsidR="00513E2D" w:rsidRDefault="00513E2D" w:rsidP="0082304E">
      <w:pPr>
        <w:pStyle w:val="Heading4"/>
      </w:pPr>
      <w:r>
        <w:t>The Gospel Response for the Four Incorporeal Beasts</w:t>
      </w:r>
    </w:p>
    <w:p w14:paraId="229424FB" w14:textId="77777777" w:rsidR="00513E2D" w:rsidRPr="00C14556" w:rsidRDefault="00513E2D" w:rsidP="00C14556">
      <w:pPr>
        <w:pStyle w:val="Rubric"/>
      </w:pPr>
      <w:r>
        <w:t>The last verse of the Doxology may be inserted into the Annual Gospel Response.</w:t>
      </w:r>
    </w:p>
    <w:p w14:paraId="4AB33F26" w14:textId="766D1846" w:rsidR="00191A26" w:rsidRDefault="00513E2D"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650</w:t>
      </w:r>
      <w:r w:rsidR="00191A26">
        <w:fldChar w:fldCharType="end"/>
      </w:r>
      <w:r w:rsidR="00191A26">
        <w:t>.</w:t>
      </w:r>
    </w:p>
    <w:p w14:paraId="4602A440" w14:textId="34697C47" w:rsidR="00B52F78" w:rsidRPr="00B637D8" w:rsidRDefault="00B52F78" w:rsidP="00B52F78">
      <w:pPr>
        <w:pStyle w:val="Heading3"/>
      </w:pPr>
      <w:bookmarkStart w:id="1372" w:name="_Toc459399291"/>
      <w:r>
        <w:t>December 12 (13) / Koiak 16: Saint Spyridon</w:t>
      </w:r>
      <w:r>
        <w:rPr>
          <w:rStyle w:val="FootnoteReference"/>
        </w:rPr>
        <w:footnoteReference w:id="953"/>
      </w:r>
      <w:bookmarkEnd w:id="1372"/>
    </w:p>
    <w:p w14:paraId="598A6BCC" w14:textId="77777777" w:rsidR="005329C1" w:rsidRDefault="005329C1" w:rsidP="005329C1">
      <w:pPr>
        <w:pStyle w:val="Heading3"/>
      </w:pPr>
      <w:bookmarkStart w:id="1373" w:name="_Toc459399292"/>
      <w:r>
        <w:t>December 17 (18) / Koiak 21: Commemoration of the Theotokos</w:t>
      </w:r>
      <w:bookmarkEnd w:id="1373"/>
    </w:p>
    <w:p w14:paraId="2E564687" w14:textId="500274C5"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13E2D">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13E2D">
        <w:rPr>
          <w:noProof/>
        </w:rPr>
        <w:t>902</w:t>
      </w:r>
      <w:r w:rsidR="007E24F9">
        <w:fldChar w:fldCharType="end"/>
      </w:r>
      <w:r w:rsidR="007E24F9">
        <w:t>.</w:t>
      </w:r>
    </w:p>
    <w:p w14:paraId="3EDC8594" w14:textId="77777777" w:rsidR="007F571C" w:rsidRDefault="007F571C" w:rsidP="007F571C">
      <w:pPr>
        <w:pStyle w:val="Heading3"/>
      </w:pPr>
      <w:bookmarkStart w:id="1374" w:name="_Toc459399293"/>
      <w:r>
        <w:t>December 17 (18) / Koiak 21: Also the Martyrdom of St. Barnabas, on</w:t>
      </w:r>
      <w:r w:rsidR="00743CE8">
        <w:t>e</w:t>
      </w:r>
      <w:r>
        <w:t xml:space="preserve"> of the Seventy Two</w:t>
      </w:r>
      <w:bookmarkEnd w:id="1374"/>
    </w:p>
    <w:p w14:paraId="2CFD651F" w14:textId="42219068" w:rsidR="007F571C" w:rsidRPr="007F571C" w:rsidRDefault="00191A26" w:rsidP="00191A26">
      <w:pPr>
        <w:pStyle w:val="Rubric"/>
      </w:pPr>
      <w:r>
        <w:t xml:space="preserve">See </w:t>
      </w:r>
      <w:r>
        <w:fldChar w:fldCharType="begin"/>
      </w:r>
      <w:r>
        <w:instrText xml:space="preserve"> REF _Ref434488644 \h </w:instrText>
      </w:r>
      <w:r>
        <w:fldChar w:fldCharType="separate"/>
      </w:r>
      <w:r w:rsidR="00513E2D">
        <w:t>A Doxology for the Apostles</w:t>
      </w:r>
      <w:r>
        <w:fldChar w:fldCharType="end"/>
      </w:r>
      <w:r>
        <w:t xml:space="preserve">, on pages </w:t>
      </w:r>
      <w:r>
        <w:fldChar w:fldCharType="begin"/>
      </w:r>
      <w:r>
        <w:instrText xml:space="preserve"> PAGEREF _Ref434488644 \h </w:instrText>
      </w:r>
      <w:r>
        <w:fldChar w:fldCharType="separate"/>
      </w:r>
      <w:r w:rsidR="00513E2D">
        <w:rPr>
          <w:noProof/>
        </w:rPr>
        <w:t>570</w:t>
      </w:r>
      <w:r>
        <w:fldChar w:fldCharType="end"/>
      </w:r>
      <w:r>
        <w:t xml:space="preserve">, </w:t>
      </w:r>
      <w:r>
        <w:fldChar w:fldCharType="begin"/>
      </w:r>
      <w:r>
        <w:instrText xml:space="preserve"> PAGEREF _Ref434488657 \h </w:instrText>
      </w:r>
      <w:r>
        <w:fldChar w:fldCharType="separate"/>
      </w:r>
      <w:r w:rsidR="00513E2D">
        <w:rPr>
          <w:noProof/>
        </w:rPr>
        <w:t>570</w:t>
      </w:r>
      <w:r>
        <w:fldChar w:fldCharType="end"/>
      </w:r>
      <w:r>
        <w:t xml:space="preserve">, or </w:t>
      </w:r>
      <w:r>
        <w:fldChar w:fldCharType="begin"/>
      </w:r>
      <w:r>
        <w:instrText xml:space="preserve"> PAGEREF _Ref434488992 \h </w:instrText>
      </w:r>
      <w:r>
        <w:fldChar w:fldCharType="separate"/>
      </w:r>
      <w:r w:rsidR="00513E2D">
        <w:rPr>
          <w:noProof/>
        </w:rPr>
        <w:t>572</w:t>
      </w:r>
      <w:r>
        <w:fldChar w:fldCharType="end"/>
      </w:r>
      <w:r>
        <w:t>.</w:t>
      </w:r>
    </w:p>
    <w:p w14:paraId="101D0E63" w14:textId="77777777" w:rsidR="00CA0AB7" w:rsidRDefault="00CA0AB7" w:rsidP="00CA0AB7">
      <w:pPr>
        <w:pStyle w:val="Heading3"/>
      </w:pPr>
      <w:bookmarkStart w:id="1375" w:name="_Toc459399294"/>
      <w:r>
        <w:t>December 18 (19) / Koiak 22: Archangel Gabriel</w:t>
      </w:r>
      <w:r w:rsidR="00481AE5">
        <w:t xml:space="preserve"> (Consecration)</w:t>
      </w:r>
      <w:bookmarkEnd w:id="1375"/>
    </w:p>
    <w:p w14:paraId="45BDA150" w14:textId="7EAFD5E6"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513E2D">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513E2D">
        <w:rPr>
          <w:noProof/>
        </w:rPr>
        <w:t>820</w:t>
      </w:r>
      <w:r w:rsidR="002409EF">
        <w:fldChar w:fldCharType="end"/>
      </w:r>
      <w:r>
        <w:t>.</w:t>
      </w:r>
    </w:p>
    <w:p w14:paraId="16E2607E" w14:textId="77777777" w:rsidR="009F60F1" w:rsidRDefault="009F60F1" w:rsidP="009F60F1">
      <w:pPr>
        <w:pStyle w:val="Heading3"/>
      </w:pPr>
      <w:bookmarkStart w:id="1376" w:name="_Toc459399295"/>
      <w:r>
        <w:t>December 20 (21) / Koiak 24: The Birth of St. Takle Haymanot</w:t>
      </w:r>
      <w:bookmarkEnd w:id="1376"/>
    </w:p>
    <w:p w14:paraId="059C80DE" w14:textId="09763EEC"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513E2D">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513E2D">
        <w:rPr>
          <w:noProof/>
        </w:rPr>
        <w:t>910</w:t>
      </w:r>
      <w:r w:rsidR="002409EF">
        <w:fldChar w:fldCharType="end"/>
      </w:r>
      <w:r>
        <w:t>.</w:t>
      </w:r>
    </w:p>
    <w:p w14:paraId="600875E0" w14:textId="77777777" w:rsidR="00FF5FF3" w:rsidRDefault="00FF5FF3" w:rsidP="00FF5FF3">
      <w:pPr>
        <w:pStyle w:val="Heading3"/>
      </w:pPr>
      <w:bookmarkStart w:id="1377" w:name="_Toc459399296"/>
      <w:r>
        <w:lastRenderedPageBreak/>
        <w:t>December 21 (22) / Koiak 25: St. John Kami</w:t>
      </w:r>
      <w:bookmarkEnd w:id="1377"/>
    </w:p>
    <w:p w14:paraId="3F9EF92D" w14:textId="77777777" w:rsidR="00810F04" w:rsidRPr="00810F04" w:rsidRDefault="00810F04" w:rsidP="00810F04">
      <w:pPr>
        <w:pStyle w:val="Heading4"/>
      </w:pPr>
      <w:bookmarkStart w:id="1378" w:name="_Ref434491108"/>
      <w:r>
        <w:t>The Doxology for St. John Kami</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79" w:name="_Toc459399297"/>
      <w:r>
        <w:t>December 24 (25) / Koiak 28: Nativity Preparation Day</w:t>
      </w:r>
      <w:bookmarkEnd w:id="1379"/>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80" w:name="_Ref434477504"/>
      <w:r>
        <w:t>The Doxology</w:t>
      </w:r>
      <w:r w:rsidR="00E21EA3">
        <w:t xml:space="preserve"> for the Preparation Day of Nativity</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81"/>
            <w:r>
              <w:t>Theotokos</w:t>
            </w:r>
            <w:commentRangeEnd w:id="1381"/>
            <w:r>
              <w:rPr>
                <w:rStyle w:val="CommentReference"/>
                <w:rFonts w:ascii="Times New Roman" w:eastAsiaTheme="minorHAnsi" w:hAnsi="Times New Roman" w:cstheme="minorBidi"/>
                <w:color w:val="auto"/>
              </w:rPr>
              <w:commentReference w:id="1381"/>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382" w:name="_Toc459399298"/>
      <w:r>
        <w:t>December 25 (26) / Koiak 29: The Feast of the Nativity</w:t>
      </w:r>
      <w:bookmarkEnd w:id="1382"/>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83" w:name="_Ref434477532"/>
      <w:r>
        <w:t xml:space="preserve">The </w:t>
      </w:r>
      <w:r w:rsidR="00C33BEB">
        <w:t xml:space="preserve">First </w:t>
      </w:r>
      <w:r>
        <w:t>Doxology</w:t>
      </w:r>
      <w:r w:rsidR="00C33BEB">
        <w:t xml:space="preserve"> for Nativity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lastRenderedPageBreak/>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lastRenderedPageBreak/>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84" w:name="_Ref434477542"/>
      <w:r>
        <w:t>The Second Doxology for Nativity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85"/>
            <w:r>
              <w:t xml:space="preserve">rescued </w:t>
            </w:r>
            <w:commentRangeEnd w:id="1385"/>
            <w:r>
              <w:rPr>
                <w:rStyle w:val="CommentReference"/>
                <w:rFonts w:ascii="Times New Roman" w:eastAsiaTheme="minorHAnsi" w:hAnsi="Times New Roman" w:cstheme="minorBidi"/>
                <w:color w:val="auto"/>
              </w:rPr>
              <w:commentReference w:id="1385"/>
            </w:r>
            <w:r>
              <w:t>and saved us,</w:t>
            </w:r>
          </w:p>
          <w:p w14:paraId="372D1056" w14:textId="77777777" w:rsidR="00C33BEB" w:rsidRDefault="00C33BEB" w:rsidP="00C33BEB">
            <w:pPr>
              <w:pStyle w:val="EngHangEnd"/>
            </w:pPr>
            <w:commentRangeStart w:id="1386"/>
            <w:r>
              <w:t xml:space="preserve">We </w:t>
            </w:r>
            <w:commentRangeEnd w:id="1386"/>
            <w:r>
              <w:rPr>
                <w:rStyle w:val="CommentReference"/>
                <w:rFonts w:ascii="Times New Roman" w:eastAsiaTheme="minorHAnsi" w:hAnsi="Times New Roman" w:cstheme="minorBidi"/>
                <w:color w:val="auto"/>
              </w:rPr>
              <w:commentReference w:id="1386"/>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87" w:name="_Ref434477554"/>
      <w:r>
        <w:t>The Third Doxology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lastRenderedPageBreak/>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lastRenderedPageBreak/>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88" w:name="_Ref434475057"/>
      <w:r>
        <w:lastRenderedPageBreak/>
        <w:t>The Sunday Psali Adam</w:t>
      </w:r>
      <w:r w:rsidR="006C1B94">
        <w:t xml:space="preserve"> for Nativity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89" w:name="_Ref434475083"/>
      <w:r>
        <w:t>The Monday Psali Adam</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5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90" w:name="_Ref434475102"/>
      <w:r>
        <w:t>The Tuesday Psali Adam</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91"/>
            <w:r>
              <w:t xml:space="preserve">Shone </w:t>
            </w:r>
            <w:commentRangeEnd w:id="1391"/>
            <w:r>
              <w:rPr>
                <w:rStyle w:val="CommentReference"/>
              </w:rPr>
              <w:commentReference w:id="1391"/>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92"/>
            <w:r>
              <w:t>All</w:t>
            </w:r>
            <w:commentRangeEnd w:id="1392"/>
            <w:r>
              <w:rPr>
                <w:rStyle w:val="CommentReference"/>
              </w:rPr>
              <w:commentReference w:id="1392"/>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93"/>
            <w:r>
              <w:t>seals</w:t>
            </w:r>
            <w:commentRangeEnd w:id="1393"/>
            <w:r>
              <w:rPr>
                <w:rStyle w:val="CommentReference"/>
              </w:rPr>
              <w:commentReference w:id="1393"/>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94"/>
            <w:r>
              <w:t>Tetra</w:t>
            </w:r>
            <w:commentRangeEnd w:id="1394"/>
            <w:r>
              <w:rPr>
                <w:rStyle w:val="CommentReference"/>
              </w:rPr>
              <w:commentReference w:id="1394"/>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95"/>
            <w:r>
              <w:t xml:space="preserve">flaming </w:t>
            </w:r>
            <w:commentRangeEnd w:id="1395"/>
            <w:r>
              <w:rPr>
                <w:rStyle w:val="CommentReference"/>
              </w:rPr>
              <w:commentReference w:id="1395"/>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96"/>
            <w:r>
              <w:t>disease</w:t>
            </w:r>
            <w:commentRangeEnd w:id="1396"/>
            <w:r>
              <w:rPr>
                <w:rStyle w:val="CommentReference"/>
              </w:rPr>
              <w:commentReference w:id="1396"/>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97" w:name="_Ref434475128"/>
      <w:r>
        <w:t>The Wednesday Psali Batos</w:t>
      </w:r>
      <w:r w:rsidR="006C1B94">
        <w:t xml:space="preserve"> for Nativity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98" w:name="_Ref434475150"/>
      <w:r>
        <w:t>The Thursday Psali Batos</w:t>
      </w:r>
      <w:r w:rsidR="006C1B94">
        <w:t xml:space="preserve"> for Nativity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99"/>
            <w:r>
              <w:t xml:space="preserve">Isaiah </w:t>
            </w:r>
            <w:commentRangeEnd w:id="1399"/>
            <w:r>
              <w:rPr>
                <w:rStyle w:val="CommentReference"/>
              </w:rPr>
              <w:commentReference w:id="1399"/>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00" w:name="_Ref434475177"/>
      <w:r>
        <w:t>The Friday Psali Batos</w:t>
      </w:r>
      <w:r w:rsidR="006C1B94">
        <w:t xml:space="preserve"> for Nativity</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01" w:name="_Ref434475196"/>
      <w:r>
        <w:t>The Saturday Psali Batos</w:t>
      </w:r>
      <w:r w:rsidR="006C1B94">
        <w:t xml:space="preserve"> for Nativity</w:t>
      </w:r>
      <w:bookmarkEnd w:id="14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02"/>
            <w:r>
              <w:t>For I cannot speak.</w:t>
            </w:r>
            <w:commentRangeEnd w:id="1402"/>
            <w:r>
              <w:rPr>
                <w:rStyle w:val="CommentReference"/>
              </w:rPr>
              <w:commentReference w:id="1402"/>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403" w:name="_Toc459399299"/>
      <w:r>
        <w:t>December 26 (27) / Koiak 30: The Second Day of the Feast of the Nativity</w:t>
      </w:r>
      <w:bookmarkEnd w:id="1403"/>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04" w:name="_Ref434561401"/>
      <w:bookmarkStart w:id="1405" w:name="_Toc459399300"/>
      <w:r>
        <w:t>December 27 (28) / Tobi 1: St. Stephen Day</w:t>
      </w:r>
      <w:bookmarkEnd w:id="1404"/>
      <w:bookmarkEnd w:id="1405"/>
    </w:p>
    <w:p w14:paraId="1250AF95" w14:textId="57A2FAB3"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513E2D">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513E2D">
        <w:rPr>
          <w:noProof/>
        </w:rPr>
        <w:t>573</w:t>
      </w:r>
      <w:r w:rsidR="002409EF">
        <w:fldChar w:fldCharType="end"/>
      </w:r>
      <w:r w:rsidR="002409EF">
        <w:t>.</w:t>
      </w:r>
    </w:p>
    <w:p w14:paraId="3C6CAB04" w14:textId="77777777" w:rsidR="00073003" w:rsidRDefault="00073003" w:rsidP="00073003">
      <w:pPr>
        <w:pStyle w:val="Heading3"/>
      </w:pPr>
      <w:bookmarkStart w:id="1406" w:name="_Toc459399301"/>
      <w:r>
        <w:t>December 29 (30) / Tobi 3: The One Hundred and Forty Four Thousand</w:t>
      </w:r>
      <w:bookmarkEnd w:id="1406"/>
    </w:p>
    <w:p w14:paraId="2FE981A9" w14:textId="77777777" w:rsidR="00073003" w:rsidRDefault="00073003" w:rsidP="00073003">
      <w:pPr>
        <w:pStyle w:val="Heading4"/>
      </w:pPr>
      <w:bookmarkStart w:id="1407" w:name="_Ref434488616"/>
      <w:r>
        <w:t>The Doxology</w:t>
      </w:r>
      <w:r w:rsidR="00B46E6E">
        <w:t xml:space="preserve"> for the One Hundred and Forty Four Thousand</w:t>
      </w:r>
      <w:bookmarkEnd w:id="14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5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5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08" w:name="_Ref434564016"/>
      <w:bookmarkStart w:id="1409" w:name="_Toc459399302"/>
      <w:r>
        <w:t>December 30 (31) / Tobi 4: St. John the Evangelist</w:t>
      </w:r>
      <w:bookmarkEnd w:id="1408"/>
      <w:bookmarkEnd w:id="1409"/>
    </w:p>
    <w:p w14:paraId="3C0BCC81" w14:textId="77777777" w:rsidR="00FF5FF3" w:rsidRDefault="00FF5FF3" w:rsidP="00FF5FF3">
      <w:pPr>
        <w:pStyle w:val="Heading4"/>
      </w:pPr>
      <w:bookmarkStart w:id="1410" w:name="_Ref434488768"/>
      <w:r>
        <w:t>The Doxology</w:t>
      </w:r>
      <w:r w:rsidR="00B46E6E">
        <w:t xml:space="preserve"> for</w:t>
      </w:r>
      <w:r w:rsidR="00BC160E">
        <w:t xml:space="preserve"> St. John the Evangelist</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11"/>
            <w:r>
              <w:t>Zebulun</w:t>
            </w:r>
            <w:commentRangeEnd w:id="1411"/>
            <w:r>
              <w:rPr>
                <w:rStyle w:val="FootnoteReference"/>
              </w:rPr>
              <w:footnoteReference w:id="957"/>
            </w:r>
            <w:r>
              <w:rPr>
                <w:rStyle w:val="CommentReference"/>
                <w:rFonts w:ascii="Times New Roman" w:eastAsiaTheme="minorHAnsi" w:hAnsi="Times New Roman" w:cstheme="minorBidi"/>
                <w:color w:val="auto"/>
              </w:rPr>
              <w:commentReference w:id="1411"/>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5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12" w:name="_Toc410196204"/>
      <w:bookmarkStart w:id="1413" w:name="_Toc410196446"/>
      <w:bookmarkStart w:id="1414" w:name="_Toc410196948"/>
      <w:bookmarkStart w:id="1415" w:name="January"/>
      <w:bookmarkStart w:id="1416" w:name="_Toc459399205"/>
      <w:bookmarkEnd w:id="1333"/>
      <w:bookmarkEnd w:id="1354"/>
      <w:bookmarkEnd w:id="1355"/>
      <w:bookmarkEnd w:id="1356"/>
      <w:r>
        <w:lastRenderedPageBreak/>
        <w:t>January</w:t>
      </w:r>
      <w:bookmarkEnd w:id="1412"/>
      <w:bookmarkEnd w:id="1413"/>
      <w:bookmarkEnd w:id="1414"/>
      <w:r w:rsidR="00FF5FF3">
        <w:t xml:space="preserve"> or </w:t>
      </w:r>
      <w:r w:rsidR="00FF5FF3">
        <w:rPr>
          <w:rFonts w:ascii="FreeSerifAvvaShenouda" w:hAnsi="FreeSerifAvvaShenouda" w:cs="FreeSerifAvvaShenouda"/>
        </w:rPr>
        <w:t>Ⲧⲱⲃⲓ</w:t>
      </w:r>
      <w:bookmarkEnd w:id="1416"/>
    </w:p>
    <w:bookmarkStart w:id="1417" w:name="_Toc410196949" w:displacedByCustomXml="next"/>
    <w:bookmarkStart w:id="1418" w:name="_Toc410196447" w:displacedByCustomXml="next"/>
    <w:bookmarkStart w:id="1419" w:name="_Toc410196205" w:displacedByCustomXml="next"/>
    <w:sdt>
      <w:sdtPr>
        <w:id w:val="-286434970"/>
        <w:docPartObj>
          <w:docPartGallery w:val="Table of Contents"/>
          <w:docPartUnique/>
        </w:docPartObj>
      </w:sdtPr>
      <w:sdtEndPr>
        <w:rPr>
          <w:b/>
          <w:bCs/>
          <w:noProof/>
        </w:rPr>
      </w:sdtEndPr>
      <w:sdtContent>
        <w:p w14:paraId="5F8C046F" w14:textId="77777777" w:rsidR="00513E2D" w:rsidRDefault="009E261C">
          <w:pPr>
            <w:pStyle w:val="TOC3"/>
            <w:tabs>
              <w:tab w:val="right" w:leader="dot" w:pos="8846"/>
            </w:tabs>
            <w:rPr>
              <w:rFonts w:asciiTheme="minorHAnsi" w:eastAsia="宋体"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513E2D">
              <w:rPr>
                <w:noProof/>
                <w:webHidden/>
              </w:rPr>
              <w:t>734</w:t>
            </w:r>
            <w:r w:rsidR="00513E2D">
              <w:rPr>
                <w:noProof/>
                <w:webHidden/>
              </w:rPr>
              <w:fldChar w:fldCharType="end"/>
            </w:r>
          </w:hyperlink>
        </w:p>
        <w:p w14:paraId="1992FF60"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04" w:history="1">
            <w:r w:rsidRPr="00202723">
              <w:rPr>
                <w:rStyle w:val="Hyperlink"/>
                <w:noProof/>
              </w:rPr>
              <w:t>January 6 (7) / Tobi 11: The Feast of Theophany</w:t>
            </w:r>
            <w:r>
              <w:rPr>
                <w:noProof/>
                <w:webHidden/>
              </w:rPr>
              <w:tab/>
            </w:r>
            <w:r>
              <w:rPr>
                <w:noProof/>
                <w:webHidden/>
              </w:rPr>
              <w:fldChar w:fldCharType="begin"/>
            </w:r>
            <w:r>
              <w:rPr>
                <w:noProof/>
                <w:webHidden/>
              </w:rPr>
              <w:instrText xml:space="preserve"> PAGEREF _Toc459399304 \h </w:instrText>
            </w:r>
            <w:r>
              <w:rPr>
                <w:noProof/>
                <w:webHidden/>
              </w:rPr>
            </w:r>
            <w:r>
              <w:rPr>
                <w:noProof/>
                <w:webHidden/>
              </w:rPr>
              <w:fldChar w:fldCharType="separate"/>
            </w:r>
            <w:r>
              <w:rPr>
                <w:noProof/>
                <w:webHidden/>
              </w:rPr>
              <w:t>743</w:t>
            </w:r>
            <w:r>
              <w:rPr>
                <w:noProof/>
                <w:webHidden/>
              </w:rPr>
              <w:fldChar w:fldCharType="end"/>
            </w:r>
          </w:hyperlink>
        </w:p>
        <w:p w14:paraId="375BD2AD"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05" w:history="1">
            <w:r w:rsidRPr="00202723">
              <w:rPr>
                <w:rStyle w:val="Hyperlink"/>
                <w:noProof/>
              </w:rPr>
              <w:t>January 7 (8) / Tobi 12: The Second Day of the Feast of Theophany</w:t>
            </w:r>
            <w:r>
              <w:rPr>
                <w:noProof/>
                <w:webHidden/>
              </w:rPr>
              <w:tab/>
            </w:r>
            <w:r>
              <w:rPr>
                <w:noProof/>
                <w:webHidden/>
              </w:rPr>
              <w:fldChar w:fldCharType="begin"/>
            </w:r>
            <w:r>
              <w:rPr>
                <w:noProof/>
                <w:webHidden/>
              </w:rPr>
              <w:instrText xml:space="preserve"> PAGEREF _Toc459399305 \h </w:instrText>
            </w:r>
            <w:r>
              <w:rPr>
                <w:noProof/>
                <w:webHidden/>
              </w:rPr>
            </w:r>
            <w:r>
              <w:rPr>
                <w:noProof/>
                <w:webHidden/>
              </w:rPr>
              <w:fldChar w:fldCharType="separate"/>
            </w:r>
            <w:r>
              <w:rPr>
                <w:noProof/>
                <w:webHidden/>
              </w:rPr>
              <w:t>775</w:t>
            </w:r>
            <w:r>
              <w:rPr>
                <w:noProof/>
                <w:webHidden/>
              </w:rPr>
              <w:fldChar w:fldCharType="end"/>
            </w:r>
          </w:hyperlink>
        </w:p>
        <w:p w14:paraId="58AE17A7"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06" w:history="1">
            <w:r w:rsidRPr="00202723">
              <w:rPr>
                <w:rStyle w:val="Hyperlink"/>
                <w:noProof/>
              </w:rPr>
              <w:t>January 7 (8) / Tobi 12: Also the Commemoration of Archangel Michael</w:t>
            </w:r>
            <w:r>
              <w:rPr>
                <w:noProof/>
                <w:webHidden/>
              </w:rPr>
              <w:tab/>
            </w:r>
            <w:r>
              <w:rPr>
                <w:noProof/>
                <w:webHidden/>
              </w:rPr>
              <w:fldChar w:fldCharType="begin"/>
            </w:r>
            <w:r>
              <w:rPr>
                <w:noProof/>
                <w:webHidden/>
              </w:rPr>
              <w:instrText xml:space="preserve"> PAGEREF _Toc459399306 \h </w:instrText>
            </w:r>
            <w:r>
              <w:rPr>
                <w:noProof/>
                <w:webHidden/>
              </w:rPr>
            </w:r>
            <w:r>
              <w:rPr>
                <w:noProof/>
                <w:webHidden/>
              </w:rPr>
              <w:fldChar w:fldCharType="separate"/>
            </w:r>
            <w:r>
              <w:rPr>
                <w:noProof/>
                <w:webHidden/>
              </w:rPr>
              <w:t>776</w:t>
            </w:r>
            <w:r>
              <w:rPr>
                <w:noProof/>
                <w:webHidden/>
              </w:rPr>
              <w:fldChar w:fldCharType="end"/>
            </w:r>
          </w:hyperlink>
        </w:p>
        <w:p w14:paraId="29CE5595"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07" w:history="1">
            <w:r w:rsidRPr="00202723">
              <w:rPr>
                <w:rStyle w:val="Hyperlink"/>
                <w:noProof/>
              </w:rPr>
              <w:t>January 7 (8) / Tobi 12: Also St. Theodore Anatoly</w:t>
            </w:r>
            <w:r>
              <w:rPr>
                <w:noProof/>
                <w:webHidden/>
              </w:rPr>
              <w:tab/>
            </w:r>
            <w:r>
              <w:rPr>
                <w:noProof/>
                <w:webHidden/>
              </w:rPr>
              <w:fldChar w:fldCharType="begin"/>
            </w:r>
            <w:r>
              <w:rPr>
                <w:noProof/>
                <w:webHidden/>
              </w:rPr>
              <w:instrText xml:space="preserve"> PAGEREF _Toc459399307 \h </w:instrText>
            </w:r>
            <w:r>
              <w:rPr>
                <w:noProof/>
                <w:webHidden/>
              </w:rPr>
            </w:r>
            <w:r>
              <w:rPr>
                <w:noProof/>
                <w:webHidden/>
              </w:rPr>
              <w:fldChar w:fldCharType="separate"/>
            </w:r>
            <w:r>
              <w:rPr>
                <w:noProof/>
                <w:webHidden/>
              </w:rPr>
              <w:t>776</w:t>
            </w:r>
            <w:r>
              <w:rPr>
                <w:noProof/>
                <w:webHidden/>
              </w:rPr>
              <w:fldChar w:fldCharType="end"/>
            </w:r>
          </w:hyperlink>
        </w:p>
        <w:p w14:paraId="6BB60EE4"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08" w:history="1">
            <w:r w:rsidRPr="00202723">
              <w:rPr>
                <w:rStyle w:val="Hyperlink"/>
                <w:noProof/>
              </w:rPr>
              <w:t>January 8 (9) / Tobi 13: The Feast of The Wedding of Cana of Galilee</w:t>
            </w:r>
            <w:r>
              <w:rPr>
                <w:noProof/>
                <w:webHidden/>
              </w:rPr>
              <w:tab/>
            </w:r>
            <w:r>
              <w:rPr>
                <w:noProof/>
                <w:webHidden/>
              </w:rPr>
              <w:fldChar w:fldCharType="begin"/>
            </w:r>
            <w:r>
              <w:rPr>
                <w:noProof/>
                <w:webHidden/>
              </w:rPr>
              <w:instrText xml:space="preserve"> PAGEREF _Toc459399308 \h </w:instrText>
            </w:r>
            <w:r>
              <w:rPr>
                <w:noProof/>
                <w:webHidden/>
              </w:rPr>
            </w:r>
            <w:r>
              <w:rPr>
                <w:noProof/>
                <w:webHidden/>
              </w:rPr>
              <w:fldChar w:fldCharType="separate"/>
            </w:r>
            <w:r>
              <w:rPr>
                <w:noProof/>
                <w:webHidden/>
              </w:rPr>
              <w:t>777</w:t>
            </w:r>
            <w:r>
              <w:rPr>
                <w:noProof/>
                <w:webHidden/>
              </w:rPr>
              <w:fldChar w:fldCharType="end"/>
            </w:r>
          </w:hyperlink>
        </w:p>
        <w:p w14:paraId="426631E5"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09" w:history="1">
            <w:r w:rsidRPr="00202723">
              <w:rPr>
                <w:rStyle w:val="Hyperlink"/>
                <w:noProof/>
              </w:rPr>
              <w:t>January 8 (9) / Tobi 13: Also the Martyrdom of St. Demiana</w:t>
            </w:r>
            <w:r>
              <w:rPr>
                <w:noProof/>
                <w:webHidden/>
              </w:rPr>
              <w:tab/>
            </w:r>
            <w:r>
              <w:rPr>
                <w:noProof/>
                <w:webHidden/>
              </w:rPr>
              <w:fldChar w:fldCharType="begin"/>
            </w:r>
            <w:r>
              <w:rPr>
                <w:noProof/>
                <w:webHidden/>
              </w:rPr>
              <w:instrText xml:space="preserve"> PAGEREF _Toc459399309 \h </w:instrText>
            </w:r>
            <w:r>
              <w:rPr>
                <w:noProof/>
                <w:webHidden/>
              </w:rPr>
            </w:r>
            <w:r>
              <w:rPr>
                <w:noProof/>
                <w:webHidden/>
              </w:rPr>
              <w:fldChar w:fldCharType="separate"/>
            </w:r>
            <w:r>
              <w:rPr>
                <w:noProof/>
                <w:webHidden/>
              </w:rPr>
              <w:t>786</w:t>
            </w:r>
            <w:r>
              <w:rPr>
                <w:noProof/>
                <w:webHidden/>
              </w:rPr>
              <w:fldChar w:fldCharType="end"/>
            </w:r>
          </w:hyperlink>
        </w:p>
        <w:p w14:paraId="6594FBC6"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10" w:history="1">
            <w:r w:rsidRPr="00202723">
              <w:rPr>
                <w:rStyle w:val="Hyperlink"/>
                <w:noProof/>
              </w:rPr>
              <w:t>January 9 (10) / Tobi 14: St. Maximus</w:t>
            </w:r>
            <w:r>
              <w:rPr>
                <w:noProof/>
                <w:webHidden/>
              </w:rPr>
              <w:tab/>
            </w:r>
            <w:r>
              <w:rPr>
                <w:noProof/>
                <w:webHidden/>
              </w:rPr>
              <w:fldChar w:fldCharType="begin"/>
            </w:r>
            <w:r>
              <w:rPr>
                <w:noProof/>
                <w:webHidden/>
              </w:rPr>
              <w:instrText xml:space="preserve"> PAGEREF _Toc459399310 \h </w:instrText>
            </w:r>
            <w:r>
              <w:rPr>
                <w:noProof/>
                <w:webHidden/>
              </w:rPr>
            </w:r>
            <w:r>
              <w:rPr>
                <w:noProof/>
                <w:webHidden/>
              </w:rPr>
              <w:fldChar w:fldCharType="separate"/>
            </w:r>
            <w:r>
              <w:rPr>
                <w:noProof/>
                <w:webHidden/>
              </w:rPr>
              <w:t>788</w:t>
            </w:r>
            <w:r>
              <w:rPr>
                <w:noProof/>
                <w:webHidden/>
              </w:rPr>
              <w:fldChar w:fldCharType="end"/>
            </w:r>
          </w:hyperlink>
        </w:p>
        <w:p w14:paraId="1F8BD61D"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11" w:history="1">
            <w:r w:rsidRPr="00202723">
              <w:rPr>
                <w:rStyle w:val="Hyperlink"/>
                <w:noProof/>
              </w:rPr>
              <w:t>January 12 (13) / Tobi 17: St. Dometius</w:t>
            </w:r>
            <w:r>
              <w:rPr>
                <w:noProof/>
                <w:webHidden/>
              </w:rPr>
              <w:tab/>
            </w:r>
            <w:r>
              <w:rPr>
                <w:noProof/>
                <w:webHidden/>
              </w:rPr>
              <w:fldChar w:fldCharType="begin"/>
            </w:r>
            <w:r>
              <w:rPr>
                <w:noProof/>
                <w:webHidden/>
              </w:rPr>
              <w:instrText xml:space="preserve"> PAGEREF _Toc459399311 \h </w:instrText>
            </w:r>
            <w:r>
              <w:rPr>
                <w:noProof/>
                <w:webHidden/>
              </w:rPr>
            </w:r>
            <w:r>
              <w:rPr>
                <w:noProof/>
                <w:webHidden/>
              </w:rPr>
              <w:fldChar w:fldCharType="separate"/>
            </w:r>
            <w:r>
              <w:rPr>
                <w:noProof/>
                <w:webHidden/>
              </w:rPr>
              <w:t>789</w:t>
            </w:r>
            <w:r>
              <w:rPr>
                <w:noProof/>
                <w:webHidden/>
              </w:rPr>
              <w:fldChar w:fldCharType="end"/>
            </w:r>
          </w:hyperlink>
        </w:p>
        <w:p w14:paraId="52A1E1B0"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12" w:history="1">
            <w:r w:rsidRPr="00202723">
              <w:rPr>
                <w:rStyle w:val="Hyperlink"/>
                <w:noProof/>
              </w:rPr>
              <w:t>January 13 (14) / Tobi 18: St. Hilary of Poitiers</w:t>
            </w:r>
            <w:r>
              <w:rPr>
                <w:noProof/>
                <w:webHidden/>
              </w:rPr>
              <w:tab/>
            </w:r>
            <w:r>
              <w:rPr>
                <w:noProof/>
                <w:webHidden/>
              </w:rPr>
              <w:fldChar w:fldCharType="begin"/>
            </w:r>
            <w:r>
              <w:rPr>
                <w:noProof/>
                <w:webHidden/>
              </w:rPr>
              <w:instrText xml:space="preserve"> PAGEREF _Toc459399312 \h </w:instrText>
            </w:r>
            <w:r>
              <w:rPr>
                <w:noProof/>
                <w:webHidden/>
              </w:rPr>
            </w:r>
            <w:r>
              <w:rPr>
                <w:noProof/>
                <w:webHidden/>
              </w:rPr>
              <w:fldChar w:fldCharType="separate"/>
            </w:r>
            <w:r>
              <w:rPr>
                <w:noProof/>
                <w:webHidden/>
              </w:rPr>
              <w:t>790</w:t>
            </w:r>
            <w:r>
              <w:rPr>
                <w:noProof/>
                <w:webHidden/>
              </w:rPr>
              <w:fldChar w:fldCharType="end"/>
            </w:r>
          </w:hyperlink>
        </w:p>
        <w:p w14:paraId="275BFDE6"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13" w:history="1">
            <w:r w:rsidRPr="00202723">
              <w:rPr>
                <w:rStyle w:val="Hyperlink"/>
                <w:noProof/>
              </w:rPr>
              <w:t>January 15 (16) / Tobi 20: Departure of St. Prochorus the Disciple</w:t>
            </w:r>
            <w:r>
              <w:rPr>
                <w:noProof/>
                <w:webHidden/>
              </w:rPr>
              <w:tab/>
            </w:r>
            <w:r>
              <w:rPr>
                <w:noProof/>
                <w:webHidden/>
              </w:rPr>
              <w:fldChar w:fldCharType="begin"/>
            </w:r>
            <w:r>
              <w:rPr>
                <w:noProof/>
                <w:webHidden/>
              </w:rPr>
              <w:instrText xml:space="preserve"> PAGEREF _Toc459399313 \h </w:instrText>
            </w:r>
            <w:r>
              <w:rPr>
                <w:noProof/>
                <w:webHidden/>
              </w:rPr>
            </w:r>
            <w:r>
              <w:rPr>
                <w:noProof/>
                <w:webHidden/>
              </w:rPr>
              <w:fldChar w:fldCharType="separate"/>
            </w:r>
            <w:r>
              <w:rPr>
                <w:noProof/>
                <w:webHidden/>
              </w:rPr>
              <w:t>791</w:t>
            </w:r>
            <w:r>
              <w:rPr>
                <w:noProof/>
                <w:webHidden/>
              </w:rPr>
              <w:fldChar w:fldCharType="end"/>
            </w:r>
          </w:hyperlink>
        </w:p>
        <w:p w14:paraId="0F2815AF"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14" w:history="1">
            <w:r w:rsidRPr="00202723">
              <w:rPr>
                <w:rStyle w:val="Hyperlink"/>
                <w:noProof/>
              </w:rPr>
              <w:t>January 16 (17) / Tobi 21: The Dormition of the Virgin</w:t>
            </w:r>
            <w:r>
              <w:rPr>
                <w:noProof/>
                <w:webHidden/>
              </w:rPr>
              <w:tab/>
            </w:r>
            <w:r>
              <w:rPr>
                <w:noProof/>
                <w:webHidden/>
              </w:rPr>
              <w:fldChar w:fldCharType="begin"/>
            </w:r>
            <w:r>
              <w:rPr>
                <w:noProof/>
                <w:webHidden/>
              </w:rPr>
              <w:instrText xml:space="preserve"> PAGEREF _Toc459399314 \h </w:instrText>
            </w:r>
            <w:r>
              <w:rPr>
                <w:noProof/>
                <w:webHidden/>
              </w:rPr>
            </w:r>
            <w:r>
              <w:rPr>
                <w:noProof/>
                <w:webHidden/>
              </w:rPr>
              <w:fldChar w:fldCharType="separate"/>
            </w:r>
            <w:r>
              <w:rPr>
                <w:noProof/>
                <w:webHidden/>
              </w:rPr>
              <w:t>792</w:t>
            </w:r>
            <w:r>
              <w:rPr>
                <w:noProof/>
                <w:webHidden/>
              </w:rPr>
              <w:fldChar w:fldCharType="end"/>
            </w:r>
          </w:hyperlink>
        </w:p>
        <w:p w14:paraId="0FD485BC"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15" w:history="1">
            <w:r w:rsidRPr="00202723">
              <w:rPr>
                <w:rStyle w:val="Hyperlink"/>
                <w:noProof/>
              </w:rPr>
              <w:t>January 17 (18) / Tobi 22: St. Anthony the Great</w:t>
            </w:r>
            <w:r>
              <w:rPr>
                <w:noProof/>
                <w:webHidden/>
              </w:rPr>
              <w:tab/>
            </w:r>
            <w:r>
              <w:rPr>
                <w:noProof/>
                <w:webHidden/>
              </w:rPr>
              <w:fldChar w:fldCharType="begin"/>
            </w:r>
            <w:r>
              <w:rPr>
                <w:noProof/>
                <w:webHidden/>
              </w:rPr>
              <w:instrText xml:space="preserve"> PAGEREF _Toc459399315 \h </w:instrText>
            </w:r>
            <w:r>
              <w:rPr>
                <w:noProof/>
                <w:webHidden/>
              </w:rPr>
            </w:r>
            <w:r>
              <w:rPr>
                <w:noProof/>
                <w:webHidden/>
              </w:rPr>
              <w:fldChar w:fldCharType="separate"/>
            </w:r>
            <w:r>
              <w:rPr>
                <w:noProof/>
                <w:webHidden/>
              </w:rPr>
              <w:t>792</w:t>
            </w:r>
            <w:r>
              <w:rPr>
                <w:noProof/>
                <w:webHidden/>
              </w:rPr>
              <w:fldChar w:fldCharType="end"/>
            </w:r>
          </w:hyperlink>
        </w:p>
        <w:p w14:paraId="671B48BF"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16" w:history="1">
            <w:r w:rsidRPr="00202723">
              <w:rPr>
                <w:rStyle w:val="Hyperlink"/>
                <w:noProof/>
              </w:rPr>
              <w:t>January 18 (19) / Tobi 23: St. Timothy the Apostle</w:t>
            </w:r>
            <w:r>
              <w:rPr>
                <w:noProof/>
                <w:webHidden/>
              </w:rPr>
              <w:tab/>
            </w:r>
            <w:r>
              <w:rPr>
                <w:noProof/>
                <w:webHidden/>
              </w:rPr>
              <w:fldChar w:fldCharType="begin"/>
            </w:r>
            <w:r>
              <w:rPr>
                <w:noProof/>
                <w:webHidden/>
              </w:rPr>
              <w:instrText xml:space="preserve"> PAGEREF _Toc459399316 \h </w:instrText>
            </w:r>
            <w:r>
              <w:rPr>
                <w:noProof/>
                <w:webHidden/>
              </w:rPr>
            </w:r>
            <w:r>
              <w:rPr>
                <w:noProof/>
                <w:webHidden/>
              </w:rPr>
              <w:fldChar w:fldCharType="separate"/>
            </w:r>
            <w:r>
              <w:rPr>
                <w:noProof/>
                <w:webHidden/>
              </w:rPr>
              <w:t>793</w:t>
            </w:r>
            <w:r>
              <w:rPr>
                <w:noProof/>
                <w:webHidden/>
              </w:rPr>
              <w:fldChar w:fldCharType="end"/>
            </w:r>
          </w:hyperlink>
        </w:p>
        <w:p w14:paraId="1CC2C438"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17" w:history="1">
            <w:r w:rsidRPr="00202723">
              <w:rPr>
                <w:rStyle w:val="Hyperlink"/>
                <w:noProof/>
              </w:rPr>
              <w:t>January 22 (23) / Tobi 27: Archangel Suriel</w:t>
            </w:r>
            <w:r>
              <w:rPr>
                <w:noProof/>
                <w:webHidden/>
              </w:rPr>
              <w:tab/>
            </w:r>
            <w:r>
              <w:rPr>
                <w:noProof/>
                <w:webHidden/>
              </w:rPr>
              <w:fldChar w:fldCharType="begin"/>
            </w:r>
            <w:r>
              <w:rPr>
                <w:noProof/>
                <w:webHidden/>
              </w:rPr>
              <w:instrText xml:space="preserve"> PAGEREF _Toc459399317 \h </w:instrText>
            </w:r>
            <w:r>
              <w:rPr>
                <w:noProof/>
                <w:webHidden/>
              </w:rPr>
            </w:r>
            <w:r>
              <w:rPr>
                <w:noProof/>
                <w:webHidden/>
              </w:rPr>
              <w:fldChar w:fldCharType="separate"/>
            </w:r>
            <w:r>
              <w:rPr>
                <w:noProof/>
                <w:webHidden/>
              </w:rPr>
              <w:t>793</w:t>
            </w:r>
            <w:r>
              <w:rPr>
                <w:noProof/>
                <w:webHidden/>
              </w:rPr>
              <w:fldChar w:fldCharType="end"/>
            </w:r>
          </w:hyperlink>
        </w:p>
        <w:p w14:paraId="76EE6358"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18" w:history="1">
            <w:r w:rsidRPr="00202723">
              <w:rPr>
                <w:rStyle w:val="Hyperlink"/>
                <w:noProof/>
              </w:rPr>
              <w:t>January 22 (23) / Tobi 27: Also Relocation of St. Timothy the Apostle’s Relics</w:t>
            </w:r>
            <w:r>
              <w:rPr>
                <w:noProof/>
                <w:webHidden/>
              </w:rPr>
              <w:tab/>
            </w:r>
            <w:r>
              <w:rPr>
                <w:noProof/>
                <w:webHidden/>
              </w:rPr>
              <w:fldChar w:fldCharType="begin"/>
            </w:r>
            <w:r>
              <w:rPr>
                <w:noProof/>
                <w:webHidden/>
              </w:rPr>
              <w:instrText xml:space="preserve"> PAGEREF _Toc459399318 \h </w:instrText>
            </w:r>
            <w:r>
              <w:rPr>
                <w:noProof/>
                <w:webHidden/>
              </w:rPr>
            </w:r>
            <w:r>
              <w:rPr>
                <w:noProof/>
                <w:webHidden/>
              </w:rPr>
              <w:fldChar w:fldCharType="separate"/>
            </w:r>
            <w:r>
              <w:rPr>
                <w:noProof/>
                <w:webHidden/>
              </w:rPr>
              <w:t>794</w:t>
            </w:r>
            <w:r>
              <w:rPr>
                <w:noProof/>
                <w:webHidden/>
              </w:rPr>
              <w:fldChar w:fldCharType="end"/>
            </w:r>
          </w:hyperlink>
        </w:p>
        <w:p w14:paraId="3266205B"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19" w:history="1">
            <w:r w:rsidRPr="00202723">
              <w:rPr>
                <w:rStyle w:val="Hyperlink"/>
                <w:noProof/>
              </w:rPr>
              <w:t>January 24 (25) / Tobi 29: Commemoration of the Annunciation, Nativity, and Resurrection on the 29</w:t>
            </w:r>
            <w:r w:rsidRPr="00202723">
              <w:rPr>
                <w:rStyle w:val="Hyperlink"/>
                <w:noProof/>
                <w:vertAlign w:val="superscript"/>
              </w:rPr>
              <w:t>th</w:t>
            </w:r>
            <w:r w:rsidRPr="00202723">
              <w:rPr>
                <w:rStyle w:val="Hyperlink"/>
                <w:noProof/>
              </w:rPr>
              <w:t xml:space="preserve"> of Every Month</w:t>
            </w:r>
            <w:r>
              <w:rPr>
                <w:noProof/>
                <w:webHidden/>
              </w:rPr>
              <w:tab/>
            </w:r>
            <w:r>
              <w:rPr>
                <w:noProof/>
                <w:webHidden/>
              </w:rPr>
              <w:fldChar w:fldCharType="begin"/>
            </w:r>
            <w:r>
              <w:rPr>
                <w:noProof/>
                <w:webHidden/>
              </w:rPr>
              <w:instrText xml:space="preserve"> PAGEREF _Toc459399319 \h </w:instrText>
            </w:r>
            <w:r>
              <w:rPr>
                <w:noProof/>
                <w:webHidden/>
              </w:rPr>
            </w:r>
            <w:r>
              <w:rPr>
                <w:noProof/>
                <w:webHidden/>
              </w:rPr>
              <w:fldChar w:fldCharType="separate"/>
            </w:r>
            <w:r>
              <w:rPr>
                <w:noProof/>
                <w:webHidden/>
              </w:rPr>
              <w:t>794</w:t>
            </w:r>
            <w:r>
              <w:rPr>
                <w:noProof/>
                <w:webHidden/>
              </w:rPr>
              <w:fldChar w:fldCharType="end"/>
            </w:r>
          </w:hyperlink>
        </w:p>
        <w:p w14:paraId="12F4006E"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20" w:history="1">
            <w:r w:rsidRPr="00202723">
              <w:rPr>
                <w:rStyle w:val="Hyperlink"/>
                <w:noProof/>
              </w:rPr>
              <w:t>January 27 (28) / Meshir 2: St. Paul the Anchorite</w:t>
            </w:r>
            <w:r>
              <w:rPr>
                <w:noProof/>
                <w:webHidden/>
              </w:rPr>
              <w:tab/>
            </w:r>
            <w:r>
              <w:rPr>
                <w:noProof/>
                <w:webHidden/>
              </w:rPr>
              <w:fldChar w:fldCharType="begin"/>
            </w:r>
            <w:r>
              <w:rPr>
                <w:noProof/>
                <w:webHidden/>
              </w:rPr>
              <w:instrText xml:space="preserve"> PAGEREF _Toc459399320 \h </w:instrText>
            </w:r>
            <w:r>
              <w:rPr>
                <w:noProof/>
                <w:webHidden/>
              </w:rPr>
            </w:r>
            <w:r>
              <w:rPr>
                <w:noProof/>
                <w:webHidden/>
              </w:rPr>
              <w:fldChar w:fldCharType="separate"/>
            </w:r>
            <w:r>
              <w:rPr>
                <w:noProof/>
                <w:webHidden/>
              </w:rPr>
              <w:t>794</w:t>
            </w:r>
            <w:r>
              <w:rPr>
                <w:noProof/>
                <w:webHidden/>
              </w:rPr>
              <w:fldChar w:fldCharType="end"/>
            </w:r>
          </w:hyperlink>
        </w:p>
        <w:p w14:paraId="35C1265F"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21" w:history="1">
            <w:r w:rsidRPr="00202723">
              <w:rPr>
                <w:rStyle w:val="Hyperlink"/>
                <w:noProof/>
              </w:rPr>
              <w:t>January 29 (30) / Meshir 4: Martyrdom of St. Agabus the Disciple</w:t>
            </w:r>
            <w:r>
              <w:rPr>
                <w:noProof/>
                <w:webHidden/>
              </w:rPr>
              <w:tab/>
            </w:r>
            <w:r>
              <w:rPr>
                <w:noProof/>
                <w:webHidden/>
              </w:rPr>
              <w:fldChar w:fldCharType="begin"/>
            </w:r>
            <w:r>
              <w:rPr>
                <w:noProof/>
                <w:webHidden/>
              </w:rPr>
              <w:instrText xml:space="preserve"> PAGEREF _Toc459399321 \h </w:instrText>
            </w:r>
            <w:r>
              <w:rPr>
                <w:noProof/>
                <w:webHidden/>
              </w:rPr>
            </w:r>
            <w:r>
              <w:rPr>
                <w:noProof/>
                <w:webHidden/>
              </w:rPr>
              <w:fldChar w:fldCharType="separate"/>
            </w:r>
            <w:r>
              <w:rPr>
                <w:noProof/>
                <w:webHidden/>
              </w:rPr>
              <w:t>795</w:t>
            </w:r>
            <w:r>
              <w:rPr>
                <w:noProof/>
                <w:webHidden/>
              </w:rPr>
              <w:fldChar w:fldCharType="end"/>
            </w:r>
          </w:hyperlink>
        </w:p>
        <w:p w14:paraId="4DE9DD02"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22" w:history="1">
            <w:r w:rsidRPr="00202723">
              <w:rPr>
                <w:rStyle w:val="Hyperlink"/>
                <w:noProof/>
              </w:rPr>
              <w:t>January 21 (31) / Meshir 5: St. Apollo the Friend of St. Apip</w:t>
            </w:r>
            <w:r>
              <w:rPr>
                <w:noProof/>
                <w:webHidden/>
              </w:rPr>
              <w:tab/>
            </w:r>
            <w:r>
              <w:rPr>
                <w:noProof/>
                <w:webHidden/>
              </w:rPr>
              <w:fldChar w:fldCharType="begin"/>
            </w:r>
            <w:r>
              <w:rPr>
                <w:noProof/>
                <w:webHidden/>
              </w:rPr>
              <w:instrText xml:space="preserve"> PAGEREF _Toc459399322 \h </w:instrText>
            </w:r>
            <w:r>
              <w:rPr>
                <w:noProof/>
                <w:webHidden/>
              </w:rPr>
            </w:r>
            <w:r>
              <w:rPr>
                <w:noProof/>
                <w:webHidden/>
              </w:rPr>
              <w:fldChar w:fldCharType="separate"/>
            </w:r>
            <w:r>
              <w:rPr>
                <w:noProof/>
                <w:webHidden/>
              </w:rPr>
              <w:t>796</w:t>
            </w:r>
            <w:r>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20" w:name="_Toc459399303"/>
      <w:r>
        <w:rPr>
          <w:lang w:val="en-US"/>
        </w:rPr>
        <w:lastRenderedPageBreak/>
        <w:t>January 1 (2) / Tobi 6</w:t>
      </w:r>
      <w:r w:rsidR="00FF5FF3">
        <w:rPr>
          <w:lang w:val="en-US"/>
        </w:rPr>
        <w:t xml:space="preserve">: The Feast of the </w:t>
      </w:r>
      <w:r w:rsidR="00495F1A">
        <w:t>Circumcision</w:t>
      </w:r>
      <w:bookmarkEnd w:id="1419"/>
      <w:bookmarkEnd w:id="1418"/>
      <w:bookmarkEnd w:id="1417"/>
      <w:bookmarkEnd w:id="1420"/>
    </w:p>
    <w:p w14:paraId="1387E376" w14:textId="77777777" w:rsidR="00FF5FF3" w:rsidRDefault="00FF5FF3" w:rsidP="00FF5FF3">
      <w:pPr>
        <w:pStyle w:val="Heading4"/>
      </w:pPr>
      <w:bookmarkStart w:id="1421" w:name="_Ref434477590"/>
      <w:r>
        <w:t>The Doxology</w:t>
      </w:r>
      <w:r w:rsidR="00E21EA3">
        <w:t xml:space="preserve"> for the Circumcision</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22"/>
            <w:r>
              <w:t xml:space="preserve">Christian </w:t>
            </w:r>
            <w:commentRangeEnd w:id="1422"/>
            <w:r>
              <w:rPr>
                <w:rStyle w:val="CommentReference"/>
                <w:rFonts w:ascii="Times New Roman" w:eastAsiaTheme="minorHAnsi" w:hAnsi="Times New Roman" w:cstheme="minorBidi"/>
                <w:color w:val="auto"/>
              </w:rPr>
              <w:commentReference w:id="142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23" w:name="_Ref434475229"/>
      <w:r>
        <w:t>The Psali Adam</w:t>
      </w:r>
      <w:r w:rsidR="006C1B94">
        <w:t xml:space="preserve"> for the Circumcision</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24"/>
            <w:r>
              <w:t xml:space="preserve">Victorious </w:t>
            </w:r>
            <w:commentRangeEnd w:id="1424"/>
            <w:r>
              <w:rPr>
                <w:rStyle w:val="CommentReference"/>
              </w:rPr>
              <w:commentReference w:id="142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25" w:name="_Ref434475252"/>
      <w:r>
        <w:t>The Psali Batos</w:t>
      </w:r>
      <w:r w:rsidR="006C1B94">
        <w:t xml:space="preserve"> for the Circumcision</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26"/>
            <w:r>
              <w:t>divinity</w:t>
            </w:r>
            <w:commentRangeEnd w:id="1426"/>
            <w:r>
              <w:rPr>
                <w:rStyle w:val="CommentReference"/>
              </w:rPr>
              <w:commentReference w:id="142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27" w:name="_Toc410196206"/>
      <w:bookmarkStart w:id="1428" w:name="_Toc410196448"/>
      <w:bookmarkStart w:id="1429" w:name="_Toc410196950"/>
      <w:bookmarkStart w:id="1430" w:name="_Toc459399304"/>
      <w:r>
        <w:t xml:space="preserve">January 6 (7) / Tobi 11: The Feast of </w:t>
      </w:r>
      <w:r w:rsidR="00495F1A">
        <w:t>Theophany</w:t>
      </w:r>
      <w:bookmarkEnd w:id="1427"/>
      <w:bookmarkEnd w:id="1428"/>
      <w:bookmarkEnd w:id="1429"/>
      <w:bookmarkEnd w:id="1430"/>
    </w:p>
    <w:p w14:paraId="322B4F7B" w14:textId="77777777" w:rsidR="00FF5FF3" w:rsidRDefault="00430630" w:rsidP="00FF5FF3">
      <w:pPr>
        <w:pStyle w:val="Heading4"/>
      </w:pPr>
      <w:bookmarkStart w:id="1431" w:name="_Ref434477630"/>
      <w:r>
        <w:t>An</w:t>
      </w:r>
      <w:r w:rsidR="00FF5FF3">
        <w:t xml:space="preserve"> </w:t>
      </w:r>
      <w:r>
        <w:t xml:space="preserve">Abridged </w:t>
      </w:r>
      <w:r w:rsidR="00FF5FF3">
        <w:t>Doxology</w:t>
      </w:r>
      <w:r w:rsidR="00E21EA3">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32" w:name="_Ref434477641"/>
      <w:r>
        <w:lastRenderedPageBreak/>
        <w:t>The First Doxology for Theophany</w:t>
      </w:r>
      <w:bookmarkEnd w:id="14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33" w:name="_Ref434477660"/>
      <w:r>
        <w:lastRenderedPageBreak/>
        <w:t>The Second Doxology for Theophany</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34" w:name="_Ref434475280"/>
      <w:r>
        <w:t>The Sunday Psali Adam</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35"/>
            <w:r>
              <w:t xml:space="preserve">confirm </w:t>
            </w:r>
            <w:commentRangeEnd w:id="1435"/>
            <w:r>
              <w:rPr>
                <w:rStyle w:val="CommentReference"/>
              </w:rPr>
              <w:commentReference w:id="1435"/>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36"/>
            <w:r>
              <w:t>ⲛ̀ϫⲉ</w:t>
            </w:r>
            <w:commentRangeEnd w:id="1436"/>
            <w:r>
              <w:rPr>
                <w:rStyle w:val="CommentReference"/>
                <w:rFonts w:ascii="Times New Roman" w:hAnsi="Times New Roman"/>
              </w:rPr>
              <w:commentReference w:id="1436"/>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37"/>
            <w:r>
              <w:t>moved</w:t>
            </w:r>
            <w:commentRangeEnd w:id="1437"/>
            <w:r>
              <w:rPr>
                <w:rStyle w:val="CommentReference"/>
              </w:rPr>
              <w:commentReference w:id="1437"/>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38"/>
            <w:r>
              <w:t>thrice holy,</w:t>
            </w:r>
            <w:commentRangeEnd w:id="1438"/>
            <w:r>
              <w:rPr>
                <w:rStyle w:val="CommentReference"/>
              </w:rPr>
              <w:commentReference w:id="1438"/>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39" w:name="_Ref434475309"/>
      <w:r>
        <w:lastRenderedPageBreak/>
        <w:t>The Monday Psali Adam</w:t>
      </w:r>
      <w:r w:rsidR="006C1B94">
        <w:t xml:space="preserve"> for Theophany</w:t>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40"/>
            <w:r>
              <w:t xml:space="preserve">Ⲓⲱⲁⲛⲛⲟⲩ </w:t>
            </w:r>
            <w:commentRangeEnd w:id="1440"/>
            <w:r>
              <w:rPr>
                <w:rStyle w:val="CommentReference"/>
                <w:rFonts w:ascii="Times New Roman" w:hAnsi="Times New Roman"/>
              </w:rPr>
              <w:commentReference w:id="1440"/>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41"/>
            <w:r>
              <w:rPr>
                <w:rFonts w:eastAsia="Arial Unicode MS" w:cs="FreeSerifAvvaShenouda"/>
              </w:rPr>
              <w:t>ⲛⲓϯϩⲟ</w:t>
            </w:r>
            <w:commentRangeEnd w:id="1441"/>
            <w:r>
              <w:rPr>
                <w:rStyle w:val="CommentReference"/>
                <w:rFonts w:ascii="Times New Roman" w:hAnsi="Times New Roman"/>
              </w:rPr>
              <w:commentReference w:id="1441"/>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42" w:name="_Ref434475331"/>
      <w:r>
        <w:t>The Tuesday Psali Adam</w:t>
      </w:r>
      <w:r w:rsidR="006C1B94">
        <w:t xml:space="preserve"> for Theophany</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43"/>
            <w:r>
              <w:t>ⲫⲏ</w:t>
            </w:r>
            <w:commentRangeEnd w:id="1443"/>
            <w:r>
              <w:rPr>
                <w:rStyle w:val="CommentReference"/>
                <w:rFonts w:ascii="Times New Roman" w:hAnsi="Times New Roman"/>
              </w:rPr>
              <w:commentReference w:id="1443"/>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44"/>
            <w:r>
              <w:t>ϯⲥⲩⲛⲧⲉⲗⲓⲁ</w:t>
            </w:r>
            <w:commentRangeEnd w:id="1444"/>
            <w:r>
              <w:rPr>
                <w:rStyle w:val="CommentReference"/>
                <w:rFonts w:ascii="Times New Roman" w:hAnsi="Times New Roman"/>
              </w:rPr>
              <w:commentReference w:id="1444"/>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45" w:name="_Ref434475362"/>
      <w:r>
        <w:t>The Wednesday Psali Batos</w:t>
      </w:r>
      <w:r w:rsidR="006C1B94">
        <w:t xml:space="preserve"> for Theophany</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59"/>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46" w:name="_Ref434475388"/>
      <w:r>
        <w:t>The Thursday Psali Batos</w:t>
      </w:r>
      <w:r w:rsidR="006C1B94">
        <w:t xml:space="preserve"> for Theophany</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47" w:name="_Ref434475411"/>
      <w:r>
        <w:t>The Friday Psali Batos</w:t>
      </w:r>
      <w:r w:rsidR="006C1B94">
        <w:t xml:space="preserve"> for Theophany</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48" w:name="_Ref434475434"/>
      <w:r>
        <w:t>The Saturday Psali Batos</w:t>
      </w:r>
      <w:r w:rsidR="006C1B94">
        <w:t xml:space="preserve"> for Theophany</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49"/>
            <w:r>
              <w:t>liberty</w:t>
            </w:r>
            <w:commentRangeEnd w:id="1449"/>
            <w:r>
              <w:rPr>
                <w:rStyle w:val="CommentReference"/>
              </w:rPr>
              <w:commentReference w:id="1449"/>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50"/>
            <w:r>
              <w:t xml:space="preserve">confirm </w:t>
            </w:r>
            <w:commentRangeEnd w:id="1450"/>
            <w:r>
              <w:rPr>
                <w:rStyle w:val="CommentReference"/>
              </w:rPr>
              <w:commentReference w:id="1450"/>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51" w:name="_Toc459399305"/>
      <w:r>
        <w:t>January 7 (8) / Tobi 12</w:t>
      </w:r>
      <w:r w:rsidR="001225FA">
        <w:t xml:space="preserve">: </w:t>
      </w:r>
      <w:r>
        <w:t>The Second Day of the Feast of Theophany</w:t>
      </w:r>
      <w:bookmarkEnd w:id="1451"/>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52" w:name="_Toc459399306"/>
      <w:r>
        <w:lastRenderedPageBreak/>
        <w:t>January 7 (8) / Tobi 12</w:t>
      </w:r>
      <w:r w:rsidR="001225FA">
        <w:t xml:space="preserve">: </w:t>
      </w:r>
      <w:r>
        <w:t>Also the Commemoration of Archangel Michael</w:t>
      </w:r>
      <w:bookmarkEnd w:id="1452"/>
    </w:p>
    <w:p w14:paraId="6C0199BA" w14:textId="77777777" w:rsidR="00513E2D" w:rsidRDefault="00191A26" w:rsidP="0082304E">
      <w:pPr>
        <w:pStyle w:val="Heading4"/>
      </w:pPr>
      <w:bookmarkStart w:id="1453" w:name="_Toc410196207"/>
      <w:bookmarkStart w:id="1454" w:name="_Toc410196449"/>
      <w:bookmarkStart w:id="1455" w:name="_Toc410196951"/>
      <w:r>
        <w:t xml:space="preserve">See </w:t>
      </w:r>
      <w:r>
        <w:fldChar w:fldCharType="begin"/>
      </w:r>
      <w:r>
        <w:instrText xml:space="preserve"> REF _Ref434561114 \h </w:instrText>
      </w:r>
      <w:r>
        <w:fldChar w:fldCharType="separate"/>
      </w:r>
      <w:r w:rsidR="00513E2D">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4E34DB9B" w14:textId="77777777" w:rsidTr="0082304E">
        <w:trPr>
          <w:cantSplit/>
          <w:jc w:val="center"/>
        </w:trPr>
        <w:tc>
          <w:tcPr>
            <w:tcW w:w="288" w:type="dxa"/>
          </w:tcPr>
          <w:p w14:paraId="147366EA" w14:textId="77777777" w:rsidR="00513E2D" w:rsidRDefault="00513E2D" w:rsidP="0082304E">
            <w:pPr>
              <w:pStyle w:val="CopticCross"/>
            </w:pPr>
          </w:p>
        </w:tc>
        <w:tc>
          <w:tcPr>
            <w:tcW w:w="3960" w:type="dxa"/>
          </w:tcPr>
          <w:p w14:paraId="2A3FD9AE" w14:textId="77777777" w:rsidR="00513E2D" w:rsidRDefault="00513E2D" w:rsidP="00C83ECE">
            <w:pPr>
              <w:pStyle w:val="EngHang"/>
            </w:pPr>
            <w:r>
              <w:t>Through the intercessions</w:t>
            </w:r>
          </w:p>
          <w:p w14:paraId="6E8EA44D" w14:textId="77777777" w:rsidR="00513E2D" w:rsidRDefault="00513E2D" w:rsidP="00C83ECE">
            <w:pPr>
              <w:pStyle w:val="EngHang"/>
            </w:pPr>
            <w:r>
              <w:t>Of the Four Incorporeal Beasts,</w:t>
            </w:r>
          </w:p>
          <w:p w14:paraId="714211BC" w14:textId="77777777" w:rsidR="00513E2D" w:rsidRDefault="00513E2D" w:rsidP="00C83ECE">
            <w:pPr>
              <w:pStyle w:val="EngHang"/>
            </w:pPr>
            <w:r>
              <w:t>The ministering flames of fire,</w:t>
            </w:r>
          </w:p>
          <w:p w14:paraId="0EAF4B91" w14:textId="77777777" w:rsidR="00513E2D" w:rsidRDefault="00513E2D" w:rsidP="0082304E">
            <w:pPr>
              <w:pStyle w:val="EngHangEnd"/>
            </w:pPr>
            <w:r>
              <w:t>O Lord, grant us the forgiveness of our sins.</w:t>
            </w:r>
          </w:p>
        </w:tc>
        <w:tc>
          <w:tcPr>
            <w:tcW w:w="288" w:type="dxa"/>
          </w:tcPr>
          <w:p w14:paraId="75F2AD4C" w14:textId="77777777" w:rsidR="00513E2D" w:rsidRDefault="00513E2D" w:rsidP="0082304E"/>
        </w:tc>
        <w:tc>
          <w:tcPr>
            <w:tcW w:w="288" w:type="dxa"/>
          </w:tcPr>
          <w:p w14:paraId="79EF4294" w14:textId="77777777" w:rsidR="00513E2D" w:rsidRDefault="00513E2D" w:rsidP="0082304E">
            <w:pPr>
              <w:pStyle w:val="CopticCross"/>
            </w:pPr>
          </w:p>
        </w:tc>
        <w:tc>
          <w:tcPr>
            <w:tcW w:w="3960" w:type="dxa"/>
          </w:tcPr>
          <w:p w14:paraId="6ADA1F46" w14:textId="77777777" w:rsidR="00513E2D" w:rsidRDefault="00513E2D" w:rsidP="00C83ECE">
            <w:pPr>
              <w:pStyle w:val="CopticVersemulti-line"/>
            </w:pPr>
            <w:r>
              <w:t>Ϩⲓⲧⲉⲛ ⲛⲓⲡ̀ⲣⲉⲥⲃⲓⲁ̀</w:t>
            </w:r>
          </w:p>
          <w:p w14:paraId="4CEEB5D8" w14:textId="77777777" w:rsidR="00513E2D" w:rsidRDefault="00513E2D" w:rsidP="00C83ECE">
            <w:pPr>
              <w:pStyle w:val="CopticVersemulti-line"/>
            </w:pPr>
            <w:r>
              <w:t>ⲛ̀ⲧⲉ ⲡⲓϥ̀ⲧⲟⲩ ⲛ̀ⲍⲱⲟⲛ ⲛ̀ⲁⲥⲱⲙⲁⲧⲟⲥ</w:t>
            </w:r>
          </w:p>
          <w:p w14:paraId="7CC2EB38" w14:textId="77777777" w:rsidR="00513E2D" w:rsidRDefault="00513E2D" w:rsidP="00C83ECE">
            <w:pPr>
              <w:pStyle w:val="CopticVersemulti-line"/>
            </w:pPr>
            <w:r>
              <w:t>ⲛ̀ⲗⲓⲧⲟⲩⲣⲅⲟⲥ ⲛ̀ϣⲁϩ ⲛ̀ⲭ̀ⲣⲟⲙ:</w:t>
            </w:r>
          </w:p>
          <w:p w14:paraId="5CC6B5AF" w14:textId="77777777" w:rsidR="00513E2D" w:rsidRPr="00C35319" w:rsidRDefault="00513E2D" w:rsidP="00C83ECE">
            <w:pPr>
              <w:pStyle w:val="CopticHangingVerse"/>
            </w:pPr>
            <w:r>
              <w:t>Ⲡϭⲟⲓⲥ ⲁⲣⲓϩ̀ⲙⲟⲧ ⲛⲁⲛ ⲙ̀ⲡⲓⲭⲱ ⲉ̀ⲃⲟⲗ ⲛ̀ⲧⲉ ⲛⲉⲛⲛⲟⲃⲓ.</w:t>
            </w:r>
          </w:p>
        </w:tc>
      </w:tr>
    </w:tbl>
    <w:p w14:paraId="5CD9ABC3" w14:textId="77777777" w:rsidR="00513E2D" w:rsidRDefault="00513E2D"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CFF55C3" w14:textId="77777777" w:rsidTr="00C83ECE">
        <w:trPr>
          <w:cantSplit/>
          <w:jc w:val="center"/>
        </w:trPr>
        <w:tc>
          <w:tcPr>
            <w:tcW w:w="288" w:type="dxa"/>
          </w:tcPr>
          <w:p w14:paraId="259F4B9B" w14:textId="77777777" w:rsidR="00513E2D" w:rsidRDefault="00513E2D" w:rsidP="00C83ECE">
            <w:pPr>
              <w:pStyle w:val="CopticCross"/>
            </w:pPr>
          </w:p>
        </w:tc>
        <w:tc>
          <w:tcPr>
            <w:tcW w:w="3960" w:type="dxa"/>
          </w:tcPr>
          <w:p w14:paraId="6B244522" w14:textId="77777777" w:rsidR="00513E2D" w:rsidRDefault="00513E2D" w:rsidP="00C83ECE">
            <w:pPr>
              <w:pStyle w:val="EngHang"/>
            </w:pPr>
            <w:r>
              <w:t>Hail to the four incorporeal living beasts,</w:t>
            </w:r>
          </w:p>
          <w:p w14:paraId="697D22A9" w14:textId="77777777" w:rsidR="00513E2D" w:rsidRDefault="00513E2D" w:rsidP="00C83ECE">
            <w:pPr>
              <w:pStyle w:val="EngHang"/>
            </w:pPr>
            <w:r>
              <w:t>Carrying the throne of God,</w:t>
            </w:r>
          </w:p>
          <w:p w14:paraId="00A78A3C" w14:textId="77777777" w:rsidR="00513E2D" w:rsidRDefault="00513E2D" w:rsidP="00C83ECE">
            <w:pPr>
              <w:pStyle w:val="EngHang"/>
            </w:pPr>
            <w:r>
              <w:t>A lion’s face, and a calf’s face,</w:t>
            </w:r>
          </w:p>
          <w:p w14:paraId="366ED54C" w14:textId="77777777" w:rsidR="00513E2D" w:rsidRDefault="00513E2D" w:rsidP="00C83ECE">
            <w:pPr>
              <w:pStyle w:val="EngHangEnd"/>
            </w:pPr>
            <w:r>
              <w:t>A man’s face, and an eagle’s face.</w:t>
            </w:r>
          </w:p>
        </w:tc>
        <w:tc>
          <w:tcPr>
            <w:tcW w:w="288" w:type="dxa"/>
          </w:tcPr>
          <w:p w14:paraId="54F9929C" w14:textId="77777777" w:rsidR="00513E2D" w:rsidRDefault="00513E2D" w:rsidP="00C83ECE"/>
        </w:tc>
        <w:tc>
          <w:tcPr>
            <w:tcW w:w="288" w:type="dxa"/>
          </w:tcPr>
          <w:p w14:paraId="057A535A" w14:textId="77777777" w:rsidR="00513E2D" w:rsidRDefault="00513E2D" w:rsidP="00C83ECE">
            <w:pPr>
              <w:pStyle w:val="CopticCross"/>
            </w:pPr>
          </w:p>
        </w:tc>
        <w:tc>
          <w:tcPr>
            <w:tcW w:w="3960" w:type="dxa"/>
          </w:tcPr>
          <w:p w14:paraId="40DC4DA8" w14:textId="77777777" w:rsidR="00513E2D" w:rsidRDefault="00513E2D" w:rsidP="00C83ECE">
            <w:pPr>
              <w:pStyle w:val="CopticVersemulti-line"/>
            </w:pPr>
            <w:r>
              <w:t>Ⲭⲉⲣⲉ ⲡⲓϥ̀ⲧⲟⲩ ⲛ̀ⲍⲱⲟⲛ ⲛ̀ⲁ̀ⲥⲱⲙⲁⲧⲟⲥ:</w:t>
            </w:r>
          </w:p>
          <w:p w14:paraId="5E9BF514" w14:textId="77777777" w:rsidR="00513E2D" w:rsidRDefault="00513E2D" w:rsidP="00C83ECE">
            <w:pPr>
              <w:pStyle w:val="CopticVersemulti-line"/>
            </w:pPr>
            <w:r>
              <w:t>ⲉⲧϥⲁⲓ ϧⲁ ⲡⲓϩⲁⲣⲙⲁ ⲛ̀ⲧⲉ Ⲫϯ:</w:t>
            </w:r>
          </w:p>
          <w:p w14:paraId="2015F24F" w14:textId="77777777" w:rsidR="00513E2D" w:rsidRDefault="00513E2D" w:rsidP="00C83ECE">
            <w:pPr>
              <w:pStyle w:val="CopticVersemulti-line"/>
            </w:pPr>
            <w:r>
              <w:t>ⲟⲩϩⲟ ⲙ̀ⲙⲟⲩⲓ̀ ⲛⲉⲙ ⲟⲩϩⲟ ⲙ̀ⲙⲁⲥⲓ:</w:t>
            </w:r>
          </w:p>
          <w:p w14:paraId="04FD85B6" w14:textId="77777777" w:rsidR="00513E2D" w:rsidRPr="00C35319" w:rsidRDefault="00513E2D" w:rsidP="00C83ECE">
            <w:pPr>
              <w:pStyle w:val="CopticHangingVerse"/>
            </w:pPr>
            <w:r>
              <w:t>ⲛⲉⲙ ⲟⲩϩⲟ ⲛ̀ⲣⲱⲙⲓ ⲛⲉⲙ ⲟⲩϩⲟ ⲛ̀ⲁ̀ⲏ̀ⲧⲟⲥ.</w:t>
            </w:r>
          </w:p>
        </w:tc>
      </w:tr>
    </w:tbl>
    <w:p w14:paraId="3A89C79F" w14:textId="77777777" w:rsidR="00513E2D" w:rsidRDefault="00513E2D" w:rsidP="0082304E">
      <w:pPr>
        <w:pStyle w:val="Heading4"/>
      </w:pPr>
      <w:r>
        <w:t>The Gospel Response for the Four Incorporeal Beasts</w:t>
      </w:r>
    </w:p>
    <w:p w14:paraId="52BBF7ED" w14:textId="77777777" w:rsidR="00513E2D" w:rsidRPr="00C14556" w:rsidRDefault="00513E2D" w:rsidP="00C14556">
      <w:pPr>
        <w:pStyle w:val="Rubric"/>
      </w:pPr>
      <w:r>
        <w:t>The last verse of the Doxology may be inserted into the Annual Gospel Response.</w:t>
      </w:r>
    </w:p>
    <w:p w14:paraId="322A578A" w14:textId="6EA2A0B5" w:rsidR="00191A26" w:rsidRPr="00B637D8" w:rsidRDefault="00513E2D"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650</w:t>
      </w:r>
      <w:r w:rsidR="00191A26">
        <w:fldChar w:fldCharType="end"/>
      </w:r>
      <w:r w:rsidR="00191A26">
        <w:t>.</w:t>
      </w:r>
    </w:p>
    <w:p w14:paraId="1D6D1BDB" w14:textId="77777777" w:rsidR="006B44CE" w:rsidRDefault="006B44CE" w:rsidP="006B44CE">
      <w:pPr>
        <w:pStyle w:val="Heading3"/>
      </w:pPr>
      <w:bookmarkStart w:id="1456" w:name="_Ref434562461"/>
      <w:bookmarkStart w:id="1457" w:name="_Toc459399307"/>
      <w:r>
        <w:t>January 7 (8) / Tobi 12</w:t>
      </w:r>
      <w:r w:rsidR="001225FA">
        <w:t xml:space="preserve">: </w:t>
      </w:r>
      <w:commentRangeStart w:id="1458"/>
      <w:r>
        <w:t>Also St. Theodore Anatoly</w:t>
      </w:r>
      <w:commentRangeEnd w:id="1458"/>
      <w:r>
        <w:rPr>
          <w:rStyle w:val="CommentReference"/>
          <w:rFonts w:eastAsiaTheme="minorHAnsi" w:cstheme="minorBidi"/>
          <w:b w:val="0"/>
          <w:bCs w:val="0"/>
        </w:rPr>
        <w:commentReference w:id="1458"/>
      </w:r>
      <w:bookmarkEnd w:id="1456"/>
      <w:bookmarkEnd w:id="1457"/>
    </w:p>
    <w:p w14:paraId="7DD26869" w14:textId="77777777" w:rsidR="006B44CE" w:rsidRDefault="006B44CE" w:rsidP="006B44CE">
      <w:pPr>
        <w:pStyle w:val="Heading4"/>
      </w:pPr>
      <w:bookmarkStart w:id="1459" w:name="_Ref434477694"/>
      <w:bookmarkStart w:id="1460" w:name="_Ref434489376"/>
      <w:r>
        <w:t>The Doxology</w:t>
      </w:r>
      <w:bookmarkEnd w:id="1459"/>
      <w:r w:rsidR="00B46E6E">
        <w:t xml:space="preserve"> for St. Theodore Anatoly</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61" w:name="_Toc459399308"/>
      <w:r>
        <w:t>January 8 (9) / Tobi 13: The Feast of T</w:t>
      </w:r>
      <w:r w:rsidR="00495F1A">
        <w:t>he Wedding of Cana of Galilee</w:t>
      </w:r>
      <w:bookmarkEnd w:id="1453"/>
      <w:bookmarkEnd w:id="1454"/>
      <w:bookmarkEnd w:id="1455"/>
      <w:bookmarkEnd w:id="1461"/>
    </w:p>
    <w:p w14:paraId="46F7A60E" w14:textId="77777777" w:rsidR="00A37BB6" w:rsidRDefault="00A37BB6" w:rsidP="00A37BB6">
      <w:pPr>
        <w:pStyle w:val="Heading4"/>
      </w:pPr>
      <w:bookmarkStart w:id="1462" w:name="_Ref434477774"/>
      <w:r>
        <w:t>The Doxology</w:t>
      </w:r>
      <w:r w:rsidR="00E21EA3">
        <w:t xml:space="preserve"> for the Wedding of Cana</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63" w:name="_Ref434475472"/>
      <w:r>
        <w:t>The Psali Adam</w:t>
      </w:r>
      <w:r w:rsidR="006C1B94">
        <w:t xml:space="preserve"> for the Wedding of Cana</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64" w:name="_Ref434475500"/>
      <w:r>
        <w:t>The Psali Batos</w:t>
      </w:r>
      <w:r w:rsidR="006C1B94">
        <w:t xml:space="preserve"> for the Wedding of Cana</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65" w:name="_Ref434560112"/>
      <w:bookmarkStart w:id="1466" w:name="_Toc459399309"/>
      <w:r>
        <w:t>January 8 (9) / Tobi 13: Also the Martyrdom of St. Demiana</w:t>
      </w:r>
      <w:bookmarkEnd w:id="1465"/>
      <w:bookmarkEnd w:id="1466"/>
    </w:p>
    <w:p w14:paraId="1CED9AFC" w14:textId="6234F062"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513E2D">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513E2D">
        <w:rPr>
          <w:noProof/>
        </w:rPr>
        <w:t>575</w:t>
      </w:r>
      <w:r w:rsidR="002409EF">
        <w:fldChar w:fldCharType="end"/>
      </w:r>
      <w:r>
        <w:t>.</w:t>
      </w:r>
    </w:p>
    <w:p w14:paraId="625F7E74" w14:textId="77777777" w:rsidR="00B53E05" w:rsidRDefault="00B53E05" w:rsidP="00B53E05">
      <w:pPr>
        <w:pStyle w:val="Heading4"/>
      </w:pPr>
      <w:bookmarkStart w:id="1467" w:name="_Ref434490124"/>
      <w:r>
        <w:t>Another Doxology of St. Demiana</w:t>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60"/>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61"/>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68" w:name="_Ref434563224"/>
      <w:bookmarkStart w:id="1469" w:name="_Toc459399310"/>
      <w:r>
        <w:t>January 9 (10) / Tobi 14: St. Maximus</w:t>
      </w:r>
      <w:bookmarkEnd w:id="1468"/>
      <w:bookmarkEnd w:id="1469"/>
    </w:p>
    <w:p w14:paraId="1847ABB1" w14:textId="77777777" w:rsidR="00662600" w:rsidRDefault="00810F04" w:rsidP="00810F04">
      <w:pPr>
        <w:pStyle w:val="Heading4"/>
      </w:pPr>
      <w:bookmarkStart w:id="1470" w:name="_Ref434490957"/>
      <w:r>
        <w:t>The Doxology for</w:t>
      </w:r>
      <w:r w:rsidR="00662600">
        <w:t xml:space="preserve"> Sts. Maximus and Dometius</w:t>
      </w:r>
      <w:bookmarkEnd w:id="1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62"/>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63"/>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74" w:name="_Toc459399311"/>
      <w:r>
        <w:t>Jan</w:t>
      </w:r>
      <w:r w:rsidR="00662600">
        <w:t>uary 12 (13) / Tobi 17: St. Dome</w:t>
      </w:r>
      <w:r>
        <w:t>tius</w:t>
      </w:r>
      <w:bookmarkEnd w:id="1474"/>
    </w:p>
    <w:p w14:paraId="1995A2EE" w14:textId="2B0B1269"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513E2D">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513E2D">
        <w:rPr>
          <w:noProof/>
        </w:rPr>
        <w:t>788</w:t>
      </w:r>
      <w:r w:rsidR="002409EF">
        <w:fldChar w:fldCharType="end"/>
      </w:r>
      <w:r>
        <w:t>.</w:t>
      </w:r>
    </w:p>
    <w:p w14:paraId="31A975E9" w14:textId="2AC36875" w:rsidR="00740C6C" w:rsidRDefault="00740C6C" w:rsidP="00740C6C">
      <w:pPr>
        <w:pStyle w:val="Heading3"/>
      </w:pPr>
      <w:bookmarkStart w:id="1475" w:name="_Toc459399312"/>
      <w:r>
        <w:lastRenderedPageBreak/>
        <w:t>January 13 (14) / Tobi 18: St. Hilary of Poitiers</w:t>
      </w:r>
      <w:bookmarkEnd w:id="1475"/>
    </w:p>
    <w:p w14:paraId="17E429FC" w14:textId="7FC8029F" w:rsidR="00A96087" w:rsidRDefault="00A96087" w:rsidP="00A96087">
      <w:pPr>
        <w:pStyle w:val="Heading4"/>
      </w:pPr>
      <w:r>
        <w:t>The Doxology for St. Hilary of Poitiers</w:t>
      </w:r>
      <w:r w:rsidR="006035EE">
        <w:rPr>
          <w:rStyle w:val="FootnoteReference"/>
        </w:rPr>
        <w:footnoteReference w:id="96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76" w:name="_Toc410196208"/>
      <w:bookmarkStart w:id="1477" w:name="_Toc410196450"/>
      <w:bookmarkStart w:id="1478" w:name="_Toc410196952"/>
      <w:bookmarkStart w:id="1479" w:name="_Toc459399313"/>
      <w:r>
        <w:t>January 15 (16) / Tobi 20: Departure of St. Prochorus the Disciple</w:t>
      </w:r>
      <w:bookmarkEnd w:id="1479"/>
    </w:p>
    <w:p w14:paraId="19B1C0D1" w14:textId="04E5DF02" w:rsidR="00191A26" w:rsidRDefault="00191A26" w:rsidP="00191A26">
      <w:pPr>
        <w:pStyle w:val="Rubric"/>
      </w:pPr>
      <w:r>
        <w:t xml:space="preserve">See </w:t>
      </w:r>
      <w:r>
        <w:fldChar w:fldCharType="begin"/>
      </w:r>
      <w:r>
        <w:instrText xml:space="preserve"> REF _Ref434488644 \h </w:instrText>
      </w:r>
      <w:r>
        <w:fldChar w:fldCharType="separate"/>
      </w:r>
      <w:r w:rsidR="00513E2D">
        <w:t>A Doxology for the Apostles</w:t>
      </w:r>
      <w:r>
        <w:fldChar w:fldCharType="end"/>
      </w:r>
      <w:r>
        <w:t xml:space="preserve">, on pages </w:t>
      </w:r>
      <w:r>
        <w:fldChar w:fldCharType="begin"/>
      </w:r>
      <w:r>
        <w:instrText xml:space="preserve"> PAGEREF _Ref434488644 \h </w:instrText>
      </w:r>
      <w:r>
        <w:fldChar w:fldCharType="separate"/>
      </w:r>
      <w:r w:rsidR="00513E2D">
        <w:rPr>
          <w:noProof/>
        </w:rPr>
        <w:t>570</w:t>
      </w:r>
      <w:r>
        <w:fldChar w:fldCharType="end"/>
      </w:r>
      <w:r>
        <w:t xml:space="preserve">, </w:t>
      </w:r>
      <w:r>
        <w:fldChar w:fldCharType="begin"/>
      </w:r>
      <w:r>
        <w:instrText xml:space="preserve"> PAGEREF _Ref434488657 \h </w:instrText>
      </w:r>
      <w:r>
        <w:fldChar w:fldCharType="separate"/>
      </w:r>
      <w:r w:rsidR="00513E2D">
        <w:rPr>
          <w:noProof/>
        </w:rPr>
        <w:t>570</w:t>
      </w:r>
      <w:r>
        <w:fldChar w:fldCharType="end"/>
      </w:r>
      <w:r>
        <w:t xml:space="preserve">, or </w:t>
      </w:r>
      <w:r>
        <w:fldChar w:fldCharType="begin"/>
      </w:r>
      <w:r>
        <w:instrText xml:space="preserve"> PAGEREF _Ref434488992 \h </w:instrText>
      </w:r>
      <w:r>
        <w:fldChar w:fldCharType="separate"/>
      </w:r>
      <w:r w:rsidR="00513E2D">
        <w:rPr>
          <w:noProof/>
        </w:rPr>
        <w:t>572</w:t>
      </w:r>
      <w:r>
        <w:fldChar w:fldCharType="end"/>
      </w:r>
      <w:r>
        <w:t>.</w:t>
      </w:r>
    </w:p>
    <w:p w14:paraId="533EC0AE" w14:textId="77777777" w:rsidR="00495F1A" w:rsidRDefault="00FF5FF3" w:rsidP="00495F1A">
      <w:pPr>
        <w:pStyle w:val="Heading3"/>
      </w:pPr>
      <w:bookmarkStart w:id="1480" w:name="_Toc459399314"/>
      <w:r>
        <w:lastRenderedPageBreak/>
        <w:t xml:space="preserve">January 16 (17) / Tobi 21: </w:t>
      </w:r>
      <w:r w:rsidR="00495F1A">
        <w:t>The Dormition of the Virgin</w:t>
      </w:r>
      <w:bookmarkEnd w:id="1476"/>
      <w:bookmarkEnd w:id="1477"/>
      <w:bookmarkEnd w:id="1478"/>
      <w:bookmarkEnd w:id="1480"/>
    </w:p>
    <w:p w14:paraId="2972BA3D" w14:textId="43030B42"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13E2D">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13E2D">
        <w:rPr>
          <w:noProof/>
        </w:rPr>
        <w:t>902</w:t>
      </w:r>
      <w:r w:rsidR="007E24F9">
        <w:fldChar w:fldCharType="end"/>
      </w:r>
      <w:r w:rsidR="007E24F9">
        <w:t>.</w:t>
      </w:r>
    </w:p>
    <w:p w14:paraId="315F86A2" w14:textId="77777777" w:rsidR="00FF5FF3" w:rsidRDefault="00FF5FF3" w:rsidP="00FF5FF3">
      <w:pPr>
        <w:pStyle w:val="Heading3"/>
      </w:pPr>
      <w:bookmarkStart w:id="1481" w:name="_Ref434560171"/>
      <w:bookmarkStart w:id="1482" w:name="_Toc459399315"/>
      <w:r>
        <w:t>January 17 (18) / Tobi 22: St. Anthony the Great</w:t>
      </w:r>
      <w:bookmarkEnd w:id="1481"/>
      <w:bookmarkEnd w:id="1482"/>
    </w:p>
    <w:p w14:paraId="38BCD1D7" w14:textId="77777777" w:rsidR="00FF5FF3" w:rsidRDefault="00FF5FF3" w:rsidP="00FF5FF3">
      <w:pPr>
        <w:pStyle w:val="Heading4"/>
      </w:pPr>
      <w:bookmarkStart w:id="1483" w:name="_Ref434490340"/>
      <w:r>
        <w:t>The Doxology</w:t>
      </w:r>
      <w:r w:rsidR="00B46E6E">
        <w:t xml:space="preserve"> for St. Anthony the Great</w:t>
      </w:r>
      <w:bookmarkEnd w:id="1483"/>
    </w:p>
    <w:p w14:paraId="3ECAE88B" w14:textId="75D52113"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513E2D">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513E2D">
        <w:rPr>
          <w:noProof/>
        </w:rPr>
        <w:t>582</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84" w:name="_Toc459399316"/>
      <w:r>
        <w:t>January 18 (19) / Tobi 23: St. Timothy the Apostle</w:t>
      </w:r>
      <w:bookmarkEnd w:id="1484"/>
    </w:p>
    <w:p w14:paraId="7EAF3C01" w14:textId="62184FE3" w:rsidR="00191A26" w:rsidRDefault="00191A26" w:rsidP="00191A26">
      <w:pPr>
        <w:pStyle w:val="Rubric"/>
      </w:pPr>
      <w:r>
        <w:t xml:space="preserve">See </w:t>
      </w:r>
      <w:r>
        <w:fldChar w:fldCharType="begin"/>
      </w:r>
      <w:r>
        <w:instrText xml:space="preserve"> REF _Ref434488644 \h </w:instrText>
      </w:r>
      <w:r>
        <w:fldChar w:fldCharType="separate"/>
      </w:r>
      <w:r w:rsidR="00513E2D">
        <w:t>A Doxology for the Apostles</w:t>
      </w:r>
      <w:r>
        <w:fldChar w:fldCharType="end"/>
      </w:r>
      <w:r>
        <w:t xml:space="preserve">, on pages </w:t>
      </w:r>
      <w:r>
        <w:fldChar w:fldCharType="begin"/>
      </w:r>
      <w:r>
        <w:instrText xml:space="preserve"> PAGEREF _Ref434488644 \h </w:instrText>
      </w:r>
      <w:r>
        <w:fldChar w:fldCharType="separate"/>
      </w:r>
      <w:r w:rsidR="00513E2D">
        <w:rPr>
          <w:noProof/>
        </w:rPr>
        <w:t>570</w:t>
      </w:r>
      <w:r>
        <w:fldChar w:fldCharType="end"/>
      </w:r>
      <w:r>
        <w:t xml:space="preserve">, </w:t>
      </w:r>
      <w:r>
        <w:fldChar w:fldCharType="begin"/>
      </w:r>
      <w:r>
        <w:instrText xml:space="preserve"> PAGEREF _Ref434488657 \h </w:instrText>
      </w:r>
      <w:r>
        <w:fldChar w:fldCharType="separate"/>
      </w:r>
      <w:r w:rsidR="00513E2D">
        <w:rPr>
          <w:noProof/>
        </w:rPr>
        <w:t>570</w:t>
      </w:r>
      <w:r>
        <w:fldChar w:fldCharType="end"/>
      </w:r>
      <w:r>
        <w:t xml:space="preserve">, or </w:t>
      </w:r>
      <w:r>
        <w:fldChar w:fldCharType="begin"/>
      </w:r>
      <w:r>
        <w:instrText xml:space="preserve"> PAGEREF _Ref434488992 \h </w:instrText>
      </w:r>
      <w:r>
        <w:fldChar w:fldCharType="separate"/>
      </w:r>
      <w:r w:rsidR="00513E2D">
        <w:rPr>
          <w:noProof/>
        </w:rPr>
        <w:t>572</w:t>
      </w:r>
      <w:r>
        <w:fldChar w:fldCharType="end"/>
      </w:r>
      <w:r>
        <w:t>.</w:t>
      </w:r>
    </w:p>
    <w:p w14:paraId="239DDB91" w14:textId="77777777" w:rsidR="00596AC8" w:rsidRDefault="00596AC8" w:rsidP="00596AC8">
      <w:pPr>
        <w:pStyle w:val="Heading3"/>
      </w:pPr>
      <w:bookmarkStart w:id="1485" w:name="_Toc459399317"/>
      <w:r>
        <w:t>January 22 (23) / Tobi 27: Archangel Suriel</w:t>
      </w:r>
      <w:bookmarkEnd w:id="1485"/>
    </w:p>
    <w:p w14:paraId="79FCFE0C" w14:textId="77777777" w:rsidR="00596AC8" w:rsidRDefault="00596AC8" w:rsidP="00596AC8">
      <w:pPr>
        <w:pStyle w:val="Heading4"/>
      </w:pPr>
      <w:bookmarkStart w:id="1486" w:name="_Ref434488250"/>
      <w:r>
        <w:t>The Doxology</w:t>
      </w:r>
      <w:r w:rsidR="00B46E6E">
        <w:t xml:space="preserve"> for Archangel Suriel</w:t>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87" w:name="_Toc459399318"/>
      <w:r>
        <w:t>January 22 (23) / Tobi 27: Also Relocation of St. Timothy the Apostle’s Relics</w:t>
      </w:r>
      <w:bookmarkEnd w:id="1487"/>
    </w:p>
    <w:p w14:paraId="3FBC7E0C" w14:textId="388EE5BC" w:rsidR="00191A26" w:rsidRDefault="00191A26" w:rsidP="00191A26">
      <w:pPr>
        <w:pStyle w:val="Rubric"/>
      </w:pPr>
      <w:bookmarkStart w:id="1488" w:name="_Ref434560218"/>
      <w:r>
        <w:t xml:space="preserve">See </w:t>
      </w:r>
      <w:r>
        <w:fldChar w:fldCharType="begin"/>
      </w:r>
      <w:r>
        <w:instrText xml:space="preserve"> REF _Ref434488644 \h </w:instrText>
      </w:r>
      <w:r>
        <w:fldChar w:fldCharType="separate"/>
      </w:r>
      <w:r w:rsidR="00513E2D">
        <w:t>A Doxology for the Apostles</w:t>
      </w:r>
      <w:r>
        <w:fldChar w:fldCharType="end"/>
      </w:r>
      <w:r>
        <w:t xml:space="preserve">, on pages </w:t>
      </w:r>
      <w:r>
        <w:fldChar w:fldCharType="begin"/>
      </w:r>
      <w:r>
        <w:instrText xml:space="preserve"> PAGEREF _Ref434488644 \h </w:instrText>
      </w:r>
      <w:r>
        <w:fldChar w:fldCharType="separate"/>
      </w:r>
      <w:r w:rsidR="00513E2D">
        <w:rPr>
          <w:noProof/>
        </w:rPr>
        <w:t>570</w:t>
      </w:r>
      <w:r>
        <w:fldChar w:fldCharType="end"/>
      </w:r>
      <w:r>
        <w:t xml:space="preserve">, </w:t>
      </w:r>
      <w:r>
        <w:fldChar w:fldCharType="begin"/>
      </w:r>
      <w:r>
        <w:instrText xml:space="preserve"> PAGEREF _Ref434488657 \h </w:instrText>
      </w:r>
      <w:r>
        <w:fldChar w:fldCharType="separate"/>
      </w:r>
      <w:r w:rsidR="00513E2D">
        <w:rPr>
          <w:noProof/>
        </w:rPr>
        <w:t>570</w:t>
      </w:r>
      <w:r>
        <w:fldChar w:fldCharType="end"/>
      </w:r>
      <w:r>
        <w:t xml:space="preserve">, or </w:t>
      </w:r>
      <w:r>
        <w:fldChar w:fldCharType="begin"/>
      </w:r>
      <w:r>
        <w:instrText xml:space="preserve"> PAGEREF _Ref434488992 \h </w:instrText>
      </w:r>
      <w:r>
        <w:fldChar w:fldCharType="separate"/>
      </w:r>
      <w:r w:rsidR="00513E2D">
        <w:rPr>
          <w:noProof/>
        </w:rPr>
        <w:t>572</w:t>
      </w:r>
      <w:r>
        <w:fldChar w:fldCharType="end"/>
      </w:r>
      <w:r>
        <w:t>.</w:t>
      </w:r>
    </w:p>
    <w:p w14:paraId="3D3C66F4" w14:textId="77777777" w:rsidR="00B52D77" w:rsidRDefault="00B52D77" w:rsidP="00B52D77">
      <w:pPr>
        <w:pStyle w:val="Heading3"/>
      </w:pPr>
      <w:bookmarkStart w:id="1489" w:name="_Toc459399319"/>
      <w:r>
        <w:t>January 24 (25) / Tobi 29: Commemoration of the Annunciation, Nativity, and Resurrection on the 29</w:t>
      </w:r>
      <w:r w:rsidRPr="00C0205C">
        <w:rPr>
          <w:vertAlign w:val="superscript"/>
        </w:rPr>
        <w:t>th</w:t>
      </w:r>
      <w:r>
        <w:t xml:space="preserve"> of Every Month</w:t>
      </w:r>
      <w:bookmarkEnd w:id="1489"/>
    </w:p>
    <w:p w14:paraId="51467B40" w14:textId="186D80E9" w:rsidR="00B52D77" w:rsidRPr="00B52D77" w:rsidRDefault="00B52D77" w:rsidP="00B52D77">
      <w:pPr>
        <w:pStyle w:val="Rubric"/>
      </w:pPr>
      <w:r>
        <w:t xml:space="preserve">See </w:t>
      </w:r>
      <w:r>
        <w:fldChar w:fldCharType="begin"/>
      </w:r>
      <w:r>
        <w:instrText xml:space="preserve"> REF _Ref435003974 \h </w:instrText>
      </w:r>
      <w:r>
        <w:fldChar w:fldCharType="separate"/>
      </w:r>
      <w:r w:rsidR="00513E2D">
        <w:t>September 26 (27) / Tho-out 29: Commemoration of the Annunciation, Nativity, and Resurrection on the 29</w:t>
      </w:r>
      <w:r w:rsidR="00513E2D" w:rsidRPr="00C0205C">
        <w:rPr>
          <w:vertAlign w:val="superscript"/>
        </w:rPr>
        <w:t>th</w:t>
      </w:r>
      <w:r w:rsidR="00513E2D">
        <w:t xml:space="preserve"> of Every Coptic Month</w:t>
      </w:r>
      <w:r>
        <w:fldChar w:fldCharType="end"/>
      </w:r>
      <w:r>
        <w:t xml:space="preserve">, page </w:t>
      </w:r>
      <w:r>
        <w:fldChar w:fldCharType="begin"/>
      </w:r>
      <w:r>
        <w:instrText xml:space="preserve"> PAGEREF _Ref435003974 \h </w:instrText>
      </w:r>
      <w:r>
        <w:fldChar w:fldCharType="separate"/>
      </w:r>
      <w:r w:rsidR="00513E2D">
        <w:rPr>
          <w:noProof/>
        </w:rPr>
        <w:t>626</w:t>
      </w:r>
      <w:r>
        <w:fldChar w:fldCharType="end"/>
      </w:r>
      <w:r>
        <w:t>.</w:t>
      </w:r>
    </w:p>
    <w:p w14:paraId="17F33393" w14:textId="77777777" w:rsidR="00C30529" w:rsidRDefault="00C30529" w:rsidP="00C30529">
      <w:pPr>
        <w:pStyle w:val="Heading3"/>
      </w:pPr>
      <w:bookmarkStart w:id="1490" w:name="_Toc459399320"/>
      <w:r>
        <w:t>January 27 (28) / Meshir 2: St. Paul the Anchorite</w:t>
      </w:r>
      <w:bookmarkEnd w:id="1488"/>
      <w:bookmarkEnd w:id="1490"/>
    </w:p>
    <w:p w14:paraId="680E4267" w14:textId="77777777" w:rsidR="00C30529" w:rsidRDefault="00C30529" w:rsidP="00C30529">
      <w:pPr>
        <w:pStyle w:val="Heading4"/>
      </w:pPr>
      <w:bookmarkStart w:id="1491" w:name="_Ref434490368"/>
      <w:r>
        <w:t>The Doxology</w:t>
      </w:r>
      <w:r w:rsidR="00B46E6E">
        <w:t xml:space="preserve"> for St. Paul the Anchorite</w:t>
      </w:r>
      <w:bookmarkEnd w:id="1491"/>
    </w:p>
    <w:p w14:paraId="06164582" w14:textId="29A726FB"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513E2D">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513E2D">
        <w:rPr>
          <w:noProof/>
        </w:rPr>
        <w:t>582</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6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6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92" w:name="_Toc459399321"/>
      <w:r>
        <w:t>January 29 (30) / Meshir 4: Martyrdom of St. Agabus the Disciple</w:t>
      </w:r>
      <w:bookmarkEnd w:id="1492"/>
    </w:p>
    <w:p w14:paraId="6DDD9040" w14:textId="529F75F9" w:rsidR="00191A26" w:rsidRDefault="00191A26" w:rsidP="00191A26">
      <w:pPr>
        <w:pStyle w:val="Rubric"/>
      </w:pPr>
      <w:bookmarkStart w:id="1493" w:name="_Toc410196209"/>
      <w:bookmarkStart w:id="1494" w:name="_Toc410196451"/>
      <w:bookmarkStart w:id="1495" w:name="_Toc410196953"/>
      <w:r>
        <w:t xml:space="preserve">See </w:t>
      </w:r>
      <w:r>
        <w:fldChar w:fldCharType="begin"/>
      </w:r>
      <w:r>
        <w:instrText xml:space="preserve"> REF _Ref434488644 \h </w:instrText>
      </w:r>
      <w:r>
        <w:fldChar w:fldCharType="separate"/>
      </w:r>
      <w:r w:rsidR="00513E2D">
        <w:t>A Doxology for the Apostles</w:t>
      </w:r>
      <w:r>
        <w:fldChar w:fldCharType="end"/>
      </w:r>
      <w:r>
        <w:t xml:space="preserve">, on pages </w:t>
      </w:r>
      <w:r>
        <w:fldChar w:fldCharType="begin"/>
      </w:r>
      <w:r>
        <w:instrText xml:space="preserve"> PAGEREF _Ref434488644 \h </w:instrText>
      </w:r>
      <w:r>
        <w:fldChar w:fldCharType="separate"/>
      </w:r>
      <w:r w:rsidR="00513E2D">
        <w:rPr>
          <w:noProof/>
        </w:rPr>
        <w:t>570</w:t>
      </w:r>
      <w:r>
        <w:fldChar w:fldCharType="end"/>
      </w:r>
      <w:r>
        <w:t xml:space="preserve">, </w:t>
      </w:r>
      <w:r>
        <w:fldChar w:fldCharType="begin"/>
      </w:r>
      <w:r>
        <w:instrText xml:space="preserve"> PAGEREF _Ref434488657 \h </w:instrText>
      </w:r>
      <w:r>
        <w:fldChar w:fldCharType="separate"/>
      </w:r>
      <w:r w:rsidR="00513E2D">
        <w:rPr>
          <w:noProof/>
        </w:rPr>
        <w:t>570</w:t>
      </w:r>
      <w:r>
        <w:fldChar w:fldCharType="end"/>
      </w:r>
      <w:r>
        <w:t xml:space="preserve">, or </w:t>
      </w:r>
      <w:r>
        <w:fldChar w:fldCharType="begin"/>
      </w:r>
      <w:r>
        <w:instrText xml:space="preserve"> PAGEREF _Ref434488992 \h </w:instrText>
      </w:r>
      <w:r>
        <w:fldChar w:fldCharType="separate"/>
      </w:r>
      <w:r w:rsidR="00513E2D">
        <w:rPr>
          <w:noProof/>
        </w:rPr>
        <w:t>572</w:t>
      </w:r>
      <w:r>
        <w:fldChar w:fldCharType="end"/>
      </w:r>
      <w:r>
        <w:t>.</w:t>
      </w:r>
    </w:p>
    <w:p w14:paraId="67F3DC96" w14:textId="77777777" w:rsidR="00E30E2D" w:rsidRDefault="00E30E2D" w:rsidP="00E30E2D">
      <w:pPr>
        <w:pStyle w:val="Heading3"/>
      </w:pPr>
      <w:bookmarkStart w:id="1496" w:name="_Toc459399322"/>
      <w:r>
        <w:lastRenderedPageBreak/>
        <w:t>January 21 (31) / Meshir 5: St. Apollo the Friend of St. Apip</w:t>
      </w:r>
      <w:bookmarkEnd w:id="1496"/>
    </w:p>
    <w:p w14:paraId="169284B0" w14:textId="77777777" w:rsidR="00513E2D"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513E2D">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FD120DE" w14:textId="77777777" w:rsidTr="00C14556">
        <w:trPr>
          <w:cantSplit/>
          <w:jc w:val="center"/>
        </w:trPr>
        <w:tc>
          <w:tcPr>
            <w:tcW w:w="288" w:type="dxa"/>
          </w:tcPr>
          <w:p w14:paraId="0DF91F18" w14:textId="77777777" w:rsidR="00513E2D" w:rsidRDefault="00513E2D" w:rsidP="00C14556">
            <w:pPr>
              <w:pStyle w:val="CopticCross"/>
            </w:pPr>
          </w:p>
        </w:tc>
        <w:tc>
          <w:tcPr>
            <w:tcW w:w="3960" w:type="dxa"/>
          </w:tcPr>
          <w:p w14:paraId="292A9650" w14:textId="77777777" w:rsidR="00513E2D" w:rsidRDefault="00513E2D" w:rsidP="002A21FB">
            <w:pPr>
              <w:pStyle w:val="EngHang"/>
            </w:pPr>
            <w:r>
              <w:t>Through the prayers</w:t>
            </w:r>
          </w:p>
          <w:p w14:paraId="61D5568C" w14:textId="77777777" w:rsidR="00513E2D" w:rsidRDefault="00513E2D" w:rsidP="002A21FB">
            <w:pPr>
              <w:pStyle w:val="EngHang"/>
            </w:pPr>
            <w:r>
              <w:t>Of our saintly and righteous father</w:t>
            </w:r>
          </w:p>
          <w:p w14:paraId="506630BE" w14:textId="77777777" w:rsidR="00513E2D" w:rsidRDefault="00513E2D" w:rsidP="002A21FB">
            <w:pPr>
              <w:pStyle w:val="EngHang"/>
            </w:pPr>
            <w:r>
              <w:t>Abba Teji, the beholder of God,</w:t>
            </w:r>
          </w:p>
          <w:p w14:paraId="7B68DAD6" w14:textId="77777777" w:rsidR="00513E2D" w:rsidRDefault="00513E2D" w:rsidP="00C14556">
            <w:pPr>
              <w:pStyle w:val="EngHangEnd"/>
            </w:pPr>
            <w:r>
              <w:t>O Lord, grant us the forgiveness of our sins.</w:t>
            </w:r>
          </w:p>
        </w:tc>
        <w:tc>
          <w:tcPr>
            <w:tcW w:w="288" w:type="dxa"/>
          </w:tcPr>
          <w:p w14:paraId="00A04094" w14:textId="77777777" w:rsidR="00513E2D" w:rsidRDefault="00513E2D" w:rsidP="00C14556"/>
        </w:tc>
        <w:tc>
          <w:tcPr>
            <w:tcW w:w="288" w:type="dxa"/>
          </w:tcPr>
          <w:p w14:paraId="1EDA128F" w14:textId="77777777" w:rsidR="00513E2D" w:rsidRDefault="00513E2D" w:rsidP="00C14556">
            <w:pPr>
              <w:pStyle w:val="CopticCross"/>
            </w:pPr>
          </w:p>
        </w:tc>
        <w:tc>
          <w:tcPr>
            <w:tcW w:w="3960" w:type="dxa"/>
          </w:tcPr>
          <w:p w14:paraId="2F06B28C" w14:textId="77777777" w:rsidR="00513E2D" w:rsidRDefault="00513E2D" w:rsidP="002A21FB">
            <w:pPr>
              <w:pStyle w:val="CopticVersemulti-line"/>
            </w:pPr>
            <w:r>
              <w:t>Ϩⲓⲧⲉⲛ ⲛⲓⲉⲩⲭⲏ</w:t>
            </w:r>
          </w:p>
          <w:p w14:paraId="2EFC657D" w14:textId="77777777" w:rsidR="00513E2D" w:rsidRDefault="00513E2D" w:rsidP="002A21FB">
            <w:pPr>
              <w:pStyle w:val="CopticVersemulti-line"/>
            </w:pPr>
            <w:r>
              <w:t>ⲛ̀ⲧⲉ ⲡⲉⲛⲓⲱⲧ ⲉⲑⲟⲩⲁⲃ ⲛ̀ⲇⲓⲕⲉⲟⲥ</w:t>
            </w:r>
          </w:p>
          <w:p w14:paraId="23CE2638" w14:textId="77777777" w:rsidR="00513E2D" w:rsidRDefault="00513E2D" w:rsidP="002A21FB">
            <w:pPr>
              <w:pStyle w:val="CopticVersemulti-line"/>
            </w:pPr>
            <w:r>
              <w:t>ⲁⲃⲃⲁ Ⲧⲉϫⲓ ⲑⲉⲟⲩⲫⲁⲛⲓⲟⲥ</w:t>
            </w:r>
          </w:p>
          <w:p w14:paraId="369CFE36" w14:textId="77777777" w:rsidR="00513E2D" w:rsidRPr="00C35319" w:rsidRDefault="00513E2D" w:rsidP="002A21FB">
            <w:pPr>
              <w:pStyle w:val="CopticHangingVerse"/>
            </w:pPr>
            <w:r>
              <w:t>Ⲡⲟ̄ⲥ̄ ⲁⲣⲓϩ̀ⲙⲟⲧ ⲛⲁⲛ ⲙ̀ⲡⲓⲭⲱ ⲉ̀ⲃⲟⲗ ⲛ̀ⲧⲉ ⲛⲉⲛⲛⲟⲃⲓ.</w:t>
            </w:r>
          </w:p>
        </w:tc>
      </w:tr>
    </w:tbl>
    <w:p w14:paraId="54E6AC21" w14:textId="77777777" w:rsidR="00513E2D" w:rsidRPr="00137929" w:rsidRDefault="00513E2D"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EB29" w14:textId="77777777" w:rsidTr="00C14556">
        <w:trPr>
          <w:cantSplit/>
          <w:jc w:val="center"/>
        </w:trPr>
        <w:tc>
          <w:tcPr>
            <w:tcW w:w="288" w:type="dxa"/>
          </w:tcPr>
          <w:p w14:paraId="306652C5" w14:textId="77777777" w:rsidR="00513E2D" w:rsidRDefault="00513E2D" w:rsidP="00C14556">
            <w:pPr>
              <w:pStyle w:val="CopticCross"/>
            </w:pPr>
          </w:p>
        </w:tc>
        <w:tc>
          <w:tcPr>
            <w:tcW w:w="3960" w:type="dxa"/>
          </w:tcPr>
          <w:p w14:paraId="60820ECE" w14:textId="77777777" w:rsidR="00513E2D" w:rsidRDefault="00513E2D" w:rsidP="002A21FB">
            <w:pPr>
              <w:pStyle w:val="EngHang"/>
            </w:pPr>
            <w:r>
              <w:t>Hail to our saintly and righteous father,</w:t>
            </w:r>
          </w:p>
          <w:p w14:paraId="787EDA5C" w14:textId="77777777" w:rsidR="00513E2D" w:rsidRDefault="00513E2D" w:rsidP="002A21FB">
            <w:pPr>
              <w:pStyle w:val="EngHang"/>
            </w:pPr>
            <w:r>
              <w:t>The great ascetic,</w:t>
            </w:r>
          </w:p>
          <w:p w14:paraId="358C0058" w14:textId="77777777" w:rsidR="00513E2D" w:rsidRDefault="00513E2D" w:rsidP="002A21FB">
            <w:pPr>
              <w:pStyle w:val="EngHang"/>
            </w:pPr>
            <w:r>
              <w:t>Abba Teji the Beholder of God,</w:t>
            </w:r>
          </w:p>
          <w:p w14:paraId="56F612CC" w14:textId="77777777" w:rsidR="00513E2D" w:rsidRDefault="00513E2D" w:rsidP="00C14556">
            <w:pPr>
              <w:pStyle w:val="EngHangEnd"/>
            </w:pPr>
            <w:r>
              <w:t>The beloved of Christ.</w:t>
            </w:r>
          </w:p>
        </w:tc>
        <w:tc>
          <w:tcPr>
            <w:tcW w:w="288" w:type="dxa"/>
          </w:tcPr>
          <w:p w14:paraId="393C0C5A" w14:textId="77777777" w:rsidR="00513E2D" w:rsidRDefault="00513E2D" w:rsidP="00C14556"/>
        </w:tc>
        <w:tc>
          <w:tcPr>
            <w:tcW w:w="288" w:type="dxa"/>
          </w:tcPr>
          <w:p w14:paraId="4FB2B648" w14:textId="77777777" w:rsidR="00513E2D" w:rsidRDefault="00513E2D" w:rsidP="00C14556">
            <w:pPr>
              <w:pStyle w:val="CopticCross"/>
            </w:pPr>
          </w:p>
        </w:tc>
        <w:tc>
          <w:tcPr>
            <w:tcW w:w="3960" w:type="dxa"/>
          </w:tcPr>
          <w:p w14:paraId="1607BCFA" w14:textId="77777777" w:rsidR="00513E2D" w:rsidRDefault="00513E2D" w:rsidP="002A21FB">
            <w:pPr>
              <w:pStyle w:val="CopticVersemulti-line"/>
            </w:pPr>
            <w:r>
              <w:t>Ⲭⲉⲣⲉ ⲡⲉⲛⲓⲱⲧ ⲉⲑⲟⲩⲁⲃ ⲛ̀ⲇⲓⲕⲉⲟⲥ:</w:t>
            </w:r>
          </w:p>
          <w:p w14:paraId="41E98DF9" w14:textId="77777777" w:rsidR="00513E2D" w:rsidRDefault="00513E2D" w:rsidP="002A21FB">
            <w:pPr>
              <w:pStyle w:val="CopticVersemulti-line"/>
            </w:pPr>
            <w:r>
              <w:t>ⲡⲓⲛⲓϣϯ ϧⲉⲛ ⲛⲓⲁⲥⲕⲏⲧⲏⲥ:</w:t>
            </w:r>
          </w:p>
          <w:p w14:paraId="37F86A6A" w14:textId="77777777" w:rsidR="00513E2D" w:rsidRDefault="00513E2D" w:rsidP="002A21FB">
            <w:pPr>
              <w:pStyle w:val="CopticVersemulti-line"/>
            </w:pPr>
            <w:r>
              <w:t>ⲁⲃⲃⲁ Ⲧⲉϫⲓ Ⲑⲉⲟⲩⲫⲁⲛⲓⲟⲥ:</w:t>
            </w:r>
          </w:p>
          <w:p w14:paraId="50173FFF" w14:textId="77777777" w:rsidR="00513E2D" w:rsidRPr="00C35319" w:rsidRDefault="00513E2D" w:rsidP="00C14556">
            <w:pPr>
              <w:pStyle w:val="CopticHangingVerse"/>
            </w:pPr>
            <w:r>
              <w:t>ⲡⲓⲙⲉⲛⲣⲓⲧ ⲛ̀ⲧⲉ Ⲡⲭ̄ⲥ̄.</w:t>
            </w:r>
          </w:p>
        </w:tc>
      </w:tr>
    </w:tbl>
    <w:p w14:paraId="1C904F5A" w14:textId="77777777" w:rsidR="00513E2D" w:rsidRPr="00137929" w:rsidRDefault="00513E2D" w:rsidP="002A21FB">
      <w:pPr>
        <w:pStyle w:val="Heading4"/>
      </w:pPr>
      <w:r>
        <w:t>The Gospel Response for St. Teji (Reweiss)</w:t>
      </w:r>
    </w:p>
    <w:p w14:paraId="6740DFCC" w14:textId="77777777" w:rsidR="00513E2D" w:rsidRDefault="00513E2D" w:rsidP="002A21FB">
      <w:pPr>
        <w:pStyle w:val="Rubric"/>
      </w:pPr>
      <w:r>
        <w:t>The last verse of the Doxology may be inserted into the Annual Gospel Response.</w:t>
      </w:r>
    </w:p>
    <w:p w14:paraId="116251B8" w14:textId="3C821A0A" w:rsidR="00E30E2D" w:rsidRDefault="00513E2D"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644</w:t>
      </w:r>
      <w:r w:rsidR="002409EF">
        <w:fldChar w:fldCharType="end"/>
      </w:r>
      <w:r w:rsidR="00E30E2D">
        <w:t>.</w:t>
      </w:r>
    </w:p>
    <w:p w14:paraId="03E5B08D" w14:textId="77777777" w:rsidR="00495F1A" w:rsidRDefault="00495F1A" w:rsidP="00495F1A">
      <w:pPr>
        <w:pStyle w:val="Heading2"/>
      </w:pPr>
      <w:bookmarkStart w:id="1497" w:name="February"/>
      <w:bookmarkStart w:id="1498" w:name="_Toc459399206"/>
      <w:bookmarkEnd w:id="1415"/>
      <w:r>
        <w:lastRenderedPageBreak/>
        <w:t>February</w:t>
      </w:r>
      <w:bookmarkEnd w:id="1493"/>
      <w:bookmarkEnd w:id="1494"/>
      <w:bookmarkEnd w:id="1495"/>
      <w:r w:rsidR="00C30529">
        <w:t xml:space="preserve"> or </w:t>
      </w:r>
      <w:r w:rsidR="00C30529">
        <w:rPr>
          <w:rFonts w:ascii="FreeSerifAvvaShenouda" w:hAnsi="FreeSerifAvvaShenouda" w:cs="FreeSerifAvvaShenouda"/>
        </w:rPr>
        <w:t>Ⲙϣⲓⲣ</w:t>
      </w:r>
      <w:bookmarkEnd w:id="1498"/>
    </w:p>
    <w:bookmarkStart w:id="1499" w:name="_Toc410196954" w:displacedByCustomXml="next"/>
    <w:bookmarkStart w:id="1500" w:name="_Toc410196452" w:displacedByCustomXml="next"/>
    <w:bookmarkStart w:id="1501" w:name="_Toc410196210" w:displacedByCustomXml="next"/>
    <w:sdt>
      <w:sdtPr>
        <w:id w:val="603392108"/>
        <w:docPartObj>
          <w:docPartGallery w:val="Table of Contents"/>
          <w:docPartUnique/>
        </w:docPartObj>
      </w:sdtPr>
      <w:sdtEndPr>
        <w:rPr>
          <w:b/>
          <w:bCs/>
          <w:noProof/>
        </w:rPr>
      </w:sdtEndPr>
      <w:sdtContent>
        <w:p w14:paraId="7316E831" w14:textId="77777777" w:rsidR="00513E2D" w:rsidRDefault="009E261C">
          <w:pPr>
            <w:pStyle w:val="TOC3"/>
            <w:tabs>
              <w:tab w:val="right" w:leader="dot" w:pos="8846"/>
            </w:tabs>
            <w:rPr>
              <w:rFonts w:asciiTheme="minorHAnsi" w:eastAsia="宋体"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513E2D">
              <w:rPr>
                <w:noProof/>
                <w:webHidden/>
              </w:rPr>
              <w:t>798</w:t>
            </w:r>
            <w:r w:rsidR="00513E2D">
              <w:rPr>
                <w:noProof/>
                <w:webHidden/>
              </w:rPr>
              <w:fldChar w:fldCharType="end"/>
            </w:r>
          </w:hyperlink>
        </w:p>
        <w:p w14:paraId="50D68660"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24" w:history="1">
            <w:r w:rsidRPr="00C578ED">
              <w:rPr>
                <w:rStyle w:val="Hyperlink"/>
                <w:noProof/>
              </w:rPr>
              <w:t>February 4 (5) / Meshir 10: Martyrdom of St. James the Son of Alphaeus</w:t>
            </w:r>
            <w:r>
              <w:rPr>
                <w:noProof/>
                <w:webHidden/>
              </w:rPr>
              <w:tab/>
            </w:r>
            <w:r>
              <w:rPr>
                <w:noProof/>
                <w:webHidden/>
              </w:rPr>
              <w:fldChar w:fldCharType="begin"/>
            </w:r>
            <w:r>
              <w:rPr>
                <w:noProof/>
                <w:webHidden/>
              </w:rPr>
              <w:instrText xml:space="preserve"> PAGEREF _Toc459399324 \h </w:instrText>
            </w:r>
            <w:r>
              <w:rPr>
                <w:noProof/>
                <w:webHidden/>
              </w:rPr>
            </w:r>
            <w:r>
              <w:rPr>
                <w:noProof/>
                <w:webHidden/>
              </w:rPr>
              <w:fldChar w:fldCharType="separate"/>
            </w:r>
            <w:r>
              <w:rPr>
                <w:noProof/>
                <w:webHidden/>
              </w:rPr>
              <w:t>799</w:t>
            </w:r>
            <w:r>
              <w:rPr>
                <w:noProof/>
                <w:webHidden/>
              </w:rPr>
              <w:fldChar w:fldCharType="end"/>
            </w:r>
          </w:hyperlink>
        </w:p>
        <w:p w14:paraId="50EE0457"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25" w:history="1">
            <w:r w:rsidRPr="00C578ED">
              <w:rPr>
                <w:rStyle w:val="Hyperlink"/>
                <w:noProof/>
              </w:rPr>
              <w:t>February 6 (7) / Meshir 12: Commemoration of Archangel Michael</w:t>
            </w:r>
            <w:r>
              <w:rPr>
                <w:noProof/>
                <w:webHidden/>
              </w:rPr>
              <w:tab/>
            </w:r>
            <w:r>
              <w:rPr>
                <w:noProof/>
                <w:webHidden/>
              </w:rPr>
              <w:fldChar w:fldCharType="begin"/>
            </w:r>
            <w:r>
              <w:rPr>
                <w:noProof/>
                <w:webHidden/>
              </w:rPr>
              <w:instrText xml:space="preserve"> PAGEREF _Toc459399325 \h </w:instrText>
            </w:r>
            <w:r>
              <w:rPr>
                <w:noProof/>
                <w:webHidden/>
              </w:rPr>
            </w:r>
            <w:r>
              <w:rPr>
                <w:noProof/>
                <w:webHidden/>
              </w:rPr>
              <w:fldChar w:fldCharType="separate"/>
            </w:r>
            <w:r>
              <w:rPr>
                <w:noProof/>
                <w:webHidden/>
              </w:rPr>
              <w:t>799</w:t>
            </w:r>
            <w:r>
              <w:rPr>
                <w:noProof/>
                <w:webHidden/>
              </w:rPr>
              <w:fldChar w:fldCharType="end"/>
            </w:r>
          </w:hyperlink>
        </w:p>
        <w:p w14:paraId="562953EC"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26" w:history="1">
            <w:r w:rsidRPr="00C578ED">
              <w:rPr>
                <w:rStyle w:val="Hyperlink"/>
                <w:noProof/>
              </w:rPr>
              <w:t>February 8 (9) / Meshir 14: The Departure of St. Severus</w:t>
            </w:r>
            <w:r>
              <w:rPr>
                <w:noProof/>
                <w:webHidden/>
              </w:rPr>
              <w:tab/>
            </w:r>
            <w:r>
              <w:rPr>
                <w:noProof/>
                <w:webHidden/>
              </w:rPr>
              <w:fldChar w:fldCharType="begin"/>
            </w:r>
            <w:r>
              <w:rPr>
                <w:noProof/>
                <w:webHidden/>
              </w:rPr>
              <w:instrText xml:space="preserve"> PAGEREF _Toc459399326 \h </w:instrText>
            </w:r>
            <w:r>
              <w:rPr>
                <w:noProof/>
                <w:webHidden/>
              </w:rPr>
            </w:r>
            <w:r>
              <w:rPr>
                <w:noProof/>
                <w:webHidden/>
              </w:rPr>
              <w:fldChar w:fldCharType="separate"/>
            </w:r>
            <w:r>
              <w:rPr>
                <w:noProof/>
                <w:webHidden/>
              </w:rPr>
              <w:t>800</w:t>
            </w:r>
            <w:r>
              <w:rPr>
                <w:noProof/>
                <w:webHidden/>
              </w:rPr>
              <w:fldChar w:fldCharType="end"/>
            </w:r>
          </w:hyperlink>
        </w:p>
        <w:p w14:paraId="0A85682B"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27" w:history="1">
            <w:r w:rsidRPr="00C578ED">
              <w:rPr>
                <w:rStyle w:val="Hyperlink"/>
                <w:noProof/>
              </w:rPr>
              <w:t>February 10 (11) / Meshir 16: Isaac the Syrian</w:t>
            </w:r>
            <w:r>
              <w:rPr>
                <w:noProof/>
                <w:webHidden/>
              </w:rPr>
              <w:tab/>
            </w:r>
            <w:r>
              <w:rPr>
                <w:noProof/>
                <w:webHidden/>
              </w:rPr>
              <w:fldChar w:fldCharType="begin"/>
            </w:r>
            <w:r>
              <w:rPr>
                <w:noProof/>
                <w:webHidden/>
              </w:rPr>
              <w:instrText xml:space="preserve"> PAGEREF _Toc459399327 \h </w:instrText>
            </w:r>
            <w:r>
              <w:rPr>
                <w:noProof/>
                <w:webHidden/>
              </w:rPr>
            </w:r>
            <w:r>
              <w:rPr>
                <w:noProof/>
                <w:webHidden/>
              </w:rPr>
              <w:fldChar w:fldCharType="separate"/>
            </w:r>
            <w:r>
              <w:rPr>
                <w:noProof/>
                <w:webHidden/>
              </w:rPr>
              <w:t>800</w:t>
            </w:r>
            <w:r>
              <w:rPr>
                <w:noProof/>
                <w:webHidden/>
              </w:rPr>
              <w:fldChar w:fldCharType="end"/>
            </w:r>
          </w:hyperlink>
        </w:p>
        <w:p w14:paraId="3AF9EE85"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28" w:history="1">
            <w:r w:rsidRPr="00C578ED">
              <w:rPr>
                <w:rStyle w:val="Hyperlink"/>
                <w:noProof/>
              </w:rPr>
              <w:t>February 15 (16) / Meshir 21: Commemoration of the Theotokos</w:t>
            </w:r>
            <w:r>
              <w:rPr>
                <w:noProof/>
                <w:webHidden/>
              </w:rPr>
              <w:tab/>
            </w:r>
            <w:r>
              <w:rPr>
                <w:noProof/>
                <w:webHidden/>
              </w:rPr>
              <w:fldChar w:fldCharType="begin"/>
            </w:r>
            <w:r>
              <w:rPr>
                <w:noProof/>
                <w:webHidden/>
              </w:rPr>
              <w:instrText xml:space="preserve"> PAGEREF _Toc459399328 \h </w:instrText>
            </w:r>
            <w:r>
              <w:rPr>
                <w:noProof/>
                <w:webHidden/>
              </w:rPr>
            </w:r>
            <w:r>
              <w:rPr>
                <w:noProof/>
                <w:webHidden/>
              </w:rPr>
              <w:fldChar w:fldCharType="separate"/>
            </w:r>
            <w:r>
              <w:rPr>
                <w:noProof/>
                <w:webHidden/>
              </w:rPr>
              <w:t>800</w:t>
            </w:r>
            <w:r>
              <w:rPr>
                <w:noProof/>
                <w:webHidden/>
              </w:rPr>
              <w:fldChar w:fldCharType="end"/>
            </w:r>
          </w:hyperlink>
        </w:p>
        <w:p w14:paraId="2140474D"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29" w:history="1">
            <w:r w:rsidRPr="00C578ED">
              <w:rPr>
                <w:rStyle w:val="Hyperlink"/>
                <w:noProof/>
              </w:rPr>
              <w:t>February 15 (16) / Meshir 21: Also Martyrdom of St. Onesimus, the Disciple of St. Paul</w:t>
            </w:r>
            <w:r>
              <w:rPr>
                <w:noProof/>
                <w:webHidden/>
              </w:rPr>
              <w:tab/>
            </w:r>
            <w:r>
              <w:rPr>
                <w:noProof/>
                <w:webHidden/>
              </w:rPr>
              <w:fldChar w:fldCharType="begin"/>
            </w:r>
            <w:r>
              <w:rPr>
                <w:noProof/>
                <w:webHidden/>
              </w:rPr>
              <w:instrText xml:space="preserve"> PAGEREF _Toc459399329 \h </w:instrText>
            </w:r>
            <w:r>
              <w:rPr>
                <w:noProof/>
                <w:webHidden/>
              </w:rPr>
            </w:r>
            <w:r>
              <w:rPr>
                <w:noProof/>
                <w:webHidden/>
              </w:rPr>
              <w:fldChar w:fldCharType="separate"/>
            </w:r>
            <w:r>
              <w:rPr>
                <w:noProof/>
                <w:webHidden/>
              </w:rPr>
              <w:t>800</w:t>
            </w:r>
            <w:r>
              <w:rPr>
                <w:noProof/>
                <w:webHidden/>
              </w:rPr>
              <w:fldChar w:fldCharType="end"/>
            </w:r>
          </w:hyperlink>
        </w:p>
        <w:p w14:paraId="39FC066D"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30" w:history="1">
            <w:r w:rsidRPr="00C578ED">
              <w:rPr>
                <w:rStyle w:val="Hyperlink"/>
                <w:noProof/>
              </w:rPr>
              <w:t>February 23 (24) / Meshir 29: Commemoration of the Annunciation, Nativity, and Resurrection on the 29</w:t>
            </w:r>
            <w:r w:rsidRPr="00C578ED">
              <w:rPr>
                <w:rStyle w:val="Hyperlink"/>
                <w:noProof/>
                <w:vertAlign w:val="superscript"/>
              </w:rPr>
              <w:t>th</w:t>
            </w:r>
            <w:r w:rsidRPr="00C578ED">
              <w:rPr>
                <w:rStyle w:val="Hyperlink"/>
                <w:noProof/>
              </w:rPr>
              <w:t xml:space="preserve"> of Every Month</w:t>
            </w:r>
            <w:r>
              <w:rPr>
                <w:noProof/>
                <w:webHidden/>
              </w:rPr>
              <w:tab/>
            </w:r>
            <w:r>
              <w:rPr>
                <w:noProof/>
                <w:webHidden/>
              </w:rPr>
              <w:fldChar w:fldCharType="begin"/>
            </w:r>
            <w:r>
              <w:rPr>
                <w:noProof/>
                <w:webHidden/>
              </w:rPr>
              <w:instrText xml:space="preserve"> PAGEREF _Toc459399330 \h </w:instrText>
            </w:r>
            <w:r>
              <w:rPr>
                <w:noProof/>
                <w:webHidden/>
              </w:rPr>
            </w:r>
            <w:r>
              <w:rPr>
                <w:noProof/>
                <w:webHidden/>
              </w:rPr>
              <w:fldChar w:fldCharType="separate"/>
            </w:r>
            <w:r>
              <w:rPr>
                <w:noProof/>
                <w:webHidden/>
              </w:rPr>
              <w:t>800</w:t>
            </w:r>
            <w:r>
              <w:rPr>
                <w:noProof/>
                <w:webHidden/>
              </w:rPr>
              <w:fldChar w:fldCharType="end"/>
            </w:r>
          </w:hyperlink>
        </w:p>
        <w:p w14:paraId="148F58F2"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31" w:history="1">
            <w:r w:rsidRPr="00C578ED">
              <w:rPr>
                <w:rStyle w:val="Hyperlink"/>
                <w:noProof/>
              </w:rPr>
              <w:t>February 24 (25) / Meshir 30: Appearance of the Head of St. John the Baptist</w:t>
            </w:r>
            <w:r>
              <w:rPr>
                <w:noProof/>
                <w:webHidden/>
              </w:rPr>
              <w:tab/>
            </w:r>
            <w:r>
              <w:rPr>
                <w:noProof/>
                <w:webHidden/>
              </w:rPr>
              <w:fldChar w:fldCharType="begin"/>
            </w:r>
            <w:r>
              <w:rPr>
                <w:noProof/>
                <w:webHidden/>
              </w:rPr>
              <w:instrText xml:space="preserve"> PAGEREF _Toc459399331 \h </w:instrText>
            </w:r>
            <w:r>
              <w:rPr>
                <w:noProof/>
                <w:webHidden/>
              </w:rPr>
            </w:r>
            <w:r>
              <w:rPr>
                <w:noProof/>
                <w:webHidden/>
              </w:rPr>
              <w:fldChar w:fldCharType="separate"/>
            </w:r>
            <w:r>
              <w:rPr>
                <w:noProof/>
                <w:webHidden/>
              </w:rPr>
              <w:t>800</w:t>
            </w:r>
            <w:r>
              <w:rPr>
                <w:noProof/>
                <w:webHidden/>
              </w:rPr>
              <w:fldChar w:fldCharType="end"/>
            </w:r>
          </w:hyperlink>
        </w:p>
        <w:p w14:paraId="5A53EB1E"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32" w:history="1">
            <w:r w:rsidRPr="00C578ED">
              <w:rPr>
                <w:rStyle w:val="Hyperlink"/>
                <w:noProof/>
              </w:rPr>
              <w:t>February 24 (25) / Meshir 30: Also St. Cyril VI</w:t>
            </w:r>
            <w:r>
              <w:rPr>
                <w:noProof/>
                <w:webHidden/>
              </w:rPr>
              <w:tab/>
            </w:r>
            <w:r>
              <w:rPr>
                <w:noProof/>
                <w:webHidden/>
              </w:rPr>
              <w:fldChar w:fldCharType="begin"/>
            </w:r>
            <w:r>
              <w:rPr>
                <w:noProof/>
                <w:webHidden/>
              </w:rPr>
              <w:instrText xml:space="preserve"> PAGEREF _Toc459399332 \h </w:instrText>
            </w:r>
            <w:r>
              <w:rPr>
                <w:noProof/>
                <w:webHidden/>
              </w:rPr>
            </w:r>
            <w:r>
              <w:rPr>
                <w:noProof/>
                <w:webHidden/>
              </w:rPr>
              <w:fldChar w:fldCharType="separate"/>
            </w:r>
            <w:r>
              <w:rPr>
                <w:noProof/>
                <w:webHidden/>
              </w:rPr>
              <w:t>800</w:t>
            </w:r>
            <w:r>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02" w:name="_Toc459399323"/>
      <w:r>
        <w:lastRenderedPageBreak/>
        <w:t xml:space="preserve">February 2 (3): Meshir 8: </w:t>
      </w:r>
      <w:r w:rsidR="00495F1A">
        <w:t>The Entrance into the Temple</w:t>
      </w:r>
      <w:bookmarkEnd w:id="1501"/>
      <w:bookmarkEnd w:id="1500"/>
      <w:bookmarkEnd w:id="1499"/>
      <w:bookmarkEnd w:id="1502"/>
    </w:p>
    <w:p w14:paraId="6E92944D" w14:textId="77777777" w:rsidR="00C30529" w:rsidRDefault="00C30529" w:rsidP="00124ADD">
      <w:pPr>
        <w:pStyle w:val="Heading4"/>
      </w:pPr>
      <w:bookmarkStart w:id="1503" w:name="_Ref434477815"/>
      <w:r>
        <w:t>The Doxology</w:t>
      </w:r>
      <w:r w:rsidR="00E21EA3">
        <w:t xml:space="preserve"> for the Entrance into the Temple</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4B2A49A6" w:rsidR="008D6DBB" w:rsidRDefault="008D6DBB" w:rsidP="008D6DBB">
      <w:r>
        <w:t xml:space="preserve">See the </w:t>
      </w:r>
      <w:r w:rsidR="002409EF">
        <w:fldChar w:fldCharType="begin"/>
      </w:r>
      <w:r w:rsidR="002409EF">
        <w:instrText xml:space="preserve"> REF _Ref434475229 \h </w:instrText>
      </w:r>
      <w:r w:rsidR="002409EF">
        <w:fldChar w:fldCharType="separate"/>
      </w:r>
      <w:r w:rsidR="00513E2D">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513E2D">
        <w:rPr>
          <w:noProof/>
        </w:rPr>
        <w:t>735</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513E2D">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513E2D">
        <w:rPr>
          <w:noProof/>
        </w:rPr>
        <w:t>739</w:t>
      </w:r>
      <w:r w:rsidR="002409EF">
        <w:fldChar w:fldCharType="end"/>
      </w:r>
      <w:r w:rsidR="002409EF">
        <w:t>.</w:t>
      </w:r>
    </w:p>
    <w:p w14:paraId="531960F8" w14:textId="77777777" w:rsidR="007F571C" w:rsidRDefault="007F571C" w:rsidP="007F571C">
      <w:pPr>
        <w:pStyle w:val="Heading3"/>
      </w:pPr>
      <w:bookmarkStart w:id="1504" w:name="_Toc459399324"/>
      <w:r>
        <w:t>February 4 (5) / Meshir 10: Martyrdom of St. James the Son of Alphaeus</w:t>
      </w:r>
      <w:bookmarkEnd w:id="1504"/>
    </w:p>
    <w:p w14:paraId="0FA9E3A3" w14:textId="5AA54D27" w:rsidR="00191A26" w:rsidRDefault="00191A26" w:rsidP="00191A26">
      <w:pPr>
        <w:pStyle w:val="Rubric"/>
      </w:pPr>
      <w:r>
        <w:t xml:space="preserve">See </w:t>
      </w:r>
      <w:r>
        <w:fldChar w:fldCharType="begin"/>
      </w:r>
      <w:r>
        <w:instrText xml:space="preserve"> REF _Ref434488644 \h </w:instrText>
      </w:r>
      <w:r>
        <w:fldChar w:fldCharType="separate"/>
      </w:r>
      <w:r w:rsidR="00513E2D">
        <w:t>A Doxology for the Apostles</w:t>
      </w:r>
      <w:r>
        <w:fldChar w:fldCharType="end"/>
      </w:r>
      <w:r>
        <w:t xml:space="preserve">, on pages </w:t>
      </w:r>
      <w:r>
        <w:fldChar w:fldCharType="begin"/>
      </w:r>
      <w:r>
        <w:instrText xml:space="preserve"> PAGEREF _Ref434488644 \h </w:instrText>
      </w:r>
      <w:r>
        <w:fldChar w:fldCharType="separate"/>
      </w:r>
      <w:r w:rsidR="00513E2D">
        <w:rPr>
          <w:noProof/>
        </w:rPr>
        <w:t>570</w:t>
      </w:r>
      <w:r>
        <w:fldChar w:fldCharType="end"/>
      </w:r>
      <w:r>
        <w:t xml:space="preserve">, </w:t>
      </w:r>
      <w:r>
        <w:fldChar w:fldCharType="begin"/>
      </w:r>
      <w:r>
        <w:instrText xml:space="preserve"> PAGEREF _Ref434488657 \h </w:instrText>
      </w:r>
      <w:r>
        <w:fldChar w:fldCharType="separate"/>
      </w:r>
      <w:r w:rsidR="00513E2D">
        <w:rPr>
          <w:noProof/>
        </w:rPr>
        <w:t>570</w:t>
      </w:r>
      <w:r>
        <w:fldChar w:fldCharType="end"/>
      </w:r>
      <w:r>
        <w:t xml:space="preserve">, or </w:t>
      </w:r>
      <w:r>
        <w:fldChar w:fldCharType="begin"/>
      </w:r>
      <w:r>
        <w:instrText xml:space="preserve"> PAGEREF _Ref434488992 \h </w:instrText>
      </w:r>
      <w:r>
        <w:fldChar w:fldCharType="separate"/>
      </w:r>
      <w:r w:rsidR="00513E2D">
        <w:rPr>
          <w:noProof/>
        </w:rPr>
        <w:t>572</w:t>
      </w:r>
      <w:r>
        <w:fldChar w:fldCharType="end"/>
      </w:r>
      <w:r>
        <w:t>.</w:t>
      </w:r>
    </w:p>
    <w:p w14:paraId="038E9A04" w14:textId="77777777" w:rsidR="00DD5136" w:rsidRDefault="00DD5136" w:rsidP="00DD5136">
      <w:pPr>
        <w:pStyle w:val="Heading3"/>
      </w:pPr>
      <w:bookmarkStart w:id="1505" w:name="_Toc459399325"/>
      <w:r>
        <w:t>February 6 (7) / Meshir 12: Commemoration of Archangel Michael</w:t>
      </w:r>
      <w:bookmarkEnd w:id="1505"/>
    </w:p>
    <w:p w14:paraId="150CA3C2" w14:textId="77777777" w:rsidR="00513E2D" w:rsidRDefault="00191A26" w:rsidP="0082304E">
      <w:pPr>
        <w:pStyle w:val="Heading4"/>
      </w:pPr>
      <w:r>
        <w:t xml:space="preserve">See </w:t>
      </w:r>
      <w:r>
        <w:fldChar w:fldCharType="begin"/>
      </w:r>
      <w:r>
        <w:instrText xml:space="preserve"> REF _Ref434561114 \h </w:instrText>
      </w:r>
      <w:r>
        <w:fldChar w:fldCharType="separate"/>
      </w:r>
      <w:r w:rsidR="00513E2D">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1072C196" w14:textId="77777777" w:rsidTr="0082304E">
        <w:trPr>
          <w:cantSplit/>
          <w:jc w:val="center"/>
        </w:trPr>
        <w:tc>
          <w:tcPr>
            <w:tcW w:w="288" w:type="dxa"/>
          </w:tcPr>
          <w:p w14:paraId="20F314C8" w14:textId="77777777" w:rsidR="00513E2D" w:rsidRDefault="00513E2D" w:rsidP="0082304E">
            <w:pPr>
              <w:pStyle w:val="CopticCross"/>
            </w:pPr>
          </w:p>
        </w:tc>
        <w:tc>
          <w:tcPr>
            <w:tcW w:w="3960" w:type="dxa"/>
          </w:tcPr>
          <w:p w14:paraId="28710530" w14:textId="77777777" w:rsidR="00513E2D" w:rsidRDefault="00513E2D" w:rsidP="00C83ECE">
            <w:pPr>
              <w:pStyle w:val="EngHang"/>
            </w:pPr>
            <w:r>
              <w:t>Through the intercessions</w:t>
            </w:r>
          </w:p>
          <w:p w14:paraId="12E0D5B0" w14:textId="77777777" w:rsidR="00513E2D" w:rsidRDefault="00513E2D" w:rsidP="00C83ECE">
            <w:pPr>
              <w:pStyle w:val="EngHang"/>
            </w:pPr>
            <w:r>
              <w:t>Of the Four Incorporeal Beasts,</w:t>
            </w:r>
          </w:p>
          <w:p w14:paraId="56726CD8" w14:textId="77777777" w:rsidR="00513E2D" w:rsidRDefault="00513E2D" w:rsidP="00C83ECE">
            <w:pPr>
              <w:pStyle w:val="EngHang"/>
            </w:pPr>
            <w:r>
              <w:t>The ministering flames of fire,</w:t>
            </w:r>
          </w:p>
          <w:p w14:paraId="7EC6853D" w14:textId="77777777" w:rsidR="00513E2D" w:rsidRDefault="00513E2D" w:rsidP="0082304E">
            <w:pPr>
              <w:pStyle w:val="EngHangEnd"/>
            </w:pPr>
            <w:r>
              <w:t>O Lord, grant us the forgiveness of our sins.</w:t>
            </w:r>
          </w:p>
        </w:tc>
        <w:tc>
          <w:tcPr>
            <w:tcW w:w="288" w:type="dxa"/>
          </w:tcPr>
          <w:p w14:paraId="20F26F25" w14:textId="77777777" w:rsidR="00513E2D" w:rsidRDefault="00513E2D" w:rsidP="0082304E"/>
        </w:tc>
        <w:tc>
          <w:tcPr>
            <w:tcW w:w="288" w:type="dxa"/>
          </w:tcPr>
          <w:p w14:paraId="0F9EAD32" w14:textId="77777777" w:rsidR="00513E2D" w:rsidRDefault="00513E2D" w:rsidP="0082304E">
            <w:pPr>
              <w:pStyle w:val="CopticCross"/>
            </w:pPr>
          </w:p>
        </w:tc>
        <w:tc>
          <w:tcPr>
            <w:tcW w:w="3960" w:type="dxa"/>
          </w:tcPr>
          <w:p w14:paraId="556706F8" w14:textId="77777777" w:rsidR="00513E2D" w:rsidRDefault="00513E2D" w:rsidP="00C83ECE">
            <w:pPr>
              <w:pStyle w:val="CopticVersemulti-line"/>
            </w:pPr>
            <w:r>
              <w:t>Ϩⲓⲧⲉⲛ ⲛⲓⲡ̀ⲣⲉⲥⲃⲓⲁ̀</w:t>
            </w:r>
          </w:p>
          <w:p w14:paraId="6C832D96" w14:textId="77777777" w:rsidR="00513E2D" w:rsidRDefault="00513E2D" w:rsidP="00C83ECE">
            <w:pPr>
              <w:pStyle w:val="CopticVersemulti-line"/>
            </w:pPr>
            <w:r>
              <w:t>ⲛ̀ⲧⲉ ⲡⲓϥ̀ⲧⲟⲩ ⲛ̀ⲍⲱⲟⲛ ⲛ̀ⲁⲥⲱⲙⲁⲧⲟⲥ</w:t>
            </w:r>
          </w:p>
          <w:p w14:paraId="7F78B6FE" w14:textId="77777777" w:rsidR="00513E2D" w:rsidRDefault="00513E2D" w:rsidP="00C83ECE">
            <w:pPr>
              <w:pStyle w:val="CopticVersemulti-line"/>
            </w:pPr>
            <w:r>
              <w:t>ⲛ̀ⲗⲓⲧⲟⲩⲣⲅⲟⲥ ⲛ̀ϣⲁϩ ⲛ̀ⲭ̀ⲣⲟⲙ:</w:t>
            </w:r>
          </w:p>
          <w:p w14:paraId="551136DE" w14:textId="77777777" w:rsidR="00513E2D" w:rsidRPr="00C35319" w:rsidRDefault="00513E2D" w:rsidP="00C83ECE">
            <w:pPr>
              <w:pStyle w:val="CopticHangingVerse"/>
            </w:pPr>
            <w:r>
              <w:t>Ⲡϭⲟⲓⲥ ⲁⲣⲓϩ̀ⲙⲟⲧ ⲛⲁⲛ ⲙ̀ⲡⲓⲭⲱ ⲉ̀ⲃⲟⲗ ⲛ̀ⲧⲉ ⲛⲉⲛⲛⲟⲃⲓ.</w:t>
            </w:r>
          </w:p>
        </w:tc>
      </w:tr>
    </w:tbl>
    <w:p w14:paraId="1D79504A" w14:textId="77777777" w:rsidR="00513E2D" w:rsidRDefault="00513E2D"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70EB7BA1" w14:textId="77777777" w:rsidTr="00C83ECE">
        <w:trPr>
          <w:cantSplit/>
          <w:jc w:val="center"/>
        </w:trPr>
        <w:tc>
          <w:tcPr>
            <w:tcW w:w="288" w:type="dxa"/>
          </w:tcPr>
          <w:p w14:paraId="5209F495" w14:textId="77777777" w:rsidR="00513E2D" w:rsidRDefault="00513E2D" w:rsidP="00C83ECE">
            <w:pPr>
              <w:pStyle w:val="CopticCross"/>
            </w:pPr>
          </w:p>
        </w:tc>
        <w:tc>
          <w:tcPr>
            <w:tcW w:w="3960" w:type="dxa"/>
          </w:tcPr>
          <w:p w14:paraId="62F8DFD4" w14:textId="77777777" w:rsidR="00513E2D" w:rsidRDefault="00513E2D" w:rsidP="00C83ECE">
            <w:pPr>
              <w:pStyle w:val="EngHang"/>
            </w:pPr>
            <w:r>
              <w:t>Hail to the four incorporeal living beasts,</w:t>
            </w:r>
          </w:p>
          <w:p w14:paraId="00AFB0D8" w14:textId="77777777" w:rsidR="00513E2D" w:rsidRDefault="00513E2D" w:rsidP="00C83ECE">
            <w:pPr>
              <w:pStyle w:val="EngHang"/>
            </w:pPr>
            <w:r>
              <w:t>Carrying the throne of God,</w:t>
            </w:r>
          </w:p>
          <w:p w14:paraId="6F20065D" w14:textId="77777777" w:rsidR="00513E2D" w:rsidRDefault="00513E2D" w:rsidP="00C83ECE">
            <w:pPr>
              <w:pStyle w:val="EngHang"/>
            </w:pPr>
            <w:r>
              <w:t>A lion’s face, and a calf’s face,</w:t>
            </w:r>
          </w:p>
          <w:p w14:paraId="3AA10AF5" w14:textId="77777777" w:rsidR="00513E2D" w:rsidRDefault="00513E2D" w:rsidP="00C83ECE">
            <w:pPr>
              <w:pStyle w:val="EngHangEnd"/>
            </w:pPr>
            <w:r>
              <w:t>A man’s face, and an eagle’s face.</w:t>
            </w:r>
          </w:p>
        </w:tc>
        <w:tc>
          <w:tcPr>
            <w:tcW w:w="288" w:type="dxa"/>
          </w:tcPr>
          <w:p w14:paraId="4F2E310B" w14:textId="77777777" w:rsidR="00513E2D" w:rsidRDefault="00513E2D" w:rsidP="00C83ECE"/>
        </w:tc>
        <w:tc>
          <w:tcPr>
            <w:tcW w:w="288" w:type="dxa"/>
          </w:tcPr>
          <w:p w14:paraId="3A1C5D3F" w14:textId="77777777" w:rsidR="00513E2D" w:rsidRDefault="00513E2D" w:rsidP="00C83ECE">
            <w:pPr>
              <w:pStyle w:val="CopticCross"/>
            </w:pPr>
          </w:p>
        </w:tc>
        <w:tc>
          <w:tcPr>
            <w:tcW w:w="3960" w:type="dxa"/>
          </w:tcPr>
          <w:p w14:paraId="6D320317" w14:textId="77777777" w:rsidR="00513E2D" w:rsidRDefault="00513E2D" w:rsidP="00C83ECE">
            <w:pPr>
              <w:pStyle w:val="CopticVersemulti-line"/>
            </w:pPr>
            <w:r>
              <w:t>Ⲭⲉⲣⲉ ⲡⲓϥ̀ⲧⲟⲩ ⲛ̀ⲍⲱⲟⲛ ⲛ̀ⲁ̀ⲥⲱⲙⲁⲧⲟⲥ:</w:t>
            </w:r>
          </w:p>
          <w:p w14:paraId="32AD74F4" w14:textId="77777777" w:rsidR="00513E2D" w:rsidRDefault="00513E2D" w:rsidP="00C83ECE">
            <w:pPr>
              <w:pStyle w:val="CopticVersemulti-line"/>
            </w:pPr>
            <w:r>
              <w:t>ⲉⲧϥⲁⲓ ϧⲁ ⲡⲓϩⲁⲣⲙⲁ ⲛ̀ⲧⲉ Ⲫϯ:</w:t>
            </w:r>
          </w:p>
          <w:p w14:paraId="436C8830" w14:textId="77777777" w:rsidR="00513E2D" w:rsidRDefault="00513E2D" w:rsidP="00C83ECE">
            <w:pPr>
              <w:pStyle w:val="CopticVersemulti-line"/>
            </w:pPr>
            <w:r>
              <w:t>ⲟⲩϩⲟ ⲙ̀ⲙⲟⲩⲓ̀ ⲛⲉⲙ ⲟⲩϩⲟ ⲙ̀ⲙⲁⲥⲓ:</w:t>
            </w:r>
          </w:p>
          <w:p w14:paraId="35B16138" w14:textId="77777777" w:rsidR="00513E2D" w:rsidRPr="00C35319" w:rsidRDefault="00513E2D" w:rsidP="00C83ECE">
            <w:pPr>
              <w:pStyle w:val="CopticHangingVerse"/>
            </w:pPr>
            <w:r>
              <w:t>ⲛⲉⲙ ⲟⲩϩⲟ ⲛ̀ⲣⲱⲙⲓ ⲛⲉⲙ ⲟⲩϩⲟ ⲛ̀ⲁ̀ⲏ̀ⲧⲟⲥ.</w:t>
            </w:r>
          </w:p>
        </w:tc>
      </w:tr>
    </w:tbl>
    <w:p w14:paraId="14F2CAF9" w14:textId="77777777" w:rsidR="00513E2D" w:rsidRDefault="00513E2D" w:rsidP="0082304E">
      <w:pPr>
        <w:pStyle w:val="Heading4"/>
      </w:pPr>
      <w:r>
        <w:t>The Gospel Response for the Four Incorporeal Beasts</w:t>
      </w:r>
    </w:p>
    <w:p w14:paraId="4161731F" w14:textId="77777777" w:rsidR="00513E2D" w:rsidRPr="00C14556" w:rsidRDefault="00513E2D" w:rsidP="00C14556">
      <w:pPr>
        <w:pStyle w:val="Rubric"/>
      </w:pPr>
      <w:r>
        <w:t>The last verse of the Doxology may be inserted into the Annual Gospel Response.</w:t>
      </w:r>
    </w:p>
    <w:p w14:paraId="10B74EF7" w14:textId="2EAB0DDF" w:rsidR="00191A26" w:rsidRPr="00B637D8" w:rsidRDefault="00513E2D"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650</w:t>
      </w:r>
      <w:r w:rsidR="00191A26">
        <w:fldChar w:fldCharType="end"/>
      </w:r>
      <w:r w:rsidR="00191A26">
        <w:t>.</w:t>
      </w:r>
    </w:p>
    <w:p w14:paraId="635D2675" w14:textId="77777777" w:rsidR="000274A5" w:rsidRDefault="000274A5" w:rsidP="000274A5">
      <w:pPr>
        <w:pStyle w:val="Heading3"/>
      </w:pPr>
      <w:bookmarkStart w:id="1506" w:name="_Toc459399326"/>
      <w:r>
        <w:t>February 8 (9) / Meshir 14: The Departure of St. Severus</w:t>
      </w:r>
      <w:bookmarkEnd w:id="1506"/>
      <w:r>
        <w:t xml:space="preserve"> </w:t>
      </w:r>
    </w:p>
    <w:p w14:paraId="07993059" w14:textId="7BE1C8BD"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513E2D">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513E2D">
        <w:rPr>
          <w:noProof/>
        </w:rPr>
        <w:t>635</w:t>
      </w:r>
      <w:r w:rsidR="002409EF">
        <w:fldChar w:fldCharType="end"/>
      </w:r>
      <w:r>
        <w:t>.</w:t>
      </w:r>
    </w:p>
    <w:p w14:paraId="1AE071A5" w14:textId="77777777" w:rsidR="00420011" w:rsidRDefault="00420011" w:rsidP="00420011">
      <w:pPr>
        <w:pStyle w:val="Heading3"/>
      </w:pPr>
      <w:bookmarkStart w:id="1507" w:name="_Toc459399327"/>
      <w:r>
        <w:t>February 10 (11) / Meshir 16: Isaac the Syrian</w:t>
      </w:r>
      <w:bookmarkEnd w:id="1507"/>
    </w:p>
    <w:p w14:paraId="2F7479F8" w14:textId="77777777" w:rsidR="005329C1" w:rsidRDefault="005242D1" w:rsidP="005329C1">
      <w:pPr>
        <w:pStyle w:val="Heading3"/>
      </w:pPr>
      <w:bookmarkStart w:id="1508" w:name="_Toc459399328"/>
      <w:r>
        <w:t>February</w:t>
      </w:r>
      <w:r w:rsidR="005329C1">
        <w:t xml:space="preserve"> 15 (16) / Meshir 21: Commemoration of the Theotokos</w:t>
      </w:r>
      <w:bookmarkEnd w:id="1508"/>
    </w:p>
    <w:p w14:paraId="2277ED52" w14:textId="7D20ABB8"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13E2D">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13E2D">
        <w:rPr>
          <w:noProof/>
        </w:rPr>
        <w:t>902</w:t>
      </w:r>
      <w:r w:rsidR="007E24F9">
        <w:fldChar w:fldCharType="end"/>
      </w:r>
      <w:r w:rsidR="007E24F9">
        <w:t>.</w:t>
      </w:r>
    </w:p>
    <w:p w14:paraId="6DD82E8A" w14:textId="77777777" w:rsidR="00160DE3" w:rsidRDefault="00160DE3" w:rsidP="00160DE3">
      <w:pPr>
        <w:pStyle w:val="Heading3"/>
      </w:pPr>
      <w:bookmarkStart w:id="1509" w:name="_Toc459399329"/>
      <w:r>
        <w:t>February 15 (16) / Meshir 21: Also Martyrdom of St. Onesimus, the Disciple of St. Paul</w:t>
      </w:r>
      <w:bookmarkEnd w:id="1509"/>
    </w:p>
    <w:p w14:paraId="197E567A" w14:textId="77777777" w:rsidR="00B52D77" w:rsidRDefault="00B52D77" w:rsidP="00B52D77">
      <w:pPr>
        <w:pStyle w:val="Heading3"/>
      </w:pPr>
      <w:bookmarkStart w:id="1510" w:name="_Toc459399330"/>
      <w:r>
        <w:t>February 23 (24) / Meshir 29: Commemoration of the Annunciation, Nativity, and Resurrection on the 29</w:t>
      </w:r>
      <w:r w:rsidRPr="00C0205C">
        <w:rPr>
          <w:vertAlign w:val="superscript"/>
        </w:rPr>
        <w:t>th</w:t>
      </w:r>
      <w:r>
        <w:t xml:space="preserve"> of Every Month</w:t>
      </w:r>
      <w:bookmarkEnd w:id="1510"/>
    </w:p>
    <w:p w14:paraId="1EC840FE" w14:textId="3ABB4DE7" w:rsidR="00B52D77" w:rsidRPr="00B52D77" w:rsidRDefault="00B52D77" w:rsidP="00B52D77">
      <w:pPr>
        <w:pStyle w:val="Rubric"/>
      </w:pPr>
      <w:r>
        <w:t xml:space="preserve">See </w:t>
      </w:r>
      <w:r>
        <w:fldChar w:fldCharType="begin"/>
      </w:r>
      <w:r>
        <w:instrText xml:space="preserve"> REF _Ref435003974 \h </w:instrText>
      </w:r>
      <w:r>
        <w:fldChar w:fldCharType="separate"/>
      </w:r>
      <w:r w:rsidR="00513E2D">
        <w:t>September 26 (27) / Tho-out 29: Commemoration of the Annunciation, Nativity, and Resurrection on the 29</w:t>
      </w:r>
      <w:r w:rsidR="00513E2D" w:rsidRPr="00C0205C">
        <w:rPr>
          <w:vertAlign w:val="superscript"/>
        </w:rPr>
        <w:t>th</w:t>
      </w:r>
      <w:r w:rsidR="00513E2D">
        <w:t xml:space="preserve"> of Every Coptic Month</w:t>
      </w:r>
      <w:r>
        <w:fldChar w:fldCharType="end"/>
      </w:r>
      <w:r>
        <w:t xml:space="preserve">, page </w:t>
      </w:r>
      <w:r>
        <w:fldChar w:fldCharType="begin"/>
      </w:r>
      <w:r>
        <w:instrText xml:space="preserve"> PAGEREF _Ref435003974 \h </w:instrText>
      </w:r>
      <w:r>
        <w:fldChar w:fldCharType="separate"/>
      </w:r>
      <w:r w:rsidR="00513E2D">
        <w:rPr>
          <w:noProof/>
        </w:rPr>
        <w:t>626</w:t>
      </w:r>
      <w:r>
        <w:fldChar w:fldCharType="end"/>
      </w:r>
      <w:r>
        <w:t>.</w:t>
      </w:r>
    </w:p>
    <w:p w14:paraId="03720C5F" w14:textId="77777777" w:rsidR="005242D1" w:rsidRDefault="005242D1" w:rsidP="005242D1">
      <w:pPr>
        <w:pStyle w:val="Heading3"/>
      </w:pPr>
      <w:bookmarkStart w:id="1511" w:name="_Toc459399331"/>
      <w:r>
        <w:t>February 24 (25) / Meshir 30: Appearance of the Head of St. John the Baptist</w:t>
      </w:r>
      <w:bookmarkEnd w:id="1511"/>
    </w:p>
    <w:p w14:paraId="49513F8D" w14:textId="62F03E64" w:rsidR="00191A26" w:rsidRDefault="00191A26" w:rsidP="00191A26">
      <w:pPr>
        <w:pStyle w:val="Rubric"/>
      </w:pPr>
      <w:bookmarkStart w:id="1512" w:name="_Toc410196211"/>
      <w:bookmarkStart w:id="1513" w:name="_Toc410196453"/>
      <w:bookmarkStart w:id="1514" w:name="_Toc410196955"/>
      <w:r>
        <w:t xml:space="preserve">See </w:t>
      </w:r>
      <w:r>
        <w:fldChar w:fldCharType="begin"/>
      </w:r>
      <w:r>
        <w:instrText xml:space="preserve"> REF _Ref434488524 \h </w:instrText>
      </w:r>
      <w:r>
        <w:fldChar w:fldCharType="separate"/>
      </w:r>
      <w:r w:rsidR="00513E2D">
        <w:t>The Doxology of St. John the Baptist</w:t>
      </w:r>
      <w:r>
        <w:fldChar w:fldCharType="end"/>
      </w:r>
      <w:r>
        <w:t xml:space="preserve"> on pages </w:t>
      </w:r>
      <w:r>
        <w:fldChar w:fldCharType="begin"/>
      </w:r>
      <w:r>
        <w:instrText xml:space="preserve"> PAGEREF _Ref434488524 \h </w:instrText>
      </w:r>
      <w:r>
        <w:fldChar w:fldCharType="separate"/>
      </w:r>
      <w:r w:rsidR="00513E2D">
        <w:rPr>
          <w:noProof/>
        </w:rPr>
        <w:t>568</w:t>
      </w:r>
      <w:r>
        <w:fldChar w:fldCharType="end"/>
      </w:r>
      <w:r>
        <w:t xml:space="preserve"> and </w:t>
      </w:r>
      <w:r>
        <w:fldChar w:fldCharType="begin"/>
      </w:r>
      <w:r>
        <w:instrText xml:space="preserve"> PAGEREF _Ref434488546 \h </w:instrText>
      </w:r>
      <w:r>
        <w:fldChar w:fldCharType="separate"/>
      </w:r>
      <w:r w:rsidR="00513E2D">
        <w:rPr>
          <w:noProof/>
        </w:rPr>
        <w:t>569</w:t>
      </w:r>
      <w:r>
        <w:fldChar w:fldCharType="end"/>
      </w:r>
      <w:r>
        <w:t>.</w:t>
      </w:r>
    </w:p>
    <w:p w14:paraId="4CFFD00D" w14:textId="77777777" w:rsidR="001779C0" w:rsidRDefault="001779C0" w:rsidP="001779C0">
      <w:pPr>
        <w:pStyle w:val="Heading3"/>
      </w:pPr>
      <w:bookmarkStart w:id="1515" w:name="_Toc459399332"/>
      <w:r>
        <w:t>February 24 (25) / Meshir 30: Also St. Cyril VI</w:t>
      </w:r>
      <w:bookmarkEnd w:id="1515"/>
    </w:p>
    <w:p w14:paraId="0CDD55AC" w14:textId="77777777" w:rsidR="001779C0" w:rsidRDefault="001779C0" w:rsidP="001779C0">
      <w:pPr>
        <w:pStyle w:val="Heading4"/>
      </w:pPr>
      <w:bookmarkStart w:id="1516" w:name="_Ref434492506"/>
      <w:r>
        <w:t>The Doxology</w:t>
      </w:r>
      <w:r w:rsidR="00B82753">
        <w:t xml:space="preserve"> for St. Cyril VI</w:t>
      </w:r>
      <w:r>
        <w:rPr>
          <w:rStyle w:val="FootnoteReference"/>
        </w:rPr>
        <w:footnoteReference w:id="967"/>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17" w:name="March"/>
      <w:bookmarkStart w:id="1518" w:name="_Toc459399207"/>
      <w:bookmarkEnd w:id="1497"/>
      <w:r>
        <w:lastRenderedPageBreak/>
        <w:t>March</w:t>
      </w:r>
      <w:bookmarkEnd w:id="1512"/>
      <w:bookmarkEnd w:id="1513"/>
      <w:bookmarkEnd w:id="1514"/>
      <w:r w:rsidR="00C30529">
        <w:t xml:space="preserve"> or </w:t>
      </w:r>
      <w:r w:rsidR="00C30529">
        <w:rPr>
          <w:rFonts w:ascii="FreeSerifAvvaShenouda" w:hAnsi="FreeSerifAvvaShenouda" w:cs="FreeSerifAvvaShenouda"/>
        </w:rPr>
        <w:t>Ⲡⲁⲣⲙϩⲟⲧⲡ</w:t>
      </w:r>
      <w:bookmarkEnd w:id="1518"/>
    </w:p>
    <w:bookmarkStart w:id="1519" w:name="_Toc410196956" w:displacedByCustomXml="next"/>
    <w:bookmarkStart w:id="1520" w:name="_Toc410196454" w:displacedByCustomXml="next"/>
    <w:bookmarkStart w:id="1521" w:name="_Toc410196212" w:displacedByCustomXml="next"/>
    <w:sdt>
      <w:sdtPr>
        <w:id w:val="-1351720020"/>
        <w:docPartObj>
          <w:docPartGallery w:val="Table of Contents"/>
          <w:docPartUnique/>
        </w:docPartObj>
      </w:sdtPr>
      <w:sdtEndPr>
        <w:rPr>
          <w:b/>
          <w:bCs/>
          <w:noProof/>
        </w:rPr>
      </w:sdtEndPr>
      <w:sdtContent>
        <w:p w14:paraId="1E9188F4" w14:textId="77777777" w:rsidR="00513E2D" w:rsidRDefault="009E261C">
          <w:pPr>
            <w:pStyle w:val="TOC3"/>
            <w:tabs>
              <w:tab w:val="right" w:leader="dot" w:pos="8846"/>
            </w:tabs>
            <w:rPr>
              <w:rFonts w:asciiTheme="minorHAnsi" w:eastAsia="宋体"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513E2D">
              <w:rPr>
                <w:noProof/>
                <w:webHidden/>
              </w:rPr>
              <w:t>804</w:t>
            </w:r>
            <w:r w:rsidR="00513E2D">
              <w:rPr>
                <w:noProof/>
                <w:webHidden/>
              </w:rPr>
              <w:fldChar w:fldCharType="end"/>
            </w:r>
          </w:hyperlink>
        </w:p>
        <w:p w14:paraId="503FA8BE"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34" w:history="1">
            <w:r w:rsidRPr="002A5CCF">
              <w:rPr>
                <w:rStyle w:val="Hyperlink"/>
                <w:noProof/>
              </w:rPr>
              <w:t>March 4 / Phamenoth 8: Martyrdom of St. Matthias the Apostle</w:t>
            </w:r>
            <w:r>
              <w:rPr>
                <w:noProof/>
                <w:webHidden/>
              </w:rPr>
              <w:tab/>
            </w:r>
            <w:r>
              <w:rPr>
                <w:noProof/>
                <w:webHidden/>
              </w:rPr>
              <w:fldChar w:fldCharType="begin"/>
            </w:r>
            <w:r>
              <w:rPr>
                <w:noProof/>
                <w:webHidden/>
              </w:rPr>
              <w:instrText xml:space="preserve"> PAGEREF _Toc459399334 \h </w:instrText>
            </w:r>
            <w:r>
              <w:rPr>
                <w:noProof/>
                <w:webHidden/>
              </w:rPr>
            </w:r>
            <w:r>
              <w:rPr>
                <w:noProof/>
                <w:webHidden/>
              </w:rPr>
              <w:fldChar w:fldCharType="separate"/>
            </w:r>
            <w:r>
              <w:rPr>
                <w:noProof/>
                <w:webHidden/>
              </w:rPr>
              <w:t>805</w:t>
            </w:r>
            <w:r>
              <w:rPr>
                <w:noProof/>
                <w:webHidden/>
              </w:rPr>
              <w:fldChar w:fldCharType="end"/>
            </w:r>
          </w:hyperlink>
        </w:p>
        <w:p w14:paraId="35397264"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35" w:history="1">
            <w:r w:rsidRPr="002A5CCF">
              <w:rPr>
                <w:rStyle w:val="Hyperlink"/>
                <w:noProof/>
              </w:rPr>
              <w:t>March 6 / Phamenoth 10: The Finding of the Holy Cross</w:t>
            </w:r>
            <w:r>
              <w:rPr>
                <w:noProof/>
                <w:webHidden/>
              </w:rPr>
              <w:tab/>
            </w:r>
            <w:r>
              <w:rPr>
                <w:noProof/>
                <w:webHidden/>
              </w:rPr>
              <w:fldChar w:fldCharType="begin"/>
            </w:r>
            <w:r>
              <w:rPr>
                <w:noProof/>
                <w:webHidden/>
              </w:rPr>
              <w:instrText xml:space="preserve"> PAGEREF _Toc459399335 \h </w:instrText>
            </w:r>
            <w:r>
              <w:rPr>
                <w:noProof/>
                <w:webHidden/>
              </w:rPr>
            </w:r>
            <w:r>
              <w:rPr>
                <w:noProof/>
                <w:webHidden/>
              </w:rPr>
              <w:fldChar w:fldCharType="separate"/>
            </w:r>
            <w:r>
              <w:rPr>
                <w:noProof/>
                <w:webHidden/>
              </w:rPr>
              <w:t>805</w:t>
            </w:r>
            <w:r>
              <w:rPr>
                <w:noProof/>
                <w:webHidden/>
              </w:rPr>
              <w:fldChar w:fldCharType="end"/>
            </w:r>
          </w:hyperlink>
        </w:p>
        <w:p w14:paraId="77E63958"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36" w:history="1">
            <w:r w:rsidRPr="002A5CCF">
              <w:rPr>
                <w:rStyle w:val="Hyperlink"/>
                <w:noProof/>
              </w:rPr>
              <w:t>March 8 / Phamenoth 12: Commemoration of Archangel Michael</w:t>
            </w:r>
            <w:r>
              <w:rPr>
                <w:noProof/>
                <w:webHidden/>
              </w:rPr>
              <w:tab/>
            </w:r>
            <w:r>
              <w:rPr>
                <w:noProof/>
                <w:webHidden/>
              </w:rPr>
              <w:fldChar w:fldCharType="begin"/>
            </w:r>
            <w:r>
              <w:rPr>
                <w:noProof/>
                <w:webHidden/>
              </w:rPr>
              <w:instrText xml:space="preserve"> PAGEREF _Toc459399336 \h </w:instrText>
            </w:r>
            <w:r>
              <w:rPr>
                <w:noProof/>
                <w:webHidden/>
              </w:rPr>
            </w:r>
            <w:r>
              <w:rPr>
                <w:noProof/>
                <w:webHidden/>
              </w:rPr>
              <w:fldChar w:fldCharType="separate"/>
            </w:r>
            <w:r>
              <w:rPr>
                <w:noProof/>
                <w:webHidden/>
              </w:rPr>
              <w:t>805</w:t>
            </w:r>
            <w:r>
              <w:rPr>
                <w:noProof/>
                <w:webHidden/>
              </w:rPr>
              <w:fldChar w:fldCharType="end"/>
            </w:r>
          </w:hyperlink>
        </w:p>
        <w:p w14:paraId="5632EF10"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37" w:history="1">
            <w:r w:rsidRPr="002A5CCF">
              <w:rPr>
                <w:rStyle w:val="Hyperlink"/>
                <w:noProof/>
              </w:rPr>
              <w:t>March 9 / Phamenoth 13: Return of St. Macarius the Great and St. Macarius of Alexandria from Exile</w:t>
            </w:r>
            <w:r>
              <w:rPr>
                <w:noProof/>
                <w:webHidden/>
              </w:rPr>
              <w:tab/>
            </w:r>
            <w:r>
              <w:rPr>
                <w:noProof/>
                <w:webHidden/>
              </w:rPr>
              <w:fldChar w:fldCharType="begin"/>
            </w:r>
            <w:r>
              <w:rPr>
                <w:noProof/>
                <w:webHidden/>
              </w:rPr>
              <w:instrText xml:space="preserve"> PAGEREF _Toc459399337 \h </w:instrText>
            </w:r>
            <w:r>
              <w:rPr>
                <w:noProof/>
                <w:webHidden/>
              </w:rPr>
            </w:r>
            <w:r>
              <w:rPr>
                <w:noProof/>
                <w:webHidden/>
              </w:rPr>
              <w:fldChar w:fldCharType="separate"/>
            </w:r>
            <w:r>
              <w:rPr>
                <w:noProof/>
                <w:webHidden/>
              </w:rPr>
              <w:t>806</w:t>
            </w:r>
            <w:r>
              <w:rPr>
                <w:noProof/>
                <w:webHidden/>
              </w:rPr>
              <w:fldChar w:fldCharType="end"/>
            </w:r>
          </w:hyperlink>
        </w:p>
        <w:p w14:paraId="7B0A09A8"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38" w:history="1">
            <w:r w:rsidRPr="002A5CCF">
              <w:rPr>
                <w:rStyle w:val="Hyperlink"/>
                <w:noProof/>
              </w:rPr>
              <w:t>March 15 / Phamenoth 19: Martyrdom of St. Aristobulus the Apostle</w:t>
            </w:r>
            <w:r>
              <w:rPr>
                <w:noProof/>
                <w:webHidden/>
              </w:rPr>
              <w:tab/>
            </w:r>
            <w:r>
              <w:rPr>
                <w:noProof/>
                <w:webHidden/>
              </w:rPr>
              <w:fldChar w:fldCharType="begin"/>
            </w:r>
            <w:r>
              <w:rPr>
                <w:noProof/>
                <w:webHidden/>
              </w:rPr>
              <w:instrText xml:space="preserve"> PAGEREF _Toc459399338 \h </w:instrText>
            </w:r>
            <w:r>
              <w:rPr>
                <w:noProof/>
                <w:webHidden/>
              </w:rPr>
            </w:r>
            <w:r>
              <w:rPr>
                <w:noProof/>
                <w:webHidden/>
              </w:rPr>
              <w:fldChar w:fldCharType="separate"/>
            </w:r>
            <w:r>
              <w:rPr>
                <w:noProof/>
                <w:webHidden/>
              </w:rPr>
              <w:t>806</w:t>
            </w:r>
            <w:r>
              <w:rPr>
                <w:noProof/>
                <w:webHidden/>
              </w:rPr>
              <w:fldChar w:fldCharType="end"/>
            </w:r>
          </w:hyperlink>
        </w:p>
        <w:p w14:paraId="4B2171DC"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39" w:history="1">
            <w:r w:rsidRPr="002A5CCF">
              <w:rPr>
                <w:rStyle w:val="Hyperlink"/>
                <w:noProof/>
              </w:rPr>
              <w:t>March 17 / Phamenoth 21: Commemoration of the Theotokos</w:t>
            </w:r>
            <w:r>
              <w:rPr>
                <w:noProof/>
                <w:webHidden/>
              </w:rPr>
              <w:tab/>
            </w:r>
            <w:r>
              <w:rPr>
                <w:noProof/>
                <w:webHidden/>
              </w:rPr>
              <w:fldChar w:fldCharType="begin"/>
            </w:r>
            <w:r>
              <w:rPr>
                <w:noProof/>
                <w:webHidden/>
              </w:rPr>
              <w:instrText xml:space="preserve"> PAGEREF _Toc459399339 \h </w:instrText>
            </w:r>
            <w:r>
              <w:rPr>
                <w:noProof/>
                <w:webHidden/>
              </w:rPr>
            </w:r>
            <w:r>
              <w:rPr>
                <w:noProof/>
                <w:webHidden/>
              </w:rPr>
              <w:fldChar w:fldCharType="separate"/>
            </w:r>
            <w:r>
              <w:rPr>
                <w:noProof/>
                <w:webHidden/>
              </w:rPr>
              <w:t>806</w:t>
            </w:r>
            <w:r>
              <w:rPr>
                <w:noProof/>
                <w:webHidden/>
              </w:rPr>
              <w:fldChar w:fldCharType="end"/>
            </w:r>
          </w:hyperlink>
        </w:p>
        <w:p w14:paraId="5D19DA44"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40" w:history="1">
            <w:r w:rsidRPr="002A5CCF">
              <w:rPr>
                <w:rStyle w:val="Hyperlink"/>
                <w:noProof/>
              </w:rPr>
              <w:t>March 23 / Phamenoth 27: St. Macarius the Great</w:t>
            </w:r>
            <w:r>
              <w:rPr>
                <w:noProof/>
                <w:webHidden/>
              </w:rPr>
              <w:tab/>
            </w:r>
            <w:r>
              <w:rPr>
                <w:noProof/>
                <w:webHidden/>
              </w:rPr>
              <w:fldChar w:fldCharType="begin"/>
            </w:r>
            <w:r>
              <w:rPr>
                <w:noProof/>
                <w:webHidden/>
              </w:rPr>
              <w:instrText xml:space="preserve"> PAGEREF _Toc459399340 \h </w:instrText>
            </w:r>
            <w:r>
              <w:rPr>
                <w:noProof/>
                <w:webHidden/>
              </w:rPr>
            </w:r>
            <w:r>
              <w:rPr>
                <w:noProof/>
                <w:webHidden/>
              </w:rPr>
              <w:fldChar w:fldCharType="separate"/>
            </w:r>
            <w:r>
              <w:rPr>
                <w:noProof/>
                <w:webHidden/>
              </w:rPr>
              <w:t>806</w:t>
            </w:r>
            <w:r>
              <w:rPr>
                <w:noProof/>
                <w:webHidden/>
              </w:rPr>
              <w:fldChar w:fldCharType="end"/>
            </w:r>
          </w:hyperlink>
        </w:p>
        <w:p w14:paraId="43D73845"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41" w:history="1">
            <w:r w:rsidRPr="002A5CCF">
              <w:rPr>
                <w:rStyle w:val="Hyperlink"/>
                <w:noProof/>
              </w:rPr>
              <w:t>March 25 / Phamenoth 29: Annunciation</w:t>
            </w:r>
            <w:r>
              <w:rPr>
                <w:noProof/>
                <w:webHidden/>
              </w:rPr>
              <w:tab/>
            </w:r>
            <w:r>
              <w:rPr>
                <w:noProof/>
                <w:webHidden/>
              </w:rPr>
              <w:fldChar w:fldCharType="begin"/>
            </w:r>
            <w:r>
              <w:rPr>
                <w:noProof/>
                <w:webHidden/>
              </w:rPr>
              <w:instrText xml:space="preserve"> PAGEREF _Toc459399341 \h </w:instrText>
            </w:r>
            <w:r>
              <w:rPr>
                <w:noProof/>
                <w:webHidden/>
              </w:rPr>
            </w:r>
            <w:r>
              <w:rPr>
                <w:noProof/>
                <w:webHidden/>
              </w:rPr>
              <w:fldChar w:fldCharType="separate"/>
            </w:r>
            <w:r>
              <w:rPr>
                <w:noProof/>
                <w:webHidden/>
              </w:rPr>
              <w:t>810</w:t>
            </w:r>
            <w:r>
              <w:rPr>
                <w:noProof/>
                <w:webHidden/>
              </w:rPr>
              <w:fldChar w:fldCharType="end"/>
            </w:r>
          </w:hyperlink>
        </w:p>
        <w:p w14:paraId="3296998A"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42" w:history="1">
            <w:r w:rsidRPr="002A5CCF">
              <w:rPr>
                <w:rStyle w:val="Hyperlink"/>
                <w:noProof/>
              </w:rPr>
              <w:t>March 26 / Phamenoth 30: Archangel Gabriel</w:t>
            </w:r>
            <w:r>
              <w:rPr>
                <w:noProof/>
                <w:webHidden/>
              </w:rPr>
              <w:tab/>
            </w:r>
            <w:r>
              <w:rPr>
                <w:noProof/>
                <w:webHidden/>
              </w:rPr>
              <w:fldChar w:fldCharType="begin"/>
            </w:r>
            <w:r>
              <w:rPr>
                <w:noProof/>
                <w:webHidden/>
              </w:rPr>
              <w:instrText xml:space="preserve"> PAGEREF _Toc459399342 \h </w:instrText>
            </w:r>
            <w:r>
              <w:rPr>
                <w:noProof/>
                <w:webHidden/>
              </w:rPr>
            </w:r>
            <w:r>
              <w:rPr>
                <w:noProof/>
                <w:webHidden/>
              </w:rPr>
              <w:fldChar w:fldCharType="separate"/>
            </w:r>
            <w:r>
              <w:rPr>
                <w:noProof/>
                <w:webHidden/>
              </w:rPr>
              <w:t>820</w:t>
            </w:r>
            <w:r>
              <w:rPr>
                <w:noProof/>
                <w:webHidden/>
              </w:rPr>
              <w:fldChar w:fldCharType="end"/>
            </w:r>
          </w:hyperlink>
        </w:p>
        <w:p w14:paraId="568D213E"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43" w:history="1">
            <w:r w:rsidRPr="002A5CCF">
              <w:rPr>
                <w:rStyle w:val="Hyperlink"/>
                <w:noProof/>
              </w:rPr>
              <w:t>March 28 / Pharamuthi 2: Martyrdom of St. James the son of Zebedee, the Apostles</w:t>
            </w:r>
            <w:r>
              <w:rPr>
                <w:noProof/>
                <w:webHidden/>
              </w:rPr>
              <w:tab/>
            </w:r>
            <w:r>
              <w:rPr>
                <w:noProof/>
                <w:webHidden/>
              </w:rPr>
              <w:fldChar w:fldCharType="begin"/>
            </w:r>
            <w:r>
              <w:rPr>
                <w:noProof/>
                <w:webHidden/>
              </w:rPr>
              <w:instrText xml:space="preserve"> PAGEREF _Toc459399343 \h </w:instrText>
            </w:r>
            <w:r>
              <w:rPr>
                <w:noProof/>
                <w:webHidden/>
              </w:rPr>
            </w:r>
            <w:r>
              <w:rPr>
                <w:noProof/>
                <w:webHidden/>
              </w:rPr>
              <w:fldChar w:fldCharType="separate"/>
            </w:r>
            <w:r>
              <w:rPr>
                <w:noProof/>
                <w:webHidden/>
              </w:rPr>
              <w:t>820</w:t>
            </w:r>
            <w:r>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22" w:name="_Toc459399333"/>
      <w:r>
        <w:lastRenderedPageBreak/>
        <w:t>March 2: Departure of St. Chad of Mercia</w:t>
      </w:r>
      <w:r w:rsidR="00377E51">
        <w:rPr>
          <w:rStyle w:val="FootnoteReference"/>
        </w:rPr>
        <w:footnoteReference w:id="968"/>
      </w:r>
      <w:bookmarkEnd w:id="1522"/>
    </w:p>
    <w:p w14:paraId="668738F1" w14:textId="77777777" w:rsidR="006A140A" w:rsidRDefault="006A140A" w:rsidP="006A140A">
      <w:pPr>
        <w:pStyle w:val="Heading4"/>
      </w:pPr>
      <w:bookmarkStart w:id="1523" w:name="_Ref434492702"/>
      <w:r>
        <w:t>The Doxology</w:t>
      </w:r>
      <w:r w:rsidR="00B82753">
        <w:t xml:space="preserve"> for St. Chad of Mercia</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24" w:name="_Toc459399334"/>
      <w:r>
        <w:t>March 4 / Phamenoth 8: Martyrdom of St. Matthias the Apostle</w:t>
      </w:r>
      <w:bookmarkEnd w:id="1524"/>
    </w:p>
    <w:p w14:paraId="5CD8BDEB" w14:textId="0FDE5433" w:rsidR="00191A26" w:rsidRDefault="00191A26" w:rsidP="00191A26">
      <w:pPr>
        <w:pStyle w:val="Rubric"/>
      </w:pPr>
      <w:r>
        <w:t xml:space="preserve">See </w:t>
      </w:r>
      <w:r>
        <w:fldChar w:fldCharType="begin"/>
      </w:r>
      <w:r>
        <w:instrText xml:space="preserve"> REF _Ref434488644 \h </w:instrText>
      </w:r>
      <w:r>
        <w:fldChar w:fldCharType="separate"/>
      </w:r>
      <w:r w:rsidR="00513E2D">
        <w:t>A Doxology for the Apostles</w:t>
      </w:r>
      <w:r>
        <w:fldChar w:fldCharType="end"/>
      </w:r>
      <w:r>
        <w:t xml:space="preserve">, on pages </w:t>
      </w:r>
      <w:r>
        <w:fldChar w:fldCharType="begin"/>
      </w:r>
      <w:r>
        <w:instrText xml:space="preserve"> PAGEREF _Ref434488644 \h </w:instrText>
      </w:r>
      <w:r>
        <w:fldChar w:fldCharType="separate"/>
      </w:r>
      <w:r w:rsidR="00513E2D">
        <w:rPr>
          <w:noProof/>
        </w:rPr>
        <w:t>570</w:t>
      </w:r>
      <w:r>
        <w:fldChar w:fldCharType="end"/>
      </w:r>
      <w:r>
        <w:t xml:space="preserve">, </w:t>
      </w:r>
      <w:r>
        <w:fldChar w:fldCharType="begin"/>
      </w:r>
      <w:r>
        <w:instrText xml:space="preserve"> PAGEREF _Ref434488657 \h </w:instrText>
      </w:r>
      <w:r>
        <w:fldChar w:fldCharType="separate"/>
      </w:r>
      <w:r w:rsidR="00513E2D">
        <w:rPr>
          <w:noProof/>
        </w:rPr>
        <w:t>570</w:t>
      </w:r>
      <w:r>
        <w:fldChar w:fldCharType="end"/>
      </w:r>
      <w:r>
        <w:t xml:space="preserve">, or </w:t>
      </w:r>
      <w:r>
        <w:fldChar w:fldCharType="begin"/>
      </w:r>
      <w:r>
        <w:instrText xml:space="preserve"> PAGEREF _Ref434488992 \h </w:instrText>
      </w:r>
      <w:r>
        <w:fldChar w:fldCharType="separate"/>
      </w:r>
      <w:r w:rsidR="00513E2D">
        <w:rPr>
          <w:noProof/>
        </w:rPr>
        <w:t>572</w:t>
      </w:r>
      <w:r>
        <w:fldChar w:fldCharType="end"/>
      </w:r>
      <w:r>
        <w:t>.</w:t>
      </w:r>
    </w:p>
    <w:p w14:paraId="01FACE98" w14:textId="77777777" w:rsidR="00495F1A" w:rsidRDefault="00C30529" w:rsidP="00495F1A">
      <w:pPr>
        <w:pStyle w:val="Heading3"/>
      </w:pPr>
      <w:bookmarkStart w:id="1525" w:name="_Toc459399335"/>
      <w:r>
        <w:t xml:space="preserve">March 6 / Phamenoth 10: </w:t>
      </w:r>
      <w:r w:rsidR="00495F1A">
        <w:t>The Finding of the Holy Cross</w:t>
      </w:r>
      <w:bookmarkEnd w:id="1521"/>
      <w:bookmarkEnd w:id="1520"/>
      <w:bookmarkEnd w:id="1519"/>
      <w:bookmarkEnd w:id="1525"/>
    </w:p>
    <w:p w14:paraId="0DD4581E" w14:textId="5CBED1B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513E2D">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513E2D">
        <w:rPr>
          <w:noProof/>
        </w:rPr>
        <w:t>608</w:t>
      </w:r>
      <w:r w:rsidR="002409EF">
        <w:fldChar w:fldCharType="end"/>
      </w:r>
      <w:r>
        <w:t>.</w:t>
      </w:r>
    </w:p>
    <w:p w14:paraId="26452189" w14:textId="77777777" w:rsidR="00DD5136" w:rsidRDefault="00DD5136" w:rsidP="00DD5136">
      <w:pPr>
        <w:pStyle w:val="Heading3"/>
      </w:pPr>
      <w:bookmarkStart w:id="1526" w:name="_Toc459399336"/>
      <w:r>
        <w:t>March 8 / Phamenoth</w:t>
      </w:r>
      <w:r w:rsidR="005329C1">
        <w:t xml:space="preserve"> 12</w:t>
      </w:r>
      <w:r>
        <w:t>: Commemoration of Archangel Michael</w:t>
      </w:r>
      <w:bookmarkEnd w:id="1526"/>
    </w:p>
    <w:p w14:paraId="71893613" w14:textId="77777777" w:rsidR="00513E2D" w:rsidRDefault="00191A26" w:rsidP="0082304E">
      <w:pPr>
        <w:pStyle w:val="Heading4"/>
      </w:pPr>
      <w:r>
        <w:t xml:space="preserve">See </w:t>
      </w:r>
      <w:r>
        <w:fldChar w:fldCharType="begin"/>
      </w:r>
      <w:r>
        <w:instrText xml:space="preserve"> REF _Ref434561114 \h </w:instrText>
      </w:r>
      <w:r>
        <w:fldChar w:fldCharType="separate"/>
      </w:r>
      <w:r w:rsidR="00513E2D">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BD81557" w14:textId="77777777" w:rsidTr="0082304E">
        <w:trPr>
          <w:cantSplit/>
          <w:jc w:val="center"/>
        </w:trPr>
        <w:tc>
          <w:tcPr>
            <w:tcW w:w="288" w:type="dxa"/>
          </w:tcPr>
          <w:p w14:paraId="37EC6A5E" w14:textId="77777777" w:rsidR="00513E2D" w:rsidRDefault="00513E2D" w:rsidP="0082304E">
            <w:pPr>
              <w:pStyle w:val="CopticCross"/>
            </w:pPr>
          </w:p>
        </w:tc>
        <w:tc>
          <w:tcPr>
            <w:tcW w:w="3960" w:type="dxa"/>
          </w:tcPr>
          <w:p w14:paraId="03B96E8B" w14:textId="77777777" w:rsidR="00513E2D" w:rsidRDefault="00513E2D" w:rsidP="00C83ECE">
            <w:pPr>
              <w:pStyle w:val="EngHang"/>
            </w:pPr>
            <w:r>
              <w:t>Through the intercessions</w:t>
            </w:r>
          </w:p>
          <w:p w14:paraId="7BD28E87" w14:textId="77777777" w:rsidR="00513E2D" w:rsidRDefault="00513E2D" w:rsidP="00C83ECE">
            <w:pPr>
              <w:pStyle w:val="EngHang"/>
            </w:pPr>
            <w:r>
              <w:t>Of the Four Incorporeal Beasts,</w:t>
            </w:r>
          </w:p>
          <w:p w14:paraId="57B2CE8C" w14:textId="77777777" w:rsidR="00513E2D" w:rsidRDefault="00513E2D" w:rsidP="00C83ECE">
            <w:pPr>
              <w:pStyle w:val="EngHang"/>
            </w:pPr>
            <w:r>
              <w:t>The ministering flames of fire,</w:t>
            </w:r>
          </w:p>
          <w:p w14:paraId="01AAB44B" w14:textId="77777777" w:rsidR="00513E2D" w:rsidRDefault="00513E2D" w:rsidP="0082304E">
            <w:pPr>
              <w:pStyle w:val="EngHangEnd"/>
            </w:pPr>
            <w:r>
              <w:t>O Lord, grant us the forgiveness of our sins.</w:t>
            </w:r>
          </w:p>
        </w:tc>
        <w:tc>
          <w:tcPr>
            <w:tcW w:w="288" w:type="dxa"/>
          </w:tcPr>
          <w:p w14:paraId="0CD35626" w14:textId="77777777" w:rsidR="00513E2D" w:rsidRDefault="00513E2D" w:rsidP="0082304E"/>
        </w:tc>
        <w:tc>
          <w:tcPr>
            <w:tcW w:w="288" w:type="dxa"/>
          </w:tcPr>
          <w:p w14:paraId="229CAC6D" w14:textId="77777777" w:rsidR="00513E2D" w:rsidRDefault="00513E2D" w:rsidP="0082304E">
            <w:pPr>
              <w:pStyle w:val="CopticCross"/>
            </w:pPr>
          </w:p>
        </w:tc>
        <w:tc>
          <w:tcPr>
            <w:tcW w:w="3960" w:type="dxa"/>
          </w:tcPr>
          <w:p w14:paraId="6F8F9A0B" w14:textId="77777777" w:rsidR="00513E2D" w:rsidRDefault="00513E2D" w:rsidP="00C83ECE">
            <w:pPr>
              <w:pStyle w:val="CopticVersemulti-line"/>
            </w:pPr>
            <w:r>
              <w:t>Ϩⲓⲧⲉⲛ ⲛⲓⲡ̀ⲣⲉⲥⲃⲓⲁ̀</w:t>
            </w:r>
          </w:p>
          <w:p w14:paraId="73157B63" w14:textId="77777777" w:rsidR="00513E2D" w:rsidRDefault="00513E2D" w:rsidP="00C83ECE">
            <w:pPr>
              <w:pStyle w:val="CopticVersemulti-line"/>
            </w:pPr>
            <w:r>
              <w:t>ⲛ̀ⲧⲉ ⲡⲓϥ̀ⲧⲟⲩ ⲛ̀ⲍⲱⲟⲛ ⲛ̀ⲁⲥⲱⲙⲁⲧⲟⲥ</w:t>
            </w:r>
          </w:p>
          <w:p w14:paraId="1A2B700A" w14:textId="77777777" w:rsidR="00513E2D" w:rsidRDefault="00513E2D" w:rsidP="00C83ECE">
            <w:pPr>
              <w:pStyle w:val="CopticVersemulti-line"/>
            </w:pPr>
            <w:r>
              <w:t>ⲛ̀ⲗⲓⲧⲟⲩⲣⲅⲟⲥ ⲛ̀ϣⲁϩ ⲛ̀ⲭ̀ⲣⲟⲙ:</w:t>
            </w:r>
          </w:p>
          <w:p w14:paraId="0F75F8D7" w14:textId="77777777" w:rsidR="00513E2D" w:rsidRPr="00C35319" w:rsidRDefault="00513E2D" w:rsidP="00C83ECE">
            <w:pPr>
              <w:pStyle w:val="CopticHangingVerse"/>
            </w:pPr>
            <w:r>
              <w:t>Ⲡϭⲟⲓⲥ ⲁⲣⲓϩ̀ⲙⲟⲧ ⲛⲁⲛ ⲙ̀ⲡⲓⲭⲱ ⲉ̀ⲃⲟⲗ ⲛ̀ⲧⲉ ⲛⲉⲛⲛⲟⲃⲓ.</w:t>
            </w:r>
          </w:p>
        </w:tc>
      </w:tr>
    </w:tbl>
    <w:p w14:paraId="6BB77E26" w14:textId="77777777" w:rsidR="00513E2D" w:rsidRDefault="00513E2D"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1E0FE2BE" w14:textId="77777777" w:rsidTr="00C83ECE">
        <w:trPr>
          <w:cantSplit/>
          <w:jc w:val="center"/>
        </w:trPr>
        <w:tc>
          <w:tcPr>
            <w:tcW w:w="288" w:type="dxa"/>
          </w:tcPr>
          <w:p w14:paraId="796F65F2" w14:textId="77777777" w:rsidR="00513E2D" w:rsidRDefault="00513E2D" w:rsidP="00C83ECE">
            <w:pPr>
              <w:pStyle w:val="CopticCross"/>
            </w:pPr>
          </w:p>
        </w:tc>
        <w:tc>
          <w:tcPr>
            <w:tcW w:w="3960" w:type="dxa"/>
          </w:tcPr>
          <w:p w14:paraId="41A6F5B7" w14:textId="77777777" w:rsidR="00513E2D" w:rsidRDefault="00513E2D" w:rsidP="00C83ECE">
            <w:pPr>
              <w:pStyle w:val="EngHang"/>
            </w:pPr>
            <w:r>
              <w:t>Hail to the four incorporeal living beasts,</w:t>
            </w:r>
          </w:p>
          <w:p w14:paraId="3D2D509C" w14:textId="77777777" w:rsidR="00513E2D" w:rsidRDefault="00513E2D" w:rsidP="00C83ECE">
            <w:pPr>
              <w:pStyle w:val="EngHang"/>
            </w:pPr>
            <w:r>
              <w:t>Carrying the throne of God,</w:t>
            </w:r>
          </w:p>
          <w:p w14:paraId="0E7A566E" w14:textId="77777777" w:rsidR="00513E2D" w:rsidRDefault="00513E2D" w:rsidP="00C83ECE">
            <w:pPr>
              <w:pStyle w:val="EngHang"/>
            </w:pPr>
            <w:r>
              <w:t>A lion’s face, and a calf’s face,</w:t>
            </w:r>
          </w:p>
          <w:p w14:paraId="065260B4" w14:textId="77777777" w:rsidR="00513E2D" w:rsidRDefault="00513E2D" w:rsidP="00C83ECE">
            <w:pPr>
              <w:pStyle w:val="EngHangEnd"/>
            </w:pPr>
            <w:r>
              <w:t>A man’s face, and an eagle’s face.</w:t>
            </w:r>
          </w:p>
        </w:tc>
        <w:tc>
          <w:tcPr>
            <w:tcW w:w="288" w:type="dxa"/>
          </w:tcPr>
          <w:p w14:paraId="21548959" w14:textId="77777777" w:rsidR="00513E2D" w:rsidRDefault="00513E2D" w:rsidP="00C83ECE"/>
        </w:tc>
        <w:tc>
          <w:tcPr>
            <w:tcW w:w="288" w:type="dxa"/>
          </w:tcPr>
          <w:p w14:paraId="4325D866" w14:textId="77777777" w:rsidR="00513E2D" w:rsidRDefault="00513E2D" w:rsidP="00C83ECE">
            <w:pPr>
              <w:pStyle w:val="CopticCross"/>
            </w:pPr>
          </w:p>
        </w:tc>
        <w:tc>
          <w:tcPr>
            <w:tcW w:w="3960" w:type="dxa"/>
          </w:tcPr>
          <w:p w14:paraId="1DEB9C52" w14:textId="77777777" w:rsidR="00513E2D" w:rsidRDefault="00513E2D" w:rsidP="00C83ECE">
            <w:pPr>
              <w:pStyle w:val="CopticVersemulti-line"/>
            </w:pPr>
            <w:r>
              <w:t>Ⲭⲉⲣⲉ ⲡⲓϥ̀ⲧⲟⲩ ⲛ̀ⲍⲱⲟⲛ ⲛ̀ⲁ̀ⲥⲱⲙⲁⲧⲟⲥ:</w:t>
            </w:r>
          </w:p>
          <w:p w14:paraId="72D8B267" w14:textId="77777777" w:rsidR="00513E2D" w:rsidRDefault="00513E2D" w:rsidP="00C83ECE">
            <w:pPr>
              <w:pStyle w:val="CopticVersemulti-line"/>
            </w:pPr>
            <w:r>
              <w:t>ⲉⲧϥⲁⲓ ϧⲁ ⲡⲓϩⲁⲣⲙⲁ ⲛ̀ⲧⲉ Ⲫϯ:</w:t>
            </w:r>
          </w:p>
          <w:p w14:paraId="7E411798" w14:textId="77777777" w:rsidR="00513E2D" w:rsidRDefault="00513E2D" w:rsidP="00C83ECE">
            <w:pPr>
              <w:pStyle w:val="CopticVersemulti-line"/>
            </w:pPr>
            <w:r>
              <w:t>ⲟⲩϩⲟ ⲙ̀ⲙⲟⲩⲓ̀ ⲛⲉⲙ ⲟⲩϩⲟ ⲙ̀ⲙⲁⲥⲓ:</w:t>
            </w:r>
          </w:p>
          <w:p w14:paraId="22331DED" w14:textId="77777777" w:rsidR="00513E2D" w:rsidRPr="00C35319" w:rsidRDefault="00513E2D" w:rsidP="00C83ECE">
            <w:pPr>
              <w:pStyle w:val="CopticHangingVerse"/>
            </w:pPr>
            <w:r>
              <w:t>ⲛⲉⲙ ⲟⲩϩⲟ ⲛ̀ⲣⲱⲙⲓ ⲛⲉⲙ ⲟⲩϩⲟ ⲛ̀ⲁ̀ⲏ̀ⲧⲟⲥ.</w:t>
            </w:r>
          </w:p>
        </w:tc>
      </w:tr>
    </w:tbl>
    <w:p w14:paraId="627A5E1A" w14:textId="77777777" w:rsidR="00513E2D" w:rsidRDefault="00513E2D" w:rsidP="0082304E">
      <w:pPr>
        <w:pStyle w:val="Heading4"/>
      </w:pPr>
      <w:r>
        <w:t>The Gospel Response for the Four Incorporeal Beasts</w:t>
      </w:r>
    </w:p>
    <w:p w14:paraId="0B78E570" w14:textId="77777777" w:rsidR="00513E2D" w:rsidRPr="00C14556" w:rsidRDefault="00513E2D" w:rsidP="00C14556">
      <w:pPr>
        <w:pStyle w:val="Rubric"/>
      </w:pPr>
      <w:r>
        <w:t>The last verse of the Doxology may be inserted into the Annual Gospel Response.</w:t>
      </w:r>
    </w:p>
    <w:p w14:paraId="45245CCF" w14:textId="5B6513B5" w:rsidR="00DD5136" w:rsidRDefault="00513E2D"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650</w:t>
      </w:r>
      <w:r w:rsidR="00191A26">
        <w:fldChar w:fldCharType="end"/>
      </w:r>
      <w:r w:rsidR="00191A26">
        <w:t>.</w:t>
      </w:r>
    </w:p>
    <w:p w14:paraId="1F095B73" w14:textId="77777777" w:rsidR="00494FE4" w:rsidRDefault="00494FE4" w:rsidP="00494FE4">
      <w:pPr>
        <w:pStyle w:val="Heading3"/>
      </w:pPr>
      <w:bookmarkStart w:id="1527" w:name="_Toc459399337"/>
      <w:r>
        <w:t>March 9 / Phamenoth 13: Return of St. Macarius the Great and St. Macarius of Alexandria from Exile</w:t>
      </w:r>
      <w:bookmarkEnd w:id="1527"/>
    </w:p>
    <w:p w14:paraId="450613FB" w14:textId="6A880327"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513E2D">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513E2D">
        <w:rPr>
          <w:noProof/>
        </w:rPr>
        <w:t>806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513E2D">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513E2D">
        <w:rPr>
          <w:noProof/>
        </w:rPr>
        <w:t>828</w:t>
      </w:r>
      <w:r w:rsidR="002409EF">
        <w:fldChar w:fldCharType="end"/>
      </w:r>
      <w:r>
        <w:t>.</w:t>
      </w:r>
    </w:p>
    <w:p w14:paraId="15396FC9" w14:textId="77777777" w:rsidR="007F571C" w:rsidRDefault="007F571C" w:rsidP="007F571C">
      <w:pPr>
        <w:pStyle w:val="Heading3"/>
      </w:pPr>
      <w:bookmarkStart w:id="1528" w:name="_Toc459399338"/>
      <w:r>
        <w:t>March 15 / Phamenoth 19: Martyrdom of St. Aristobulus the Apostle</w:t>
      </w:r>
      <w:bookmarkEnd w:id="1528"/>
    </w:p>
    <w:p w14:paraId="57821F33" w14:textId="2A2E8D9E" w:rsidR="00191A26" w:rsidRDefault="00191A26" w:rsidP="00191A26">
      <w:pPr>
        <w:pStyle w:val="Rubric"/>
      </w:pPr>
      <w:bookmarkStart w:id="1529" w:name="_Toc410196213"/>
      <w:bookmarkStart w:id="1530" w:name="_Toc410196455"/>
      <w:bookmarkStart w:id="1531" w:name="_Toc410196957"/>
      <w:r>
        <w:t xml:space="preserve">See </w:t>
      </w:r>
      <w:r>
        <w:fldChar w:fldCharType="begin"/>
      </w:r>
      <w:r>
        <w:instrText xml:space="preserve"> REF _Ref434488644 \h </w:instrText>
      </w:r>
      <w:r>
        <w:fldChar w:fldCharType="separate"/>
      </w:r>
      <w:r w:rsidR="00513E2D">
        <w:t>A Doxology for the Apostles</w:t>
      </w:r>
      <w:r>
        <w:fldChar w:fldCharType="end"/>
      </w:r>
      <w:r>
        <w:t xml:space="preserve">, on pages </w:t>
      </w:r>
      <w:r>
        <w:fldChar w:fldCharType="begin"/>
      </w:r>
      <w:r>
        <w:instrText xml:space="preserve"> PAGEREF _Ref434488644 \h </w:instrText>
      </w:r>
      <w:r>
        <w:fldChar w:fldCharType="separate"/>
      </w:r>
      <w:r w:rsidR="00513E2D">
        <w:rPr>
          <w:noProof/>
        </w:rPr>
        <w:t>570</w:t>
      </w:r>
      <w:r>
        <w:fldChar w:fldCharType="end"/>
      </w:r>
      <w:r>
        <w:t xml:space="preserve">, </w:t>
      </w:r>
      <w:r>
        <w:fldChar w:fldCharType="begin"/>
      </w:r>
      <w:r>
        <w:instrText xml:space="preserve"> PAGEREF _Ref434488657 \h </w:instrText>
      </w:r>
      <w:r>
        <w:fldChar w:fldCharType="separate"/>
      </w:r>
      <w:r w:rsidR="00513E2D">
        <w:rPr>
          <w:noProof/>
        </w:rPr>
        <w:t>570</w:t>
      </w:r>
      <w:r>
        <w:fldChar w:fldCharType="end"/>
      </w:r>
      <w:r>
        <w:t xml:space="preserve">, or </w:t>
      </w:r>
      <w:r>
        <w:fldChar w:fldCharType="begin"/>
      </w:r>
      <w:r>
        <w:instrText xml:space="preserve"> PAGEREF _Ref434488992 \h </w:instrText>
      </w:r>
      <w:r>
        <w:fldChar w:fldCharType="separate"/>
      </w:r>
      <w:r w:rsidR="00513E2D">
        <w:rPr>
          <w:noProof/>
        </w:rPr>
        <w:t>572</w:t>
      </w:r>
      <w:r>
        <w:fldChar w:fldCharType="end"/>
      </w:r>
      <w:r>
        <w:t>.</w:t>
      </w:r>
    </w:p>
    <w:p w14:paraId="35F3D5AC" w14:textId="77777777" w:rsidR="005329C1" w:rsidRDefault="005329C1" w:rsidP="005329C1">
      <w:pPr>
        <w:pStyle w:val="Heading3"/>
      </w:pPr>
      <w:bookmarkStart w:id="1532" w:name="_Toc459399339"/>
      <w:r>
        <w:t>March 17 / Phamenoth 21: Commemoration of the Theotokos</w:t>
      </w:r>
      <w:bookmarkEnd w:id="1532"/>
    </w:p>
    <w:p w14:paraId="665901C5" w14:textId="32B674E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13E2D">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13E2D">
        <w:rPr>
          <w:noProof/>
        </w:rPr>
        <w:t>902</w:t>
      </w:r>
      <w:r w:rsidR="007E24F9">
        <w:fldChar w:fldCharType="end"/>
      </w:r>
      <w:r w:rsidR="007E24F9">
        <w:t>.</w:t>
      </w:r>
    </w:p>
    <w:p w14:paraId="7FA5DE0B" w14:textId="77777777" w:rsidR="00C30529" w:rsidRDefault="00C30529" w:rsidP="00C30529">
      <w:pPr>
        <w:pStyle w:val="Heading3"/>
      </w:pPr>
      <w:bookmarkStart w:id="1533" w:name="_Ref434563557"/>
      <w:bookmarkStart w:id="1534" w:name="_Toc459399340"/>
      <w:r>
        <w:t>March 23 / Phamenoth 27: St. Macarius the Great</w:t>
      </w:r>
      <w:bookmarkEnd w:id="1533"/>
      <w:bookmarkEnd w:id="1534"/>
    </w:p>
    <w:p w14:paraId="19445963" w14:textId="77777777" w:rsidR="003E7329" w:rsidRDefault="003E7329" w:rsidP="003E7329">
      <w:pPr>
        <w:pStyle w:val="Heading4"/>
      </w:pPr>
      <w:bookmarkStart w:id="1535" w:name="_Ref434490507"/>
      <w:r>
        <w:t>The Doxology of St. Macarius the Great</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6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7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42" w:name="_Ref434490525"/>
      <w:r>
        <w:lastRenderedPageBreak/>
        <w:t>Another Doxology of St. Macarius the Great</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43" w:name="_Ref434490542"/>
      <w:r>
        <w:lastRenderedPageBreak/>
        <w:t>Another</w:t>
      </w:r>
      <w:r w:rsidR="00C30529">
        <w:t xml:space="preserve"> Doxology</w:t>
      </w:r>
      <w:r>
        <w:t xml:space="preserve"> of St. Macarius the Great</w:t>
      </w:r>
      <w:r>
        <w:rPr>
          <w:rStyle w:val="FootnoteReference"/>
        </w:rPr>
        <w:footnoteReference w:id="971"/>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44" w:name="_Toc459399341"/>
      <w:r>
        <w:t xml:space="preserve">March 25 / Phamenoth 29: </w:t>
      </w:r>
      <w:r w:rsidR="00495F1A">
        <w:t>Annunciation</w:t>
      </w:r>
      <w:bookmarkEnd w:id="1529"/>
      <w:bookmarkEnd w:id="1530"/>
      <w:bookmarkEnd w:id="1531"/>
      <w:bookmarkEnd w:id="1544"/>
    </w:p>
    <w:p w14:paraId="2B8989CB" w14:textId="77777777" w:rsidR="004246C3" w:rsidRDefault="004246C3" w:rsidP="004246C3">
      <w:pPr>
        <w:pStyle w:val="Heading4"/>
      </w:pPr>
      <w:bookmarkStart w:id="1545"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46" w:name="_Ref459399117"/>
      <w:r>
        <w:t>The Doxology</w:t>
      </w:r>
      <w:r w:rsidR="00E21EA3">
        <w:t xml:space="preserve"> for the Annunciation</w:t>
      </w:r>
      <w:bookmarkEnd w:id="1545"/>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47" w:name="_Ref434475566"/>
      <w:bookmarkStart w:id="1548" w:name="_Toc410196214"/>
      <w:bookmarkStart w:id="1549" w:name="_Toc410196456"/>
      <w:bookmarkStart w:id="1550" w:name="_Toc410196958"/>
      <w:r>
        <w:t>The Psali Adam</w:t>
      </w:r>
      <w:r w:rsidR="006C1B94">
        <w:t xml:space="preserve"> for Annunciation</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51"/>
            <w:r>
              <w:t>Head</w:t>
            </w:r>
            <w:commentRangeEnd w:id="1551"/>
            <w:r>
              <w:rPr>
                <w:rStyle w:val="CommentReference"/>
              </w:rPr>
              <w:commentReference w:id="155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52" w:name="_Ref434475591"/>
      <w:r>
        <w:t>The Psali Batos</w:t>
      </w:r>
      <w:r w:rsidR="006C1B94">
        <w:t xml:space="preserve"> for Annunciation</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53"/>
            <w:r>
              <w:t>ruler</w:t>
            </w:r>
            <w:commentRangeEnd w:id="1553"/>
            <w:r>
              <w:rPr>
                <w:rStyle w:val="CommentReference"/>
              </w:rPr>
              <w:commentReference w:id="155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7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54"/>
            <w:r>
              <w:t xml:space="preserve">peoples </w:t>
            </w:r>
            <w:commentRangeEnd w:id="1554"/>
            <w:r>
              <w:rPr>
                <w:rStyle w:val="CommentReference"/>
              </w:rPr>
              <w:commentReference w:id="155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55"/>
            <w:r>
              <w:t>burned</w:t>
            </w:r>
            <w:commentRangeEnd w:id="1555"/>
            <w:r>
              <w:rPr>
                <w:rStyle w:val="CommentReference"/>
              </w:rPr>
              <w:commentReference w:id="155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56"/>
            <w:r>
              <w:t>Servant</w:t>
            </w:r>
            <w:commentRangeEnd w:id="1556"/>
            <w:r>
              <w:rPr>
                <w:rStyle w:val="CommentReference"/>
              </w:rPr>
              <w:commentReference w:id="155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57"/>
            <w:r>
              <w:t xml:space="preserve">Ⲫⲱⲕ </w:t>
            </w:r>
            <w:commentRangeEnd w:id="1557"/>
            <w:r>
              <w:rPr>
                <w:rStyle w:val="CommentReference"/>
                <w:rFonts w:ascii="Times New Roman" w:hAnsi="Times New Roman"/>
              </w:rPr>
              <w:commentReference w:id="155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58" w:name="_Ref434562998"/>
      <w:bookmarkStart w:id="1559" w:name="_Toc459399342"/>
      <w:r>
        <w:t xml:space="preserve">March 26 / Phamenoth 30: </w:t>
      </w:r>
      <w:r w:rsidR="00D31016">
        <w:t>Arch</w:t>
      </w:r>
      <w:r>
        <w:t>angel Gabriel</w:t>
      </w:r>
      <w:bookmarkEnd w:id="1558"/>
      <w:bookmarkEnd w:id="1559"/>
    </w:p>
    <w:p w14:paraId="79F33061" w14:textId="5AB2DEC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513E2D">
        <w:t xml:space="preserve">The Doxology of Archangel Gabriel for December or </w:t>
      </w:r>
      <w:r w:rsidR="00513E2D"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513E2D">
        <w:rPr>
          <w:noProof/>
        </w:rPr>
        <w:t>682</w:t>
      </w:r>
      <w:r w:rsidR="002409EF">
        <w:fldChar w:fldCharType="end"/>
      </w:r>
      <w:r>
        <w:t xml:space="preserve">, </w:t>
      </w:r>
      <w:r w:rsidR="002409EF">
        <w:fldChar w:fldCharType="begin"/>
      </w:r>
      <w:r w:rsidR="002409EF">
        <w:instrText xml:space="preserve"> REF _Ref434487984 \h </w:instrText>
      </w:r>
      <w:r w:rsidR="002409EF">
        <w:fldChar w:fldCharType="separate"/>
      </w:r>
      <w:r w:rsidR="00513E2D">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513E2D">
        <w:rPr>
          <w:noProof/>
        </w:rPr>
        <w:t>651</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513E2D">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513E2D">
        <w:rPr>
          <w:noProof/>
        </w:rPr>
        <w:t>860</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60" w:name="_Toc459399343"/>
      <w:r>
        <w:t xml:space="preserve">March 28 / Pharamuthi 2: Martyrdom of St. James </w:t>
      </w:r>
      <w:r w:rsidR="008762FF">
        <w:t xml:space="preserve">the son of </w:t>
      </w:r>
      <w:r w:rsidR="002E495E">
        <w:t>Zebedee</w:t>
      </w:r>
      <w:r>
        <w:t>, the Apostles</w:t>
      </w:r>
      <w:bookmarkEnd w:id="1560"/>
    </w:p>
    <w:p w14:paraId="2200D664" w14:textId="7A614C85" w:rsidR="00191A26" w:rsidRDefault="00191A26" w:rsidP="00191A26">
      <w:pPr>
        <w:pStyle w:val="Rubric"/>
      </w:pPr>
      <w:r>
        <w:t xml:space="preserve">See </w:t>
      </w:r>
      <w:r>
        <w:fldChar w:fldCharType="begin"/>
      </w:r>
      <w:r>
        <w:instrText xml:space="preserve"> REF _Ref434488644 \h </w:instrText>
      </w:r>
      <w:r>
        <w:fldChar w:fldCharType="separate"/>
      </w:r>
      <w:r w:rsidR="00513E2D">
        <w:t>A Doxology for the Apostles</w:t>
      </w:r>
      <w:r>
        <w:fldChar w:fldCharType="end"/>
      </w:r>
      <w:r>
        <w:t xml:space="preserve">, on pages </w:t>
      </w:r>
      <w:r>
        <w:fldChar w:fldCharType="begin"/>
      </w:r>
      <w:r>
        <w:instrText xml:space="preserve"> PAGEREF _Ref434488644 \h </w:instrText>
      </w:r>
      <w:r>
        <w:fldChar w:fldCharType="separate"/>
      </w:r>
      <w:r w:rsidR="00513E2D">
        <w:rPr>
          <w:noProof/>
        </w:rPr>
        <w:t>570</w:t>
      </w:r>
      <w:r>
        <w:fldChar w:fldCharType="end"/>
      </w:r>
      <w:r>
        <w:t xml:space="preserve">, </w:t>
      </w:r>
      <w:r>
        <w:fldChar w:fldCharType="begin"/>
      </w:r>
      <w:r>
        <w:instrText xml:space="preserve"> PAGEREF _Ref434488657 \h </w:instrText>
      </w:r>
      <w:r>
        <w:fldChar w:fldCharType="separate"/>
      </w:r>
      <w:r w:rsidR="00513E2D">
        <w:rPr>
          <w:noProof/>
        </w:rPr>
        <w:t>570</w:t>
      </w:r>
      <w:r>
        <w:fldChar w:fldCharType="end"/>
      </w:r>
      <w:r>
        <w:t xml:space="preserve">, or </w:t>
      </w:r>
      <w:r>
        <w:fldChar w:fldCharType="begin"/>
      </w:r>
      <w:r>
        <w:instrText xml:space="preserve"> PAGEREF _Ref434488992 \h </w:instrText>
      </w:r>
      <w:r>
        <w:fldChar w:fldCharType="separate"/>
      </w:r>
      <w:r w:rsidR="00513E2D">
        <w:rPr>
          <w:noProof/>
        </w:rPr>
        <w:t>572</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61" w:name="April"/>
      <w:bookmarkStart w:id="1562" w:name="_Toc459399208"/>
      <w:bookmarkEnd w:id="1517"/>
      <w:r>
        <w:lastRenderedPageBreak/>
        <w:t>April</w:t>
      </w:r>
      <w:bookmarkEnd w:id="1548"/>
      <w:bookmarkEnd w:id="1549"/>
      <w:bookmarkEnd w:id="155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62"/>
    </w:p>
    <w:sdt>
      <w:sdtPr>
        <w:id w:val="637921212"/>
        <w:docPartObj>
          <w:docPartGallery w:val="Table of Contents"/>
          <w:docPartUnique/>
        </w:docPartObj>
      </w:sdtPr>
      <w:sdtEndPr>
        <w:rPr>
          <w:b/>
          <w:bCs/>
          <w:noProof/>
        </w:rPr>
      </w:sdtEndPr>
      <w:sdtContent>
        <w:p w14:paraId="2B0AF3BE" w14:textId="77777777" w:rsidR="00513E2D" w:rsidRDefault="009E261C">
          <w:pPr>
            <w:pStyle w:val="TOC3"/>
            <w:tabs>
              <w:tab w:val="right" w:leader="dot" w:pos="8846"/>
            </w:tabs>
            <w:rPr>
              <w:rFonts w:asciiTheme="minorHAnsi" w:eastAsia="宋体"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513E2D">
              <w:rPr>
                <w:noProof/>
                <w:webHidden/>
              </w:rPr>
              <w:t>822</w:t>
            </w:r>
            <w:r w:rsidR="00513E2D">
              <w:rPr>
                <w:noProof/>
                <w:webHidden/>
              </w:rPr>
              <w:fldChar w:fldCharType="end"/>
            </w:r>
          </w:hyperlink>
        </w:p>
        <w:p w14:paraId="5E3593DE"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45" w:history="1">
            <w:r w:rsidRPr="006D5528">
              <w:rPr>
                <w:rStyle w:val="Hyperlink"/>
                <w:noProof/>
              </w:rPr>
              <w:t>April 7 / Pharamuthi 12: Commemoration of Archangel Michael</w:t>
            </w:r>
            <w:r>
              <w:rPr>
                <w:noProof/>
                <w:webHidden/>
              </w:rPr>
              <w:tab/>
            </w:r>
            <w:r>
              <w:rPr>
                <w:noProof/>
                <w:webHidden/>
              </w:rPr>
              <w:fldChar w:fldCharType="begin"/>
            </w:r>
            <w:r>
              <w:rPr>
                <w:noProof/>
                <w:webHidden/>
              </w:rPr>
              <w:instrText xml:space="preserve"> PAGEREF _Toc459399345 \h </w:instrText>
            </w:r>
            <w:r>
              <w:rPr>
                <w:noProof/>
                <w:webHidden/>
              </w:rPr>
            </w:r>
            <w:r>
              <w:rPr>
                <w:noProof/>
                <w:webHidden/>
              </w:rPr>
              <w:fldChar w:fldCharType="separate"/>
            </w:r>
            <w:r>
              <w:rPr>
                <w:noProof/>
                <w:webHidden/>
              </w:rPr>
              <w:t>823</w:t>
            </w:r>
            <w:r>
              <w:rPr>
                <w:noProof/>
                <w:webHidden/>
              </w:rPr>
              <w:fldChar w:fldCharType="end"/>
            </w:r>
          </w:hyperlink>
        </w:p>
        <w:p w14:paraId="48768F4E"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46" w:history="1">
            <w:r w:rsidRPr="006D5528">
              <w:rPr>
                <w:rStyle w:val="Hyperlink"/>
                <w:noProof/>
              </w:rPr>
              <w:t>April 10 / Pharamuthi 15: Consecrating of the Church of St. Agabus the Apostle</w:t>
            </w:r>
            <w:r>
              <w:rPr>
                <w:noProof/>
                <w:webHidden/>
              </w:rPr>
              <w:tab/>
            </w:r>
            <w:r>
              <w:rPr>
                <w:noProof/>
                <w:webHidden/>
              </w:rPr>
              <w:fldChar w:fldCharType="begin"/>
            </w:r>
            <w:r>
              <w:rPr>
                <w:noProof/>
                <w:webHidden/>
              </w:rPr>
              <w:instrText xml:space="preserve"> PAGEREF _Toc459399346 \h </w:instrText>
            </w:r>
            <w:r>
              <w:rPr>
                <w:noProof/>
                <w:webHidden/>
              </w:rPr>
            </w:r>
            <w:r>
              <w:rPr>
                <w:noProof/>
                <w:webHidden/>
              </w:rPr>
              <w:fldChar w:fldCharType="separate"/>
            </w:r>
            <w:r>
              <w:rPr>
                <w:noProof/>
                <w:webHidden/>
              </w:rPr>
              <w:t>823</w:t>
            </w:r>
            <w:r>
              <w:rPr>
                <w:noProof/>
                <w:webHidden/>
              </w:rPr>
              <w:fldChar w:fldCharType="end"/>
            </w:r>
          </w:hyperlink>
        </w:p>
        <w:p w14:paraId="07646D25"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47" w:history="1">
            <w:r w:rsidRPr="006D5528">
              <w:rPr>
                <w:rStyle w:val="Hyperlink"/>
                <w:noProof/>
              </w:rPr>
              <w:t>April 12 / Pharamuthi 17: Martyrdom of St. James the brother of the Lord the bishop of Jerusalem</w:t>
            </w:r>
            <w:r>
              <w:rPr>
                <w:noProof/>
                <w:webHidden/>
              </w:rPr>
              <w:tab/>
            </w:r>
            <w:r>
              <w:rPr>
                <w:noProof/>
                <w:webHidden/>
              </w:rPr>
              <w:fldChar w:fldCharType="begin"/>
            </w:r>
            <w:r>
              <w:rPr>
                <w:noProof/>
                <w:webHidden/>
              </w:rPr>
              <w:instrText xml:space="preserve"> PAGEREF _Toc459399347 \h </w:instrText>
            </w:r>
            <w:r>
              <w:rPr>
                <w:noProof/>
                <w:webHidden/>
              </w:rPr>
            </w:r>
            <w:r>
              <w:rPr>
                <w:noProof/>
                <w:webHidden/>
              </w:rPr>
              <w:fldChar w:fldCharType="separate"/>
            </w:r>
            <w:r>
              <w:rPr>
                <w:noProof/>
                <w:webHidden/>
              </w:rPr>
              <w:t>823</w:t>
            </w:r>
            <w:r>
              <w:rPr>
                <w:noProof/>
                <w:webHidden/>
              </w:rPr>
              <w:fldChar w:fldCharType="end"/>
            </w:r>
          </w:hyperlink>
        </w:p>
        <w:p w14:paraId="32BBD4B2"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48" w:history="1">
            <w:r w:rsidRPr="006D5528">
              <w:rPr>
                <w:rStyle w:val="Hyperlink"/>
                <w:noProof/>
              </w:rPr>
              <w:t>April 16 / Pharamuthi 21: Commemoration of the Theotokos</w:t>
            </w:r>
            <w:r>
              <w:rPr>
                <w:noProof/>
                <w:webHidden/>
              </w:rPr>
              <w:tab/>
            </w:r>
            <w:r>
              <w:rPr>
                <w:noProof/>
                <w:webHidden/>
              </w:rPr>
              <w:fldChar w:fldCharType="begin"/>
            </w:r>
            <w:r>
              <w:rPr>
                <w:noProof/>
                <w:webHidden/>
              </w:rPr>
              <w:instrText xml:space="preserve"> PAGEREF _Toc459399348 \h </w:instrText>
            </w:r>
            <w:r>
              <w:rPr>
                <w:noProof/>
                <w:webHidden/>
              </w:rPr>
            </w:r>
            <w:r>
              <w:rPr>
                <w:noProof/>
                <w:webHidden/>
              </w:rPr>
              <w:fldChar w:fldCharType="separate"/>
            </w:r>
            <w:r>
              <w:rPr>
                <w:noProof/>
                <w:webHidden/>
              </w:rPr>
              <w:t>823</w:t>
            </w:r>
            <w:r>
              <w:rPr>
                <w:noProof/>
                <w:webHidden/>
              </w:rPr>
              <w:fldChar w:fldCharType="end"/>
            </w:r>
          </w:hyperlink>
        </w:p>
        <w:p w14:paraId="6ADB899A"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49" w:history="1">
            <w:r w:rsidRPr="006D5528">
              <w:rPr>
                <w:rStyle w:val="Hyperlink"/>
                <w:noProof/>
              </w:rPr>
              <w:t>April 18 / Pharamuthi 23: Martyrdom of St. George the Prince of the Martyrs</w:t>
            </w:r>
            <w:r>
              <w:rPr>
                <w:noProof/>
                <w:webHidden/>
              </w:rPr>
              <w:tab/>
            </w:r>
            <w:r>
              <w:rPr>
                <w:noProof/>
                <w:webHidden/>
              </w:rPr>
              <w:fldChar w:fldCharType="begin"/>
            </w:r>
            <w:r>
              <w:rPr>
                <w:noProof/>
                <w:webHidden/>
              </w:rPr>
              <w:instrText xml:space="preserve"> PAGEREF _Toc459399349 \h </w:instrText>
            </w:r>
            <w:r>
              <w:rPr>
                <w:noProof/>
                <w:webHidden/>
              </w:rPr>
            </w:r>
            <w:r>
              <w:rPr>
                <w:noProof/>
                <w:webHidden/>
              </w:rPr>
              <w:fldChar w:fldCharType="separate"/>
            </w:r>
            <w:r>
              <w:rPr>
                <w:noProof/>
                <w:webHidden/>
              </w:rPr>
              <w:t>824</w:t>
            </w:r>
            <w:r>
              <w:rPr>
                <w:noProof/>
                <w:webHidden/>
              </w:rPr>
              <w:fldChar w:fldCharType="end"/>
            </w:r>
          </w:hyperlink>
        </w:p>
        <w:p w14:paraId="033ACA17"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50" w:history="1">
            <w:r w:rsidRPr="006D5528">
              <w:rPr>
                <w:rStyle w:val="Hyperlink"/>
                <w:noProof/>
              </w:rPr>
              <w:t>April 24 / Pharamuthi 29: Commemoration of the Annunciation, Nativity, and Resurrection on the 29</w:t>
            </w:r>
            <w:r w:rsidRPr="006D5528">
              <w:rPr>
                <w:rStyle w:val="Hyperlink"/>
                <w:noProof/>
                <w:vertAlign w:val="superscript"/>
              </w:rPr>
              <w:t>th</w:t>
            </w:r>
            <w:r w:rsidRPr="006D5528">
              <w:rPr>
                <w:rStyle w:val="Hyperlink"/>
                <w:noProof/>
              </w:rPr>
              <w:t xml:space="preserve"> of Every Month</w:t>
            </w:r>
            <w:r>
              <w:rPr>
                <w:noProof/>
                <w:webHidden/>
              </w:rPr>
              <w:tab/>
            </w:r>
            <w:r>
              <w:rPr>
                <w:noProof/>
                <w:webHidden/>
              </w:rPr>
              <w:fldChar w:fldCharType="begin"/>
            </w:r>
            <w:r>
              <w:rPr>
                <w:noProof/>
                <w:webHidden/>
              </w:rPr>
              <w:instrText xml:space="preserve"> PAGEREF _Toc459399350 \h </w:instrText>
            </w:r>
            <w:r>
              <w:rPr>
                <w:noProof/>
                <w:webHidden/>
              </w:rPr>
            </w:r>
            <w:r>
              <w:rPr>
                <w:noProof/>
                <w:webHidden/>
              </w:rPr>
              <w:fldChar w:fldCharType="separate"/>
            </w:r>
            <w:r>
              <w:rPr>
                <w:noProof/>
                <w:webHidden/>
              </w:rPr>
              <w:t>825</w:t>
            </w:r>
            <w:r>
              <w:rPr>
                <w:noProof/>
                <w:webHidden/>
              </w:rPr>
              <w:fldChar w:fldCharType="end"/>
            </w:r>
          </w:hyperlink>
        </w:p>
        <w:p w14:paraId="016792A0"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51" w:history="1">
            <w:r w:rsidRPr="006D5528">
              <w:rPr>
                <w:rStyle w:val="Hyperlink"/>
                <w:noProof/>
              </w:rPr>
              <w:t>April 24 / Pharamuthi 29: Also the Departure of St. Erastus the Apostle</w:t>
            </w:r>
            <w:r>
              <w:rPr>
                <w:noProof/>
                <w:webHidden/>
              </w:rPr>
              <w:tab/>
            </w:r>
            <w:r>
              <w:rPr>
                <w:noProof/>
                <w:webHidden/>
              </w:rPr>
              <w:fldChar w:fldCharType="begin"/>
            </w:r>
            <w:r>
              <w:rPr>
                <w:noProof/>
                <w:webHidden/>
              </w:rPr>
              <w:instrText xml:space="preserve"> PAGEREF _Toc459399351 \h </w:instrText>
            </w:r>
            <w:r>
              <w:rPr>
                <w:noProof/>
                <w:webHidden/>
              </w:rPr>
            </w:r>
            <w:r>
              <w:rPr>
                <w:noProof/>
                <w:webHidden/>
              </w:rPr>
              <w:fldChar w:fldCharType="separate"/>
            </w:r>
            <w:r>
              <w:rPr>
                <w:noProof/>
                <w:webHidden/>
              </w:rPr>
              <w:t>825</w:t>
            </w:r>
            <w:r>
              <w:rPr>
                <w:noProof/>
                <w:webHidden/>
              </w:rPr>
              <w:fldChar w:fldCharType="end"/>
            </w:r>
          </w:hyperlink>
        </w:p>
        <w:p w14:paraId="7D70B56D"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52" w:history="1">
            <w:r w:rsidRPr="006D5528">
              <w:rPr>
                <w:rStyle w:val="Hyperlink"/>
                <w:noProof/>
              </w:rPr>
              <w:t>April 25 / Pharamuthi 30: Martyrdom of St. Mark the Evangelist</w:t>
            </w:r>
            <w:r>
              <w:rPr>
                <w:noProof/>
                <w:webHidden/>
              </w:rPr>
              <w:tab/>
            </w:r>
            <w:r>
              <w:rPr>
                <w:noProof/>
                <w:webHidden/>
              </w:rPr>
              <w:fldChar w:fldCharType="begin"/>
            </w:r>
            <w:r>
              <w:rPr>
                <w:noProof/>
                <w:webHidden/>
              </w:rPr>
              <w:instrText xml:space="preserve"> PAGEREF _Toc459399352 \h </w:instrText>
            </w:r>
            <w:r>
              <w:rPr>
                <w:noProof/>
                <w:webHidden/>
              </w:rPr>
            </w:r>
            <w:r>
              <w:rPr>
                <w:noProof/>
                <w:webHidden/>
              </w:rPr>
              <w:fldChar w:fldCharType="separate"/>
            </w:r>
            <w:r>
              <w:rPr>
                <w:noProof/>
                <w:webHidden/>
              </w:rPr>
              <w:t>825</w:t>
            </w:r>
            <w:r>
              <w:rPr>
                <w:noProof/>
                <w:webHidden/>
              </w:rPr>
              <w:fldChar w:fldCharType="end"/>
            </w:r>
          </w:hyperlink>
        </w:p>
        <w:p w14:paraId="67ED1B5D"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53" w:history="1">
            <w:r w:rsidRPr="006D5528">
              <w:rPr>
                <w:rStyle w:val="Hyperlink"/>
                <w:noProof/>
              </w:rPr>
              <w:t>April 26 / Pashons 1: Nativity of the Theotokos</w:t>
            </w:r>
            <w:r>
              <w:rPr>
                <w:noProof/>
                <w:webHidden/>
              </w:rPr>
              <w:tab/>
            </w:r>
            <w:r>
              <w:rPr>
                <w:noProof/>
                <w:webHidden/>
              </w:rPr>
              <w:fldChar w:fldCharType="begin"/>
            </w:r>
            <w:r>
              <w:rPr>
                <w:noProof/>
                <w:webHidden/>
              </w:rPr>
              <w:instrText xml:space="preserve"> PAGEREF _Toc459399353 \h </w:instrText>
            </w:r>
            <w:r>
              <w:rPr>
                <w:noProof/>
                <w:webHidden/>
              </w:rPr>
            </w:r>
            <w:r>
              <w:rPr>
                <w:noProof/>
                <w:webHidden/>
              </w:rPr>
              <w:fldChar w:fldCharType="separate"/>
            </w:r>
            <w:r>
              <w:rPr>
                <w:noProof/>
                <w:webHidden/>
              </w:rPr>
              <w:t>826</w:t>
            </w:r>
            <w:r>
              <w:rPr>
                <w:noProof/>
                <w:webHidden/>
              </w:rPr>
              <w:fldChar w:fldCharType="end"/>
            </w:r>
          </w:hyperlink>
        </w:p>
        <w:p w14:paraId="0E3FA6DD"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54" w:history="1">
            <w:r w:rsidRPr="006D5528">
              <w:rPr>
                <w:rStyle w:val="Hyperlink"/>
                <w:noProof/>
              </w:rPr>
              <w:t>April 28 / Pashons 3: Departure of St. Jason the Disciple</w:t>
            </w:r>
            <w:r>
              <w:rPr>
                <w:noProof/>
                <w:webHidden/>
              </w:rPr>
              <w:tab/>
            </w:r>
            <w:r>
              <w:rPr>
                <w:noProof/>
                <w:webHidden/>
              </w:rPr>
              <w:fldChar w:fldCharType="begin"/>
            </w:r>
            <w:r>
              <w:rPr>
                <w:noProof/>
                <w:webHidden/>
              </w:rPr>
              <w:instrText xml:space="preserve"> PAGEREF _Toc459399354 \h </w:instrText>
            </w:r>
            <w:r>
              <w:rPr>
                <w:noProof/>
                <w:webHidden/>
              </w:rPr>
            </w:r>
            <w:r>
              <w:rPr>
                <w:noProof/>
                <w:webHidden/>
              </w:rPr>
              <w:fldChar w:fldCharType="separate"/>
            </w:r>
            <w:r>
              <w:rPr>
                <w:noProof/>
                <w:webHidden/>
              </w:rPr>
              <w:t>826</w:t>
            </w:r>
            <w:r>
              <w:rPr>
                <w:noProof/>
                <w:webHidden/>
              </w:rPr>
              <w:fldChar w:fldCharType="end"/>
            </w:r>
          </w:hyperlink>
        </w:p>
        <w:p w14:paraId="3AF12B3A"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55" w:history="1">
            <w:r w:rsidRPr="006D5528">
              <w:rPr>
                <w:rStyle w:val="Hyperlink"/>
                <w:noProof/>
              </w:rPr>
              <w:t>April 28 / Pashons 3: Also St. Theodore the Disciple of St. Pachom</w:t>
            </w:r>
            <w:r>
              <w:rPr>
                <w:noProof/>
                <w:webHidden/>
              </w:rPr>
              <w:tab/>
            </w:r>
            <w:r>
              <w:rPr>
                <w:noProof/>
                <w:webHidden/>
              </w:rPr>
              <w:fldChar w:fldCharType="begin"/>
            </w:r>
            <w:r>
              <w:rPr>
                <w:noProof/>
                <w:webHidden/>
              </w:rPr>
              <w:instrText xml:space="preserve"> PAGEREF _Toc459399355 \h </w:instrText>
            </w:r>
            <w:r>
              <w:rPr>
                <w:noProof/>
                <w:webHidden/>
              </w:rPr>
            </w:r>
            <w:r>
              <w:rPr>
                <w:noProof/>
                <w:webHidden/>
              </w:rPr>
              <w:fldChar w:fldCharType="separate"/>
            </w:r>
            <w:r>
              <w:rPr>
                <w:noProof/>
                <w:webHidden/>
              </w:rPr>
              <w:t>826</w:t>
            </w:r>
            <w:r>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63" w:name="_Toc459399344"/>
      <w:r>
        <w:lastRenderedPageBreak/>
        <w:t>April 1 / Pharamuthi 6</w:t>
      </w:r>
      <w:r w:rsidR="006E4762">
        <w:t xml:space="preserve">: </w:t>
      </w:r>
      <w:r>
        <w:t>Saint Mary of Egypt</w:t>
      </w:r>
      <w:bookmarkEnd w:id="1563"/>
    </w:p>
    <w:p w14:paraId="70D0F650" w14:textId="77777777" w:rsidR="00254945" w:rsidRDefault="00254945" w:rsidP="00254945">
      <w:pPr>
        <w:pStyle w:val="Heading4"/>
      </w:pPr>
      <w:bookmarkStart w:id="1564" w:name="_Ref434491512"/>
      <w:r>
        <w:t>The Doxology</w:t>
      </w:r>
      <w:r w:rsidR="00810F04">
        <w:t xml:space="preserve"> for St. Mary of Egypt</w:t>
      </w:r>
      <w:bookmarkEnd w:id="15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65" w:name="_Toc459399345"/>
      <w:r>
        <w:lastRenderedPageBreak/>
        <w:t>April 7 / Pharamuthi 12: Commemoration of Archangel Michael</w:t>
      </w:r>
      <w:bookmarkEnd w:id="1565"/>
    </w:p>
    <w:p w14:paraId="46482CBC" w14:textId="77777777" w:rsidR="00513E2D" w:rsidRDefault="00191A26" w:rsidP="0082304E">
      <w:pPr>
        <w:pStyle w:val="Heading4"/>
      </w:pPr>
      <w:r>
        <w:t xml:space="preserve">See </w:t>
      </w:r>
      <w:r>
        <w:fldChar w:fldCharType="begin"/>
      </w:r>
      <w:r>
        <w:instrText xml:space="preserve"> REF _Ref434561114 \h </w:instrText>
      </w:r>
      <w:r>
        <w:fldChar w:fldCharType="separate"/>
      </w:r>
      <w:r w:rsidR="00513E2D">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46E675D" w14:textId="77777777" w:rsidTr="0082304E">
        <w:trPr>
          <w:cantSplit/>
          <w:jc w:val="center"/>
        </w:trPr>
        <w:tc>
          <w:tcPr>
            <w:tcW w:w="288" w:type="dxa"/>
          </w:tcPr>
          <w:p w14:paraId="59E8FFBD" w14:textId="77777777" w:rsidR="00513E2D" w:rsidRDefault="00513E2D" w:rsidP="0082304E">
            <w:pPr>
              <w:pStyle w:val="CopticCross"/>
            </w:pPr>
          </w:p>
        </w:tc>
        <w:tc>
          <w:tcPr>
            <w:tcW w:w="3960" w:type="dxa"/>
          </w:tcPr>
          <w:p w14:paraId="5AA7CE86" w14:textId="77777777" w:rsidR="00513E2D" w:rsidRDefault="00513E2D" w:rsidP="00C83ECE">
            <w:pPr>
              <w:pStyle w:val="EngHang"/>
            </w:pPr>
            <w:r>
              <w:t>Through the intercessions</w:t>
            </w:r>
          </w:p>
          <w:p w14:paraId="72AAD4DA" w14:textId="77777777" w:rsidR="00513E2D" w:rsidRDefault="00513E2D" w:rsidP="00C83ECE">
            <w:pPr>
              <w:pStyle w:val="EngHang"/>
            </w:pPr>
            <w:r>
              <w:t>Of the Four Incorporeal Beasts,</w:t>
            </w:r>
          </w:p>
          <w:p w14:paraId="1EB497CC" w14:textId="77777777" w:rsidR="00513E2D" w:rsidRDefault="00513E2D" w:rsidP="00C83ECE">
            <w:pPr>
              <w:pStyle w:val="EngHang"/>
            </w:pPr>
            <w:r>
              <w:t>The ministering flames of fire,</w:t>
            </w:r>
          </w:p>
          <w:p w14:paraId="11303678" w14:textId="77777777" w:rsidR="00513E2D" w:rsidRDefault="00513E2D" w:rsidP="0082304E">
            <w:pPr>
              <w:pStyle w:val="EngHangEnd"/>
            </w:pPr>
            <w:r>
              <w:t>O Lord, grant us the forgiveness of our sins.</w:t>
            </w:r>
          </w:p>
        </w:tc>
        <w:tc>
          <w:tcPr>
            <w:tcW w:w="288" w:type="dxa"/>
          </w:tcPr>
          <w:p w14:paraId="01A64668" w14:textId="77777777" w:rsidR="00513E2D" w:rsidRDefault="00513E2D" w:rsidP="0082304E"/>
        </w:tc>
        <w:tc>
          <w:tcPr>
            <w:tcW w:w="288" w:type="dxa"/>
          </w:tcPr>
          <w:p w14:paraId="62E7A8B8" w14:textId="77777777" w:rsidR="00513E2D" w:rsidRDefault="00513E2D" w:rsidP="0082304E">
            <w:pPr>
              <w:pStyle w:val="CopticCross"/>
            </w:pPr>
          </w:p>
        </w:tc>
        <w:tc>
          <w:tcPr>
            <w:tcW w:w="3960" w:type="dxa"/>
          </w:tcPr>
          <w:p w14:paraId="6C4089BD" w14:textId="77777777" w:rsidR="00513E2D" w:rsidRDefault="00513E2D" w:rsidP="00C83ECE">
            <w:pPr>
              <w:pStyle w:val="CopticVersemulti-line"/>
            </w:pPr>
            <w:r>
              <w:t>Ϩⲓⲧⲉⲛ ⲛⲓⲡ̀ⲣⲉⲥⲃⲓⲁ̀</w:t>
            </w:r>
          </w:p>
          <w:p w14:paraId="02F0F660" w14:textId="77777777" w:rsidR="00513E2D" w:rsidRDefault="00513E2D" w:rsidP="00C83ECE">
            <w:pPr>
              <w:pStyle w:val="CopticVersemulti-line"/>
            </w:pPr>
            <w:r>
              <w:t>ⲛ̀ⲧⲉ ⲡⲓϥ̀ⲧⲟⲩ ⲛ̀ⲍⲱⲟⲛ ⲛ̀ⲁⲥⲱⲙⲁⲧⲟⲥ</w:t>
            </w:r>
          </w:p>
          <w:p w14:paraId="712864C3" w14:textId="77777777" w:rsidR="00513E2D" w:rsidRDefault="00513E2D" w:rsidP="00C83ECE">
            <w:pPr>
              <w:pStyle w:val="CopticVersemulti-line"/>
            </w:pPr>
            <w:r>
              <w:t>ⲛ̀ⲗⲓⲧⲟⲩⲣⲅⲟⲥ ⲛ̀ϣⲁϩ ⲛ̀ⲭ̀ⲣⲟⲙ:</w:t>
            </w:r>
          </w:p>
          <w:p w14:paraId="35AE8D45" w14:textId="77777777" w:rsidR="00513E2D" w:rsidRPr="00C35319" w:rsidRDefault="00513E2D" w:rsidP="00C83ECE">
            <w:pPr>
              <w:pStyle w:val="CopticHangingVerse"/>
            </w:pPr>
            <w:r>
              <w:t>Ⲡϭⲟⲓⲥ ⲁⲣⲓϩ̀ⲙⲟⲧ ⲛⲁⲛ ⲙ̀ⲡⲓⲭⲱ ⲉ̀ⲃⲟⲗ ⲛ̀ⲧⲉ ⲛⲉⲛⲛⲟⲃⲓ.</w:t>
            </w:r>
          </w:p>
        </w:tc>
      </w:tr>
    </w:tbl>
    <w:p w14:paraId="1A7FFF5A" w14:textId="77777777" w:rsidR="00513E2D" w:rsidRDefault="00513E2D"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CCEFA5" w14:textId="77777777" w:rsidTr="00C83ECE">
        <w:trPr>
          <w:cantSplit/>
          <w:jc w:val="center"/>
        </w:trPr>
        <w:tc>
          <w:tcPr>
            <w:tcW w:w="288" w:type="dxa"/>
          </w:tcPr>
          <w:p w14:paraId="3B73EBC0" w14:textId="77777777" w:rsidR="00513E2D" w:rsidRDefault="00513E2D" w:rsidP="00C83ECE">
            <w:pPr>
              <w:pStyle w:val="CopticCross"/>
            </w:pPr>
          </w:p>
        </w:tc>
        <w:tc>
          <w:tcPr>
            <w:tcW w:w="3960" w:type="dxa"/>
          </w:tcPr>
          <w:p w14:paraId="6927E63C" w14:textId="77777777" w:rsidR="00513E2D" w:rsidRDefault="00513E2D" w:rsidP="00C83ECE">
            <w:pPr>
              <w:pStyle w:val="EngHang"/>
            </w:pPr>
            <w:r>
              <w:t>Hail to the four incorporeal living beasts,</w:t>
            </w:r>
          </w:p>
          <w:p w14:paraId="3AB8828F" w14:textId="77777777" w:rsidR="00513E2D" w:rsidRDefault="00513E2D" w:rsidP="00C83ECE">
            <w:pPr>
              <w:pStyle w:val="EngHang"/>
            </w:pPr>
            <w:r>
              <w:t>Carrying the throne of God,</w:t>
            </w:r>
          </w:p>
          <w:p w14:paraId="53757DF7" w14:textId="77777777" w:rsidR="00513E2D" w:rsidRDefault="00513E2D" w:rsidP="00C83ECE">
            <w:pPr>
              <w:pStyle w:val="EngHang"/>
            </w:pPr>
            <w:r>
              <w:t>A lion’s face, and a calf’s face,</w:t>
            </w:r>
          </w:p>
          <w:p w14:paraId="5D6E5AA6" w14:textId="77777777" w:rsidR="00513E2D" w:rsidRDefault="00513E2D" w:rsidP="00C83ECE">
            <w:pPr>
              <w:pStyle w:val="EngHangEnd"/>
            </w:pPr>
            <w:r>
              <w:t>A man’s face, and an eagle’s face.</w:t>
            </w:r>
          </w:p>
        </w:tc>
        <w:tc>
          <w:tcPr>
            <w:tcW w:w="288" w:type="dxa"/>
          </w:tcPr>
          <w:p w14:paraId="6D987E0D" w14:textId="77777777" w:rsidR="00513E2D" w:rsidRDefault="00513E2D" w:rsidP="00C83ECE"/>
        </w:tc>
        <w:tc>
          <w:tcPr>
            <w:tcW w:w="288" w:type="dxa"/>
          </w:tcPr>
          <w:p w14:paraId="0E289A35" w14:textId="77777777" w:rsidR="00513E2D" w:rsidRDefault="00513E2D" w:rsidP="00C83ECE">
            <w:pPr>
              <w:pStyle w:val="CopticCross"/>
            </w:pPr>
          </w:p>
        </w:tc>
        <w:tc>
          <w:tcPr>
            <w:tcW w:w="3960" w:type="dxa"/>
          </w:tcPr>
          <w:p w14:paraId="46B0A2DE" w14:textId="77777777" w:rsidR="00513E2D" w:rsidRDefault="00513E2D" w:rsidP="00C83ECE">
            <w:pPr>
              <w:pStyle w:val="CopticVersemulti-line"/>
            </w:pPr>
            <w:r>
              <w:t>Ⲭⲉⲣⲉ ⲡⲓϥ̀ⲧⲟⲩ ⲛ̀ⲍⲱⲟⲛ ⲛ̀ⲁ̀ⲥⲱⲙⲁⲧⲟⲥ:</w:t>
            </w:r>
          </w:p>
          <w:p w14:paraId="016500A9" w14:textId="77777777" w:rsidR="00513E2D" w:rsidRDefault="00513E2D" w:rsidP="00C83ECE">
            <w:pPr>
              <w:pStyle w:val="CopticVersemulti-line"/>
            </w:pPr>
            <w:r>
              <w:t>ⲉⲧϥⲁⲓ ϧⲁ ⲡⲓϩⲁⲣⲙⲁ ⲛ̀ⲧⲉ Ⲫϯ:</w:t>
            </w:r>
          </w:p>
          <w:p w14:paraId="1AD6F6FD" w14:textId="77777777" w:rsidR="00513E2D" w:rsidRDefault="00513E2D" w:rsidP="00C83ECE">
            <w:pPr>
              <w:pStyle w:val="CopticVersemulti-line"/>
            </w:pPr>
            <w:r>
              <w:t>ⲟⲩϩⲟ ⲙ̀ⲙⲟⲩⲓ̀ ⲛⲉⲙ ⲟⲩϩⲟ ⲙ̀ⲙⲁⲥⲓ:</w:t>
            </w:r>
          </w:p>
          <w:p w14:paraId="43CE061A" w14:textId="77777777" w:rsidR="00513E2D" w:rsidRPr="00C35319" w:rsidRDefault="00513E2D" w:rsidP="00C83ECE">
            <w:pPr>
              <w:pStyle w:val="CopticHangingVerse"/>
            </w:pPr>
            <w:r>
              <w:t>ⲛⲉⲙ ⲟⲩϩⲟ ⲛ̀ⲣⲱⲙⲓ ⲛⲉⲙ ⲟⲩϩⲟ ⲛ̀ⲁ̀ⲏ̀ⲧⲟⲥ.</w:t>
            </w:r>
          </w:p>
        </w:tc>
      </w:tr>
    </w:tbl>
    <w:p w14:paraId="3E126728" w14:textId="77777777" w:rsidR="00513E2D" w:rsidRDefault="00513E2D" w:rsidP="0082304E">
      <w:pPr>
        <w:pStyle w:val="Heading4"/>
      </w:pPr>
      <w:r>
        <w:t>The Gospel Response for the Four Incorporeal Beasts</w:t>
      </w:r>
    </w:p>
    <w:p w14:paraId="630C37AE" w14:textId="77777777" w:rsidR="00513E2D" w:rsidRPr="00C14556" w:rsidRDefault="00513E2D" w:rsidP="00C14556">
      <w:pPr>
        <w:pStyle w:val="Rubric"/>
      </w:pPr>
      <w:r>
        <w:t>The last verse of the Doxology may be inserted into the Annual Gospel Response.</w:t>
      </w:r>
    </w:p>
    <w:p w14:paraId="456231B0" w14:textId="16C50D5D" w:rsidR="00191A26" w:rsidRPr="00B637D8" w:rsidRDefault="00513E2D"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650</w:t>
      </w:r>
      <w:r w:rsidR="00191A26">
        <w:fldChar w:fldCharType="end"/>
      </w:r>
      <w:r w:rsidR="00191A26">
        <w:t>.</w:t>
      </w:r>
    </w:p>
    <w:p w14:paraId="63190F8B" w14:textId="77777777" w:rsidR="00072324" w:rsidRDefault="00072324" w:rsidP="00072324">
      <w:pPr>
        <w:pStyle w:val="Heading3"/>
      </w:pPr>
      <w:bookmarkStart w:id="1566" w:name="_Toc459399346"/>
      <w:r>
        <w:t>April 10 / Pharamuthi 15: Consecrating of the Church of St. Agabus the Apostle</w:t>
      </w:r>
      <w:bookmarkEnd w:id="1566"/>
    </w:p>
    <w:p w14:paraId="537622D5" w14:textId="1811FBB1" w:rsidR="00191A26" w:rsidRDefault="00191A26" w:rsidP="00191A26">
      <w:pPr>
        <w:pStyle w:val="Rubric"/>
      </w:pPr>
      <w:r>
        <w:t xml:space="preserve">See </w:t>
      </w:r>
      <w:r>
        <w:fldChar w:fldCharType="begin"/>
      </w:r>
      <w:r>
        <w:instrText xml:space="preserve"> REF _Ref434488644 \h </w:instrText>
      </w:r>
      <w:r>
        <w:fldChar w:fldCharType="separate"/>
      </w:r>
      <w:r w:rsidR="00513E2D">
        <w:t>A Doxology for the Apostles</w:t>
      </w:r>
      <w:r>
        <w:fldChar w:fldCharType="end"/>
      </w:r>
      <w:r>
        <w:t xml:space="preserve">, on pages </w:t>
      </w:r>
      <w:r>
        <w:fldChar w:fldCharType="begin"/>
      </w:r>
      <w:r>
        <w:instrText xml:space="preserve"> PAGEREF _Ref434488644 \h </w:instrText>
      </w:r>
      <w:r>
        <w:fldChar w:fldCharType="separate"/>
      </w:r>
      <w:r w:rsidR="00513E2D">
        <w:rPr>
          <w:noProof/>
        </w:rPr>
        <w:t>570</w:t>
      </w:r>
      <w:r>
        <w:fldChar w:fldCharType="end"/>
      </w:r>
      <w:r>
        <w:t xml:space="preserve">, </w:t>
      </w:r>
      <w:r>
        <w:fldChar w:fldCharType="begin"/>
      </w:r>
      <w:r>
        <w:instrText xml:space="preserve"> PAGEREF _Ref434488657 \h </w:instrText>
      </w:r>
      <w:r>
        <w:fldChar w:fldCharType="separate"/>
      </w:r>
      <w:r w:rsidR="00513E2D">
        <w:rPr>
          <w:noProof/>
        </w:rPr>
        <w:t>570</w:t>
      </w:r>
      <w:r>
        <w:fldChar w:fldCharType="end"/>
      </w:r>
      <w:r>
        <w:t xml:space="preserve">, or </w:t>
      </w:r>
      <w:r>
        <w:fldChar w:fldCharType="begin"/>
      </w:r>
      <w:r>
        <w:instrText xml:space="preserve"> PAGEREF _Ref434488992 \h </w:instrText>
      </w:r>
      <w:r>
        <w:fldChar w:fldCharType="separate"/>
      </w:r>
      <w:r w:rsidR="00513E2D">
        <w:rPr>
          <w:noProof/>
        </w:rPr>
        <w:t>572</w:t>
      </w:r>
      <w:r>
        <w:fldChar w:fldCharType="end"/>
      </w:r>
      <w:r>
        <w:t>.</w:t>
      </w:r>
    </w:p>
    <w:p w14:paraId="76232F53" w14:textId="77777777" w:rsidR="00072324" w:rsidRDefault="00072324" w:rsidP="00072324">
      <w:pPr>
        <w:pStyle w:val="Heading3"/>
      </w:pPr>
      <w:bookmarkStart w:id="1567" w:name="_Toc459399347"/>
      <w:r>
        <w:t xml:space="preserve">April 12 / Pharamuthi 17: Martyrdom of St. </w:t>
      </w:r>
      <w:commentRangeStart w:id="1568"/>
      <w:r>
        <w:t xml:space="preserve">James </w:t>
      </w:r>
      <w:commentRangeEnd w:id="1568"/>
      <w:r>
        <w:rPr>
          <w:rStyle w:val="CommentReference"/>
          <w:rFonts w:eastAsiaTheme="minorHAnsi" w:cstheme="minorBidi"/>
          <w:b w:val="0"/>
          <w:bCs w:val="0"/>
        </w:rPr>
        <w:commentReference w:id="1568"/>
      </w:r>
      <w:r>
        <w:t xml:space="preserve">the brother of </w:t>
      </w:r>
      <w:r w:rsidR="002E495E">
        <w:t>the Lord the bishop of Jerusalem</w:t>
      </w:r>
      <w:bookmarkEnd w:id="1567"/>
    </w:p>
    <w:p w14:paraId="3EDB7D36" w14:textId="709C8127" w:rsidR="00191A26" w:rsidRDefault="00191A26" w:rsidP="00191A26">
      <w:pPr>
        <w:pStyle w:val="Rubric"/>
      </w:pPr>
      <w:r>
        <w:t xml:space="preserve">See </w:t>
      </w:r>
      <w:r>
        <w:fldChar w:fldCharType="begin"/>
      </w:r>
      <w:r>
        <w:instrText xml:space="preserve"> REF _Ref434488644 \h </w:instrText>
      </w:r>
      <w:r>
        <w:fldChar w:fldCharType="separate"/>
      </w:r>
      <w:r w:rsidR="00513E2D">
        <w:t>A Doxology for the Apostles</w:t>
      </w:r>
      <w:r>
        <w:fldChar w:fldCharType="end"/>
      </w:r>
      <w:r>
        <w:t xml:space="preserve">, on pages </w:t>
      </w:r>
      <w:r>
        <w:fldChar w:fldCharType="begin"/>
      </w:r>
      <w:r>
        <w:instrText xml:space="preserve"> PAGEREF _Ref434488644 \h </w:instrText>
      </w:r>
      <w:r>
        <w:fldChar w:fldCharType="separate"/>
      </w:r>
      <w:r w:rsidR="00513E2D">
        <w:rPr>
          <w:noProof/>
        </w:rPr>
        <w:t>570</w:t>
      </w:r>
      <w:r>
        <w:fldChar w:fldCharType="end"/>
      </w:r>
      <w:r>
        <w:t xml:space="preserve">, </w:t>
      </w:r>
      <w:r>
        <w:fldChar w:fldCharType="begin"/>
      </w:r>
      <w:r>
        <w:instrText xml:space="preserve"> PAGEREF _Ref434488657 \h </w:instrText>
      </w:r>
      <w:r>
        <w:fldChar w:fldCharType="separate"/>
      </w:r>
      <w:r w:rsidR="00513E2D">
        <w:rPr>
          <w:noProof/>
        </w:rPr>
        <w:t>570</w:t>
      </w:r>
      <w:r>
        <w:fldChar w:fldCharType="end"/>
      </w:r>
      <w:r>
        <w:t xml:space="preserve">, or </w:t>
      </w:r>
      <w:r>
        <w:fldChar w:fldCharType="begin"/>
      </w:r>
      <w:r>
        <w:instrText xml:space="preserve"> PAGEREF _Ref434488992 \h </w:instrText>
      </w:r>
      <w:r>
        <w:fldChar w:fldCharType="separate"/>
      </w:r>
      <w:r w:rsidR="00513E2D">
        <w:rPr>
          <w:noProof/>
        </w:rPr>
        <w:t>572</w:t>
      </w:r>
      <w:r>
        <w:fldChar w:fldCharType="end"/>
      </w:r>
      <w:r>
        <w:t>.</w:t>
      </w:r>
    </w:p>
    <w:p w14:paraId="055F566A" w14:textId="77777777" w:rsidR="005329C1" w:rsidRDefault="005329C1" w:rsidP="005329C1">
      <w:pPr>
        <w:pStyle w:val="Heading3"/>
      </w:pPr>
      <w:bookmarkStart w:id="1569" w:name="_Toc459399348"/>
      <w:r>
        <w:t>April 16 / Pharamuthi 21: Commemoration of the Theotokos</w:t>
      </w:r>
      <w:bookmarkEnd w:id="1569"/>
    </w:p>
    <w:p w14:paraId="3582D329" w14:textId="47EAC24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13E2D">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13E2D">
        <w:rPr>
          <w:noProof/>
        </w:rPr>
        <w:t>902</w:t>
      </w:r>
      <w:r w:rsidR="007E24F9">
        <w:fldChar w:fldCharType="end"/>
      </w:r>
      <w:r w:rsidR="007E24F9">
        <w:t>.</w:t>
      </w:r>
    </w:p>
    <w:p w14:paraId="76EB9DA3" w14:textId="77777777" w:rsidR="00AF6D10" w:rsidRDefault="00AF6D10" w:rsidP="00AF6D10">
      <w:pPr>
        <w:pStyle w:val="Heading3"/>
      </w:pPr>
      <w:bookmarkStart w:id="1570" w:name="_Ref434560035"/>
      <w:bookmarkStart w:id="1571" w:name="_Toc459399349"/>
      <w:r>
        <w:lastRenderedPageBreak/>
        <w:t>April 18 / Pharamuthi 23: Martyrdom of St. George the Prince of the Martyrs</w:t>
      </w:r>
      <w:bookmarkEnd w:id="1570"/>
      <w:bookmarkEnd w:id="1571"/>
    </w:p>
    <w:p w14:paraId="480B7CF0" w14:textId="77777777" w:rsidR="00AF6D10" w:rsidRDefault="00AF6D10" w:rsidP="00AF6D10">
      <w:pPr>
        <w:pStyle w:val="Heading4"/>
      </w:pPr>
      <w:bookmarkStart w:id="1572" w:name="_Ref434489211"/>
      <w:r>
        <w:t>Another Doxology of St. George</w:t>
      </w:r>
      <w:bookmarkEnd w:id="1572"/>
    </w:p>
    <w:p w14:paraId="7BC4CD70" w14:textId="7869109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513E2D">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513E2D">
        <w:rPr>
          <w:noProof/>
        </w:rPr>
        <w:t>574</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73" w:name="_Toc459399350"/>
      <w:r>
        <w:t>April 24 / Pharamuthi 29: Commemoration of the Annunciation, Nativity, and Resurrection on the 29</w:t>
      </w:r>
      <w:r w:rsidRPr="00C0205C">
        <w:rPr>
          <w:vertAlign w:val="superscript"/>
        </w:rPr>
        <w:t>th</w:t>
      </w:r>
      <w:r>
        <w:t xml:space="preserve"> of Every Month</w:t>
      </w:r>
      <w:bookmarkEnd w:id="1573"/>
    </w:p>
    <w:p w14:paraId="303C033D" w14:textId="3036D454" w:rsidR="00B52D77" w:rsidRDefault="00B52D77" w:rsidP="00B52D77">
      <w:pPr>
        <w:pStyle w:val="Rubric"/>
      </w:pPr>
      <w:r>
        <w:t xml:space="preserve">See </w:t>
      </w:r>
      <w:r>
        <w:fldChar w:fldCharType="begin"/>
      </w:r>
      <w:r>
        <w:instrText xml:space="preserve"> REF _Ref435003974 \h </w:instrText>
      </w:r>
      <w:r>
        <w:fldChar w:fldCharType="separate"/>
      </w:r>
      <w:r w:rsidR="00513E2D">
        <w:t>September 26 (27) / Tho-out 29: Commemoration of the Annunciation, Nativity, and Resurrection on the 29</w:t>
      </w:r>
      <w:r w:rsidR="00513E2D" w:rsidRPr="00C0205C">
        <w:rPr>
          <w:vertAlign w:val="superscript"/>
        </w:rPr>
        <w:t>th</w:t>
      </w:r>
      <w:r w:rsidR="00513E2D">
        <w:t xml:space="preserve"> of Every Coptic Month</w:t>
      </w:r>
      <w:r>
        <w:fldChar w:fldCharType="end"/>
      </w:r>
      <w:r>
        <w:t xml:space="preserve">, page </w:t>
      </w:r>
      <w:r>
        <w:fldChar w:fldCharType="begin"/>
      </w:r>
      <w:r>
        <w:instrText xml:space="preserve"> PAGEREF _Ref435003974 \h </w:instrText>
      </w:r>
      <w:r>
        <w:fldChar w:fldCharType="separate"/>
      </w:r>
      <w:r w:rsidR="00513E2D">
        <w:rPr>
          <w:noProof/>
        </w:rPr>
        <w:t>626</w:t>
      </w:r>
      <w:r>
        <w:fldChar w:fldCharType="end"/>
      </w:r>
      <w:r>
        <w:t>.</w:t>
      </w:r>
    </w:p>
    <w:p w14:paraId="0955026C" w14:textId="77777777" w:rsidR="00072324" w:rsidRDefault="00072324" w:rsidP="00072324">
      <w:pPr>
        <w:pStyle w:val="Heading3"/>
      </w:pPr>
      <w:bookmarkStart w:id="1574" w:name="_Toc459399351"/>
      <w:r>
        <w:t xml:space="preserve">April 24 / Pharamuthi 29: </w:t>
      </w:r>
      <w:r w:rsidR="00B52D77">
        <w:t xml:space="preserve">Also the </w:t>
      </w:r>
      <w:r>
        <w:t>Departure of St. Erastus the Apostle</w:t>
      </w:r>
      <w:bookmarkEnd w:id="1574"/>
    </w:p>
    <w:p w14:paraId="1D4A92BF" w14:textId="75BD0C41" w:rsidR="00191A26" w:rsidRDefault="00191A26" w:rsidP="00191A26">
      <w:pPr>
        <w:pStyle w:val="Rubric"/>
      </w:pPr>
      <w:r>
        <w:t xml:space="preserve">See </w:t>
      </w:r>
      <w:r>
        <w:fldChar w:fldCharType="begin"/>
      </w:r>
      <w:r>
        <w:instrText xml:space="preserve"> REF _Ref434488644 \h </w:instrText>
      </w:r>
      <w:r>
        <w:fldChar w:fldCharType="separate"/>
      </w:r>
      <w:r w:rsidR="00513E2D">
        <w:t>A Doxology for the Apostles</w:t>
      </w:r>
      <w:r>
        <w:fldChar w:fldCharType="end"/>
      </w:r>
      <w:r>
        <w:t xml:space="preserve">, on pages </w:t>
      </w:r>
      <w:r>
        <w:fldChar w:fldCharType="begin"/>
      </w:r>
      <w:r>
        <w:instrText xml:space="preserve"> PAGEREF _Ref434488644 \h </w:instrText>
      </w:r>
      <w:r>
        <w:fldChar w:fldCharType="separate"/>
      </w:r>
      <w:r w:rsidR="00513E2D">
        <w:rPr>
          <w:noProof/>
        </w:rPr>
        <w:t>570</w:t>
      </w:r>
      <w:r>
        <w:fldChar w:fldCharType="end"/>
      </w:r>
      <w:r>
        <w:t xml:space="preserve">, </w:t>
      </w:r>
      <w:r>
        <w:fldChar w:fldCharType="begin"/>
      </w:r>
      <w:r>
        <w:instrText xml:space="preserve"> PAGEREF _Ref434488657 \h </w:instrText>
      </w:r>
      <w:r>
        <w:fldChar w:fldCharType="separate"/>
      </w:r>
      <w:r w:rsidR="00513E2D">
        <w:rPr>
          <w:noProof/>
        </w:rPr>
        <w:t>570</w:t>
      </w:r>
      <w:r>
        <w:fldChar w:fldCharType="end"/>
      </w:r>
      <w:r>
        <w:t xml:space="preserve">, or </w:t>
      </w:r>
      <w:r>
        <w:fldChar w:fldCharType="begin"/>
      </w:r>
      <w:r>
        <w:instrText xml:space="preserve"> PAGEREF _Ref434488992 \h </w:instrText>
      </w:r>
      <w:r>
        <w:fldChar w:fldCharType="separate"/>
      </w:r>
      <w:r w:rsidR="00513E2D">
        <w:rPr>
          <w:noProof/>
        </w:rPr>
        <w:t>572</w:t>
      </w:r>
      <w:r>
        <w:fldChar w:fldCharType="end"/>
      </w:r>
      <w:r>
        <w:t>.</w:t>
      </w:r>
    </w:p>
    <w:p w14:paraId="50EC74FD" w14:textId="77777777" w:rsidR="00072324" w:rsidRDefault="00072324" w:rsidP="00072324">
      <w:pPr>
        <w:pStyle w:val="Heading3"/>
      </w:pPr>
      <w:bookmarkStart w:id="1575" w:name="_Ref434562195"/>
      <w:bookmarkStart w:id="1576" w:name="_Toc459399352"/>
      <w:r>
        <w:t>April 25 / Pharamuthi 30: Martyrdom of St. Mark the Evangelist</w:t>
      </w:r>
      <w:bookmarkEnd w:id="1575"/>
      <w:bookmarkEnd w:id="1576"/>
    </w:p>
    <w:p w14:paraId="1A50F251" w14:textId="77777777" w:rsidR="00072324" w:rsidRDefault="00B46E6E" w:rsidP="00072324">
      <w:pPr>
        <w:pStyle w:val="Heading4"/>
      </w:pPr>
      <w:bookmarkStart w:id="1577" w:name="_Ref434488936"/>
      <w:r>
        <w:t>Another</w:t>
      </w:r>
      <w:r w:rsidR="00072324">
        <w:t xml:space="preserve"> Doxology</w:t>
      </w:r>
      <w:r>
        <w:t xml:space="preserve"> of St. Mark</w:t>
      </w:r>
      <w:bookmarkEnd w:id="1577"/>
    </w:p>
    <w:p w14:paraId="2E6CD030" w14:textId="4EAE56B9"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513E2D">
        <w:t>The Doxology of St. Mark</w:t>
      </w:r>
      <w:r>
        <w:fldChar w:fldCharType="end"/>
      </w:r>
      <w:r>
        <w:t xml:space="preserve">, page </w:t>
      </w:r>
      <w:r>
        <w:fldChar w:fldCharType="begin"/>
      </w:r>
      <w:r>
        <w:instrText xml:space="preserve"> PAGEREF _Ref434488814 \h </w:instrText>
      </w:r>
      <w:r>
        <w:fldChar w:fldCharType="separate"/>
      </w:r>
      <w:r w:rsidR="00513E2D">
        <w:rPr>
          <w:noProof/>
        </w:rPr>
        <w:t>571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78" w:name="_Toc459399353"/>
      <w:r>
        <w:t>April 26 / Pashons 1: Nativity of the Theotokos</w:t>
      </w:r>
      <w:bookmarkEnd w:id="1578"/>
    </w:p>
    <w:p w14:paraId="07258AA7" w14:textId="760C46B7"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13E2D">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13E2D">
        <w:rPr>
          <w:noProof/>
        </w:rPr>
        <w:t>902</w:t>
      </w:r>
      <w:r w:rsidR="007E24F9">
        <w:fldChar w:fldCharType="end"/>
      </w:r>
      <w:r w:rsidR="007E24F9">
        <w:t>.</w:t>
      </w:r>
    </w:p>
    <w:p w14:paraId="4644CD75" w14:textId="77777777" w:rsidR="00160DE3" w:rsidRDefault="00160DE3" w:rsidP="00160DE3">
      <w:pPr>
        <w:pStyle w:val="Heading3"/>
      </w:pPr>
      <w:bookmarkStart w:id="1579" w:name="_Toc459399354"/>
      <w:r>
        <w:t>April 28 /</w:t>
      </w:r>
      <w:r w:rsidR="00F66BB3">
        <w:t xml:space="preserve"> Pashons 3: Departure of St. Jas</w:t>
      </w:r>
      <w:r>
        <w:t>on the Disciple</w:t>
      </w:r>
      <w:bookmarkEnd w:id="1579"/>
    </w:p>
    <w:p w14:paraId="588AE276" w14:textId="320C1CD5" w:rsidR="00191A26" w:rsidRDefault="00191A26" w:rsidP="00191A26">
      <w:pPr>
        <w:pStyle w:val="Rubric"/>
      </w:pPr>
      <w:bookmarkStart w:id="1580" w:name="_Toc410196215"/>
      <w:bookmarkStart w:id="1581" w:name="_Toc410196457"/>
      <w:bookmarkStart w:id="1582" w:name="_Toc410196959"/>
      <w:r>
        <w:t xml:space="preserve">See </w:t>
      </w:r>
      <w:r>
        <w:fldChar w:fldCharType="begin"/>
      </w:r>
      <w:r>
        <w:instrText xml:space="preserve"> REF _Ref434488644 \h </w:instrText>
      </w:r>
      <w:r>
        <w:fldChar w:fldCharType="separate"/>
      </w:r>
      <w:r w:rsidR="00513E2D">
        <w:t>A Doxology for the Apostles</w:t>
      </w:r>
      <w:r>
        <w:fldChar w:fldCharType="end"/>
      </w:r>
      <w:r>
        <w:t xml:space="preserve">, on pages </w:t>
      </w:r>
      <w:r>
        <w:fldChar w:fldCharType="begin"/>
      </w:r>
      <w:r>
        <w:instrText xml:space="preserve"> PAGEREF _Ref434488644 \h </w:instrText>
      </w:r>
      <w:r>
        <w:fldChar w:fldCharType="separate"/>
      </w:r>
      <w:r w:rsidR="00513E2D">
        <w:rPr>
          <w:noProof/>
        </w:rPr>
        <w:t>570</w:t>
      </w:r>
      <w:r>
        <w:fldChar w:fldCharType="end"/>
      </w:r>
      <w:r>
        <w:t xml:space="preserve">, </w:t>
      </w:r>
      <w:r>
        <w:fldChar w:fldCharType="begin"/>
      </w:r>
      <w:r>
        <w:instrText xml:space="preserve"> PAGEREF _Ref434488657 \h </w:instrText>
      </w:r>
      <w:r>
        <w:fldChar w:fldCharType="separate"/>
      </w:r>
      <w:r w:rsidR="00513E2D">
        <w:rPr>
          <w:noProof/>
        </w:rPr>
        <w:t>570</w:t>
      </w:r>
      <w:r>
        <w:fldChar w:fldCharType="end"/>
      </w:r>
      <w:r>
        <w:t xml:space="preserve">, or </w:t>
      </w:r>
      <w:r>
        <w:fldChar w:fldCharType="begin"/>
      </w:r>
      <w:r>
        <w:instrText xml:space="preserve"> PAGEREF _Ref434488992 \h </w:instrText>
      </w:r>
      <w:r>
        <w:fldChar w:fldCharType="separate"/>
      </w:r>
      <w:r w:rsidR="00513E2D">
        <w:rPr>
          <w:noProof/>
        </w:rPr>
        <w:t>572</w:t>
      </w:r>
      <w:r>
        <w:fldChar w:fldCharType="end"/>
      </w:r>
      <w:r>
        <w:t>.</w:t>
      </w:r>
    </w:p>
    <w:p w14:paraId="631EA45A" w14:textId="77777777" w:rsidR="00F66BB3" w:rsidRDefault="00F66BB3" w:rsidP="00F66BB3">
      <w:pPr>
        <w:pStyle w:val="Heading3"/>
      </w:pPr>
      <w:bookmarkStart w:id="1583" w:name="_Toc459399355"/>
      <w:r>
        <w:t>April 28 / Pashons 3: Also St. Theodore</w:t>
      </w:r>
      <w:r w:rsidR="00AF6F9B">
        <w:t xml:space="preserve"> the Disciple of St. Pachom</w:t>
      </w:r>
      <w:bookmarkEnd w:id="158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84" w:name="May"/>
      <w:bookmarkStart w:id="1585" w:name="_Toc459399209"/>
      <w:bookmarkEnd w:id="1561"/>
      <w:r>
        <w:lastRenderedPageBreak/>
        <w:t>May</w:t>
      </w:r>
      <w:r w:rsidR="00495F1A">
        <w:t xml:space="preserve"> or </w:t>
      </w:r>
      <w:bookmarkEnd w:id="1580"/>
      <w:bookmarkEnd w:id="1581"/>
      <w:bookmarkEnd w:id="1582"/>
      <w:r w:rsidRPr="00FB5E62">
        <w:rPr>
          <w:rFonts w:ascii="FreeSerifAvvaShenouda" w:eastAsia="Arial Unicode MS" w:hAnsi="FreeSerifAvvaShenouda" w:cs="FreeSerifAvvaShenouda"/>
          <w:lang w:val="en-US"/>
        </w:rPr>
        <w:t>Ⲡⲁϣⲁⲛⲥ</w:t>
      </w:r>
      <w:bookmarkEnd w:id="1585"/>
    </w:p>
    <w:bookmarkStart w:id="1586" w:name="_Ref434563583" w:displacedByCustomXml="next"/>
    <w:bookmarkStart w:id="1587" w:name="_Toc410196960" w:displacedByCustomXml="next"/>
    <w:bookmarkStart w:id="1588" w:name="_Toc410196458" w:displacedByCustomXml="next"/>
    <w:bookmarkStart w:id="1589" w:name="_Toc410196216" w:displacedByCustomXml="next"/>
    <w:sdt>
      <w:sdtPr>
        <w:id w:val="-252591667"/>
        <w:docPartObj>
          <w:docPartGallery w:val="Table of Contents"/>
          <w:docPartUnique/>
        </w:docPartObj>
      </w:sdtPr>
      <w:sdtEndPr>
        <w:rPr>
          <w:b/>
          <w:bCs/>
          <w:noProof/>
        </w:rPr>
      </w:sdtEndPr>
      <w:sdtContent>
        <w:p w14:paraId="36BA7A17" w14:textId="77777777" w:rsidR="00513E2D" w:rsidRDefault="009E261C">
          <w:pPr>
            <w:pStyle w:val="TOC3"/>
            <w:tabs>
              <w:tab w:val="right" w:leader="dot" w:pos="8846"/>
            </w:tabs>
            <w:rPr>
              <w:rFonts w:asciiTheme="minorHAnsi" w:eastAsia="宋体"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513E2D">
              <w:rPr>
                <w:noProof/>
                <w:webHidden/>
              </w:rPr>
              <w:t>829</w:t>
            </w:r>
            <w:r w:rsidR="00513E2D">
              <w:rPr>
                <w:noProof/>
                <w:webHidden/>
              </w:rPr>
              <w:fldChar w:fldCharType="end"/>
            </w:r>
          </w:hyperlink>
        </w:p>
        <w:p w14:paraId="2AEAA7DD"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57" w:history="1">
            <w:r w:rsidRPr="00D865CE">
              <w:rPr>
                <w:rStyle w:val="Hyperlink"/>
                <w:noProof/>
              </w:rPr>
              <w:t>May 2 / Pashons 7: St. Athanasius the Apostolic</w:t>
            </w:r>
            <w:r>
              <w:rPr>
                <w:noProof/>
                <w:webHidden/>
              </w:rPr>
              <w:tab/>
            </w:r>
            <w:r>
              <w:rPr>
                <w:noProof/>
                <w:webHidden/>
              </w:rPr>
              <w:fldChar w:fldCharType="begin"/>
            </w:r>
            <w:r>
              <w:rPr>
                <w:noProof/>
                <w:webHidden/>
              </w:rPr>
              <w:instrText xml:space="preserve"> PAGEREF _Toc459399357 \h </w:instrText>
            </w:r>
            <w:r>
              <w:rPr>
                <w:noProof/>
                <w:webHidden/>
              </w:rPr>
            </w:r>
            <w:r>
              <w:rPr>
                <w:noProof/>
                <w:webHidden/>
              </w:rPr>
              <w:fldChar w:fldCharType="separate"/>
            </w:r>
            <w:r>
              <w:rPr>
                <w:noProof/>
                <w:webHidden/>
              </w:rPr>
              <w:t>829</w:t>
            </w:r>
            <w:r>
              <w:rPr>
                <w:noProof/>
                <w:webHidden/>
              </w:rPr>
              <w:fldChar w:fldCharType="end"/>
            </w:r>
          </w:hyperlink>
        </w:p>
        <w:p w14:paraId="07368528"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58" w:history="1">
            <w:r w:rsidRPr="00D865CE">
              <w:rPr>
                <w:rStyle w:val="Hyperlink"/>
                <w:noProof/>
              </w:rPr>
              <w:t>May 7 / Pashons 12: Commemoration of Archangel Michael</w:t>
            </w:r>
            <w:r>
              <w:rPr>
                <w:noProof/>
                <w:webHidden/>
              </w:rPr>
              <w:tab/>
            </w:r>
            <w:r>
              <w:rPr>
                <w:noProof/>
                <w:webHidden/>
              </w:rPr>
              <w:fldChar w:fldCharType="begin"/>
            </w:r>
            <w:r>
              <w:rPr>
                <w:noProof/>
                <w:webHidden/>
              </w:rPr>
              <w:instrText xml:space="preserve"> PAGEREF _Toc459399358 \h </w:instrText>
            </w:r>
            <w:r>
              <w:rPr>
                <w:noProof/>
                <w:webHidden/>
              </w:rPr>
            </w:r>
            <w:r>
              <w:rPr>
                <w:noProof/>
                <w:webHidden/>
              </w:rPr>
              <w:fldChar w:fldCharType="separate"/>
            </w:r>
            <w:r>
              <w:rPr>
                <w:noProof/>
                <w:webHidden/>
              </w:rPr>
              <w:t>832</w:t>
            </w:r>
            <w:r>
              <w:rPr>
                <w:noProof/>
                <w:webHidden/>
              </w:rPr>
              <w:fldChar w:fldCharType="end"/>
            </w:r>
          </w:hyperlink>
        </w:p>
        <w:p w14:paraId="519F0807"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59" w:history="1">
            <w:r w:rsidRPr="00D865CE">
              <w:rPr>
                <w:rStyle w:val="Hyperlink"/>
                <w:noProof/>
              </w:rPr>
              <w:t>May 7 / Pashons 12: Also the Consecration of the Church of St. Demiana</w:t>
            </w:r>
            <w:r>
              <w:rPr>
                <w:noProof/>
                <w:webHidden/>
              </w:rPr>
              <w:tab/>
            </w:r>
            <w:r>
              <w:rPr>
                <w:noProof/>
                <w:webHidden/>
              </w:rPr>
              <w:fldChar w:fldCharType="begin"/>
            </w:r>
            <w:r>
              <w:rPr>
                <w:noProof/>
                <w:webHidden/>
              </w:rPr>
              <w:instrText xml:space="preserve"> PAGEREF _Toc459399359 \h </w:instrText>
            </w:r>
            <w:r>
              <w:rPr>
                <w:noProof/>
                <w:webHidden/>
              </w:rPr>
            </w:r>
            <w:r>
              <w:rPr>
                <w:noProof/>
                <w:webHidden/>
              </w:rPr>
              <w:fldChar w:fldCharType="separate"/>
            </w:r>
            <w:r>
              <w:rPr>
                <w:noProof/>
                <w:webHidden/>
              </w:rPr>
              <w:t>833</w:t>
            </w:r>
            <w:r>
              <w:rPr>
                <w:noProof/>
                <w:webHidden/>
              </w:rPr>
              <w:fldChar w:fldCharType="end"/>
            </w:r>
          </w:hyperlink>
        </w:p>
        <w:p w14:paraId="5D03CCBB"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60" w:history="1">
            <w:r w:rsidRPr="00D865CE">
              <w:rPr>
                <w:rStyle w:val="Hyperlink"/>
                <w:noProof/>
              </w:rPr>
              <w:t>May 8 / Pashons 13 St. Junia of the Seventy Two Disciples</w:t>
            </w:r>
            <w:r>
              <w:rPr>
                <w:noProof/>
                <w:webHidden/>
              </w:rPr>
              <w:tab/>
            </w:r>
            <w:r>
              <w:rPr>
                <w:noProof/>
                <w:webHidden/>
              </w:rPr>
              <w:fldChar w:fldCharType="begin"/>
            </w:r>
            <w:r>
              <w:rPr>
                <w:noProof/>
                <w:webHidden/>
              </w:rPr>
              <w:instrText xml:space="preserve"> PAGEREF _Toc459399360 \h </w:instrText>
            </w:r>
            <w:r>
              <w:rPr>
                <w:noProof/>
                <w:webHidden/>
              </w:rPr>
            </w:r>
            <w:r>
              <w:rPr>
                <w:noProof/>
                <w:webHidden/>
              </w:rPr>
              <w:fldChar w:fldCharType="separate"/>
            </w:r>
            <w:r>
              <w:rPr>
                <w:noProof/>
                <w:webHidden/>
              </w:rPr>
              <w:t>833</w:t>
            </w:r>
            <w:r>
              <w:rPr>
                <w:noProof/>
                <w:webHidden/>
              </w:rPr>
              <w:fldChar w:fldCharType="end"/>
            </w:r>
          </w:hyperlink>
        </w:p>
        <w:p w14:paraId="75D21A1E"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61" w:history="1">
            <w:r w:rsidRPr="00D865CE">
              <w:rPr>
                <w:rStyle w:val="Hyperlink"/>
                <w:noProof/>
              </w:rPr>
              <w:t>May 8 / Pashons 13 Also St. Arsenius</w:t>
            </w:r>
            <w:r>
              <w:rPr>
                <w:noProof/>
                <w:webHidden/>
              </w:rPr>
              <w:tab/>
            </w:r>
            <w:r>
              <w:rPr>
                <w:noProof/>
                <w:webHidden/>
              </w:rPr>
              <w:fldChar w:fldCharType="begin"/>
            </w:r>
            <w:r>
              <w:rPr>
                <w:noProof/>
                <w:webHidden/>
              </w:rPr>
              <w:instrText xml:space="preserve"> PAGEREF _Toc459399361 \h </w:instrText>
            </w:r>
            <w:r>
              <w:rPr>
                <w:noProof/>
                <w:webHidden/>
              </w:rPr>
            </w:r>
            <w:r>
              <w:rPr>
                <w:noProof/>
                <w:webHidden/>
              </w:rPr>
              <w:fldChar w:fldCharType="separate"/>
            </w:r>
            <w:r>
              <w:rPr>
                <w:noProof/>
                <w:webHidden/>
              </w:rPr>
              <w:t>833</w:t>
            </w:r>
            <w:r>
              <w:rPr>
                <w:noProof/>
                <w:webHidden/>
              </w:rPr>
              <w:fldChar w:fldCharType="end"/>
            </w:r>
          </w:hyperlink>
        </w:p>
        <w:p w14:paraId="1840D83A"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62" w:history="1">
            <w:r w:rsidRPr="00D865CE">
              <w:rPr>
                <w:rStyle w:val="Hyperlink"/>
                <w:noProof/>
              </w:rPr>
              <w:t>May 9 / Pashons 14: St. Pachomius</w:t>
            </w:r>
            <w:r>
              <w:rPr>
                <w:noProof/>
                <w:webHidden/>
              </w:rPr>
              <w:tab/>
            </w:r>
            <w:r>
              <w:rPr>
                <w:noProof/>
                <w:webHidden/>
              </w:rPr>
              <w:fldChar w:fldCharType="begin"/>
            </w:r>
            <w:r>
              <w:rPr>
                <w:noProof/>
                <w:webHidden/>
              </w:rPr>
              <w:instrText xml:space="preserve"> PAGEREF _Toc459399362 \h </w:instrText>
            </w:r>
            <w:r>
              <w:rPr>
                <w:noProof/>
                <w:webHidden/>
              </w:rPr>
            </w:r>
            <w:r>
              <w:rPr>
                <w:noProof/>
                <w:webHidden/>
              </w:rPr>
              <w:fldChar w:fldCharType="separate"/>
            </w:r>
            <w:r>
              <w:rPr>
                <w:noProof/>
                <w:webHidden/>
              </w:rPr>
              <w:t>834</w:t>
            </w:r>
            <w:r>
              <w:rPr>
                <w:noProof/>
                <w:webHidden/>
              </w:rPr>
              <w:fldChar w:fldCharType="end"/>
            </w:r>
          </w:hyperlink>
        </w:p>
        <w:p w14:paraId="0AB3EF22"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63" w:history="1">
            <w:r w:rsidRPr="00D865CE">
              <w:rPr>
                <w:rStyle w:val="Hyperlink"/>
                <w:noProof/>
              </w:rPr>
              <w:t>May 11 / Pashons 16: Commemoration of St. John the Evangelist</w:t>
            </w:r>
            <w:r>
              <w:rPr>
                <w:noProof/>
                <w:webHidden/>
              </w:rPr>
              <w:tab/>
            </w:r>
            <w:r>
              <w:rPr>
                <w:noProof/>
                <w:webHidden/>
              </w:rPr>
              <w:fldChar w:fldCharType="begin"/>
            </w:r>
            <w:r>
              <w:rPr>
                <w:noProof/>
                <w:webHidden/>
              </w:rPr>
              <w:instrText xml:space="preserve"> PAGEREF _Toc459399363 \h </w:instrText>
            </w:r>
            <w:r>
              <w:rPr>
                <w:noProof/>
                <w:webHidden/>
              </w:rPr>
            </w:r>
            <w:r>
              <w:rPr>
                <w:noProof/>
                <w:webHidden/>
              </w:rPr>
              <w:fldChar w:fldCharType="separate"/>
            </w:r>
            <w:r>
              <w:rPr>
                <w:noProof/>
                <w:webHidden/>
              </w:rPr>
              <w:t>835</w:t>
            </w:r>
            <w:r>
              <w:rPr>
                <w:noProof/>
                <w:webHidden/>
              </w:rPr>
              <w:fldChar w:fldCharType="end"/>
            </w:r>
          </w:hyperlink>
        </w:p>
        <w:p w14:paraId="33E99876"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64" w:history="1">
            <w:r w:rsidRPr="00D865CE">
              <w:rPr>
                <w:rStyle w:val="Hyperlink"/>
                <w:noProof/>
              </w:rPr>
              <w:t>May 16 / Pashons 21: Commemoration of the Theotokos</w:t>
            </w:r>
            <w:r>
              <w:rPr>
                <w:noProof/>
                <w:webHidden/>
              </w:rPr>
              <w:tab/>
            </w:r>
            <w:r>
              <w:rPr>
                <w:noProof/>
                <w:webHidden/>
              </w:rPr>
              <w:fldChar w:fldCharType="begin"/>
            </w:r>
            <w:r>
              <w:rPr>
                <w:noProof/>
                <w:webHidden/>
              </w:rPr>
              <w:instrText xml:space="preserve"> PAGEREF _Toc459399364 \h </w:instrText>
            </w:r>
            <w:r>
              <w:rPr>
                <w:noProof/>
                <w:webHidden/>
              </w:rPr>
            </w:r>
            <w:r>
              <w:rPr>
                <w:noProof/>
                <w:webHidden/>
              </w:rPr>
              <w:fldChar w:fldCharType="separate"/>
            </w:r>
            <w:r>
              <w:rPr>
                <w:noProof/>
                <w:webHidden/>
              </w:rPr>
              <w:t>835</w:t>
            </w:r>
            <w:r>
              <w:rPr>
                <w:noProof/>
                <w:webHidden/>
              </w:rPr>
              <w:fldChar w:fldCharType="end"/>
            </w:r>
          </w:hyperlink>
        </w:p>
        <w:p w14:paraId="238AA7AF"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65" w:history="1">
            <w:r w:rsidRPr="00D865CE">
              <w:rPr>
                <w:rStyle w:val="Hyperlink"/>
                <w:noProof/>
              </w:rPr>
              <w:t>May 17 / Pashons 22: Departure of St. Andronicus the Disciple</w:t>
            </w:r>
            <w:r>
              <w:rPr>
                <w:noProof/>
                <w:webHidden/>
              </w:rPr>
              <w:tab/>
            </w:r>
            <w:r>
              <w:rPr>
                <w:noProof/>
                <w:webHidden/>
              </w:rPr>
              <w:fldChar w:fldCharType="begin"/>
            </w:r>
            <w:r>
              <w:rPr>
                <w:noProof/>
                <w:webHidden/>
              </w:rPr>
              <w:instrText xml:space="preserve"> PAGEREF _Toc459399365 \h </w:instrText>
            </w:r>
            <w:r>
              <w:rPr>
                <w:noProof/>
                <w:webHidden/>
              </w:rPr>
            </w:r>
            <w:r>
              <w:rPr>
                <w:noProof/>
                <w:webHidden/>
              </w:rPr>
              <w:fldChar w:fldCharType="separate"/>
            </w:r>
            <w:r>
              <w:rPr>
                <w:noProof/>
                <w:webHidden/>
              </w:rPr>
              <w:t>835</w:t>
            </w:r>
            <w:r>
              <w:rPr>
                <w:noProof/>
                <w:webHidden/>
              </w:rPr>
              <w:fldChar w:fldCharType="end"/>
            </w:r>
          </w:hyperlink>
        </w:p>
        <w:p w14:paraId="194F9CA0"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66" w:history="1">
            <w:r w:rsidRPr="00D865CE">
              <w:rPr>
                <w:rStyle w:val="Hyperlink"/>
                <w:noProof/>
              </w:rPr>
              <w:t>May 19 / Pashons 24: The Entrance into Egypt</w:t>
            </w:r>
            <w:r>
              <w:rPr>
                <w:noProof/>
                <w:webHidden/>
              </w:rPr>
              <w:tab/>
            </w:r>
            <w:r>
              <w:rPr>
                <w:noProof/>
                <w:webHidden/>
              </w:rPr>
              <w:fldChar w:fldCharType="begin"/>
            </w:r>
            <w:r>
              <w:rPr>
                <w:noProof/>
                <w:webHidden/>
              </w:rPr>
              <w:instrText xml:space="preserve"> PAGEREF _Toc459399366 \h </w:instrText>
            </w:r>
            <w:r>
              <w:rPr>
                <w:noProof/>
                <w:webHidden/>
              </w:rPr>
            </w:r>
            <w:r>
              <w:rPr>
                <w:noProof/>
                <w:webHidden/>
              </w:rPr>
              <w:fldChar w:fldCharType="separate"/>
            </w:r>
            <w:r>
              <w:rPr>
                <w:noProof/>
                <w:webHidden/>
              </w:rPr>
              <w:t>836</w:t>
            </w:r>
            <w:r>
              <w:rPr>
                <w:noProof/>
                <w:webHidden/>
              </w:rPr>
              <w:fldChar w:fldCharType="end"/>
            </w:r>
          </w:hyperlink>
        </w:p>
        <w:p w14:paraId="1E385482"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67" w:history="1">
            <w:r w:rsidRPr="00D865CE">
              <w:rPr>
                <w:rStyle w:val="Hyperlink"/>
                <w:noProof/>
              </w:rPr>
              <w:t>May 19 / Pashons 24: Also, St. Pashnouni, the Monk and Martyr</w:t>
            </w:r>
            <w:r>
              <w:rPr>
                <w:noProof/>
                <w:webHidden/>
              </w:rPr>
              <w:tab/>
            </w:r>
            <w:r>
              <w:rPr>
                <w:noProof/>
                <w:webHidden/>
              </w:rPr>
              <w:fldChar w:fldCharType="begin"/>
            </w:r>
            <w:r>
              <w:rPr>
                <w:noProof/>
                <w:webHidden/>
              </w:rPr>
              <w:instrText xml:space="preserve"> PAGEREF _Toc459399367 \h </w:instrText>
            </w:r>
            <w:r>
              <w:rPr>
                <w:noProof/>
                <w:webHidden/>
              </w:rPr>
            </w:r>
            <w:r>
              <w:rPr>
                <w:noProof/>
                <w:webHidden/>
              </w:rPr>
              <w:fldChar w:fldCharType="separate"/>
            </w:r>
            <w:r>
              <w:rPr>
                <w:noProof/>
                <w:webHidden/>
              </w:rPr>
              <w:t>844</w:t>
            </w:r>
            <w:r>
              <w:rPr>
                <w:noProof/>
                <w:webHidden/>
              </w:rPr>
              <w:fldChar w:fldCharType="end"/>
            </w:r>
          </w:hyperlink>
        </w:p>
        <w:p w14:paraId="720EC369"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68" w:history="1">
            <w:r w:rsidRPr="00D865CE">
              <w:rPr>
                <w:rStyle w:val="Hyperlink"/>
                <w:noProof/>
              </w:rPr>
              <w:t>May 21 / Pashons 26: Martyrdom of St. Thomas the Apostle</w:t>
            </w:r>
            <w:r>
              <w:rPr>
                <w:noProof/>
                <w:webHidden/>
              </w:rPr>
              <w:tab/>
            </w:r>
            <w:r>
              <w:rPr>
                <w:noProof/>
                <w:webHidden/>
              </w:rPr>
              <w:fldChar w:fldCharType="begin"/>
            </w:r>
            <w:r>
              <w:rPr>
                <w:noProof/>
                <w:webHidden/>
              </w:rPr>
              <w:instrText xml:space="preserve"> PAGEREF _Toc459399368 \h </w:instrText>
            </w:r>
            <w:r>
              <w:rPr>
                <w:noProof/>
                <w:webHidden/>
              </w:rPr>
            </w:r>
            <w:r>
              <w:rPr>
                <w:noProof/>
                <w:webHidden/>
              </w:rPr>
              <w:fldChar w:fldCharType="separate"/>
            </w:r>
            <w:r>
              <w:rPr>
                <w:noProof/>
                <w:webHidden/>
              </w:rPr>
              <w:t>845</w:t>
            </w:r>
            <w:r>
              <w:rPr>
                <w:noProof/>
                <w:webHidden/>
              </w:rPr>
              <w:fldChar w:fldCharType="end"/>
            </w:r>
          </w:hyperlink>
        </w:p>
        <w:p w14:paraId="3B6B7839"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69" w:history="1">
            <w:r w:rsidRPr="00D865CE">
              <w:rPr>
                <w:rStyle w:val="Hyperlink"/>
                <w:noProof/>
              </w:rPr>
              <w:t>May 22 / Pashons 27: St. Thomas the Anchorite</w:t>
            </w:r>
            <w:r>
              <w:rPr>
                <w:noProof/>
                <w:webHidden/>
              </w:rPr>
              <w:tab/>
            </w:r>
            <w:r>
              <w:rPr>
                <w:noProof/>
                <w:webHidden/>
              </w:rPr>
              <w:fldChar w:fldCharType="begin"/>
            </w:r>
            <w:r>
              <w:rPr>
                <w:noProof/>
                <w:webHidden/>
              </w:rPr>
              <w:instrText xml:space="preserve"> PAGEREF _Toc459399369 \h </w:instrText>
            </w:r>
            <w:r>
              <w:rPr>
                <w:noProof/>
                <w:webHidden/>
              </w:rPr>
            </w:r>
            <w:r>
              <w:rPr>
                <w:noProof/>
                <w:webHidden/>
              </w:rPr>
              <w:fldChar w:fldCharType="separate"/>
            </w:r>
            <w:r>
              <w:rPr>
                <w:noProof/>
                <w:webHidden/>
              </w:rPr>
              <w:t>846</w:t>
            </w:r>
            <w:r>
              <w:rPr>
                <w:noProof/>
                <w:webHidden/>
              </w:rPr>
              <w:fldChar w:fldCharType="end"/>
            </w:r>
          </w:hyperlink>
        </w:p>
        <w:p w14:paraId="24EFFDE6"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70" w:history="1">
            <w:r w:rsidRPr="00D865CE">
              <w:rPr>
                <w:rStyle w:val="Hyperlink"/>
                <w:noProof/>
              </w:rPr>
              <w:t>May 24 (25) / Pashons 29: Commemoration of the Annunciation, Nativity, and Resurrection on the 29</w:t>
            </w:r>
            <w:r w:rsidRPr="00D865CE">
              <w:rPr>
                <w:rStyle w:val="Hyperlink"/>
                <w:noProof/>
                <w:vertAlign w:val="superscript"/>
              </w:rPr>
              <w:t>th</w:t>
            </w:r>
            <w:r w:rsidRPr="00D865CE">
              <w:rPr>
                <w:rStyle w:val="Hyperlink"/>
                <w:noProof/>
              </w:rPr>
              <w:t xml:space="preserve"> of Every Month</w:t>
            </w:r>
            <w:r>
              <w:rPr>
                <w:noProof/>
                <w:webHidden/>
              </w:rPr>
              <w:tab/>
            </w:r>
            <w:r>
              <w:rPr>
                <w:noProof/>
                <w:webHidden/>
              </w:rPr>
              <w:fldChar w:fldCharType="begin"/>
            </w:r>
            <w:r>
              <w:rPr>
                <w:noProof/>
                <w:webHidden/>
              </w:rPr>
              <w:instrText xml:space="preserve"> PAGEREF _Toc459399370 \h </w:instrText>
            </w:r>
            <w:r>
              <w:rPr>
                <w:noProof/>
                <w:webHidden/>
              </w:rPr>
            </w:r>
            <w:r>
              <w:rPr>
                <w:noProof/>
                <w:webHidden/>
              </w:rPr>
              <w:fldChar w:fldCharType="separate"/>
            </w:r>
            <w:r>
              <w:rPr>
                <w:noProof/>
                <w:webHidden/>
              </w:rPr>
              <w:t>847</w:t>
            </w:r>
            <w:r>
              <w:rPr>
                <w:noProof/>
                <w:webHidden/>
              </w:rPr>
              <w:fldChar w:fldCharType="end"/>
            </w:r>
          </w:hyperlink>
        </w:p>
        <w:p w14:paraId="25EC1635"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71" w:history="1">
            <w:r w:rsidRPr="00D865CE">
              <w:rPr>
                <w:rStyle w:val="Hyperlink"/>
                <w:noProof/>
              </w:rPr>
              <w:t>May 24 (25) / Pashons 29: Also St. Simeon the Stylite</w:t>
            </w:r>
            <w:r>
              <w:rPr>
                <w:noProof/>
                <w:webHidden/>
              </w:rPr>
              <w:tab/>
            </w:r>
            <w:r>
              <w:rPr>
                <w:noProof/>
                <w:webHidden/>
              </w:rPr>
              <w:fldChar w:fldCharType="begin"/>
            </w:r>
            <w:r>
              <w:rPr>
                <w:noProof/>
                <w:webHidden/>
              </w:rPr>
              <w:instrText xml:space="preserve"> PAGEREF _Toc459399371 \h </w:instrText>
            </w:r>
            <w:r>
              <w:rPr>
                <w:noProof/>
                <w:webHidden/>
              </w:rPr>
            </w:r>
            <w:r>
              <w:rPr>
                <w:noProof/>
                <w:webHidden/>
              </w:rPr>
              <w:fldChar w:fldCharType="separate"/>
            </w:r>
            <w:r>
              <w:rPr>
                <w:noProof/>
                <w:webHidden/>
              </w:rPr>
              <w:t>847</w:t>
            </w:r>
            <w:r>
              <w:rPr>
                <w:noProof/>
                <w:webHidden/>
              </w:rPr>
              <w:fldChar w:fldCharType="end"/>
            </w:r>
          </w:hyperlink>
        </w:p>
        <w:p w14:paraId="6D1CA4D3"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72" w:history="1">
            <w:r w:rsidRPr="00D865CE">
              <w:rPr>
                <w:rStyle w:val="Hyperlink"/>
                <w:noProof/>
              </w:rPr>
              <w:t>May 25 / Pashons 30: Departure of St. Fournous the Disciple</w:t>
            </w:r>
            <w:r>
              <w:rPr>
                <w:noProof/>
                <w:webHidden/>
              </w:rPr>
              <w:tab/>
            </w:r>
            <w:r>
              <w:rPr>
                <w:noProof/>
                <w:webHidden/>
              </w:rPr>
              <w:fldChar w:fldCharType="begin"/>
            </w:r>
            <w:r>
              <w:rPr>
                <w:noProof/>
                <w:webHidden/>
              </w:rPr>
              <w:instrText xml:space="preserve"> PAGEREF _Toc459399372 \h </w:instrText>
            </w:r>
            <w:r>
              <w:rPr>
                <w:noProof/>
                <w:webHidden/>
              </w:rPr>
            </w:r>
            <w:r>
              <w:rPr>
                <w:noProof/>
                <w:webHidden/>
              </w:rPr>
              <w:fldChar w:fldCharType="separate"/>
            </w:r>
            <w:r>
              <w:rPr>
                <w:noProof/>
                <w:webHidden/>
              </w:rPr>
              <w:t>848</w:t>
            </w:r>
            <w:r>
              <w:rPr>
                <w:noProof/>
                <w:webHidden/>
              </w:rPr>
              <w:fldChar w:fldCharType="end"/>
            </w:r>
          </w:hyperlink>
        </w:p>
        <w:p w14:paraId="7EEC2DFB"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73" w:history="1">
            <w:r w:rsidRPr="00D865CE">
              <w:rPr>
                <w:rStyle w:val="Hyperlink"/>
                <w:noProof/>
              </w:rPr>
              <w:t>May 27 / Paoni 2: St. Commemoration of the Appearance of the Bodies of St. John the Baptist and Elisha the Prophet</w:t>
            </w:r>
            <w:r>
              <w:rPr>
                <w:noProof/>
                <w:webHidden/>
              </w:rPr>
              <w:tab/>
            </w:r>
            <w:r>
              <w:rPr>
                <w:noProof/>
                <w:webHidden/>
              </w:rPr>
              <w:fldChar w:fldCharType="begin"/>
            </w:r>
            <w:r>
              <w:rPr>
                <w:noProof/>
                <w:webHidden/>
              </w:rPr>
              <w:instrText xml:space="preserve"> PAGEREF _Toc459399373 \h </w:instrText>
            </w:r>
            <w:r>
              <w:rPr>
                <w:noProof/>
                <w:webHidden/>
              </w:rPr>
            </w:r>
            <w:r>
              <w:rPr>
                <w:noProof/>
                <w:webHidden/>
              </w:rPr>
              <w:fldChar w:fldCharType="separate"/>
            </w:r>
            <w:r>
              <w:rPr>
                <w:noProof/>
                <w:webHidden/>
              </w:rPr>
              <w:t>849</w:t>
            </w:r>
            <w:r>
              <w:rPr>
                <w:noProof/>
                <w:webHidden/>
              </w:rPr>
              <w:fldChar w:fldCharType="end"/>
            </w:r>
          </w:hyperlink>
        </w:p>
        <w:p w14:paraId="45ACF5C9"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74" w:history="1">
            <w:r w:rsidRPr="00D865CE">
              <w:rPr>
                <w:rStyle w:val="Hyperlink"/>
                <w:noProof/>
              </w:rPr>
              <w:t>May 28 / Paoni 3: Consecration of St. George’s Church</w:t>
            </w:r>
            <w:r>
              <w:rPr>
                <w:noProof/>
                <w:webHidden/>
              </w:rPr>
              <w:tab/>
            </w:r>
            <w:r>
              <w:rPr>
                <w:noProof/>
                <w:webHidden/>
              </w:rPr>
              <w:fldChar w:fldCharType="begin"/>
            </w:r>
            <w:r>
              <w:rPr>
                <w:noProof/>
                <w:webHidden/>
              </w:rPr>
              <w:instrText xml:space="preserve"> PAGEREF _Toc459399374 \h </w:instrText>
            </w:r>
            <w:r>
              <w:rPr>
                <w:noProof/>
                <w:webHidden/>
              </w:rPr>
            </w:r>
            <w:r>
              <w:rPr>
                <w:noProof/>
                <w:webHidden/>
              </w:rPr>
              <w:fldChar w:fldCharType="separate"/>
            </w:r>
            <w:r>
              <w:rPr>
                <w:noProof/>
                <w:webHidden/>
              </w:rPr>
              <w:t>849</w:t>
            </w:r>
            <w:r>
              <w:rPr>
                <w:noProof/>
                <w:webHidden/>
              </w:rPr>
              <w:fldChar w:fldCharType="end"/>
            </w:r>
          </w:hyperlink>
        </w:p>
        <w:p w14:paraId="175E06C0"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75" w:history="1">
            <w:r w:rsidRPr="00D865CE">
              <w:rPr>
                <w:rStyle w:val="Hyperlink"/>
                <w:noProof/>
              </w:rPr>
              <w:t>May 28 / Paoni 3: Also St. Abraam of Fayyoum</w:t>
            </w:r>
            <w:r>
              <w:rPr>
                <w:noProof/>
                <w:webHidden/>
              </w:rPr>
              <w:tab/>
            </w:r>
            <w:r>
              <w:rPr>
                <w:noProof/>
                <w:webHidden/>
              </w:rPr>
              <w:fldChar w:fldCharType="begin"/>
            </w:r>
            <w:r>
              <w:rPr>
                <w:noProof/>
                <w:webHidden/>
              </w:rPr>
              <w:instrText xml:space="preserve"> PAGEREF _Toc459399375 \h </w:instrText>
            </w:r>
            <w:r>
              <w:rPr>
                <w:noProof/>
                <w:webHidden/>
              </w:rPr>
            </w:r>
            <w:r>
              <w:rPr>
                <w:noProof/>
                <w:webHidden/>
              </w:rPr>
              <w:fldChar w:fldCharType="separate"/>
            </w:r>
            <w:r>
              <w:rPr>
                <w:noProof/>
                <w:webHidden/>
              </w:rPr>
              <w:t>849</w:t>
            </w:r>
            <w:r>
              <w:rPr>
                <w:noProof/>
                <w:webHidden/>
              </w:rPr>
              <w:fldChar w:fldCharType="end"/>
            </w:r>
          </w:hyperlink>
        </w:p>
        <w:p w14:paraId="0D35A85A"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76" w:history="1">
            <w:r w:rsidRPr="00D865CE">
              <w:rPr>
                <w:rStyle w:val="Hyperlink"/>
                <w:noProof/>
              </w:rPr>
              <w:t>May 30 / Paoni 5: Consecration of the Church of St. Victor</w:t>
            </w:r>
            <w:r>
              <w:rPr>
                <w:noProof/>
                <w:webHidden/>
              </w:rPr>
              <w:tab/>
            </w:r>
            <w:r>
              <w:rPr>
                <w:noProof/>
                <w:webHidden/>
              </w:rPr>
              <w:fldChar w:fldCharType="begin"/>
            </w:r>
            <w:r>
              <w:rPr>
                <w:noProof/>
                <w:webHidden/>
              </w:rPr>
              <w:instrText xml:space="preserve"> PAGEREF _Toc459399376 \h </w:instrText>
            </w:r>
            <w:r>
              <w:rPr>
                <w:noProof/>
                <w:webHidden/>
              </w:rPr>
            </w:r>
            <w:r>
              <w:rPr>
                <w:noProof/>
                <w:webHidden/>
              </w:rPr>
              <w:fldChar w:fldCharType="separate"/>
            </w:r>
            <w:r>
              <w:rPr>
                <w:noProof/>
                <w:webHidden/>
              </w:rPr>
              <w:t>850</w:t>
            </w:r>
            <w:r>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90" w:name="_Ref436250616"/>
      <w:bookmarkStart w:id="1591" w:name="_Toc459399356"/>
      <w:r>
        <w:lastRenderedPageBreak/>
        <w:t>May 1 / Pashons 6: St. Macarius of Alexandria, the Presbyter</w:t>
      </w:r>
      <w:bookmarkEnd w:id="1586"/>
      <w:bookmarkEnd w:id="1590"/>
      <w:bookmarkEnd w:id="1591"/>
    </w:p>
    <w:p w14:paraId="65054283" w14:textId="77777777" w:rsidR="00137929" w:rsidRDefault="00137929" w:rsidP="00137929">
      <w:pPr>
        <w:pStyle w:val="Heading4"/>
      </w:pPr>
      <w:bookmarkStart w:id="1592" w:name="_Ref434490596"/>
      <w:r>
        <w:t>The Doxology</w:t>
      </w:r>
      <w:r w:rsidR="00B46E6E">
        <w:t xml:space="preserve"> for St. Macarius of Alexandria, the Presbyter</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93" w:name="_Ref434560539"/>
      <w:bookmarkStart w:id="1594" w:name="_Toc459399357"/>
      <w:r>
        <w:t>May 2 / Pashons 7: St. Athanasius the Apostolic</w:t>
      </w:r>
      <w:bookmarkEnd w:id="1593"/>
      <w:bookmarkEnd w:id="1594"/>
    </w:p>
    <w:p w14:paraId="5C918841" w14:textId="77777777" w:rsidR="00EE657B" w:rsidRDefault="00EE657B" w:rsidP="00EE657B">
      <w:pPr>
        <w:pStyle w:val="Heading4"/>
      </w:pPr>
      <w:bookmarkStart w:id="1595" w:name="_Ref434492183"/>
      <w:r>
        <w:t>The Doxology</w:t>
      </w:r>
      <w:r w:rsidR="00B82753">
        <w:t xml:space="preserve"> for St. Athanasius the Apostolic</w:t>
      </w:r>
      <w:bookmarkEnd w:id="1595"/>
    </w:p>
    <w:p w14:paraId="56250E5D" w14:textId="415DADC0"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513E2D">
        <w:t>The Doxology of St. Athanasius the Apostolic</w:t>
      </w:r>
      <w:r>
        <w:fldChar w:fldCharType="end"/>
      </w:r>
      <w:r>
        <w:t xml:space="preserve">, page </w:t>
      </w:r>
      <w:r>
        <w:fldChar w:fldCharType="begin"/>
      </w:r>
      <w:r>
        <w:instrText xml:space="preserve"> PAGEREF _Ref434492161 \h </w:instrText>
      </w:r>
      <w:r>
        <w:fldChar w:fldCharType="separate"/>
      </w:r>
      <w:r w:rsidR="00513E2D">
        <w:rPr>
          <w:noProof/>
        </w:rPr>
        <w:t>584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96" w:name="_Ref434492196"/>
      <w:r>
        <w:lastRenderedPageBreak/>
        <w:t>Another</w:t>
      </w:r>
      <w:r w:rsidR="0047441D">
        <w:t xml:space="preserve"> Doxology</w:t>
      </w:r>
      <w:r>
        <w:t xml:space="preserve"> for St. Athanasius the Apostolic</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73"/>
            </w:r>
            <w:r>
              <w:t>;</w:t>
            </w:r>
          </w:p>
          <w:p w14:paraId="38DFDD79" w14:textId="77777777" w:rsidR="0047441D" w:rsidRDefault="0047441D" w:rsidP="0047441D">
            <w:pPr>
              <w:pStyle w:val="EngHang"/>
            </w:pPr>
            <w:r>
              <w:t>He sent them “the Father of Peace</w:t>
            </w:r>
            <w:r>
              <w:rPr>
                <w:rStyle w:val="FootnoteReference"/>
              </w:rPr>
              <w:footnoteReference w:id="97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97" w:name="_Toc459399358"/>
      <w:r>
        <w:t>May 7 / Pashons 12: Commemoration of Archangel Michael</w:t>
      </w:r>
      <w:bookmarkEnd w:id="1597"/>
    </w:p>
    <w:p w14:paraId="65D4257D" w14:textId="77777777" w:rsidR="00513E2D" w:rsidRDefault="00191A26" w:rsidP="0082304E">
      <w:pPr>
        <w:pStyle w:val="Heading4"/>
      </w:pPr>
      <w:r>
        <w:t xml:space="preserve">See </w:t>
      </w:r>
      <w:r>
        <w:fldChar w:fldCharType="begin"/>
      </w:r>
      <w:r>
        <w:instrText xml:space="preserve"> REF _Ref434561114 \h </w:instrText>
      </w:r>
      <w:r>
        <w:fldChar w:fldCharType="separate"/>
      </w:r>
      <w:r w:rsidR="00513E2D">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E808807" w14:textId="77777777" w:rsidTr="0082304E">
        <w:trPr>
          <w:cantSplit/>
          <w:jc w:val="center"/>
        </w:trPr>
        <w:tc>
          <w:tcPr>
            <w:tcW w:w="288" w:type="dxa"/>
          </w:tcPr>
          <w:p w14:paraId="16AF1EAE" w14:textId="77777777" w:rsidR="00513E2D" w:rsidRDefault="00513E2D" w:rsidP="0082304E">
            <w:pPr>
              <w:pStyle w:val="CopticCross"/>
            </w:pPr>
          </w:p>
        </w:tc>
        <w:tc>
          <w:tcPr>
            <w:tcW w:w="3960" w:type="dxa"/>
          </w:tcPr>
          <w:p w14:paraId="5738ACC3" w14:textId="77777777" w:rsidR="00513E2D" w:rsidRDefault="00513E2D" w:rsidP="00C83ECE">
            <w:pPr>
              <w:pStyle w:val="EngHang"/>
            </w:pPr>
            <w:r>
              <w:t>Through the intercessions</w:t>
            </w:r>
          </w:p>
          <w:p w14:paraId="34488D7B" w14:textId="77777777" w:rsidR="00513E2D" w:rsidRDefault="00513E2D" w:rsidP="00C83ECE">
            <w:pPr>
              <w:pStyle w:val="EngHang"/>
            </w:pPr>
            <w:r>
              <w:t>Of the Four Incorporeal Beasts,</w:t>
            </w:r>
          </w:p>
          <w:p w14:paraId="5E687CF3" w14:textId="77777777" w:rsidR="00513E2D" w:rsidRDefault="00513E2D" w:rsidP="00C83ECE">
            <w:pPr>
              <w:pStyle w:val="EngHang"/>
            </w:pPr>
            <w:r>
              <w:t>The ministering flames of fire,</w:t>
            </w:r>
          </w:p>
          <w:p w14:paraId="698E6B3D" w14:textId="77777777" w:rsidR="00513E2D" w:rsidRDefault="00513E2D" w:rsidP="0082304E">
            <w:pPr>
              <w:pStyle w:val="EngHangEnd"/>
            </w:pPr>
            <w:r>
              <w:t>O Lord, grant us the forgiveness of our sins.</w:t>
            </w:r>
          </w:p>
        </w:tc>
        <w:tc>
          <w:tcPr>
            <w:tcW w:w="288" w:type="dxa"/>
          </w:tcPr>
          <w:p w14:paraId="17B4F1C2" w14:textId="77777777" w:rsidR="00513E2D" w:rsidRDefault="00513E2D" w:rsidP="0082304E"/>
        </w:tc>
        <w:tc>
          <w:tcPr>
            <w:tcW w:w="288" w:type="dxa"/>
          </w:tcPr>
          <w:p w14:paraId="13AB56DA" w14:textId="77777777" w:rsidR="00513E2D" w:rsidRDefault="00513E2D" w:rsidP="0082304E">
            <w:pPr>
              <w:pStyle w:val="CopticCross"/>
            </w:pPr>
          </w:p>
        </w:tc>
        <w:tc>
          <w:tcPr>
            <w:tcW w:w="3960" w:type="dxa"/>
          </w:tcPr>
          <w:p w14:paraId="2F2FA597" w14:textId="77777777" w:rsidR="00513E2D" w:rsidRDefault="00513E2D" w:rsidP="00C83ECE">
            <w:pPr>
              <w:pStyle w:val="CopticVersemulti-line"/>
            </w:pPr>
            <w:r>
              <w:t>Ϩⲓⲧⲉⲛ ⲛⲓⲡ̀ⲣⲉⲥⲃⲓⲁ̀</w:t>
            </w:r>
          </w:p>
          <w:p w14:paraId="51F054C4" w14:textId="77777777" w:rsidR="00513E2D" w:rsidRDefault="00513E2D" w:rsidP="00C83ECE">
            <w:pPr>
              <w:pStyle w:val="CopticVersemulti-line"/>
            </w:pPr>
            <w:r>
              <w:t>ⲛ̀ⲧⲉ ⲡⲓϥ̀ⲧⲟⲩ ⲛ̀ⲍⲱⲟⲛ ⲛ̀ⲁⲥⲱⲙⲁⲧⲟⲥ</w:t>
            </w:r>
          </w:p>
          <w:p w14:paraId="0BF0C4EA" w14:textId="77777777" w:rsidR="00513E2D" w:rsidRDefault="00513E2D" w:rsidP="00C83ECE">
            <w:pPr>
              <w:pStyle w:val="CopticVersemulti-line"/>
            </w:pPr>
            <w:r>
              <w:t>ⲛ̀ⲗⲓⲧⲟⲩⲣⲅⲟⲥ ⲛ̀ϣⲁϩ ⲛ̀ⲭ̀ⲣⲟⲙ:</w:t>
            </w:r>
          </w:p>
          <w:p w14:paraId="2EBEF317" w14:textId="77777777" w:rsidR="00513E2D" w:rsidRPr="00C35319" w:rsidRDefault="00513E2D" w:rsidP="00C83ECE">
            <w:pPr>
              <w:pStyle w:val="CopticHangingVerse"/>
            </w:pPr>
            <w:r>
              <w:t>Ⲡϭⲟⲓⲥ ⲁⲣⲓϩ̀ⲙⲟⲧ ⲛⲁⲛ ⲙ̀ⲡⲓⲭⲱ ⲉ̀ⲃⲟⲗ ⲛ̀ⲧⲉ ⲛⲉⲛⲛⲟⲃⲓ.</w:t>
            </w:r>
          </w:p>
        </w:tc>
      </w:tr>
    </w:tbl>
    <w:p w14:paraId="53EF6A1B" w14:textId="77777777" w:rsidR="00513E2D" w:rsidRDefault="00513E2D"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BA83E1D" w14:textId="77777777" w:rsidTr="00C83ECE">
        <w:trPr>
          <w:cantSplit/>
          <w:jc w:val="center"/>
        </w:trPr>
        <w:tc>
          <w:tcPr>
            <w:tcW w:w="288" w:type="dxa"/>
          </w:tcPr>
          <w:p w14:paraId="22C66780" w14:textId="77777777" w:rsidR="00513E2D" w:rsidRDefault="00513E2D" w:rsidP="00C83ECE">
            <w:pPr>
              <w:pStyle w:val="CopticCross"/>
            </w:pPr>
          </w:p>
        </w:tc>
        <w:tc>
          <w:tcPr>
            <w:tcW w:w="3960" w:type="dxa"/>
          </w:tcPr>
          <w:p w14:paraId="307D5D3D" w14:textId="77777777" w:rsidR="00513E2D" w:rsidRDefault="00513E2D" w:rsidP="00C83ECE">
            <w:pPr>
              <w:pStyle w:val="EngHang"/>
            </w:pPr>
            <w:r>
              <w:t>Hail to the four incorporeal living beasts,</w:t>
            </w:r>
          </w:p>
          <w:p w14:paraId="546EA86D" w14:textId="77777777" w:rsidR="00513E2D" w:rsidRDefault="00513E2D" w:rsidP="00C83ECE">
            <w:pPr>
              <w:pStyle w:val="EngHang"/>
            </w:pPr>
            <w:r>
              <w:t>Carrying the throne of God,</w:t>
            </w:r>
          </w:p>
          <w:p w14:paraId="34405170" w14:textId="77777777" w:rsidR="00513E2D" w:rsidRDefault="00513E2D" w:rsidP="00C83ECE">
            <w:pPr>
              <w:pStyle w:val="EngHang"/>
            </w:pPr>
            <w:r>
              <w:t>A lion’s face, and a calf’s face,</w:t>
            </w:r>
          </w:p>
          <w:p w14:paraId="2281087C" w14:textId="77777777" w:rsidR="00513E2D" w:rsidRDefault="00513E2D" w:rsidP="00C83ECE">
            <w:pPr>
              <w:pStyle w:val="EngHangEnd"/>
            </w:pPr>
            <w:r>
              <w:t>A man’s face, and an eagle’s face.</w:t>
            </w:r>
          </w:p>
        </w:tc>
        <w:tc>
          <w:tcPr>
            <w:tcW w:w="288" w:type="dxa"/>
          </w:tcPr>
          <w:p w14:paraId="4B2F4BDF" w14:textId="77777777" w:rsidR="00513E2D" w:rsidRDefault="00513E2D" w:rsidP="00C83ECE"/>
        </w:tc>
        <w:tc>
          <w:tcPr>
            <w:tcW w:w="288" w:type="dxa"/>
          </w:tcPr>
          <w:p w14:paraId="707E8725" w14:textId="77777777" w:rsidR="00513E2D" w:rsidRDefault="00513E2D" w:rsidP="00C83ECE">
            <w:pPr>
              <w:pStyle w:val="CopticCross"/>
            </w:pPr>
          </w:p>
        </w:tc>
        <w:tc>
          <w:tcPr>
            <w:tcW w:w="3960" w:type="dxa"/>
          </w:tcPr>
          <w:p w14:paraId="41138E2D" w14:textId="77777777" w:rsidR="00513E2D" w:rsidRDefault="00513E2D" w:rsidP="00C83ECE">
            <w:pPr>
              <w:pStyle w:val="CopticVersemulti-line"/>
            </w:pPr>
            <w:r>
              <w:t>Ⲭⲉⲣⲉ ⲡⲓϥ̀ⲧⲟⲩ ⲛ̀ⲍⲱⲟⲛ ⲛ̀ⲁ̀ⲥⲱⲙⲁⲧⲟⲥ:</w:t>
            </w:r>
          </w:p>
          <w:p w14:paraId="26423861" w14:textId="77777777" w:rsidR="00513E2D" w:rsidRDefault="00513E2D" w:rsidP="00C83ECE">
            <w:pPr>
              <w:pStyle w:val="CopticVersemulti-line"/>
            </w:pPr>
            <w:r>
              <w:t>ⲉⲧϥⲁⲓ ϧⲁ ⲡⲓϩⲁⲣⲙⲁ ⲛ̀ⲧⲉ Ⲫϯ:</w:t>
            </w:r>
          </w:p>
          <w:p w14:paraId="5579A785" w14:textId="77777777" w:rsidR="00513E2D" w:rsidRDefault="00513E2D" w:rsidP="00C83ECE">
            <w:pPr>
              <w:pStyle w:val="CopticVersemulti-line"/>
            </w:pPr>
            <w:r>
              <w:t>ⲟⲩϩⲟ ⲙ̀ⲙⲟⲩⲓ̀ ⲛⲉⲙ ⲟⲩϩⲟ ⲙ̀ⲙⲁⲥⲓ:</w:t>
            </w:r>
          </w:p>
          <w:p w14:paraId="371C81B1" w14:textId="77777777" w:rsidR="00513E2D" w:rsidRPr="00C35319" w:rsidRDefault="00513E2D" w:rsidP="00C83ECE">
            <w:pPr>
              <w:pStyle w:val="CopticHangingVerse"/>
            </w:pPr>
            <w:r>
              <w:t>ⲛⲉⲙ ⲟⲩϩⲟ ⲛ̀ⲣⲱⲙⲓ ⲛⲉⲙ ⲟⲩϩⲟ ⲛ̀ⲁ̀ⲏ̀ⲧⲟⲥ.</w:t>
            </w:r>
          </w:p>
        </w:tc>
      </w:tr>
    </w:tbl>
    <w:p w14:paraId="6063BE11" w14:textId="77777777" w:rsidR="00513E2D" w:rsidRDefault="00513E2D" w:rsidP="0082304E">
      <w:pPr>
        <w:pStyle w:val="Heading4"/>
      </w:pPr>
      <w:r>
        <w:t>The Gospel Response for the Four Incorporeal Beasts</w:t>
      </w:r>
    </w:p>
    <w:p w14:paraId="6D7F82B7" w14:textId="77777777" w:rsidR="00513E2D" w:rsidRPr="00C14556" w:rsidRDefault="00513E2D" w:rsidP="00C14556">
      <w:pPr>
        <w:pStyle w:val="Rubric"/>
      </w:pPr>
      <w:r>
        <w:t>The last verse of the Doxology may be inserted into the Annual Gospel Response.</w:t>
      </w:r>
    </w:p>
    <w:p w14:paraId="0F7BBC47" w14:textId="06465964" w:rsidR="00191A26" w:rsidRPr="00B637D8" w:rsidRDefault="00513E2D"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650</w:t>
      </w:r>
      <w:r w:rsidR="00191A26">
        <w:fldChar w:fldCharType="end"/>
      </w:r>
      <w:r w:rsidR="00191A26">
        <w:t>.</w:t>
      </w:r>
    </w:p>
    <w:p w14:paraId="18F2AB5D" w14:textId="77777777" w:rsidR="00B53E05" w:rsidRDefault="00B53E05" w:rsidP="00B53E05">
      <w:pPr>
        <w:pStyle w:val="Heading3"/>
      </w:pPr>
      <w:bookmarkStart w:id="1598" w:name="_Toc459399359"/>
      <w:r>
        <w:lastRenderedPageBreak/>
        <w:t>May 7 / Pashons 12: Also the Consecration of the Church of St. Demiana</w:t>
      </w:r>
      <w:bookmarkEnd w:id="1598"/>
    </w:p>
    <w:p w14:paraId="30A4D1C6" w14:textId="300843C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513E2D">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513E2D">
        <w:rPr>
          <w:noProof/>
        </w:rPr>
        <w:t>786</w:t>
      </w:r>
      <w:r w:rsidR="002409EF">
        <w:fldChar w:fldCharType="end"/>
      </w:r>
      <w:r>
        <w:t>.</w:t>
      </w:r>
    </w:p>
    <w:p w14:paraId="3E105B3E" w14:textId="77777777" w:rsidR="00220DFD" w:rsidRDefault="00220DFD" w:rsidP="00220DFD">
      <w:pPr>
        <w:pStyle w:val="Heading3"/>
      </w:pPr>
      <w:bookmarkStart w:id="1599" w:name="_Toc459399360"/>
      <w:r>
        <w:t>May 8 / Pashons 13 St. Junia of the Seventy Two Disciples</w:t>
      </w:r>
      <w:bookmarkEnd w:id="1599"/>
    </w:p>
    <w:p w14:paraId="148929D9" w14:textId="1F66B3A6" w:rsidR="00191A26" w:rsidRDefault="00191A26" w:rsidP="00191A26">
      <w:pPr>
        <w:pStyle w:val="Rubric"/>
      </w:pPr>
      <w:r>
        <w:t xml:space="preserve">See </w:t>
      </w:r>
      <w:r>
        <w:fldChar w:fldCharType="begin"/>
      </w:r>
      <w:r>
        <w:instrText xml:space="preserve"> REF _Ref434488644 \h </w:instrText>
      </w:r>
      <w:r>
        <w:fldChar w:fldCharType="separate"/>
      </w:r>
      <w:r w:rsidR="00513E2D">
        <w:t>A Doxology for the Apostles</w:t>
      </w:r>
      <w:r>
        <w:fldChar w:fldCharType="end"/>
      </w:r>
      <w:r>
        <w:t xml:space="preserve">, on pages </w:t>
      </w:r>
      <w:r>
        <w:fldChar w:fldCharType="begin"/>
      </w:r>
      <w:r>
        <w:instrText xml:space="preserve"> PAGEREF _Ref434488644 \h </w:instrText>
      </w:r>
      <w:r>
        <w:fldChar w:fldCharType="separate"/>
      </w:r>
      <w:r w:rsidR="00513E2D">
        <w:rPr>
          <w:noProof/>
        </w:rPr>
        <w:t>570</w:t>
      </w:r>
      <w:r>
        <w:fldChar w:fldCharType="end"/>
      </w:r>
      <w:r>
        <w:t xml:space="preserve">, </w:t>
      </w:r>
      <w:r>
        <w:fldChar w:fldCharType="begin"/>
      </w:r>
      <w:r>
        <w:instrText xml:space="preserve"> PAGEREF _Ref434488657 \h </w:instrText>
      </w:r>
      <w:r>
        <w:fldChar w:fldCharType="separate"/>
      </w:r>
      <w:r w:rsidR="00513E2D">
        <w:rPr>
          <w:noProof/>
        </w:rPr>
        <w:t>570</w:t>
      </w:r>
      <w:r>
        <w:fldChar w:fldCharType="end"/>
      </w:r>
      <w:r>
        <w:t xml:space="preserve">, or </w:t>
      </w:r>
      <w:r>
        <w:fldChar w:fldCharType="begin"/>
      </w:r>
      <w:r>
        <w:instrText xml:space="preserve"> PAGEREF _Ref434488992 \h </w:instrText>
      </w:r>
      <w:r>
        <w:fldChar w:fldCharType="separate"/>
      </w:r>
      <w:r w:rsidR="00513E2D">
        <w:rPr>
          <w:noProof/>
        </w:rPr>
        <w:t>572</w:t>
      </w:r>
      <w:r>
        <w:fldChar w:fldCharType="end"/>
      </w:r>
      <w:r>
        <w:t>.</w:t>
      </w:r>
    </w:p>
    <w:p w14:paraId="6D1738E1" w14:textId="77777777" w:rsidR="00220DFD" w:rsidRDefault="00220DFD" w:rsidP="00220DFD">
      <w:pPr>
        <w:pStyle w:val="Heading3"/>
      </w:pPr>
      <w:bookmarkStart w:id="1600" w:name="_Toc459399361"/>
      <w:r>
        <w:t xml:space="preserve">May 8 / Pashons 13 Also St. </w:t>
      </w:r>
      <w:commentRangeStart w:id="1601"/>
      <w:r>
        <w:t>Arsenius</w:t>
      </w:r>
      <w:commentRangeEnd w:id="1601"/>
      <w:r>
        <w:rPr>
          <w:rStyle w:val="CommentReference"/>
          <w:rFonts w:eastAsiaTheme="minorHAnsi" w:cstheme="minorBidi"/>
          <w:b w:val="0"/>
          <w:bCs w:val="0"/>
        </w:rPr>
        <w:commentReference w:id="1601"/>
      </w:r>
      <w:bookmarkEnd w:id="1600"/>
    </w:p>
    <w:p w14:paraId="2EEE01C8" w14:textId="77777777" w:rsidR="00220DFD" w:rsidRDefault="00220DFD" w:rsidP="00220DFD">
      <w:pPr>
        <w:pStyle w:val="Heading4"/>
      </w:pPr>
      <w:bookmarkStart w:id="1602" w:name="_Ref434490892"/>
      <w:r>
        <w:t>The Doxology</w:t>
      </w:r>
      <w:r w:rsidR="00810F04">
        <w:t xml:space="preserve"> for St. Arsenius</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03" w:name="_Toc459399362"/>
      <w:r>
        <w:t>May 9 / Pashons 14: St. Pachomius</w:t>
      </w:r>
      <w:bookmarkEnd w:id="1603"/>
    </w:p>
    <w:p w14:paraId="1731E46B" w14:textId="77777777" w:rsidR="00C30529" w:rsidRDefault="00C30529" w:rsidP="00C30529">
      <w:pPr>
        <w:pStyle w:val="Heading4"/>
      </w:pPr>
      <w:bookmarkStart w:id="1604" w:name="_Ref434491150"/>
      <w:r>
        <w:t>The Doxology</w:t>
      </w:r>
      <w:r w:rsidR="00810F04">
        <w:t xml:space="preserve"> for St. Pachomius</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05" w:name="_Toc459399363"/>
      <w:r>
        <w:t>May 11 / Pashons 16: Commemoration of St. John the Evangelist</w:t>
      </w:r>
      <w:bookmarkEnd w:id="1605"/>
    </w:p>
    <w:p w14:paraId="2ADA71D1" w14:textId="067D5683"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513E2D">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513E2D">
        <w:rPr>
          <w:noProof/>
        </w:rPr>
        <w:t>731</w:t>
      </w:r>
      <w:r w:rsidR="002409EF">
        <w:fldChar w:fldCharType="end"/>
      </w:r>
      <w:r>
        <w:t>.</w:t>
      </w:r>
    </w:p>
    <w:p w14:paraId="194D23B6" w14:textId="77777777" w:rsidR="005329C1" w:rsidRDefault="005329C1" w:rsidP="005329C1">
      <w:pPr>
        <w:pStyle w:val="Heading3"/>
      </w:pPr>
      <w:bookmarkStart w:id="1606" w:name="_Toc459399364"/>
      <w:r>
        <w:t>May 16 / Pashons 21: Commemoration of the Theotokos</w:t>
      </w:r>
      <w:bookmarkEnd w:id="1606"/>
    </w:p>
    <w:p w14:paraId="3F5FCD37" w14:textId="075EA6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13E2D">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13E2D">
        <w:rPr>
          <w:noProof/>
        </w:rPr>
        <w:t>902</w:t>
      </w:r>
      <w:r w:rsidR="007E24F9">
        <w:fldChar w:fldCharType="end"/>
      </w:r>
      <w:r w:rsidR="007E24F9">
        <w:t>.</w:t>
      </w:r>
    </w:p>
    <w:p w14:paraId="5950977D" w14:textId="77777777" w:rsidR="00160DE3" w:rsidRDefault="00160DE3" w:rsidP="00160DE3">
      <w:pPr>
        <w:pStyle w:val="Heading3"/>
      </w:pPr>
      <w:bookmarkStart w:id="1607" w:name="_Toc459399365"/>
      <w:r>
        <w:t xml:space="preserve">May 17 / Pashons 22: Departure of St. Andronicus the </w:t>
      </w:r>
      <w:r w:rsidR="00191A26">
        <w:t>Disciple</w:t>
      </w:r>
      <w:bookmarkEnd w:id="1607"/>
    </w:p>
    <w:p w14:paraId="03D06E74" w14:textId="1133EFEF" w:rsidR="00191A26" w:rsidRDefault="00191A26" w:rsidP="00191A26">
      <w:pPr>
        <w:pStyle w:val="Rubric"/>
      </w:pPr>
      <w:r>
        <w:t xml:space="preserve">See </w:t>
      </w:r>
      <w:r>
        <w:fldChar w:fldCharType="begin"/>
      </w:r>
      <w:r>
        <w:instrText xml:space="preserve"> REF _Ref434488644 \h </w:instrText>
      </w:r>
      <w:r>
        <w:fldChar w:fldCharType="separate"/>
      </w:r>
      <w:r w:rsidR="00513E2D">
        <w:t>A Doxology for the Apostles</w:t>
      </w:r>
      <w:r>
        <w:fldChar w:fldCharType="end"/>
      </w:r>
      <w:r>
        <w:t xml:space="preserve">, on pages </w:t>
      </w:r>
      <w:r>
        <w:fldChar w:fldCharType="begin"/>
      </w:r>
      <w:r>
        <w:instrText xml:space="preserve"> PAGEREF _Ref434488644 \h </w:instrText>
      </w:r>
      <w:r>
        <w:fldChar w:fldCharType="separate"/>
      </w:r>
      <w:r w:rsidR="00513E2D">
        <w:rPr>
          <w:noProof/>
        </w:rPr>
        <w:t>570</w:t>
      </w:r>
      <w:r>
        <w:fldChar w:fldCharType="end"/>
      </w:r>
      <w:r>
        <w:t xml:space="preserve">, </w:t>
      </w:r>
      <w:r>
        <w:fldChar w:fldCharType="begin"/>
      </w:r>
      <w:r>
        <w:instrText xml:space="preserve"> PAGEREF _Ref434488657 \h </w:instrText>
      </w:r>
      <w:r>
        <w:fldChar w:fldCharType="separate"/>
      </w:r>
      <w:r w:rsidR="00513E2D">
        <w:rPr>
          <w:noProof/>
        </w:rPr>
        <w:t>570</w:t>
      </w:r>
      <w:r>
        <w:fldChar w:fldCharType="end"/>
      </w:r>
      <w:r>
        <w:t xml:space="preserve">, or </w:t>
      </w:r>
      <w:r>
        <w:fldChar w:fldCharType="begin"/>
      </w:r>
      <w:r>
        <w:instrText xml:space="preserve"> PAGEREF _Ref434488992 \h </w:instrText>
      </w:r>
      <w:r>
        <w:fldChar w:fldCharType="separate"/>
      </w:r>
      <w:r w:rsidR="00513E2D">
        <w:rPr>
          <w:noProof/>
        </w:rPr>
        <w:t>572</w:t>
      </w:r>
      <w:r>
        <w:fldChar w:fldCharType="end"/>
      </w:r>
      <w:r>
        <w:t>.</w:t>
      </w:r>
    </w:p>
    <w:p w14:paraId="6E2A1C06" w14:textId="77777777" w:rsidR="00495F1A" w:rsidRDefault="00C30529" w:rsidP="00495F1A">
      <w:pPr>
        <w:pStyle w:val="Heading3"/>
      </w:pPr>
      <w:bookmarkStart w:id="1608" w:name="_Toc459399366"/>
      <w:r>
        <w:lastRenderedPageBreak/>
        <w:t xml:space="preserve">May 19 / Pashons 24: </w:t>
      </w:r>
      <w:r w:rsidR="00495F1A">
        <w:t>The Entrance into Egypt</w:t>
      </w:r>
      <w:bookmarkEnd w:id="1589"/>
      <w:bookmarkEnd w:id="1588"/>
      <w:bookmarkEnd w:id="1587"/>
      <w:bookmarkEnd w:id="1608"/>
    </w:p>
    <w:p w14:paraId="608201BF" w14:textId="77777777" w:rsidR="00C30529" w:rsidRDefault="00C30529" w:rsidP="00C30529">
      <w:pPr>
        <w:pStyle w:val="Heading4"/>
      </w:pPr>
      <w:bookmarkStart w:id="1609" w:name="_Ref434477906"/>
      <w:r>
        <w:t>The Doxology</w:t>
      </w:r>
      <w:r w:rsidR="00E21EA3">
        <w:t xml:space="preserve"> for the Entrance into Egypt</w:t>
      </w:r>
      <w:bookmarkEnd w:id="1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10" w:name="_Ref434476089"/>
      <w:r>
        <w:lastRenderedPageBreak/>
        <w:t>The Psali Adam</w:t>
      </w:r>
      <w:r w:rsidR="006C1B94">
        <w:t xml:space="preserve"> for the Entrance into Egypt</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11" w:name="_Ref434476112"/>
      <w:r>
        <w:t>The Psali Batos</w:t>
      </w:r>
      <w:r w:rsidR="006C1B94">
        <w:t xml:space="preserve"> for the Entrance into Egypt</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12"/>
            <w:r>
              <w:t>approached</w:t>
            </w:r>
            <w:commentRangeEnd w:id="1612"/>
            <w:r>
              <w:rPr>
                <w:rStyle w:val="CommentReference"/>
              </w:rPr>
              <w:commentReference w:id="161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13"/>
            <w:r>
              <w:t xml:space="preserve">Ⲫⲱⲕ </w:t>
            </w:r>
            <w:commentRangeEnd w:id="1613"/>
            <w:r>
              <w:rPr>
                <w:rStyle w:val="CommentReference"/>
                <w:rFonts w:ascii="Times New Roman" w:hAnsi="Times New Roman"/>
              </w:rPr>
              <w:commentReference w:id="161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14" w:name="_Toc459399367"/>
      <w:r>
        <w:t>May 19 / Pashons 24: Also, St. Pashnouni, the Monk and Martyr</w:t>
      </w:r>
      <w:bookmarkEnd w:id="1614"/>
    </w:p>
    <w:p w14:paraId="408F0E44" w14:textId="77777777" w:rsidR="00A055D8" w:rsidRDefault="00A055D8" w:rsidP="00A055D8">
      <w:pPr>
        <w:pStyle w:val="Heading4"/>
      </w:pPr>
      <w:bookmarkStart w:id="1615" w:name="_Ref434491429"/>
      <w:r>
        <w:t>The Doxology</w:t>
      </w:r>
      <w:r w:rsidR="00810F04">
        <w:t xml:space="preserve"> for St. Pashnouni</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16" w:name="_Toc459399368"/>
      <w:r>
        <w:t xml:space="preserve">May 21 / Pashons 26: </w:t>
      </w:r>
      <w:r w:rsidR="00072324">
        <w:t>Martyrdom of St. Thomas the Apostle</w:t>
      </w:r>
      <w:bookmarkEnd w:id="1616"/>
    </w:p>
    <w:p w14:paraId="574A2F34" w14:textId="13F37288" w:rsidR="00191A26" w:rsidRDefault="00191A26" w:rsidP="00191A26">
      <w:pPr>
        <w:pStyle w:val="Rubric"/>
      </w:pPr>
      <w:r>
        <w:t xml:space="preserve">See </w:t>
      </w:r>
      <w:r>
        <w:fldChar w:fldCharType="begin"/>
      </w:r>
      <w:r>
        <w:instrText xml:space="preserve"> REF _Ref434488644 \h </w:instrText>
      </w:r>
      <w:r>
        <w:fldChar w:fldCharType="separate"/>
      </w:r>
      <w:r w:rsidR="00513E2D">
        <w:t>A Doxology for the Apostles</w:t>
      </w:r>
      <w:r>
        <w:fldChar w:fldCharType="end"/>
      </w:r>
      <w:r>
        <w:t xml:space="preserve">, on pages </w:t>
      </w:r>
      <w:r>
        <w:fldChar w:fldCharType="begin"/>
      </w:r>
      <w:r>
        <w:instrText xml:space="preserve"> PAGEREF _Ref434488644 \h </w:instrText>
      </w:r>
      <w:r>
        <w:fldChar w:fldCharType="separate"/>
      </w:r>
      <w:r w:rsidR="00513E2D">
        <w:rPr>
          <w:noProof/>
        </w:rPr>
        <w:t>570</w:t>
      </w:r>
      <w:r>
        <w:fldChar w:fldCharType="end"/>
      </w:r>
      <w:r>
        <w:t xml:space="preserve">, </w:t>
      </w:r>
      <w:r>
        <w:fldChar w:fldCharType="begin"/>
      </w:r>
      <w:r>
        <w:instrText xml:space="preserve"> PAGEREF _Ref434488657 \h </w:instrText>
      </w:r>
      <w:r>
        <w:fldChar w:fldCharType="separate"/>
      </w:r>
      <w:r w:rsidR="00513E2D">
        <w:rPr>
          <w:noProof/>
        </w:rPr>
        <w:t>570</w:t>
      </w:r>
      <w:r>
        <w:fldChar w:fldCharType="end"/>
      </w:r>
      <w:r>
        <w:t xml:space="preserve">, or </w:t>
      </w:r>
      <w:r>
        <w:fldChar w:fldCharType="begin"/>
      </w:r>
      <w:r>
        <w:instrText xml:space="preserve"> PAGEREF _Ref434488992 \h </w:instrText>
      </w:r>
      <w:r>
        <w:fldChar w:fldCharType="separate"/>
      </w:r>
      <w:r w:rsidR="00513E2D">
        <w:rPr>
          <w:noProof/>
        </w:rPr>
        <w:t>572</w:t>
      </w:r>
      <w:r>
        <w:fldChar w:fldCharType="end"/>
      </w:r>
      <w:r>
        <w:t>.</w:t>
      </w:r>
    </w:p>
    <w:p w14:paraId="5401C91D" w14:textId="77777777" w:rsidR="007A6E4F" w:rsidRDefault="007A6E4F" w:rsidP="00160DE3">
      <w:pPr>
        <w:pStyle w:val="Heading3"/>
      </w:pPr>
      <w:bookmarkStart w:id="1617" w:name="_Toc459399369"/>
      <w:r>
        <w:lastRenderedPageBreak/>
        <w:t>May 22 / Pashons 27: St. Thomas the Anchorite</w:t>
      </w:r>
      <w:bookmarkEnd w:id="1617"/>
    </w:p>
    <w:p w14:paraId="638D349A" w14:textId="77777777" w:rsidR="007A6E4F" w:rsidRDefault="007A6E4F" w:rsidP="007A6E4F">
      <w:pPr>
        <w:pStyle w:val="Heading4"/>
      </w:pPr>
      <w:bookmarkStart w:id="1618" w:name="_Ref434490403"/>
      <w:r>
        <w:t>The Doxology</w:t>
      </w:r>
      <w:r w:rsidR="00B46E6E">
        <w:t xml:space="preserve"> for St. Thomas the Anchorite</w:t>
      </w:r>
      <w:bookmarkEnd w:id="16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19"/>
            <w:r>
              <w:t>Like amber</w:t>
            </w:r>
          </w:p>
          <w:p w14:paraId="2CE5E879" w14:textId="77777777" w:rsidR="007A6E4F" w:rsidRDefault="007A6E4F" w:rsidP="007A6E4F">
            <w:pPr>
              <w:pStyle w:val="EngHangEnd"/>
            </w:pPr>
            <w:r>
              <w:t>Spreading in paradise.</w:t>
            </w:r>
            <w:commentRangeEnd w:id="1619"/>
            <w:r>
              <w:rPr>
                <w:rStyle w:val="CommentReference"/>
                <w:rFonts w:ascii="Times New Roman" w:eastAsiaTheme="minorHAnsi" w:hAnsi="Times New Roman" w:cstheme="minorBidi"/>
                <w:color w:val="auto"/>
              </w:rPr>
              <w:commentReference w:id="161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20" w:name="_Toc459399370"/>
      <w:r>
        <w:t>May 24 (25) / Pashons 29: Commemoration of the Annunciation, Nativity, and Resurrection on the 29</w:t>
      </w:r>
      <w:r w:rsidRPr="00C0205C">
        <w:rPr>
          <w:vertAlign w:val="superscript"/>
        </w:rPr>
        <w:t>th</w:t>
      </w:r>
      <w:r>
        <w:t xml:space="preserve"> of Every Month</w:t>
      </w:r>
      <w:bookmarkEnd w:id="1620"/>
    </w:p>
    <w:p w14:paraId="328345A0" w14:textId="6CED3234" w:rsidR="00B52D77" w:rsidRDefault="00B52D77" w:rsidP="00B52D77">
      <w:pPr>
        <w:pStyle w:val="Rubric"/>
      </w:pPr>
      <w:r>
        <w:t xml:space="preserve">See </w:t>
      </w:r>
      <w:r>
        <w:fldChar w:fldCharType="begin"/>
      </w:r>
      <w:r>
        <w:instrText xml:space="preserve"> REF _Ref435003974 \h </w:instrText>
      </w:r>
      <w:r>
        <w:fldChar w:fldCharType="separate"/>
      </w:r>
      <w:r w:rsidR="00513E2D">
        <w:t>September 26 (27) / Tho-out 29: Commemoration of the Annunciation, Nativity, and Resurrection on the 29</w:t>
      </w:r>
      <w:r w:rsidR="00513E2D" w:rsidRPr="00C0205C">
        <w:rPr>
          <w:vertAlign w:val="superscript"/>
        </w:rPr>
        <w:t>th</w:t>
      </w:r>
      <w:r w:rsidR="00513E2D">
        <w:t xml:space="preserve"> of Every Coptic Month</w:t>
      </w:r>
      <w:r>
        <w:fldChar w:fldCharType="end"/>
      </w:r>
      <w:r>
        <w:t xml:space="preserve">, page </w:t>
      </w:r>
      <w:r>
        <w:fldChar w:fldCharType="begin"/>
      </w:r>
      <w:r>
        <w:instrText xml:space="preserve"> PAGEREF _Ref435003974 \h </w:instrText>
      </w:r>
      <w:r>
        <w:fldChar w:fldCharType="separate"/>
      </w:r>
      <w:r w:rsidR="00513E2D">
        <w:rPr>
          <w:noProof/>
        </w:rPr>
        <w:t>626</w:t>
      </w:r>
      <w:r>
        <w:fldChar w:fldCharType="end"/>
      </w:r>
      <w:r>
        <w:t>.</w:t>
      </w:r>
    </w:p>
    <w:p w14:paraId="035949E7" w14:textId="702B32CB" w:rsidR="00D552F6" w:rsidRDefault="00D552F6" w:rsidP="00D552F6">
      <w:pPr>
        <w:pStyle w:val="Heading3"/>
      </w:pPr>
      <w:bookmarkStart w:id="1621" w:name="_Toc459399371"/>
      <w:r>
        <w:t xml:space="preserve">May 24 (25) / Pashons 29: Also St. </w:t>
      </w:r>
      <w:r w:rsidR="00F525F0">
        <w:t>Simeon</w:t>
      </w:r>
      <w:r>
        <w:t xml:space="preserve"> the Stylite</w:t>
      </w:r>
      <w:bookmarkEnd w:id="1621"/>
    </w:p>
    <w:p w14:paraId="6BC6625E" w14:textId="07CBC558" w:rsidR="00F525F0" w:rsidRPr="00F525F0" w:rsidRDefault="00F525F0" w:rsidP="00F525F0">
      <w:pPr>
        <w:pStyle w:val="Heading4"/>
      </w:pPr>
      <w:bookmarkStart w:id="1622" w:name="_Ref439328220"/>
      <w:r>
        <w:t>The Doxology for St. Simeon the Stylite</w:t>
      </w:r>
      <w:r w:rsidR="00BD2B3F">
        <w:rPr>
          <w:rStyle w:val="FootnoteReference"/>
        </w:rPr>
        <w:footnoteReference w:id="975"/>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23" w:name="_Toc459399372"/>
      <w:r>
        <w:t>May 25 / Pashons 30: Departure of St. Fournous the Disciple</w:t>
      </w:r>
      <w:bookmarkEnd w:id="1623"/>
    </w:p>
    <w:p w14:paraId="78E47792" w14:textId="05AE8EA3" w:rsidR="00191A26" w:rsidRDefault="00191A26" w:rsidP="00191A26">
      <w:pPr>
        <w:pStyle w:val="Rubric"/>
      </w:pPr>
      <w:r>
        <w:t xml:space="preserve">See </w:t>
      </w:r>
      <w:r>
        <w:fldChar w:fldCharType="begin"/>
      </w:r>
      <w:r>
        <w:instrText xml:space="preserve"> REF _Ref434488644 \h </w:instrText>
      </w:r>
      <w:r>
        <w:fldChar w:fldCharType="separate"/>
      </w:r>
      <w:r w:rsidR="00513E2D">
        <w:t>A Doxology for the Apostles</w:t>
      </w:r>
      <w:r>
        <w:fldChar w:fldCharType="end"/>
      </w:r>
      <w:r>
        <w:t xml:space="preserve">, on pages </w:t>
      </w:r>
      <w:r>
        <w:fldChar w:fldCharType="begin"/>
      </w:r>
      <w:r>
        <w:instrText xml:space="preserve"> PAGEREF _Ref434488644 \h </w:instrText>
      </w:r>
      <w:r>
        <w:fldChar w:fldCharType="separate"/>
      </w:r>
      <w:r w:rsidR="00513E2D">
        <w:rPr>
          <w:noProof/>
        </w:rPr>
        <w:t>570</w:t>
      </w:r>
      <w:r>
        <w:fldChar w:fldCharType="end"/>
      </w:r>
      <w:r>
        <w:t xml:space="preserve">, </w:t>
      </w:r>
      <w:r>
        <w:fldChar w:fldCharType="begin"/>
      </w:r>
      <w:r>
        <w:instrText xml:space="preserve"> PAGEREF _Ref434488657 \h </w:instrText>
      </w:r>
      <w:r>
        <w:fldChar w:fldCharType="separate"/>
      </w:r>
      <w:r w:rsidR="00513E2D">
        <w:rPr>
          <w:noProof/>
        </w:rPr>
        <w:t>570</w:t>
      </w:r>
      <w:r>
        <w:fldChar w:fldCharType="end"/>
      </w:r>
      <w:r>
        <w:t xml:space="preserve">, or </w:t>
      </w:r>
      <w:r>
        <w:fldChar w:fldCharType="begin"/>
      </w:r>
      <w:r>
        <w:instrText xml:space="preserve"> PAGEREF _Ref434488992 \h </w:instrText>
      </w:r>
      <w:r>
        <w:fldChar w:fldCharType="separate"/>
      </w:r>
      <w:r w:rsidR="00513E2D">
        <w:rPr>
          <w:noProof/>
        </w:rPr>
        <w:t>572</w:t>
      </w:r>
      <w:r>
        <w:fldChar w:fldCharType="end"/>
      </w:r>
      <w:r>
        <w:t>.</w:t>
      </w:r>
    </w:p>
    <w:p w14:paraId="6FCC02EA" w14:textId="77777777" w:rsidR="00F26510" w:rsidRDefault="00F26510" w:rsidP="00F26510">
      <w:pPr>
        <w:pStyle w:val="Heading3"/>
      </w:pPr>
      <w:bookmarkStart w:id="1624" w:name="_Toc459399373"/>
      <w:r>
        <w:lastRenderedPageBreak/>
        <w:t>May 27 / Paoni 2: St. Commemoration of the Appearance of the Bodies of St. John the Baptist and Elisha the Prophet</w:t>
      </w:r>
      <w:bookmarkEnd w:id="1624"/>
    </w:p>
    <w:p w14:paraId="0098B3FD" w14:textId="235E00ED" w:rsidR="00191A26" w:rsidRDefault="00191A26" w:rsidP="00191A26">
      <w:pPr>
        <w:pStyle w:val="Rubric"/>
      </w:pPr>
      <w:r>
        <w:t xml:space="preserve">See </w:t>
      </w:r>
      <w:r>
        <w:fldChar w:fldCharType="begin"/>
      </w:r>
      <w:r>
        <w:instrText xml:space="preserve"> REF _Ref434488524 \h </w:instrText>
      </w:r>
      <w:r>
        <w:fldChar w:fldCharType="separate"/>
      </w:r>
      <w:r w:rsidR="00513E2D">
        <w:t>The Doxology of St. John the Baptist</w:t>
      </w:r>
      <w:r>
        <w:fldChar w:fldCharType="end"/>
      </w:r>
      <w:r>
        <w:t xml:space="preserve"> on pages </w:t>
      </w:r>
      <w:r>
        <w:fldChar w:fldCharType="begin"/>
      </w:r>
      <w:r>
        <w:instrText xml:space="preserve"> PAGEREF _Ref434488524 \h </w:instrText>
      </w:r>
      <w:r>
        <w:fldChar w:fldCharType="separate"/>
      </w:r>
      <w:r w:rsidR="00513E2D">
        <w:rPr>
          <w:noProof/>
        </w:rPr>
        <w:t>568</w:t>
      </w:r>
      <w:r>
        <w:fldChar w:fldCharType="end"/>
      </w:r>
      <w:r>
        <w:t xml:space="preserve"> and </w:t>
      </w:r>
      <w:r>
        <w:fldChar w:fldCharType="begin"/>
      </w:r>
      <w:r>
        <w:instrText xml:space="preserve"> PAGEREF _Ref434488546 \h </w:instrText>
      </w:r>
      <w:r>
        <w:fldChar w:fldCharType="separate"/>
      </w:r>
      <w:r w:rsidR="00513E2D">
        <w:rPr>
          <w:noProof/>
        </w:rPr>
        <w:t>569</w:t>
      </w:r>
      <w:r>
        <w:fldChar w:fldCharType="end"/>
      </w:r>
      <w:r>
        <w:t>.</w:t>
      </w:r>
    </w:p>
    <w:p w14:paraId="7D3D9074" w14:textId="77777777" w:rsidR="00601ED3" w:rsidRDefault="00601ED3" w:rsidP="00601ED3">
      <w:pPr>
        <w:pStyle w:val="Heading3"/>
      </w:pPr>
      <w:bookmarkStart w:id="1625" w:name="_Toc459399374"/>
      <w:r>
        <w:t>May 28 / Paoni 3: Consecration of St. George’s Church</w:t>
      </w:r>
      <w:bookmarkEnd w:id="1625"/>
    </w:p>
    <w:p w14:paraId="3DDB9E0A" w14:textId="1B14C6A5"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513E2D">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513E2D">
        <w:rPr>
          <w:noProof/>
        </w:rPr>
        <w:t>824</w:t>
      </w:r>
      <w:r w:rsidR="002409EF">
        <w:fldChar w:fldCharType="end"/>
      </w:r>
      <w:r>
        <w:t>.</w:t>
      </w:r>
    </w:p>
    <w:p w14:paraId="2D4ABA3A" w14:textId="77777777" w:rsidR="00C30529" w:rsidRDefault="00C30529" w:rsidP="00C30529">
      <w:pPr>
        <w:pStyle w:val="Heading3"/>
      </w:pPr>
      <w:bookmarkStart w:id="1626" w:name="_Toc459399375"/>
      <w:r>
        <w:t xml:space="preserve">May 28 / Paoni 3: </w:t>
      </w:r>
      <w:r w:rsidR="00601ED3">
        <w:t xml:space="preserve">Also </w:t>
      </w:r>
      <w:r>
        <w:t>St. Abraam of Fayyoum</w:t>
      </w:r>
      <w:bookmarkEnd w:id="1626"/>
    </w:p>
    <w:p w14:paraId="26D71FAF" w14:textId="77777777" w:rsidR="00C30529" w:rsidRDefault="00C30529" w:rsidP="00C30529">
      <w:pPr>
        <w:pStyle w:val="Heading4"/>
      </w:pPr>
      <w:bookmarkStart w:id="1627" w:name="_Ref434492469"/>
      <w:r>
        <w:t>The Doxology</w:t>
      </w:r>
      <w:r w:rsidR="00B82753">
        <w:t xml:space="preserve"> for St. Abraam of Fayyoum</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7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31" w:name="_Toc459399376"/>
      <w:r>
        <w:t>May 30 / Paoni 5: Consecration of the Church of St. Victor</w:t>
      </w:r>
      <w:bookmarkEnd w:id="1631"/>
    </w:p>
    <w:p w14:paraId="311B6702" w14:textId="6485E1F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513E2D">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513E2D">
        <w:rPr>
          <w:noProof/>
        </w:rPr>
        <w:t>683</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32" w:name="_Toc410196217"/>
      <w:bookmarkStart w:id="1633" w:name="_Toc410196459"/>
      <w:bookmarkStart w:id="1634" w:name="_Toc410196961"/>
      <w:bookmarkStart w:id="1635" w:name="June"/>
      <w:bookmarkStart w:id="1636" w:name="_Toc459399210"/>
      <w:bookmarkEnd w:id="1584"/>
      <w:r>
        <w:lastRenderedPageBreak/>
        <w:t>June</w:t>
      </w:r>
      <w:bookmarkEnd w:id="1632"/>
      <w:bookmarkEnd w:id="1633"/>
      <w:bookmarkEnd w:id="1634"/>
      <w:r w:rsidR="00C30529">
        <w:t xml:space="preserve"> or </w:t>
      </w:r>
      <w:r w:rsidR="00C30529">
        <w:rPr>
          <w:rFonts w:ascii="FreeSerifAvvaShenouda" w:hAnsi="FreeSerifAvvaShenouda" w:cs="FreeSerifAvvaShenouda"/>
        </w:rPr>
        <w:t>Ⲡⲁⲱⲛⲉ</w:t>
      </w:r>
      <w:bookmarkEnd w:id="1636"/>
    </w:p>
    <w:sdt>
      <w:sdtPr>
        <w:id w:val="-1182355935"/>
        <w:docPartObj>
          <w:docPartGallery w:val="Table of Contents"/>
          <w:docPartUnique/>
        </w:docPartObj>
      </w:sdtPr>
      <w:sdtEndPr>
        <w:rPr>
          <w:b/>
          <w:bCs/>
          <w:noProof/>
        </w:rPr>
      </w:sdtEndPr>
      <w:sdtContent>
        <w:p w14:paraId="13D6406E" w14:textId="77777777" w:rsidR="00513E2D" w:rsidRDefault="009E261C">
          <w:pPr>
            <w:pStyle w:val="TOC3"/>
            <w:tabs>
              <w:tab w:val="right" w:leader="dot" w:pos="8846"/>
            </w:tabs>
            <w:rPr>
              <w:rFonts w:asciiTheme="minorHAnsi" w:eastAsia="宋体"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513E2D">
              <w:rPr>
                <w:noProof/>
                <w:webHidden/>
              </w:rPr>
              <w:t>852</w:t>
            </w:r>
            <w:r w:rsidR="00513E2D">
              <w:rPr>
                <w:noProof/>
                <w:webHidden/>
              </w:rPr>
              <w:fldChar w:fldCharType="end"/>
            </w:r>
          </w:hyperlink>
        </w:p>
        <w:p w14:paraId="1D727B0E"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78" w:history="1">
            <w:r w:rsidRPr="00AE72F5">
              <w:rPr>
                <w:rStyle w:val="Hyperlink"/>
                <w:noProof/>
              </w:rPr>
              <w:t>June 6 / Paoni 12: Commemoration of Archangel Michael</w:t>
            </w:r>
            <w:r>
              <w:rPr>
                <w:noProof/>
                <w:webHidden/>
              </w:rPr>
              <w:tab/>
            </w:r>
            <w:r>
              <w:rPr>
                <w:noProof/>
                <w:webHidden/>
              </w:rPr>
              <w:fldChar w:fldCharType="begin"/>
            </w:r>
            <w:r>
              <w:rPr>
                <w:noProof/>
                <w:webHidden/>
              </w:rPr>
              <w:instrText xml:space="preserve"> PAGEREF _Toc459399378 \h </w:instrText>
            </w:r>
            <w:r>
              <w:rPr>
                <w:noProof/>
                <w:webHidden/>
              </w:rPr>
            </w:r>
            <w:r>
              <w:rPr>
                <w:noProof/>
                <w:webHidden/>
              </w:rPr>
              <w:fldChar w:fldCharType="separate"/>
            </w:r>
            <w:r>
              <w:rPr>
                <w:noProof/>
                <w:webHidden/>
              </w:rPr>
              <w:t>859</w:t>
            </w:r>
            <w:r>
              <w:rPr>
                <w:noProof/>
                <w:webHidden/>
              </w:rPr>
              <w:fldChar w:fldCharType="end"/>
            </w:r>
          </w:hyperlink>
        </w:p>
        <w:p w14:paraId="4BE77950"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79" w:history="1">
            <w:r w:rsidRPr="00AE72F5">
              <w:rPr>
                <w:rStyle w:val="Hyperlink"/>
                <w:noProof/>
              </w:rPr>
              <w:t>June 7 / Paoni 13: Archangel Gabriel, the Evangelist of Daniel</w:t>
            </w:r>
            <w:r>
              <w:rPr>
                <w:noProof/>
                <w:webHidden/>
              </w:rPr>
              <w:tab/>
            </w:r>
            <w:r>
              <w:rPr>
                <w:noProof/>
                <w:webHidden/>
              </w:rPr>
              <w:fldChar w:fldCharType="begin"/>
            </w:r>
            <w:r>
              <w:rPr>
                <w:noProof/>
                <w:webHidden/>
              </w:rPr>
              <w:instrText xml:space="preserve"> PAGEREF _Toc459399379 \h </w:instrText>
            </w:r>
            <w:r>
              <w:rPr>
                <w:noProof/>
                <w:webHidden/>
              </w:rPr>
            </w:r>
            <w:r>
              <w:rPr>
                <w:noProof/>
                <w:webHidden/>
              </w:rPr>
              <w:fldChar w:fldCharType="separate"/>
            </w:r>
            <w:r>
              <w:rPr>
                <w:noProof/>
                <w:webHidden/>
              </w:rPr>
              <w:t>860</w:t>
            </w:r>
            <w:r>
              <w:rPr>
                <w:noProof/>
                <w:webHidden/>
              </w:rPr>
              <w:fldChar w:fldCharType="end"/>
            </w:r>
          </w:hyperlink>
        </w:p>
        <w:p w14:paraId="0A25D8DE"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80" w:history="1">
            <w:r w:rsidRPr="00AE72F5">
              <w:rPr>
                <w:rStyle w:val="Hyperlink"/>
                <w:noProof/>
              </w:rPr>
              <w:t>June 8 / Paoni 14: Sts. Apakir and John</w:t>
            </w:r>
            <w:r>
              <w:rPr>
                <w:noProof/>
                <w:webHidden/>
              </w:rPr>
              <w:tab/>
            </w:r>
            <w:r>
              <w:rPr>
                <w:noProof/>
                <w:webHidden/>
              </w:rPr>
              <w:fldChar w:fldCharType="begin"/>
            </w:r>
            <w:r>
              <w:rPr>
                <w:noProof/>
                <w:webHidden/>
              </w:rPr>
              <w:instrText xml:space="preserve"> PAGEREF _Toc459399380 \h </w:instrText>
            </w:r>
            <w:r>
              <w:rPr>
                <w:noProof/>
                <w:webHidden/>
              </w:rPr>
            </w:r>
            <w:r>
              <w:rPr>
                <w:noProof/>
                <w:webHidden/>
              </w:rPr>
              <w:fldChar w:fldCharType="separate"/>
            </w:r>
            <w:r>
              <w:rPr>
                <w:noProof/>
                <w:webHidden/>
              </w:rPr>
              <w:t>861</w:t>
            </w:r>
            <w:r>
              <w:rPr>
                <w:noProof/>
                <w:webHidden/>
              </w:rPr>
              <w:fldChar w:fldCharType="end"/>
            </w:r>
          </w:hyperlink>
        </w:p>
        <w:p w14:paraId="68FD7837"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81" w:history="1">
            <w:r w:rsidRPr="00AE72F5">
              <w:rPr>
                <w:rStyle w:val="Hyperlink"/>
                <w:noProof/>
                <w:lang w:val="en-US"/>
              </w:rPr>
              <w:t>June 9 / Paoni 15: Handing over of St. Mark's Relics</w:t>
            </w:r>
            <w:r>
              <w:rPr>
                <w:noProof/>
                <w:webHidden/>
              </w:rPr>
              <w:tab/>
            </w:r>
            <w:r>
              <w:rPr>
                <w:noProof/>
                <w:webHidden/>
              </w:rPr>
              <w:fldChar w:fldCharType="begin"/>
            </w:r>
            <w:r>
              <w:rPr>
                <w:noProof/>
                <w:webHidden/>
              </w:rPr>
              <w:instrText xml:space="preserve"> PAGEREF _Toc459399381 \h </w:instrText>
            </w:r>
            <w:r>
              <w:rPr>
                <w:noProof/>
                <w:webHidden/>
              </w:rPr>
            </w:r>
            <w:r>
              <w:rPr>
                <w:noProof/>
                <w:webHidden/>
              </w:rPr>
              <w:fldChar w:fldCharType="separate"/>
            </w:r>
            <w:r>
              <w:rPr>
                <w:noProof/>
                <w:webHidden/>
              </w:rPr>
              <w:t>862</w:t>
            </w:r>
            <w:r>
              <w:rPr>
                <w:noProof/>
                <w:webHidden/>
              </w:rPr>
              <w:fldChar w:fldCharType="end"/>
            </w:r>
          </w:hyperlink>
        </w:p>
        <w:p w14:paraId="5EF9BF54"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82" w:history="1">
            <w:r w:rsidRPr="00AE72F5">
              <w:rPr>
                <w:rStyle w:val="Hyperlink"/>
                <w:noProof/>
                <w:lang w:val="en-US"/>
              </w:rPr>
              <w:t>June 11 / Paoni 17: Return of St. Mark's Relics</w:t>
            </w:r>
            <w:r>
              <w:rPr>
                <w:noProof/>
                <w:webHidden/>
              </w:rPr>
              <w:tab/>
            </w:r>
            <w:r>
              <w:rPr>
                <w:noProof/>
                <w:webHidden/>
              </w:rPr>
              <w:fldChar w:fldCharType="begin"/>
            </w:r>
            <w:r>
              <w:rPr>
                <w:noProof/>
                <w:webHidden/>
              </w:rPr>
              <w:instrText xml:space="preserve"> PAGEREF _Toc459399382 \h </w:instrText>
            </w:r>
            <w:r>
              <w:rPr>
                <w:noProof/>
                <w:webHidden/>
              </w:rPr>
            </w:r>
            <w:r>
              <w:rPr>
                <w:noProof/>
                <w:webHidden/>
              </w:rPr>
              <w:fldChar w:fldCharType="separate"/>
            </w:r>
            <w:r>
              <w:rPr>
                <w:noProof/>
                <w:webHidden/>
              </w:rPr>
              <w:t>862</w:t>
            </w:r>
            <w:r>
              <w:rPr>
                <w:noProof/>
                <w:webHidden/>
              </w:rPr>
              <w:fldChar w:fldCharType="end"/>
            </w:r>
          </w:hyperlink>
        </w:p>
        <w:p w14:paraId="2E2DE231"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83" w:history="1">
            <w:r w:rsidRPr="00AE72F5">
              <w:rPr>
                <w:rStyle w:val="Hyperlink"/>
                <w:noProof/>
                <w:lang w:val="en-US"/>
              </w:rPr>
              <w:t>June 13 / Paoni 19: Martyrdom of St. George of Zahim</w:t>
            </w:r>
            <w:r>
              <w:rPr>
                <w:noProof/>
                <w:webHidden/>
              </w:rPr>
              <w:tab/>
            </w:r>
            <w:r>
              <w:rPr>
                <w:noProof/>
                <w:webHidden/>
              </w:rPr>
              <w:fldChar w:fldCharType="begin"/>
            </w:r>
            <w:r>
              <w:rPr>
                <w:noProof/>
                <w:webHidden/>
              </w:rPr>
              <w:instrText xml:space="preserve"> PAGEREF _Toc459399383 \h </w:instrText>
            </w:r>
            <w:r>
              <w:rPr>
                <w:noProof/>
                <w:webHidden/>
              </w:rPr>
            </w:r>
            <w:r>
              <w:rPr>
                <w:noProof/>
                <w:webHidden/>
              </w:rPr>
              <w:fldChar w:fldCharType="separate"/>
            </w:r>
            <w:r>
              <w:rPr>
                <w:noProof/>
                <w:webHidden/>
              </w:rPr>
              <w:t>862</w:t>
            </w:r>
            <w:r>
              <w:rPr>
                <w:noProof/>
                <w:webHidden/>
              </w:rPr>
              <w:fldChar w:fldCharType="end"/>
            </w:r>
          </w:hyperlink>
        </w:p>
        <w:p w14:paraId="314B4220"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84" w:history="1">
            <w:r w:rsidRPr="00AE72F5">
              <w:rPr>
                <w:rStyle w:val="Hyperlink"/>
                <w:noProof/>
              </w:rPr>
              <w:t>June 15 / Paoni 21: Commemoration of the Theotokos</w:t>
            </w:r>
            <w:r>
              <w:rPr>
                <w:noProof/>
                <w:webHidden/>
              </w:rPr>
              <w:tab/>
            </w:r>
            <w:r>
              <w:rPr>
                <w:noProof/>
                <w:webHidden/>
              </w:rPr>
              <w:fldChar w:fldCharType="begin"/>
            </w:r>
            <w:r>
              <w:rPr>
                <w:noProof/>
                <w:webHidden/>
              </w:rPr>
              <w:instrText xml:space="preserve"> PAGEREF _Toc459399384 \h </w:instrText>
            </w:r>
            <w:r>
              <w:rPr>
                <w:noProof/>
                <w:webHidden/>
              </w:rPr>
            </w:r>
            <w:r>
              <w:rPr>
                <w:noProof/>
                <w:webHidden/>
              </w:rPr>
              <w:fldChar w:fldCharType="separate"/>
            </w:r>
            <w:r>
              <w:rPr>
                <w:noProof/>
                <w:webHidden/>
              </w:rPr>
              <w:t>863</w:t>
            </w:r>
            <w:r>
              <w:rPr>
                <w:noProof/>
                <w:webHidden/>
              </w:rPr>
              <w:fldChar w:fldCharType="end"/>
            </w:r>
          </w:hyperlink>
        </w:p>
        <w:p w14:paraId="2F3494AD"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85" w:history="1">
            <w:r w:rsidRPr="00AE72F5">
              <w:rPr>
                <w:rStyle w:val="Hyperlink"/>
                <w:noProof/>
              </w:rPr>
              <w:t>June 16 / Paoni 22: Consecration of a Church of St. Cosmas and Damian, Their Brothers and Their Mother</w:t>
            </w:r>
            <w:r>
              <w:rPr>
                <w:noProof/>
                <w:webHidden/>
              </w:rPr>
              <w:tab/>
            </w:r>
            <w:r>
              <w:rPr>
                <w:noProof/>
                <w:webHidden/>
              </w:rPr>
              <w:fldChar w:fldCharType="begin"/>
            </w:r>
            <w:r>
              <w:rPr>
                <w:noProof/>
                <w:webHidden/>
              </w:rPr>
              <w:instrText xml:space="preserve"> PAGEREF _Toc459399385 \h </w:instrText>
            </w:r>
            <w:r>
              <w:rPr>
                <w:noProof/>
                <w:webHidden/>
              </w:rPr>
            </w:r>
            <w:r>
              <w:rPr>
                <w:noProof/>
                <w:webHidden/>
              </w:rPr>
              <w:fldChar w:fldCharType="separate"/>
            </w:r>
            <w:r>
              <w:rPr>
                <w:noProof/>
                <w:webHidden/>
              </w:rPr>
              <w:t>863</w:t>
            </w:r>
            <w:r>
              <w:rPr>
                <w:noProof/>
                <w:webHidden/>
              </w:rPr>
              <w:fldChar w:fldCharType="end"/>
            </w:r>
          </w:hyperlink>
        </w:p>
        <w:p w14:paraId="0F387C87"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86" w:history="1">
            <w:r w:rsidRPr="00AE72F5">
              <w:rPr>
                <w:rStyle w:val="Hyperlink"/>
                <w:noProof/>
                <w:lang w:val="en-US"/>
              </w:rPr>
              <w:t>June 18 / Paoni 24: The Strong St. Moses</w:t>
            </w:r>
            <w:r>
              <w:rPr>
                <w:noProof/>
                <w:webHidden/>
              </w:rPr>
              <w:tab/>
            </w:r>
            <w:r>
              <w:rPr>
                <w:noProof/>
                <w:webHidden/>
              </w:rPr>
              <w:fldChar w:fldCharType="begin"/>
            </w:r>
            <w:r>
              <w:rPr>
                <w:noProof/>
                <w:webHidden/>
              </w:rPr>
              <w:instrText xml:space="preserve"> PAGEREF _Toc459399386 \h </w:instrText>
            </w:r>
            <w:r>
              <w:rPr>
                <w:noProof/>
                <w:webHidden/>
              </w:rPr>
            </w:r>
            <w:r>
              <w:rPr>
                <w:noProof/>
                <w:webHidden/>
              </w:rPr>
              <w:fldChar w:fldCharType="separate"/>
            </w:r>
            <w:r>
              <w:rPr>
                <w:noProof/>
                <w:webHidden/>
              </w:rPr>
              <w:t>863</w:t>
            </w:r>
            <w:r>
              <w:rPr>
                <w:noProof/>
                <w:webHidden/>
              </w:rPr>
              <w:fldChar w:fldCharType="end"/>
            </w:r>
          </w:hyperlink>
        </w:p>
        <w:p w14:paraId="050E0C0E"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87" w:history="1">
            <w:r w:rsidRPr="00AE72F5">
              <w:rPr>
                <w:rStyle w:val="Hyperlink"/>
                <w:noProof/>
                <w:lang w:val="en-US"/>
              </w:rPr>
              <w:t>June 19 / Paoni 25: Martyrdom of St. Jude the Disciple and Epistle-Writer</w:t>
            </w:r>
            <w:r>
              <w:rPr>
                <w:noProof/>
                <w:webHidden/>
              </w:rPr>
              <w:tab/>
            </w:r>
            <w:r>
              <w:rPr>
                <w:noProof/>
                <w:webHidden/>
              </w:rPr>
              <w:fldChar w:fldCharType="begin"/>
            </w:r>
            <w:r>
              <w:rPr>
                <w:noProof/>
                <w:webHidden/>
              </w:rPr>
              <w:instrText xml:space="preserve"> PAGEREF _Toc459399387 \h </w:instrText>
            </w:r>
            <w:r>
              <w:rPr>
                <w:noProof/>
                <w:webHidden/>
              </w:rPr>
            </w:r>
            <w:r>
              <w:rPr>
                <w:noProof/>
                <w:webHidden/>
              </w:rPr>
              <w:fldChar w:fldCharType="separate"/>
            </w:r>
            <w:r>
              <w:rPr>
                <w:noProof/>
                <w:webHidden/>
              </w:rPr>
              <w:t>866</w:t>
            </w:r>
            <w:r>
              <w:rPr>
                <w:noProof/>
                <w:webHidden/>
              </w:rPr>
              <w:fldChar w:fldCharType="end"/>
            </w:r>
          </w:hyperlink>
        </w:p>
        <w:p w14:paraId="06F133BB"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88" w:history="1">
            <w:r w:rsidRPr="00AE72F5">
              <w:rPr>
                <w:rStyle w:val="Hyperlink"/>
                <w:noProof/>
              </w:rPr>
              <w:t>June 20 / Paoni 26: Consecration of the Church of Archangel Gabriel</w:t>
            </w:r>
            <w:r>
              <w:rPr>
                <w:noProof/>
                <w:webHidden/>
              </w:rPr>
              <w:tab/>
            </w:r>
            <w:r>
              <w:rPr>
                <w:noProof/>
                <w:webHidden/>
              </w:rPr>
              <w:fldChar w:fldCharType="begin"/>
            </w:r>
            <w:r>
              <w:rPr>
                <w:noProof/>
                <w:webHidden/>
              </w:rPr>
              <w:instrText xml:space="preserve"> PAGEREF _Toc459399388 \h </w:instrText>
            </w:r>
            <w:r>
              <w:rPr>
                <w:noProof/>
                <w:webHidden/>
              </w:rPr>
            </w:r>
            <w:r>
              <w:rPr>
                <w:noProof/>
                <w:webHidden/>
              </w:rPr>
              <w:fldChar w:fldCharType="separate"/>
            </w:r>
            <w:r>
              <w:rPr>
                <w:noProof/>
                <w:webHidden/>
              </w:rPr>
              <w:t>866</w:t>
            </w:r>
            <w:r>
              <w:rPr>
                <w:noProof/>
                <w:webHidden/>
              </w:rPr>
              <w:fldChar w:fldCharType="end"/>
            </w:r>
          </w:hyperlink>
        </w:p>
        <w:p w14:paraId="6E5A3AB6"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89" w:history="1">
            <w:r w:rsidRPr="00AE72F5">
              <w:rPr>
                <w:rStyle w:val="Hyperlink"/>
                <w:noProof/>
                <w:lang w:val="en-US"/>
              </w:rPr>
              <w:t>June 21 / Paoni 27: Martyrdom of St. Ananias the Apostle</w:t>
            </w:r>
            <w:r>
              <w:rPr>
                <w:noProof/>
                <w:webHidden/>
              </w:rPr>
              <w:tab/>
            </w:r>
            <w:r>
              <w:rPr>
                <w:noProof/>
                <w:webHidden/>
              </w:rPr>
              <w:fldChar w:fldCharType="begin"/>
            </w:r>
            <w:r>
              <w:rPr>
                <w:noProof/>
                <w:webHidden/>
              </w:rPr>
              <w:instrText xml:space="preserve"> PAGEREF _Toc459399389 \h </w:instrText>
            </w:r>
            <w:r>
              <w:rPr>
                <w:noProof/>
                <w:webHidden/>
              </w:rPr>
            </w:r>
            <w:r>
              <w:rPr>
                <w:noProof/>
                <w:webHidden/>
              </w:rPr>
              <w:fldChar w:fldCharType="separate"/>
            </w:r>
            <w:r>
              <w:rPr>
                <w:noProof/>
                <w:webHidden/>
              </w:rPr>
              <w:t>866</w:t>
            </w:r>
            <w:r>
              <w:rPr>
                <w:noProof/>
                <w:webHidden/>
              </w:rPr>
              <w:fldChar w:fldCharType="end"/>
            </w:r>
          </w:hyperlink>
        </w:p>
        <w:p w14:paraId="168B57A6"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90" w:history="1">
            <w:r w:rsidRPr="00AE72F5">
              <w:rPr>
                <w:rStyle w:val="Hyperlink"/>
                <w:noProof/>
              </w:rPr>
              <w:t>June 23 / Paoni 29: Commemoration of the Annunciation, Nativity, and Resurrection on the 29</w:t>
            </w:r>
            <w:r w:rsidRPr="00AE72F5">
              <w:rPr>
                <w:rStyle w:val="Hyperlink"/>
                <w:noProof/>
                <w:vertAlign w:val="superscript"/>
              </w:rPr>
              <w:t>th</w:t>
            </w:r>
            <w:r w:rsidRPr="00AE72F5">
              <w:rPr>
                <w:rStyle w:val="Hyperlink"/>
                <w:noProof/>
              </w:rPr>
              <w:t xml:space="preserve"> of Every Month</w:t>
            </w:r>
            <w:r>
              <w:rPr>
                <w:noProof/>
                <w:webHidden/>
              </w:rPr>
              <w:tab/>
            </w:r>
            <w:r>
              <w:rPr>
                <w:noProof/>
                <w:webHidden/>
              </w:rPr>
              <w:fldChar w:fldCharType="begin"/>
            </w:r>
            <w:r>
              <w:rPr>
                <w:noProof/>
                <w:webHidden/>
              </w:rPr>
              <w:instrText xml:space="preserve"> PAGEREF _Toc459399390 \h </w:instrText>
            </w:r>
            <w:r>
              <w:rPr>
                <w:noProof/>
                <w:webHidden/>
              </w:rPr>
            </w:r>
            <w:r>
              <w:rPr>
                <w:noProof/>
                <w:webHidden/>
              </w:rPr>
              <w:fldChar w:fldCharType="separate"/>
            </w:r>
            <w:r>
              <w:rPr>
                <w:noProof/>
                <w:webHidden/>
              </w:rPr>
              <w:t>866</w:t>
            </w:r>
            <w:r>
              <w:rPr>
                <w:noProof/>
                <w:webHidden/>
              </w:rPr>
              <w:fldChar w:fldCharType="end"/>
            </w:r>
          </w:hyperlink>
        </w:p>
        <w:p w14:paraId="7AAE34C5"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91" w:history="1">
            <w:r w:rsidRPr="00AE72F5">
              <w:rPr>
                <w:rStyle w:val="Hyperlink"/>
                <w:noProof/>
                <w:lang w:val="en-US"/>
              </w:rPr>
              <w:t>June 24 / Paoni 30: The Nativity of St. John the Baptist</w:t>
            </w:r>
            <w:r>
              <w:rPr>
                <w:noProof/>
                <w:webHidden/>
              </w:rPr>
              <w:tab/>
            </w:r>
            <w:r>
              <w:rPr>
                <w:noProof/>
                <w:webHidden/>
              </w:rPr>
              <w:fldChar w:fldCharType="begin"/>
            </w:r>
            <w:r>
              <w:rPr>
                <w:noProof/>
                <w:webHidden/>
              </w:rPr>
              <w:instrText xml:space="preserve"> PAGEREF _Toc459399391 \h </w:instrText>
            </w:r>
            <w:r>
              <w:rPr>
                <w:noProof/>
                <w:webHidden/>
              </w:rPr>
            </w:r>
            <w:r>
              <w:rPr>
                <w:noProof/>
                <w:webHidden/>
              </w:rPr>
              <w:fldChar w:fldCharType="separate"/>
            </w:r>
            <w:r>
              <w:rPr>
                <w:noProof/>
                <w:webHidden/>
              </w:rPr>
              <w:t>866</w:t>
            </w:r>
            <w:r>
              <w:rPr>
                <w:noProof/>
                <w:webHidden/>
              </w:rPr>
              <w:fldChar w:fldCharType="end"/>
            </w:r>
          </w:hyperlink>
        </w:p>
        <w:p w14:paraId="082B75FC"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92" w:history="1">
            <w:r w:rsidRPr="00AE72F5">
              <w:rPr>
                <w:rStyle w:val="Hyperlink"/>
                <w:noProof/>
              </w:rPr>
              <w:t>June 26 / Epip 2: Departure of St. Thaddaeus the Apostle</w:t>
            </w:r>
            <w:r>
              <w:rPr>
                <w:noProof/>
                <w:webHidden/>
              </w:rPr>
              <w:tab/>
            </w:r>
            <w:r>
              <w:rPr>
                <w:noProof/>
                <w:webHidden/>
              </w:rPr>
              <w:fldChar w:fldCharType="begin"/>
            </w:r>
            <w:r>
              <w:rPr>
                <w:noProof/>
                <w:webHidden/>
              </w:rPr>
              <w:instrText xml:space="preserve"> PAGEREF _Toc459399392 \h </w:instrText>
            </w:r>
            <w:r>
              <w:rPr>
                <w:noProof/>
                <w:webHidden/>
              </w:rPr>
            </w:r>
            <w:r>
              <w:rPr>
                <w:noProof/>
                <w:webHidden/>
              </w:rPr>
              <w:fldChar w:fldCharType="separate"/>
            </w:r>
            <w:r>
              <w:rPr>
                <w:noProof/>
                <w:webHidden/>
              </w:rPr>
              <w:t>866</w:t>
            </w:r>
            <w:r>
              <w:rPr>
                <w:noProof/>
                <w:webHidden/>
              </w:rPr>
              <w:fldChar w:fldCharType="end"/>
            </w:r>
          </w:hyperlink>
        </w:p>
        <w:p w14:paraId="065A0750"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93" w:history="1">
            <w:r w:rsidRPr="00AE72F5">
              <w:rPr>
                <w:rStyle w:val="Hyperlink"/>
                <w:noProof/>
              </w:rPr>
              <w:t>June 27 / Epip 3: St. Cyril of Alexandria</w:t>
            </w:r>
            <w:r>
              <w:rPr>
                <w:noProof/>
                <w:webHidden/>
              </w:rPr>
              <w:tab/>
            </w:r>
            <w:r>
              <w:rPr>
                <w:noProof/>
                <w:webHidden/>
              </w:rPr>
              <w:fldChar w:fldCharType="begin"/>
            </w:r>
            <w:r>
              <w:rPr>
                <w:noProof/>
                <w:webHidden/>
              </w:rPr>
              <w:instrText xml:space="preserve"> PAGEREF _Toc459399393 \h </w:instrText>
            </w:r>
            <w:r>
              <w:rPr>
                <w:noProof/>
                <w:webHidden/>
              </w:rPr>
            </w:r>
            <w:r>
              <w:rPr>
                <w:noProof/>
                <w:webHidden/>
              </w:rPr>
              <w:fldChar w:fldCharType="separate"/>
            </w:r>
            <w:r>
              <w:rPr>
                <w:noProof/>
                <w:webHidden/>
              </w:rPr>
              <w:t>866</w:t>
            </w:r>
            <w:r>
              <w:rPr>
                <w:noProof/>
                <w:webHidden/>
              </w:rPr>
              <w:fldChar w:fldCharType="end"/>
            </w:r>
          </w:hyperlink>
        </w:p>
        <w:p w14:paraId="46D73578"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94" w:history="1">
            <w:r w:rsidRPr="00AE72F5">
              <w:rPr>
                <w:rStyle w:val="Hyperlink"/>
                <w:noProof/>
              </w:rPr>
              <w:t>June 28 / Epip 4: Sts. Apakir and John</w:t>
            </w:r>
            <w:r>
              <w:rPr>
                <w:noProof/>
                <w:webHidden/>
              </w:rPr>
              <w:tab/>
            </w:r>
            <w:r>
              <w:rPr>
                <w:noProof/>
                <w:webHidden/>
              </w:rPr>
              <w:fldChar w:fldCharType="begin"/>
            </w:r>
            <w:r>
              <w:rPr>
                <w:noProof/>
                <w:webHidden/>
              </w:rPr>
              <w:instrText xml:space="preserve"> PAGEREF _Toc459399394 \h </w:instrText>
            </w:r>
            <w:r>
              <w:rPr>
                <w:noProof/>
                <w:webHidden/>
              </w:rPr>
            </w:r>
            <w:r>
              <w:rPr>
                <w:noProof/>
                <w:webHidden/>
              </w:rPr>
              <w:fldChar w:fldCharType="separate"/>
            </w:r>
            <w:r>
              <w:rPr>
                <w:noProof/>
                <w:webHidden/>
              </w:rPr>
              <w:t>866</w:t>
            </w:r>
            <w:r>
              <w:rPr>
                <w:noProof/>
                <w:webHidden/>
              </w:rPr>
              <w:fldChar w:fldCharType="end"/>
            </w:r>
          </w:hyperlink>
        </w:p>
        <w:p w14:paraId="492B1948"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95" w:history="1">
            <w:r w:rsidRPr="00AE72F5">
              <w:rPr>
                <w:rStyle w:val="Hyperlink"/>
                <w:noProof/>
                <w:lang w:val="en-US"/>
              </w:rPr>
              <w:t>June 29 / Epip 5: The Apostles’ Feast</w:t>
            </w:r>
            <w:r>
              <w:rPr>
                <w:noProof/>
                <w:webHidden/>
              </w:rPr>
              <w:tab/>
            </w:r>
            <w:r>
              <w:rPr>
                <w:noProof/>
                <w:webHidden/>
              </w:rPr>
              <w:fldChar w:fldCharType="begin"/>
            </w:r>
            <w:r>
              <w:rPr>
                <w:noProof/>
                <w:webHidden/>
              </w:rPr>
              <w:instrText xml:space="preserve"> PAGEREF _Toc459399395 \h </w:instrText>
            </w:r>
            <w:r>
              <w:rPr>
                <w:noProof/>
                <w:webHidden/>
              </w:rPr>
            </w:r>
            <w:r>
              <w:rPr>
                <w:noProof/>
                <w:webHidden/>
              </w:rPr>
              <w:fldChar w:fldCharType="separate"/>
            </w:r>
            <w:r>
              <w:rPr>
                <w:noProof/>
                <w:webHidden/>
              </w:rPr>
              <w:t>866</w:t>
            </w:r>
            <w:r>
              <w:rPr>
                <w:noProof/>
                <w:webHidden/>
              </w:rPr>
              <w:fldChar w:fldCharType="end"/>
            </w:r>
          </w:hyperlink>
        </w:p>
        <w:p w14:paraId="1575AD16"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96" w:history="1">
            <w:r w:rsidRPr="00AE72F5">
              <w:rPr>
                <w:rStyle w:val="Hyperlink"/>
                <w:noProof/>
                <w:lang w:val="en-US"/>
              </w:rPr>
              <w:t>June 30 / Epip 6: Martyrdom of St. Aoulimpas the Apostle</w:t>
            </w:r>
            <w:r>
              <w:rPr>
                <w:noProof/>
                <w:webHidden/>
              </w:rPr>
              <w:tab/>
            </w:r>
            <w:r>
              <w:rPr>
                <w:noProof/>
                <w:webHidden/>
              </w:rPr>
              <w:fldChar w:fldCharType="begin"/>
            </w:r>
            <w:r>
              <w:rPr>
                <w:noProof/>
                <w:webHidden/>
              </w:rPr>
              <w:instrText xml:space="preserve"> PAGEREF _Toc459399396 \h </w:instrText>
            </w:r>
            <w:r>
              <w:rPr>
                <w:noProof/>
                <w:webHidden/>
              </w:rPr>
            </w:r>
            <w:r>
              <w:rPr>
                <w:noProof/>
                <w:webHidden/>
              </w:rPr>
              <w:fldChar w:fldCharType="separate"/>
            </w:r>
            <w:r>
              <w:rPr>
                <w:noProof/>
                <w:webHidden/>
              </w:rPr>
              <w:t>877</w:t>
            </w:r>
            <w:r>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37" w:name="_Toc459399377"/>
      <w:r>
        <w:lastRenderedPageBreak/>
        <w:t>The Apostles' Fast</w:t>
      </w:r>
      <w:bookmarkEnd w:id="1637"/>
    </w:p>
    <w:p w14:paraId="06362FF7" w14:textId="77777777" w:rsidR="00654C55" w:rsidRDefault="00654C55" w:rsidP="00654C55">
      <w:pPr>
        <w:pStyle w:val="Heading4"/>
      </w:pPr>
      <w:bookmarkStart w:id="1638" w:name="_Ref434476183"/>
      <w:r>
        <w:t>The Psali Adam</w:t>
      </w:r>
      <w:r w:rsidR="006C1B94">
        <w:t xml:space="preserve"> for the Apostles’ Fast</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39" w:name="_Ref434476204"/>
      <w:r>
        <w:t>The Psali Batos</w:t>
      </w:r>
      <w:r w:rsidR="006C1B94">
        <w:t xml:space="preserve"> for the Apostles’ Fast</w:t>
      </w:r>
      <w:bookmarkEnd w:id="1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40"/>
            <w:r>
              <w:t xml:space="preserve">the </w:t>
            </w:r>
            <w:commentRangeEnd w:id="1640"/>
            <w:r>
              <w:rPr>
                <w:rStyle w:val="CommentReference"/>
              </w:rPr>
              <w:commentReference w:id="164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41" w:name="_Toc459399378"/>
      <w:r>
        <w:t>June 6 / Paoni 12: Commemoration of Archangel Michael</w:t>
      </w:r>
      <w:bookmarkEnd w:id="1641"/>
    </w:p>
    <w:p w14:paraId="17FDD4BC" w14:textId="77777777" w:rsidR="00513E2D" w:rsidRDefault="00191A26" w:rsidP="0082304E">
      <w:pPr>
        <w:pStyle w:val="Heading4"/>
      </w:pPr>
      <w:r>
        <w:t xml:space="preserve">See </w:t>
      </w:r>
      <w:r>
        <w:fldChar w:fldCharType="begin"/>
      </w:r>
      <w:r>
        <w:instrText xml:space="preserve"> REF _Ref434561114 \h </w:instrText>
      </w:r>
      <w:r>
        <w:fldChar w:fldCharType="separate"/>
      </w:r>
      <w:r w:rsidR="00513E2D">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74AFC0D" w14:textId="77777777" w:rsidTr="0082304E">
        <w:trPr>
          <w:cantSplit/>
          <w:jc w:val="center"/>
        </w:trPr>
        <w:tc>
          <w:tcPr>
            <w:tcW w:w="288" w:type="dxa"/>
          </w:tcPr>
          <w:p w14:paraId="7FD6F4DA" w14:textId="77777777" w:rsidR="00513E2D" w:rsidRDefault="00513E2D" w:rsidP="0082304E">
            <w:pPr>
              <w:pStyle w:val="CopticCross"/>
            </w:pPr>
          </w:p>
        </w:tc>
        <w:tc>
          <w:tcPr>
            <w:tcW w:w="3960" w:type="dxa"/>
          </w:tcPr>
          <w:p w14:paraId="747C571D" w14:textId="77777777" w:rsidR="00513E2D" w:rsidRDefault="00513E2D" w:rsidP="00C83ECE">
            <w:pPr>
              <w:pStyle w:val="EngHang"/>
            </w:pPr>
            <w:r>
              <w:t>Through the intercessions</w:t>
            </w:r>
          </w:p>
          <w:p w14:paraId="6126E08E" w14:textId="77777777" w:rsidR="00513E2D" w:rsidRDefault="00513E2D" w:rsidP="00C83ECE">
            <w:pPr>
              <w:pStyle w:val="EngHang"/>
            </w:pPr>
            <w:r>
              <w:t>Of the Four Incorporeal Beasts,</w:t>
            </w:r>
          </w:p>
          <w:p w14:paraId="2B818C84" w14:textId="77777777" w:rsidR="00513E2D" w:rsidRDefault="00513E2D" w:rsidP="00C83ECE">
            <w:pPr>
              <w:pStyle w:val="EngHang"/>
            </w:pPr>
            <w:r>
              <w:t>The ministering flames of fire,</w:t>
            </w:r>
          </w:p>
          <w:p w14:paraId="23F87122" w14:textId="77777777" w:rsidR="00513E2D" w:rsidRDefault="00513E2D" w:rsidP="0082304E">
            <w:pPr>
              <w:pStyle w:val="EngHangEnd"/>
            </w:pPr>
            <w:r>
              <w:t>O Lord, grant us the forgiveness of our sins.</w:t>
            </w:r>
          </w:p>
        </w:tc>
        <w:tc>
          <w:tcPr>
            <w:tcW w:w="288" w:type="dxa"/>
          </w:tcPr>
          <w:p w14:paraId="0D18DC47" w14:textId="77777777" w:rsidR="00513E2D" w:rsidRDefault="00513E2D" w:rsidP="0082304E"/>
        </w:tc>
        <w:tc>
          <w:tcPr>
            <w:tcW w:w="288" w:type="dxa"/>
          </w:tcPr>
          <w:p w14:paraId="0DC748BE" w14:textId="77777777" w:rsidR="00513E2D" w:rsidRDefault="00513E2D" w:rsidP="0082304E">
            <w:pPr>
              <w:pStyle w:val="CopticCross"/>
            </w:pPr>
          </w:p>
        </w:tc>
        <w:tc>
          <w:tcPr>
            <w:tcW w:w="3960" w:type="dxa"/>
          </w:tcPr>
          <w:p w14:paraId="313E564C" w14:textId="77777777" w:rsidR="00513E2D" w:rsidRDefault="00513E2D" w:rsidP="00C83ECE">
            <w:pPr>
              <w:pStyle w:val="CopticVersemulti-line"/>
            </w:pPr>
            <w:r>
              <w:t>Ϩⲓⲧⲉⲛ ⲛⲓⲡ̀ⲣⲉⲥⲃⲓⲁ̀</w:t>
            </w:r>
          </w:p>
          <w:p w14:paraId="3F818112" w14:textId="77777777" w:rsidR="00513E2D" w:rsidRDefault="00513E2D" w:rsidP="00C83ECE">
            <w:pPr>
              <w:pStyle w:val="CopticVersemulti-line"/>
            </w:pPr>
            <w:r>
              <w:t>ⲛ̀ⲧⲉ ⲡⲓϥ̀ⲧⲟⲩ ⲛ̀ⲍⲱⲟⲛ ⲛ̀ⲁⲥⲱⲙⲁⲧⲟⲥ</w:t>
            </w:r>
          </w:p>
          <w:p w14:paraId="664152BF" w14:textId="77777777" w:rsidR="00513E2D" w:rsidRDefault="00513E2D" w:rsidP="00C83ECE">
            <w:pPr>
              <w:pStyle w:val="CopticVersemulti-line"/>
            </w:pPr>
            <w:r>
              <w:t>ⲛ̀ⲗⲓⲧⲟⲩⲣⲅⲟⲥ ⲛ̀ϣⲁϩ ⲛ̀ⲭ̀ⲣⲟⲙ:</w:t>
            </w:r>
          </w:p>
          <w:p w14:paraId="731066F7" w14:textId="77777777" w:rsidR="00513E2D" w:rsidRPr="00C35319" w:rsidRDefault="00513E2D" w:rsidP="00C83ECE">
            <w:pPr>
              <w:pStyle w:val="CopticHangingVerse"/>
            </w:pPr>
            <w:r>
              <w:t>Ⲡϭⲟⲓⲥ ⲁⲣⲓϩ̀ⲙⲟⲧ ⲛⲁⲛ ⲙ̀ⲡⲓⲭⲱ ⲉ̀ⲃⲟⲗ ⲛ̀ⲧⲉ ⲛⲉⲛⲛⲟⲃⲓ.</w:t>
            </w:r>
          </w:p>
        </w:tc>
      </w:tr>
    </w:tbl>
    <w:p w14:paraId="72B47555" w14:textId="77777777" w:rsidR="00513E2D" w:rsidRDefault="00513E2D"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41001514" w14:textId="77777777" w:rsidTr="00C83ECE">
        <w:trPr>
          <w:cantSplit/>
          <w:jc w:val="center"/>
        </w:trPr>
        <w:tc>
          <w:tcPr>
            <w:tcW w:w="288" w:type="dxa"/>
          </w:tcPr>
          <w:p w14:paraId="10062C54" w14:textId="77777777" w:rsidR="00513E2D" w:rsidRDefault="00513E2D" w:rsidP="00C83ECE">
            <w:pPr>
              <w:pStyle w:val="CopticCross"/>
            </w:pPr>
          </w:p>
        </w:tc>
        <w:tc>
          <w:tcPr>
            <w:tcW w:w="3960" w:type="dxa"/>
          </w:tcPr>
          <w:p w14:paraId="57DF3C1A" w14:textId="77777777" w:rsidR="00513E2D" w:rsidRDefault="00513E2D" w:rsidP="00C83ECE">
            <w:pPr>
              <w:pStyle w:val="EngHang"/>
            </w:pPr>
            <w:r>
              <w:t>Hail to the four incorporeal living beasts,</w:t>
            </w:r>
          </w:p>
          <w:p w14:paraId="2A118405" w14:textId="77777777" w:rsidR="00513E2D" w:rsidRDefault="00513E2D" w:rsidP="00C83ECE">
            <w:pPr>
              <w:pStyle w:val="EngHang"/>
            </w:pPr>
            <w:r>
              <w:t>Carrying the throne of God,</w:t>
            </w:r>
          </w:p>
          <w:p w14:paraId="7D026DBC" w14:textId="77777777" w:rsidR="00513E2D" w:rsidRDefault="00513E2D" w:rsidP="00C83ECE">
            <w:pPr>
              <w:pStyle w:val="EngHang"/>
            </w:pPr>
            <w:r>
              <w:t>A lion’s face, and a calf’s face,</w:t>
            </w:r>
          </w:p>
          <w:p w14:paraId="6138AECB" w14:textId="77777777" w:rsidR="00513E2D" w:rsidRDefault="00513E2D" w:rsidP="00C83ECE">
            <w:pPr>
              <w:pStyle w:val="EngHangEnd"/>
            </w:pPr>
            <w:r>
              <w:t>A man’s face, and an eagle’s face.</w:t>
            </w:r>
          </w:p>
        </w:tc>
        <w:tc>
          <w:tcPr>
            <w:tcW w:w="288" w:type="dxa"/>
          </w:tcPr>
          <w:p w14:paraId="5696985B" w14:textId="77777777" w:rsidR="00513E2D" w:rsidRDefault="00513E2D" w:rsidP="00C83ECE"/>
        </w:tc>
        <w:tc>
          <w:tcPr>
            <w:tcW w:w="288" w:type="dxa"/>
          </w:tcPr>
          <w:p w14:paraId="6A5FC980" w14:textId="77777777" w:rsidR="00513E2D" w:rsidRDefault="00513E2D" w:rsidP="00C83ECE">
            <w:pPr>
              <w:pStyle w:val="CopticCross"/>
            </w:pPr>
          </w:p>
        </w:tc>
        <w:tc>
          <w:tcPr>
            <w:tcW w:w="3960" w:type="dxa"/>
          </w:tcPr>
          <w:p w14:paraId="77C229A9" w14:textId="77777777" w:rsidR="00513E2D" w:rsidRDefault="00513E2D" w:rsidP="00C83ECE">
            <w:pPr>
              <w:pStyle w:val="CopticVersemulti-line"/>
            </w:pPr>
            <w:r>
              <w:t>Ⲭⲉⲣⲉ ⲡⲓϥ̀ⲧⲟⲩ ⲛ̀ⲍⲱⲟⲛ ⲛ̀ⲁ̀ⲥⲱⲙⲁⲧⲟⲥ:</w:t>
            </w:r>
          </w:p>
          <w:p w14:paraId="6EC52364" w14:textId="77777777" w:rsidR="00513E2D" w:rsidRDefault="00513E2D" w:rsidP="00C83ECE">
            <w:pPr>
              <w:pStyle w:val="CopticVersemulti-line"/>
            </w:pPr>
            <w:r>
              <w:t>ⲉⲧϥⲁⲓ ϧⲁ ⲡⲓϩⲁⲣⲙⲁ ⲛ̀ⲧⲉ Ⲫϯ:</w:t>
            </w:r>
          </w:p>
          <w:p w14:paraId="1BEB9BDB" w14:textId="77777777" w:rsidR="00513E2D" w:rsidRDefault="00513E2D" w:rsidP="00C83ECE">
            <w:pPr>
              <w:pStyle w:val="CopticVersemulti-line"/>
            </w:pPr>
            <w:r>
              <w:t>ⲟⲩϩⲟ ⲙ̀ⲙⲟⲩⲓ̀ ⲛⲉⲙ ⲟⲩϩⲟ ⲙ̀ⲙⲁⲥⲓ:</w:t>
            </w:r>
          </w:p>
          <w:p w14:paraId="38C6E305" w14:textId="77777777" w:rsidR="00513E2D" w:rsidRPr="00C35319" w:rsidRDefault="00513E2D" w:rsidP="00C83ECE">
            <w:pPr>
              <w:pStyle w:val="CopticHangingVerse"/>
            </w:pPr>
            <w:r>
              <w:t>ⲛⲉⲙ ⲟⲩϩⲟ ⲛ̀ⲣⲱⲙⲓ ⲛⲉⲙ ⲟⲩϩⲟ ⲛ̀ⲁ̀ⲏ̀ⲧⲟⲥ.</w:t>
            </w:r>
          </w:p>
        </w:tc>
      </w:tr>
    </w:tbl>
    <w:p w14:paraId="3B356713" w14:textId="77777777" w:rsidR="00513E2D" w:rsidRDefault="00513E2D" w:rsidP="0082304E">
      <w:pPr>
        <w:pStyle w:val="Heading4"/>
      </w:pPr>
      <w:r>
        <w:lastRenderedPageBreak/>
        <w:t>The Gospel Response for the Four Incorporeal Beasts</w:t>
      </w:r>
    </w:p>
    <w:p w14:paraId="0AC01055" w14:textId="77777777" w:rsidR="00513E2D" w:rsidRPr="00C14556" w:rsidRDefault="00513E2D" w:rsidP="00C14556">
      <w:pPr>
        <w:pStyle w:val="Rubric"/>
      </w:pPr>
      <w:r>
        <w:t>The last verse of the Doxology may be inserted into the Annual Gospel Response.</w:t>
      </w:r>
    </w:p>
    <w:p w14:paraId="1BB435AB" w14:textId="025689FC" w:rsidR="00191A26" w:rsidRPr="00B637D8" w:rsidRDefault="00513E2D"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650</w:t>
      </w:r>
      <w:r w:rsidR="00191A26">
        <w:fldChar w:fldCharType="end"/>
      </w:r>
      <w:r w:rsidR="00191A26">
        <w:t>.</w:t>
      </w:r>
    </w:p>
    <w:p w14:paraId="6B7BA1A2" w14:textId="77777777" w:rsidR="00595AF3" w:rsidRDefault="00595AF3" w:rsidP="00595AF3">
      <w:pPr>
        <w:pStyle w:val="Heading3"/>
      </w:pPr>
      <w:bookmarkStart w:id="1642" w:name="_Toc459399379"/>
      <w:r>
        <w:t>June 7 / Paoni 13: Archangel Gabriel</w:t>
      </w:r>
      <w:r w:rsidR="00D31016">
        <w:t>, the Evangelist of Daniel</w:t>
      </w:r>
      <w:bookmarkEnd w:id="1642"/>
    </w:p>
    <w:p w14:paraId="00F4ACC1" w14:textId="77777777" w:rsidR="00595AF3" w:rsidRPr="00980D99" w:rsidRDefault="00595AF3" w:rsidP="00595AF3">
      <w:pPr>
        <w:pStyle w:val="Heading4"/>
      </w:pPr>
      <w:bookmarkStart w:id="1643" w:name="_Ref434488149"/>
      <w:r>
        <w:t>The Doxology</w:t>
      </w:r>
      <w:r w:rsidR="00B46E6E">
        <w:t xml:space="preserve"> for Archangel Gabriel, the Evangelist of Daniel</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7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7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7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44" w:name="_Ref434564551"/>
      <w:bookmarkStart w:id="1645" w:name="_Toc459399380"/>
      <w:r>
        <w:lastRenderedPageBreak/>
        <w:t>June 8 / Paoni 14: Sts. Apakir and John</w:t>
      </w:r>
      <w:bookmarkEnd w:id="1644"/>
      <w:bookmarkEnd w:id="1645"/>
    </w:p>
    <w:p w14:paraId="25CBD4EF" w14:textId="77777777" w:rsidR="006A0D7C" w:rsidRPr="00980D99" w:rsidRDefault="006A0D7C" w:rsidP="006A0D7C">
      <w:pPr>
        <w:pStyle w:val="Heading4"/>
      </w:pPr>
      <w:bookmarkStart w:id="1646" w:name="_Ref434489722"/>
      <w:r>
        <w:t>The Doxology</w:t>
      </w:r>
      <w:r w:rsidR="00B46E6E">
        <w:t xml:space="preserve"> for Sts. Apakir and John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47" w:name="_Toc459399381"/>
      <w:r>
        <w:rPr>
          <w:lang w:val="en-US"/>
        </w:rPr>
        <w:lastRenderedPageBreak/>
        <w:t>June 9 / Paoni 15: Handing over of St. Mark's Relics</w:t>
      </w:r>
      <w:bookmarkEnd w:id="1647"/>
    </w:p>
    <w:p w14:paraId="12A16B61" w14:textId="77777777" w:rsidR="00980D99" w:rsidRDefault="00980D99" w:rsidP="00980D99">
      <w:pPr>
        <w:pStyle w:val="Heading3"/>
        <w:rPr>
          <w:lang w:val="en-US"/>
        </w:rPr>
      </w:pPr>
      <w:bookmarkStart w:id="1648" w:name="_Toc459399382"/>
      <w:r>
        <w:rPr>
          <w:lang w:val="en-US"/>
        </w:rPr>
        <w:t>June 11 / Paoni 17: Return of St. Mark's Relics</w:t>
      </w:r>
      <w:bookmarkEnd w:id="1648"/>
    </w:p>
    <w:p w14:paraId="55A12BE6" w14:textId="4F6CFFA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513E2D">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513E2D">
        <w:rPr>
          <w:noProof/>
          <w:lang w:val="en-US"/>
        </w:rPr>
        <w:t>825</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49" w:name="_Toc459399383"/>
      <w:r>
        <w:rPr>
          <w:lang w:val="en-US"/>
        </w:rPr>
        <w:t>June 13 / Paoni 19: Martyrdom of St. George of Zahim</w:t>
      </w:r>
      <w:bookmarkEnd w:id="1649"/>
    </w:p>
    <w:p w14:paraId="4EBBC2F1" w14:textId="77777777" w:rsidR="006D27E4" w:rsidRPr="00980D99" w:rsidRDefault="006D27E4" w:rsidP="006D27E4">
      <w:pPr>
        <w:pStyle w:val="Heading4"/>
      </w:pPr>
      <w:bookmarkStart w:id="1650" w:name="_Ref434489925"/>
      <w:r>
        <w:t>The Doxology</w:t>
      </w:r>
      <w:r w:rsidR="00B46E6E">
        <w:t xml:space="preserve"> for St. George of Zahim</w:t>
      </w:r>
      <w:bookmarkEnd w:id="1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8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51" w:name="_Toc459399384"/>
      <w:r>
        <w:t>June 15 / Paoni 21: Commemoration of the Theotokos</w:t>
      </w:r>
      <w:bookmarkEnd w:id="1651"/>
    </w:p>
    <w:p w14:paraId="0444D004" w14:textId="7E3F14F4"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13E2D">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13E2D">
        <w:rPr>
          <w:noProof/>
        </w:rPr>
        <w:t>902</w:t>
      </w:r>
      <w:r w:rsidR="007E24F9">
        <w:fldChar w:fldCharType="end"/>
      </w:r>
      <w:r w:rsidR="007E24F9">
        <w:t>.</w:t>
      </w:r>
    </w:p>
    <w:p w14:paraId="5EECE7CB" w14:textId="77777777" w:rsidR="00027E5B" w:rsidRDefault="00027E5B" w:rsidP="00027E5B">
      <w:pPr>
        <w:pStyle w:val="Heading3"/>
      </w:pPr>
      <w:bookmarkStart w:id="1652" w:name="_Toc459399385"/>
      <w:r>
        <w:t>June 16 / Paoni 22: Consecration of a Church of St. Cosmas and Damian, Their Brothers and Their Mother</w:t>
      </w:r>
      <w:bookmarkEnd w:id="1652"/>
    </w:p>
    <w:p w14:paraId="41853561" w14:textId="62762C62"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513E2D">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513E2D">
        <w:rPr>
          <w:noProof/>
        </w:rPr>
        <w:t>658</w:t>
      </w:r>
      <w:r w:rsidR="002409EF">
        <w:fldChar w:fldCharType="end"/>
      </w:r>
      <w:r>
        <w:t>.</w:t>
      </w:r>
    </w:p>
    <w:p w14:paraId="2E5DB3E3" w14:textId="77777777" w:rsidR="00980D99" w:rsidRDefault="00980D99" w:rsidP="00980D99">
      <w:pPr>
        <w:pStyle w:val="Heading3"/>
        <w:rPr>
          <w:lang w:val="en-US"/>
        </w:rPr>
      </w:pPr>
      <w:bookmarkStart w:id="1653" w:name="_Toc459399386"/>
      <w:r>
        <w:rPr>
          <w:lang w:val="en-US"/>
        </w:rPr>
        <w:t xml:space="preserve">June 18 / Paoni 24: </w:t>
      </w:r>
      <w:r w:rsidR="001B4E41">
        <w:rPr>
          <w:lang w:val="en-US"/>
        </w:rPr>
        <w:t xml:space="preserve">The Strong </w:t>
      </w:r>
      <w:r>
        <w:rPr>
          <w:lang w:val="en-US"/>
        </w:rPr>
        <w:t>St. Moses</w:t>
      </w:r>
      <w:bookmarkEnd w:id="1653"/>
    </w:p>
    <w:p w14:paraId="5BCAE9A6" w14:textId="77777777" w:rsidR="00980D99" w:rsidRDefault="00980D99" w:rsidP="00980D99">
      <w:pPr>
        <w:pStyle w:val="Heading4"/>
        <w:rPr>
          <w:lang w:val="en-US"/>
        </w:rPr>
      </w:pPr>
      <w:bookmarkStart w:id="1654" w:name="_Ref434491006"/>
      <w:r>
        <w:rPr>
          <w:lang w:val="en-US"/>
        </w:rPr>
        <w:t>The Doxology</w:t>
      </w:r>
      <w:r w:rsidR="00810F04">
        <w:rPr>
          <w:lang w:val="en-US"/>
        </w:rPr>
        <w:t xml:space="preserve"> for the Strong St. Moses</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8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8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8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65" w:name="_Toc459399387"/>
      <w:r>
        <w:rPr>
          <w:lang w:val="en-US"/>
        </w:rPr>
        <w:lastRenderedPageBreak/>
        <w:t>June 19 / Paoni 25: Martyrdom of St</w:t>
      </w:r>
      <w:r w:rsidR="00191A26">
        <w:rPr>
          <w:lang w:val="en-US"/>
        </w:rPr>
        <w:t>. Jude the Disciple and Epistle-</w:t>
      </w:r>
      <w:r>
        <w:rPr>
          <w:lang w:val="en-US"/>
        </w:rPr>
        <w:t>Writer</w:t>
      </w:r>
      <w:bookmarkEnd w:id="1665"/>
    </w:p>
    <w:p w14:paraId="3C380312" w14:textId="732AC4B3" w:rsidR="00191A26" w:rsidRDefault="00191A26" w:rsidP="00191A26">
      <w:pPr>
        <w:pStyle w:val="Rubric"/>
      </w:pPr>
      <w:r>
        <w:t xml:space="preserve">See </w:t>
      </w:r>
      <w:r>
        <w:fldChar w:fldCharType="begin"/>
      </w:r>
      <w:r>
        <w:instrText xml:space="preserve"> REF _Ref434488644 \h </w:instrText>
      </w:r>
      <w:r>
        <w:fldChar w:fldCharType="separate"/>
      </w:r>
      <w:r w:rsidR="00513E2D">
        <w:t>A Doxology for the Apostles</w:t>
      </w:r>
      <w:r>
        <w:fldChar w:fldCharType="end"/>
      </w:r>
      <w:r>
        <w:t xml:space="preserve">, on pages </w:t>
      </w:r>
      <w:r>
        <w:fldChar w:fldCharType="begin"/>
      </w:r>
      <w:r>
        <w:instrText xml:space="preserve"> PAGEREF _Ref434488644 \h </w:instrText>
      </w:r>
      <w:r>
        <w:fldChar w:fldCharType="separate"/>
      </w:r>
      <w:r w:rsidR="00513E2D">
        <w:rPr>
          <w:noProof/>
        </w:rPr>
        <w:t>570</w:t>
      </w:r>
      <w:r>
        <w:fldChar w:fldCharType="end"/>
      </w:r>
      <w:r>
        <w:t xml:space="preserve">, </w:t>
      </w:r>
      <w:r>
        <w:fldChar w:fldCharType="begin"/>
      </w:r>
      <w:r>
        <w:instrText xml:space="preserve"> PAGEREF _Ref434488657 \h </w:instrText>
      </w:r>
      <w:r>
        <w:fldChar w:fldCharType="separate"/>
      </w:r>
      <w:r w:rsidR="00513E2D">
        <w:rPr>
          <w:noProof/>
        </w:rPr>
        <w:t>570</w:t>
      </w:r>
      <w:r>
        <w:fldChar w:fldCharType="end"/>
      </w:r>
      <w:r>
        <w:t xml:space="preserve">, or </w:t>
      </w:r>
      <w:r>
        <w:fldChar w:fldCharType="begin"/>
      </w:r>
      <w:r>
        <w:instrText xml:space="preserve"> PAGEREF _Ref434488992 \h </w:instrText>
      </w:r>
      <w:r>
        <w:fldChar w:fldCharType="separate"/>
      </w:r>
      <w:r w:rsidR="00513E2D">
        <w:rPr>
          <w:noProof/>
        </w:rPr>
        <w:t>572</w:t>
      </w:r>
      <w:r>
        <w:fldChar w:fldCharType="end"/>
      </w:r>
      <w:r>
        <w:t>.</w:t>
      </w:r>
    </w:p>
    <w:p w14:paraId="4BDA9DC2" w14:textId="77777777" w:rsidR="00980D99" w:rsidRDefault="00980D99" w:rsidP="00980D99">
      <w:pPr>
        <w:pStyle w:val="Heading3"/>
      </w:pPr>
      <w:bookmarkStart w:id="1666" w:name="_Toc459399388"/>
      <w:r>
        <w:t xml:space="preserve">June 20 / Paoni 26: </w:t>
      </w:r>
      <w:r w:rsidR="00237D47">
        <w:t xml:space="preserve">Consecration of the Church of </w:t>
      </w:r>
      <w:r>
        <w:t>Archangel Gabriel</w:t>
      </w:r>
      <w:bookmarkEnd w:id="1666"/>
    </w:p>
    <w:p w14:paraId="1CE2FB9D" w14:textId="476487C3" w:rsidR="00980D99" w:rsidRPr="00980D99" w:rsidRDefault="00237D47" w:rsidP="00D31016">
      <w:pPr>
        <w:pStyle w:val="Rubric"/>
      </w:pPr>
      <w:r>
        <w:t xml:space="preserve">See </w:t>
      </w:r>
      <w:r>
        <w:fldChar w:fldCharType="begin"/>
      </w:r>
      <w:r>
        <w:instrText xml:space="preserve"> REF _Ref434562998 \h </w:instrText>
      </w:r>
      <w:r>
        <w:fldChar w:fldCharType="separate"/>
      </w:r>
      <w:r w:rsidR="00513E2D">
        <w:t>March 26 / Phamenoth 30: Archangel Gabriel</w:t>
      </w:r>
      <w:r>
        <w:fldChar w:fldCharType="end"/>
      </w:r>
      <w:r>
        <w:t xml:space="preserve">, page </w:t>
      </w:r>
      <w:r>
        <w:fldChar w:fldCharType="begin"/>
      </w:r>
      <w:r>
        <w:instrText xml:space="preserve"> PAGEREF _Ref434562998 \h </w:instrText>
      </w:r>
      <w:r>
        <w:fldChar w:fldCharType="separate"/>
      </w:r>
      <w:r w:rsidR="00513E2D">
        <w:rPr>
          <w:noProof/>
        </w:rPr>
        <w:t>820</w:t>
      </w:r>
      <w:r>
        <w:fldChar w:fldCharType="end"/>
      </w:r>
      <w:r>
        <w:t>.</w:t>
      </w:r>
    </w:p>
    <w:p w14:paraId="4ADB6B3C" w14:textId="77777777" w:rsidR="00072324" w:rsidRDefault="00072324" w:rsidP="00072324">
      <w:pPr>
        <w:pStyle w:val="Heading3"/>
        <w:rPr>
          <w:lang w:val="en-US"/>
        </w:rPr>
      </w:pPr>
      <w:bookmarkStart w:id="1667" w:name="_Toc459399389"/>
      <w:r>
        <w:rPr>
          <w:lang w:val="en-US"/>
        </w:rPr>
        <w:t>June 21 / Paoni 27: Martyrdom of St. Ananias the Apostle</w:t>
      </w:r>
      <w:bookmarkEnd w:id="1667"/>
    </w:p>
    <w:p w14:paraId="5EADB549" w14:textId="265F4645" w:rsidR="00191A26" w:rsidRDefault="00191A26" w:rsidP="00191A26">
      <w:pPr>
        <w:pStyle w:val="Rubric"/>
      </w:pPr>
      <w:r>
        <w:t xml:space="preserve">See </w:t>
      </w:r>
      <w:r>
        <w:fldChar w:fldCharType="begin"/>
      </w:r>
      <w:r>
        <w:instrText xml:space="preserve"> REF _Ref434488644 \h </w:instrText>
      </w:r>
      <w:r>
        <w:fldChar w:fldCharType="separate"/>
      </w:r>
      <w:r w:rsidR="00513E2D">
        <w:t>A Doxology for the Apostles</w:t>
      </w:r>
      <w:r>
        <w:fldChar w:fldCharType="end"/>
      </w:r>
      <w:r>
        <w:t xml:space="preserve">, on pages </w:t>
      </w:r>
      <w:r>
        <w:fldChar w:fldCharType="begin"/>
      </w:r>
      <w:r>
        <w:instrText xml:space="preserve"> PAGEREF _Ref434488644 \h </w:instrText>
      </w:r>
      <w:r>
        <w:fldChar w:fldCharType="separate"/>
      </w:r>
      <w:r w:rsidR="00513E2D">
        <w:rPr>
          <w:noProof/>
        </w:rPr>
        <w:t>570</w:t>
      </w:r>
      <w:r>
        <w:fldChar w:fldCharType="end"/>
      </w:r>
      <w:r>
        <w:t xml:space="preserve">, </w:t>
      </w:r>
      <w:r>
        <w:fldChar w:fldCharType="begin"/>
      </w:r>
      <w:r>
        <w:instrText xml:space="preserve"> PAGEREF _Ref434488657 \h </w:instrText>
      </w:r>
      <w:r>
        <w:fldChar w:fldCharType="separate"/>
      </w:r>
      <w:r w:rsidR="00513E2D">
        <w:rPr>
          <w:noProof/>
        </w:rPr>
        <w:t>570</w:t>
      </w:r>
      <w:r>
        <w:fldChar w:fldCharType="end"/>
      </w:r>
      <w:r>
        <w:t xml:space="preserve">, or </w:t>
      </w:r>
      <w:r>
        <w:fldChar w:fldCharType="begin"/>
      </w:r>
      <w:r>
        <w:instrText xml:space="preserve"> PAGEREF _Ref434488992 \h </w:instrText>
      </w:r>
      <w:r>
        <w:fldChar w:fldCharType="separate"/>
      </w:r>
      <w:r w:rsidR="00513E2D">
        <w:rPr>
          <w:noProof/>
        </w:rPr>
        <w:t>572</w:t>
      </w:r>
      <w:r>
        <w:fldChar w:fldCharType="end"/>
      </w:r>
      <w:r>
        <w:t>.</w:t>
      </w:r>
    </w:p>
    <w:p w14:paraId="49109F37" w14:textId="77777777" w:rsidR="00B52D77" w:rsidRDefault="00B52D77" w:rsidP="00B52D77">
      <w:pPr>
        <w:pStyle w:val="Heading3"/>
      </w:pPr>
      <w:bookmarkStart w:id="1668" w:name="_Toc459399390"/>
      <w:r>
        <w:t>June 23 / Paoni 29: Commemoration of the Annunciation, Nativity, and Resurrection on the 29</w:t>
      </w:r>
      <w:r w:rsidRPr="00C0205C">
        <w:rPr>
          <w:vertAlign w:val="superscript"/>
        </w:rPr>
        <w:t>th</w:t>
      </w:r>
      <w:r>
        <w:t xml:space="preserve"> of Every Month</w:t>
      </w:r>
      <w:bookmarkEnd w:id="1668"/>
    </w:p>
    <w:p w14:paraId="1DB8D7D3" w14:textId="61AE77F2" w:rsidR="00B52D77" w:rsidRPr="00B52D77" w:rsidRDefault="00B52D77" w:rsidP="00B52D77">
      <w:pPr>
        <w:pStyle w:val="Rubric"/>
      </w:pPr>
      <w:r>
        <w:t xml:space="preserve">See </w:t>
      </w:r>
      <w:r>
        <w:fldChar w:fldCharType="begin"/>
      </w:r>
      <w:r>
        <w:instrText xml:space="preserve"> REF _Ref435003974 \h </w:instrText>
      </w:r>
      <w:r>
        <w:fldChar w:fldCharType="separate"/>
      </w:r>
      <w:r w:rsidR="00513E2D">
        <w:t>September 26 (27) / Tho-out 29: Commemoration of the Annunciation, Nativity, and Resurrection on the 29</w:t>
      </w:r>
      <w:r w:rsidR="00513E2D" w:rsidRPr="00C0205C">
        <w:rPr>
          <w:vertAlign w:val="superscript"/>
        </w:rPr>
        <w:t>th</w:t>
      </w:r>
      <w:r w:rsidR="00513E2D">
        <w:t xml:space="preserve"> of Every Coptic Month</w:t>
      </w:r>
      <w:r>
        <w:fldChar w:fldCharType="end"/>
      </w:r>
      <w:r>
        <w:t xml:space="preserve">, page </w:t>
      </w:r>
      <w:r>
        <w:fldChar w:fldCharType="begin"/>
      </w:r>
      <w:r>
        <w:instrText xml:space="preserve"> PAGEREF _Ref435003974 \h </w:instrText>
      </w:r>
      <w:r>
        <w:fldChar w:fldCharType="separate"/>
      </w:r>
      <w:r w:rsidR="00513E2D">
        <w:rPr>
          <w:noProof/>
        </w:rPr>
        <w:t>626</w:t>
      </w:r>
      <w:r>
        <w:fldChar w:fldCharType="end"/>
      </w:r>
      <w:r>
        <w:t>.</w:t>
      </w:r>
    </w:p>
    <w:p w14:paraId="573C8122" w14:textId="77777777" w:rsidR="00980D99" w:rsidRDefault="00980D99" w:rsidP="00980D99">
      <w:pPr>
        <w:pStyle w:val="Heading3"/>
        <w:rPr>
          <w:lang w:val="en-US"/>
        </w:rPr>
      </w:pPr>
      <w:bookmarkStart w:id="1669" w:name="_Toc459399391"/>
      <w:r>
        <w:rPr>
          <w:lang w:val="en-US"/>
        </w:rPr>
        <w:t>June 24 / Paoni 30: The Nativity of St. John the Baptist</w:t>
      </w:r>
      <w:bookmarkEnd w:id="1669"/>
    </w:p>
    <w:p w14:paraId="4732DA21" w14:textId="17C8A524" w:rsidR="00191A26" w:rsidRDefault="00191A26" w:rsidP="00191A26">
      <w:pPr>
        <w:pStyle w:val="Rubric"/>
      </w:pPr>
      <w:r>
        <w:t xml:space="preserve">See </w:t>
      </w:r>
      <w:r>
        <w:fldChar w:fldCharType="begin"/>
      </w:r>
      <w:r>
        <w:instrText xml:space="preserve"> REF _Ref434488524 \h </w:instrText>
      </w:r>
      <w:r>
        <w:fldChar w:fldCharType="separate"/>
      </w:r>
      <w:r w:rsidR="00513E2D">
        <w:t>The Doxology of St. John the Baptist</w:t>
      </w:r>
      <w:r>
        <w:fldChar w:fldCharType="end"/>
      </w:r>
      <w:r>
        <w:t xml:space="preserve"> on pages </w:t>
      </w:r>
      <w:r>
        <w:fldChar w:fldCharType="begin"/>
      </w:r>
      <w:r>
        <w:instrText xml:space="preserve"> PAGEREF _Ref434488524 \h </w:instrText>
      </w:r>
      <w:r>
        <w:fldChar w:fldCharType="separate"/>
      </w:r>
      <w:r w:rsidR="00513E2D">
        <w:rPr>
          <w:noProof/>
        </w:rPr>
        <w:t>568</w:t>
      </w:r>
      <w:r>
        <w:fldChar w:fldCharType="end"/>
      </w:r>
      <w:r>
        <w:t xml:space="preserve"> and </w:t>
      </w:r>
      <w:r>
        <w:fldChar w:fldCharType="begin"/>
      </w:r>
      <w:r>
        <w:instrText xml:space="preserve"> PAGEREF _Ref434488546 \h </w:instrText>
      </w:r>
      <w:r>
        <w:fldChar w:fldCharType="separate"/>
      </w:r>
      <w:r w:rsidR="00513E2D">
        <w:rPr>
          <w:noProof/>
        </w:rPr>
        <w:t>569</w:t>
      </w:r>
      <w:r>
        <w:fldChar w:fldCharType="end"/>
      </w:r>
      <w:r>
        <w:t>.</w:t>
      </w:r>
    </w:p>
    <w:p w14:paraId="04E70998" w14:textId="77777777" w:rsidR="005B716A" w:rsidRDefault="005B716A" w:rsidP="005B716A">
      <w:pPr>
        <w:pStyle w:val="Heading3"/>
      </w:pPr>
      <w:bookmarkStart w:id="1670" w:name="_Toc459399392"/>
      <w:r>
        <w:t>June 26 / Epip 2: Departure of St. Thaddaeus the Apostle</w:t>
      </w:r>
      <w:bookmarkEnd w:id="1670"/>
    </w:p>
    <w:p w14:paraId="2E67CB62" w14:textId="1E1AFA4E" w:rsidR="00191A26" w:rsidRDefault="00191A26" w:rsidP="00191A26">
      <w:pPr>
        <w:pStyle w:val="Rubric"/>
      </w:pPr>
      <w:r>
        <w:t xml:space="preserve">See </w:t>
      </w:r>
      <w:r>
        <w:fldChar w:fldCharType="begin"/>
      </w:r>
      <w:r>
        <w:instrText xml:space="preserve"> REF _Ref434488644 \h </w:instrText>
      </w:r>
      <w:r>
        <w:fldChar w:fldCharType="separate"/>
      </w:r>
      <w:r w:rsidR="00513E2D">
        <w:t>A Doxology for the Apostles</w:t>
      </w:r>
      <w:r>
        <w:fldChar w:fldCharType="end"/>
      </w:r>
      <w:r>
        <w:t xml:space="preserve">, on pages </w:t>
      </w:r>
      <w:r>
        <w:fldChar w:fldCharType="begin"/>
      </w:r>
      <w:r>
        <w:instrText xml:space="preserve"> PAGEREF _Ref434488644 \h </w:instrText>
      </w:r>
      <w:r>
        <w:fldChar w:fldCharType="separate"/>
      </w:r>
      <w:r w:rsidR="00513E2D">
        <w:rPr>
          <w:noProof/>
        </w:rPr>
        <w:t>570</w:t>
      </w:r>
      <w:r>
        <w:fldChar w:fldCharType="end"/>
      </w:r>
      <w:r>
        <w:t xml:space="preserve">, </w:t>
      </w:r>
      <w:r>
        <w:fldChar w:fldCharType="begin"/>
      </w:r>
      <w:r>
        <w:instrText xml:space="preserve"> PAGEREF _Ref434488657 \h </w:instrText>
      </w:r>
      <w:r>
        <w:fldChar w:fldCharType="separate"/>
      </w:r>
      <w:r w:rsidR="00513E2D">
        <w:rPr>
          <w:noProof/>
        </w:rPr>
        <w:t>570</w:t>
      </w:r>
      <w:r>
        <w:fldChar w:fldCharType="end"/>
      </w:r>
      <w:r>
        <w:t xml:space="preserve">, or </w:t>
      </w:r>
      <w:r>
        <w:fldChar w:fldCharType="begin"/>
      </w:r>
      <w:r>
        <w:instrText xml:space="preserve"> PAGEREF _Ref434488992 \h </w:instrText>
      </w:r>
      <w:r>
        <w:fldChar w:fldCharType="separate"/>
      </w:r>
      <w:r w:rsidR="00513E2D">
        <w:rPr>
          <w:noProof/>
        </w:rPr>
        <w:t>572</w:t>
      </w:r>
      <w:r>
        <w:fldChar w:fldCharType="end"/>
      </w:r>
      <w:r>
        <w:t>.</w:t>
      </w:r>
    </w:p>
    <w:p w14:paraId="5EF24D29" w14:textId="77777777" w:rsidR="00980D99" w:rsidRDefault="00980D99" w:rsidP="00980D99">
      <w:pPr>
        <w:pStyle w:val="Heading3"/>
      </w:pPr>
      <w:bookmarkStart w:id="1671" w:name="_Toc459399393"/>
      <w:r>
        <w:t>June 27 / Epip 3: St. Cyril of Alexandria</w:t>
      </w:r>
      <w:bookmarkEnd w:id="167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72" w:name="_Toc459399394"/>
      <w:r>
        <w:t>June 28 / Epip 4: Sts. Apakir and John</w:t>
      </w:r>
      <w:bookmarkEnd w:id="1672"/>
    </w:p>
    <w:p w14:paraId="4A6BAA95" w14:textId="128A093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513E2D">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513E2D">
        <w:rPr>
          <w:noProof/>
        </w:rPr>
        <w:t>861</w:t>
      </w:r>
      <w:r w:rsidR="00237D47">
        <w:fldChar w:fldCharType="end"/>
      </w:r>
      <w:r>
        <w:t>.</w:t>
      </w:r>
    </w:p>
    <w:p w14:paraId="1F7BEA33" w14:textId="77777777" w:rsidR="00980D99" w:rsidRDefault="00980D99" w:rsidP="00980D99">
      <w:pPr>
        <w:pStyle w:val="Heading3"/>
        <w:rPr>
          <w:lang w:val="en-US"/>
        </w:rPr>
      </w:pPr>
      <w:bookmarkStart w:id="1673"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73"/>
    </w:p>
    <w:p w14:paraId="6FD478B9" w14:textId="77777777" w:rsidR="004C7F73" w:rsidRDefault="004C7F73" w:rsidP="004C7F73">
      <w:pPr>
        <w:pStyle w:val="Heading4"/>
      </w:pPr>
      <w:bookmarkStart w:id="1674" w:name="_Ref434477973"/>
      <w:r>
        <w:t>The Doxology of Sts. Peter and Paul</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75"/>
            <w:r>
              <w:t>Are the working husbandmen</w:t>
            </w:r>
            <w:commentRangeEnd w:id="1675"/>
            <w:r>
              <w:rPr>
                <w:rStyle w:val="CommentReference"/>
                <w:rFonts w:ascii="Times New Roman" w:eastAsiaTheme="minorHAnsi" w:hAnsi="Times New Roman" w:cstheme="minorBidi"/>
                <w:color w:val="auto"/>
              </w:rPr>
              <w:commentReference w:id="167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76"/>
            <w:r>
              <w:t xml:space="preserve">With </w:t>
            </w:r>
            <w:commentRangeEnd w:id="1676"/>
            <w:r>
              <w:rPr>
                <w:rStyle w:val="CommentReference"/>
                <w:rFonts w:ascii="Times New Roman" w:eastAsiaTheme="minorHAnsi" w:hAnsi="Times New Roman" w:cstheme="minorBidi"/>
                <w:color w:val="auto"/>
              </w:rPr>
              <w:commentReference w:id="167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77"/>
            <w:commentRangeStart w:id="1678"/>
            <w:r>
              <w:t xml:space="preserve">sound </w:t>
            </w:r>
            <w:commentRangeEnd w:id="1677"/>
            <w:r>
              <w:rPr>
                <w:rStyle w:val="CommentReference"/>
                <w:rFonts w:ascii="Times New Roman" w:eastAsiaTheme="minorHAnsi" w:hAnsi="Times New Roman" w:cstheme="minorBidi"/>
                <w:color w:val="auto"/>
              </w:rPr>
              <w:commentReference w:id="1677"/>
            </w:r>
            <w:commentRangeEnd w:id="1678"/>
            <w:r>
              <w:rPr>
                <w:rStyle w:val="CommentReference"/>
                <w:rFonts w:ascii="Times New Roman" w:eastAsiaTheme="minorHAnsi" w:hAnsi="Times New Roman" w:cstheme="minorBidi"/>
                <w:color w:val="auto"/>
              </w:rPr>
              <w:commentReference w:id="167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79" w:name="_Ref434488724"/>
      <w:r>
        <w:t>The Doxology of St. Paul</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8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81"/>
            <w:r>
              <w:t xml:space="preserve">To </w:t>
            </w:r>
            <w:commentRangeEnd w:id="1681"/>
            <w:r>
              <w:rPr>
                <w:rStyle w:val="CommentReference"/>
                <w:rFonts w:ascii="Times New Roman" w:eastAsiaTheme="minorHAnsi" w:hAnsi="Times New Roman" w:cstheme="minorBidi"/>
                <w:color w:val="auto"/>
              </w:rPr>
              <w:commentReference w:id="1681"/>
            </w:r>
            <w:r>
              <w:t xml:space="preserve">all the </w:t>
            </w:r>
            <w:commentRangeStart w:id="1682"/>
            <w:r>
              <w:t>Gentiles</w:t>
            </w:r>
            <w:commentRangeEnd w:id="1682"/>
            <w:r>
              <w:rPr>
                <w:rStyle w:val="CommentReference"/>
                <w:rFonts w:ascii="Times New Roman" w:eastAsiaTheme="minorHAnsi" w:hAnsi="Times New Roman" w:cstheme="minorBidi"/>
                <w:color w:val="auto"/>
              </w:rPr>
              <w:commentReference w:id="168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83"/>
            <w:r>
              <w:t>To be completely filled</w:t>
            </w:r>
          </w:p>
          <w:p w14:paraId="68A85021" w14:textId="77777777" w:rsidR="00306181" w:rsidRDefault="00306181" w:rsidP="00306181">
            <w:pPr>
              <w:pStyle w:val="EngHangEnd"/>
            </w:pPr>
            <w:r>
              <w:t>With God in love.</w:t>
            </w:r>
            <w:commentRangeEnd w:id="1683"/>
            <w:r>
              <w:rPr>
                <w:rStyle w:val="CommentReference"/>
                <w:rFonts w:ascii="Times New Roman" w:eastAsiaTheme="minorHAnsi" w:hAnsi="Times New Roman" w:cstheme="minorBidi"/>
                <w:color w:val="auto"/>
              </w:rPr>
              <w:commentReference w:id="168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84" w:name="_Ref434476236"/>
      <w:r>
        <w:t>The Psali Adam</w:t>
      </w:r>
      <w:r w:rsidR="006C1B94">
        <w:t xml:space="preserve"> for the Apostles’ Feast</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85" w:name="_Ref434476261"/>
      <w:r>
        <w:lastRenderedPageBreak/>
        <w:t>The Psali Batos</w:t>
      </w:r>
      <w:r w:rsidR="006C1B94">
        <w:t xml:space="preserve"> for the Apostles’ Feast</w:t>
      </w:r>
      <w:bookmarkEnd w:id="1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lastRenderedPageBreak/>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86" w:name="_Toc459399396"/>
      <w:r>
        <w:rPr>
          <w:lang w:val="en-US"/>
        </w:rPr>
        <w:t>June 30 / Epip 6: Martyrdom of St. Aoulimpas the Apostle</w:t>
      </w:r>
      <w:bookmarkEnd w:id="1686"/>
    </w:p>
    <w:p w14:paraId="0DEE2976" w14:textId="7FD17060" w:rsidR="00191A26" w:rsidRDefault="00191A26" w:rsidP="00191A26">
      <w:pPr>
        <w:pStyle w:val="Rubric"/>
      </w:pPr>
      <w:r>
        <w:t xml:space="preserve">See </w:t>
      </w:r>
      <w:r>
        <w:fldChar w:fldCharType="begin"/>
      </w:r>
      <w:r>
        <w:instrText xml:space="preserve"> REF _Ref434488644 \h </w:instrText>
      </w:r>
      <w:r>
        <w:fldChar w:fldCharType="separate"/>
      </w:r>
      <w:r w:rsidR="00513E2D">
        <w:t>A Doxology for the Apostles</w:t>
      </w:r>
      <w:r>
        <w:fldChar w:fldCharType="end"/>
      </w:r>
      <w:r>
        <w:t xml:space="preserve">, on pages </w:t>
      </w:r>
      <w:r>
        <w:fldChar w:fldCharType="begin"/>
      </w:r>
      <w:r>
        <w:instrText xml:space="preserve"> PAGEREF _Ref434488644 \h </w:instrText>
      </w:r>
      <w:r>
        <w:fldChar w:fldCharType="separate"/>
      </w:r>
      <w:r w:rsidR="00513E2D">
        <w:rPr>
          <w:noProof/>
        </w:rPr>
        <w:t>570</w:t>
      </w:r>
      <w:r>
        <w:fldChar w:fldCharType="end"/>
      </w:r>
      <w:r>
        <w:t xml:space="preserve">, </w:t>
      </w:r>
      <w:r>
        <w:fldChar w:fldCharType="begin"/>
      </w:r>
      <w:r>
        <w:instrText xml:space="preserve"> PAGEREF _Ref434488657 \h </w:instrText>
      </w:r>
      <w:r>
        <w:fldChar w:fldCharType="separate"/>
      </w:r>
      <w:r w:rsidR="00513E2D">
        <w:rPr>
          <w:noProof/>
        </w:rPr>
        <w:t>570</w:t>
      </w:r>
      <w:r>
        <w:fldChar w:fldCharType="end"/>
      </w:r>
      <w:r>
        <w:t xml:space="preserve">, or </w:t>
      </w:r>
      <w:r>
        <w:fldChar w:fldCharType="begin"/>
      </w:r>
      <w:r>
        <w:instrText xml:space="preserve"> PAGEREF _Ref434488992 \h </w:instrText>
      </w:r>
      <w:r>
        <w:fldChar w:fldCharType="separate"/>
      </w:r>
      <w:r w:rsidR="00513E2D">
        <w:rPr>
          <w:noProof/>
        </w:rPr>
        <w:t>572</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87" w:name="_Toc410196218"/>
      <w:bookmarkStart w:id="1688" w:name="_Toc410196460"/>
      <w:bookmarkStart w:id="1689" w:name="_Toc410196962"/>
      <w:bookmarkStart w:id="1690" w:name="July"/>
      <w:bookmarkStart w:id="1691" w:name="_Toc459399211"/>
      <w:bookmarkEnd w:id="1635"/>
      <w:r>
        <w:lastRenderedPageBreak/>
        <w:t>July</w:t>
      </w:r>
      <w:bookmarkEnd w:id="1687"/>
      <w:bookmarkEnd w:id="1688"/>
      <w:bookmarkEnd w:id="1689"/>
      <w:r w:rsidR="00980D99">
        <w:t xml:space="preserve"> or </w:t>
      </w:r>
      <w:r w:rsidR="00980D99">
        <w:rPr>
          <w:rFonts w:ascii="FreeSerifAvvaShenouda" w:hAnsi="FreeSerifAvvaShenouda" w:cs="FreeSerifAvvaShenouda"/>
        </w:rPr>
        <w:t>Ⲉⲡⲏⲡ</w:t>
      </w:r>
      <w:bookmarkEnd w:id="1691"/>
    </w:p>
    <w:bookmarkStart w:id="1692" w:name="_Ref434562742" w:displacedByCustomXml="next"/>
    <w:bookmarkStart w:id="1693" w:name="_Toc410196965" w:displacedByCustomXml="next"/>
    <w:bookmarkStart w:id="1694" w:name="_Toc410196463" w:displacedByCustomXml="next"/>
    <w:bookmarkStart w:id="1695" w:name="_Toc410196221" w:displacedByCustomXml="next"/>
    <w:sdt>
      <w:sdtPr>
        <w:id w:val="233667495"/>
        <w:docPartObj>
          <w:docPartGallery w:val="Table of Contents"/>
          <w:docPartUnique/>
        </w:docPartObj>
      </w:sdtPr>
      <w:sdtEndPr>
        <w:rPr>
          <w:b/>
          <w:bCs/>
          <w:noProof/>
        </w:rPr>
      </w:sdtEndPr>
      <w:sdtContent>
        <w:p w14:paraId="419C5FBF" w14:textId="77777777" w:rsidR="00513E2D" w:rsidRDefault="009E261C">
          <w:pPr>
            <w:pStyle w:val="TOC3"/>
            <w:tabs>
              <w:tab w:val="right" w:leader="dot" w:pos="8846"/>
            </w:tabs>
            <w:rPr>
              <w:rFonts w:asciiTheme="minorHAnsi" w:eastAsia="宋体"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513E2D">
              <w:rPr>
                <w:noProof/>
                <w:webHidden/>
              </w:rPr>
              <w:t>879</w:t>
            </w:r>
            <w:r w:rsidR="00513E2D">
              <w:rPr>
                <w:noProof/>
                <w:webHidden/>
              </w:rPr>
              <w:fldChar w:fldCharType="end"/>
            </w:r>
          </w:hyperlink>
        </w:p>
        <w:p w14:paraId="271206DE"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98" w:history="1">
            <w:r w:rsidRPr="0067776C">
              <w:rPr>
                <w:rStyle w:val="Hyperlink"/>
                <w:rFonts w:ascii="Times New Roman" w:hAnsi="Times New Roman" w:cs="Times New Roman"/>
                <w:noProof/>
              </w:rPr>
              <w:t>July 1 / Epip 7: Also St. Ignatius</w:t>
            </w:r>
            <w:r>
              <w:rPr>
                <w:noProof/>
                <w:webHidden/>
              </w:rPr>
              <w:tab/>
            </w:r>
            <w:r>
              <w:rPr>
                <w:noProof/>
                <w:webHidden/>
              </w:rPr>
              <w:fldChar w:fldCharType="begin"/>
            </w:r>
            <w:r>
              <w:rPr>
                <w:noProof/>
                <w:webHidden/>
              </w:rPr>
              <w:instrText xml:space="preserve"> PAGEREF _Toc459399398 \h </w:instrText>
            </w:r>
            <w:r>
              <w:rPr>
                <w:noProof/>
                <w:webHidden/>
              </w:rPr>
            </w:r>
            <w:r>
              <w:rPr>
                <w:noProof/>
                <w:webHidden/>
              </w:rPr>
              <w:fldChar w:fldCharType="separate"/>
            </w:r>
            <w:r>
              <w:rPr>
                <w:noProof/>
                <w:webHidden/>
              </w:rPr>
              <w:t>881</w:t>
            </w:r>
            <w:r>
              <w:rPr>
                <w:noProof/>
                <w:webHidden/>
              </w:rPr>
              <w:fldChar w:fldCharType="end"/>
            </w:r>
          </w:hyperlink>
        </w:p>
        <w:p w14:paraId="799E3C60"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399" w:history="1">
            <w:r w:rsidRPr="0067776C">
              <w:rPr>
                <w:rStyle w:val="Hyperlink"/>
                <w:noProof/>
                <w:lang w:val="en-US"/>
              </w:rPr>
              <w:t>July 2 / Epip 8: St. Pishoy</w:t>
            </w:r>
            <w:r>
              <w:rPr>
                <w:noProof/>
                <w:webHidden/>
              </w:rPr>
              <w:tab/>
            </w:r>
            <w:r>
              <w:rPr>
                <w:noProof/>
                <w:webHidden/>
              </w:rPr>
              <w:fldChar w:fldCharType="begin"/>
            </w:r>
            <w:r>
              <w:rPr>
                <w:noProof/>
                <w:webHidden/>
              </w:rPr>
              <w:instrText xml:space="preserve"> PAGEREF _Toc459399399 \h </w:instrText>
            </w:r>
            <w:r>
              <w:rPr>
                <w:noProof/>
                <w:webHidden/>
              </w:rPr>
            </w:r>
            <w:r>
              <w:rPr>
                <w:noProof/>
                <w:webHidden/>
              </w:rPr>
              <w:fldChar w:fldCharType="separate"/>
            </w:r>
            <w:r>
              <w:rPr>
                <w:noProof/>
                <w:webHidden/>
              </w:rPr>
              <w:t>881</w:t>
            </w:r>
            <w:r>
              <w:rPr>
                <w:noProof/>
                <w:webHidden/>
              </w:rPr>
              <w:fldChar w:fldCharType="end"/>
            </w:r>
          </w:hyperlink>
        </w:p>
        <w:p w14:paraId="467F24E3"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00" w:history="1">
            <w:r w:rsidRPr="0067776C">
              <w:rPr>
                <w:rStyle w:val="Hyperlink"/>
                <w:noProof/>
              </w:rPr>
              <w:t>The Virgin’s Fast</w:t>
            </w:r>
            <w:r>
              <w:rPr>
                <w:noProof/>
                <w:webHidden/>
              </w:rPr>
              <w:tab/>
            </w:r>
            <w:r>
              <w:rPr>
                <w:noProof/>
                <w:webHidden/>
              </w:rPr>
              <w:fldChar w:fldCharType="begin"/>
            </w:r>
            <w:r>
              <w:rPr>
                <w:noProof/>
                <w:webHidden/>
              </w:rPr>
              <w:instrText xml:space="preserve"> PAGEREF _Toc459399400 \h </w:instrText>
            </w:r>
            <w:r>
              <w:rPr>
                <w:noProof/>
                <w:webHidden/>
              </w:rPr>
            </w:r>
            <w:r>
              <w:rPr>
                <w:noProof/>
                <w:webHidden/>
              </w:rPr>
              <w:fldChar w:fldCharType="separate"/>
            </w:r>
            <w:r>
              <w:rPr>
                <w:noProof/>
                <w:webHidden/>
              </w:rPr>
              <w:t>883</w:t>
            </w:r>
            <w:r>
              <w:rPr>
                <w:noProof/>
                <w:webHidden/>
              </w:rPr>
              <w:fldChar w:fldCharType="end"/>
            </w:r>
          </w:hyperlink>
        </w:p>
        <w:p w14:paraId="16B6F59B"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01" w:history="1">
            <w:r w:rsidRPr="0067776C">
              <w:rPr>
                <w:rStyle w:val="Hyperlink"/>
                <w:noProof/>
                <w:lang w:val="en-US"/>
              </w:rPr>
              <w:t>July 3 / Epip 9: Martyrdom of St. Simon Cleophas the Apostle</w:t>
            </w:r>
            <w:r>
              <w:rPr>
                <w:noProof/>
                <w:webHidden/>
              </w:rPr>
              <w:tab/>
            </w:r>
            <w:r>
              <w:rPr>
                <w:noProof/>
                <w:webHidden/>
              </w:rPr>
              <w:fldChar w:fldCharType="begin"/>
            </w:r>
            <w:r>
              <w:rPr>
                <w:noProof/>
                <w:webHidden/>
              </w:rPr>
              <w:instrText xml:space="preserve"> PAGEREF _Toc459399401 \h </w:instrText>
            </w:r>
            <w:r>
              <w:rPr>
                <w:noProof/>
                <w:webHidden/>
              </w:rPr>
            </w:r>
            <w:r>
              <w:rPr>
                <w:noProof/>
                <w:webHidden/>
              </w:rPr>
              <w:fldChar w:fldCharType="separate"/>
            </w:r>
            <w:r>
              <w:rPr>
                <w:noProof/>
                <w:webHidden/>
              </w:rPr>
              <w:t>883</w:t>
            </w:r>
            <w:r>
              <w:rPr>
                <w:noProof/>
                <w:webHidden/>
              </w:rPr>
              <w:fldChar w:fldCharType="end"/>
            </w:r>
          </w:hyperlink>
        </w:p>
        <w:p w14:paraId="03F8E652"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02" w:history="1">
            <w:r w:rsidRPr="0067776C">
              <w:rPr>
                <w:rStyle w:val="Hyperlink"/>
                <w:noProof/>
              </w:rPr>
              <w:t>July 6 / Epip 12: Commemoration of Archangel Michael</w:t>
            </w:r>
            <w:r>
              <w:rPr>
                <w:noProof/>
                <w:webHidden/>
              </w:rPr>
              <w:tab/>
            </w:r>
            <w:r>
              <w:rPr>
                <w:noProof/>
                <w:webHidden/>
              </w:rPr>
              <w:fldChar w:fldCharType="begin"/>
            </w:r>
            <w:r>
              <w:rPr>
                <w:noProof/>
                <w:webHidden/>
              </w:rPr>
              <w:instrText xml:space="preserve"> PAGEREF _Toc459399402 \h </w:instrText>
            </w:r>
            <w:r>
              <w:rPr>
                <w:noProof/>
                <w:webHidden/>
              </w:rPr>
            </w:r>
            <w:r>
              <w:rPr>
                <w:noProof/>
                <w:webHidden/>
              </w:rPr>
              <w:fldChar w:fldCharType="separate"/>
            </w:r>
            <w:r>
              <w:rPr>
                <w:noProof/>
                <w:webHidden/>
              </w:rPr>
              <w:t>883</w:t>
            </w:r>
            <w:r>
              <w:rPr>
                <w:noProof/>
                <w:webHidden/>
              </w:rPr>
              <w:fldChar w:fldCharType="end"/>
            </w:r>
          </w:hyperlink>
        </w:p>
        <w:p w14:paraId="7EA8954D"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03" w:history="1">
            <w:r w:rsidRPr="0067776C">
              <w:rPr>
                <w:rStyle w:val="Hyperlink"/>
                <w:noProof/>
              </w:rPr>
              <w:t>July 12 / Epip 18: Martyrdom of St. James the Apostle, the Bishop of Jerusalem</w:t>
            </w:r>
            <w:r>
              <w:rPr>
                <w:noProof/>
                <w:webHidden/>
              </w:rPr>
              <w:tab/>
            </w:r>
            <w:r>
              <w:rPr>
                <w:noProof/>
                <w:webHidden/>
              </w:rPr>
              <w:fldChar w:fldCharType="begin"/>
            </w:r>
            <w:r>
              <w:rPr>
                <w:noProof/>
                <w:webHidden/>
              </w:rPr>
              <w:instrText xml:space="preserve"> PAGEREF _Toc459399403 \h </w:instrText>
            </w:r>
            <w:r>
              <w:rPr>
                <w:noProof/>
                <w:webHidden/>
              </w:rPr>
            </w:r>
            <w:r>
              <w:rPr>
                <w:noProof/>
                <w:webHidden/>
              </w:rPr>
              <w:fldChar w:fldCharType="separate"/>
            </w:r>
            <w:r>
              <w:rPr>
                <w:noProof/>
                <w:webHidden/>
              </w:rPr>
              <w:t>884</w:t>
            </w:r>
            <w:r>
              <w:rPr>
                <w:noProof/>
                <w:webHidden/>
              </w:rPr>
              <w:fldChar w:fldCharType="end"/>
            </w:r>
          </w:hyperlink>
        </w:p>
        <w:p w14:paraId="2474B00C"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04" w:history="1">
            <w:r w:rsidRPr="0067776C">
              <w:rPr>
                <w:rStyle w:val="Hyperlink"/>
                <w:noProof/>
              </w:rPr>
              <w:t>July 14 / Epip 20: Martyrdom of St. Theodore of Shotep, the General</w:t>
            </w:r>
            <w:r>
              <w:rPr>
                <w:noProof/>
                <w:webHidden/>
              </w:rPr>
              <w:tab/>
            </w:r>
            <w:r>
              <w:rPr>
                <w:noProof/>
                <w:webHidden/>
              </w:rPr>
              <w:fldChar w:fldCharType="begin"/>
            </w:r>
            <w:r>
              <w:rPr>
                <w:noProof/>
                <w:webHidden/>
              </w:rPr>
              <w:instrText xml:space="preserve"> PAGEREF _Toc459399404 \h </w:instrText>
            </w:r>
            <w:r>
              <w:rPr>
                <w:noProof/>
                <w:webHidden/>
              </w:rPr>
            </w:r>
            <w:r>
              <w:rPr>
                <w:noProof/>
                <w:webHidden/>
              </w:rPr>
              <w:fldChar w:fldCharType="separate"/>
            </w:r>
            <w:r>
              <w:rPr>
                <w:noProof/>
                <w:webHidden/>
              </w:rPr>
              <w:t>884</w:t>
            </w:r>
            <w:r>
              <w:rPr>
                <w:noProof/>
                <w:webHidden/>
              </w:rPr>
              <w:fldChar w:fldCharType="end"/>
            </w:r>
          </w:hyperlink>
        </w:p>
        <w:p w14:paraId="2B92869D"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05" w:history="1">
            <w:r w:rsidRPr="0067776C">
              <w:rPr>
                <w:rStyle w:val="Hyperlink"/>
                <w:noProof/>
              </w:rPr>
              <w:t>July 15 / Epip 21: Commemoration of the Theotokos</w:t>
            </w:r>
            <w:r>
              <w:rPr>
                <w:noProof/>
                <w:webHidden/>
              </w:rPr>
              <w:tab/>
            </w:r>
            <w:r>
              <w:rPr>
                <w:noProof/>
                <w:webHidden/>
              </w:rPr>
              <w:fldChar w:fldCharType="begin"/>
            </w:r>
            <w:r>
              <w:rPr>
                <w:noProof/>
                <w:webHidden/>
              </w:rPr>
              <w:instrText xml:space="preserve"> PAGEREF _Toc459399405 \h </w:instrText>
            </w:r>
            <w:r>
              <w:rPr>
                <w:noProof/>
                <w:webHidden/>
              </w:rPr>
            </w:r>
            <w:r>
              <w:rPr>
                <w:noProof/>
                <w:webHidden/>
              </w:rPr>
              <w:fldChar w:fldCharType="separate"/>
            </w:r>
            <w:r>
              <w:rPr>
                <w:noProof/>
                <w:webHidden/>
              </w:rPr>
              <w:t>886</w:t>
            </w:r>
            <w:r>
              <w:rPr>
                <w:noProof/>
                <w:webHidden/>
              </w:rPr>
              <w:fldChar w:fldCharType="end"/>
            </w:r>
          </w:hyperlink>
        </w:p>
        <w:p w14:paraId="2F430F1A"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06" w:history="1">
            <w:r w:rsidRPr="0067776C">
              <w:rPr>
                <w:rStyle w:val="Hyperlink"/>
                <w:noProof/>
              </w:rPr>
              <w:t>July 17 / Epip 23: The Martyrdom of St. Marina</w:t>
            </w:r>
            <w:r>
              <w:rPr>
                <w:noProof/>
                <w:webHidden/>
              </w:rPr>
              <w:tab/>
            </w:r>
            <w:r>
              <w:rPr>
                <w:noProof/>
                <w:webHidden/>
              </w:rPr>
              <w:fldChar w:fldCharType="begin"/>
            </w:r>
            <w:r>
              <w:rPr>
                <w:noProof/>
                <w:webHidden/>
              </w:rPr>
              <w:instrText xml:space="preserve"> PAGEREF _Toc459399406 \h </w:instrText>
            </w:r>
            <w:r>
              <w:rPr>
                <w:noProof/>
                <w:webHidden/>
              </w:rPr>
            </w:r>
            <w:r>
              <w:rPr>
                <w:noProof/>
                <w:webHidden/>
              </w:rPr>
              <w:fldChar w:fldCharType="separate"/>
            </w:r>
            <w:r>
              <w:rPr>
                <w:noProof/>
                <w:webHidden/>
              </w:rPr>
              <w:t>886</w:t>
            </w:r>
            <w:r>
              <w:rPr>
                <w:noProof/>
                <w:webHidden/>
              </w:rPr>
              <w:fldChar w:fldCharType="end"/>
            </w:r>
          </w:hyperlink>
        </w:p>
        <w:p w14:paraId="3AA718A9"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07" w:history="1">
            <w:r w:rsidRPr="0067776C">
              <w:rPr>
                <w:rStyle w:val="Hyperlink"/>
                <w:noProof/>
              </w:rPr>
              <w:t>July 18 / Epip 24: The Martyrdom of Abba Noub</w:t>
            </w:r>
            <w:r>
              <w:rPr>
                <w:noProof/>
                <w:webHidden/>
              </w:rPr>
              <w:tab/>
            </w:r>
            <w:r>
              <w:rPr>
                <w:noProof/>
                <w:webHidden/>
              </w:rPr>
              <w:fldChar w:fldCharType="begin"/>
            </w:r>
            <w:r>
              <w:rPr>
                <w:noProof/>
                <w:webHidden/>
              </w:rPr>
              <w:instrText xml:space="preserve"> PAGEREF _Toc459399407 \h </w:instrText>
            </w:r>
            <w:r>
              <w:rPr>
                <w:noProof/>
                <w:webHidden/>
              </w:rPr>
            </w:r>
            <w:r>
              <w:rPr>
                <w:noProof/>
                <w:webHidden/>
              </w:rPr>
              <w:fldChar w:fldCharType="separate"/>
            </w:r>
            <w:r>
              <w:rPr>
                <w:noProof/>
                <w:webHidden/>
              </w:rPr>
              <w:t>887</w:t>
            </w:r>
            <w:r>
              <w:rPr>
                <w:noProof/>
                <w:webHidden/>
              </w:rPr>
              <w:fldChar w:fldCharType="end"/>
            </w:r>
          </w:hyperlink>
        </w:p>
        <w:p w14:paraId="3769D86C"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08" w:history="1">
            <w:r w:rsidRPr="0067776C">
              <w:rPr>
                <w:rStyle w:val="Hyperlink"/>
                <w:noProof/>
              </w:rPr>
              <w:t>July 20 / Epip 26: Joseph the Carpenter</w:t>
            </w:r>
            <w:r>
              <w:rPr>
                <w:noProof/>
                <w:webHidden/>
              </w:rPr>
              <w:tab/>
            </w:r>
            <w:r>
              <w:rPr>
                <w:noProof/>
                <w:webHidden/>
              </w:rPr>
              <w:fldChar w:fldCharType="begin"/>
            </w:r>
            <w:r>
              <w:rPr>
                <w:noProof/>
                <w:webHidden/>
              </w:rPr>
              <w:instrText xml:space="preserve"> PAGEREF _Toc459399408 \h </w:instrText>
            </w:r>
            <w:r>
              <w:rPr>
                <w:noProof/>
                <w:webHidden/>
              </w:rPr>
            </w:r>
            <w:r>
              <w:rPr>
                <w:noProof/>
                <w:webHidden/>
              </w:rPr>
              <w:fldChar w:fldCharType="separate"/>
            </w:r>
            <w:r>
              <w:rPr>
                <w:noProof/>
                <w:webHidden/>
              </w:rPr>
              <w:t>888</w:t>
            </w:r>
            <w:r>
              <w:rPr>
                <w:noProof/>
                <w:webHidden/>
              </w:rPr>
              <w:fldChar w:fldCharType="end"/>
            </w:r>
          </w:hyperlink>
        </w:p>
        <w:p w14:paraId="72A07695"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09" w:history="1">
            <w:r w:rsidRPr="0067776C">
              <w:rPr>
                <w:rStyle w:val="Hyperlink"/>
                <w:noProof/>
              </w:rPr>
              <w:t>July 20 / Epip 26: Also St. Frumentius (Abune Selama), the First Bishop of Ethiopia</w:t>
            </w:r>
            <w:r>
              <w:rPr>
                <w:noProof/>
                <w:webHidden/>
              </w:rPr>
              <w:tab/>
            </w:r>
            <w:r>
              <w:rPr>
                <w:noProof/>
                <w:webHidden/>
              </w:rPr>
              <w:fldChar w:fldCharType="begin"/>
            </w:r>
            <w:r>
              <w:rPr>
                <w:noProof/>
                <w:webHidden/>
              </w:rPr>
              <w:instrText xml:space="preserve"> PAGEREF _Toc459399409 \h </w:instrText>
            </w:r>
            <w:r>
              <w:rPr>
                <w:noProof/>
                <w:webHidden/>
              </w:rPr>
            </w:r>
            <w:r>
              <w:rPr>
                <w:noProof/>
                <w:webHidden/>
              </w:rPr>
              <w:fldChar w:fldCharType="separate"/>
            </w:r>
            <w:r>
              <w:rPr>
                <w:noProof/>
                <w:webHidden/>
              </w:rPr>
              <w:t>890</w:t>
            </w:r>
            <w:r>
              <w:rPr>
                <w:noProof/>
                <w:webHidden/>
              </w:rPr>
              <w:fldChar w:fldCharType="end"/>
            </w:r>
          </w:hyperlink>
        </w:p>
        <w:p w14:paraId="10F219AF"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10" w:history="1">
            <w:r w:rsidRPr="0067776C">
              <w:rPr>
                <w:rStyle w:val="Hyperlink"/>
                <w:noProof/>
              </w:rPr>
              <w:t>July 22 / Epip 28: Departure of St. Mary Magdalene</w:t>
            </w:r>
            <w:r>
              <w:rPr>
                <w:noProof/>
                <w:webHidden/>
              </w:rPr>
              <w:tab/>
            </w:r>
            <w:r>
              <w:rPr>
                <w:noProof/>
                <w:webHidden/>
              </w:rPr>
              <w:fldChar w:fldCharType="begin"/>
            </w:r>
            <w:r>
              <w:rPr>
                <w:noProof/>
                <w:webHidden/>
              </w:rPr>
              <w:instrText xml:space="preserve"> PAGEREF _Toc459399410 \h </w:instrText>
            </w:r>
            <w:r>
              <w:rPr>
                <w:noProof/>
                <w:webHidden/>
              </w:rPr>
            </w:r>
            <w:r>
              <w:rPr>
                <w:noProof/>
                <w:webHidden/>
              </w:rPr>
              <w:fldChar w:fldCharType="separate"/>
            </w:r>
            <w:r>
              <w:rPr>
                <w:noProof/>
                <w:webHidden/>
              </w:rPr>
              <w:t>890</w:t>
            </w:r>
            <w:r>
              <w:rPr>
                <w:noProof/>
                <w:webHidden/>
              </w:rPr>
              <w:fldChar w:fldCharType="end"/>
            </w:r>
          </w:hyperlink>
        </w:p>
        <w:p w14:paraId="32D00340"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11" w:history="1">
            <w:r w:rsidRPr="0067776C">
              <w:rPr>
                <w:rStyle w:val="Hyperlink"/>
                <w:noProof/>
              </w:rPr>
              <w:t>July 23 / Epip 29: Commemoration of the Annunciation, Nativity, and Resurrection on the 29</w:t>
            </w:r>
            <w:r w:rsidRPr="0067776C">
              <w:rPr>
                <w:rStyle w:val="Hyperlink"/>
                <w:noProof/>
                <w:vertAlign w:val="superscript"/>
              </w:rPr>
              <w:t>th</w:t>
            </w:r>
            <w:r w:rsidRPr="0067776C">
              <w:rPr>
                <w:rStyle w:val="Hyperlink"/>
                <w:noProof/>
              </w:rPr>
              <w:t xml:space="preserve"> of Every Month</w:t>
            </w:r>
            <w:r>
              <w:rPr>
                <w:noProof/>
                <w:webHidden/>
              </w:rPr>
              <w:tab/>
            </w:r>
            <w:r>
              <w:rPr>
                <w:noProof/>
                <w:webHidden/>
              </w:rPr>
              <w:fldChar w:fldCharType="begin"/>
            </w:r>
            <w:r>
              <w:rPr>
                <w:noProof/>
                <w:webHidden/>
              </w:rPr>
              <w:instrText xml:space="preserve"> PAGEREF _Toc459399411 \h </w:instrText>
            </w:r>
            <w:r>
              <w:rPr>
                <w:noProof/>
                <w:webHidden/>
              </w:rPr>
            </w:r>
            <w:r>
              <w:rPr>
                <w:noProof/>
                <w:webHidden/>
              </w:rPr>
              <w:fldChar w:fldCharType="separate"/>
            </w:r>
            <w:r>
              <w:rPr>
                <w:noProof/>
                <w:webHidden/>
              </w:rPr>
              <w:t>891</w:t>
            </w:r>
            <w:r>
              <w:rPr>
                <w:noProof/>
                <w:webHidden/>
              </w:rPr>
              <w:fldChar w:fldCharType="end"/>
            </w:r>
          </w:hyperlink>
        </w:p>
        <w:p w14:paraId="71197C53"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12" w:history="1">
            <w:r w:rsidRPr="0067776C">
              <w:rPr>
                <w:rStyle w:val="Hyperlink"/>
                <w:noProof/>
              </w:rPr>
              <w:t>July 23 / Epip 29: Also the Translocation of the Relics of St. Andrew, the Apostle</w:t>
            </w:r>
            <w:r>
              <w:rPr>
                <w:noProof/>
                <w:webHidden/>
              </w:rPr>
              <w:tab/>
            </w:r>
            <w:r>
              <w:rPr>
                <w:noProof/>
                <w:webHidden/>
              </w:rPr>
              <w:fldChar w:fldCharType="begin"/>
            </w:r>
            <w:r>
              <w:rPr>
                <w:noProof/>
                <w:webHidden/>
              </w:rPr>
              <w:instrText xml:space="preserve"> PAGEREF _Toc459399412 \h </w:instrText>
            </w:r>
            <w:r>
              <w:rPr>
                <w:noProof/>
                <w:webHidden/>
              </w:rPr>
            </w:r>
            <w:r>
              <w:rPr>
                <w:noProof/>
                <w:webHidden/>
              </w:rPr>
              <w:fldChar w:fldCharType="separate"/>
            </w:r>
            <w:r>
              <w:rPr>
                <w:noProof/>
                <w:webHidden/>
              </w:rPr>
              <w:t>891</w:t>
            </w:r>
            <w:r>
              <w:rPr>
                <w:noProof/>
                <w:webHidden/>
              </w:rPr>
              <w:fldChar w:fldCharType="end"/>
            </w:r>
          </w:hyperlink>
        </w:p>
        <w:p w14:paraId="79C36054"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13" w:history="1">
            <w:r w:rsidRPr="0067776C">
              <w:rPr>
                <w:rStyle w:val="Hyperlink"/>
                <w:noProof/>
              </w:rPr>
              <w:t>July 28 / Mesori 4: Consecration of the Church of St. Anthony</w:t>
            </w:r>
            <w:r>
              <w:rPr>
                <w:noProof/>
                <w:webHidden/>
              </w:rPr>
              <w:tab/>
            </w:r>
            <w:r>
              <w:rPr>
                <w:noProof/>
                <w:webHidden/>
              </w:rPr>
              <w:fldChar w:fldCharType="begin"/>
            </w:r>
            <w:r>
              <w:rPr>
                <w:noProof/>
                <w:webHidden/>
              </w:rPr>
              <w:instrText xml:space="preserve"> PAGEREF _Toc459399413 \h </w:instrText>
            </w:r>
            <w:r>
              <w:rPr>
                <w:noProof/>
                <w:webHidden/>
              </w:rPr>
            </w:r>
            <w:r>
              <w:rPr>
                <w:noProof/>
                <w:webHidden/>
              </w:rPr>
              <w:fldChar w:fldCharType="separate"/>
            </w:r>
            <w:r>
              <w:rPr>
                <w:noProof/>
                <w:webHidden/>
              </w:rPr>
              <w:t>891</w:t>
            </w:r>
            <w:r>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96" w:name="_Ref436250323"/>
      <w:bookmarkStart w:id="1697" w:name="_Toc459399397"/>
      <w:r>
        <w:rPr>
          <w:rFonts w:ascii="Times New Roman" w:hAnsi="Times New Roman" w:cs="Times New Roman"/>
        </w:rPr>
        <w:lastRenderedPageBreak/>
        <w:t>July 1 / Epip 7: St. Shenoute</w:t>
      </w:r>
      <w:bookmarkEnd w:id="1692"/>
      <w:bookmarkEnd w:id="1696"/>
      <w:bookmarkEnd w:id="1697"/>
    </w:p>
    <w:p w14:paraId="5B5A5AD3" w14:textId="77777777" w:rsidR="00980D99" w:rsidRDefault="00980D99" w:rsidP="00980D99">
      <w:pPr>
        <w:pStyle w:val="Heading4"/>
        <w:rPr>
          <w:lang w:val="en-US"/>
        </w:rPr>
      </w:pPr>
      <w:bookmarkStart w:id="1698" w:name="_Ref434491186"/>
      <w:r>
        <w:rPr>
          <w:lang w:val="en-US"/>
        </w:rPr>
        <w:t>The Doxology</w:t>
      </w:r>
      <w:r w:rsidR="00810F04">
        <w:rPr>
          <w:lang w:val="en-US"/>
        </w:rPr>
        <w:t xml:space="preserve"> for St. Shenoute</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8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8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8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02" w:name="_Ref434491207"/>
      <w:r>
        <w:rPr>
          <w:lang w:val="en-US"/>
        </w:rPr>
        <w:t>A Doxology for St. Besa</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03" w:name="_Toc459399398"/>
      <w:r>
        <w:rPr>
          <w:rFonts w:ascii="Times New Roman" w:hAnsi="Times New Roman" w:cs="Times New Roman"/>
        </w:rPr>
        <w:t>July 1 / Epip 7: Also St. Ignatius</w:t>
      </w:r>
      <w:bookmarkEnd w:id="1703"/>
    </w:p>
    <w:p w14:paraId="08CD1881" w14:textId="77777777" w:rsidR="00980D99" w:rsidRDefault="00980D99" w:rsidP="00980D99">
      <w:pPr>
        <w:pStyle w:val="Heading3"/>
        <w:rPr>
          <w:lang w:val="en-US"/>
        </w:rPr>
      </w:pPr>
      <w:bookmarkStart w:id="1704" w:name="_Ref434560325"/>
      <w:bookmarkStart w:id="1705" w:name="_Toc459399399"/>
      <w:r>
        <w:rPr>
          <w:lang w:val="en-US"/>
        </w:rPr>
        <w:t>July 2 / Epip 8: St. Pishoy</w:t>
      </w:r>
      <w:bookmarkEnd w:id="1704"/>
      <w:bookmarkEnd w:id="1705"/>
    </w:p>
    <w:p w14:paraId="3F31CCDA" w14:textId="77777777" w:rsidR="00980D99" w:rsidRDefault="00980D99" w:rsidP="00980D99">
      <w:pPr>
        <w:pStyle w:val="Heading4"/>
        <w:rPr>
          <w:lang w:val="en-US"/>
        </w:rPr>
      </w:pPr>
      <w:bookmarkStart w:id="1706" w:name="_Ref434490783"/>
      <w:r>
        <w:rPr>
          <w:lang w:val="en-US"/>
        </w:rPr>
        <w:t>The Doxology</w:t>
      </w:r>
      <w:r w:rsidR="00810F04">
        <w:rPr>
          <w:lang w:val="en-US"/>
        </w:rPr>
        <w:t xml:space="preserve"> for St. Pishoy</w:t>
      </w:r>
      <w:bookmarkEnd w:id="1706"/>
    </w:p>
    <w:p w14:paraId="748CA5AD" w14:textId="115C5C71"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513E2D">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513E2D">
        <w:rPr>
          <w:noProof/>
          <w:lang w:val="en-US"/>
        </w:rPr>
        <w:t>583</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8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8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16" w:name="_Toc459399400"/>
      <w:r>
        <w:t>The Virgin’s Fast</w:t>
      </w:r>
      <w:bookmarkEnd w:id="1695"/>
      <w:bookmarkEnd w:id="1694"/>
      <w:bookmarkEnd w:id="1693"/>
      <w:bookmarkEnd w:id="1716"/>
    </w:p>
    <w:p w14:paraId="67B94F6A" w14:textId="77777777" w:rsidR="005B716A" w:rsidRDefault="005B716A" w:rsidP="005B716A">
      <w:pPr>
        <w:pStyle w:val="Heading3"/>
        <w:rPr>
          <w:lang w:val="en-US"/>
        </w:rPr>
      </w:pPr>
      <w:bookmarkStart w:id="1717" w:name="_Toc459399401"/>
      <w:r>
        <w:rPr>
          <w:lang w:val="en-US"/>
        </w:rPr>
        <w:t>July 3 / Epip 9: Martyrdom of</w:t>
      </w:r>
      <w:r w:rsidR="00FE0AE4">
        <w:rPr>
          <w:lang w:val="en-US"/>
        </w:rPr>
        <w:t xml:space="preserve"> </w:t>
      </w:r>
      <w:r>
        <w:rPr>
          <w:lang w:val="en-US"/>
        </w:rPr>
        <w:t>St. Simon Cleophas the Apostle</w:t>
      </w:r>
      <w:bookmarkEnd w:id="1717"/>
    </w:p>
    <w:p w14:paraId="4B2873D8" w14:textId="7BB308FD" w:rsidR="00191A26" w:rsidRDefault="00191A26" w:rsidP="00191A26">
      <w:pPr>
        <w:pStyle w:val="Rubric"/>
      </w:pPr>
      <w:r>
        <w:t xml:space="preserve">See </w:t>
      </w:r>
      <w:r>
        <w:fldChar w:fldCharType="begin"/>
      </w:r>
      <w:r>
        <w:instrText xml:space="preserve"> REF _Ref434488644 \h </w:instrText>
      </w:r>
      <w:r>
        <w:fldChar w:fldCharType="separate"/>
      </w:r>
      <w:r w:rsidR="00513E2D">
        <w:t>A Doxology for the Apostles</w:t>
      </w:r>
      <w:r>
        <w:fldChar w:fldCharType="end"/>
      </w:r>
      <w:r>
        <w:t xml:space="preserve">, on pages </w:t>
      </w:r>
      <w:r>
        <w:fldChar w:fldCharType="begin"/>
      </w:r>
      <w:r>
        <w:instrText xml:space="preserve"> PAGEREF _Ref434488644 \h </w:instrText>
      </w:r>
      <w:r>
        <w:fldChar w:fldCharType="separate"/>
      </w:r>
      <w:r w:rsidR="00513E2D">
        <w:rPr>
          <w:noProof/>
        </w:rPr>
        <w:t>570</w:t>
      </w:r>
      <w:r>
        <w:fldChar w:fldCharType="end"/>
      </w:r>
      <w:r>
        <w:t xml:space="preserve">, </w:t>
      </w:r>
      <w:r>
        <w:fldChar w:fldCharType="begin"/>
      </w:r>
      <w:r>
        <w:instrText xml:space="preserve"> PAGEREF _Ref434488657 \h </w:instrText>
      </w:r>
      <w:r>
        <w:fldChar w:fldCharType="separate"/>
      </w:r>
      <w:r w:rsidR="00513E2D">
        <w:rPr>
          <w:noProof/>
        </w:rPr>
        <w:t>570</w:t>
      </w:r>
      <w:r>
        <w:fldChar w:fldCharType="end"/>
      </w:r>
      <w:r>
        <w:t xml:space="preserve">, or </w:t>
      </w:r>
      <w:r>
        <w:fldChar w:fldCharType="begin"/>
      </w:r>
      <w:r>
        <w:instrText xml:space="preserve"> PAGEREF _Ref434488992 \h </w:instrText>
      </w:r>
      <w:r>
        <w:fldChar w:fldCharType="separate"/>
      </w:r>
      <w:r w:rsidR="00513E2D">
        <w:rPr>
          <w:noProof/>
        </w:rPr>
        <w:t>572</w:t>
      </w:r>
      <w:r>
        <w:fldChar w:fldCharType="end"/>
      </w:r>
      <w:r>
        <w:t>.</w:t>
      </w:r>
    </w:p>
    <w:p w14:paraId="69F0F33E" w14:textId="77777777" w:rsidR="00DD5136" w:rsidRDefault="00DD5136" w:rsidP="00DD5136">
      <w:pPr>
        <w:pStyle w:val="Heading3"/>
      </w:pPr>
      <w:bookmarkStart w:id="1718" w:name="_Toc459399402"/>
      <w:r>
        <w:t>July 6 / Epip 12: Commemoration of Archangel Michael</w:t>
      </w:r>
      <w:bookmarkEnd w:id="1718"/>
    </w:p>
    <w:p w14:paraId="2DB560DA" w14:textId="77777777" w:rsidR="00513E2D" w:rsidRDefault="00191A26" w:rsidP="0082304E">
      <w:pPr>
        <w:pStyle w:val="Heading4"/>
      </w:pPr>
      <w:r>
        <w:t xml:space="preserve">See </w:t>
      </w:r>
      <w:r>
        <w:fldChar w:fldCharType="begin"/>
      </w:r>
      <w:r>
        <w:instrText xml:space="preserve"> REF _Ref434561114 \h </w:instrText>
      </w:r>
      <w:r>
        <w:fldChar w:fldCharType="separate"/>
      </w:r>
      <w:r w:rsidR="00513E2D">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11A66DAB" w14:textId="77777777" w:rsidTr="0082304E">
        <w:trPr>
          <w:cantSplit/>
          <w:jc w:val="center"/>
        </w:trPr>
        <w:tc>
          <w:tcPr>
            <w:tcW w:w="288" w:type="dxa"/>
          </w:tcPr>
          <w:p w14:paraId="22514DA9" w14:textId="77777777" w:rsidR="00513E2D" w:rsidRDefault="00513E2D" w:rsidP="0082304E">
            <w:pPr>
              <w:pStyle w:val="CopticCross"/>
            </w:pPr>
          </w:p>
        </w:tc>
        <w:tc>
          <w:tcPr>
            <w:tcW w:w="3960" w:type="dxa"/>
          </w:tcPr>
          <w:p w14:paraId="241D044B" w14:textId="77777777" w:rsidR="00513E2D" w:rsidRDefault="00513E2D" w:rsidP="00C83ECE">
            <w:pPr>
              <w:pStyle w:val="EngHang"/>
            </w:pPr>
            <w:r>
              <w:t>Through the intercessions</w:t>
            </w:r>
          </w:p>
          <w:p w14:paraId="083A780F" w14:textId="77777777" w:rsidR="00513E2D" w:rsidRDefault="00513E2D" w:rsidP="00C83ECE">
            <w:pPr>
              <w:pStyle w:val="EngHang"/>
            </w:pPr>
            <w:r>
              <w:t>Of the Four Incorporeal Beasts,</w:t>
            </w:r>
          </w:p>
          <w:p w14:paraId="461C7D83" w14:textId="77777777" w:rsidR="00513E2D" w:rsidRDefault="00513E2D" w:rsidP="00C83ECE">
            <w:pPr>
              <w:pStyle w:val="EngHang"/>
            </w:pPr>
            <w:r>
              <w:t>The ministering flames of fire,</w:t>
            </w:r>
          </w:p>
          <w:p w14:paraId="4E07EEEB" w14:textId="77777777" w:rsidR="00513E2D" w:rsidRDefault="00513E2D" w:rsidP="0082304E">
            <w:pPr>
              <w:pStyle w:val="EngHangEnd"/>
            </w:pPr>
            <w:r>
              <w:t>O Lord, grant us the forgiveness of our sins.</w:t>
            </w:r>
          </w:p>
        </w:tc>
        <w:tc>
          <w:tcPr>
            <w:tcW w:w="288" w:type="dxa"/>
          </w:tcPr>
          <w:p w14:paraId="21658F88" w14:textId="77777777" w:rsidR="00513E2D" w:rsidRDefault="00513E2D" w:rsidP="0082304E"/>
        </w:tc>
        <w:tc>
          <w:tcPr>
            <w:tcW w:w="288" w:type="dxa"/>
          </w:tcPr>
          <w:p w14:paraId="504005EF" w14:textId="77777777" w:rsidR="00513E2D" w:rsidRDefault="00513E2D" w:rsidP="0082304E">
            <w:pPr>
              <w:pStyle w:val="CopticCross"/>
            </w:pPr>
          </w:p>
        </w:tc>
        <w:tc>
          <w:tcPr>
            <w:tcW w:w="3960" w:type="dxa"/>
          </w:tcPr>
          <w:p w14:paraId="43307E23" w14:textId="77777777" w:rsidR="00513E2D" w:rsidRDefault="00513E2D" w:rsidP="00C83ECE">
            <w:pPr>
              <w:pStyle w:val="CopticVersemulti-line"/>
            </w:pPr>
            <w:r>
              <w:t>Ϩⲓⲧⲉⲛ ⲛⲓⲡ̀ⲣⲉⲥⲃⲓⲁ̀</w:t>
            </w:r>
          </w:p>
          <w:p w14:paraId="3663D62A" w14:textId="77777777" w:rsidR="00513E2D" w:rsidRDefault="00513E2D" w:rsidP="00C83ECE">
            <w:pPr>
              <w:pStyle w:val="CopticVersemulti-line"/>
            </w:pPr>
            <w:r>
              <w:t>ⲛ̀ⲧⲉ ⲡⲓϥ̀ⲧⲟⲩ ⲛ̀ⲍⲱⲟⲛ ⲛ̀ⲁⲥⲱⲙⲁⲧⲟⲥ</w:t>
            </w:r>
          </w:p>
          <w:p w14:paraId="2F1BCDBE" w14:textId="77777777" w:rsidR="00513E2D" w:rsidRDefault="00513E2D" w:rsidP="00C83ECE">
            <w:pPr>
              <w:pStyle w:val="CopticVersemulti-line"/>
            </w:pPr>
            <w:r>
              <w:t>ⲛ̀ⲗⲓⲧⲟⲩⲣⲅⲟⲥ ⲛ̀ϣⲁϩ ⲛ̀ⲭ̀ⲣⲟⲙ:</w:t>
            </w:r>
          </w:p>
          <w:p w14:paraId="58B0CC9C" w14:textId="77777777" w:rsidR="00513E2D" w:rsidRPr="00C35319" w:rsidRDefault="00513E2D" w:rsidP="00C83ECE">
            <w:pPr>
              <w:pStyle w:val="CopticHangingVerse"/>
            </w:pPr>
            <w:r>
              <w:t>Ⲡϭⲟⲓⲥ ⲁⲣⲓϩ̀ⲙⲟⲧ ⲛⲁⲛ ⲙ̀ⲡⲓⲭⲱ ⲉ̀ⲃⲟⲗ ⲛ̀ⲧⲉ ⲛⲉⲛⲛⲟⲃⲓ.</w:t>
            </w:r>
          </w:p>
        </w:tc>
      </w:tr>
    </w:tbl>
    <w:p w14:paraId="38C9E94D" w14:textId="77777777" w:rsidR="00513E2D" w:rsidRDefault="00513E2D"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7A85095F" w14:textId="77777777" w:rsidTr="00C83ECE">
        <w:trPr>
          <w:cantSplit/>
          <w:jc w:val="center"/>
        </w:trPr>
        <w:tc>
          <w:tcPr>
            <w:tcW w:w="288" w:type="dxa"/>
          </w:tcPr>
          <w:p w14:paraId="350800F2" w14:textId="77777777" w:rsidR="00513E2D" w:rsidRDefault="00513E2D" w:rsidP="00C83ECE">
            <w:pPr>
              <w:pStyle w:val="CopticCross"/>
            </w:pPr>
          </w:p>
        </w:tc>
        <w:tc>
          <w:tcPr>
            <w:tcW w:w="3960" w:type="dxa"/>
          </w:tcPr>
          <w:p w14:paraId="0F1912D1" w14:textId="77777777" w:rsidR="00513E2D" w:rsidRDefault="00513E2D" w:rsidP="00C83ECE">
            <w:pPr>
              <w:pStyle w:val="EngHang"/>
            </w:pPr>
            <w:r>
              <w:t>Hail to the four incorporeal living beasts,</w:t>
            </w:r>
          </w:p>
          <w:p w14:paraId="4FF399AB" w14:textId="77777777" w:rsidR="00513E2D" w:rsidRDefault="00513E2D" w:rsidP="00C83ECE">
            <w:pPr>
              <w:pStyle w:val="EngHang"/>
            </w:pPr>
            <w:r>
              <w:t>Carrying the throne of God,</w:t>
            </w:r>
          </w:p>
          <w:p w14:paraId="4F5B025F" w14:textId="77777777" w:rsidR="00513E2D" w:rsidRDefault="00513E2D" w:rsidP="00C83ECE">
            <w:pPr>
              <w:pStyle w:val="EngHang"/>
            </w:pPr>
            <w:r>
              <w:t>A lion’s face, and a calf’s face,</w:t>
            </w:r>
          </w:p>
          <w:p w14:paraId="7176DAC3" w14:textId="77777777" w:rsidR="00513E2D" w:rsidRDefault="00513E2D" w:rsidP="00C83ECE">
            <w:pPr>
              <w:pStyle w:val="EngHangEnd"/>
            </w:pPr>
            <w:r>
              <w:t>A man’s face, and an eagle’s face.</w:t>
            </w:r>
          </w:p>
        </w:tc>
        <w:tc>
          <w:tcPr>
            <w:tcW w:w="288" w:type="dxa"/>
          </w:tcPr>
          <w:p w14:paraId="77B36C63" w14:textId="77777777" w:rsidR="00513E2D" w:rsidRDefault="00513E2D" w:rsidP="00C83ECE"/>
        </w:tc>
        <w:tc>
          <w:tcPr>
            <w:tcW w:w="288" w:type="dxa"/>
          </w:tcPr>
          <w:p w14:paraId="3952146A" w14:textId="77777777" w:rsidR="00513E2D" w:rsidRDefault="00513E2D" w:rsidP="00C83ECE">
            <w:pPr>
              <w:pStyle w:val="CopticCross"/>
            </w:pPr>
          </w:p>
        </w:tc>
        <w:tc>
          <w:tcPr>
            <w:tcW w:w="3960" w:type="dxa"/>
          </w:tcPr>
          <w:p w14:paraId="1CE6097E" w14:textId="77777777" w:rsidR="00513E2D" w:rsidRDefault="00513E2D" w:rsidP="00C83ECE">
            <w:pPr>
              <w:pStyle w:val="CopticVersemulti-line"/>
            </w:pPr>
            <w:r>
              <w:t>Ⲭⲉⲣⲉ ⲡⲓϥ̀ⲧⲟⲩ ⲛ̀ⲍⲱⲟⲛ ⲛ̀ⲁ̀ⲥⲱⲙⲁⲧⲟⲥ:</w:t>
            </w:r>
          </w:p>
          <w:p w14:paraId="4006D83A" w14:textId="77777777" w:rsidR="00513E2D" w:rsidRDefault="00513E2D" w:rsidP="00C83ECE">
            <w:pPr>
              <w:pStyle w:val="CopticVersemulti-line"/>
            </w:pPr>
            <w:r>
              <w:t>ⲉⲧϥⲁⲓ ϧⲁ ⲡⲓϩⲁⲣⲙⲁ ⲛ̀ⲧⲉ Ⲫϯ:</w:t>
            </w:r>
          </w:p>
          <w:p w14:paraId="61A1FE69" w14:textId="77777777" w:rsidR="00513E2D" w:rsidRDefault="00513E2D" w:rsidP="00C83ECE">
            <w:pPr>
              <w:pStyle w:val="CopticVersemulti-line"/>
            </w:pPr>
            <w:r>
              <w:t>ⲟⲩϩⲟ ⲙ̀ⲙⲟⲩⲓ̀ ⲛⲉⲙ ⲟⲩϩⲟ ⲙ̀ⲙⲁⲥⲓ:</w:t>
            </w:r>
          </w:p>
          <w:p w14:paraId="1EA9FE14" w14:textId="77777777" w:rsidR="00513E2D" w:rsidRPr="00C35319" w:rsidRDefault="00513E2D" w:rsidP="00C83ECE">
            <w:pPr>
              <w:pStyle w:val="CopticHangingVerse"/>
            </w:pPr>
            <w:r>
              <w:t>ⲛⲉⲙ ⲟⲩϩⲟ ⲛ̀ⲣⲱⲙⲓ ⲛⲉⲙ ⲟⲩϩⲟ ⲛ̀ⲁ̀ⲏ̀ⲧⲟⲥ.</w:t>
            </w:r>
          </w:p>
        </w:tc>
      </w:tr>
    </w:tbl>
    <w:p w14:paraId="5CC585FC" w14:textId="77777777" w:rsidR="00513E2D" w:rsidRDefault="00513E2D" w:rsidP="0082304E">
      <w:pPr>
        <w:pStyle w:val="Heading4"/>
      </w:pPr>
      <w:r>
        <w:t>The Gospel Response for the Four Incorporeal Beasts</w:t>
      </w:r>
    </w:p>
    <w:p w14:paraId="20B1F3C8" w14:textId="77777777" w:rsidR="00513E2D" w:rsidRPr="00C14556" w:rsidRDefault="00513E2D" w:rsidP="00C14556">
      <w:pPr>
        <w:pStyle w:val="Rubric"/>
      </w:pPr>
      <w:r>
        <w:t>The last verse of the Doxology may be inserted into the Annual Gospel Response.</w:t>
      </w:r>
    </w:p>
    <w:p w14:paraId="5BB08031" w14:textId="01E702A8" w:rsidR="00191A26" w:rsidRPr="00B637D8" w:rsidRDefault="00513E2D"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650</w:t>
      </w:r>
      <w:r w:rsidR="00191A26">
        <w:fldChar w:fldCharType="end"/>
      </w:r>
      <w:r w:rsidR="00191A26">
        <w:t>.</w:t>
      </w:r>
    </w:p>
    <w:p w14:paraId="1D32BC82" w14:textId="77777777" w:rsidR="005B716A" w:rsidRDefault="005B716A" w:rsidP="005B716A">
      <w:pPr>
        <w:pStyle w:val="Heading3"/>
      </w:pPr>
      <w:bookmarkStart w:id="1719" w:name="_Toc459399403"/>
      <w:r>
        <w:lastRenderedPageBreak/>
        <w:t>July 12 / Epip 18: Martyrdom of St. James the Apostle, the Bishop of Jerusalem</w:t>
      </w:r>
      <w:bookmarkEnd w:id="1719"/>
    </w:p>
    <w:p w14:paraId="3E767F80" w14:textId="09210AC1" w:rsidR="00191A26" w:rsidRDefault="00191A26" w:rsidP="00191A26">
      <w:pPr>
        <w:pStyle w:val="Rubric"/>
      </w:pPr>
      <w:r>
        <w:t xml:space="preserve">See </w:t>
      </w:r>
      <w:r>
        <w:fldChar w:fldCharType="begin"/>
      </w:r>
      <w:r>
        <w:instrText xml:space="preserve"> REF _Ref434488644 \h </w:instrText>
      </w:r>
      <w:r>
        <w:fldChar w:fldCharType="separate"/>
      </w:r>
      <w:r w:rsidR="00513E2D">
        <w:t>A Doxology for the Apostles</w:t>
      </w:r>
      <w:r>
        <w:fldChar w:fldCharType="end"/>
      </w:r>
      <w:r>
        <w:t xml:space="preserve">, on pages </w:t>
      </w:r>
      <w:r>
        <w:fldChar w:fldCharType="begin"/>
      </w:r>
      <w:r>
        <w:instrText xml:space="preserve"> PAGEREF _Ref434488644 \h </w:instrText>
      </w:r>
      <w:r>
        <w:fldChar w:fldCharType="separate"/>
      </w:r>
      <w:r w:rsidR="00513E2D">
        <w:rPr>
          <w:noProof/>
        </w:rPr>
        <w:t>570</w:t>
      </w:r>
      <w:r>
        <w:fldChar w:fldCharType="end"/>
      </w:r>
      <w:r>
        <w:t xml:space="preserve">, </w:t>
      </w:r>
      <w:r>
        <w:fldChar w:fldCharType="begin"/>
      </w:r>
      <w:r>
        <w:instrText xml:space="preserve"> PAGEREF _Ref434488657 \h </w:instrText>
      </w:r>
      <w:r>
        <w:fldChar w:fldCharType="separate"/>
      </w:r>
      <w:r w:rsidR="00513E2D">
        <w:rPr>
          <w:noProof/>
        </w:rPr>
        <w:t>570</w:t>
      </w:r>
      <w:r>
        <w:fldChar w:fldCharType="end"/>
      </w:r>
      <w:r>
        <w:t xml:space="preserve">, or </w:t>
      </w:r>
      <w:r>
        <w:fldChar w:fldCharType="begin"/>
      </w:r>
      <w:r>
        <w:instrText xml:space="preserve"> PAGEREF _Ref434488992 \h </w:instrText>
      </w:r>
      <w:r>
        <w:fldChar w:fldCharType="separate"/>
      </w:r>
      <w:r w:rsidR="00513E2D">
        <w:rPr>
          <w:noProof/>
        </w:rPr>
        <w:t>572</w:t>
      </w:r>
      <w:r>
        <w:fldChar w:fldCharType="end"/>
      </w:r>
      <w:r>
        <w:t>.</w:t>
      </w:r>
    </w:p>
    <w:p w14:paraId="630614C9" w14:textId="77777777" w:rsidR="009C1989" w:rsidRDefault="009C1989" w:rsidP="009C1989">
      <w:pPr>
        <w:pStyle w:val="Heading3"/>
      </w:pPr>
      <w:bookmarkStart w:id="1720" w:name="_Ref434562330"/>
      <w:bookmarkStart w:id="1721" w:name="_Toc459399404"/>
      <w:r>
        <w:t>July 14 / Epip 20: Martyrdom of St. Theodore of Shotep, the General</w:t>
      </w:r>
      <w:bookmarkEnd w:id="1720"/>
      <w:bookmarkEnd w:id="1721"/>
    </w:p>
    <w:p w14:paraId="7B584133" w14:textId="77777777" w:rsidR="009C1989" w:rsidRDefault="009C1989" w:rsidP="009C1989">
      <w:pPr>
        <w:pStyle w:val="Heading4"/>
      </w:pPr>
      <w:bookmarkStart w:id="1722" w:name="_Ref434489277"/>
      <w:r>
        <w:t>The Doxology of St. Theodore of Shotep, the General</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23" w:name="_Ref434489296"/>
      <w:r>
        <w:t>Another Doxology of St. Theodore of Shotep, the General</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24"/>
            <w:r>
              <w:t>struggler</w:t>
            </w:r>
            <w:commentRangeEnd w:id="1724"/>
            <w:r>
              <w:rPr>
                <w:rStyle w:val="CommentReference"/>
                <w:rFonts w:ascii="Times New Roman" w:eastAsiaTheme="minorHAnsi" w:hAnsi="Times New Roman" w:cstheme="minorBidi"/>
                <w:color w:val="auto"/>
              </w:rPr>
              <w:commentReference w:id="172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25" w:name="_Toc459399405"/>
      <w:r>
        <w:t>July 15 / Epip 21: Commemoration of the Theotokos</w:t>
      </w:r>
      <w:bookmarkEnd w:id="1725"/>
    </w:p>
    <w:p w14:paraId="09456591" w14:textId="11B5A08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13E2D">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13E2D">
        <w:rPr>
          <w:noProof/>
        </w:rPr>
        <w:t>902</w:t>
      </w:r>
      <w:r w:rsidR="007E24F9">
        <w:fldChar w:fldCharType="end"/>
      </w:r>
      <w:r w:rsidR="007E24F9">
        <w:t>.</w:t>
      </w:r>
    </w:p>
    <w:p w14:paraId="46562046" w14:textId="77777777" w:rsidR="0078548F" w:rsidRDefault="0078548F" w:rsidP="0078548F">
      <w:pPr>
        <w:pStyle w:val="Heading3"/>
      </w:pPr>
      <w:bookmarkStart w:id="1726" w:name="_Ref434562663"/>
      <w:bookmarkStart w:id="1727" w:name="_Toc459399406"/>
      <w:r>
        <w:t>July 17 / Epip 23: The Martyrdom of St. Marina</w:t>
      </w:r>
      <w:bookmarkEnd w:id="1726"/>
      <w:bookmarkEnd w:id="1727"/>
    </w:p>
    <w:p w14:paraId="71210AE6" w14:textId="77777777" w:rsidR="0078548F" w:rsidRDefault="0078548F" w:rsidP="0078548F">
      <w:pPr>
        <w:pStyle w:val="Heading4"/>
      </w:pPr>
      <w:bookmarkStart w:id="1728" w:name="_Ref434490204"/>
      <w:r>
        <w:t>The Doxology</w:t>
      </w:r>
      <w:r w:rsidR="00B46E6E">
        <w:t xml:space="preserve"> for St. Marina</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29" w:name="_Toc459399407"/>
      <w:r>
        <w:t>July 18 / Epip 24: The Martyrdom of Abba Noub</w:t>
      </w:r>
      <w:bookmarkEnd w:id="1729"/>
    </w:p>
    <w:p w14:paraId="45A4C76D" w14:textId="77777777" w:rsidR="00951605" w:rsidRDefault="00951605" w:rsidP="00951605">
      <w:pPr>
        <w:pStyle w:val="Heading4"/>
      </w:pPr>
      <w:bookmarkStart w:id="1730" w:name="_Ref434489534"/>
      <w:r>
        <w:t>The Doxology</w:t>
      </w:r>
      <w:r w:rsidR="00B46E6E">
        <w:t xml:space="preserve"> for Abba Noub</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31"/>
            <w:r>
              <w:t>Abba Noub</w:t>
            </w:r>
            <w:commentRangeEnd w:id="1731"/>
            <w:r>
              <w:rPr>
                <w:rStyle w:val="CommentReference"/>
                <w:rFonts w:ascii="Times New Roman" w:eastAsiaTheme="minorHAnsi" w:hAnsi="Times New Roman" w:cstheme="minorBidi"/>
                <w:color w:val="auto"/>
              </w:rPr>
              <w:commentReference w:id="173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32"/>
            <w:r>
              <w:t xml:space="preserve">upright </w:t>
            </w:r>
            <w:commentRangeEnd w:id="1732"/>
            <w:r>
              <w:rPr>
                <w:rStyle w:val="CommentReference"/>
                <w:rFonts w:ascii="Times New Roman" w:eastAsiaTheme="minorHAnsi" w:hAnsi="Times New Roman" w:cstheme="minorBidi"/>
                <w:color w:val="auto"/>
              </w:rPr>
              <w:commentReference w:id="173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33" w:name="_Toc459399408"/>
      <w:r>
        <w:t>July 20 / Epip 26: Joseph the Carpenter</w:t>
      </w:r>
      <w:bookmarkEnd w:id="1733"/>
    </w:p>
    <w:p w14:paraId="5DE3B33E" w14:textId="77777777" w:rsidR="00BF240D" w:rsidRDefault="00BF240D" w:rsidP="00BF240D">
      <w:pPr>
        <w:pStyle w:val="Heading4"/>
      </w:pPr>
      <w:bookmarkStart w:id="1734" w:name="_Ref434488476"/>
      <w:r>
        <w:t>The Doxology</w:t>
      </w:r>
      <w:r w:rsidR="00B46E6E">
        <w:t xml:space="preserve"> for St. Joseph the Carpenter</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8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35" w:name="_Toc410196222"/>
      <w:bookmarkStart w:id="1736" w:name="_Toc410196464"/>
      <w:bookmarkStart w:id="1737" w:name="_Toc410196966"/>
      <w:bookmarkStart w:id="1738" w:name="_Toc459399409"/>
      <w:r>
        <w:lastRenderedPageBreak/>
        <w:t>July 20 / Epip 26: Also St. Frumentius (Abune Selama), the First Bishop of Ethiopia</w:t>
      </w:r>
      <w:bookmarkEnd w:id="1738"/>
    </w:p>
    <w:p w14:paraId="5EE79286" w14:textId="30C5C30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513E2D">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513E2D">
        <w:rPr>
          <w:noProof/>
        </w:rPr>
        <w:t>831</w:t>
      </w:r>
      <w:r w:rsidR="00237D47">
        <w:fldChar w:fldCharType="end"/>
      </w:r>
      <w:r>
        <w:t>.</w:t>
      </w:r>
    </w:p>
    <w:p w14:paraId="74ECF631" w14:textId="77777777" w:rsidR="00C325FC" w:rsidRDefault="00C325FC" w:rsidP="005B716A">
      <w:pPr>
        <w:pStyle w:val="Heading3"/>
      </w:pPr>
      <w:bookmarkStart w:id="1739" w:name="_Toc459399410"/>
      <w:r>
        <w:t>July 22 / Epip 28: Departure of St. Mary Magdalene</w:t>
      </w:r>
      <w:bookmarkEnd w:id="1739"/>
    </w:p>
    <w:p w14:paraId="41ADBBFF" w14:textId="77777777" w:rsidR="00C325FC" w:rsidRDefault="00C325FC" w:rsidP="00C325FC">
      <w:pPr>
        <w:pStyle w:val="Heading4"/>
      </w:pPr>
      <w:bookmarkStart w:id="1740" w:name="_Ref434489077"/>
      <w:r>
        <w:t>The Doxology</w:t>
      </w:r>
      <w:r w:rsidR="00B46E6E">
        <w:t xml:space="preserve"> for St. Mary Magdalene</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41"/>
            <w:r>
              <w:t xml:space="preserve">ϯⲁⲅⲓⲁ </w:t>
            </w:r>
            <w:commentRangeEnd w:id="1741"/>
            <w:r>
              <w:rPr>
                <w:rStyle w:val="CommentReference"/>
                <w:rFonts w:ascii="Times New Roman" w:hAnsi="Times New Roman" w:cstheme="minorBidi"/>
                <w:noProof w:val="0"/>
              </w:rPr>
              <w:commentReference w:id="174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42"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42"/>
    </w:p>
    <w:p w14:paraId="19C57F68" w14:textId="37FDCD29" w:rsidR="00B52D77" w:rsidRDefault="00B52D77" w:rsidP="00B52D77">
      <w:pPr>
        <w:pStyle w:val="Rubric"/>
      </w:pPr>
      <w:r>
        <w:t xml:space="preserve">See </w:t>
      </w:r>
      <w:r>
        <w:fldChar w:fldCharType="begin"/>
      </w:r>
      <w:r>
        <w:instrText xml:space="preserve"> REF _Ref435003974 \h </w:instrText>
      </w:r>
      <w:r>
        <w:fldChar w:fldCharType="separate"/>
      </w:r>
      <w:r w:rsidR="00513E2D">
        <w:t>September 26 (27) / Tho-out 29: Commemoration of the Annunciation, Nativity, and Resurrection on the 29</w:t>
      </w:r>
      <w:r w:rsidR="00513E2D" w:rsidRPr="00C0205C">
        <w:rPr>
          <w:vertAlign w:val="superscript"/>
        </w:rPr>
        <w:t>th</w:t>
      </w:r>
      <w:r w:rsidR="00513E2D">
        <w:t xml:space="preserve"> of Every Coptic Month</w:t>
      </w:r>
      <w:r>
        <w:fldChar w:fldCharType="end"/>
      </w:r>
      <w:r>
        <w:t xml:space="preserve">, page </w:t>
      </w:r>
      <w:r>
        <w:fldChar w:fldCharType="begin"/>
      </w:r>
      <w:r>
        <w:instrText xml:space="preserve"> PAGEREF _Ref435003974 \h </w:instrText>
      </w:r>
      <w:r>
        <w:fldChar w:fldCharType="separate"/>
      </w:r>
      <w:r w:rsidR="00513E2D">
        <w:rPr>
          <w:noProof/>
        </w:rPr>
        <w:t>626</w:t>
      </w:r>
      <w:r>
        <w:fldChar w:fldCharType="end"/>
      </w:r>
      <w:r>
        <w:t>.</w:t>
      </w:r>
    </w:p>
    <w:p w14:paraId="48B57972" w14:textId="77777777" w:rsidR="005B716A" w:rsidRDefault="005B716A" w:rsidP="005B716A">
      <w:pPr>
        <w:pStyle w:val="Heading3"/>
      </w:pPr>
      <w:bookmarkStart w:id="1743" w:name="_Toc459399412"/>
      <w:r>
        <w:t xml:space="preserve">July 23 / Epip 29: </w:t>
      </w:r>
      <w:r w:rsidR="00B52D77">
        <w:t xml:space="preserve">Also the </w:t>
      </w:r>
      <w:r>
        <w:t>Translocation of the Relics of St. Andrew, the Apostle</w:t>
      </w:r>
      <w:bookmarkEnd w:id="1743"/>
    </w:p>
    <w:p w14:paraId="7500DAE2" w14:textId="3FB09953" w:rsidR="00191A26" w:rsidRDefault="00191A26" w:rsidP="00191A26">
      <w:pPr>
        <w:pStyle w:val="Rubric"/>
      </w:pPr>
      <w:r>
        <w:t xml:space="preserve">See </w:t>
      </w:r>
      <w:r>
        <w:fldChar w:fldCharType="begin"/>
      </w:r>
      <w:r>
        <w:instrText xml:space="preserve"> REF _Ref434488644 \h </w:instrText>
      </w:r>
      <w:r>
        <w:fldChar w:fldCharType="separate"/>
      </w:r>
      <w:r w:rsidR="00513E2D">
        <w:t>A Doxology for the Apostles</w:t>
      </w:r>
      <w:r>
        <w:fldChar w:fldCharType="end"/>
      </w:r>
      <w:r>
        <w:t xml:space="preserve">, on pages </w:t>
      </w:r>
      <w:r>
        <w:fldChar w:fldCharType="begin"/>
      </w:r>
      <w:r>
        <w:instrText xml:space="preserve"> PAGEREF _Ref434488644 \h </w:instrText>
      </w:r>
      <w:r>
        <w:fldChar w:fldCharType="separate"/>
      </w:r>
      <w:r w:rsidR="00513E2D">
        <w:rPr>
          <w:noProof/>
        </w:rPr>
        <w:t>570</w:t>
      </w:r>
      <w:r>
        <w:fldChar w:fldCharType="end"/>
      </w:r>
      <w:r>
        <w:t xml:space="preserve">, </w:t>
      </w:r>
      <w:r>
        <w:fldChar w:fldCharType="begin"/>
      </w:r>
      <w:r>
        <w:instrText xml:space="preserve"> PAGEREF _Ref434488657 \h </w:instrText>
      </w:r>
      <w:r>
        <w:fldChar w:fldCharType="separate"/>
      </w:r>
      <w:r w:rsidR="00513E2D">
        <w:rPr>
          <w:noProof/>
        </w:rPr>
        <w:t>570</w:t>
      </w:r>
      <w:r>
        <w:fldChar w:fldCharType="end"/>
      </w:r>
      <w:r>
        <w:t xml:space="preserve">, or </w:t>
      </w:r>
      <w:r>
        <w:fldChar w:fldCharType="begin"/>
      </w:r>
      <w:r>
        <w:instrText xml:space="preserve"> PAGEREF _Ref434488992 \h </w:instrText>
      </w:r>
      <w:r>
        <w:fldChar w:fldCharType="separate"/>
      </w:r>
      <w:r w:rsidR="00513E2D">
        <w:rPr>
          <w:noProof/>
        </w:rPr>
        <w:t>572</w:t>
      </w:r>
      <w:r>
        <w:fldChar w:fldCharType="end"/>
      </w:r>
      <w:r>
        <w:t>.</w:t>
      </w:r>
    </w:p>
    <w:p w14:paraId="3CDA1374" w14:textId="77777777" w:rsidR="00960235" w:rsidRDefault="00960235" w:rsidP="00960235">
      <w:pPr>
        <w:pStyle w:val="Heading3"/>
      </w:pPr>
      <w:bookmarkStart w:id="1744" w:name="_Toc459399413"/>
      <w:r>
        <w:t>July 28 / Mesori 4: Consecration of the Church of St. Anthony</w:t>
      </w:r>
      <w:bookmarkEnd w:id="1744"/>
    </w:p>
    <w:p w14:paraId="15290CA7" w14:textId="2D40A5A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513E2D">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513E2D">
        <w:rPr>
          <w:noProof/>
        </w:rPr>
        <w:t>792</w:t>
      </w:r>
      <w:r w:rsidR="00237D47">
        <w:fldChar w:fldCharType="end"/>
      </w:r>
      <w:bookmarkEnd w:id="1690"/>
      <w:r>
        <w:t>.</w:t>
      </w:r>
    </w:p>
    <w:p w14:paraId="62D72F65" w14:textId="77777777" w:rsidR="00495F1A" w:rsidRPr="00980D99" w:rsidRDefault="00495F1A" w:rsidP="00495F1A">
      <w:pPr>
        <w:pStyle w:val="Heading2"/>
        <w:rPr>
          <w:lang w:val="en-US"/>
        </w:rPr>
      </w:pPr>
      <w:bookmarkStart w:id="1745" w:name="August"/>
      <w:bookmarkStart w:id="1746" w:name="_Toc459399212"/>
      <w:r>
        <w:lastRenderedPageBreak/>
        <w:t>August</w:t>
      </w:r>
      <w:bookmarkEnd w:id="1735"/>
      <w:bookmarkEnd w:id="1736"/>
      <w:bookmarkEnd w:id="173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46"/>
    </w:p>
    <w:bookmarkStart w:id="1747" w:name="_Toc410196967" w:displacedByCustomXml="next"/>
    <w:bookmarkStart w:id="1748" w:name="_Toc410196465" w:displacedByCustomXml="next"/>
    <w:bookmarkStart w:id="1749" w:name="_Toc410196223" w:displacedByCustomXml="next"/>
    <w:sdt>
      <w:sdtPr>
        <w:id w:val="-1335066635"/>
        <w:docPartObj>
          <w:docPartGallery w:val="Table of Contents"/>
          <w:docPartUnique/>
        </w:docPartObj>
      </w:sdtPr>
      <w:sdtEndPr>
        <w:rPr>
          <w:b/>
          <w:bCs/>
          <w:noProof/>
        </w:rPr>
      </w:sdtEndPr>
      <w:sdtContent>
        <w:p w14:paraId="3C5C3857" w14:textId="77777777" w:rsidR="00513E2D" w:rsidRDefault="009E261C">
          <w:pPr>
            <w:pStyle w:val="TOC3"/>
            <w:tabs>
              <w:tab w:val="right" w:leader="dot" w:pos="8846"/>
            </w:tabs>
            <w:rPr>
              <w:rFonts w:asciiTheme="minorHAnsi" w:eastAsia="宋体"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513E2D">
              <w:rPr>
                <w:noProof/>
                <w:webHidden/>
              </w:rPr>
              <w:t>893</w:t>
            </w:r>
            <w:r w:rsidR="00513E2D">
              <w:rPr>
                <w:noProof/>
                <w:webHidden/>
              </w:rPr>
              <w:fldChar w:fldCharType="end"/>
            </w:r>
          </w:hyperlink>
        </w:p>
        <w:p w14:paraId="38EA33E1"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15" w:history="1">
            <w:r w:rsidRPr="00F30B9E">
              <w:rPr>
                <w:rStyle w:val="Hyperlink"/>
                <w:noProof/>
              </w:rPr>
              <w:t>August 5 / Mesori 12: Commemoration of Archangel Michael</w:t>
            </w:r>
            <w:r>
              <w:rPr>
                <w:noProof/>
                <w:webHidden/>
              </w:rPr>
              <w:tab/>
            </w:r>
            <w:r>
              <w:rPr>
                <w:noProof/>
                <w:webHidden/>
              </w:rPr>
              <w:fldChar w:fldCharType="begin"/>
            </w:r>
            <w:r>
              <w:rPr>
                <w:noProof/>
                <w:webHidden/>
              </w:rPr>
              <w:instrText xml:space="preserve"> PAGEREF _Toc459399415 \h </w:instrText>
            </w:r>
            <w:r>
              <w:rPr>
                <w:noProof/>
                <w:webHidden/>
              </w:rPr>
            </w:r>
            <w:r>
              <w:rPr>
                <w:noProof/>
                <w:webHidden/>
              </w:rPr>
              <w:fldChar w:fldCharType="separate"/>
            </w:r>
            <w:r>
              <w:rPr>
                <w:noProof/>
                <w:webHidden/>
              </w:rPr>
              <w:t>893</w:t>
            </w:r>
            <w:r>
              <w:rPr>
                <w:noProof/>
                <w:webHidden/>
              </w:rPr>
              <w:fldChar w:fldCharType="end"/>
            </w:r>
          </w:hyperlink>
        </w:p>
        <w:p w14:paraId="0BD50327"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16" w:history="1">
            <w:r w:rsidRPr="00F30B9E">
              <w:rPr>
                <w:rStyle w:val="Hyperlink"/>
                <w:noProof/>
              </w:rPr>
              <w:t>August 6 / Mesori 13: The Transfiguration</w:t>
            </w:r>
            <w:r>
              <w:rPr>
                <w:noProof/>
                <w:webHidden/>
              </w:rPr>
              <w:tab/>
            </w:r>
            <w:r>
              <w:rPr>
                <w:noProof/>
                <w:webHidden/>
              </w:rPr>
              <w:fldChar w:fldCharType="begin"/>
            </w:r>
            <w:r>
              <w:rPr>
                <w:noProof/>
                <w:webHidden/>
              </w:rPr>
              <w:instrText xml:space="preserve"> PAGEREF _Toc459399416 \h </w:instrText>
            </w:r>
            <w:r>
              <w:rPr>
                <w:noProof/>
                <w:webHidden/>
              </w:rPr>
            </w:r>
            <w:r>
              <w:rPr>
                <w:noProof/>
                <w:webHidden/>
              </w:rPr>
              <w:fldChar w:fldCharType="separate"/>
            </w:r>
            <w:r>
              <w:rPr>
                <w:noProof/>
                <w:webHidden/>
              </w:rPr>
              <w:t>893</w:t>
            </w:r>
            <w:r>
              <w:rPr>
                <w:noProof/>
                <w:webHidden/>
              </w:rPr>
              <w:fldChar w:fldCharType="end"/>
            </w:r>
          </w:hyperlink>
        </w:p>
        <w:p w14:paraId="05E69C6E"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17" w:history="1">
            <w:r w:rsidRPr="00F30B9E">
              <w:rPr>
                <w:rStyle w:val="Hyperlink"/>
                <w:noProof/>
              </w:rPr>
              <w:t>August 9 / Mesori 16: The Assumption of the Virgin</w:t>
            </w:r>
            <w:r>
              <w:rPr>
                <w:noProof/>
                <w:webHidden/>
              </w:rPr>
              <w:tab/>
            </w:r>
            <w:r>
              <w:rPr>
                <w:noProof/>
                <w:webHidden/>
              </w:rPr>
              <w:fldChar w:fldCharType="begin"/>
            </w:r>
            <w:r>
              <w:rPr>
                <w:noProof/>
                <w:webHidden/>
              </w:rPr>
              <w:instrText xml:space="preserve"> PAGEREF _Toc459399417 \h </w:instrText>
            </w:r>
            <w:r>
              <w:rPr>
                <w:noProof/>
                <w:webHidden/>
              </w:rPr>
            </w:r>
            <w:r>
              <w:rPr>
                <w:noProof/>
                <w:webHidden/>
              </w:rPr>
              <w:fldChar w:fldCharType="separate"/>
            </w:r>
            <w:r>
              <w:rPr>
                <w:noProof/>
                <w:webHidden/>
              </w:rPr>
              <w:t>902</w:t>
            </w:r>
            <w:r>
              <w:rPr>
                <w:noProof/>
                <w:webHidden/>
              </w:rPr>
              <w:fldChar w:fldCharType="end"/>
            </w:r>
          </w:hyperlink>
        </w:p>
        <w:p w14:paraId="7B0BD058"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18" w:history="1">
            <w:r w:rsidRPr="00F30B9E">
              <w:rPr>
                <w:rStyle w:val="Hyperlink"/>
                <w:noProof/>
              </w:rPr>
              <w:t>August 12 / Mesori 19: Translocation of the Relics of St. Macarius the Great</w:t>
            </w:r>
            <w:r>
              <w:rPr>
                <w:noProof/>
                <w:webHidden/>
              </w:rPr>
              <w:tab/>
            </w:r>
            <w:r>
              <w:rPr>
                <w:noProof/>
                <w:webHidden/>
              </w:rPr>
              <w:fldChar w:fldCharType="begin"/>
            </w:r>
            <w:r>
              <w:rPr>
                <w:noProof/>
                <w:webHidden/>
              </w:rPr>
              <w:instrText xml:space="preserve"> PAGEREF _Toc459399418 \h </w:instrText>
            </w:r>
            <w:r>
              <w:rPr>
                <w:noProof/>
                <w:webHidden/>
              </w:rPr>
            </w:r>
            <w:r>
              <w:rPr>
                <w:noProof/>
                <w:webHidden/>
              </w:rPr>
              <w:fldChar w:fldCharType="separate"/>
            </w:r>
            <w:r>
              <w:rPr>
                <w:noProof/>
                <w:webHidden/>
              </w:rPr>
              <w:t>910</w:t>
            </w:r>
            <w:r>
              <w:rPr>
                <w:noProof/>
                <w:webHidden/>
              </w:rPr>
              <w:fldChar w:fldCharType="end"/>
            </w:r>
          </w:hyperlink>
        </w:p>
        <w:p w14:paraId="0F44BC81"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19" w:history="1">
            <w:r w:rsidRPr="00F30B9E">
              <w:rPr>
                <w:rStyle w:val="Hyperlink"/>
                <w:noProof/>
              </w:rPr>
              <w:t>August 14 / Mesori 21: Commemoration of the Theotokos</w:t>
            </w:r>
            <w:r>
              <w:rPr>
                <w:noProof/>
                <w:webHidden/>
              </w:rPr>
              <w:tab/>
            </w:r>
            <w:r>
              <w:rPr>
                <w:noProof/>
                <w:webHidden/>
              </w:rPr>
              <w:fldChar w:fldCharType="begin"/>
            </w:r>
            <w:r>
              <w:rPr>
                <w:noProof/>
                <w:webHidden/>
              </w:rPr>
              <w:instrText xml:space="preserve"> PAGEREF _Toc459399419 \h </w:instrText>
            </w:r>
            <w:r>
              <w:rPr>
                <w:noProof/>
                <w:webHidden/>
              </w:rPr>
            </w:r>
            <w:r>
              <w:rPr>
                <w:noProof/>
                <w:webHidden/>
              </w:rPr>
              <w:fldChar w:fldCharType="separate"/>
            </w:r>
            <w:r>
              <w:rPr>
                <w:noProof/>
                <w:webHidden/>
              </w:rPr>
              <w:t>910</w:t>
            </w:r>
            <w:r>
              <w:rPr>
                <w:noProof/>
                <w:webHidden/>
              </w:rPr>
              <w:fldChar w:fldCharType="end"/>
            </w:r>
          </w:hyperlink>
        </w:p>
        <w:p w14:paraId="5B005024"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20" w:history="1">
            <w:r w:rsidRPr="00F30B9E">
              <w:rPr>
                <w:rStyle w:val="Hyperlink"/>
                <w:noProof/>
              </w:rPr>
              <w:t>August 17 / Mesori 24: Departure of St. Takle Haymanot</w:t>
            </w:r>
            <w:r>
              <w:rPr>
                <w:noProof/>
                <w:webHidden/>
              </w:rPr>
              <w:tab/>
            </w:r>
            <w:r>
              <w:rPr>
                <w:noProof/>
                <w:webHidden/>
              </w:rPr>
              <w:fldChar w:fldCharType="begin"/>
            </w:r>
            <w:r>
              <w:rPr>
                <w:noProof/>
                <w:webHidden/>
              </w:rPr>
              <w:instrText xml:space="preserve"> PAGEREF _Toc459399420 \h </w:instrText>
            </w:r>
            <w:r>
              <w:rPr>
                <w:noProof/>
                <w:webHidden/>
              </w:rPr>
            </w:r>
            <w:r>
              <w:rPr>
                <w:noProof/>
                <w:webHidden/>
              </w:rPr>
              <w:fldChar w:fldCharType="separate"/>
            </w:r>
            <w:r>
              <w:rPr>
                <w:noProof/>
                <w:webHidden/>
              </w:rPr>
              <w:t>910</w:t>
            </w:r>
            <w:r>
              <w:rPr>
                <w:noProof/>
                <w:webHidden/>
              </w:rPr>
              <w:fldChar w:fldCharType="end"/>
            </w:r>
          </w:hyperlink>
        </w:p>
        <w:p w14:paraId="360F6685"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21" w:history="1">
            <w:r w:rsidRPr="00F30B9E">
              <w:rPr>
                <w:rStyle w:val="Hyperlink"/>
                <w:noProof/>
              </w:rPr>
              <w:t>August 21 / Mesori 28: The Patriarchs: Abraham, Isaac, and Jacob</w:t>
            </w:r>
            <w:r>
              <w:rPr>
                <w:noProof/>
                <w:webHidden/>
              </w:rPr>
              <w:tab/>
            </w:r>
            <w:r>
              <w:rPr>
                <w:noProof/>
                <w:webHidden/>
              </w:rPr>
              <w:fldChar w:fldCharType="begin"/>
            </w:r>
            <w:r>
              <w:rPr>
                <w:noProof/>
                <w:webHidden/>
              </w:rPr>
              <w:instrText xml:space="preserve"> PAGEREF _Toc459399421 \h </w:instrText>
            </w:r>
            <w:r>
              <w:rPr>
                <w:noProof/>
                <w:webHidden/>
              </w:rPr>
            </w:r>
            <w:r>
              <w:rPr>
                <w:noProof/>
                <w:webHidden/>
              </w:rPr>
              <w:fldChar w:fldCharType="separate"/>
            </w:r>
            <w:r>
              <w:rPr>
                <w:noProof/>
                <w:webHidden/>
              </w:rPr>
              <w:t>912</w:t>
            </w:r>
            <w:r>
              <w:rPr>
                <w:noProof/>
                <w:webHidden/>
              </w:rPr>
              <w:fldChar w:fldCharType="end"/>
            </w:r>
          </w:hyperlink>
        </w:p>
        <w:p w14:paraId="07DCD64F"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22" w:history="1">
            <w:r w:rsidRPr="00F30B9E">
              <w:rPr>
                <w:rStyle w:val="Hyperlink"/>
                <w:noProof/>
              </w:rPr>
              <w:t>August 22 / Mesori 29: Commemoration of the Annunciation, Nativity, and Resurrection on the 29</w:t>
            </w:r>
            <w:r w:rsidRPr="00F30B9E">
              <w:rPr>
                <w:rStyle w:val="Hyperlink"/>
                <w:noProof/>
                <w:vertAlign w:val="superscript"/>
              </w:rPr>
              <w:t>th</w:t>
            </w:r>
            <w:r w:rsidRPr="00F30B9E">
              <w:rPr>
                <w:rStyle w:val="Hyperlink"/>
                <w:noProof/>
              </w:rPr>
              <w:t xml:space="preserve"> of Every Month</w:t>
            </w:r>
            <w:r>
              <w:rPr>
                <w:noProof/>
                <w:webHidden/>
              </w:rPr>
              <w:tab/>
            </w:r>
            <w:r>
              <w:rPr>
                <w:noProof/>
                <w:webHidden/>
              </w:rPr>
              <w:fldChar w:fldCharType="begin"/>
            </w:r>
            <w:r>
              <w:rPr>
                <w:noProof/>
                <w:webHidden/>
              </w:rPr>
              <w:instrText xml:space="preserve"> PAGEREF _Toc459399422 \h </w:instrText>
            </w:r>
            <w:r>
              <w:rPr>
                <w:noProof/>
                <w:webHidden/>
              </w:rPr>
            </w:r>
            <w:r>
              <w:rPr>
                <w:noProof/>
                <w:webHidden/>
              </w:rPr>
              <w:fldChar w:fldCharType="separate"/>
            </w:r>
            <w:r>
              <w:rPr>
                <w:noProof/>
                <w:webHidden/>
              </w:rPr>
              <w:t>913</w:t>
            </w:r>
            <w:r>
              <w:rPr>
                <w:noProof/>
                <w:webHidden/>
              </w:rPr>
              <w:fldChar w:fldCharType="end"/>
            </w:r>
          </w:hyperlink>
        </w:p>
        <w:p w14:paraId="3E164DF2"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23" w:history="1">
            <w:r w:rsidRPr="00F30B9E">
              <w:rPr>
                <w:rStyle w:val="Hyperlink"/>
                <w:noProof/>
              </w:rPr>
              <w:t>August 22 / Mesori 29: Also the Translocation of the Relics of St. John the Short to Scetis</w:t>
            </w:r>
            <w:r>
              <w:rPr>
                <w:noProof/>
                <w:webHidden/>
              </w:rPr>
              <w:tab/>
            </w:r>
            <w:r>
              <w:rPr>
                <w:noProof/>
                <w:webHidden/>
              </w:rPr>
              <w:fldChar w:fldCharType="begin"/>
            </w:r>
            <w:r>
              <w:rPr>
                <w:noProof/>
                <w:webHidden/>
              </w:rPr>
              <w:instrText xml:space="preserve"> PAGEREF _Toc459399423 \h </w:instrText>
            </w:r>
            <w:r>
              <w:rPr>
                <w:noProof/>
                <w:webHidden/>
              </w:rPr>
            </w:r>
            <w:r>
              <w:rPr>
                <w:noProof/>
                <w:webHidden/>
              </w:rPr>
              <w:fldChar w:fldCharType="separate"/>
            </w:r>
            <w:r>
              <w:rPr>
                <w:noProof/>
                <w:webHidden/>
              </w:rPr>
              <w:t>913</w:t>
            </w:r>
            <w:r>
              <w:rPr>
                <w:noProof/>
                <w:webHidden/>
              </w:rPr>
              <w:fldChar w:fldCharType="end"/>
            </w:r>
          </w:hyperlink>
        </w:p>
        <w:p w14:paraId="78B90E0F"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24" w:history="1">
            <w:r w:rsidRPr="00F30B9E">
              <w:rPr>
                <w:rStyle w:val="Hyperlink"/>
                <w:noProof/>
              </w:rPr>
              <w:t>August 25 / Little Month 2: Departure of St. Titus the Apostle</w:t>
            </w:r>
            <w:r>
              <w:rPr>
                <w:noProof/>
                <w:webHidden/>
              </w:rPr>
              <w:tab/>
            </w:r>
            <w:r>
              <w:rPr>
                <w:noProof/>
                <w:webHidden/>
              </w:rPr>
              <w:fldChar w:fldCharType="begin"/>
            </w:r>
            <w:r>
              <w:rPr>
                <w:noProof/>
                <w:webHidden/>
              </w:rPr>
              <w:instrText xml:space="preserve"> PAGEREF _Toc459399424 \h </w:instrText>
            </w:r>
            <w:r>
              <w:rPr>
                <w:noProof/>
                <w:webHidden/>
              </w:rPr>
            </w:r>
            <w:r>
              <w:rPr>
                <w:noProof/>
                <w:webHidden/>
              </w:rPr>
              <w:fldChar w:fldCharType="separate"/>
            </w:r>
            <w:r>
              <w:rPr>
                <w:noProof/>
                <w:webHidden/>
              </w:rPr>
              <w:t>913</w:t>
            </w:r>
            <w:r>
              <w:rPr>
                <w:noProof/>
                <w:webHidden/>
              </w:rPr>
              <w:fldChar w:fldCharType="end"/>
            </w:r>
          </w:hyperlink>
        </w:p>
        <w:p w14:paraId="6E5D4AC9"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25" w:history="1">
            <w:r w:rsidRPr="00F30B9E">
              <w:rPr>
                <w:rStyle w:val="Hyperlink"/>
                <w:noProof/>
              </w:rPr>
              <w:t>August 26 / Little Month 3: Archangel Raphael</w:t>
            </w:r>
            <w:r>
              <w:rPr>
                <w:noProof/>
                <w:webHidden/>
              </w:rPr>
              <w:tab/>
            </w:r>
            <w:r>
              <w:rPr>
                <w:noProof/>
                <w:webHidden/>
              </w:rPr>
              <w:fldChar w:fldCharType="begin"/>
            </w:r>
            <w:r>
              <w:rPr>
                <w:noProof/>
                <w:webHidden/>
              </w:rPr>
              <w:instrText xml:space="preserve"> PAGEREF _Toc459399425 \h </w:instrText>
            </w:r>
            <w:r>
              <w:rPr>
                <w:noProof/>
                <w:webHidden/>
              </w:rPr>
            </w:r>
            <w:r>
              <w:rPr>
                <w:noProof/>
                <w:webHidden/>
              </w:rPr>
              <w:fldChar w:fldCharType="separate"/>
            </w:r>
            <w:r>
              <w:rPr>
                <w:noProof/>
                <w:webHidden/>
              </w:rPr>
              <w:t>913</w:t>
            </w:r>
            <w:r>
              <w:rPr>
                <w:noProof/>
                <w:webHidden/>
              </w:rPr>
              <w:fldChar w:fldCharType="end"/>
            </w:r>
          </w:hyperlink>
        </w:p>
        <w:p w14:paraId="0C0AEC3F"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26" w:history="1">
            <w:r w:rsidRPr="00F30B9E">
              <w:rPr>
                <w:rStyle w:val="Hyperlink"/>
                <w:noProof/>
              </w:rPr>
              <w:t>August 28 / Little Month 5: St. Parsouma</w:t>
            </w:r>
            <w:r>
              <w:rPr>
                <w:noProof/>
                <w:webHidden/>
              </w:rPr>
              <w:tab/>
            </w:r>
            <w:r>
              <w:rPr>
                <w:noProof/>
                <w:webHidden/>
              </w:rPr>
              <w:fldChar w:fldCharType="begin"/>
            </w:r>
            <w:r>
              <w:rPr>
                <w:noProof/>
                <w:webHidden/>
              </w:rPr>
              <w:instrText xml:space="preserve"> PAGEREF _Toc459399426 \h </w:instrText>
            </w:r>
            <w:r>
              <w:rPr>
                <w:noProof/>
                <w:webHidden/>
              </w:rPr>
            </w:r>
            <w:r>
              <w:rPr>
                <w:noProof/>
                <w:webHidden/>
              </w:rPr>
              <w:fldChar w:fldCharType="separate"/>
            </w:r>
            <w:r>
              <w:rPr>
                <w:noProof/>
                <w:webHidden/>
              </w:rPr>
              <w:t>915</w:t>
            </w:r>
            <w:r>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50" w:name="_Toc459399414"/>
      <w:r>
        <w:lastRenderedPageBreak/>
        <w:t>August 1 / Mesori 8: The Confession of St. Peter</w:t>
      </w:r>
      <w:bookmarkEnd w:id="1750"/>
    </w:p>
    <w:p w14:paraId="255AA614" w14:textId="44B9A776"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513E2D">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513E2D">
        <w:rPr>
          <w:noProof/>
        </w:rPr>
        <w:t>866</w:t>
      </w:r>
      <w:r w:rsidR="00237D47">
        <w:fldChar w:fldCharType="end"/>
      </w:r>
      <w:r>
        <w:t>.</w:t>
      </w:r>
    </w:p>
    <w:p w14:paraId="21A226CF" w14:textId="77777777" w:rsidR="00DD5136" w:rsidRDefault="00DD5136" w:rsidP="00DD5136">
      <w:pPr>
        <w:pStyle w:val="Heading3"/>
      </w:pPr>
      <w:bookmarkStart w:id="1751" w:name="_Toc459399415"/>
      <w:r>
        <w:t>August 5 / Mesori 12: Commemoration of Archangel Michael</w:t>
      </w:r>
      <w:bookmarkEnd w:id="1751"/>
    </w:p>
    <w:p w14:paraId="5A9282DF" w14:textId="77777777" w:rsidR="00513E2D" w:rsidRDefault="00191A26" w:rsidP="0082304E">
      <w:pPr>
        <w:pStyle w:val="Heading4"/>
      </w:pPr>
      <w:r>
        <w:t xml:space="preserve">See </w:t>
      </w:r>
      <w:r>
        <w:fldChar w:fldCharType="begin"/>
      </w:r>
      <w:r>
        <w:instrText xml:space="preserve"> REF _Ref434561114 \h </w:instrText>
      </w:r>
      <w:r>
        <w:fldChar w:fldCharType="separate"/>
      </w:r>
      <w:r w:rsidR="00513E2D">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4CBB95" w14:textId="77777777" w:rsidTr="0082304E">
        <w:trPr>
          <w:cantSplit/>
          <w:jc w:val="center"/>
        </w:trPr>
        <w:tc>
          <w:tcPr>
            <w:tcW w:w="288" w:type="dxa"/>
          </w:tcPr>
          <w:p w14:paraId="41B38751" w14:textId="77777777" w:rsidR="00513E2D" w:rsidRDefault="00513E2D" w:rsidP="0082304E">
            <w:pPr>
              <w:pStyle w:val="CopticCross"/>
            </w:pPr>
          </w:p>
        </w:tc>
        <w:tc>
          <w:tcPr>
            <w:tcW w:w="3960" w:type="dxa"/>
          </w:tcPr>
          <w:p w14:paraId="1F5B1441" w14:textId="77777777" w:rsidR="00513E2D" w:rsidRDefault="00513E2D" w:rsidP="00C83ECE">
            <w:pPr>
              <w:pStyle w:val="EngHang"/>
            </w:pPr>
            <w:r>
              <w:t>Through the intercessions</w:t>
            </w:r>
          </w:p>
          <w:p w14:paraId="0424D5B0" w14:textId="77777777" w:rsidR="00513E2D" w:rsidRDefault="00513E2D" w:rsidP="00C83ECE">
            <w:pPr>
              <w:pStyle w:val="EngHang"/>
            </w:pPr>
            <w:r>
              <w:t>Of the Four Incorporeal Beasts,</w:t>
            </w:r>
          </w:p>
          <w:p w14:paraId="14266CC6" w14:textId="77777777" w:rsidR="00513E2D" w:rsidRDefault="00513E2D" w:rsidP="00C83ECE">
            <w:pPr>
              <w:pStyle w:val="EngHang"/>
            </w:pPr>
            <w:r>
              <w:t>The ministering flames of fire,</w:t>
            </w:r>
          </w:p>
          <w:p w14:paraId="2127A560" w14:textId="77777777" w:rsidR="00513E2D" w:rsidRDefault="00513E2D" w:rsidP="0082304E">
            <w:pPr>
              <w:pStyle w:val="EngHangEnd"/>
            </w:pPr>
            <w:r>
              <w:t>O Lord, grant us the forgiveness of our sins.</w:t>
            </w:r>
          </w:p>
        </w:tc>
        <w:tc>
          <w:tcPr>
            <w:tcW w:w="288" w:type="dxa"/>
          </w:tcPr>
          <w:p w14:paraId="09000542" w14:textId="77777777" w:rsidR="00513E2D" w:rsidRDefault="00513E2D" w:rsidP="0082304E"/>
        </w:tc>
        <w:tc>
          <w:tcPr>
            <w:tcW w:w="288" w:type="dxa"/>
          </w:tcPr>
          <w:p w14:paraId="60D65CFD" w14:textId="77777777" w:rsidR="00513E2D" w:rsidRDefault="00513E2D" w:rsidP="0082304E">
            <w:pPr>
              <w:pStyle w:val="CopticCross"/>
            </w:pPr>
          </w:p>
        </w:tc>
        <w:tc>
          <w:tcPr>
            <w:tcW w:w="3960" w:type="dxa"/>
          </w:tcPr>
          <w:p w14:paraId="1ABA2F9A" w14:textId="77777777" w:rsidR="00513E2D" w:rsidRDefault="00513E2D" w:rsidP="00C83ECE">
            <w:pPr>
              <w:pStyle w:val="CopticVersemulti-line"/>
            </w:pPr>
            <w:r>
              <w:t>Ϩⲓⲧⲉⲛ ⲛⲓⲡ̀ⲣⲉⲥⲃⲓⲁ̀</w:t>
            </w:r>
          </w:p>
          <w:p w14:paraId="73C0EAAD" w14:textId="77777777" w:rsidR="00513E2D" w:rsidRDefault="00513E2D" w:rsidP="00C83ECE">
            <w:pPr>
              <w:pStyle w:val="CopticVersemulti-line"/>
            </w:pPr>
            <w:r>
              <w:t>ⲛ̀ⲧⲉ ⲡⲓϥ̀ⲧⲟⲩ ⲛ̀ⲍⲱⲟⲛ ⲛ̀ⲁⲥⲱⲙⲁⲧⲟⲥ</w:t>
            </w:r>
          </w:p>
          <w:p w14:paraId="4AF7F6D8" w14:textId="77777777" w:rsidR="00513E2D" w:rsidRDefault="00513E2D" w:rsidP="00C83ECE">
            <w:pPr>
              <w:pStyle w:val="CopticVersemulti-line"/>
            </w:pPr>
            <w:r>
              <w:t>ⲛ̀ⲗⲓⲧⲟⲩⲣⲅⲟⲥ ⲛ̀ϣⲁϩ ⲛ̀ⲭ̀ⲣⲟⲙ:</w:t>
            </w:r>
          </w:p>
          <w:p w14:paraId="25C58A05" w14:textId="77777777" w:rsidR="00513E2D" w:rsidRPr="00C35319" w:rsidRDefault="00513E2D" w:rsidP="00C83ECE">
            <w:pPr>
              <w:pStyle w:val="CopticHangingVerse"/>
            </w:pPr>
            <w:r>
              <w:t>Ⲡϭⲟⲓⲥ ⲁⲣⲓϩ̀ⲙⲟⲧ ⲛⲁⲛ ⲙ̀ⲡⲓⲭⲱ ⲉ̀ⲃⲟⲗ ⲛ̀ⲧⲉ ⲛⲉⲛⲛⲟⲃⲓ.</w:t>
            </w:r>
          </w:p>
        </w:tc>
      </w:tr>
    </w:tbl>
    <w:p w14:paraId="68C50DD5" w14:textId="77777777" w:rsidR="00513E2D" w:rsidRDefault="00513E2D"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5D08A24" w14:textId="77777777" w:rsidTr="00C83ECE">
        <w:trPr>
          <w:cantSplit/>
          <w:jc w:val="center"/>
        </w:trPr>
        <w:tc>
          <w:tcPr>
            <w:tcW w:w="288" w:type="dxa"/>
          </w:tcPr>
          <w:p w14:paraId="6AB081E3" w14:textId="77777777" w:rsidR="00513E2D" w:rsidRDefault="00513E2D" w:rsidP="00C83ECE">
            <w:pPr>
              <w:pStyle w:val="CopticCross"/>
            </w:pPr>
          </w:p>
        </w:tc>
        <w:tc>
          <w:tcPr>
            <w:tcW w:w="3960" w:type="dxa"/>
          </w:tcPr>
          <w:p w14:paraId="1073D5AF" w14:textId="77777777" w:rsidR="00513E2D" w:rsidRDefault="00513E2D" w:rsidP="00C83ECE">
            <w:pPr>
              <w:pStyle w:val="EngHang"/>
            </w:pPr>
            <w:r>
              <w:t>Hail to the four incorporeal living beasts,</w:t>
            </w:r>
          </w:p>
          <w:p w14:paraId="46D9437C" w14:textId="77777777" w:rsidR="00513E2D" w:rsidRDefault="00513E2D" w:rsidP="00C83ECE">
            <w:pPr>
              <w:pStyle w:val="EngHang"/>
            </w:pPr>
            <w:r>
              <w:t>Carrying the throne of God,</w:t>
            </w:r>
          </w:p>
          <w:p w14:paraId="17FECCA2" w14:textId="77777777" w:rsidR="00513E2D" w:rsidRDefault="00513E2D" w:rsidP="00C83ECE">
            <w:pPr>
              <w:pStyle w:val="EngHang"/>
            </w:pPr>
            <w:r>
              <w:t>A lion’s face, and a calf’s face,</w:t>
            </w:r>
          </w:p>
          <w:p w14:paraId="24FD1B80" w14:textId="77777777" w:rsidR="00513E2D" w:rsidRDefault="00513E2D" w:rsidP="00C83ECE">
            <w:pPr>
              <w:pStyle w:val="EngHangEnd"/>
            </w:pPr>
            <w:r>
              <w:t>A man’s face, and an eagle’s face.</w:t>
            </w:r>
          </w:p>
        </w:tc>
        <w:tc>
          <w:tcPr>
            <w:tcW w:w="288" w:type="dxa"/>
          </w:tcPr>
          <w:p w14:paraId="1D14BD44" w14:textId="77777777" w:rsidR="00513E2D" w:rsidRDefault="00513E2D" w:rsidP="00C83ECE"/>
        </w:tc>
        <w:tc>
          <w:tcPr>
            <w:tcW w:w="288" w:type="dxa"/>
          </w:tcPr>
          <w:p w14:paraId="3FADA348" w14:textId="77777777" w:rsidR="00513E2D" w:rsidRDefault="00513E2D" w:rsidP="00C83ECE">
            <w:pPr>
              <w:pStyle w:val="CopticCross"/>
            </w:pPr>
          </w:p>
        </w:tc>
        <w:tc>
          <w:tcPr>
            <w:tcW w:w="3960" w:type="dxa"/>
          </w:tcPr>
          <w:p w14:paraId="035DE93C" w14:textId="77777777" w:rsidR="00513E2D" w:rsidRDefault="00513E2D" w:rsidP="00C83ECE">
            <w:pPr>
              <w:pStyle w:val="CopticVersemulti-line"/>
            </w:pPr>
            <w:r>
              <w:t>Ⲭⲉⲣⲉ ⲡⲓϥ̀ⲧⲟⲩ ⲛ̀ⲍⲱⲟⲛ ⲛ̀ⲁ̀ⲥⲱⲙⲁⲧⲟⲥ:</w:t>
            </w:r>
          </w:p>
          <w:p w14:paraId="44C961BD" w14:textId="77777777" w:rsidR="00513E2D" w:rsidRDefault="00513E2D" w:rsidP="00C83ECE">
            <w:pPr>
              <w:pStyle w:val="CopticVersemulti-line"/>
            </w:pPr>
            <w:r>
              <w:t>ⲉⲧϥⲁⲓ ϧⲁ ⲡⲓϩⲁⲣⲙⲁ ⲛ̀ⲧⲉ Ⲫϯ:</w:t>
            </w:r>
          </w:p>
          <w:p w14:paraId="7CB75950" w14:textId="77777777" w:rsidR="00513E2D" w:rsidRDefault="00513E2D" w:rsidP="00C83ECE">
            <w:pPr>
              <w:pStyle w:val="CopticVersemulti-line"/>
            </w:pPr>
            <w:r>
              <w:t>ⲟⲩϩⲟ ⲙ̀ⲙⲟⲩⲓ̀ ⲛⲉⲙ ⲟⲩϩⲟ ⲙ̀ⲙⲁⲥⲓ:</w:t>
            </w:r>
          </w:p>
          <w:p w14:paraId="20EA411C" w14:textId="77777777" w:rsidR="00513E2D" w:rsidRPr="00C35319" w:rsidRDefault="00513E2D" w:rsidP="00C83ECE">
            <w:pPr>
              <w:pStyle w:val="CopticHangingVerse"/>
            </w:pPr>
            <w:r>
              <w:t>ⲛⲉⲙ ⲟⲩϩⲟ ⲛ̀ⲣⲱⲙⲓ ⲛⲉⲙ ⲟⲩϩⲟ ⲛ̀ⲁ̀ⲏ̀ⲧⲟⲥ.</w:t>
            </w:r>
          </w:p>
        </w:tc>
      </w:tr>
    </w:tbl>
    <w:p w14:paraId="3C505F0B" w14:textId="77777777" w:rsidR="00513E2D" w:rsidRDefault="00513E2D" w:rsidP="0082304E">
      <w:pPr>
        <w:pStyle w:val="Heading4"/>
      </w:pPr>
      <w:r>
        <w:t>The Gospel Response for the Four Incorporeal Beasts</w:t>
      </w:r>
    </w:p>
    <w:p w14:paraId="725B0C46" w14:textId="77777777" w:rsidR="00513E2D" w:rsidRPr="00C14556" w:rsidRDefault="00513E2D" w:rsidP="00C14556">
      <w:pPr>
        <w:pStyle w:val="Rubric"/>
      </w:pPr>
      <w:r>
        <w:t>The last verse of the Doxology may be inserted into the Annual Gospel Response.</w:t>
      </w:r>
    </w:p>
    <w:p w14:paraId="64B788FF" w14:textId="6A8C208B" w:rsidR="00191A26" w:rsidRPr="00B637D8" w:rsidRDefault="00513E2D"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650</w:t>
      </w:r>
      <w:r w:rsidR="00191A26">
        <w:fldChar w:fldCharType="end"/>
      </w:r>
      <w:r w:rsidR="00191A26">
        <w:t>.</w:t>
      </w:r>
    </w:p>
    <w:p w14:paraId="700F8882" w14:textId="77777777" w:rsidR="00495F1A" w:rsidRDefault="00980D99" w:rsidP="00495F1A">
      <w:pPr>
        <w:pStyle w:val="Heading3"/>
      </w:pPr>
      <w:bookmarkStart w:id="1752" w:name="_Toc459399416"/>
      <w:r>
        <w:t xml:space="preserve">August 6 / Mesori 13: </w:t>
      </w:r>
      <w:r w:rsidR="00495F1A">
        <w:t>The Transfiguration</w:t>
      </w:r>
      <w:bookmarkEnd w:id="1749"/>
      <w:bookmarkEnd w:id="1748"/>
      <w:bookmarkEnd w:id="1747"/>
      <w:bookmarkEnd w:id="1752"/>
    </w:p>
    <w:p w14:paraId="1EF4D652" w14:textId="77777777" w:rsidR="00980D99" w:rsidRDefault="00980D99" w:rsidP="00980D99">
      <w:pPr>
        <w:pStyle w:val="Heading4"/>
      </w:pPr>
      <w:bookmarkStart w:id="1753" w:name="_Ref434478012"/>
      <w:r>
        <w:t>The Doxology</w:t>
      </w:r>
      <w:r w:rsidR="00E21EA3">
        <w:t xml:space="preserve"> of the Transfiguration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54" w:name="_Ref434476299"/>
      <w:r>
        <w:lastRenderedPageBreak/>
        <w:t>The Psali Adam</w:t>
      </w:r>
      <w:r w:rsidR="006C1B94">
        <w:t xml:space="preserve"> for the Transfiguration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55" w:name="_Ref434476316"/>
      <w:r>
        <w:t>The Psali Batos</w:t>
      </w:r>
      <w:r w:rsidR="006C1B94">
        <w:t xml:space="preserve"> for the Transfiguration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56" w:name="_Toc410196224"/>
      <w:bookmarkStart w:id="1757" w:name="_Toc410196466"/>
      <w:bookmarkStart w:id="1758" w:name="_Toc410196968"/>
      <w:bookmarkStart w:id="1759" w:name="_Ref435642801"/>
      <w:bookmarkStart w:id="1760" w:name="_Ref435642808"/>
      <w:bookmarkStart w:id="1761" w:name="_Toc459399417"/>
      <w:r>
        <w:t xml:space="preserve">August 9 / Mesori 16: </w:t>
      </w:r>
      <w:r w:rsidR="00495F1A">
        <w:t>The Assumption of the Virgin</w:t>
      </w:r>
      <w:bookmarkEnd w:id="1756"/>
      <w:bookmarkEnd w:id="1757"/>
      <w:bookmarkEnd w:id="1758"/>
      <w:bookmarkEnd w:id="1759"/>
      <w:bookmarkEnd w:id="1760"/>
      <w:bookmarkEnd w:id="1761"/>
    </w:p>
    <w:p w14:paraId="134619E6" w14:textId="6E3F57A5"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13E2D">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13E2D">
        <w:rPr>
          <w:noProof/>
        </w:rPr>
        <w:t>902</w:t>
      </w:r>
      <w:r w:rsidR="007E24F9">
        <w:fldChar w:fldCharType="end"/>
      </w:r>
      <w:r w:rsidR="007E24F9">
        <w:t>.</w:t>
      </w:r>
    </w:p>
    <w:p w14:paraId="4D26BE2A" w14:textId="4FF0A956" w:rsidR="007E24F9" w:rsidRDefault="007E24F9" w:rsidP="007E24F9">
      <w:pPr>
        <w:pStyle w:val="Heading4"/>
      </w:pPr>
      <w:bookmarkStart w:id="1762" w:name="_Ref435642763"/>
      <w:r>
        <w:t xml:space="preserve">The Psali </w:t>
      </w:r>
      <w:commentRangeStart w:id="1763"/>
      <w:r>
        <w:t xml:space="preserve">Adam </w:t>
      </w:r>
      <w:commentRangeEnd w:id="1763"/>
      <w:r>
        <w:rPr>
          <w:rStyle w:val="CommentReference"/>
          <w:rFonts w:eastAsiaTheme="minorHAnsi" w:cstheme="minorBidi"/>
          <w:b w:val="0"/>
          <w:bCs w:val="0"/>
          <w:iCs w:val="0"/>
          <w:color w:val="auto"/>
        </w:rPr>
        <w:commentReference w:id="1763"/>
      </w:r>
      <w:r>
        <w:t>for the Virgin</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64"/>
            <w:r>
              <w:t>With divine hands.”</w:t>
            </w:r>
            <w:commentRangeEnd w:id="1764"/>
            <w:r>
              <w:rPr>
                <w:rStyle w:val="CommentReference"/>
                <w:rFonts w:ascii="Times New Roman" w:eastAsiaTheme="minorHAnsi" w:hAnsi="Times New Roman" w:cstheme="minorBidi"/>
                <w:color w:val="auto"/>
              </w:rPr>
              <w:commentReference w:id="176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65" w:name="_Ref435734818"/>
      <w:r>
        <w:t>The Psali Batos for the Virgin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9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66"/>
            <w:r>
              <w:t>forever</w:t>
            </w:r>
            <w:commentRangeEnd w:id="1766"/>
            <w:r>
              <w:rPr>
                <w:rStyle w:val="CommentReference"/>
                <w:rFonts w:ascii="Times New Roman" w:eastAsiaTheme="minorHAnsi" w:hAnsi="Times New Roman" w:cstheme="minorBidi"/>
                <w:color w:val="auto"/>
              </w:rPr>
              <w:commentReference w:id="176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67"/>
            <w:r>
              <w:t>In the unshakable places.</w:t>
            </w:r>
            <w:commentRangeEnd w:id="1767"/>
            <w:r>
              <w:rPr>
                <w:rStyle w:val="CommentReference"/>
                <w:rFonts w:ascii="Times New Roman" w:eastAsiaTheme="minorHAnsi" w:hAnsi="Times New Roman" w:cstheme="minorBidi"/>
                <w:color w:val="auto"/>
              </w:rPr>
              <w:commentReference w:id="176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68"/>
            <w:r>
              <w:t>Your name adorns our works.</w:t>
            </w:r>
            <w:commentRangeEnd w:id="1768"/>
            <w:r>
              <w:rPr>
                <w:rStyle w:val="CommentReference"/>
                <w:rFonts w:ascii="Times New Roman" w:eastAsiaTheme="minorHAnsi" w:hAnsi="Times New Roman" w:cstheme="minorBidi"/>
                <w:color w:val="auto"/>
              </w:rPr>
              <w:commentReference w:id="176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69"/>
            <w:r>
              <w:t xml:space="preserve">Interceding </w:t>
            </w:r>
            <w:commentRangeEnd w:id="1769"/>
            <w:r>
              <w:rPr>
                <w:rStyle w:val="CommentReference"/>
                <w:rFonts w:ascii="Times New Roman" w:eastAsiaTheme="minorHAnsi" w:hAnsi="Times New Roman" w:cstheme="minorBidi"/>
                <w:color w:val="auto"/>
              </w:rPr>
              <w:commentReference w:id="176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70" w:name="_Toc459399418"/>
      <w:r>
        <w:t>August 12 / Mesori 19: Translocation of the Relics of St. Macarius the Great</w:t>
      </w:r>
      <w:bookmarkEnd w:id="1770"/>
    </w:p>
    <w:p w14:paraId="0744AB3C" w14:textId="18FBE0AD"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513E2D">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513E2D">
        <w:rPr>
          <w:noProof/>
        </w:rPr>
        <w:t>806</w:t>
      </w:r>
      <w:r w:rsidR="00237D47">
        <w:fldChar w:fldCharType="end"/>
      </w:r>
      <w:r w:rsidR="00237D47">
        <w:t>.</w:t>
      </w:r>
    </w:p>
    <w:p w14:paraId="7069CDB9" w14:textId="77777777" w:rsidR="005329C1" w:rsidRDefault="005329C1" w:rsidP="005329C1">
      <w:pPr>
        <w:pStyle w:val="Heading3"/>
      </w:pPr>
      <w:bookmarkStart w:id="1771" w:name="_Toc459399419"/>
      <w:r>
        <w:t>August 14 / Mesori 21: Commemoration of the Theotokos</w:t>
      </w:r>
      <w:bookmarkEnd w:id="1771"/>
    </w:p>
    <w:p w14:paraId="26062380" w14:textId="78FAE698"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13E2D">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13E2D">
        <w:rPr>
          <w:noProof/>
        </w:rPr>
        <w:t>902</w:t>
      </w:r>
      <w:r w:rsidR="007E24F9">
        <w:fldChar w:fldCharType="end"/>
      </w:r>
      <w:r w:rsidR="007E24F9">
        <w:t>.</w:t>
      </w:r>
    </w:p>
    <w:p w14:paraId="548CB18D" w14:textId="77777777" w:rsidR="009F60F1" w:rsidRDefault="009F60F1" w:rsidP="009F60F1">
      <w:pPr>
        <w:pStyle w:val="Heading3"/>
      </w:pPr>
      <w:bookmarkStart w:id="1772" w:name="_Ref434563030"/>
      <w:bookmarkStart w:id="1773" w:name="_Toc459399420"/>
      <w:r>
        <w:t>August 17 / Mesori 24: Departure of St. Takle Haymanot</w:t>
      </w:r>
      <w:bookmarkEnd w:id="1772"/>
      <w:bookmarkEnd w:id="1773"/>
    </w:p>
    <w:p w14:paraId="34845613" w14:textId="77777777" w:rsidR="009F60F1" w:rsidRDefault="009F60F1" w:rsidP="009F60F1">
      <w:pPr>
        <w:pStyle w:val="Heading4"/>
      </w:pPr>
      <w:bookmarkStart w:id="1774" w:name="_Ref434492302"/>
      <w:r>
        <w:t>The Doxology</w:t>
      </w:r>
      <w:r w:rsidR="00B82753">
        <w:t xml:space="preserve"> for St. Takle Haymanot</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75" w:name="_Toc459399421"/>
      <w:r>
        <w:t>August 21 / Mesori 28: The Patriarchs: Abraham, Isaac, and Jacob</w:t>
      </w:r>
      <w:bookmarkEnd w:id="1775"/>
    </w:p>
    <w:p w14:paraId="1D063B19" w14:textId="77777777" w:rsidR="00431ABD" w:rsidRDefault="00431ABD" w:rsidP="00431ABD">
      <w:pPr>
        <w:pStyle w:val="Heading4"/>
      </w:pPr>
      <w:bookmarkStart w:id="1776" w:name="_Ref434492413"/>
      <w:r>
        <w:t>The Doxology</w:t>
      </w:r>
      <w:r w:rsidR="00B82753">
        <w:t xml:space="preserve"> for the Patriarchs: Abraham, Isaac, and Jacob</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77" w:name="_Toc459399422"/>
      <w:r>
        <w:t>August 22 / Mesori 29: Commemoration of the Annunciation, Nativity, and Resurrection on the 29</w:t>
      </w:r>
      <w:r w:rsidRPr="00C0205C">
        <w:rPr>
          <w:vertAlign w:val="superscript"/>
        </w:rPr>
        <w:t>th</w:t>
      </w:r>
      <w:r>
        <w:t xml:space="preserve"> of Every Month</w:t>
      </w:r>
      <w:bookmarkEnd w:id="1777"/>
    </w:p>
    <w:p w14:paraId="19306DA7" w14:textId="582BA5D9" w:rsidR="007D439A" w:rsidRPr="00B52D77" w:rsidRDefault="007D439A" w:rsidP="007D439A">
      <w:pPr>
        <w:pStyle w:val="Rubric"/>
      </w:pPr>
      <w:r>
        <w:t xml:space="preserve">See </w:t>
      </w:r>
      <w:r>
        <w:fldChar w:fldCharType="begin"/>
      </w:r>
      <w:r>
        <w:instrText xml:space="preserve"> REF _Ref435003974 \h </w:instrText>
      </w:r>
      <w:r>
        <w:fldChar w:fldCharType="separate"/>
      </w:r>
      <w:r w:rsidR="00513E2D">
        <w:t>September 26 (27) / Tho-out 29: Commemoration of the Annunciation, Nativity, and Resurrection on the 29</w:t>
      </w:r>
      <w:r w:rsidR="00513E2D" w:rsidRPr="00C0205C">
        <w:rPr>
          <w:vertAlign w:val="superscript"/>
        </w:rPr>
        <w:t>th</w:t>
      </w:r>
      <w:r w:rsidR="00513E2D">
        <w:t xml:space="preserve"> of Every Coptic Month</w:t>
      </w:r>
      <w:r>
        <w:fldChar w:fldCharType="end"/>
      </w:r>
      <w:r>
        <w:t xml:space="preserve">, page </w:t>
      </w:r>
      <w:r>
        <w:fldChar w:fldCharType="begin"/>
      </w:r>
      <w:r>
        <w:instrText xml:space="preserve"> PAGEREF _Ref435003974 \h </w:instrText>
      </w:r>
      <w:r>
        <w:fldChar w:fldCharType="separate"/>
      </w:r>
      <w:r w:rsidR="00513E2D">
        <w:rPr>
          <w:noProof/>
        </w:rPr>
        <w:t>626</w:t>
      </w:r>
      <w:r>
        <w:fldChar w:fldCharType="end"/>
      </w:r>
      <w:r>
        <w:t>.</w:t>
      </w:r>
    </w:p>
    <w:p w14:paraId="71EB5850" w14:textId="77777777" w:rsidR="0070722E" w:rsidRDefault="0070722E" w:rsidP="0070722E">
      <w:pPr>
        <w:pStyle w:val="Heading3"/>
      </w:pPr>
      <w:bookmarkStart w:id="1778" w:name="_Toc459399423"/>
      <w:r>
        <w:t xml:space="preserve">August 22 / Mesori 29: </w:t>
      </w:r>
      <w:r w:rsidR="007D439A">
        <w:t xml:space="preserve">Also the </w:t>
      </w:r>
      <w:r>
        <w:t>Translocation of the Relics of St. John the Short to Scetis</w:t>
      </w:r>
      <w:bookmarkEnd w:id="1778"/>
    </w:p>
    <w:p w14:paraId="6CA7DB30" w14:textId="7E0889BC"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513E2D">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513E2D">
        <w:rPr>
          <w:noProof/>
        </w:rPr>
        <w:t>641</w:t>
      </w:r>
      <w:r w:rsidR="00237D47">
        <w:fldChar w:fldCharType="end"/>
      </w:r>
      <w:r>
        <w:t>.</w:t>
      </w:r>
    </w:p>
    <w:p w14:paraId="7E90B074" w14:textId="77777777" w:rsidR="00D46726" w:rsidRDefault="00D46726" w:rsidP="00D46726">
      <w:pPr>
        <w:pStyle w:val="Heading3"/>
      </w:pPr>
      <w:bookmarkStart w:id="1779" w:name="_Toc459399424"/>
      <w:r>
        <w:t>August 25 / Little Month 2: Departure of St. Titus the Apostle</w:t>
      </w:r>
      <w:bookmarkEnd w:id="1779"/>
    </w:p>
    <w:p w14:paraId="0FCE4143" w14:textId="783889E4" w:rsidR="00191A26" w:rsidRDefault="00191A26" w:rsidP="00191A26">
      <w:pPr>
        <w:pStyle w:val="Rubric"/>
      </w:pPr>
      <w:r>
        <w:t xml:space="preserve">See </w:t>
      </w:r>
      <w:r>
        <w:fldChar w:fldCharType="begin"/>
      </w:r>
      <w:r>
        <w:instrText xml:space="preserve"> REF _Ref434488644 \h </w:instrText>
      </w:r>
      <w:r>
        <w:fldChar w:fldCharType="separate"/>
      </w:r>
      <w:r w:rsidR="00513E2D">
        <w:t>A Doxology for the Apostles</w:t>
      </w:r>
      <w:r>
        <w:fldChar w:fldCharType="end"/>
      </w:r>
      <w:r>
        <w:t xml:space="preserve">, on pages </w:t>
      </w:r>
      <w:r>
        <w:fldChar w:fldCharType="begin"/>
      </w:r>
      <w:r>
        <w:instrText xml:space="preserve"> PAGEREF _Ref434488644 \h </w:instrText>
      </w:r>
      <w:r>
        <w:fldChar w:fldCharType="separate"/>
      </w:r>
      <w:r w:rsidR="00513E2D">
        <w:rPr>
          <w:noProof/>
        </w:rPr>
        <w:t>570</w:t>
      </w:r>
      <w:r>
        <w:fldChar w:fldCharType="end"/>
      </w:r>
      <w:r>
        <w:t xml:space="preserve">, </w:t>
      </w:r>
      <w:r>
        <w:fldChar w:fldCharType="begin"/>
      </w:r>
      <w:r>
        <w:instrText xml:space="preserve"> PAGEREF _Ref434488657 \h </w:instrText>
      </w:r>
      <w:r>
        <w:fldChar w:fldCharType="separate"/>
      </w:r>
      <w:r w:rsidR="00513E2D">
        <w:rPr>
          <w:noProof/>
        </w:rPr>
        <w:t>570</w:t>
      </w:r>
      <w:r>
        <w:fldChar w:fldCharType="end"/>
      </w:r>
      <w:r>
        <w:t xml:space="preserve">, or </w:t>
      </w:r>
      <w:r>
        <w:fldChar w:fldCharType="begin"/>
      </w:r>
      <w:r>
        <w:instrText xml:space="preserve"> PAGEREF _Ref434488992 \h </w:instrText>
      </w:r>
      <w:r>
        <w:fldChar w:fldCharType="separate"/>
      </w:r>
      <w:r w:rsidR="00513E2D">
        <w:rPr>
          <w:noProof/>
        </w:rPr>
        <w:t>572</w:t>
      </w:r>
      <w:r>
        <w:fldChar w:fldCharType="end"/>
      </w:r>
      <w:r>
        <w:t>.</w:t>
      </w:r>
    </w:p>
    <w:p w14:paraId="76AA6933" w14:textId="77777777" w:rsidR="00C30039" w:rsidRDefault="00C30039" w:rsidP="00C30039">
      <w:pPr>
        <w:pStyle w:val="Heading3"/>
      </w:pPr>
      <w:bookmarkStart w:id="1780" w:name="_Toc459399425"/>
      <w:r>
        <w:t>August 26 / Little Month 3: Archangel Raphael</w:t>
      </w:r>
      <w:bookmarkEnd w:id="1780"/>
    </w:p>
    <w:p w14:paraId="0292BCC5" w14:textId="77777777" w:rsidR="00C30039" w:rsidRDefault="00C30039" w:rsidP="00C30039">
      <w:pPr>
        <w:pStyle w:val="Heading4"/>
      </w:pPr>
      <w:bookmarkStart w:id="1781" w:name="_Ref434488208"/>
      <w:r>
        <w:t>The Doxology</w:t>
      </w:r>
      <w:r w:rsidR="00B46E6E">
        <w:t xml:space="preserve"> for Archangel Raphael</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82" w:name="_Toc459399426"/>
      <w:r>
        <w:lastRenderedPageBreak/>
        <w:t>August 28 / Little Month 5</w:t>
      </w:r>
      <w:r w:rsidR="00980D99">
        <w:t>: St. Parsouma</w:t>
      </w:r>
      <w:bookmarkEnd w:id="1782"/>
    </w:p>
    <w:p w14:paraId="32F5CFB7" w14:textId="77777777" w:rsidR="00980D99" w:rsidRDefault="00980D99" w:rsidP="00980D99">
      <w:pPr>
        <w:pStyle w:val="Heading4"/>
      </w:pPr>
      <w:bookmarkStart w:id="1783" w:name="_Ref434491294"/>
      <w:r>
        <w:t>The Doxology</w:t>
      </w:r>
      <w:r w:rsidR="00810F04">
        <w:t xml:space="preserve"> for St. Parsouma</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9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87"/>
            <w:r>
              <w:t xml:space="preserve">ⲙ̀Ⲡⲭ̄ⲥ̄ </w:t>
            </w:r>
            <w:commentRangeEnd w:id="1787"/>
            <w:r>
              <w:rPr>
                <w:rStyle w:val="CommentReference"/>
                <w:rFonts w:ascii="Times New Roman" w:hAnsi="Times New Roman" w:cstheme="minorBidi"/>
                <w:noProof w:val="0"/>
              </w:rPr>
              <w:commentReference w:id="178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88"/>
            <w:r>
              <w:t xml:space="preserve">ⲡⲉⲛⲥⲱⲧⲏⲣ </w:t>
            </w:r>
            <w:commentRangeEnd w:id="1788"/>
            <w:r>
              <w:rPr>
                <w:rStyle w:val="CommentReference"/>
                <w:rFonts w:ascii="Times New Roman" w:hAnsi="Times New Roman" w:cstheme="minorBidi"/>
                <w:noProof w:val="0"/>
              </w:rPr>
              <w:commentReference w:id="178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789" w:name="_Toc410196226"/>
      <w:bookmarkStart w:id="1790" w:name="_Toc410196468"/>
      <w:bookmarkStart w:id="1791" w:name="_Toc410196970"/>
      <w:bookmarkStart w:id="1792" w:name="Pascal"/>
      <w:bookmarkStart w:id="1793" w:name="_Toc410196981"/>
      <w:bookmarkStart w:id="1794" w:name="_Toc459399213"/>
      <w:bookmarkEnd w:id="1745"/>
      <w:r>
        <w:lastRenderedPageBreak/>
        <w:t xml:space="preserve">Hymns for December or </w:t>
      </w:r>
      <w:r>
        <w:rPr>
          <w:rFonts w:ascii="FreeSerifAvvaShenouda" w:hAnsi="FreeSerifAvvaShenouda" w:cs="FreeSerifAvvaShenouda"/>
        </w:rPr>
        <w:t>Ⲕⲟⲓⲁϩⲕ</w:t>
      </w:r>
      <w:bookmarkEnd w:id="1793"/>
      <w:bookmarkEnd w:id="1794"/>
    </w:p>
    <w:p w14:paraId="235F00C1" w14:textId="77777777" w:rsidR="00513E2D" w:rsidRDefault="00513E2D" w:rsidP="00513E2D">
      <w:pPr>
        <w:pStyle w:val="Heading3"/>
      </w:pPr>
      <w:bookmarkStart w:id="1795" w:name="_Toc459399427"/>
      <w:r>
        <w:t>The Order of 7/4</w:t>
      </w:r>
      <w:bookmarkEnd w:id="1795"/>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77777777"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Pr>
          <w:noProof/>
        </w:rPr>
        <w:t>325</w:t>
      </w:r>
      <w:r w:rsidRPr="005E37D0">
        <w:fldChar w:fldCharType="end"/>
      </w:r>
    </w:p>
    <w:p w14:paraId="6A02C494" w14:textId="77777777"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Pr>
          <w:noProof/>
        </w:rPr>
        <w:t>160</w:t>
      </w:r>
      <w:r w:rsidRPr="005E37D0">
        <w:fldChar w:fldCharType="end"/>
      </w:r>
    </w:p>
    <w:p w14:paraId="073C4D71" w14:textId="77777777"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Pr>
          <w:noProof/>
        </w:rPr>
        <w:t>328</w:t>
      </w:r>
      <w:r w:rsidRPr="005E37D0">
        <w:fldChar w:fldCharType="end"/>
      </w:r>
    </w:p>
    <w:p w14:paraId="2F739C34" w14:textId="77777777"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Pr>
          <w:noProof/>
        </w:rPr>
        <w:t>919</w:t>
      </w:r>
      <w:r w:rsidRPr="005E37D0">
        <w:fldChar w:fldCharType="end"/>
      </w:r>
    </w:p>
    <w:p w14:paraId="013C3A8E" w14:textId="77777777"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Pr>
          <w:noProof/>
        </w:rPr>
        <w:t>927</w:t>
      </w:r>
      <w:r w:rsidRPr="005E37D0">
        <w:fldChar w:fldCharType="end"/>
      </w:r>
    </w:p>
    <w:p w14:paraId="7E9F0DE2" w14:textId="77777777"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Pr>
          <w:noProof/>
        </w:rPr>
        <w:t>332</w:t>
      </w:r>
      <w:r w:rsidRPr="005E37D0">
        <w:fldChar w:fldCharType="end"/>
      </w:r>
    </w:p>
    <w:p w14:paraId="36E48F10" w14:textId="77777777"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Pr>
          <w:noProof/>
        </w:rPr>
        <w:t>335</w:t>
      </w:r>
      <w:r w:rsidRPr="005E37D0">
        <w:fldChar w:fldCharType="end"/>
      </w:r>
    </w:p>
    <w:p w14:paraId="795136D8" w14:textId="77777777"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Pr>
          <w:noProof/>
        </w:rPr>
        <w:t>934</w:t>
      </w:r>
      <w:r w:rsidRPr="005E37D0">
        <w:fldChar w:fldCharType="end"/>
      </w:r>
    </w:p>
    <w:p w14:paraId="3BB1FB19" w14:textId="77777777"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Pr>
          <w:noProof/>
        </w:rPr>
        <w:t>451</w:t>
      </w:r>
      <w:r w:rsidRPr="005E37D0">
        <w:fldChar w:fldCharType="end"/>
      </w:r>
    </w:p>
    <w:p w14:paraId="35FAC706" w14:textId="77777777"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Pr>
          <w:noProof/>
        </w:rPr>
        <w:t>456</w:t>
      </w:r>
      <w:r w:rsidRPr="005E37D0">
        <w:fldChar w:fldCharType="end"/>
      </w:r>
    </w:p>
    <w:p w14:paraId="70B1FBF5" w14:textId="77777777"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Pr>
          <w:noProof/>
        </w:rPr>
        <w:t>981</w:t>
      </w:r>
      <w:r w:rsidRPr="005E37D0">
        <w:fldChar w:fldCharType="end"/>
      </w:r>
    </w:p>
    <w:p w14:paraId="771BCA7B" w14:textId="77777777"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Pr>
          <w:noProof/>
        </w:rPr>
        <w:t>466</w:t>
      </w:r>
      <w:r w:rsidRPr="005E37D0">
        <w:fldChar w:fldCharType="end"/>
      </w:r>
    </w:p>
    <w:p w14:paraId="0033C0DB" w14:textId="77777777"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Pr>
          <w:noProof/>
        </w:rPr>
        <w:t>468</w:t>
      </w:r>
      <w:r w:rsidRPr="005E37D0">
        <w:fldChar w:fldCharType="end"/>
      </w:r>
    </w:p>
    <w:p w14:paraId="5C7A41E3" w14:textId="77777777"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Pr>
          <w:noProof/>
        </w:rPr>
        <w:t>986</w:t>
      </w:r>
      <w:r w:rsidRPr="005E37D0">
        <w:fldChar w:fldCharType="end"/>
      </w:r>
    </w:p>
    <w:p w14:paraId="593E8160" w14:textId="77777777" w:rsidR="00513E2D" w:rsidRPr="005E37D0" w:rsidRDefault="00513E2D" w:rsidP="00513E2D">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Pr>
          <w:noProof/>
        </w:rPr>
        <w:t>938</w:t>
      </w:r>
      <w:r w:rsidRPr="005E37D0">
        <w:fldChar w:fldCharType="end"/>
      </w:r>
    </w:p>
    <w:p w14:paraId="4DF614EB" w14:textId="77777777"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Pr>
          <w:noProof/>
        </w:rPr>
        <w:t>336</w:t>
      </w:r>
      <w:r w:rsidRPr="005E37D0">
        <w:fldChar w:fldCharType="end"/>
      </w:r>
    </w:p>
    <w:p w14:paraId="748D5B6D" w14:textId="77777777"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Pr>
          <w:noProof/>
        </w:rPr>
        <w:t>340</w:t>
      </w:r>
      <w:r w:rsidRPr="005E37D0">
        <w:fldChar w:fldCharType="end"/>
      </w:r>
    </w:p>
    <w:p w14:paraId="6DF95F8D" w14:textId="77777777"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Pr>
          <w:noProof/>
        </w:rPr>
        <w:t>942</w:t>
      </w:r>
      <w:r w:rsidRPr="005E37D0">
        <w:fldChar w:fldCharType="end"/>
      </w:r>
    </w:p>
    <w:p w14:paraId="12D3A746" w14:textId="77777777"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Pr>
          <w:noProof/>
        </w:rPr>
        <w:t>478</w:t>
      </w:r>
      <w:r w:rsidRPr="005E37D0">
        <w:fldChar w:fldCharType="end"/>
      </w:r>
    </w:p>
    <w:p w14:paraId="5CC4F66E" w14:textId="77777777"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Pr>
          <w:noProof/>
        </w:rPr>
        <w:t>480</w:t>
      </w:r>
      <w:r w:rsidRPr="005E37D0">
        <w:fldChar w:fldCharType="end"/>
      </w:r>
    </w:p>
    <w:p w14:paraId="0B2EB72D" w14:textId="77777777"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Pr>
          <w:noProof/>
        </w:rPr>
        <w:t>988</w:t>
      </w:r>
      <w:r w:rsidRPr="005E37D0">
        <w:fldChar w:fldCharType="end"/>
      </w:r>
    </w:p>
    <w:p w14:paraId="1A35EB54" w14:textId="77777777"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Pr>
          <w:noProof/>
        </w:rPr>
        <w:t>490</w:t>
      </w:r>
      <w:r w:rsidRPr="005E37D0">
        <w:fldChar w:fldCharType="end"/>
      </w:r>
    </w:p>
    <w:p w14:paraId="2191AEEA" w14:textId="77777777"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Pr>
          <w:noProof/>
        </w:rPr>
        <w:t>492</w:t>
      </w:r>
      <w:r w:rsidRPr="005E37D0">
        <w:fldChar w:fldCharType="end"/>
      </w:r>
    </w:p>
    <w:p w14:paraId="6CEFFFBA" w14:textId="77777777"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Pr>
          <w:noProof/>
        </w:rPr>
        <w:t>993</w:t>
      </w:r>
      <w:r w:rsidRPr="005E37D0">
        <w:fldChar w:fldCharType="end"/>
      </w:r>
    </w:p>
    <w:p w14:paraId="4E326FAA" w14:textId="77777777"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Pr>
          <w:noProof/>
        </w:rPr>
        <w:t>946</w:t>
      </w:r>
      <w:r w:rsidRPr="005E37D0">
        <w:fldChar w:fldCharType="end"/>
      </w:r>
    </w:p>
    <w:p w14:paraId="7FF2B893" w14:textId="77777777"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Pr>
          <w:noProof/>
        </w:rPr>
        <w:t>361</w:t>
      </w:r>
      <w:r w:rsidRPr="005E37D0">
        <w:fldChar w:fldCharType="end"/>
      </w:r>
    </w:p>
    <w:p w14:paraId="1D9FEE38" w14:textId="77777777"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Pr>
          <w:noProof/>
        </w:rPr>
        <w:t>372</w:t>
      </w:r>
      <w:r w:rsidRPr="005E37D0">
        <w:fldChar w:fldCharType="end"/>
      </w:r>
    </w:p>
    <w:p w14:paraId="1B8295EA" w14:textId="77777777"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Pr>
          <w:noProof/>
        </w:rPr>
        <w:t>950</w:t>
      </w:r>
      <w:r w:rsidRPr="005E37D0">
        <w:fldChar w:fldCharType="end"/>
      </w:r>
    </w:p>
    <w:p w14:paraId="7BBDF4FE" w14:textId="77777777"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Pr>
          <w:noProof/>
        </w:rPr>
        <w:t>377</w:t>
      </w:r>
      <w:r w:rsidRPr="005E37D0">
        <w:fldChar w:fldCharType="end"/>
      </w:r>
    </w:p>
    <w:p w14:paraId="416C9CF3" w14:textId="77777777"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Pr>
          <w:noProof/>
        </w:rPr>
        <w:t>378</w:t>
      </w:r>
      <w:r w:rsidRPr="005E37D0">
        <w:fldChar w:fldCharType="end"/>
      </w:r>
    </w:p>
    <w:p w14:paraId="7ECDE6AC" w14:textId="77777777"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Pr>
          <w:noProof/>
        </w:rPr>
        <w:t>397</w:t>
      </w:r>
      <w:r w:rsidRPr="005E37D0">
        <w:fldChar w:fldCharType="end"/>
      </w:r>
    </w:p>
    <w:p w14:paraId="3C1750DE" w14:textId="77777777"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Pr>
          <w:noProof/>
        </w:rPr>
        <w:t>505</w:t>
      </w:r>
      <w:r w:rsidRPr="005E37D0">
        <w:fldChar w:fldCharType="end"/>
      </w:r>
    </w:p>
    <w:p w14:paraId="65861C34" w14:textId="77777777"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Pr>
          <w:noProof/>
        </w:rPr>
        <w:t>507</w:t>
      </w:r>
      <w:r w:rsidRPr="005E37D0">
        <w:fldChar w:fldCharType="end"/>
      </w:r>
    </w:p>
    <w:p w14:paraId="64F4E2A3" w14:textId="77777777"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Pr>
          <w:noProof/>
        </w:rPr>
        <w:t>1001</w:t>
      </w:r>
      <w:r w:rsidRPr="005E37D0">
        <w:fldChar w:fldCharType="end"/>
      </w:r>
    </w:p>
    <w:p w14:paraId="21A768B3" w14:textId="77777777"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Pr>
          <w:noProof/>
        </w:rPr>
        <w:t>514</w:t>
      </w:r>
      <w:r w:rsidRPr="005E37D0">
        <w:fldChar w:fldCharType="end"/>
      </w:r>
    </w:p>
    <w:p w14:paraId="2E685A91" w14:textId="77777777"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Pr>
          <w:noProof/>
        </w:rPr>
        <w:t>519</w:t>
      </w:r>
      <w:r w:rsidRPr="005E37D0">
        <w:fldChar w:fldCharType="end"/>
      </w:r>
    </w:p>
    <w:p w14:paraId="746747B6" w14:textId="77777777"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Pr>
          <w:noProof/>
        </w:rPr>
        <w:t>1006</w:t>
      </w:r>
      <w:r w:rsidRPr="005E37D0">
        <w:fldChar w:fldCharType="end"/>
      </w:r>
    </w:p>
    <w:p w14:paraId="3937058E" w14:textId="77777777"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Pr>
          <w:noProof/>
        </w:rPr>
        <w:t>1011</w:t>
      </w:r>
      <w:r w:rsidRPr="005E37D0">
        <w:fldChar w:fldCharType="end"/>
      </w:r>
    </w:p>
    <w:p w14:paraId="0EDCFCEB" w14:textId="77777777"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Pr>
          <w:noProof/>
        </w:rPr>
        <w:t>1013</w:t>
      </w:r>
      <w:r w:rsidRPr="005E37D0">
        <w:fldChar w:fldCharType="end"/>
      </w:r>
    </w:p>
    <w:p w14:paraId="4EDF7F2A" w14:textId="77777777"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Pr>
          <w:noProof/>
        </w:rPr>
        <w:t>529</w:t>
      </w:r>
      <w:r w:rsidRPr="005E37D0">
        <w:fldChar w:fldCharType="end"/>
      </w:r>
    </w:p>
    <w:p w14:paraId="6F1E4625" w14:textId="77777777"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Pr>
          <w:noProof/>
        </w:rPr>
        <w:t>399</w:t>
      </w:r>
      <w:r w:rsidRPr="005E37D0">
        <w:fldChar w:fldCharType="end"/>
      </w:r>
    </w:p>
    <w:p w14:paraId="7775FC1D" w14:textId="77777777"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Pr>
          <w:noProof/>
        </w:rPr>
        <w:t>409</w:t>
      </w:r>
      <w:r w:rsidRPr="005E37D0">
        <w:fldChar w:fldCharType="end"/>
      </w:r>
    </w:p>
    <w:p w14:paraId="0455DC59" w14:textId="77777777"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Pr>
          <w:noProof/>
        </w:rPr>
        <w:t>955</w:t>
      </w:r>
      <w:r w:rsidRPr="005E37D0">
        <w:fldChar w:fldCharType="end"/>
      </w:r>
    </w:p>
    <w:p w14:paraId="6CF306E4" w14:textId="77777777"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Pr>
          <w:noProof/>
        </w:rPr>
        <w:t>415</w:t>
      </w:r>
      <w:r w:rsidRPr="005E37D0">
        <w:fldChar w:fldCharType="end"/>
      </w:r>
    </w:p>
    <w:p w14:paraId="425C3A63" w14:textId="77777777"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Pr>
          <w:noProof/>
        </w:rPr>
        <w:t>963</w:t>
      </w:r>
      <w:r w:rsidRPr="005E37D0">
        <w:fldChar w:fldCharType="end"/>
      </w:r>
    </w:p>
    <w:p w14:paraId="6738AE9F" w14:textId="77777777"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Pr>
          <w:noProof/>
        </w:rPr>
        <w:t>448</w:t>
      </w:r>
      <w:r w:rsidRPr="005E37D0">
        <w:fldChar w:fldCharType="end"/>
      </w:r>
    </w:p>
    <w:p w14:paraId="048FEE9F" w14:textId="77777777"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Pr>
          <w:noProof/>
        </w:rPr>
        <w:t>55</w:t>
      </w:r>
      <w:r w:rsidRPr="005E37D0">
        <w:fldChar w:fldCharType="end"/>
      </w:r>
    </w:p>
    <w:p w14:paraId="20C1E99C" w14:textId="77777777"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Pr>
          <w:noProof/>
        </w:rPr>
        <w:t>6</w:t>
      </w:r>
      <w:r w:rsidRPr="005E37D0">
        <w:fldChar w:fldCharType="end"/>
      </w:r>
    </w:p>
    <w:p w14:paraId="4A2BC0B7" w14:textId="77777777" w:rsidR="00513E2D" w:rsidRDefault="00513E2D" w:rsidP="00513E2D">
      <w:pPr>
        <w:pStyle w:val="Heading3"/>
      </w:pPr>
      <w:bookmarkStart w:id="1796" w:name="_Ref452619392"/>
      <w:bookmarkStart w:id="1797" w:name="_Toc459399428"/>
      <w:r>
        <w:lastRenderedPageBreak/>
        <w:t>The December or Koiak Canticle</w:t>
      </w:r>
      <w:bookmarkEnd w:id="1796"/>
      <w:bookmarkEnd w:id="1797"/>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992"/>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93"/>
      </w:r>
      <w:r>
        <w:t>, manifest Yourself</w:t>
      </w:r>
      <w:r>
        <w:rPr>
          <w:rStyle w:val="FootnoteReference"/>
        </w:rPr>
        <w:footnoteReference w:id="994"/>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995"/>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lastRenderedPageBreak/>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996"/>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997"/>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98"/>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lastRenderedPageBreak/>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999"/>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00"/>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01"/>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02"/>
      </w:r>
    </w:p>
    <w:p w14:paraId="327A6659" w14:textId="77777777" w:rsidR="00513E2D" w:rsidRPr="00AB1781" w:rsidRDefault="00513E2D" w:rsidP="00513E2D">
      <w:pPr>
        <w:pStyle w:val="EnglishHangNoCoptic"/>
      </w:pPr>
      <w:r>
        <w:tab/>
        <w:t>and, “a man was born in her,”</w:t>
      </w:r>
      <w:r>
        <w:rPr>
          <w:rStyle w:val="FootnoteReference"/>
        </w:rPr>
        <w:footnoteReference w:id="1003"/>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lastRenderedPageBreak/>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04"/>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05"/>
      </w:r>
      <w:r>
        <w:t xml:space="preserve"> flames of fire.</w:t>
      </w:r>
      <w:r w:rsidRPr="00AB1781">
        <w:rPr>
          <w:rStyle w:val="FootnoteReference"/>
        </w:rPr>
        <w:footnoteReference w:id="1006"/>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07"/>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798"/>
      <w:r>
        <w:t>102</w:t>
      </w:r>
      <w:commentRangeEnd w:id="1798"/>
      <w:r>
        <w:rPr>
          <w:rStyle w:val="CommentReference"/>
          <w:rFonts w:eastAsiaTheme="minorHAnsi" w:cstheme="minorBidi"/>
          <w:color w:val="auto"/>
          <w:lang w:val="en-CA"/>
        </w:rPr>
        <w:commentReference w:id="1798"/>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08"/>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09"/>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10"/>
      </w:r>
      <w:r>
        <w:t xml:space="preserve"> (Ps 67:12)</w:t>
      </w:r>
    </w:p>
    <w:p w14:paraId="1E04067B" w14:textId="77777777" w:rsidR="00513E2D" w:rsidRDefault="00513E2D" w:rsidP="00513E2D">
      <w:pPr>
        <w:pStyle w:val="EnglishHangEndNoCoptic"/>
      </w:pPr>
      <w:r>
        <w:lastRenderedPageBreak/>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11"/>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12"/>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13"/>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14"/>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lastRenderedPageBreak/>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15"/>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16"/>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lastRenderedPageBreak/>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17"/>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18"/>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19"/>
      </w:r>
      <w:r>
        <w:t>,</w:t>
      </w:r>
      <w:r w:rsidRPr="00AB1781">
        <w:t xml:space="preserve"> all you </w:t>
      </w:r>
      <w:r>
        <w:t>upright in</w:t>
      </w:r>
      <w:r w:rsidRPr="00AB1781">
        <w:t xml:space="preserve"> heart.</w:t>
      </w:r>
      <w:r w:rsidRPr="00AB1781">
        <w:rPr>
          <w:rStyle w:val="FootnoteReference"/>
        </w:rPr>
        <w:footnoteReference w:id="1020"/>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lastRenderedPageBreak/>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21"/>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22"/>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23"/>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24"/>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25"/>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799" w:name="_Ref452619413"/>
      <w:bookmarkStart w:id="1800" w:name="_Toc459399429"/>
      <w:r>
        <w:lastRenderedPageBreak/>
        <w:t>Psali Before the First Canticle (Agios O Theos)</w:t>
      </w:r>
      <w:bookmarkEnd w:id="1799"/>
      <w:bookmarkEnd w:id="180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26"/>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801" w:name="_Ref452619578"/>
      <w:bookmarkStart w:id="1802" w:name="_Toc459399430"/>
      <w:r>
        <w:rPr>
          <w:sz w:val="24"/>
        </w:rPr>
        <w:t>Psali Adam After the First Canticle</w:t>
      </w:r>
      <w:bookmarkEnd w:id="1801"/>
      <w:bookmarkEnd w:id="180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lastRenderedPageBreak/>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lastRenderedPageBreak/>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27"/>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28"/>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03" w:name="_Ref452619819"/>
      <w:bookmarkStart w:id="1804" w:name="_Toc459399431"/>
      <w:r>
        <w:rPr>
          <w:sz w:val="24"/>
        </w:rPr>
        <w:t>Psali Adam On (Before) the Second Canticle</w:t>
      </w:r>
      <w:bookmarkEnd w:id="1803"/>
      <w:bookmarkEnd w:id="1804"/>
    </w:p>
    <w:p w14:paraId="3F596A27" w14:textId="77777777" w:rsidR="00513E2D" w:rsidRPr="00DD3799" w:rsidRDefault="00513E2D" w:rsidP="00513E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29"/>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30209C" w:rsidRDefault="00513E2D" w:rsidP="00513E2D">
            <w:pPr>
              <w:pStyle w:val="EngHang"/>
              <w:rPr>
                <w:rFonts w:ascii="Arial Unicode MS" w:eastAsia="Arial Unicode MS" w:hAnsi="Arial Unicode MS"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lastRenderedPageBreak/>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lastRenderedPageBreak/>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05" w:name="_Ref435645565"/>
      <w:bookmarkStart w:id="1806" w:name="_Toc459399432"/>
      <w:r>
        <w:rPr>
          <w:sz w:val="24"/>
        </w:rPr>
        <w:t>Psali Adam After the</w:t>
      </w:r>
      <w:r>
        <w:t xml:space="preserve"> Second Cantilce</w:t>
      </w:r>
      <w:bookmarkEnd w:id="1805"/>
      <w:bookmarkEnd w:id="180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lastRenderedPageBreak/>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lastRenderedPageBreak/>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07" w:name="_Ref452620167"/>
      <w:bookmarkStart w:id="1808" w:name="_Ref435645593"/>
      <w:bookmarkStart w:id="1809" w:name="_Toc459399433"/>
      <w:r>
        <w:t>The Psali Adam On (Before) the Third Canticle</w:t>
      </w:r>
      <w:bookmarkEnd w:id="1807"/>
      <w:bookmarkEnd w:id="180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lastRenderedPageBreak/>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lastRenderedPageBreak/>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10" w:name="_Ref452620325"/>
      <w:bookmarkStart w:id="1811" w:name="_Toc459399434"/>
      <w:r>
        <w:t>Psali Batos</w:t>
      </w:r>
      <w:r>
        <w:rPr>
          <w:lang w:val="en-US"/>
        </w:rPr>
        <w:t xml:space="preserve"> On (After) the Third Canticle</w:t>
      </w:r>
      <w:bookmarkEnd w:id="1808"/>
      <w:bookmarkEnd w:id="1810"/>
      <w:bookmarkEnd w:id="18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lastRenderedPageBreak/>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lastRenderedPageBreak/>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lastRenderedPageBreak/>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12" w:name="_Ref452620881"/>
      <w:bookmarkStart w:id="1813" w:name="_Toc459399435"/>
      <w:r>
        <w:t>Hymn on the Sunday Psali</w:t>
      </w:r>
      <w:bookmarkEnd w:id="1812"/>
      <w:bookmarkEnd w:id="1813"/>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lastRenderedPageBreak/>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lastRenderedPageBreak/>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lastRenderedPageBreak/>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lastRenderedPageBreak/>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14" w:name="_Ref452620856"/>
      <w:bookmarkStart w:id="1815" w:name="_Toc459399436"/>
      <w:r>
        <w:t>Interpretation on (After) the Sunday Theotokia Part 1</w:t>
      </w:r>
      <w:bookmarkEnd w:id="1814"/>
      <w:bookmarkEnd w:id="1815"/>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lastRenderedPageBreak/>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lastRenderedPageBreak/>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16" w:name="_Toc459399437"/>
      <w:r>
        <w:t>Interpretation on (After) the Sunday Theotokia Part 2</w:t>
      </w:r>
      <w:bookmarkEnd w:id="1816"/>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lastRenderedPageBreak/>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lastRenderedPageBreak/>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17" w:name="_Toc459399438"/>
      <w:r>
        <w:lastRenderedPageBreak/>
        <w:t>Interpretation on (After) the Sunday Theotokia Part 3</w:t>
      </w:r>
      <w:bookmarkEnd w:id="1817"/>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lastRenderedPageBreak/>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18" w:name="_Toc459399439"/>
      <w:r>
        <w:t>Interpretation on (After) the Sunday Theotokia Part 4</w:t>
      </w:r>
      <w:bookmarkEnd w:id="1818"/>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lastRenderedPageBreak/>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19" w:name="_Toc459399440"/>
      <w:r>
        <w:t>Interpretation on (After) the Sunday Theotokia Part 5</w:t>
      </w:r>
      <w:bookmarkEnd w:id="1819"/>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lastRenderedPageBreak/>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lastRenderedPageBreak/>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20" w:name="_Toc459399441"/>
      <w:r>
        <w:t>Interpretation on (After) the Sunday Theotokia Part 6</w:t>
      </w:r>
      <w:bookmarkEnd w:id="1820"/>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lastRenderedPageBreak/>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lastRenderedPageBreak/>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21" w:name="_Toc459399442"/>
      <w:r>
        <w:lastRenderedPageBreak/>
        <w:t>Interpretation on (After) the Sunday Theotokia Part 7 (modern)</w:t>
      </w:r>
      <w:bookmarkEnd w:id="1821"/>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lastRenderedPageBreak/>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22" w:name="_Ref452619669"/>
      <w:bookmarkStart w:id="1823" w:name="_Toc459399443"/>
      <w:r>
        <w:t>Hymn on the Monday Theotokia</w:t>
      </w:r>
      <w:bookmarkEnd w:id="1822"/>
      <w:bookmarkEnd w:id="1823"/>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lastRenderedPageBreak/>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lastRenderedPageBreak/>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24" w:name="_Ref452619779"/>
      <w:bookmarkStart w:id="1825" w:name="_Toc459399444"/>
      <w:r>
        <w:t>Hymn on the Tuesday Theotokia</w:t>
      </w:r>
      <w:bookmarkEnd w:id="1824"/>
      <w:bookmarkEnd w:id="1825"/>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lastRenderedPageBreak/>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lastRenderedPageBreak/>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26" w:name="_Ref452620017"/>
      <w:bookmarkStart w:id="1827" w:name="_Toc459399445"/>
      <w:r>
        <w:t>Hymn on the Wednesday Theotokia</w:t>
      </w:r>
      <w:bookmarkEnd w:id="1826"/>
      <w:bookmarkEnd w:id="1827"/>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lastRenderedPageBreak/>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lastRenderedPageBreak/>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28" w:name="_Ref435645467"/>
      <w:bookmarkStart w:id="1829" w:name="_Toc459399446"/>
      <w:r>
        <w:t>Hymn on the Thursday Theotokia (The Fiery Bush)</w:t>
      </w:r>
      <w:bookmarkEnd w:id="1828"/>
      <w:bookmarkEnd w:id="1829"/>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lastRenderedPageBreak/>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lastRenderedPageBreak/>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30"/>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31"/>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5"/>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30" w:name="_Ref452620495"/>
      <w:bookmarkStart w:id="1831" w:name="_Toc459399447"/>
      <w:r>
        <w:lastRenderedPageBreak/>
        <w:t>Hymn on the Friday Theotokia</w:t>
      </w:r>
      <w:bookmarkEnd w:id="1830"/>
      <w:bookmarkEnd w:id="1831"/>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lastRenderedPageBreak/>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lastRenderedPageBreak/>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lastRenderedPageBreak/>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32" w:name="_Ref452620614"/>
      <w:bookmarkStart w:id="1833" w:name="_Toc459399448"/>
      <w:r>
        <w:t>Hymn on the Saturday Theotokia</w:t>
      </w:r>
      <w:bookmarkEnd w:id="1832"/>
      <w:bookmarkEnd w:id="1833"/>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lastRenderedPageBreak/>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lastRenderedPageBreak/>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lastRenderedPageBreak/>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32"/>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lastRenderedPageBreak/>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lastRenderedPageBreak/>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34" w:name="_Ref452620695"/>
      <w:bookmarkStart w:id="1835" w:name="_Toc459399449"/>
      <w:r>
        <w:t>The First Batos Lobsh</w:t>
      </w:r>
      <w:bookmarkEnd w:id="1834"/>
      <w:bookmarkEnd w:id="1835"/>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36" w:name="_Ref452620704"/>
      <w:bookmarkStart w:id="1837" w:name="_Toc459399450"/>
      <w:r>
        <w:t>The Second Batos Lobsh</w:t>
      </w:r>
      <w:bookmarkEnd w:id="1836"/>
      <w:bookmarkEnd w:id="18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lastRenderedPageBreak/>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38" w:name="_Toc459399214"/>
      <w:r>
        <w:lastRenderedPageBreak/>
        <w:t>The Pascal Cycle</w:t>
      </w:r>
      <w:bookmarkEnd w:id="1789"/>
      <w:bookmarkEnd w:id="1790"/>
      <w:bookmarkEnd w:id="1791"/>
      <w:bookmarkEnd w:id="1838"/>
    </w:p>
    <w:bookmarkStart w:id="1839" w:name="_Toc410196971" w:displacedByCustomXml="next"/>
    <w:bookmarkStart w:id="1840" w:name="_Toc410196469" w:displacedByCustomXml="next"/>
    <w:bookmarkStart w:id="1841" w:name="_Toc410196227" w:displacedByCustomXml="next"/>
    <w:sdt>
      <w:sdtPr>
        <w:id w:val="-124935015"/>
        <w:docPartObj>
          <w:docPartGallery w:val="Table of Contents"/>
          <w:docPartUnique/>
        </w:docPartObj>
      </w:sdtPr>
      <w:sdtEndPr>
        <w:rPr>
          <w:b/>
          <w:bCs/>
          <w:noProof/>
        </w:rPr>
      </w:sdtEndPr>
      <w:sdtContent>
        <w:p w14:paraId="1D2D5B39" w14:textId="77777777" w:rsidR="00513E2D" w:rsidRDefault="009E261C">
          <w:pPr>
            <w:pStyle w:val="TOC3"/>
            <w:tabs>
              <w:tab w:val="right" w:leader="dot" w:pos="8846"/>
            </w:tabs>
            <w:rPr>
              <w:rFonts w:asciiTheme="minorHAnsi" w:eastAsia="宋体" w:hAnsiTheme="minorHAnsi"/>
              <w:noProof/>
              <w:szCs w:val="24"/>
              <w:lang w:val="en-US" w:eastAsia="zh-CN"/>
            </w:rPr>
          </w:pPr>
          <w:r>
            <w:rPr>
              <w:noProof/>
            </w:rPr>
            <w:fldChar w:fldCharType="begin"/>
          </w:r>
          <w:r>
            <w:rPr>
              <w:noProof/>
            </w:rPr>
            <w:instrText xml:space="preserve"> TOC \o "3-3" \h \z \u \b Pascal</w:instrText>
          </w:r>
          <w:r>
            <w:rPr>
              <w:noProof/>
            </w:rPr>
            <w:fldChar w:fldCharType="separate"/>
          </w:r>
          <w:hyperlink w:anchor="_Toc459399427" w:history="1">
            <w:r w:rsidR="00513E2D" w:rsidRPr="001C33AF">
              <w:rPr>
                <w:rStyle w:val="Hyperlink"/>
                <w:noProof/>
              </w:rPr>
              <w:t>The Order of 7/4</w:t>
            </w:r>
            <w:r w:rsidR="00513E2D">
              <w:rPr>
                <w:noProof/>
                <w:webHidden/>
              </w:rPr>
              <w:tab/>
            </w:r>
            <w:r w:rsidR="00513E2D">
              <w:rPr>
                <w:noProof/>
                <w:webHidden/>
              </w:rPr>
              <w:fldChar w:fldCharType="begin"/>
            </w:r>
            <w:r w:rsidR="00513E2D">
              <w:rPr>
                <w:noProof/>
                <w:webHidden/>
              </w:rPr>
              <w:instrText xml:space="preserve"> PAGEREF _Toc459399427 \h </w:instrText>
            </w:r>
            <w:r w:rsidR="00513E2D">
              <w:rPr>
                <w:noProof/>
                <w:webHidden/>
              </w:rPr>
            </w:r>
            <w:r w:rsidR="00513E2D">
              <w:rPr>
                <w:noProof/>
                <w:webHidden/>
              </w:rPr>
              <w:fldChar w:fldCharType="separate"/>
            </w:r>
            <w:r w:rsidR="00513E2D">
              <w:rPr>
                <w:noProof/>
                <w:webHidden/>
              </w:rPr>
              <w:t>917</w:t>
            </w:r>
            <w:r w:rsidR="00513E2D">
              <w:rPr>
                <w:noProof/>
                <w:webHidden/>
              </w:rPr>
              <w:fldChar w:fldCharType="end"/>
            </w:r>
          </w:hyperlink>
        </w:p>
        <w:p w14:paraId="701160BD"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28" w:history="1">
            <w:r w:rsidRPr="001C33AF">
              <w:rPr>
                <w:rStyle w:val="Hyperlink"/>
                <w:noProof/>
              </w:rPr>
              <w:t>The December or Koiak Canticle</w:t>
            </w:r>
            <w:r>
              <w:rPr>
                <w:noProof/>
                <w:webHidden/>
              </w:rPr>
              <w:tab/>
            </w:r>
            <w:r>
              <w:rPr>
                <w:noProof/>
                <w:webHidden/>
              </w:rPr>
              <w:fldChar w:fldCharType="begin"/>
            </w:r>
            <w:r>
              <w:rPr>
                <w:noProof/>
                <w:webHidden/>
              </w:rPr>
              <w:instrText xml:space="preserve"> PAGEREF _Toc459399428 \h </w:instrText>
            </w:r>
            <w:r>
              <w:rPr>
                <w:noProof/>
                <w:webHidden/>
              </w:rPr>
            </w:r>
            <w:r>
              <w:rPr>
                <w:noProof/>
                <w:webHidden/>
              </w:rPr>
              <w:fldChar w:fldCharType="separate"/>
            </w:r>
            <w:r>
              <w:rPr>
                <w:noProof/>
                <w:webHidden/>
              </w:rPr>
              <w:t>919</w:t>
            </w:r>
            <w:r>
              <w:rPr>
                <w:noProof/>
                <w:webHidden/>
              </w:rPr>
              <w:fldChar w:fldCharType="end"/>
            </w:r>
          </w:hyperlink>
        </w:p>
        <w:p w14:paraId="65B913FD"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29" w:history="1">
            <w:r w:rsidRPr="001C33AF">
              <w:rPr>
                <w:rStyle w:val="Hyperlink"/>
                <w:noProof/>
              </w:rPr>
              <w:t>Psali Before the First Canticle (Agios O Theos)</w:t>
            </w:r>
            <w:r>
              <w:rPr>
                <w:noProof/>
                <w:webHidden/>
              </w:rPr>
              <w:tab/>
            </w:r>
            <w:r>
              <w:rPr>
                <w:noProof/>
                <w:webHidden/>
              </w:rPr>
              <w:fldChar w:fldCharType="begin"/>
            </w:r>
            <w:r>
              <w:rPr>
                <w:noProof/>
                <w:webHidden/>
              </w:rPr>
              <w:instrText xml:space="preserve"> PAGEREF _Toc459399429 \h </w:instrText>
            </w:r>
            <w:r>
              <w:rPr>
                <w:noProof/>
                <w:webHidden/>
              </w:rPr>
            </w:r>
            <w:r>
              <w:rPr>
                <w:noProof/>
                <w:webHidden/>
              </w:rPr>
              <w:fldChar w:fldCharType="separate"/>
            </w:r>
            <w:r>
              <w:rPr>
                <w:noProof/>
                <w:webHidden/>
              </w:rPr>
              <w:t>927</w:t>
            </w:r>
            <w:r>
              <w:rPr>
                <w:noProof/>
                <w:webHidden/>
              </w:rPr>
              <w:fldChar w:fldCharType="end"/>
            </w:r>
          </w:hyperlink>
        </w:p>
        <w:p w14:paraId="0840CF51"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30" w:history="1">
            <w:r w:rsidRPr="001C33AF">
              <w:rPr>
                <w:rStyle w:val="Hyperlink"/>
                <w:noProof/>
              </w:rPr>
              <w:t>Psali Adam After the First Canticle</w:t>
            </w:r>
            <w:r>
              <w:rPr>
                <w:noProof/>
                <w:webHidden/>
              </w:rPr>
              <w:tab/>
            </w:r>
            <w:r>
              <w:rPr>
                <w:noProof/>
                <w:webHidden/>
              </w:rPr>
              <w:fldChar w:fldCharType="begin"/>
            </w:r>
            <w:r>
              <w:rPr>
                <w:noProof/>
                <w:webHidden/>
              </w:rPr>
              <w:instrText xml:space="preserve"> PAGEREF _Toc459399430 \h </w:instrText>
            </w:r>
            <w:r>
              <w:rPr>
                <w:noProof/>
                <w:webHidden/>
              </w:rPr>
            </w:r>
            <w:r>
              <w:rPr>
                <w:noProof/>
                <w:webHidden/>
              </w:rPr>
              <w:fldChar w:fldCharType="separate"/>
            </w:r>
            <w:r>
              <w:rPr>
                <w:noProof/>
                <w:webHidden/>
              </w:rPr>
              <w:t>934</w:t>
            </w:r>
            <w:r>
              <w:rPr>
                <w:noProof/>
                <w:webHidden/>
              </w:rPr>
              <w:fldChar w:fldCharType="end"/>
            </w:r>
          </w:hyperlink>
        </w:p>
        <w:p w14:paraId="395E1A50"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31" w:history="1">
            <w:r w:rsidRPr="001C33AF">
              <w:rPr>
                <w:rStyle w:val="Hyperlink"/>
                <w:noProof/>
              </w:rPr>
              <w:t>Psali Adam On (Before) the Second Canticle</w:t>
            </w:r>
            <w:r>
              <w:rPr>
                <w:noProof/>
                <w:webHidden/>
              </w:rPr>
              <w:tab/>
            </w:r>
            <w:r>
              <w:rPr>
                <w:noProof/>
                <w:webHidden/>
              </w:rPr>
              <w:fldChar w:fldCharType="begin"/>
            </w:r>
            <w:r>
              <w:rPr>
                <w:noProof/>
                <w:webHidden/>
              </w:rPr>
              <w:instrText xml:space="preserve"> PAGEREF _Toc459399431 \h </w:instrText>
            </w:r>
            <w:r>
              <w:rPr>
                <w:noProof/>
                <w:webHidden/>
              </w:rPr>
            </w:r>
            <w:r>
              <w:rPr>
                <w:noProof/>
                <w:webHidden/>
              </w:rPr>
              <w:fldChar w:fldCharType="separate"/>
            </w:r>
            <w:r>
              <w:rPr>
                <w:noProof/>
                <w:webHidden/>
              </w:rPr>
              <w:t>938</w:t>
            </w:r>
            <w:r>
              <w:rPr>
                <w:noProof/>
                <w:webHidden/>
              </w:rPr>
              <w:fldChar w:fldCharType="end"/>
            </w:r>
          </w:hyperlink>
        </w:p>
        <w:p w14:paraId="6A243844"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32" w:history="1">
            <w:r w:rsidRPr="001C33AF">
              <w:rPr>
                <w:rStyle w:val="Hyperlink"/>
                <w:noProof/>
              </w:rPr>
              <w:t>Psali Adam After the Second Cantilce</w:t>
            </w:r>
            <w:r>
              <w:rPr>
                <w:noProof/>
                <w:webHidden/>
              </w:rPr>
              <w:tab/>
            </w:r>
            <w:r>
              <w:rPr>
                <w:noProof/>
                <w:webHidden/>
              </w:rPr>
              <w:fldChar w:fldCharType="begin"/>
            </w:r>
            <w:r>
              <w:rPr>
                <w:noProof/>
                <w:webHidden/>
              </w:rPr>
              <w:instrText xml:space="preserve"> PAGEREF _Toc459399432 \h </w:instrText>
            </w:r>
            <w:r>
              <w:rPr>
                <w:noProof/>
                <w:webHidden/>
              </w:rPr>
            </w:r>
            <w:r>
              <w:rPr>
                <w:noProof/>
                <w:webHidden/>
              </w:rPr>
              <w:fldChar w:fldCharType="separate"/>
            </w:r>
            <w:r>
              <w:rPr>
                <w:noProof/>
                <w:webHidden/>
              </w:rPr>
              <w:t>942</w:t>
            </w:r>
            <w:r>
              <w:rPr>
                <w:noProof/>
                <w:webHidden/>
              </w:rPr>
              <w:fldChar w:fldCharType="end"/>
            </w:r>
          </w:hyperlink>
        </w:p>
        <w:p w14:paraId="0A8F744E"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33" w:history="1">
            <w:r w:rsidRPr="001C33AF">
              <w:rPr>
                <w:rStyle w:val="Hyperlink"/>
                <w:noProof/>
              </w:rPr>
              <w:t>The Psali Adam On (Before) the Third Canticle</w:t>
            </w:r>
            <w:r>
              <w:rPr>
                <w:noProof/>
                <w:webHidden/>
              </w:rPr>
              <w:tab/>
            </w:r>
            <w:r>
              <w:rPr>
                <w:noProof/>
                <w:webHidden/>
              </w:rPr>
              <w:fldChar w:fldCharType="begin"/>
            </w:r>
            <w:r>
              <w:rPr>
                <w:noProof/>
                <w:webHidden/>
              </w:rPr>
              <w:instrText xml:space="preserve"> PAGEREF _Toc459399433 \h </w:instrText>
            </w:r>
            <w:r>
              <w:rPr>
                <w:noProof/>
                <w:webHidden/>
              </w:rPr>
            </w:r>
            <w:r>
              <w:rPr>
                <w:noProof/>
                <w:webHidden/>
              </w:rPr>
              <w:fldChar w:fldCharType="separate"/>
            </w:r>
            <w:r>
              <w:rPr>
                <w:noProof/>
                <w:webHidden/>
              </w:rPr>
              <w:t>946</w:t>
            </w:r>
            <w:r>
              <w:rPr>
                <w:noProof/>
                <w:webHidden/>
              </w:rPr>
              <w:fldChar w:fldCharType="end"/>
            </w:r>
          </w:hyperlink>
        </w:p>
        <w:p w14:paraId="3C6D8185"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34" w:history="1">
            <w:r w:rsidRPr="001C33AF">
              <w:rPr>
                <w:rStyle w:val="Hyperlink"/>
                <w:noProof/>
              </w:rPr>
              <w:t>Psali Batos</w:t>
            </w:r>
            <w:r w:rsidRPr="001C33AF">
              <w:rPr>
                <w:rStyle w:val="Hyperlink"/>
                <w:noProof/>
                <w:lang w:val="en-US"/>
              </w:rPr>
              <w:t xml:space="preserve"> On (After) the Third Canticle</w:t>
            </w:r>
            <w:r>
              <w:rPr>
                <w:noProof/>
                <w:webHidden/>
              </w:rPr>
              <w:tab/>
            </w:r>
            <w:r>
              <w:rPr>
                <w:noProof/>
                <w:webHidden/>
              </w:rPr>
              <w:fldChar w:fldCharType="begin"/>
            </w:r>
            <w:r>
              <w:rPr>
                <w:noProof/>
                <w:webHidden/>
              </w:rPr>
              <w:instrText xml:space="preserve"> PAGEREF _Toc459399434 \h </w:instrText>
            </w:r>
            <w:r>
              <w:rPr>
                <w:noProof/>
                <w:webHidden/>
              </w:rPr>
            </w:r>
            <w:r>
              <w:rPr>
                <w:noProof/>
                <w:webHidden/>
              </w:rPr>
              <w:fldChar w:fldCharType="separate"/>
            </w:r>
            <w:r>
              <w:rPr>
                <w:noProof/>
                <w:webHidden/>
              </w:rPr>
              <w:t>950</w:t>
            </w:r>
            <w:r>
              <w:rPr>
                <w:noProof/>
                <w:webHidden/>
              </w:rPr>
              <w:fldChar w:fldCharType="end"/>
            </w:r>
          </w:hyperlink>
        </w:p>
        <w:p w14:paraId="500E9319"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35" w:history="1">
            <w:r w:rsidRPr="001C33AF">
              <w:rPr>
                <w:rStyle w:val="Hyperlink"/>
                <w:noProof/>
              </w:rPr>
              <w:t>Hymn on the Sunday Psali</w:t>
            </w:r>
            <w:r>
              <w:rPr>
                <w:noProof/>
                <w:webHidden/>
              </w:rPr>
              <w:tab/>
            </w:r>
            <w:r>
              <w:rPr>
                <w:noProof/>
                <w:webHidden/>
              </w:rPr>
              <w:fldChar w:fldCharType="begin"/>
            </w:r>
            <w:r>
              <w:rPr>
                <w:noProof/>
                <w:webHidden/>
              </w:rPr>
              <w:instrText xml:space="preserve"> PAGEREF _Toc459399435 \h </w:instrText>
            </w:r>
            <w:r>
              <w:rPr>
                <w:noProof/>
                <w:webHidden/>
              </w:rPr>
            </w:r>
            <w:r>
              <w:rPr>
                <w:noProof/>
                <w:webHidden/>
              </w:rPr>
              <w:fldChar w:fldCharType="separate"/>
            </w:r>
            <w:r>
              <w:rPr>
                <w:noProof/>
                <w:webHidden/>
              </w:rPr>
              <w:t>955</w:t>
            </w:r>
            <w:r>
              <w:rPr>
                <w:noProof/>
                <w:webHidden/>
              </w:rPr>
              <w:fldChar w:fldCharType="end"/>
            </w:r>
          </w:hyperlink>
        </w:p>
        <w:p w14:paraId="5A2E005F"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36" w:history="1">
            <w:r w:rsidRPr="001C33AF">
              <w:rPr>
                <w:rStyle w:val="Hyperlink"/>
                <w:noProof/>
              </w:rPr>
              <w:t>Interpretation on (After) the Sunday Theotokia Part 1</w:t>
            </w:r>
            <w:r>
              <w:rPr>
                <w:noProof/>
                <w:webHidden/>
              </w:rPr>
              <w:tab/>
            </w:r>
            <w:r>
              <w:rPr>
                <w:noProof/>
                <w:webHidden/>
              </w:rPr>
              <w:fldChar w:fldCharType="begin"/>
            </w:r>
            <w:r>
              <w:rPr>
                <w:noProof/>
                <w:webHidden/>
              </w:rPr>
              <w:instrText xml:space="preserve"> PAGEREF _Toc459399436 \h </w:instrText>
            </w:r>
            <w:r>
              <w:rPr>
                <w:noProof/>
                <w:webHidden/>
              </w:rPr>
            </w:r>
            <w:r>
              <w:rPr>
                <w:noProof/>
                <w:webHidden/>
              </w:rPr>
              <w:fldChar w:fldCharType="separate"/>
            </w:r>
            <w:r>
              <w:rPr>
                <w:noProof/>
                <w:webHidden/>
              </w:rPr>
              <w:t>963</w:t>
            </w:r>
            <w:r>
              <w:rPr>
                <w:noProof/>
                <w:webHidden/>
              </w:rPr>
              <w:fldChar w:fldCharType="end"/>
            </w:r>
          </w:hyperlink>
        </w:p>
        <w:p w14:paraId="31D111A2"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37" w:history="1">
            <w:r w:rsidRPr="001C33AF">
              <w:rPr>
                <w:rStyle w:val="Hyperlink"/>
                <w:noProof/>
              </w:rPr>
              <w:t>Interpretation on (After) the Sunday Theotokia Part 2</w:t>
            </w:r>
            <w:r>
              <w:rPr>
                <w:noProof/>
                <w:webHidden/>
              </w:rPr>
              <w:tab/>
            </w:r>
            <w:r>
              <w:rPr>
                <w:noProof/>
                <w:webHidden/>
              </w:rPr>
              <w:fldChar w:fldCharType="begin"/>
            </w:r>
            <w:r>
              <w:rPr>
                <w:noProof/>
                <w:webHidden/>
              </w:rPr>
              <w:instrText xml:space="preserve"> PAGEREF _Toc459399437 \h </w:instrText>
            </w:r>
            <w:r>
              <w:rPr>
                <w:noProof/>
                <w:webHidden/>
              </w:rPr>
            </w:r>
            <w:r>
              <w:rPr>
                <w:noProof/>
                <w:webHidden/>
              </w:rPr>
              <w:fldChar w:fldCharType="separate"/>
            </w:r>
            <w:r>
              <w:rPr>
                <w:noProof/>
                <w:webHidden/>
              </w:rPr>
              <w:t>966</w:t>
            </w:r>
            <w:r>
              <w:rPr>
                <w:noProof/>
                <w:webHidden/>
              </w:rPr>
              <w:fldChar w:fldCharType="end"/>
            </w:r>
          </w:hyperlink>
        </w:p>
        <w:p w14:paraId="3C9E3484"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38" w:history="1">
            <w:r w:rsidRPr="001C33AF">
              <w:rPr>
                <w:rStyle w:val="Hyperlink"/>
                <w:noProof/>
              </w:rPr>
              <w:t>Interpretation on (After) the Sunday Theotokia Part 3</w:t>
            </w:r>
            <w:r>
              <w:rPr>
                <w:noProof/>
                <w:webHidden/>
              </w:rPr>
              <w:tab/>
            </w:r>
            <w:r>
              <w:rPr>
                <w:noProof/>
                <w:webHidden/>
              </w:rPr>
              <w:fldChar w:fldCharType="begin"/>
            </w:r>
            <w:r>
              <w:rPr>
                <w:noProof/>
                <w:webHidden/>
              </w:rPr>
              <w:instrText xml:space="preserve"> PAGEREF _Toc459399438 \h </w:instrText>
            </w:r>
            <w:r>
              <w:rPr>
                <w:noProof/>
                <w:webHidden/>
              </w:rPr>
            </w:r>
            <w:r>
              <w:rPr>
                <w:noProof/>
                <w:webHidden/>
              </w:rPr>
              <w:fldChar w:fldCharType="separate"/>
            </w:r>
            <w:r>
              <w:rPr>
                <w:noProof/>
                <w:webHidden/>
              </w:rPr>
              <w:t>969</w:t>
            </w:r>
            <w:r>
              <w:rPr>
                <w:noProof/>
                <w:webHidden/>
              </w:rPr>
              <w:fldChar w:fldCharType="end"/>
            </w:r>
          </w:hyperlink>
        </w:p>
        <w:p w14:paraId="1C517C6E"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39" w:history="1">
            <w:r w:rsidRPr="001C33AF">
              <w:rPr>
                <w:rStyle w:val="Hyperlink"/>
                <w:noProof/>
              </w:rPr>
              <w:t>Interpretation on (After) the Sunday Theotokia Part 4</w:t>
            </w:r>
            <w:r>
              <w:rPr>
                <w:noProof/>
                <w:webHidden/>
              </w:rPr>
              <w:tab/>
            </w:r>
            <w:r>
              <w:rPr>
                <w:noProof/>
                <w:webHidden/>
              </w:rPr>
              <w:fldChar w:fldCharType="begin"/>
            </w:r>
            <w:r>
              <w:rPr>
                <w:noProof/>
                <w:webHidden/>
              </w:rPr>
              <w:instrText xml:space="preserve"> PAGEREF _Toc459399439 \h </w:instrText>
            </w:r>
            <w:r>
              <w:rPr>
                <w:noProof/>
                <w:webHidden/>
              </w:rPr>
            </w:r>
            <w:r>
              <w:rPr>
                <w:noProof/>
                <w:webHidden/>
              </w:rPr>
              <w:fldChar w:fldCharType="separate"/>
            </w:r>
            <w:r>
              <w:rPr>
                <w:noProof/>
                <w:webHidden/>
              </w:rPr>
              <w:t>971</w:t>
            </w:r>
            <w:r>
              <w:rPr>
                <w:noProof/>
                <w:webHidden/>
              </w:rPr>
              <w:fldChar w:fldCharType="end"/>
            </w:r>
          </w:hyperlink>
        </w:p>
        <w:p w14:paraId="7D1F3E95"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40" w:history="1">
            <w:r w:rsidRPr="001C33AF">
              <w:rPr>
                <w:rStyle w:val="Hyperlink"/>
                <w:noProof/>
              </w:rPr>
              <w:t>Interpretation on (After) the Sunday Theotokia Part 5</w:t>
            </w:r>
            <w:r>
              <w:rPr>
                <w:noProof/>
                <w:webHidden/>
              </w:rPr>
              <w:tab/>
            </w:r>
            <w:r>
              <w:rPr>
                <w:noProof/>
                <w:webHidden/>
              </w:rPr>
              <w:fldChar w:fldCharType="begin"/>
            </w:r>
            <w:r>
              <w:rPr>
                <w:noProof/>
                <w:webHidden/>
              </w:rPr>
              <w:instrText xml:space="preserve"> PAGEREF _Toc459399440 \h </w:instrText>
            </w:r>
            <w:r>
              <w:rPr>
                <w:noProof/>
                <w:webHidden/>
              </w:rPr>
            </w:r>
            <w:r>
              <w:rPr>
                <w:noProof/>
                <w:webHidden/>
              </w:rPr>
              <w:fldChar w:fldCharType="separate"/>
            </w:r>
            <w:r>
              <w:rPr>
                <w:noProof/>
                <w:webHidden/>
              </w:rPr>
              <w:t>973</w:t>
            </w:r>
            <w:r>
              <w:rPr>
                <w:noProof/>
                <w:webHidden/>
              </w:rPr>
              <w:fldChar w:fldCharType="end"/>
            </w:r>
          </w:hyperlink>
        </w:p>
        <w:p w14:paraId="32B0C3EE"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41" w:history="1">
            <w:r w:rsidRPr="001C33AF">
              <w:rPr>
                <w:rStyle w:val="Hyperlink"/>
                <w:noProof/>
              </w:rPr>
              <w:t>Interpretation on (After) the Sunday Theotokia Part 6</w:t>
            </w:r>
            <w:r>
              <w:rPr>
                <w:noProof/>
                <w:webHidden/>
              </w:rPr>
              <w:tab/>
            </w:r>
            <w:r>
              <w:rPr>
                <w:noProof/>
                <w:webHidden/>
              </w:rPr>
              <w:fldChar w:fldCharType="begin"/>
            </w:r>
            <w:r>
              <w:rPr>
                <w:noProof/>
                <w:webHidden/>
              </w:rPr>
              <w:instrText xml:space="preserve"> PAGEREF _Toc459399441 \h </w:instrText>
            </w:r>
            <w:r>
              <w:rPr>
                <w:noProof/>
                <w:webHidden/>
              </w:rPr>
            </w:r>
            <w:r>
              <w:rPr>
                <w:noProof/>
                <w:webHidden/>
              </w:rPr>
              <w:fldChar w:fldCharType="separate"/>
            </w:r>
            <w:r>
              <w:rPr>
                <w:noProof/>
                <w:webHidden/>
              </w:rPr>
              <w:t>976</w:t>
            </w:r>
            <w:r>
              <w:rPr>
                <w:noProof/>
                <w:webHidden/>
              </w:rPr>
              <w:fldChar w:fldCharType="end"/>
            </w:r>
          </w:hyperlink>
        </w:p>
        <w:p w14:paraId="42594738"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42" w:history="1">
            <w:r w:rsidRPr="001C33AF">
              <w:rPr>
                <w:rStyle w:val="Hyperlink"/>
                <w:noProof/>
              </w:rPr>
              <w:t>Interpretation on (After) the Sunday Theotokia Part 7 (modern)</w:t>
            </w:r>
            <w:r>
              <w:rPr>
                <w:noProof/>
                <w:webHidden/>
              </w:rPr>
              <w:tab/>
            </w:r>
            <w:r>
              <w:rPr>
                <w:noProof/>
                <w:webHidden/>
              </w:rPr>
              <w:fldChar w:fldCharType="begin"/>
            </w:r>
            <w:r>
              <w:rPr>
                <w:noProof/>
                <w:webHidden/>
              </w:rPr>
              <w:instrText xml:space="preserve"> PAGEREF _Toc459399442 \h </w:instrText>
            </w:r>
            <w:r>
              <w:rPr>
                <w:noProof/>
                <w:webHidden/>
              </w:rPr>
            </w:r>
            <w:r>
              <w:rPr>
                <w:noProof/>
                <w:webHidden/>
              </w:rPr>
              <w:fldChar w:fldCharType="separate"/>
            </w:r>
            <w:r>
              <w:rPr>
                <w:noProof/>
                <w:webHidden/>
              </w:rPr>
              <w:t>979</w:t>
            </w:r>
            <w:r>
              <w:rPr>
                <w:noProof/>
                <w:webHidden/>
              </w:rPr>
              <w:fldChar w:fldCharType="end"/>
            </w:r>
          </w:hyperlink>
        </w:p>
        <w:p w14:paraId="760E0D4D"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43" w:history="1">
            <w:r w:rsidRPr="001C33AF">
              <w:rPr>
                <w:rStyle w:val="Hyperlink"/>
                <w:noProof/>
              </w:rPr>
              <w:t>Hymn on the Monday Theotokia</w:t>
            </w:r>
            <w:r>
              <w:rPr>
                <w:noProof/>
                <w:webHidden/>
              </w:rPr>
              <w:tab/>
            </w:r>
            <w:r>
              <w:rPr>
                <w:noProof/>
                <w:webHidden/>
              </w:rPr>
              <w:fldChar w:fldCharType="begin"/>
            </w:r>
            <w:r>
              <w:rPr>
                <w:noProof/>
                <w:webHidden/>
              </w:rPr>
              <w:instrText xml:space="preserve"> PAGEREF _Toc459399443 \h </w:instrText>
            </w:r>
            <w:r>
              <w:rPr>
                <w:noProof/>
                <w:webHidden/>
              </w:rPr>
            </w:r>
            <w:r>
              <w:rPr>
                <w:noProof/>
                <w:webHidden/>
              </w:rPr>
              <w:fldChar w:fldCharType="separate"/>
            </w:r>
            <w:r>
              <w:rPr>
                <w:noProof/>
                <w:webHidden/>
              </w:rPr>
              <w:t>981</w:t>
            </w:r>
            <w:r>
              <w:rPr>
                <w:noProof/>
                <w:webHidden/>
              </w:rPr>
              <w:fldChar w:fldCharType="end"/>
            </w:r>
          </w:hyperlink>
        </w:p>
        <w:p w14:paraId="14213AA3"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44" w:history="1">
            <w:r w:rsidRPr="001C33AF">
              <w:rPr>
                <w:rStyle w:val="Hyperlink"/>
                <w:noProof/>
              </w:rPr>
              <w:t>Hymn on the Tuesday Theotokia</w:t>
            </w:r>
            <w:r>
              <w:rPr>
                <w:noProof/>
                <w:webHidden/>
              </w:rPr>
              <w:tab/>
            </w:r>
            <w:r>
              <w:rPr>
                <w:noProof/>
                <w:webHidden/>
              </w:rPr>
              <w:fldChar w:fldCharType="begin"/>
            </w:r>
            <w:r>
              <w:rPr>
                <w:noProof/>
                <w:webHidden/>
              </w:rPr>
              <w:instrText xml:space="preserve"> PAGEREF _Toc459399444 \h </w:instrText>
            </w:r>
            <w:r>
              <w:rPr>
                <w:noProof/>
                <w:webHidden/>
              </w:rPr>
            </w:r>
            <w:r>
              <w:rPr>
                <w:noProof/>
                <w:webHidden/>
              </w:rPr>
              <w:fldChar w:fldCharType="separate"/>
            </w:r>
            <w:r>
              <w:rPr>
                <w:noProof/>
                <w:webHidden/>
              </w:rPr>
              <w:t>986</w:t>
            </w:r>
            <w:r>
              <w:rPr>
                <w:noProof/>
                <w:webHidden/>
              </w:rPr>
              <w:fldChar w:fldCharType="end"/>
            </w:r>
          </w:hyperlink>
        </w:p>
        <w:p w14:paraId="59D335D6"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45" w:history="1">
            <w:r w:rsidRPr="001C33AF">
              <w:rPr>
                <w:rStyle w:val="Hyperlink"/>
                <w:noProof/>
              </w:rPr>
              <w:t>Hymn on the Wednesday Theotokia</w:t>
            </w:r>
            <w:r>
              <w:rPr>
                <w:noProof/>
                <w:webHidden/>
              </w:rPr>
              <w:tab/>
            </w:r>
            <w:r>
              <w:rPr>
                <w:noProof/>
                <w:webHidden/>
              </w:rPr>
              <w:fldChar w:fldCharType="begin"/>
            </w:r>
            <w:r>
              <w:rPr>
                <w:noProof/>
                <w:webHidden/>
              </w:rPr>
              <w:instrText xml:space="preserve"> PAGEREF _Toc459399445 \h </w:instrText>
            </w:r>
            <w:r>
              <w:rPr>
                <w:noProof/>
                <w:webHidden/>
              </w:rPr>
            </w:r>
            <w:r>
              <w:rPr>
                <w:noProof/>
                <w:webHidden/>
              </w:rPr>
              <w:fldChar w:fldCharType="separate"/>
            </w:r>
            <w:r>
              <w:rPr>
                <w:noProof/>
                <w:webHidden/>
              </w:rPr>
              <w:t>988</w:t>
            </w:r>
            <w:r>
              <w:rPr>
                <w:noProof/>
                <w:webHidden/>
              </w:rPr>
              <w:fldChar w:fldCharType="end"/>
            </w:r>
          </w:hyperlink>
        </w:p>
        <w:p w14:paraId="16C53C8B"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46" w:history="1">
            <w:r w:rsidRPr="001C33AF">
              <w:rPr>
                <w:rStyle w:val="Hyperlink"/>
                <w:noProof/>
              </w:rPr>
              <w:t>Hymn on the Thursday Theotokia (The Fiery Bush)</w:t>
            </w:r>
            <w:r>
              <w:rPr>
                <w:noProof/>
                <w:webHidden/>
              </w:rPr>
              <w:tab/>
            </w:r>
            <w:r>
              <w:rPr>
                <w:noProof/>
                <w:webHidden/>
              </w:rPr>
              <w:fldChar w:fldCharType="begin"/>
            </w:r>
            <w:r>
              <w:rPr>
                <w:noProof/>
                <w:webHidden/>
              </w:rPr>
              <w:instrText xml:space="preserve"> PAGEREF _Toc459399446 \h </w:instrText>
            </w:r>
            <w:r>
              <w:rPr>
                <w:noProof/>
                <w:webHidden/>
              </w:rPr>
            </w:r>
            <w:r>
              <w:rPr>
                <w:noProof/>
                <w:webHidden/>
              </w:rPr>
              <w:fldChar w:fldCharType="separate"/>
            </w:r>
            <w:r>
              <w:rPr>
                <w:noProof/>
                <w:webHidden/>
              </w:rPr>
              <w:t>993</w:t>
            </w:r>
            <w:r>
              <w:rPr>
                <w:noProof/>
                <w:webHidden/>
              </w:rPr>
              <w:fldChar w:fldCharType="end"/>
            </w:r>
          </w:hyperlink>
        </w:p>
        <w:p w14:paraId="27B06642"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47" w:history="1">
            <w:r w:rsidRPr="001C33AF">
              <w:rPr>
                <w:rStyle w:val="Hyperlink"/>
                <w:noProof/>
              </w:rPr>
              <w:t>Hymn on the Friday Theotokia</w:t>
            </w:r>
            <w:r>
              <w:rPr>
                <w:noProof/>
                <w:webHidden/>
              </w:rPr>
              <w:tab/>
            </w:r>
            <w:r>
              <w:rPr>
                <w:noProof/>
                <w:webHidden/>
              </w:rPr>
              <w:fldChar w:fldCharType="begin"/>
            </w:r>
            <w:r>
              <w:rPr>
                <w:noProof/>
                <w:webHidden/>
              </w:rPr>
              <w:instrText xml:space="preserve"> PAGEREF _Toc459399447 \h </w:instrText>
            </w:r>
            <w:r>
              <w:rPr>
                <w:noProof/>
                <w:webHidden/>
              </w:rPr>
            </w:r>
            <w:r>
              <w:rPr>
                <w:noProof/>
                <w:webHidden/>
              </w:rPr>
              <w:fldChar w:fldCharType="separate"/>
            </w:r>
            <w:r>
              <w:rPr>
                <w:noProof/>
                <w:webHidden/>
              </w:rPr>
              <w:t>1001</w:t>
            </w:r>
            <w:r>
              <w:rPr>
                <w:noProof/>
                <w:webHidden/>
              </w:rPr>
              <w:fldChar w:fldCharType="end"/>
            </w:r>
          </w:hyperlink>
        </w:p>
        <w:p w14:paraId="354FA993"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48" w:history="1">
            <w:r w:rsidRPr="001C33AF">
              <w:rPr>
                <w:rStyle w:val="Hyperlink"/>
                <w:noProof/>
              </w:rPr>
              <w:t>Hymn on the Saturday Theotokia</w:t>
            </w:r>
            <w:r>
              <w:rPr>
                <w:noProof/>
                <w:webHidden/>
              </w:rPr>
              <w:tab/>
            </w:r>
            <w:r>
              <w:rPr>
                <w:noProof/>
                <w:webHidden/>
              </w:rPr>
              <w:fldChar w:fldCharType="begin"/>
            </w:r>
            <w:r>
              <w:rPr>
                <w:noProof/>
                <w:webHidden/>
              </w:rPr>
              <w:instrText xml:space="preserve"> PAGEREF _Toc459399448 \h </w:instrText>
            </w:r>
            <w:r>
              <w:rPr>
                <w:noProof/>
                <w:webHidden/>
              </w:rPr>
            </w:r>
            <w:r>
              <w:rPr>
                <w:noProof/>
                <w:webHidden/>
              </w:rPr>
              <w:fldChar w:fldCharType="separate"/>
            </w:r>
            <w:r>
              <w:rPr>
                <w:noProof/>
                <w:webHidden/>
              </w:rPr>
              <w:t>1006</w:t>
            </w:r>
            <w:r>
              <w:rPr>
                <w:noProof/>
                <w:webHidden/>
              </w:rPr>
              <w:fldChar w:fldCharType="end"/>
            </w:r>
          </w:hyperlink>
        </w:p>
        <w:p w14:paraId="4C293DB3"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49" w:history="1">
            <w:r w:rsidRPr="001C33AF">
              <w:rPr>
                <w:rStyle w:val="Hyperlink"/>
                <w:noProof/>
              </w:rPr>
              <w:t>The First Batos Lobsh</w:t>
            </w:r>
            <w:r>
              <w:rPr>
                <w:noProof/>
                <w:webHidden/>
              </w:rPr>
              <w:tab/>
            </w:r>
            <w:r>
              <w:rPr>
                <w:noProof/>
                <w:webHidden/>
              </w:rPr>
              <w:fldChar w:fldCharType="begin"/>
            </w:r>
            <w:r>
              <w:rPr>
                <w:noProof/>
                <w:webHidden/>
              </w:rPr>
              <w:instrText xml:space="preserve"> PAGEREF _Toc459399449 \h </w:instrText>
            </w:r>
            <w:r>
              <w:rPr>
                <w:noProof/>
                <w:webHidden/>
              </w:rPr>
            </w:r>
            <w:r>
              <w:rPr>
                <w:noProof/>
                <w:webHidden/>
              </w:rPr>
              <w:fldChar w:fldCharType="separate"/>
            </w:r>
            <w:r>
              <w:rPr>
                <w:noProof/>
                <w:webHidden/>
              </w:rPr>
              <w:t>1011</w:t>
            </w:r>
            <w:r>
              <w:rPr>
                <w:noProof/>
                <w:webHidden/>
              </w:rPr>
              <w:fldChar w:fldCharType="end"/>
            </w:r>
          </w:hyperlink>
        </w:p>
        <w:p w14:paraId="6530D8F0"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50" w:history="1">
            <w:r w:rsidRPr="001C33AF">
              <w:rPr>
                <w:rStyle w:val="Hyperlink"/>
                <w:noProof/>
              </w:rPr>
              <w:t>The Second Batos Lobsh</w:t>
            </w:r>
            <w:r>
              <w:rPr>
                <w:noProof/>
                <w:webHidden/>
              </w:rPr>
              <w:tab/>
            </w:r>
            <w:r>
              <w:rPr>
                <w:noProof/>
                <w:webHidden/>
              </w:rPr>
              <w:fldChar w:fldCharType="begin"/>
            </w:r>
            <w:r>
              <w:rPr>
                <w:noProof/>
                <w:webHidden/>
              </w:rPr>
              <w:instrText xml:space="preserve"> PAGEREF _Toc459399450 \h </w:instrText>
            </w:r>
            <w:r>
              <w:rPr>
                <w:noProof/>
                <w:webHidden/>
              </w:rPr>
            </w:r>
            <w:r>
              <w:rPr>
                <w:noProof/>
                <w:webHidden/>
              </w:rPr>
              <w:fldChar w:fldCharType="separate"/>
            </w:r>
            <w:r>
              <w:rPr>
                <w:noProof/>
                <w:webHidden/>
              </w:rPr>
              <w:t>1013</w:t>
            </w:r>
            <w:r>
              <w:rPr>
                <w:noProof/>
                <w:webHidden/>
              </w:rPr>
              <w:fldChar w:fldCharType="end"/>
            </w:r>
          </w:hyperlink>
        </w:p>
        <w:p w14:paraId="1DFF5205"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51" w:history="1">
            <w:r w:rsidRPr="001C33AF">
              <w:rPr>
                <w:rStyle w:val="Hyperlink"/>
                <w:noProof/>
              </w:rPr>
              <w:t>Jonah’s Fast</w:t>
            </w:r>
            <w:r>
              <w:rPr>
                <w:noProof/>
                <w:webHidden/>
              </w:rPr>
              <w:tab/>
            </w:r>
            <w:r>
              <w:rPr>
                <w:noProof/>
                <w:webHidden/>
              </w:rPr>
              <w:fldChar w:fldCharType="begin"/>
            </w:r>
            <w:r>
              <w:rPr>
                <w:noProof/>
                <w:webHidden/>
              </w:rPr>
              <w:instrText xml:space="preserve"> PAGEREF _Toc459399451 \h </w:instrText>
            </w:r>
            <w:r>
              <w:rPr>
                <w:noProof/>
                <w:webHidden/>
              </w:rPr>
            </w:r>
            <w:r>
              <w:rPr>
                <w:noProof/>
                <w:webHidden/>
              </w:rPr>
              <w:fldChar w:fldCharType="separate"/>
            </w:r>
            <w:r>
              <w:rPr>
                <w:noProof/>
                <w:webHidden/>
              </w:rPr>
              <w:t>1018</w:t>
            </w:r>
            <w:r>
              <w:rPr>
                <w:noProof/>
                <w:webHidden/>
              </w:rPr>
              <w:fldChar w:fldCharType="end"/>
            </w:r>
          </w:hyperlink>
        </w:p>
        <w:p w14:paraId="66FA53B2"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52" w:history="1">
            <w:r w:rsidRPr="001C33AF">
              <w:rPr>
                <w:rStyle w:val="Hyperlink"/>
                <w:noProof/>
              </w:rPr>
              <w:t>Jonah’s Feast</w:t>
            </w:r>
            <w:r>
              <w:rPr>
                <w:noProof/>
                <w:webHidden/>
              </w:rPr>
              <w:tab/>
            </w:r>
            <w:r>
              <w:rPr>
                <w:noProof/>
                <w:webHidden/>
              </w:rPr>
              <w:fldChar w:fldCharType="begin"/>
            </w:r>
            <w:r>
              <w:rPr>
                <w:noProof/>
                <w:webHidden/>
              </w:rPr>
              <w:instrText xml:space="preserve"> PAGEREF _Toc459399452 \h </w:instrText>
            </w:r>
            <w:r>
              <w:rPr>
                <w:noProof/>
                <w:webHidden/>
              </w:rPr>
            </w:r>
            <w:r>
              <w:rPr>
                <w:noProof/>
                <w:webHidden/>
              </w:rPr>
              <w:fldChar w:fldCharType="separate"/>
            </w:r>
            <w:r>
              <w:rPr>
                <w:noProof/>
                <w:webHidden/>
              </w:rPr>
              <w:t>1019</w:t>
            </w:r>
            <w:r>
              <w:rPr>
                <w:noProof/>
                <w:webHidden/>
              </w:rPr>
              <w:fldChar w:fldCharType="end"/>
            </w:r>
          </w:hyperlink>
        </w:p>
        <w:p w14:paraId="2C69B140"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53" w:history="1">
            <w:r w:rsidRPr="001C33AF">
              <w:rPr>
                <w:rStyle w:val="Hyperlink"/>
                <w:noProof/>
              </w:rPr>
              <w:t>Great Lent</w:t>
            </w:r>
            <w:r>
              <w:rPr>
                <w:noProof/>
                <w:webHidden/>
              </w:rPr>
              <w:tab/>
            </w:r>
            <w:r>
              <w:rPr>
                <w:noProof/>
                <w:webHidden/>
              </w:rPr>
              <w:fldChar w:fldCharType="begin"/>
            </w:r>
            <w:r>
              <w:rPr>
                <w:noProof/>
                <w:webHidden/>
              </w:rPr>
              <w:instrText xml:space="preserve"> PAGEREF _Toc459399453 \h </w:instrText>
            </w:r>
            <w:r>
              <w:rPr>
                <w:noProof/>
                <w:webHidden/>
              </w:rPr>
            </w:r>
            <w:r>
              <w:rPr>
                <w:noProof/>
                <w:webHidden/>
              </w:rPr>
              <w:fldChar w:fldCharType="separate"/>
            </w:r>
            <w:r>
              <w:rPr>
                <w:noProof/>
                <w:webHidden/>
              </w:rPr>
              <w:t>1019</w:t>
            </w:r>
            <w:r>
              <w:rPr>
                <w:noProof/>
                <w:webHidden/>
              </w:rPr>
              <w:fldChar w:fldCharType="end"/>
            </w:r>
          </w:hyperlink>
        </w:p>
        <w:p w14:paraId="6DC1B911"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54" w:history="1">
            <w:r w:rsidRPr="001C33AF">
              <w:rPr>
                <w:rStyle w:val="Hyperlink"/>
                <w:noProof/>
              </w:rPr>
              <w:t>Lazarus Saturday</w:t>
            </w:r>
            <w:r>
              <w:rPr>
                <w:noProof/>
                <w:webHidden/>
              </w:rPr>
              <w:tab/>
            </w:r>
            <w:r>
              <w:rPr>
                <w:noProof/>
                <w:webHidden/>
              </w:rPr>
              <w:fldChar w:fldCharType="begin"/>
            </w:r>
            <w:r>
              <w:rPr>
                <w:noProof/>
                <w:webHidden/>
              </w:rPr>
              <w:instrText xml:space="preserve"> PAGEREF _Toc459399454 \h </w:instrText>
            </w:r>
            <w:r>
              <w:rPr>
                <w:noProof/>
                <w:webHidden/>
              </w:rPr>
            </w:r>
            <w:r>
              <w:rPr>
                <w:noProof/>
                <w:webHidden/>
              </w:rPr>
              <w:fldChar w:fldCharType="separate"/>
            </w:r>
            <w:r>
              <w:rPr>
                <w:noProof/>
                <w:webHidden/>
              </w:rPr>
              <w:t>1040</w:t>
            </w:r>
            <w:r>
              <w:rPr>
                <w:noProof/>
                <w:webHidden/>
              </w:rPr>
              <w:fldChar w:fldCharType="end"/>
            </w:r>
          </w:hyperlink>
        </w:p>
        <w:p w14:paraId="3BE5B2B1"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55" w:history="1">
            <w:r w:rsidRPr="001C33AF">
              <w:rPr>
                <w:rStyle w:val="Hyperlink"/>
                <w:noProof/>
              </w:rPr>
              <w:t>Palm Sunday</w:t>
            </w:r>
            <w:r>
              <w:rPr>
                <w:noProof/>
                <w:webHidden/>
              </w:rPr>
              <w:tab/>
            </w:r>
            <w:r>
              <w:rPr>
                <w:noProof/>
                <w:webHidden/>
              </w:rPr>
              <w:fldChar w:fldCharType="begin"/>
            </w:r>
            <w:r>
              <w:rPr>
                <w:noProof/>
                <w:webHidden/>
              </w:rPr>
              <w:instrText xml:space="preserve"> PAGEREF _Toc459399455 \h </w:instrText>
            </w:r>
            <w:r>
              <w:rPr>
                <w:noProof/>
                <w:webHidden/>
              </w:rPr>
            </w:r>
            <w:r>
              <w:rPr>
                <w:noProof/>
                <w:webHidden/>
              </w:rPr>
              <w:fldChar w:fldCharType="separate"/>
            </w:r>
            <w:r>
              <w:rPr>
                <w:noProof/>
                <w:webHidden/>
              </w:rPr>
              <w:t>1045</w:t>
            </w:r>
            <w:r>
              <w:rPr>
                <w:noProof/>
                <w:webHidden/>
              </w:rPr>
              <w:fldChar w:fldCharType="end"/>
            </w:r>
          </w:hyperlink>
        </w:p>
        <w:p w14:paraId="76051154"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56" w:history="1">
            <w:r w:rsidRPr="001C33AF">
              <w:rPr>
                <w:rStyle w:val="Hyperlink"/>
                <w:noProof/>
              </w:rPr>
              <w:t>Joyous Saturday</w:t>
            </w:r>
            <w:r>
              <w:rPr>
                <w:noProof/>
                <w:webHidden/>
              </w:rPr>
              <w:tab/>
            </w:r>
            <w:r>
              <w:rPr>
                <w:noProof/>
                <w:webHidden/>
              </w:rPr>
              <w:fldChar w:fldCharType="begin"/>
            </w:r>
            <w:r>
              <w:rPr>
                <w:noProof/>
                <w:webHidden/>
              </w:rPr>
              <w:instrText xml:space="preserve"> PAGEREF _Toc459399456 \h </w:instrText>
            </w:r>
            <w:r>
              <w:rPr>
                <w:noProof/>
                <w:webHidden/>
              </w:rPr>
            </w:r>
            <w:r>
              <w:rPr>
                <w:noProof/>
                <w:webHidden/>
              </w:rPr>
              <w:fldChar w:fldCharType="separate"/>
            </w:r>
            <w:r>
              <w:rPr>
                <w:noProof/>
                <w:webHidden/>
              </w:rPr>
              <w:t>1053</w:t>
            </w:r>
            <w:r>
              <w:rPr>
                <w:noProof/>
                <w:webHidden/>
              </w:rPr>
              <w:fldChar w:fldCharType="end"/>
            </w:r>
          </w:hyperlink>
        </w:p>
        <w:p w14:paraId="3B76CC56"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57" w:history="1">
            <w:r w:rsidRPr="001C33AF">
              <w:rPr>
                <w:rStyle w:val="Hyperlink"/>
                <w:noProof/>
              </w:rPr>
              <w:t>Resurrection Sunday</w:t>
            </w:r>
            <w:r>
              <w:rPr>
                <w:noProof/>
                <w:webHidden/>
              </w:rPr>
              <w:tab/>
            </w:r>
            <w:r>
              <w:rPr>
                <w:noProof/>
                <w:webHidden/>
              </w:rPr>
              <w:fldChar w:fldCharType="begin"/>
            </w:r>
            <w:r>
              <w:rPr>
                <w:noProof/>
                <w:webHidden/>
              </w:rPr>
              <w:instrText xml:space="preserve"> PAGEREF _Toc459399457 \h </w:instrText>
            </w:r>
            <w:r>
              <w:rPr>
                <w:noProof/>
                <w:webHidden/>
              </w:rPr>
            </w:r>
            <w:r>
              <w:rPr>
                <w:noProof/>
                <w:webHidden/>
              </w:rPr>
              <w:fldChar w:fldCharType="separate"/>
            </w:r>
            <w:r>
              <w:rPr>
                <w:noProof/>
                <w:webHidden/>
              </w:rPr>
              <w:t>1061</w:t>
            </w:r>
            <w:r>
              <w:rPr>
                <w:noProof/>
                <w:webHidden/>
              </w:rPr>
              <w:fldChar w:fldCharType="end"/>
            </w:r>
          </w:hyperlink>
        </w:p>
        <w:p w14:paraId="5789CCCB"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58" w:history="1">
            <w:r w:rsidRPr="001C33AF">
              <w:rPr>
                <w:rStyle w:val="Hyperlink"/>
                <w:noProof/>
              </w:rPr>
              <w:t>Thomas Sunday</w:t>
            </w:r>
            <w:r>
              <w:rPr>
                <w:noProof/>
                <w:webHidden/>
              </w:rPr>
              <w:tab/>
            </w:r>
            <w:r>
              <w:rPr>
                <w:noProof/>
                <w:webHidden/>
              </w:rPr>
              <w:fldChar w:fldCharType="begin"/>
            </w:r>
            <w:r>
              <w:rPr>
                <w:noProof/>
                <w:webHidden/>
              </w:rPr>
              <w:instrText xml:space="preserve"> PAGEREF _Toc459399458 \h </w:instrText>
            </w:r>
            <w:r>
              <w:rPr>
                <w:noProof/>
                <w:webHidden/>
              </w:rPr>
            </w:r>
            <w:r>
              <w:rPr>
                <w:noProof/>
                <w:webHidden/>
              </w:rPr>
              <w:fldChar w:fldCharType="separate"/>
            </w:r>
            <w:r>
              <w:rPr>
                <w:noProof/>
                <w:webHidden/>
              </w:rPr>
              <w:t>1072</w:t>
            </w:r>
            <w:r>
              <w:rPr>
                <w:noProof/>
                <w:webHidden/>
              </w:rPr>
              <w:fldChar w:fldCharType="end"/>
            </w:r>
          </w:hyperlink>
        </w:p>
        <w:p w14:paraId="5C826182"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59" w:history="1">
            <w:r w:rsidRPr="001C33AF">
              <w:rPr>
                <w:rStyle w:val="Hyperlink"/>
                <w:noProof/>
              </w:rPr>
              <w:t>Ascension</w:t>
            </w:r>
            <w:r>
              <w:rPr>
                <w:noProof/>
                <w:webHidden/>
              </w:rPr>
              <w:tab/>
            </w:r>
            <w:r>
              <w:rPr>
                <w:noProof/>
                <w:webHidden/>
              </w:rPr>
              <w:fldChar w:fldCharType="begin"/>
            </w:r>
            <w:r>
              <w:rPr>
                <w:noProof/>
                <w:webHidden/>
              </w:rPr>
              <w:instrText xml:space="preserve"> PAGEREF _Toc459399459 \h </w:instrText>
            </w:r>
            <w:r>
              <w:rPr>
                <w:noProof/>
                <w:webHidden/>
              </w:rPr>
            </w:r>
            <w:r>
              <w:rPr>
                <w:noProof/>
                <w:webHidden/>
              </w:rPr>
              <w:fldChar w:fldCharType="separate"/>
            </w:r>
            <w:r>
              <w:rPr>
                <w:noProof/>
                <w:webHidden/>
              </w:rPr>
              <w:t>1074</w:t>
            </w:r>
            <w:r>
              <w:rPr>
                <w:noProof/>
                <w:webHidden/>
              </w:rPr>
              <w:fldChar w:fldCharType="end"/>
            </w:r>
          </w:hyperlink>
        </w:p>
        <w:p w14:paraId="10E3A94C" w14:textId="77777777" w:rsidR="00513E2D" w:rsidRDefault="00513E2D">
          <w:pPr>
            <w:pStyle w:val="TOC3"/>
            <w:tabs>
              <w:tab w:val="right" w:leader="dot" w:pos="8846"/>
            </w:tabs>
            <w:rPr>
              <w:rFonts w:asciiTheme="minorHAnsi" w:eastAsia="宋体" w:hAnsiTheme="minorHAnsi"/>
              <w:noProof/>
              <w:szCs w:val="24"/>
              <w:lang w:val="en-US" w:eastAsia="zh-CN"/>
            </w:rPr>
          </w:pPr>
          <w:hyperlink w:anchor="_Toc459399460" w:history="1">
            <w:r w:rsidRPr="001C33AF">
              <w:rPr>
                <w:rStyle w:val="Hyperlink"/>
                <w:noProof/>
              </w:rPr>
              <w:t>Pentecost</w:t>
            </w:r>
            <w:r>
              <w:rPr>
                <w:noProof/>
                <w:webHidden/>
              </w:rPr>
              <w:tab/>
            </w:r>
            <w:r>
              <w:rPr>
                <w:noProof/>
                <w:webHidden/>
              </w:rPr>
              <w:fldChar w:fldCharType="begin"/>
            </w:r>
            <w:r>
              <w:rPr>
                <w:noProof/>
                <w:webHidden/>
              </w:rPr>
              <w:instrText xml:space="preserve"> PAGEREF _Toc459399460 \h </w:instrText>
            </w:r>
            <w:r>
              <w:rPr>
                <w:noProof/>
                <w:webHidden/>
              </w:rPr>
            </w:r>
            <w:r>
              <w:rPr>
                <w:noProof/>
                <w:webHidden/>
              </w:rPr>
              <w:fldChar w:fldCharType="separate"/>
            </w:r>
            <w:r>
              <w:rPr>
                <w:noProof/>
                <w:webHidden/>
              </w:rPr>
              <w:t>1084</w:t>
            </w:r>
            <w:r>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842" w:name="_Toc459399451"/>
      <w:r>
        <w:lastRenderedPageBreak/>
        <w:t>Jonah’s Fast</w:t>
      </w:r>
      <w:bookmarkEnd w:id="1841"/>
      <w:bookmarkEnd w:id="1840"/>
      <w:bookmarkEnd w:id="1839"/>
      <w:bookmarkEnd w:id="1842"/>
    </w:p>
    <w:p w14:paraId="7A658690" w14:textId="77777777" w:rsidR="001E5E16" w:rsidRPr="001E5E16" w:rsidRDefault="001E5E16" w:rsidP="001E5E16">
      <w:pPr>
        <w:pStyle w:val="Heading4"/>
      </w:pPr>
      <w:bookmarkStart w:id="1843" w:name="_Ref434478053"/>
      <w:r>
        <w:t>The Doxology</w:t>
      </w:r>
      <w:r w:rsidR="00E21EA3">
        <w:t xml:space="preserve"> of Jonah’s Fast</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44" w:name="_Toc410196228"/>
      <w:bookmarkStart w:id="1845" w:name="_Toc410196470"/>
      <w:bookmarkStart w:id="1846" w:name="_Toc410196972"/>
      <w:bookmarkStart w:id="1847" w:name="_Toc459399452"/>
      <w:r>
        <w:t>Jonah’s Feast</w:t>
      </w:r>
      <w:bookmarkEnd w:id="1844"/>
      <w:bookmarkEnd w:id="1845"/>
      <w:bookmarkEnd w:id="1846"/>
      <w:bookmarkEnd w:id="1847"/>
    </w:p>
    <w:p w14:paraId="6EE6C439" w14:textId="77777777" w:rsidR="00495F1A" w:rsidRDefault="00495F1A" w:rsidP="00495F1A">
      <w:pPr>
        <w:pStyle w:val="Heading3"/>
      </w:pPr>
      <w:bookmarkStart w:id="1848" w:name="_Toc410196229"/>
      <w:bookmarkStart w:id="1849" w:name="_Toc410196471"/>
      <w:bookmarkStart w:id="1850" w:name="_Toc410196973"/>
      <w:bookmarkStart w:id="1851" w:name="_Toc459399453"/>
      <w:r>
        <w:t>Great Lent</w:t>
      </w:r>
      <w:bookmarkEnd w:id="1848"/>
      <w:bookmarkEnd w:id="1849"/>
      <w:bookmarkEnd w:id="1850"/>
      <w:bookmarkEnd w:id="1851"/>
    </w:p>
    <w:p w14:paraId="2602B6E5" w14:textId="77777777" w:rsidR="00EC2AEB" w:rsidRPr="001E5E16" w:rsidRDefault="00EC2AEB" w:rsidP="00EC2AEB">
      <w:pPr>
        <w:pStyle w:val="Heading4"/>
      </w:pPr>
      <w:bookmarkStart w:id="1852" w:name="_Ref434478080"/>
      <w:r>
        <w:t>The Doxology</w:t>
      </w:r>
      <w:r w:rsidR="00420CFA">
        <w:t xml:space="preserve"> for Saturday and Sunday</w:t>
      </w:r>
      <w:r w:rsidR="00E21EA3">
        <w:t xml:space="preserve"> in Great Lent</w:t>
      </w:r>
      <w:bookmarkEnd w:id="18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53" w:name="_Ref434478104"/>
      <w:r>
        <w:t>The Doxology</w:t>
      </w:r>
      <w:r w:rsidR="00E21EA3">
        <w:t xml:space="preserve"> for Weekdays in Great Lent</w:t>
      </w:r>
      <w:bookmarkEnd w:id="1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54"/>
            <w:r>
              <w:t>ⲛⲓⲉ̀ⲛⲉϩ</w:t>
            </w:r>
            <w:commentRangeEnd w:id="1854"/>
            <w:r>
              <w:rPr>
                <w:rStyle w:val="CommentReference"/>
                <w:rFonts w:ascii="Times New Roman" w:hAnsi="Times New Roman" w:cstheme="minorBidi"/>
                <w:noProof w:val="0"/>
              </w:rPr>
              <w:commentReference w:id="1854"/>
            </w:r>
            <w:r>
              <w:t>.</w:t>
            </w:r>
          </w:p>
        </w:tc>
      </w:tr>
    </w:tbl>
    <w:p w14:paraId="1A70F51E" w14:textId="77777777" w:rsidR="00420CFA" w:rsidRPr="001E5E16" w:rsidRDefault="00420CFA" w:rsidP="00420CFA">
      <w:pPr>
        <w:pStyle w:val="Heading4"/>
      </w:pPr>
      <w:bookmarkStart w:id="1855" w:name="_Ref434478128"/>
      <w:r>
        <w:t>A Second Doxology for Weekdays</w:t>
      </w:r>
      <w:r w:rsidR="00E21EA3">
        <w:t xml:space="preserve"> in Great Lent</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56"/>
            <w:r>
              <w:t xml:space="preserve">He </w:t>
            </w:r>
            <w:r w:rsidR="00253DD3">
              <w:t>humiliated</w:t>
            </w:r>
          </w:p>
          <w:p w14:paraId="774AFAE4" w14:textId="77777777" w:rsidR="00420CFA" w:rsidRDefault="00420CFA" w:rsidP="00420CFA">
            <w:pPr>
              <w:pStyle w:val="EngHangEnd"/>
            </w:pPr>
            <w:r>
              <w:t>The Tempter</w:t>
            </w:r>
            <w:commentRangeEnd w:id="1856"/>
            <w:r>
              <w:rPr>
                <w:rStyle w:val="CommentReference"/>
              </w:rPr>
              <w:commentReference w:id="1856"/>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57"/>
            <w:r>
              <w:t>“Fast in watchfulness</w:t>
            </w:r>
          </w:p>
          <w:p w14:paraId="6B2FDE71" w14:textId="77777777" w:rsidR="00420CFA" w:rsidRDefault="00420CFA" w:rsidP="00420CFA">
            <w:pPr>
              <w:pStyle w:val="EngHangEnd"/>
            </w:pPr>
            <w:r>
              <w:t>By day and by night.”</w:t>
            </w:r>
            <w:commentRangeEnd w:id="1857"/>
            <w:r>
              <w:rPr>
                <w:rStyle w:val="CommentReference"/>
              </w:rPr>
              <w:commentReference w:id="1857"/>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58" w:name="_Ref434478147"/>
      <w:r>
        <w:t>A Third</w:t>
      </w:r>
      <w:r w:rsidR="00420CFA">
        <w:t xml:space="preserve"> Doxology</w:t>
      </w:r>
      <w:r>
        <w:t xml:space="preserve"> for Weekdays</w:t>
      </w:r>
      <w:r w:rsidR="00E21EA3">
        <w:t xml:space="preserve"> in Great Lent</w:t>
      </w:r>
      <w:bookmarkEnd w:id="18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59" w:name="_Ref434478172"/>
      <w:r>
        <w:lastRenderedPageBreak/>
        <w:t xml:space="preserve">The </w:t>
      </w:r>
      <w:r w:rsidR="007A72D2">
        <w:t xml:space="preserve">Fourth </w:t>
      </w:r>
      <w:r>
        <w:t>Doxology</w:t>
      </w:r>
      <w:r w:rsidR="007A72D2">
        <w:t xml:space="preserve"> </w:t>
      </w:r>
      <w:r w:rsidR="00E21EA3">
        <w:t>for Great Lent</w:t>
      </w:r>
      <w:bookmarkEnd w:id="18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60"/>
            <w:r>
              <w:t xml:space="preserve">Ϯⲛⲏⲥⲧⲓⲁ̀ </w:t>
            </w:r>
            <w:commentRangeEnd w:id="1860"/>
            <w:r>
              <w:rPr>
                <w:rStyle w:val="CommentReference"/>
                <w:rFonts w:ascii="Times New Roman" w:hAnsi="Times New Roman" w:cstheme="minorBidi"/>
                <w:noProof w:val="0"/>
              </w:rPr>
              <w:commentReference w:id="1860"/>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61"/>
            <w:r>
              <w:t>pretense</w:t>
            </w:r>
            <w:commentRangeEnd w:id="1861"/>
            <w:r>
              <w:rPr>
                <w:rStyle w:val="CommentReference"/>
              </w:rPr>
              <w:commentReference w:id="1861"/>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62"/>
            <w:r>
              <w:t>strugglers</w:t>
            </w:r>
            <w:commentRangeEnd w:id="1862"/>
            <w:r>
              <w:rPr>
                <w:rStyle w:val="CommentReference"/>
              </w:rPr>
              <w:commentReference w:id="1862"/>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63"/>
            <w:r>
              <w:t>martyrdom</w:t>
            </w:r>
            <w:commentRangeEnd w:id="1863"/>
            <w:r>
              <w:rPr>
                <w:rStyle w:val="CommentReference"/>
              </w:rPr>
              <w:commentReference w:id="1863"/>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64"/>
            <w:r>
              <w:t xml:space="preserve">carries </w:t>
            </w:r>
            <w:commentRangeEnd w:id="1864"/>
            <w:r>
              <w:rPr>
                <w:rStyle w:val="CommentReference"/>
              </w:rPr>
              <w:commentReference w:id="1864"/>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65"/>
            <w:r>
              <w:t>assembly</w:t>
            </w:r>
            <w:commentRangeEnd w:id="1865"/>
            <w:r>
              <w:rPr>
                <w:rStyle w:val="CommentReference"/>
              </w:rPr>
              <w:commentReference w:id="1865"/>
            </w:r>
            <w:r>
              <w:t>,</w:t>
            </w:r>
          </w:p>
          <w:p w14:paraId="33941A18" w14:textId="77777777" w:rsidR="006A78B4" w:rsidRDefault="006A78B4" w:rsidP="006A78B4">
            <w:pPr>
              <w:pStyle w:val="EngHangEnd"/>
            </w:pPr>
            <w:r>
              <w:t xml:space="preserve">From now until the </w:t>
            </w:r>
            <w:commentRangeStart w:id="1866"/>
            <w:r>
              <w:t>ages of ages</w:t>
            </w:r>
            <w:commentRangeEnd w:id="1866"/>
            <w:r>
              <w:rPr>
                <w:rStyle w:val="CommentReference"/>
              </w:rPr>
              <w:commentReference w:id="1866"/>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67" w:name="_Ref434476347"/>
      <w:r>
        <w:t>The Psali Adam</w:t>
      </w:r>
      <w:r w:rsidR="006C1B94">
        <w:t xml:space="preserve"> for Great Lent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68" w:name="_Ref434476369"/>
      <w:r>
        <w:t>The Psali Batos</w:t>
      </w:r>
      <w:r w:rsidR="006C1B94">
        <w:t xml:space="preserve"> for Great Lent</w:t>
      </w:r>
      <w:bookmarkEnd w:id="1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69" w:name="_Toc410196230"/>
      <w:bookmarkStart w:id="1870" w:name="_Toc410196472"/>
      <w:bookmarkStart w:id="1871" w:name="_Toc410196974"/>
      <w:bookmarkStart w:id="1872" w:name="_Toc459399454"/>
      <w:r>
        <w:t>Lazarus Saturday</w:t>
      </w:r>
      <w:bookmarkEnd w:id="1869"/>
      <w:bookmarkEnd w:id="1870"/>
      <w:bookmarkEnd w:id="1871"/>
      <w:bookmarkEnd w:id="1872"/>
    </w:p>
    <w:p w14:paraId="536840DE" w14:textId="77777777" w:rsidR="00EC2AEB" w:rsidRPr="001E5E16" w:rsidRDefault="00EC2AEB" w:rsidP="00EC2AEB">
      <w:pPr>
        <w:pStyle w:val="Heading4"/>
      </w:pPr>
      <w:bookmarkStart w:id="1873" w:name="_Ref434478195"/>
      <w:r>
        <w:t>The Doxology</w:t>
      </w:r>
      <w:r w:rsidR="00E21EA3">
        <w:t xml:space="preserve"> for Lazarus Saturday</w:t>
      </w:r>
      <w:bookmarkEnd w:id="1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74" w:name="_Ref434476394"/>
      <w:r>
        <w:t>The Psali Batos</w:t>
      </w:r>
      <w:r w:rsidR="006C1B94">
        <w:t xml:space="preserve"> for Lazarus Saturday</w:t>
      </w:r>
      <w:bookmarkEnd w:id="1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75"/>
            <w:r>
              <w:t>With glory befitting You</w:t>
            </w:r>
            <w:commentRangeEnd w:id="1875"/>
            <w:r>
              <w:rPr>
                <w:rStyle w:val="CommentReference"/>
              </w:rPr>
              <w:commentReference w:id="1875"/>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76" w:name="_Toc410196231"/>
      <w:bookmarkStart w:id="1877" w:name="_Toc410196473"/>
      <w:bookmarkStart w:id="1878" w:name="_Toc410196975"/>
      <w:bookmarkStart w:id="1879" w:name="_Toc459399455"/>
      <w:r>
        <w:lastRenderedPageBreak/>
        <w:t>Palm Sunday</w:t>
      </w:r>
      <w:bookmarkEnd w:id="1876"/>
      <w:bookmarkEnd w:id="1877"/>
      <w:bookmarkEnd w:id="1878"/>
      <w:bookmarkEnd w:id="1879"/>
    </w:p>
    <w:p w14:paraId="5FD5B809" w14:textId="77777777" w:rsidR="00EC2AEB" w:rsidRPr="001E5E16" w:rsidRDefault="00EC2AEB" w:rsidP="00EC2AEB">
      <w:pPr>
        <w:pStyle w:val="Heading4"/>
      </w:pPr>
      <w:bookmarkStart w:id="1880" w:name="_Ref434478217"/>
      <w:r>
        <w:t xml:space="preserve">The </w:t>
      </w:r>
      <w:r w:rsidR="00FA139D">
        <w:t xml:space="preserve">First </w:t>
      </w:r>
      <w:r>
        <w:t>Doxology</w:t>
      </w:r>
      <w:r w:rsidR="00E21EA3">
        <w:t xml:space="preserve"> for Palm Sunday</w:t>
      </w:r>
      <w:bookmarkEnd w:id="1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81"/>
            <w:r>
              <w:t>To the ages.</w:t>
            </w:r>
            <w:commentRangeEnd w:id="1881"/>
            <w:r>
              <w:rPr>
                <w:rStyle w:val="CommentReference"/>
              </w:rPr>
              <w:commentReference w:id="1881"/>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82" w:name="_Ref434478234"/>
      <w:r>
        <w:t>The Second Doxology</w:t>
      </w:r>
      <w:r w:rsidR="00E21EA3">
        <w:t xml:space="preserve"> for Palm Sunday</w:t>
      </w:r>
      <w:bookmarkEnd w:id="1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3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83" w:name="_Ref434478255"/>
      <w:r>
        <w:lastRenderedPageBreak/>
        <w:t>The Third Doxology</w:t>
      </w:r>
      <w:r w:rsidR="00E21EA3">
        <w:t xml:space="preserve"> for Palm Sunday</w:t>
      </w:r>
      <w:bookmarkEnd w:id="1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3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84"/>
            <w:r>
              <w:t xml:space="preserve">is </w:t>
            </w:r>
            <w:commentRangeEnd w:id="1884"/>
            <w:r>
              <w:rPr>
                <w:rStyle w:val="CommentReference"/>
              </w:rPr>
              <w:commentReference w:id="1884"/>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85" w:name="_Ref434476417"/>
      <w:r>
        <w:t>The Psali Adam</w:t>
      </w:r>
      <w:r w:rsidR="006C1B94">
        <w:t xml:space="preserve"> for Palm Sunday</w:t>
      </w:r>
      <w:bookmarkEnd w:id="1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86"/>
            <w:r>
              <w:t xml:space="preserve">Offer </w:t>
            </w:r>
            <w:commentRangeEnd w:id="1886"/>
            <w:r>
              <w:rPr>
                <w:rStyle w:val="CommentReference"/>
              </w:rPr>
              <w:commentReference w:id="1886"/>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87"/>
            <w:r>
              <w:t>Kranion</w:t>
            </w:r>
            <w:commentRangeEnd w:id="1887"/>
            <w:r>
              <w:rPr>
                <w:rStyle w:val="CommentReference"/>
              </w:rPr>
              <w:commentReference w:id="1887"/>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88" w:name="_Toc410196232"/>
      <w:bookmarkStart w:id="1889" w:name="_Toc410196474"/>
      <w:bookmarkStart w:id="1890" w:name="_Toc410196976"/>
      <w:bookmarkStart w:id="1891" w:name="_Toc459399456"/>
      <w:r>
        <w:t>Joyous Saturday</w:t>
      </w:r>
      <w:bookmarkEnd w:id="1891"/>
    </w:p>
    <w:p w14:paraId="65F4337A" w14:textId="2CA465AF" w:rsidR="003E106D" w:rsidRDefault="003E106D" w:rsidP="003E106D">
      <w:pPr>
        <w:pStyle w:val="Heading4"/>
      </w:pPr>
      <w:bookmarkStart w:id="1892" w:name="_Ref435562018"/>
      <w:r>
        <w:t>The Psali Batos for the Joyous Saturday</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93"/>
            <w:r>
              <w:t xml:space="preserve">abolished </w:t>
            </w:r>
            <w:commentRangeEnd w:id="1893"/>
            <w:r>
              <w:rPr>
                <w:rStyle w:val="CommentReference"/>
              </w:rPr>
              <w:commentReference w:id="1893"/>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94"/>
            <w:r>
              <w:t>power</w:t>
            </w:r>
            <w:commentRangeEnd w:id="1894"/>
            <w:r>
              <w:rPr>
                <w:rStyle w:val="CommentReference"/>
              </w:rPr>
              <w:commentReference w:id="1894"/>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95" w:name="_Toc459399457"/>
      <w:r>
        <w:t>Resurrection</w:t>
      </w:r>
      <w:bookmarkEnd w:id="1888"/>
      <w:bookmarkEnd w:id="1889"/>
      <w:bookmarkEnd w:id="1890"/>
      <w:r w:rsidR="003E106D">
        <w:t xml:space="preserve"> Sunday</w:t>
      </w:r>
      <w:bookmarkEnd w:id="1895"/>
    </w:p>
    <w:p w14:paraId="48D283B9" w14:textId="77777777" w:rsidR="00EC2AEB" w:rsidRPr="001E5E16" w:rsidRDefault="00EC2AEB" w:rsidP="00EC2AEB">
      <w:pPr>
        <w:pStyle w:val="Heading4"/>
      </w:pPr>
      <w:bookmarkStart w:id="1896" w:name="_Ref434478294"/>
      <w:r>
        <w:t>The Doxology</w:t>
      </w:r>
      <w:r w:rsidR="00E21EA3">
        <w:t xml:space="preserve"> for the Resurrection</w:t>
      </w:r>
      <w:bookmarkEnd w:id="18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97"/>
            <w:r>
              <w:t>Name</w:t>
            </w:r>
            <w:commentRangeEnd w:id="1897"/>
            <w:r>
              <w:rPr>
                <w:rStyle w:val="CommentReference"/>
              </w:rPr>
              <w:commentReference w:id="1897"/>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98" w:name="_Ref434478317"/>
      <w:r>
        <w:lastRenderedPageBreak/>
        <w:t>A</w:t>
      </w:r>
      <w:r w:rsidR="00E21EA3">
        <w:t>nother</w:t>
      </w:r>
      <w:r>
        <w:t xml:space="preserve"> Doxology</w:t>
      </w:r>
      <w:r w:rsidR="00E21EA3">
        <w:t xml:space="preserve"> for the Resurrection</w:t>
      </w:r>
      <w:bookmarkEnd w:id="1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99" w:name="_Ref434478347"/>
      <w:r>
        <w:lastRenderedPageBreak/>
        <w:t>A Doxology for Archangel Michael</w:t>
      </w:r>
      <w:r w:rsidR="00E21EA3">
        <w:t xml:space="preserve"> for the Resurrection</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3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3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3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900" w:name="_Ref434476440"/>
      <w:r>
        <w:t>The Psali Adam</w:t>
      </w:r>
      <w:r w:rsidR="006C1B94">
        <w:t xml:space="preserve"> for the Resurrection</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901" w:name="_Ref434476459"/>
      <w:r>
        <w:lastRenderedPageBreak/>
        <w:t>The Psali Batos</w:t>
      </w:r>
      <w:r w:rsidR="006C1B94">
        <w:t xml:space="preserve"> for the Resurrection</w:t>
      </w:r>
      <w:bookmarkEnd w:id="19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902" w:name="_Toc410196233"/>
      <w:bookmarkStart w:id="1903" w:name="_Toc410196475"/>
      <w:bookmarkStart w:id="1904" w:name="_Toc410196977"/>
      <w:bookmarkStart w:id="1905" w:name="_Toc459399458"/>
      <w:r>
        <w:t>Thomas Sunday</w:t>
      </w:r>
      <w:bookmarkEnd w:id="1902"/>
      <w:bookmarkEnd w:id="1903"/>
      <w:bookmarkEnd w:id="1904"/>
      <w:bookmarkEnd w:id="1905"/>
    </w:p>
    <w:p w14:paraId="1CFE554E" w14:textId="77777777" w:rsidR="00EC2AEB" w:rsidRDefault="00EC2AEB" w:rsidP="00EC2AEB">
      <w:pPr>
        <w:pStyle w:val="Heading4"/>
      </w:pPr>
      <w:bookmarkStart w:id="1906" w:name="_Ref434478375"/>
      <w:r>
        <w:t>The Doxology</w:t>
      </w:r>
      <w:r w:rsidR="00E21EA3">
        <w:t xml:space="preserve"> for Thomas Sunday</w:t>
      </w:r>
      <w:bookmarkEnd w:id="1906"/>
    </w:p>
    <w:p w14:paraId="641B4975" w14:textId="0242ADD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513E2D">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513E2D">
        <w:rPr>
          <w:noProof/>
        </w:rPr>
        <w:t>1061</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3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3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4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4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07"/>
            <w:r>
              <w:t xml:space="preserve">Jesus </w:t>
            </w:r>
            <w:commentRangeEnd w:id="1907"/>
            <w:r>
              <w:rPr>
                <w:rStyle w:val="CommentReference"/>
                <w:rFonts w:ascii="Times New Roman" w:hAnsi="Times New Roman"/>
              </w:rPr>
              <w:commentReference w:id="1907"/>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08" w:name="_Toc410196235"/>
      <w:bookmarkStart w:id="1909" w:name="_Toc410196477"/>
      <w:bookmarkStart w:id="1910" w:name="_Toc410196979"/>
      <w:bookmarkStart w:id="1911" w:name="_Toc459399459"/>
      <w:r>
        <w:t>Ascension</w:t>
      </w:r>
      <w:bookmarkEnd w:id="1908"/>
      <w:bookmarkEnd w:id="1909"/>
      <w:bookmarkEnd w:id="1910"/>
      <w:bookmarkEnd w:id="1911"/>
    </w:p>
    <w:p w14:paraId="41C1E8F1" w14:textId="77777777" w:rsidR="00EC2AEB" w:rsidRPr="001E5E16" w:rsidRDefault="00EC2AEB" w:rsidP="00EC2AEB">
      <w:pPr>
        <w:pStyle w:val="Heading4"/>
      </w:pPr>
      <w:bookmarkStart w:id="1912" w:name="_Ref434478556"/>
      <w:r>
        <w:t>The Doxology</w:t>
      </w:r>
      <w:r w:rsidR="00CC1CA8">
        <w:t xml:space="preserve"> for the Ascension</w:t>
      </w:r>
      <w:bookmarkEnd w:id="1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13"/>
            <w:r>
              <w:t>Name</w:t>
            </w:r>
            <w:commentRangeEnd w:id="1913"/>
            <w:r>
              <w:rPr>
                <w:rStyle w:val="CommentReference"/>
              </w:rPr>
              <w:commentReference w:id="1913"/>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14"/>
            <w:r>
              <w:t>to Him</w:t>
            </w:r>
            <w:commentRangeEnd w:id="1914"/>
            <w:r>
              <w:rPr>
                <w:rStyle w:val="CommentReference"/>
              </w:rPr>
              <w:commentReference w:id="1914"/>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15"/>
            <w:r>
              <w:t>might</w:t>
            </w:r>
            <w:commentRangeEnd w:id="1915"/>
            <w:r>
              <w:rPr>
                <w:rStyle w:val="CommentReference"/>
              </w:rPr>
              <w:commentReference w:id="1915"/>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16"/>
            <w:r>
              <w:t xml:space="preserve">Jesus </w:t>
            </w:r>
            <w:commentRangeEnd w:id="1916"/>
            <w:r>
              <w:rPr>
                <w:rStyle w:val="CommentReference"/>
                <w:rFonts w:ascii="Times New Roman" w:hAnsi="Times New Roman"/>
              </w:rPr>
              <w:commentReference w:id="1916"/>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17" w:name="_Ref434476482"/>
      <w:r>
        <w:t>The Psali Adam</w:t>
      </w:r>
      <w:r w:rsidR="006C1B94">
        <w:t xml:space="preserve"> for the Ascension</w:t>
      </w:r>
      <w:bookmarkEnd w:id="19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18" w:name="_Ref434476541"/>
      <w:r>
        <w:t>The Psali Batos</w:t>
      </w:r>
      <w:r w:rsidR="006C1B94">
        <w:t xml:space="preserve"> for the Ascension</w:t>
      </w:r>
      <w:bookmarkEnd w:id="1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19"/>
            <w:r>
              <w:t>miracles</w:t>
            </w:r>
            <w:commentRangeEnd w:id="1919"/>
            <w:r>
              <w:rPr>
                <w:rStyle w:val="CommentReference"/>
              </w:rPr>
              <w:commentReference w:id="1919"/>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20" w:name="_Toc410196236"/>
      <w:bookmarkStart w:id="1921" w:name="_Toc410196478"/>
      <w:bookmarkStart w:id="1922" w:name="_Toc410196980"/>
      <w:bookmarkStart w:id="1923" w:name="_Toc459399460"/>
      <w:r>
        <w:t>Pentecost</w:t>
      </w:r>
      <w:bookmarkEnd w:id="1920"/>
      <w:bookmarkEnd w:id="1921"/>
      <w:bookmarkEnd w:id="1922"/>
      <w:bookmarkEnd w:id="1923"/>
    </w:p>
    <w:p w14:paraId="79712352" w14:textId="77777777" w:rsidR="00EC2AEB" w:rsidRPr="001E5E16" w:rsidRDefault="00EC2AEB" w:rsidP="00EC2AEB">
      <w:pPr>
        <w:pStyle w:val="Heading4"/>
      </w:pPr>
      <w:bookmarkStart w:id="1924" w:name="_Ref434478581"/>
      <w:r>
        <w:t>The Doxology</w:t>
      </w:r>
      <w:r w:rsidR="00CC1CA8">
        <w:t xml:space="preserve"> for Pentecost</w:t>
      </w:r>
      <w:bookmarkEnd w:id="1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25"/>
            <w:r>
              <w:t>Name</w:t>
            </w:r>
            <w:commentRangeEnd w:id="1925"/>
            <w:r>
              <w:rPr>
                <w:rStyle w:val="CommentReference"/>
              </w:rPr>
              <w:commentReference w:id="1925"/>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26"/>
            <w:r>
              <w:t>to Him</w:t>
            </w:r>
            <w:commentRangeEnd w:id="1926"/>
            <w:r>
              <w:rPr>
                <w:rStyle w:val="CommentReference"/>
              </w:rPr>
              <w:commentReference w:id="1926"/>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27"/>
            <w:r>
              <w:t>might</w:t>
            </w:r>
            <w:commentRangeEnd w:id="1927"/>
            <w:r>
              <w:rPr>
                <w:rStyle w:val="CommentReference"/>
              </w:rPr>
              <w:commentReference w:id="1927"/>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28" w:name="_Ref434476566"/>
      <w:r>
        <w:lastRenderedPageBreak/>
        <w:t>The Psali Adam</w:t>
      </w:r>
      <w:r w:rsidR="006C1B94">
        <w:t xml:space="preserve"> for Pentecost</w:t>
      </w:r>
      <w:bookmarkEnd w:id="1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77777777" w:rsidR="00B411C9" w:rsidRDefault="00B411C9" w:rsidP="00B411C9">
      <w:pPr>
        <w:pStyle w:val="Heading2"/>
      </w:pPr>
      <w:bookmarkStart w:id="1929" w:name="_Toc459399215"/>
      <w:bookmarkEnd w:id="179"/>
      <w:bookmarkEnd w:id="180"/>
      <w:bookmarkEnd w:id="181"/>
      <w:bookmarkEnd w:id="1792"/>
      <w:r>
        <w:lastRenderedPageBreak/>
        <w:t>Index of Psalis</w:t>
      </w:r>
      <w:bookmarkEnd w:id="1929"/>
    </w:p>
    <w:p w14:paraId="440035E9" w14:textId="572103FC" w:rsidR="003E106D" w:rsidRPr="003E106D" w:rsidRDefault="003E106D" w:rsidP="003E106D">
      <w:pPr>
        <w:pStyle w:val="Heading3"/>
      </w:pPr>
      <w:r>
        <w:t>Seasonal Psalis</w:t>
      </w:r>
    </w:p>
    <w:p w14:paraId="0EFBDCCD" w14:textId="5372541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513E2D">
        <w:t>The Psali Adam for the Ecclesiastical New Year</w:t>
      </w:r>
      <w:r>
        <w:fldChar w:fldCharType="end"/>
      </w:r>
      <w:r>
        <w:tab/>
      </w:r>
      <w:r>
        <w:fldChar w:fldCharType="begin"/>
      </w:r>
      <w:r>
        <w:instrText xml:space="preserve"> PAGEREF _Ref434473482 \h </w:instrText>
      </w:r>
      <w:r>
        <w:fldChar w:fldCharType="separate"/>
      </w:r>
      <w:r w:rsidR="00513E2D">
        <w:rPr>
          <w:noProof/>
        </w:rPr>
        <w:t>590</w:t>
      </w:r>
      <w:r>
        <w:fldChar w:fldCharType="end"/>
      </w:r>
    </w:p>
    <w:p w14:paraId="6F52649C" w14:textId="028DCD05"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513E2D">
        <w:t>The Psali Batos for the Ecclesiastical New Year</w:t>
      </w:r>
      <w:r>
        <w:fldChar w:fldCharType="end"/>
      </w:r>
      <w:r>
        <w:tab/>
      </w:r>
      <w:r>
        <w:fldChar w:fldCharType="begin"/>
      </w:r>
      <w:r>
        <w:instrText xml:space="preserve"> PAGEREF _Ref434473530 \h </w:instrText>
      </w:r>
      <w:r>
        <w:fldChar w:fldCharType="separate"/>
      </w:r>
      <w:r w:rsidR="00513E2D">
        <w:rPr>
          <w:noProof/>
        </w:rPr>
        <w:t>595</w:t>
      </w:r>
      <w:r>
        <w:fldChar w:fldCharType="end"/>
      </w:r>
    </w:p>
    <w:p w14:paraId="46EAAC98" w14:textId="30916412"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513E2D">
        <w:t>The Psali Adam for the Feast of the Cross</w:t>
      </w:r>
      <w:r>
        <w:fldChar w:fldCharType="end"/>
      </w:r>
      <w:r>
        <w:tab/>
      </w:r>
      <w:r>
        <w:fldChar w:fldCharType="begin"/>
      </w:r>
      <w:r>
        <w:instrText xml:space="preserve"> PAGEREF _Ref434474964 \h </w:instrText>
      </w:r>
      <w:r>
        <w:fldChar w:fldCharType="separate"/>
      </w:r>
      <w:r w:rsidR="00513E2D">
        <w:rPr>
          <w:noProof/>
        </w:rPr>
        <w:t>611</w:t>
      </w:r>
      <w:r>
        <w:fldChar w:fldCharType="end"/>
      </w:r>
    </w:p>
    <w:p w14:paraId="33EC2573" w14:textId="686EFD4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513E2D">
        <w:t>The Psali Batos for the Feast of the Cross</w:t>
      </w:r>
      <w:r>
        <w:fldChar w:fldCharType="end"/>
      </w:r>
      <w:r>
        <w:tab/>
      </w:r>
      <w:r>
        <w:fldChar w:fldCharType="begin"/>
      </w:r>
      <w:r>
        <w:instrText xml:space="preserve"> PAGEREF _Ref434474992 \h </w:instrText>
      </w:r>
      <w:r>
        <w:fldChar w:fldCharType="separate"/>
      </w:r>
      <w:r w:rsidR="00513E2D">
        <w:rPr>
          <w:noProof/>
        </w:rPr>
        <w:t>615</w:t>
      </w:r>
      <w:r>
        <w:fldChar w:fldCharType="end"/>
      </w:r>
    </w:p>
    <w:p w14:paraId="05658BA4" w14:textId="18BB02A3"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513E2D">
        <w:t>The Psali Adam for the 29</w:t>
      </w:r>
      <w:r w:rsidR="00513E2D" w:rsidRPr="00C0205C">
        <w:rPr>
          <w:vertAlign w:val="superscript"/>
        </w:rPr>
        <w:t>th</w:t>
      </w:r>
      <w:r w:rsidR="00513E2D">
        <w:t xml:space="preserve"> of Every Coptic Month</w:t>
      </w:r>
      <w:r>
        <w:fldChar w:fldCharType="end"/>
      </w:r>
      <w:r>
        <w:tab/>
      </w:r>
      <w:r>
        <w:fldChar w:fldCharType="begin"/>
      </w:r>
      <w:r>
        <w:instrText xml:space="preserve"> PAGEREF _Ref435003845 \h </w:instrText>
      </w:r>
      <w:r>
        <w:fldChar w:fldCharType="separate"/>
      </w:r>
      <w:r w:rsidR="00513E2D">
        <w:rPr>
          <w:noProof/>
        </w:rPr>
        <w:t>626</w:t>
      </w:r>
      <w:r>
        <w:fldChar w:fldCharType="end"/>
      </w:r>
    </w:p>
    <w:p w14:paraId="23AAC468" w14:textId="1002E71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513E2D">
        <w:t>The Psali Batos for the 29</w:t>
      </w:r>
      <w:r w:rsidR="00513E2D" w:rsidRPr="00C0205C">
        <w:rPr>
          <w:vertAlign w:val="superscript"/>
        </w:rPr>
        <w:t>th</w:t>
      </w:r>
      <w:r w:rsidR="00513E2D">
        <w:t xml:space="preserve"> of Every Month</w:t>
      </w:r>
      <w:r>
        <w:fldChar w:fldCharType="end"/>
      </w:r>
      <w:r>
        <w:tab/>
      </w:r>
      <w:r>
        <w:fldChar w:fldCharType="begin"/>
      </w:r>
      <w:r>
        <w:instrText xml:space="preserve"> PAGEREF _Ref435003860 \h </w:instrText>
      </w:r>
      <w:r>
        <w:fldChar w:fldCharType="separate"/>
      </w:r>
      <w:r w:rsidR="00513E2D">
        <w:rPr>
          <w:noProof/>
        </w:rPr>
        <w:t>631</w:t>
      </w:r>
      <w:r>
        <w:fldChar w:fldCharType="end"/>
      </w:r>
    </w:p>
    <w:p w14:paraId="693D9B9A" w14:textId="520DC1F2"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513E2D">
        <w:t>The Sunday Psali Adam for Nativity</w:t>
      </w:r>
      <w:r>
        <w:fldChar w:fldCharType="end"/>
      </w:r>
      <w:r>
        <w:tab/>
      </w:r>
      <w:r>
        <w:fldChar w:fldCharType="begin"/>
      </w:r>
      <w:r>
        <w:instrText xml:space="preserve"> PAGEREF _Ref434475057 \h </w:instrText>
      </w:r>
      <w:r>
        <w:fldChar w:fldCharType="separate"/>
      </w:r>
      <w:r w:rsidR="00513E2D">
        <w:rPr>
          <w:noProof/>
        </w:rPr>
        <w:t>699</w:t>
      </w:r>
      <w:r>
        <w:fldChar w:fldCharType="end"/>
      </w:r>
    </w:p>
    <w:p w14:paraId="7B874A45" w14:textId="7695625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513E2D">
        <w:t>The Monday Psali Adam for Nativity</w:t>
      </w:r>
      <w:r>
        <w:fldChar w:fldCharType="end"/>
      </w:r>
      <w:r>
        <w:tab/>
      </w:r>
      <w:r>
        <w:fldChar w:fldCharType="begin"/>
      </w:r>
      <w:r>
        <w:instrText xml:space="preserve"> PAGEREF _Ref434475083 \h </w:instrText>
      </w:r>
      <w:r>
        <w:fldChar w:fldCharType="separate"/>
      </w:r>
      <w:r w:rsidR="00513E2D">
        <w:rPr>
          <w:noProof/>
        </w:rPr>
        <w:t>702</w:t>
      </w:r>
      <w:r>
        <w:fldChar w:fldCharType="end"/>
      </w:r>
    </w:p>
    <w:p w14:paraId="1039256A" w14:textId="3C66058D"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513E2D">
        <w:t>The Tuesday Psali Adam for Nativity</w:t>
      </w:r>
      <w:r>
        <w:fldChar w:fldCharType="end"/>
      </w:r>
      <w:r>
        <w:tab/>
      </w:r>
      <w:r>
        <w:fldChar w:fldCharType="begin"/>
      </w:r>
      <w:r>
        <w:instrText xml:space="preserve"> PAGEREF _Ref434475102 \h </w:instrText>
      </w:r>
      <w:r>
        <w:fldChar w:fldCharType="separate"/>
      </w:r>
      <w:r w:rsidR="00513E2D">
        <w:rPr>
          <w:noProof/>
        </w:rPr>
        <w:t>707</w:t>
      </w:r>
      <w:r>
        <w:fldChar w:fldCharType="end"/>
      </w:r>
    </w:p>
    <w:p w14:paraId="7B5D2028" w14:textId="3187CF5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513E2D">
        <w:t>The Wednesday Psali Batos for Nativity</w:t>
      </w:r>
      <w:r>
        <w:fldChar w:fldCharType="end"/>
      </w:r>
      <w:r>
        <w:tab/>
      </w:r>
      <w:r>
        <w:fldChar w:fldCharType="begin"/>
      </w:r>
      <w:r>
        <w:instrText xml:space="preserve"> PAGEREF _Ref434475128 \h </w:instrText>
      </w:r>
      <w:r>
        <w:fldChar w:fldCharType="separate"/>
      </w:r>
      <w:r w:rsidR="00513E2D">
        <w:rPr>
          <w:noProof/>
        </w:rPr>
        <w:t>712</w:t>
      </w:r>
      <w:r>
        <w:fldChar w:fldCharType="end"/>
      </w:r>
    </w:p>
    <w:p w14:paraId="3EA797C4" w14:textId="67DF0108"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513E2D">
        <w:t>The Thursday Psali Batos for Nativity</w:t>
      </w:r>
      <w:r>
        <w:fldChar w:fldCharType="end"/>
      </w:r>
      <w:r>
        <w:tab/>
      </w:r>
      <w:r>
        <w:fldChar w:fldCharType="begin"/>
      </w:r>
      <w:r>
        <w:instrText xml:space="preserve"> PAGEREF _Ref434475150 \h </w:instrText>
      </w:r>
      <w:r>
        <w:fldChar w:fldCharType="separate"/>
      </w:r>
      <w:r w:rsidR="00513E2D">
        <w:rPr>
          <w:noProof/>
        </w:rPr>
        <w:t>716</w:t>
      </w:r>
      <w:r>
        <w:fldChar w:fldCharType="end"/>
      </w:r>
    </w:p>
    <w:p w14:paraId="3E761025" w14:textId="296D0ECE"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513E2D">
        <w:t>The Friday Psali Batos for Nativity</w:t>
      </w:r>
      <w:r>
        <w:fldChar w:fldCharType="end"/>
      </w:r>
      <w:r>
        <w:tab/>
      </w:r>
      <w:r>
        <w:fldChar w:fldCharType="begin"/>
      </w:r>
      <w:r>
        <w:instrText xml:space="preserve"> PAGEREF _Ref434475177 \h </w:instrText>
      </w:r>
      <w:r>
        <w:fldChar w:fldCharType="separate"/>
      </w:r>
      <w:r w:rsidR="00513E2D">
        <w:rPr>
          <w:noProof/>
        </w:rPr>
        <w:t>720</w:t>
      </w:r>
      <w:r>
        <w:fldChar w:fldCharType="end"/>
      </w:r>
    </w:p>
    <w:p w14:paraId="52564264" w14:textId="2EB0EE14"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513E2D">
        <w:t>The Saturday Psali Batos for Nativity</w:t>
      </w:r>
      <w:r>
        <w:fldChar w:fldCharType="end"/>
      </w:r>
      <w:r>
        <w:tab/>
      </w:r>
      <w:r>
        <w:fldChar w:fldCharType="begin"/>
      </w:r>
      <w:r>
        <w:instrText xml:space="preserve"> PAGEREF _Ref434475196 \h </w:instrText>
      </w:r>
      <w:r>
        <w:fldChar w:fldCharType="separate"/>
      </w:r>
      <w:r w:rsidR="00513E2D">
        <w:rPr>
          <w:noProof/>
        </w:rPr>
        <w:t>725</w:t>
      </w:r>
      <w:r>
        <w:fldChar w:fldCharType="end"/>
      </w:r>
    </w:p>
    <w:p w14:paraId="523DE632" w14:textId="5FAC7F43"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513E2D">
        <w:t>The Psali Adam for the Circumcision</w:t>
      </w:r>
      <w:r>
        <w:fldChar w:fldCharType="end"/>
      </w:r>
      <w:r>
        <w:tab/>
      </w:r>
      <w:r>
        <w:fldChar w:fldCharType="begin"/>
      </w:r>
      <w:r>
        <w:instrText xml:space="preserve"> PAGEREF _Ref434475229 \h </w:instrText>
      </w:r>
      <w:r>
        <w:fldChar w:fldCharType="separate"/>
      </w:r>
      <w:r w:rsidR="00513E2D">
        <w:rPr>
          <w:noProof/>
        </w:rPr>
        <w:t>735</w:t>
      </w:r>
      <w:r>
        <w:fldChar w:fldCharType="end"/>
      </w:r>
    </w:p>
    <w:p w14:paraId="2BB4ED46" w14:textId="427740B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513E2D">
        <w:t>The Psali Batos for the Circumcision</w:t>
      </w:r>
      <w:r>
        <w:fldChar w:fldCharType="end"/>
      </w:r>
      <w:r>
        <w:tab/>
      </w:r>
      <w:r>
        <w:fldChar w:fldCharType="begin"/>
      </w:r>
      <w:r>
        <w:instrText xml:space="preserve"> PAGEREF _Ref434475252 \h </w:instrText>
      </w:r>
      <w:r>
        <w:fldChar w:fldCharType="separate"/>
      </w:r>
      <w:r w:rsidR="00513E2D">
        <w:rPr>
          <w:noProof/>
        </w:rPr>
        <w:t>739</w:t>
      </w:r>
      <w:r>
        <w:fldChar w:fldCharType="end"/>
      </w:r>
    </w:p>
    <w:p w14:paraId="56FF597D" w14:textId="5E30C1C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513E2D">
        <w:t>The Sunday Psali Adam for Theophany</w:t>
      </w:r>
      <w:r>
        <w:fldChar w:fldCharType="end"/>
      </w:r>
      <w:r>
        <w:tab/>
      </w:r>
      <w:r>
        <w:fldChar w:fldCharType="begin"/>
      </w:r>
      <w:r>
        <w:instrText xml:space="preserve"> PAGEREF _Ref434475280 \h </w:instrText>
      </w:r>
      <w:r>
        <w:fldChar w:fldCharType="separate"/>
      </w:r>
      <w:r w:rsidR="00513E2D">
        <w:rPr>
          <w:noProof/>
        </w:rPr>
        <w:t>749</w:t>
      </w:r>
      <w:r>
        <w:fldChar w:fldCharType="end"/>
      </w:r>
    </w:p>
    <w:p w14:paraId="1D19000E" w14:textId="5B2ADF4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513E2D">
        <w:t>The Monday Psali Adam for Theophany</w:t>
      </w:r>
      <w:r>
        <w:fldChar w:fldCharType="end"/>
      </w:r>
      <w:r>
        <w:tab/>
      </w:r>
      <w:r>
        <w:fldChar w:fldCharType="begin"/>
      </w:r>
      <w:r>
        <w:instrText xml:space="preserve"> PAGEREF _Ref434475309 \h </w:instrText>
      </w:r>
      <w:r>
        <w:fldChar w:fldCharType="separate"/>
      </w:r>
      <w:r w:rsidR="00513E2D">
        <w:rPr>
          <w:noProof/>
        </w:rPr>
        <w:t>753</w:t>
      </w:r>
      <w:r>
        <w:fldChar w:fldCharType="end"/>
      </w:r>
    </w:p>
    <w:p w14:paraId="6323E549" w14:textId="49EBB3B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513E2D">
        <w:t>The Tuesday Psali Adam for Theophany</w:t>
      </w:r>
      <w:r>
        <w:fldChar w:fldCharType="end"/>
      </w:r>
      <w:r>
        <w:tab/>
      </w:r>
      <w:r>
        <w:fldChar w:fldCharType="begin"/>
      </w:r>
      <w:r>
        <w:instrText xml:space="preserve"> PAGEREF _Ref434475331 \h </w:instrText>
      </w:r>
      <w:r>
        <w:fldChar w:fldCharType="separate"/>
      </w:r>
      <w:r w:rsidR="00513E2D">
        <w:rPr>
          <w:noProof/>
        </w:rPr>
        <w:t>756</w:t>
      </w:r>
      <w:r>
        <w:fldChar w:fldCharType="end"/>
      </w:r>
    </w:p>
    <w:p w14:paraId="7320174E" w14:textId="622BD228"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513E2D">
        <w:t>The Wednesday Psali Batos for Theophany</w:t>
      </w:r>
      <w:r>
        <w:fldChar w:fldCharType="end"/>
      </w:r>
      <w:r>
        <w:tab/>
      </w:r>
      <w:r>
        <w:fldChar w:fldCharType="begin"/>
      </w:r>
      <w:r>
        <w:instrText xml:space="preserve"> PAGEREF _Ref434475362 \h </w:instrText>
      </w:r>
      <w:r>
        <w:fldChar w:fldCharType="separate"/>
      </w:r>
      <w:r w:rsidR="00513E2D">
        <w:rPr>
          <w:noProof/>
        </w:rPr>
        <w:t>760</w:t>
      </w:r>
      <w:r>
        <w:fldChar w:fldCharType="end"/>
      </w:r>
    </w:p>
    <w:p w14:paraId="312AF9DB" w14:textId="4A51C4D9"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513E2D">
        <w:t>The Thursday Psali Batos for Theophany</w:t>
      </w:r>
      <w:r>
        <w:fldChar w:fldCharType="end"/>
      </w:r>
      <w:r>
        <w:tab/>
      </w:r>
      <w:r>
        <w:fldChar w:fldCharType="begin"/>
      </w:r>
      <w:r>
        <w:instrText xml:space="preserve"> PAGEREF _Ref434475388 \h </w:instrText>
      </w:r>
      <w:r>
        <w:fldChar w:fldCharType="separate"/>
      </w:r>
      <w:r w:rsidR="00513E2D">
        <w:rPr>
          <w:noProof/>
        </w:rPr>
        <w:t>764</w:t>
      </w:r>
      <w:r>
        <w:fldChar w:fldCharType="end"/>
      </w:r>
    </w:p>
    <w:p w14:paraId="58C01D66" w14:textId="0F80366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513E2D">
        <w:t>The Friday Psali Batos for Theophany</w:t>
      </w:r>
      <w:r>
        <w:fldChar w:fldCharType="end"/>
      </w:r>
      <w:r>
        <w:tab/>
      </w:r>
      <w:r>
        <w:fldChar w:fldCharType="begin"/>
      </w:r>
      <w:r>
        <w:instrText xml:space="preserve"> PAGEREF _Ref434475411 \h </w:instrText>
      </w:r>
      <w:r>
        <w:fldChar w:fldCharType="separate"/>
      </w:r>
      <w:r w:rsidR="00513E2D">
        <w:rPr>
          <w:noProof/>
        </w:rPr>
        <w:t>768</w:t>
      </w:r>
      <w:r>
        <w:fldChar w:fldCharType="end"/>
      </w:r>
    </w:p>
    <w:p w14:paraId="5D34BFE6" w14:textId="0ADEE184"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513E2D">
        <w:t>The Saturday Psali Batos for Theophany</w:t>
      </w:r>
      <w:r>
        <w:fldChar w:fldCharType="end"/>
      </w:r>
      <w:r>
        <w:tab/>
      </w:r>
      <w:r>
        <w:fldChar w:fldCharType="begin"/>
      </w:r>
      <w:r>
        <w:instrText xml:space="preserve"> PAGEREF _Ref434475434 \h </w:instrText>
      </w:r>
      <w:r>
        <w:fldChar w:fldCharType="separate"/>
      </w:r>
      <w:r w:rsidR="00513E2D">
        <w:rPr>
          <w:noProof/>
        </w:rPr>
        <w:t>772</w:t>
      </w:r>
      <w:r>
        <w:fldChar w:fldCharType="end"/>
      </w:r>
    </w:p>
    <w:p w14:paraId="4BB2BF55" w14:textId="550406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513E2D">
        <w:t>The Psali Adam for the Wedding of Cana</w:t>
      </w:r>
      <w:r>
        <w:fldChar w:fldCharType="end"/>
      </w:r>
      <w:r>
        <w:tab/>
      </w:r>
      <w:r>
        <w:fldChar w:fldCharType="begin"/>
      </w:r>
      <w:r>
        <w:instrText xml:space="preserve"> PAGEREF _Ref434475472 \h </w:instrText>
      </w:r>
      <w:r>
        <w:fldChar w:fldCharType="separate"/>
      </w:r>
      <w:r w:rsidR="00513E2D">
        <w:rPr>
          <w:noProof/>
        </w:rPr>
        <w:t>778</w:t>
      </w:r>
      <w:r>
        <w:fldChar w:fldCharType="end"/>
      </w:r>
    </w:p>
    <w:p w14:paraId="2363057C" w14:textId="1F548A85"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513E2D">
        <w:t>The Psali Batos for the Wedding of Cana</w:t>
      </w:r>
      <w:r>
        <w:fldChar w:fldCharType="end"/>
      </w:r>
      <w:r>
        <w:tab/>
      </w:r>
      <w:r>
        <w:fldChar w:fldCharType="begin"/>
      </w:r>
      <w:r>
        <w:instrText xml:space="preserve"> PAGEREF _Ref434475500 \h </w:instrText>
      </w:r>
      <w:r>
        <w:fldChar w:fldCharType="separate"/>
      </w:r>
      <w:r w:rsidR="00513E2D">
        <w:rPr>
          <w:noProof/>
        </w:rPr>
        <w:t>782</w:t>
      </w:r>
      <w:r>
        <w:fldChar w:fldCharType="end"/>
      </w:r>
    </w:p>
    <w:p w14:paraId="28D62537" w14:textId="6BF61C8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513E2D">
        <w:t>The Psali Adam for Annunciation</w:t>
      </w:r>
      <w:r>
        <w:fldChar w:fldCharType="end"/>
      </w:r>
      <w:r>
        <w:tab/>
      </w:r>
      <w:r>
        <w:fldChar w:fldCharType="begin"/>
      </w:r>
      <w:r>
        <w:instrText xml:space="preserve"> PAGEREF _Ref434475566 \h </w:instrText>
      </w:r>
      <w:r>
        <w:fldChar w:fldCharType="separate"/>
      </w:r>
      <w:r w:rsidR="00513E2D">
        <w:rPr>
          <w:noProof/>
        </w:rPr>
        <w:t>812</w:t>
      </w:r>
      <w:r>
        <w:fldChar w:fldCharType="end"/>
      </w:r>
    </w:p>
    <w:p w14:paraId="3A5E672D" w14:textId="3F5212A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513E2D">
        <w:t>The Psali Batos for Annunciation</w:t>
      </w:r>
      <w:r>
        <w:fldChar w:fldCharType="end"/>
      </w:r>
      <w:r>
        <w:tab/>
      </w:r>
      <w:r>
        <w:fldChar w:fldCharType="begin"/>
      </w:r>
      <w:r>
        <w:instrText xml:space="preserve"> PAGEREF _Ref434475591 \h </w:instrText>
      </w:r>
      <w:r>
        <w:fldChar w:fldCharType="separate"/>
      </w:r>
      <w:r w:rsidR="00513E2D">
        <w:rPr>
          <w:noProof/>
        </w:rPr>
        <w:t>816</w:t>
      </w:r>
      <w:r>
        <w:fldChar w:fldCharType="end"/>
      </w:r>
    </w:p>
    <w:p w14:paraId="52A90C07" w14:textId="13A22FC0"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513E2D">
        <w:t>The Psali Adam for the Entrance into Egypt</w:t>
      </w:r>
      <w:r>
        <w:fldChar w:fldCharType="end"/>
      </w:r>
      <w:r>
        <w:tab/>
      </w:r>
      <w:r>
        <w:fldChar w:fldCharType="begin"/>
      </w:r>
      <w:r>
        <w:instrText xml:space="preserve"> PAGEREF _Ref434476089 \h </w:instrText>
      </w:r>
      <w:r>
        <w:fldChar w:fldCharType="separate"/>
      </w:r>
      <w:r w:rsidR="00513E2D">
        <w:rPr>
          <w:noProof/>
        </w:rPr>
        <w:t>837</w:t>
      </w:r>
      <w:r>
        <w:fldChar w:fldCharType="end"/>
      </w:r>
    </w:p>
    <w:p w14:paraId="3A3F4AD9" w14:textId="6AD41B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513E2D">
        <w:t>The Psali Batos for the Entrance into Egypt</w:t>
      </w:r>
      <w:r>
        <w:fldChar w:fldCharType="end"/>
      </w:r>
      <w:r>
        <w:tab/>
      </w:r>
      <w:r>
        <w:fldChar w:fldCharType="begin"/>
      </w:r>
      <w:r>
        <w:instrText xml:space="preserve"> PAGEREF _Ref434476112 \h </w:instrText>
      </w:r>
      <w:r>
        <w:fldChar w:fldCharType="separate"/>
      </w:r>
      <w:r w:rsidR="00513E2D">
        <w:rPr>
          <w:noProof/>
        </w:rPr>
        <w:t>840</w:t>
      </w:r>
      <w:r>
        <w:fldChar w:fldCharType="end"/>
      </w:r>
    </w:p>
    <w:p w14:paraId="29274CA9" w14:textId="7CB0346A"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513E2D">
        <w:t>The Psali Adam for the Apostles’ Fast</w:t>
      </w:r>
      <w:r>
        <w:fldChar w:fldCharType="end"/>
      </w:r>
      <w:r>
        <w:tab/>
      </w:r>
      <w:r>
        <w:fldChar w:fldCharType="begin"/>
      </w:r>
      <w:r>
        <w:instrText xml:space="preserve"> PAGEREF _Ref434476183 \h </w:instrText>
      </w:r>
      <w:r>
        <w:fldChar w:fldCharType="separate"/>
      </w:r>
      <w:r w:rsidR="00513E2D">
        <w:rPr>
          <w:noProof/>
        </w:rPr>
        <w:t>852</w:t>
      </w:r>
      <w:r>
        <w:fldChar w:fldCharType="end"/>
      </w:r>
    </w:p>
    <w:p w14:paraId="63B4C376" w14:textId="208B489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513E2D">
        <w:t>The Psali Batos for the Apostles’ Fast</w:t>
      </w:r>
      <w:r>
        <w:fldChar w:fldCharType="end"/>
      </w:r>
      <w:r>
        <w:tab/>
      </w:r>
      <w:r>
        <w:fldChar w:fldCharType="begin"/>
      </w:r>
      <w:r>
        <w:instrText xml:space="preserve"> PAGEREF _Ref434476204 \h </w:instrText>
      </w:r>
      <w:r>
        <w:fldChar w:fldCharType="separate"/>
      </w:r>
      <w:r w:rsidR="00513E2D">
        <w:rPr>
          <w:noProof/>
        </w:rPr>
        <w:t>855</w:t>
      </w:r>
      <w:r>
        <w:fldChar w:fldCharType="end"/>
      </w:r>
    </w:p>
    <w:p w14:paraId="28BB7E6E" w14:textId="396FA2DF"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513E2D">
        <w:t>The Psali Adam for the Apostles’ Feast</w:t>
      </w:r>
      <w:r>
        <w:fldChar w:fldCharType="end"/>
      </w:r>
      <w:r>
        <w:tab/>
      </w:r>
      <w:r>
        <w:fldChar w:fldCharType="begin"/>
      </w:r>
      <w:r>
        <w:instrText xml:space="preserve"> PAGEREF _Ref434476236 \h </w:instrText>
      </w:r>
      <w:r>
        <w:fldChar w:fldCharType="separate"/>
      </w:r>
      <w:r w:rsidR="00513E2D">
        <w:rPr>
          <w:noProof/>
        </w:rPr>
        <w:t>870</w:t>
      </w:r>
      <w:r>
        <w:fldChar w:fldCharType="end"/>
      </w:r>
    </w:p>
    <w:p w14:paraId="3BEDFF67" w14:textId="1CFC53C2"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513E2D">
        <w:t>The Psali Batos for the Apostles’ Feast</w:t>
      </w:r>
      <w:r>
        <w:fldChar w:fldCharType="end"/>
      </w:r>
      <w:r>
        <w:tab/>
      </w:r>
      <w:r>
        <w:fldChar w:fldCharType="begin"/>
      </w:r>
      <w:r>
        <w:instrText xml:space="preserve"> PAGEREF _Ref434476261 \h </w:instrText>
      </w:r>
      <w:r>
        <w:fldChar w:fldCharType="separate"/>
      </w:r>
      <w:r w:rsidR="00513E2D">
        <w:rPr>
          <w:noProof/>
        </w:rPr>
        <w:t>874</w:t>
      </w:r>
      <w:r>
        <w:fldChar w:fldCharType="end"/>
      </w:r>
    </w:p>
    <w:p w14:paraId="346BEA29" w14:textId="7B7383C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513E2D">
        <w:t>The Psali Adam for the Transfiguration</w:t>
      </w:r>
      <w:r>
        <w:fldChar w:fldCharType="end"/>
      </w:r>
      <w:r>
        <w:tab/>
      </w:r>
      <w:r>
        <w:fldChar w:fldCharType="begin"/>
      </w:r>
      <w:r>
        <w:instrText xml:space="preserve"> PAGEREF _Ref434476299 \h </w:instrText>
      </w:r>
      <w:r>
        <w:fldChar w:fldCharType="separate"/>
      </w:r>
      <w:r w:rsidR="00513E2D">
        <w:rPr>
          <w:noProof/>
        </w:rPr>
        <w:t>895</w:t>
      </w:r>
      <w:r>
        <w:fldChar w:fldCharType="end"/>
      </w:r>
    </w:p>
    <w:p w14:paraId="2B02F545" w14:textId="73F0C87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513E2D">
        <w:t>The Psali Batos for the Transfiguration</w:t>
      </w:r>
      <w:r>
        <w:fldChar w:fldCharType="end"/>
      </w:r>
      <w:r>
        <w:tab/>
      </w:r>
      <w:r>
        <w:fldChar w:fldCharType="begin"/>
      </w:r>
      <w:r>
        <w:instrText xml:space="preserve"> PAGEREF _Ref434476316 \h </w:instrText>
      </w:r>
      <w:r>
        <w:fldChar w:fldCharType="separate"/>
      </w:r>
      <w:r w:rsidR="00513E2D">
        <w:rPr>
          <w:noProof/>
        </w:rPr>
        <w:t>898</w:t>
      </w:r>
      <w:r>
        <w:fldChar w:fldCharType="end"/>
      </w:r>
    </w:p>
    <w:p w14:paraId="2B8831C2" w14:textId="4435041A"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513E2D">
        <w:t>The Psali Adam for Great Lent</w:t>
      </w:r>
      <w:r>
        <w:fldChar w:fldCharType="end"/>
      </w:r>
      <w:r>
        <w:tab/>
      </w:r>
      <w:r>
        <w:fldChar w:fldCharType="begin"/>
      </w:r>
      <w:r>
        <w:instrText xml:space="preserve"> PAGEREF _Ref434476347 \h </w:instrText>
      </w:r>
      <w:r>
        <w:fldChar w:fldCharType="separate"/>
      </w:r>
      <w:r w:rsidR="00513E2D">
        <w:rPr>
          <w:noProof/>
        </w:rPr>
        <w:t>1032</w:t>
      </w:r>
      <w:r>
        <w:fldChar w:fldCharType="end"/>
      </w:r>
    </w:p>
    <w:p w14:paraId="22E9A337" w14:textId="0A3DD1B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513E2D">
        <w:t>The Psali Batos for Great Lent</w:t>
      </w:r>
      <w:r>
        <w:fldChar w:fldCharType="end"/>
      </w:r>
      <w:r>
        <w:tab/>
      </w:r>
      <w:r>
        <w:fldChar w:fldCharType="begin"/>
      </w:r>
      <w:r>
        <w:instrText xml:space="preserve"> PAGEREF _Ref434476369 \h </w:instrText>
      </w:r>
      <w:r>
        <w:fldChar w:fldCharType="separate"/>
      </w:r>
      <w:r w:rsidR="00513E2D">
        <w:rPr>
          <w:noProof/>
        </w:rPr>
        <w:t>1036</w:t>
      </w:r>
      <w:r>
        <w:fldChar w:fldCharType="end"/>
      </w:r>
    </w:p>
    <w:p w14:paraId="7827303F" w14:textId="78FDE6B0"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513E2D">
        <w:t>The Psali Batos for Lazarus Saturday</w:t>
      </w:r>
      <w:r>
        <w:fldChar w:fldCharType="end"/>
      </w:r>
      <w:r>
        <w:tab/>
      </w:r>
      <w:r>
        <w:fldChar w:fldCharType="begin"/>
      </w:r>
      <w:r>
        <w:instrText xml:space="preserve"> PAGEREF _Ref434476394 \h </w:instrText>
      </w:r>
      <w:r>
        <w:fldChar w:fldCharType="separate"/>
      </w:r>
      <w:r w:rsidR="00513E2D">
        <w:rPr>
          <w:noProof/>
        </w:rPr>
        <w:t>1041</w:t>
      </w:r>
      <w:r>
        <w:fldChar w:fldCharType="end"/>
      </w:r>
    </w:p>
    <w:p w14:paraId="1272D4BB" w14:textId="16901A5D"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513E2D">
        <w:t>The Psali Adam for Palm Sunday</w:t>
      </w:r>
      <w:r>
        <w:fldChar w:fldCharType="end"/>
      </w:r>
      <w:r>
        <w:tab/>
      </w:r>
      <w:r>
        <w:fldChar w:fldCharType="begin"/>
      </w:r>
      <w:r>
        <w:instrText xml:space="preserve"> PAGEREF _Ref434476417 \h </w:instrText>
      </w:r>
      <w:r>
        <w:fldChar w:fldCharType="separate"/>
      </w:r>
      <w:r w:rsidR="00513E2D">
        <w:rPr>
          <w:noProof/>
        </w:rPr>
        <w:t>1049</w:t>
      </w:r>
      <w:r>
        <w:fldChar w:fldCharType="end"/>
      </w:r>
    </w:p>
    <w:p w14:paraId="0E4E4E45" w14:textId="1224DA6B"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513E2D">
        <w:t>The Psali Batos for the Joyous Saturday</w:t>
      </w:r>
      <w:r>
        <w:fldChar w:fldCharType="end"/>
      </w:r>
      <w:r>
        <w:tab/>
      </w:r>
      <w:r>
        <w:fldChar w:fldCharType="begin"/>
      </w:r>
      <w:r>
        <w:instrText xml:space="preserve"> PAGEREF _Ref435562018 \h </w:instrText>
      </w:r>
      <w:r>
        <w:fldChar w:fldCharType="separate"/>
      </w:r>
      <w:r w:rsidR="00513E2D">
        <w:rPr>
          <w:noProof/>
        </w:rPr>
        <w:t>1053</w:t>
      </w:r>
      <w:r>
        <w:fldChar w:fldCharType="end"/>
      </w:r>
    </w:p>
    <w:p w14:paraId="5A57B684" w14:textId="3B22851E"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513E2D">
        <w:t>The Psali Adam for the Resurrection</w:t>
      </w:r>
      <w:r>
        <w:fldChar w:fldCharType="end"/>
      </w:r>
      <w:r>
        <w:tab/>
      </w:r>
      <w:r>
        <w:fldChar w:fldCharType="begin"/>
      </w:r>
      <w:r>
        <w:instrText xml:space="preserve"> PAGEREF _Ref434476440 \h </w:instrText>
      </w:r>
      <w:r>
        <w:fldChar w:fldCharType="separate"/>
      </w:r>
      <w:r w:rsidR="00513E2D">
        <w:rPr>
          <w:noProof/>
        </w:rPr>
        <w:t>1065</w:t>
      </w:r>
      <w:r>
        <w:fldChar w:fldCharType="end"/>
      </w:r>
    </w:p>
    <w:p w14:paraId="7201C2B6" w14:textId="3AF1CB1D"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513E2D">
        <w:t>The Psali Batos for the Resurrection</w:t>
      </w:r>
      <w:r>
        <w:fldChar w:fldCharType="end"/>
      </w:r>
      <w:r>
        <w:tab/>
      </w:r>
      <w:r>
        <w:fldChar w:fldCharType="begin"/>
      </w:r>
      <w:r>
        <w:instrText xml:space="preserve"> PAGEREF _Ref434476459 \h </w:instrText>
      </w:r>
      <w:r>
        <w:fldChar w:fldCharType="separate"/>
      </w:r>
      <w:r w:rsidR="00513E2D">
        <w:rPr>
          <w:noProof/>
        </w:rPr>
        <w:t>1069</w:t>
      </w:r>
      <w:r>
        <w:fldChar w:fldCharType="end"/>
      </w:r>
    </w:p>
    <w:p w14:paraId="4897BB60" w14:textId="0FD9061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513E2D">
        <w:t>The Psali Adam for the Ascension</w:t>
      </w:r>
      <w:r>
        <w:fldChar w:fldCharType="end"/>
      </w:r>
      <w:r>
        <w:tab/>
      </w:r>
      <w:r>
        <w:fldChar w:fldCharType="begin"/>
      </w:r>
      <w:r>
        <w:instrText xml:space="preserve"> PAGEREF _Ref434476482 \h </w:instrText>
      </w:r>
      <w:r>
        <w:fldChar w:fldCharType="separate"/>
      </w:r>
      <w:r w:rsidR="00513E2D">
        <w:rPr>
          <w:noProof/>
        </w:rPr>
        <w:t>1076</w:t>
      </w:r>
      <w:r>
        <w:fldChar w:fldCharType="end"/>
      </w:r>
    </w:p>
    <w:p w14:paraId="7FFC2411" w14:textId="2D3B6299"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513E2D">
        <w:t>The Psali Batos for the Ascension</w:t>
      </w:r>
      <w:r>
        <w:fldChar w:fldCharType="end"/>
      </w:r>
      <w:r>
        <w:tab/>
      </w:r>
      <w:r>
        <w:fldChar w:fldCharType="begin"/>
      </w:r>
      <w:r>
        <w:instrText xml:space="preserve"> PAGEREF _Ref434476541 \h </w:instrText>
      </w:r>
      <w:r>
        <w:fldChar w:fldCharType="separate"/>
      </w:r>
      <w:r w:rsidR="00513E2D">
        <w:rPr>
          <w:noProof/>
        </w:rPr>
        <w:t>1080</w:t>
      </w:r>
      <w:r>
        <w:fldChar w:fldCharType="end"/>
      </w:r>
    </w:p>
    <w:p w14:paraId="0700AA59" w14:textId="4BC50CE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513E2D">
        <w:t>The Psali Adam for Pentecost</w:t>
      </w:r>
      <w:r>
        <w:fldChar w:fldCharType="end"/>
      </w:r>
      <w:r>
        <w:tab/>
      </w:r>
      <w:r>
        <w:fldChar w:fldCharType="begin"/>
      </w:r>
      <w:r>
        <w:instrText xml:space="preserve"> PAGEREF _Ref434476566 \h </w:instrText>
      </w:r>
      <w:r>
        <w:fldChar w:fldCharType="separate"/>
      </w:r>
      <w:r w:rsidR="00513E2D">
        <w:rPr>
          <w:noProof/>
        </w:rPr>
        <w:t>1087</w:t>
      </w:r>
      <w:r>
        <w:fldChar w:fldCharType="end"/>
      </w:r>
    </w:p>
    <w:p w14:paraId="28A2BA4F" w14:textId="553FDEAC" w:rsidR="003E106D" w:rsidRDefault="003E106D" w:rsidP="003E106D">
      <w:pPr>
        <w:pStyle w:val="Heading3"/>
      </w:pPr>
      <w:r>
        <w:t>Saints’ Psalis</w:t>
      </w:r>
    </w:p>
    <w:p w14:paraId="6DAFC3E2" w14:textId="7842E2FD"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513E2D">
        <w:t>The Psali Adam for the Virgin</w:t>
      </w:r>
      <w:r>
        <w:fldChar w:fldCharType="end"/>
      </w:r>
      <w:r>
        <w:tab/>
      </w:r>
      <w:r>
        <w:fldChar w:fldCharType="begin"/>
      </w:r>
      <w:r>
        <w:instrText xml:space="preserve"> PAGEREF _Ref435642763 \h </w:instrText>
      </w:r>
      <w:r>
        <w:fldChar w:fldCharType="separate"/>
      </w:r>
      <w:r w:rsidR="00513E2D">
        <w:rPr>
          <w:noProof/>
        </w:rPr>
        <w:t>902</w:t>
      </w:r>
      <w:r>
        <w:fldChar w:fldCharType="end"/>
      </w:r>
    </w:p>
    <w:p w14:paraId="609D95F6" w14:textId="5D5E5604"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513E2D">
        <w:t>The Psali Batos for the Virgin</w:t>
      </w:r>
      <w:r>
        <w:fldChar w:fldCharType="end"/>
      </w:r>
      <w:r>
        <w:tab/>
      </w:r>
      <w:r>
        <w:fldChar w:fldCharType="begin"/>
      </w:r>
      <w:r>
        <w:instrText xml:space="preserve"> PAGEREF _Ref435734818 \h </w:instrText>
      </w:r>
      <w:r>
        <w:fldChar w:fldCharType="separate"/>
      </w:r>
      <w:r w:rsidR="00513E2D">
        <w:rPr>
          <w:noProof/>
        </w:rPr>
        <w:t>906</w:t>
      </w:r>
      <w:r>
        <w:fldChar w:fldCharType="end"/>
      </w:r>
    </w:p>
    <w:p w14:paraId="3F93C9B6" w14:textId="77777777" w:rsidR="00B411C9" w:rsidRDefault="00B411C9" w:rsidP="00B411C9">
      <w:pPr>
        <w:pStyle w:val="Heading2"/>
      </w:pPr>
      <w:bookmarkStart w:id="1930" w:name="_Toc459399216"/>
      <w:r>
        <w:lastRenderedPageBreak/>
        <w:t>Index of Doxologies</w:t>
      </w:r>
      <w:bookmarkEnd w:id="1930"/>
    </w:p>
    <w:p w14:paraId="23AE197F" w14:textId="1F8702A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513E2D">
        <w:t>The Introduction to the Doxologies</w:t>
      </w:r>
      <w:r>
        <w:fldChar w:fldCharType="end"/>
      </w:r>
      <w:r>
        <w:tab/>
      </w:r>
      <w:r>
        <w:fldChar w:fldCharType="begin"/>
      </w:r>
      <w:r>
        <w:instrText xml:space="preserve"> PAGEREF _Ref434477171 \h </w:instrText>
      </w:r>
      <w:r>
        <w:fldChar w:fldCharType="separate"/>
      </w:r>
      <w:r w:rsidR="00513E2D">
        <w:rPr>
          <w:noProof/>
        </w:rPr>
        <w:t>547</w:t>
      </w:r>
      <w:r>
        <w:fldChar w:fldCharType="end"/>
      </w:r>
    </w:p>
    <w:p w14:paraId="6914D076" w14:textId="77777777" w:rsidR="00E21EA3" w:rsidRDefault="00E21EA3" w:rsidP="00E21EA3">
      <w:pPr>
        <w:pStyle w:val="Heading3"/>
      </w:pPr>
      <w:bookmarkStart w:id="1931" w:name="_Ref435642966"/>
      <w:r>
        <w:t>Seasonal Doxologies</w:t>
      </w:r>
      <w:bookmarkEnd w:id="1931"/>
    </w:p>
    <w:p w14:paraId="5E8E28F7" w14:textId="6038C90A"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Pr>
          <w:noProof/>
        </w:rPr>
        <w:t>589</w:t>
      </w:r>
      <w:r w:rsidR="00E21EA3">
        <w:fldChar w:fldCharType="end"/>
      </w:r>
    </w:p>
    <w:p w14:paraId="0EC66D5E" w14:textId="3DA3A6A7"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Pr>
          <w:noProof/>
        </w:rPr>
        <w:t>608</w:t>
      </w:r>
      <w:r w:rsidR="00E21EA3">
        <w:fldChar w:fldCharType="end"/>
      </w:r>
    </w:p>
    <w:p w14:paraId="6D5E5642" w14:textId="4941EB79" w:rsidR="00CC1CA8" w:rsidRDefault="00513E2D" w:rsidP="00CC1CA8">
      <w:pPr>
        <w:tabs>
          <w:tab w:val="left" w:leader="dot" w:pos="8280"/>
        </w:tabs>
        <w:spacing w:after="0" w:line="240" w:lineRule="auto"/>
      </w:pPr>
      <w:r>
        <w:fldChar w:fldCharType="begin"/>
      </w:r>
      <w:r>
        <w:instrText xml:space="preserve"> REF _Ref459399026 \h </w:instrText>
      </w:r>
      <w:r>
        <w:fldChar w:fldCharType="separate"/>
      </w:r>
      <w:r>
        <w:t xml:space="preserve">The First Doxology of December or </w:t>
      </w:r>
      <w:r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Pr>
          <w:noProof/>
        </w:rPr>
        <w:t>668</w:t>
      </w:r>
      <w:r w:rsidR="00CC1CA8">
        <w:fldChar w:fldCharType="end"/>
      </w:r>
    </w:p>
    <w:p w14:paraId="57201B22" w14:textId="0BCE97C0"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513E2D">
        <w:t xml:space="preserve">The Second Doxology of December or </w:t>
      </w:r>
      <w:r w:rsidR="00513E2D"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513E2D">
        <w:rPr>
          <w:noProof/>
        </w:rPr>
        <w:t>670</w:t>
      </w:r>
      <w:r>
        <w:fldChar w:fldCharType="end"/>
      </w:r>
    </w:p>
    <w:p w14:paraId="05BDDC9E" w14:textId="1BAD09AB"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513E2D">
        <w:t xml:space="preserve">The Third Doxology of December or </w:t>
      </w:r>
      <w:r w:rsidR="00513E2D"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513E2D">
        <w:rPr>
          <w:noProof/>
        </w:rPr>
        <w:t>671</w:t>
      </w:r>
      <w:r>
        <w:fldChar w:fldCharType="end"/>
      </w:r>
    </w:p>
    <w:p w14:paraId="5FC55723" w14:textId="793104F9"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513E2D">
        <w:t xml:space="preserve">The Fourth Doxology of December or </w:t>
      </w:r>
      <w:r w:rsidR="00513E2D"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513E2D">
        <w:rPr>
          <w:noProof/>
        </w:rPr>
        <w:t>673</w:t>
      </w:r>
      <w:r>
        <w:fldChar w:fldCharType="end"/>
      </w:r>
    </w:p>
    <w:p w14:paraId="30ACCD55" w14:textId="240E0F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513E2D">
        <w:t xml:space="preserve">The Fifth Doxology of December or </w:t>
      </w:r>
      <w:r w:rsidR="00513E2D"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513E2D">
        <w:rPr>
          <w:noProof/>
        </w:rPr>
        <w:t>674</w:t>
      </w:r>
      <w:r>
        <w:fldChar w:fldCharType="end"/>
      </w:r>
    </w:p>
    <w:p w14:paraId="704DF3C4" w14:textId="75A9123D"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513E2D">
        <w:t xml:space="preserve">The Sixth Doxology of December or </w:t>
      </w:r>
      <w:r w:rsidR="00513E2D"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513E2D">
        <w:rPr>
          <w:noProof/>
        </w:rPr>
        <w:t>676</w:t>
      </w:r>
      <w:r>
        <w:fldChar w:fldCharType="end"/>
      </w:r>
    </w:p>
    <w:p w14:paraId="798DA7C0" w14:textId="29BC86AB"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513E2D">
        <w:t xml:space="preserve">The Doxology of Archangel Gabriel for December or </w:t>
      </w:r>
      <w:r w:rsidR="00513E2D"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13E2D">
        <w:rPr>
          <w:noProof/>
        </w:rPr>
        <w:t>682</w:t>
      </w:r>
      <w:r>
        <w:fldChar w:fldCharType="end"/>
      </w:r>
    </w:p>
    <w:p w14:paraId="4A697333" w14:textId="44CB3F71"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513E2D">
        <w:t>The Doxology for the Preparation Day of Nativity</w:t>
      </w:r>
      <w:r>
        <w:fldChar w:fldCharType="end"/>
      </w:r>
      <w:r>
        <w:tab/>
      </w:r>
      <w:r>
        <w:fldChar w:fldCharType="begin"/>
      </w:r>
      <w:r>
        <w:instrText xml:space="preserve"> PAGEREF _Ref434477504 \h </w:instrText>
      </w:r>
      <w:r>
        <w:fldChar w:fldCharType="separate"/>
      </w:r>
      <w:r w:rsidR="00513E2D">
        <w:rPr>
          <w:noProof/>
        </w:rPr>
        <w:t>691</w:t>
      </w:r>
      <w:r>
        <w:fldChar w:fldCharType="end"/>
      </w:r>
    </w:p>
    <w:p w14:paraId="4A754E82" w14:textId="439DE009"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513E2D">
        <w:t>The First Doxology for Nativity</w:t>
      </w:r>
      <w:r>
        <w:fldChar w:fldCharType="end"/>
      </w:r>
      <w:r>
        <w:tab/>
      </w:r>
      <w:r>
        <w:fldChar w:fldCharType="begin"/>
      </w:r>
      <w:r>
        <w:instrText xml:space="preserve"> PAGEREF _Ref434477532 \h </w:instrText>
      </w:r>
      <w:r>
        <w:fldChar w:fldCharType="separate"/>
      </w:r>
      <w:r w:rsidR="00513E2D">
        <w:rPr>
          <w:noProof/>
        </w:rPr>
        <w:t>694</w:t>
      </w:r>
      <w:r>
        <w:fldChar w:fldCharType="end"/>
      </w:r>
    </w:p>
    <w:p w14:paraId="1151A90C" w14:textId="23594793"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513E2D">
        <w:t>The Second Doxology for Nativity</w:t>
      </w:r>
      <w:r>
        <w:fldChar w:fldCharType="end"/>
      </w:r>
      <w:r>
        <w:tab/>
      </w:r>
      <w:r>
        <w:fldChar w:fldCharType="begin"/>
      </w:r>
      <w:r>
        <w:instrText xml:space="preserve"> PAGEREF _Ref434477542 \h </w:instrText>
      </w:r>
      <w:r>
        <w:fldChar w:fldCharType="separate"/>
      </w:r>
      <w:r w:rsidR="00513E2D">
        <w:rPr>
          <w:noProof/>
        </w:rPr>
        <w:t>696</w:t>
      </w:r>
      <w:r>
        <w:fldChar w:fldCharType="end"/>
      </w:r>
    </w:p>
    <w:p w14:paraId="04CEE058" w14:textId="4EB00D1E"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513E2D">
        <w:t>The Third Doxology for Nativity</w:t>
      </w:r>
      <w:r>
        <w:fldChar w:fldCharType="end"/>
      </w:r>
      <w:r>
        <w:tab/>
      </w:r>
      <w:r>
        <w:fldChar w:fldCharType="begin"/>
      </w:r>
      <w:r>
        <w:instrText xml:space="preserve"> PAGEREF _Ref434477554 \h </w:instrText>
      </w:r>
      <w:r>
        <w:fldChar w:fldCharType="separate"/>
      </w:r>
      <w:r w:rsidR="00513E2D">
        <w:rPr>
          <w:noProof/>
        </w:rPr>
        <w:t>696</w:t>
      </w:r>
      <w:r>
        <w:fldChar w:fldCharType="end"/>
      </w:r>
    </w:p>
    <w:p w14:paraId="0F813F2D" w14:textId="0945A39F"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513E2D">
        <w:t>The Doxology for the Circumcision</w:t>
      </w:r>
      <w:r>
        <w:fldChar w:fldCharType="end"/>
      </w:r>
      <w:r>
        <w:tab/>
      </w:r>
      <w:r>
        <w:fldChar w:fldCharType="begin"/>
      </w:r>
      <w:r>
        <w:instrText xml:space="preserve"> PAGEREF _Ref434477590 \h </w:instrText>
      </w:r>
      <w:r>
        <w:fldChar w:fldCharType="separate"/>
      </w:r>
      <w:r w:rsidR="00513E2D">
        <w:rPr>
          <w:noProof/>
        </w:rPr>
        <w:t>734</w:t>
      </w:r>
      <w:r>
        <w:fldChar w:fldCharType="end"/>
      </w:r>
    </w:p>
    <w:p w14:paraId="6C616575" w14:textId="2F3B457F"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513E2D">
        <w:t>An Abridged Doxology for Theophany</w:t>
      </w:r>
      <w:r>
        <w:fldChar w:fldCharType="end"/>
      </w:r>
      <w:r>
        <w:tab/>
      </w:r>
      <w:r>
        <w:fldChar w:fldCharType="begin"/>
      </w:r>
      <w:r>
        <w:instrText xml:space="preserve"> PAGEREF _Ref434477630 \h </w:instrText>
      </w:r>
      <w:r>
        <w:fldChar w:fldCharType="separate"/>
      </w:r>
      <w:r w:rsidR="00513E2D">
        <w:rPr>
          <w:noProof/>
        </w:rPr>
        <w:t>743</w:t>
      </w:r>
      <w:r>
        <w:fldChar w:fldCharType="end"/>
      </w:r>
    </w:p>
    <w:p w14:paraId="6F7E179C" w14:textId="4B73429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513E2D">
        <w:t>The First Doxology for Theophany</w:t>
      </w:r>
      <w:r>
        <w:fldChar w:fldCharType="end"/>
      </w:r>
      <w:r>
        <w:tab/>
      </w:r>
      <w:r>
        <w:fldChar w:fldCharType="begin"/>
      </w:r>
      <w:r>
        <w:instrText xml:space="preserve"> PAGEREF _Ref434477641 \h </w:instrText>
      </w:r>
      <w:r>
        <w:fldChar w:fldCharType="separate"/>
      </w:r>
      <w:r w:rsidR="00513E2D">
        <w:rPr>
          <w:noProof/>
        </w:rPr>
        <w:t>745</w:t>
      </w:r>
      <w:r>
        <w:fldChar w:fldCharType="end"/>
      </w:r>
    </w:p>
    <w:p w14:paraId="535CC145" w14:textId="07B625F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513E2D">
        <w:t>The Second Doxology for Theophany</w:t>
      </w:r>
      <w:r>
        <w:fldChar w:fldCharType="end"/>
      </w:r>
      <w:r>
        <w:tab/>
      </w:r>
      <w:r>
        <w:fldChar w:fldCharType="begin"/>
      </w:r>
      <w:r>
        <w:instrText xml:space="preserve"> PAGEREF _Ref434477660 \h </w:instrText>
      </w:r>
      <w:r>
        <w:fldChar w:fldCharType="separate"/>
      </w:r>
      <w:r w:rsidR="00513E2D">
        <w:rPr>
          <w:noProof/>
        </w:rPr>
        <w:t>747</w:t>
      </w:r>
      <w:r>
        <w:fldChar w:fldCharType="end"/>
      </w:r>
    </w:p>
    <w:p w14:paraId="286F48D0" w14:textId="77B55424"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513E2D">
        <w:t>The Doxology for the Wedding of Cana</w:t>
      </w:r>
      <w:r>
        <w:fldChar w:fldCharType="end"/>
      </w:r>
      <w:r>
        <w:tab/>
      </w:r>
      <w:r>
        <w:fldChar w:fldCharType="begin"/>
      </w:r>
      <w:r>
        <w:instrText xml:space="preserve"> PAGEREF _Ref434477774 \h </w:instrText>
      </w:r>
      <w:r>
        <w:fldChar w:fldCharType="separate"/>
      </w:r>
      <w:r w:rsidR="00513E2D">
        <w:rPr>
          <w:noProof/>
        </w:rPr>
        <w:t>777</w:t>
      </w:r>
      <w:r>
        <w:fldChar w:fldCharType="end"/>
      </w:r>
    </w:p>
    <w:p w14:paraId="504917BF" w14:textId="701FA165"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513E2D">
        <w:t>The Doxology for the Entrance into the Temple</w:t>
      </w:r>
      <w:r>
        <w:fldChar w:fldCharType="end"/>
      </w:r>
      <w:r>
        <w:tab/>
      </w:r>
      <w:r>
        <w:fldChar w:fldCharType="begin"/>
      </w:r>
      <w:r>
        <w:instrText xml:space="preserve"> PAGEREF _Ref434477815 \h </w:instrText>
      </w:r>
      <w:r>
        <w:fldChar w:fldCharType="separate"/>
      </w:r>
      <w:r w:rsidR="00513E2D">
        <w:rPr>
          <w:noProof/>
        </w:rPr>
        <w:t>798</w:t>
      </w:r>
      <w:r>
        <w:fldChar w:fldCharType="end"/>
      </w:r>
    </w:p>
    <w:p w14:paraId="1F20DF78" w14:textId="4D7DC3B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Pr>
          <w:noProof/>
        </w:rPr>
        <w:t>810</w:t>
      </w:r>
      <w:r w:rsidR="00E21EA3">
        <w:fldChar w:fldCharType="end"/>
      </w:r>
    </w:p>
    <w:p w14:paraId="4B29B358" w14:textId="3DD14DE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513E2D">
        <w:t>The Doxology for the Entrance into Egypt</w:t>
      </w:r>
      <w:r>
        <w:fldChar w:fldCharType="end"/>
      </w:r>
      <w:r>
        <w:tab/>
      </w:r>
      <w:r>
        <w:fldChar w:fldCharType="begin"/>
      </w:r>
      <w:r>
        <w:instrText xml:space="preserve"> PAGEREF _Ref434477906 \h </w:instrText>
      </w:r>
      <w:r>
        <w:fldChar w:fldCharType="separate"/>
      </w:r>
      <w:r w:rsidR="00513E2D">
        <w:rPr>
          <w:noProof/>
        </w:rPr>
        <w:t>836</w:t>
      </w:r>
      <w:r>
        <w:fldChar w:fldCharType="end"/>
      </w:r>
    </w:p>
    <w:p w14:paraId="19D20C04" w14:textId="6442E46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513E2D">
        <w:t>The Doxology of Sts. Peter and Paul</w:t>
      </w:r>
      <w:r>
        <w:fldChar w:fldCharType="end"/>
      </w:r>
      <w:r>
        <w:tab/>
      </w:r>
      <w:r>
        <w:fldChar w:fldCharType="begin"/>
      </w:r>
      <w:r>
        <w:instrText xml:space="preserve"> PAGEREF _Ref434477973 \h </w:instrText>
      </w:r>
      <w:r>
        <w:fldChar w:fldCharType="separate"/>
      </w:r>
      <w:r w:rsidR="00513E2D">
        <w:rPr>
          <w:noProof/>
        </w:rPr>
        <w:t>866</w:t>
      </w:r>
      <w:r>
        <w:fldChar w:fldCharType="end"/>
      </w:r>
    </w:p>
    <w:p w14:paraId="2A23AF26" w14:textId="2B546B31"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513E2D">
        <w:t>The Doxology of the Transfiguration</w:t>
      </w:r>
      <w:r>
        <w:fldChar w:fldCharType="end"/>
      </w:r>
      <w:r>
        <w:tab/>
      </w:r>
      <w:r>
        <w:fldChar w:fldCharType="begin"/>
      </w:r>
      <w:r>
        <w:instrText xml:space="preserve"> PAGEREF _Ref434478012 \h </w:instrText>
      </w:r>
      <w:r>
        <w:fldChar w:fldCharType="separate"/>
      </w:r>
      <w:r w:rsidR="00513E2D">
        <w:rPr>
          <w:noProof/>
        </w:rPr>
        <w:t>893</w:t>
      </w:r>
      <w:r>
        <w:fldChar w:fldCharType="end"/>
      </w:r>
    </w:p>
    <w:p w14:paraId="36031966" w14:textId="659C0E0F"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513E2D">
        <w:t>The Doxology of Jonah’s Fast</w:t>
      </w:r>
      <w:r>
        <w:fldChar w:fldCharType="end"/>
      </w:r>
      <w:r>
        <w:tab/>
      </w:r>
      <w:r>
        <w:fldChar w:fldCharType="begin"/>
      </w:r>
      <w:r>
        <w:instrText xml:space="preserve"> PAGEREF _Ref434478053 \h </w:instrText>
      </w:r>
      <w:r>
        <w:fldChar w:fldCharType="separate"/>
      </w:r>
      <w:r w:rsidR="00513E2D">
        <w:rPr>
          <w:noProof/>
        </w:rPr>
        <w:t>1018</w:t>
      </w:r>
      <w:r>
        <w:fldChar w:fldCharType="end"/>
      </w:r>
    </w:p>
    <w:p w14:paraId="2FF23AAB" w14:textId="7EC222E6"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513E2D">
        <w:t>The Doxology for Saturday and Sunday in Great Lent</w:t>
      </w:r>
      <w:r>
        <w:fldChar w:fldCharType="end"/>
      </w:r>
      <w:r>
        <w:tab/>
      </w:r>
      <w:r>
        <w:fldChar w:fldCharType="begin"/>
      </w:r>
      <w:r>
        <w:instrText xml:space="preserve"> PAGEREF _Ref434478080 \h </w:instrText>
      </w:r>
      <w:r>
        <w:fldChar w:fldCharType="separate"/>
      </w:r>
      <w:r w:rsidR="00513E2D">
        <w:rPr>
          <w:noProof/>
        </w:rPr>
        <w:t>1019</w:t>
      </w:r>
      <w:r>
        <w:fldChar w:fldCharType="end"/>
      </w:r>
    </w:p>
    <w:p w14:paraId="7AC17913" w14:textId="5C674DC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513E2D">
        <w:t>The Doxology for Weekdays in Great Lent</w:t>
      </w:r>
      <w:r>
        <w:fldChar w:fldCharType="end"/>
      </w:r>
      <w:r>
        <w:tab/>
      </w:r>
      <w:r>
        <w:fldChar w:fldCharType="begin"/>
      </w:r>
      <w:r>
        <w:instrText xml:space="preserve"> PAGEREF _Ref434478104 \h </w:instrText>
      </w:r>
      <w:r>
        <w:fldChar w:fldCharType="separate"/>
      </w:r>
      <w:r w:rsidR="00513E2D">
        <w:rPr>
          <w:noProof/>
        </w:rPr>
        <w:t>1022</w:t>
      </w:r>
      <w:r>
        <w:fldChar w:fldCharType="end"/>
      </w:r>
    </w:p>
    <w:p w14:paraId="6B4ECEA0" w14:textId="2A6102A5"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513E2D">
        <w:t>A Second Doxology for Weekdays in Great Lent</w:t>
      </w:r>
      <w:r>
        <w:fldChar w:fldCharType="end"/>
      </w:r>
      <w:r>
        <w:tab/>
      </w:r>
      <w:r>
        <w:fldChar w:fldCharType="begin"/>
      </w:r>
      <w:r>
        <w:instrText xml:space="preserve"> PAGEREF _Ref434478128 \h </w:instrText>
      </w:r>
      <w:r>
        <w:fldChar w:fldCharType="separate"/>
      </w:r>
      <w:r w:rsidR="00513E2D">
        <w:rPr>
          <w:noProof/>
        </w:rPr>
        <w:t>1023</w:t>
      </w:r>
      <w:r>
        <w:fldChar w:fldCharType="end"/>
      </w:r>
    </w:p>
    <w:p w14:paraId="4959D2BA" w14:textId="68E370B6"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513E2D">
        <w:t>A Third Doxology for Weekdays in Great Lent</w:t>
      </w:r>
      <w:r>
        <w:fldChar w:fldCharType="end"/>
      </w:r>
      <w:r>
        <w:tab/>
      </w:r>
      <w:r>
        <w:fldChar w:fldCharType="begin"/>
      </w:r>
      <w:r>
        <w:instrText xml:space="preserve"> PAGEREF _Ref434478147 \h </w:instrText>
      </w:r>
      <w:r>
        <w:fldChar w:fldCharType="separate"/>
      </w:r>
      <w:r w:rsidR="00513E2D">
        <w:rPr>
          <w:noProof/>
        </w:rPr>
        <w:t>1025</w:t>
      </w:r>
      <w:r>
        <w:fldChar w:fldCharType="end"/>
      </w:r>
    </w:p>
    <w:p w14:paraId="15F5F420" w14:textId="66BF48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513E2D">
        <w:t>The Fourth Doxology for Great Lent</w:t>
      </w:r>
      <w:r>
        <w:fldChar w:fldCharType="end"/>
      </w:r>
      <w:r>
        <w:tab/>
      </w:r>
      <w:r>
        <w:fldChar w:fldCharType="begin"/>
      </w:r>
      <w:r>
        <w:instrText xml:space="preserve"> PAGEREF _Ref434478172 \h </w:instrText>
      </w:r>
      <w:r>
        <w:fldChar w:fldCharType="separate"/>
      </w:r>
      <w:r w:rsidR="00513E2D">
        <w:rPr>
          <w:noProof/>
        </w:rPr>
        <w:t>1027</w:t>
      </w:r>
      <w:r>
        <w:fldChar w:fldCharType="end"/>
      </w:r>
    </w:p>
    <w:p w14:paraId="17A33F34" w14:textId="6E30E94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513E2D">
        <w:t>The Doxology for Lazarus Saturday</w:t>
      </w:r>
      <w:r>
        <w:fldChar w:fldCharType="end"/>
      </w:r>
      <w:r>
        <w:tab/>
      </w:r>
      <w:r>
        <w:fldChar w:fldCharType="begin"/>
      </w:r>
      <w:r>
        <w:instrText xml:space="preserve"> PAGEREF _Ref434478195 \h </w:instrText>
      </w:r>
      <w:r>
        <w:fldChar w:fldCharType="separate"/>
      </w:r>
      <w:r w:rsidR="00513E2D">
        <w:rPr>
          <w:noProof/>
        </w:rPr>
        <w:t>1040</w:t>
      </w:r>
      <w:r>
        <w:fldChar w:fldCharType="end"/>
      </w:r>
    </w:p>
    <w:p w14:paraId="6CBC5D9E" w14:textId="02E72D0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513E2D">
        <w:t>The First Doxology for Palm Sunday</w:t>
      </w:r>
      <w:r>
        <w:fldChar w:fldCharType="end"/>
      </w:r>
      <w:r>
        <w:tab/>
      </w:r>
      <w:r>
        <w:fldChar w:fldCharType="begin"/>
      </w:r>
      <w:r>
        <w:instrText xml:space="preserve"> PAGEREF _Ref434478217 \h </w:instrText>
      </w:r>
      <w:r>
        <w:fldChar w:fldCharType="separate"/>
      </w:r>
      <w:r w:rsidR="00513E2D">
        <w:rPr>
          <w:noProof/>
        </w:rPr>
        <w:t>1045</w:t>
      </w:r>
      <w:r>
        <w:fldChar w:fldCharType="end"/>
      </w:r>
    </w:p>
    <w:p w14:paraId="11606B4A" w14:textId="34048F79"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513E2D">
        <w:t>The Second Doxology for Palm Sunday</w:t>
      </w:r>
      <w:r>
        <w:fldChar w:fldCharType="end"/>
      </w:r>
      <w:r>
        <w:tab/>
      </w:r>
      <w:r>
        <w:fldChar w:fldCharType="begin"/>
      </w:r>
      <w:r>
        <w:instrText xml:space="preserve"> PAGEREF _Ref434478234 \h </w:instrText>
      </w:r>
      <w:r>
        <w:fldChar w:fldCharType="separate"/>
      </w:r>
      <w:r w:rsidR="00513E2D">
        <w:rPr>
          <w:noProof/>
        </w:rPr>
        <w:t>1046</w:t>
      </w:r>
      <w:r>
        <w:fldChar w:fldCharType="end"/>
      </w:r>
    </w:p>
    <w:p w14:paraId="3B00B725" w14:textId="53C6994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513E2D">
        <w:t>The Third Doxology for Palm Sunday</w:t>
      </w:r>
      <w:r>
        <w:fldChar w:fldCharType="end"/>
      </w:r>
      <w:r>
        <w:tab/>
      </w:r>
      <w:r>
        <w:fldChar w:fldCharType="begin"/>
      </w:r>
      <w:r>
        <w:instrText xml:space="preserve"> PAGEREF _Ref434478255 \h </w:instrText>
      </w:r>
      <w:r>
        <w:fldChar w:fldCharType="separate"/>
      </w:r>
      <w:r w:rsidR="00513E2D">
        <w:rPr>
          <w:noProof/>
        </w:rPr>
        <w:t>1048</w:t>
      </w:r>
      <w:r>
        <w:fldChar w:fldCharType="end"/>
      </w:r>
    </w:p>
    <w:p w14:paraId="257EE84D" w14:textId="12599A25" w:rsidR="00E21EA3" w:rsidRDefault="00E21EA3" w:rsidP="00CC1CA8">
      <w:pPr>
        <w:tabs>
          <w:tab w:val="left" w:leader="dot" w:pos="8280"/>
        </w:tabs>
        <w:spacing w:after="0" w:line="240" w:lineRule="auto"/>
      </w:pPr>
      <w:r>
        <w:lastRenderedPageBreak/>
        <w:fldChar w:fldCharType="begin"/>
      </w:r>
      <w:r>
        <w:instrText xml:space="preserve"> REF _Ref434478294 \h </w:instrText>
      </w:r>
      <w:r w:rsidR="00CC1CA8">
        <w:instrText xml:space="preserve"> \* MERGEFORMAT </w:instrText>
      </w:r>
      <w:r>
        <w:fldChar w:fldCharType="separate"/>
      </w:r>
      <w:r w:rsidR="00513E2D">
        <w:t>The Doxology for the Resurrection</w:t>
      </w:r>
      <w:r>
        <w:fldChar w:fldCharType="end"/>
      </w:r>
      <w:r>
        <w:tab/>
      </w:r>
      <w:r>
        <w:fldChar w:fldCharType="begin"/>
      </w:r>
      <w:r>
        <w:instrText xml:space="preserve"> PAGEREF _Ref434478294 \h </w:instrText>
      </w:r>
      <w:r>
        <w:fldChar w:fldCharType="separate"/>
      </w:r>
      <w:r w:rsidR="00513E2D">
        <w:rPr>
          <w:noProof/>
        </w:rPr>
        <w:t>1061</w:t>
      </w:r>
      <w:r>
        <w:fldChar w:fldCharType="end"/>
      </w:r>
    </w:p>
    <w:p w14:paraId="10A28DFE" w14:textId="0D8C237B"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513E2D">
        <w:t>Another Doxology for the Resurrection</w:t>
      </w:r>
      <w:r>
        <w:fldChar w:fldCharType="end"/>
      </w:r>
      <w:r>
        <w:tab/>
      </w:r>
      <w:r>
        <w:fldChar w:fldCharType="begin"/>
      </w:r>
      <w:r>
        <w:instrText xml:space="preserve"> PAGEREF _Ref434478317 \h </w:instrText>
      </w:r>
      <w:r>
        <w:fldChar w:fldCharType="separate"/>
      </w:r>
      <w:r w:rsidR="00513E2D">
        <w:rPr>
          <w:noProof/>
        </w:rPr>
        <w:t>1063</w:t>
      </w:r>
      <w:r>
        <w:fldChar w:fldCharType="end"/>
      </w:r>
    </w:p>
    <w:p w14:paraId="472E0FB5" w14:textId="42D1730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513E2D">
        <w:t>A Doxology for Archangel Michael for the Resurrection</w:t>
      </w:r>
      <w:r>
        <w:fldChar w:fldCharType="end"/>
      </w:r>
      <w:r>
        <w:tab/>
      </w:r>
      <w:r>
        <w:fldChar w:fldCharType="begin"/>
      </w:r>
      <w:r>
        <w:instrText xml:space="preserve"> PAGEREF _Ref434478347 \h </w:instrText>
      </w:r>
      <w:r>
        <w:fldChar w:fldCharType="separate"/>
      </w:r>
      <w:r w:rsidR="00513E2D">
        <w:rPr>
          <w:noProof/>
        </w:rPr>
        <w:t>1064</w:t>
      </w:r>
      <w:r>
        <w:fldChar w:fldCharType="end"/>
      </w:r>
    </w:p>
    <w:p w14:paraId="4D1D62B4" w14:textId="6CC92F1F"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513E2D">
        <w:t>The Doxology for Thomas Sunday</w:t>
      </w:r>
      <w:r>
        <w:fldChar w:fldCharType="end"/>
      </w:r>
      <w:r>
        <w:tab/>
      </w:r>
      <w:r>
        <w:fldChar w:fldCharType="begin"/>
      </w:r>
      <w:r>
        <w:instrText xml:space="preserve"> PAGEREF _Ref434478375 \h </w:instrText>
      </w:r>
      <w:r>
        <w:fldChar w:fldCharType="separate"/>
      </w:r>
      <w:r w:rsidR="00513E2D">
        <w:rPr>
          <w:noProof/>
        </w:rPr>
        <w:t>1072</w:t>
      </w:r>
      <w:r>
        <w:fldChar w:fldCharType="end"/>
      </w:r>
    </w:p>
    <w:p w14:paraId="7B6065F5" w14:textId="5194395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513E2D">
        <w:t>The Doxology for the Ascension</w:t>
      </w:r>
      <w:r>
        <w:fldChar w:fldCharType="end"/>
      </w:r>
      <w:r>
        <w:tab/>
      </w:r>
      <w:r>
        <w:fldChar w:fldCharType="begin"/>
      </w:r>
      <w:r>
        <w:instrText xml:space="preserve"> PAGEREF _Ref434478556 \h </w:instrText>
      </w:r>
      <w:r>
        <w:fldChar w:fldCharType="separate"/>
      </w:r>
      <w:r w:rsidR="00513E2D">
        <w:rPr>
          <w:noProof/>
        </w:rPr>
        <w:t>1074</w:t>
      </w:r>
      <w:r>
        <w:fldChar w:fldCharType="end"/>
      </w:r>
    </w:p>
    <w:p w14:paraId="3C346EA7" w14:textId="516C426F"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513E2D">
        <w:t>The Doxology for Pentecost</w:t>
      </w:r>
      <w:r>
        <w:fldChar w:fldCharType="end"/>
      </w:r>
      <w:r>
        <w:tab/>
      </w:r>
      <w:r>
        <w:fldChar w:fldCharType="begin"/>
      </w:r>
      <w:r>
        <w:instrText xml:space="preserve"> PAGEREF _Ref434478581 \h </w:instrText>
      </w:r>
      <w:r>
        <w:fldChar w:fldCharType="separate"/>
      </w:r>
      <w:r w:rsidR="00513E2D">
        <w:rPr>
          <w:noProof/>
        </w:rPr>
        <w:t>1084</w:t>
      </w:r>
      <w:r>
        <w:fldChar w:fldCharType="end"/>
      </w:r>
    </w:p>
    <w:p w14:paraId="4285BFE1" w14:textId="77777777" w:rsidR="00E21EA3" w:rsidRDefault="00E21EA3" w:rsidP="00E21EA3">
      <w:pPr>
        <w:pStyle w:val="Heading3"/>
      </w:pPr>
      <w:bookmarkStart w:id="1932" w:name="_Ref435643009"/>
      <w:r>
        <w:t>Saints’ Doxologies</w:t>
      </w:r>
      <w:bookmarkEnd w:id="1932"/>
    </w:p>
    <w:p w14:paraId="201EF1F5" w14:textId="56FA8201"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513E2D">
        <w:t>The Evening Doxology of the Virgin</w:t>
      </w:r>
      <w:r>
        <w:fldChar w:fldCharType="end"/>
      </w:r>
      <w:r>
        <w:tab/>
      </w:r>
      <w:r>
        <w:fldChar w:fldCharType="begin"/>
      </w:r>
      <w:r>
        <w:instrText xml:space="preserve"> PAGEREF _Ref434487836 \h </w:instrText>
      </w:r>
      <w:r>
        <w:fldChar w:fldCharType="separate"/>
      </w:r>
      <w:r w:rsidR="00513E2D">
        <w:rPr>
          <w:noProof/>
        </w:rPr>
        <w:t>548</w:t>
      </w:r>
      <w:r>
        <w:fldChar w:fldCharType="end"/>
      </w:r>
    </w:p>
    <w:p w14:paraId="5E3507F6" w14:textId="1E57F871"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513E2D" w:rsidRPr="00513E2D">
        <w:t>The Doxology of the Virgin for Midnight Praise</w:t>
      </w:r>
      <w:r>
        <w:fldChar w:fldCharType="end"/>
      </w:r>
      <w:r>
        <w:tab/>
      </w:r>
      <w:r>
        <w:fldChar w:fldCharType="begin"/>
      </w:r>
      <w:r>
        <w:instrText xml:space="preserve"> PAGEREF _Ref434487891 \h </w:instrText>
      </w:r>
      <w:r>
        <w:fldChar w:fldCharType="separate"/>
      </w:r>
      <w:r w:rsidR="00513E2D">
        <w:rPr>
          <w:noProof/>
        </w:rPr>
        <w:t>397</w:t>
      </w:r>
      <w:r>
        <w:fldChar w:fldCharType="end"/>
      </w:r>
    </w:p>
    <w:p w14:paraId="337F5EE8" w14:textId="3B27793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513E2D">
        <w:t>The Morning Doxology of the Virgin</w:t>
      </w:r>
      <w:r>
        <w:fldChar w:fldCharType="end"/>
      </w:r>
      <w:r>
        <w:tab/>
      </w:r>
      <w:r>
        <w:fldChar w:fldCharType="begin"/>
      </w:r>
      <w:r>
        <w:instrText xml:space="preserve"> PAGEREF _Ref434487846 \h </w:instrText>
      </w:r>
      <w:r>
        <w:fldChar w:fldCharType="separate"/>
      </w:r>
      <w:r w:rsidR="00513E2D">
        <w:rPr>
          <w:noProof/>
        </w:rPr>
        <w:t>549</w:t>
      </w:r>
      <w:r>
        <w:fldChar w:fldCharType="end"/>
      </w:r>
    </w:p>
    <w:p w14:paraId="3868AB65" w14:textId="1CB9152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513E2D">
        <w:t>The Doxology for Archangel Michael</w:t>
      </w:r>
      <w:r>
        <w:fldChar w:fldCharType="end"/>
      </w:r>
      <w:r>
        <w:tab/>
      </w:r>
      <w:r>
        <w:fldChar w:fldCharType="begin"/>
      </w:r>
      <w:r>
        <w:instrText xml:space="preserve"> PAGEREF _Ref434487967 \h </w:instrText>
      </w:r>
      <w:r>
        <w:fldChar w:fldCharType="separate"/>
      </w:r>
      <w:r w:rsidR="00513E2D">
        <w:rPr>
          <w:noProof/>
        </w:rPr>
        <w:t>650</w:t>
      </w:r>
      <w:r>
        <w:fldChar w:fldCharType="end"/>
      </w:r>
    </w:p>
    <w:p w14:paraId="2284159D" w14:textId="34F5D4B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513E2D">
        <w:t xml:space="preserve">The Doxology of Archangel Gabriel for December or </w:t>
      </w:r>
      <w:r w:rsidR="00513E2D"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13E2D">
        <w:rPr>
          <w:noProof/>
        </w:rPr>
        <w:t>682</w:t>
      </w:r>
      <w:r>
        <w:fldChar w:fldCharType="end"/>
      </w:r>
    </w:p>
    <w:p w14:paraId="403DEC4C" w14:textId="1CA3BBBD"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513E2D">
        <w:t>The Doxology for Archangel Gabriel, the Evangelist of Daniel</w:t>
      </w:r>
      <w:r>
        <w:fldChar w:fldCharType="end"/>
      </w:r>
      <w:r>
        <w:tab/>
      </w:r>
      <w:r>
        <w:fldChar w:fldCharType="begin"/>
      </w:r>
      <w:r>
        <w:instrText xml:space="preserve"> PAGEREF _Ref434488149 \h </w:instrText>
      </w:r>
      <w:r>
        <w:fldChar w:fldCharType="separate"/>
      </w:r>
      <w:r w:rsidR="00513E2D">
        <w:rPr>
          <w:noProof/>
        </w:rPr>
        <w:t>860</w:t>
      </w:r>
      <w:r>
        <w:fldChar w:fldCharType="end"/>
      </w:r>
    </w:p>
    <w:p w14:paraId="229EE54B" w14:textId="142EE33F"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513E2D">
        <w:t>The Doxology for Michael and Gabriel</w:t>
      </w:r>
      <w:r>
        <w:fldChar w:fldCharType="end"/>
      </w:r>
      <w:r>
        <w:tab/>
      </w:r>
      <w:r>
        <w:fldChar w:fldCharType="begin"/>
      </w:r>
      <w:r>
        <w:instrText xml:space="preserve"> PAGEREF _Ref434487984 \h </w:instrText>
      </w:r>
      <w:r>
        <w:fldChar w:fldCharType="separate"/>
      </w:r>
      <w:r w:rsidR="00513E2D">
        <w:rPr>
          <w:noProof/>
        </w:rPr>
        <w:t>651</w:t>
      </w:r>
      <w:r>
        <w:fldChar w:fldCharType="end"/>
      </w:r>
    </w:p>
    <w:p w14:paraId="44CF453D" w14:textId="54F06466"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513E2D">
        <w:t>The Doxology for Archangel Raphael</w:t>
      </w:r>
      <w:r>
        <w:fldChar w:fldCharType="end"/>
      </w:r>
      <w:r>
        <w:tab/>
      </w:r>
      <w:r>
        <w:fldChar w:fldCharType="begin"/>
      </w:r>
      <w:r>
        <w:instrText xml:space="preserve"> PAGEREF _Ref434488208 \h </w:instrText>
      </w:r>
      <w:r>
        <w:fldChar w:fldCharType="separate"/>
      </w:r>
      <w:r w:rsidR="00513E2D">
        <w:rPr>
          <w:noProof/>
        </w:rPr>
        <w:t>913</w:t>
      </w:r>
      <w:r>
        <w:fldChar w:fldCharType="end"/>
      </w:r>
    </w:p>
    <w:p w14:paraId="5EA00A94" w14:textId="799B294B"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513E2D">
        <w:t>The Doxology for Archangel Suriel</w:t>
      </w:r>
      <w:r>
        <w:fldChar w:fldCharType="end"/>
      </w:r>
      <w:r>
        <w:tab/>
      </w:r>
      <w:r>
        <w:fldChar w:fldCharType="begin"/>
      </w:r>
      <w:r>
        <w:instrText xml:space="preserve"> PAGEREF _Ref434488250 \h </w:instrText>
      </w:r>
      <w:r>
        <w:fldChar w:fldCharType="separate"/>
      </w:r>
      <w:r w:rsidR="00513E2D">
        <w:rPr>
          <w:noProof/>
        </w:rPr>
        <w:t>793</w:t>
      </w:r>
      <w:r>
        <w:fldChar w:fldCharType="end"/>
      </w:r>
    </w:p>
    <w:p w14:paraId="3CC2AC4D" w14:textId="05B5882F"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513E2D">
        <w:rPr>
          <w:noProof/>
        </w:rPr>
        <w:t>648</w:t>
      </w:r>
      <w:r w:rsidR="00B46E6E">
        <w:fldChar w:fldCharType="end"/>
      </w:r>
    </w:p>
    <w:p w14:paraId="1358EC54" w14:textId="5CF8098C"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513E2D">
        <w:rPr>
          <w:noProof/>
        </w:rPr>
        <w:t>660</w:t>
      </w:r>
      <w:r w:rsidR="00B46E6E">
        <w:fldChar w:fldCharType="end"/>
      </w:r>
    </w:p>
    <w:p w14:paraId="556F0AA3" w14:textId="7A45413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513E2D">
        <w:t>The Doxology of the Heavenly</w:t>
      </w:r>
      <w:r>
        <w:fldChar w:fldCharType="end"/>
      </w:r>
      <w:r>
        <w:tab/>
      </w:r>
      <w:r>
        <w:fldChar w:fldCharType="begin"/>
      </w:r>
      <w:r>
        <w:instrText xml:space="preserve"> PAGEREF _Ref434488390 \h </w:instrText>
      </w:r>
      <w:r>
        <w:fldChar w:fldCharType="separate"/>
      </w:r>
      <w:r w:rsidR="00513E2D">
        <w:rPr>
          <w:noProof/>
        </w:rPr>
        <w:t>567</w:t>
      </w:r>
      <w:r>
        <w:fldChar w:fldCharType="end"/>
      </w:r>
    </w:p>
    <w:p w14:paraId="1FF7EAEE" w14:textId="02285B6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513E2D">
        <w:t>The Doxology of St. John the Baptist</w:t>
      </w:r>
      <w:r>
        <w:fldChar w:fldCharType="end"/>
      </w:r>
      <w:r>
        <w:tab/>
      </w:r>
      <w:r>
        <w:fldChar w:fldCharType="begin"/>
      </w:r>
      <w:r>
        <w:instrText xml:space="preserve"> PAGEREF _Ref434488524 \h </w:instrText>
      </w:r>
      <w:r>
        <w:fldChar w:fldCharType="separate"/>
      </w:r>
      <w:r w:rsidR="00513E2D">
        <w:rPr>
          <w:noProof/>
        </w:rPr>
        <w:t>568</w:t>
      </w:r>
      <w:r>
        <w:fldChar w:fldCharType="end"/>
      </w:r>
    </w:p>
    <w:p w14:paraId="04FC6C87" w14:textId="3D66EC6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513E2D">
        <w:t>Another Doxology of St. John the Baptist</w:t>
      </w:r>
      <w:r>
        <w:fldChar w:fldCharType="end"/>
      </w:r>
      <w:r>
        <w:tab/>
      </w:r>
      <w:r>
        <w:fldChar w:fldCharType="begin"/>
      </w:r>
      <w:r>
        <w:instrText xml:space="preserve"> PAGEREF _Ref434488546 \h </w:instrText>
      </w:r>
      <w:r>
        <w:fldChar w:fldCharType="separate"/>
      </w:r>
      <w:r w:rsidR="00513E2D">
        <w:rPr>
          <w:noProof/>
        </w:rPr>
        <w:t>569</w:t>
      </w:r>
      <w:r>
        <w:fldChar w:fldCharType="end"/>
      </w:r>
    </w:p>
    <w:p w14:paraId="62DC3621" w14:textId="78AEC35E"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513E2D">
        <w:t>The Doxology for the One Hundred and Forty Four Thousand</w:t>
      </w:r>
      <w:r>
        <w:fldChar w:fldCharType="end"/>
      </w:r>
      <w:r>
        <w:tab/>
      </w:r>
      <w:r>
        <w:fldChar w:fldCharType="begin"/>
      </w:r>
      <w:r>
        <w:instrText xml:space="preserve"> PAGEREF _Ref434488616 \h </w:instrText>
      </w:r>
      <w:r>
        <w:fldChar w:fldCharType="separate"/>
      </w:r>
      <w:r w:rsidR="00513E2D">
        <w:rPr>
          <w:noProof/>
        </w:rPr>
        <w:t>730</w:t>
      </w:r>
      <w:r>
        <w:fldChar w:fldCharType="end"/>
      </w:r>
    </w:p>
    <w:p w14:paraId="35158DF2" w14:textId="46FDDB0E"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513E2D">
        <w:t>A Doxology for the Apostles</w:t>
      </w:r>
      <w:r>
        <w:fldChar w:fldCharType="end"/>
      </w:r>
      <w:r>
        <w:tab/>
      </w:r>
      <w:r>
        <w:fldChar w:fldCharType="begin"/>
      </w:r>
      <w:r>
        <w:instrText xml:space="preserve"> PAGEREF _Ref434488644 \h </w:instrText>
      </w:r>
      <w:r>
        <w:fldChar w:fldCharType="separate"/>
      </w:r>
      <w:r w:rsidR="00513E2D">
        <w:rPr>
          <w:noProof/>
        </w:rPr>
        <w:t>570</w:t>
      </w:r>
      <w:r>
        <w:fldChar w:fldCharType="end"/>
      </w:r>
    </w:p>
    <w:p w14:paraId="16F33D5B" w14:textId="298531B3"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513E2D">
        <w:t>Another Doxology for the Apostles</w:t>
      </w:r>
      <w:r>
        <w:fldChar w:fldCharType="end"/>
      </w:r>
      <w:r>
        <w:tab/>
      </w:r>
      <w:r>
        <w:fldChar w:fldCharType="begin"/>
      </w:r>
      <w:r>
        <w:instrText xml:space="preserve"> PAGEREF _Ref434488657 \h </w:instrText>
      </w:r>
      <w:r>
        <w:fldChar w:fldCharType="separate"/>
      </w:r>
      <w:r w:rsidR="00513E2D">
        <w:rPr>
          <w:noProof/>
        </w:rPr>
        <w:t>570</w:t>
      </w:r>
      <w:r>
        <w:fldChar w:fldCharType="end"/>
      </w:r>
    </w:p>
    <w:p w14:paraId="0C8587A1" w14:textId="44460B21"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513E2D">
        <w:t>The Doxology of Sts. Peter and Paul</w:t>
      </w:r>
      <w:r>
        <w:fldChar w:fldCharType="end"/>
      </w:r>
      <w:r>
        <w:tab/>
      </w:r>
      <w:r>
        <w:fldChar w:fldCharType="begin"/>
      </w:r>
      <w:r>
        <w:instrText xml:space="preserve"> PAGEREF _Ref434477973 \h </w:instrText>
      </w:r>
      <w:r>
        <w:fldChar w:fldCharType="separate"/>
      </w:r>
      <w:r w:rsidR="00513E2D">
        <w:rPr>
          <w:noProof/>
        </w:rPr>
        <w:t>866</w:t>
      </w:r>
      <w:r>
        <w:fldChar w:fldCharType="end"/>
      </w:r>
    </w:p>
    <w:p w14:paraId="79B0EE79" w14:textId="691EBD6C"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513E2D">
        <w:t>The Doxology of St. Paul</w:t>
      </w:r>
      <w:r>
        <w:fldChar w:fldCharType="end"/>
      </w:r>
      <w:r>
        <w:tab/>
      </w:r>
      <w:r>
        <w:fldChar w:fldCharType="begin"/>
      </w:r>
      <w:r>
        <w:instrText xml:space="preserve"> PAGEREF _Ref434488724 \h </w:instrText>
      </w:r>
      <w:r>
        <w:fldChar w:fldCharType="separate"/>
      </w:r>
      <w:r w:rsidR="00513E2D">
        <w:rPr>
          <w:noProof/>
        </w:rPr>
        <w:t>868</w:t>
      </w:r>
      <w:r>
        <w:fldChar w:fldCharType="end"/>
      </w:r>
    </w:p>
    <w:p w14:paraId="13B980A3" w14:textId="1A8C6946"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513E2D">
        <w:t>The Doxology for St. John the Evangelist</w:t>
      </w:r>
      <w:r>
        <w:fldChar w:fldCharType="end"/>
      </w:r>
      <w:r>
        <w:tab/>
      </w:r>
      <w:r>
        <w:fldChar w:fldCharType="begin"/>
      </w:r>
      <w:r>
        <w:instrText xml:space="preserve"> PAGEREF _Ref434488768 \h </w:instrText>
      </w:r>
      <w:r>
        <w:fldChar w:fldCharType="separate"/>
      </w:r>
      <w:r w:rsidR="00513E2D">
        <w:rPr>
          <w:noProof/>
        </w:rPr>
        <w:t>731</w:t>
      </w:r>
      <w:r>
        <w:fldChar w:fldCharType="end"/>
      </w:r>
    </w:p>
    <w:p w14:paraId="4E889740" w14:textId="703170D6"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513E2D">
        <w:t>The Doxology of St. Mark</w:t>
      </w:r>
      <w:r>
        <w:fldChar w:fldCharType="end"/>
      </w:r>
      <w:r>
        <w:tab/>
      </w:r>
      <w:r>
        <w:fldChar w:fldCharType="begin"/>
      </w:r>
      <w:r>
        <w:instrText xml:space="preserve"> PAGEREF _Ref434488814 \h </w:instrText>
      </w:r>
      <w:r>
        <w:fldChar w:fldCharType="separate"/>
      </w:r>
      <w:r w:rsidR="00513E2D">
        <w:rPr>
          <w:noProof/>
        </w:rPr>
        <w:t>571</w:t>
      </w:r>
      <w:r>
        <w:fldChar w:fldCharType="end"/>
      </w:r>
    </w:p>
    <w:p w14:paraId="691F4844" w14:textId="656E7A4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513E2D">
        <w:t>Another Doxology of St. Mark</w:t>
      </w:r>
      <w:r>
        <w:fldChar w:fldCharType="end"/>
      </w:r>
      <w:r>
        <w:tab/>
      </w:r>
      <w:r>
        <w:fldChar w:fldCharType="begin"/>
      </w:r>
      <w:r>
        <w:instrText xml:space="preserve"> PAGEREF _Ref434488936 \h </w:instrText>
      </w:r>
      <w:r>
        <w:fldChar w:fldCharType="separate"/>
      </w:r>
      <w:r w:rsidR="00513E2D">
        <w:rPr>
          <w:noProof/>
        </w:rPr>
        <w:t>825</w:t>
      </w:r>
      <w:r>
        <w:fldChar w:fldCharType="end"/>
      </w:r>
    </w:p>
    <w:p w14:paraId="7024469F" w14:textId="535C85D6"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513E2D">
        <w:t>The Doxology of Any Apostle</w:t>
      </w:r>
      <w:r>
        <w:fldChar w:fldCharType="end"/>
      </w:r>
      <w:r>
        <w:tab/>
      </w:r>
      <w:r>
        <w:fldChar w:fldCharType="begin"/>
      </w:r>
      <w:r>
        <w:instrText xml:space="preserve"> PAGEREF _Ref434488992 \h </w:instrText>
      </w:r>
      <w:r>
        <w:fldChar w:fldCharType="separate"/>
      </w:r>
      <w:r w:rsidR="00513E2D">
        <w:rPr>
          <w:noProof/>
        </w:rPr>
        <w:t>572</w:t>
      </w:r>
      <w:r>
        <w:fldChar w:fldCharType="end"/>
      </w:r>
    </w:p>
    <w:p w14:paraId="3AB62D82" w14:textId="6D8EF436"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513E2D">
        <w:t>The Doxology of St. Stephen</w:t>
      </w:r>
      <w:r>
        <w:fldChar w:fldCharType="end"/>
      </w:r>
      <w:r>
        <w:tab/>
      </w:r>
      <w:r>
        <w:fldChar w:fldCharType="begin"/>
      </w:r>
      <w:r>
        <w:instrText xml:space="preserve"> PAGEREF _Ref434489014 \h </w:instrText>
      </w:r>
      <w:r>
        <w:fldChar w:fldCharType="separate"/>
      </w:r>
      <w:r w:rsidR="00513E2D">
        <w:rPr>
          <w:noProof/>
        </w:rPr>
        <w:t>573</w:t>
      </w:r>
      <w:r>
        <w:fldChar w:fldCharType="end"/>
      </w:r>
    </w:p>
    <w:p w14:paraId="79FCB5DB" w14:textId="609AFA5D"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513E2D">
        <w:t>The Doxology for St. Joseph the Carpenter</w:t>
      </w:r>
      <w:r>
        <w:fldChar w:fldCharType="end"/>
      </w:r>
      <w:r>
        <w:tab/>
      </w:r>
      <w:r>
        <w:fldChar w:fldCharType="begin"/>
      </w:r>
      <w:r>
        <w:instrText xml:space="preserve"> PAGEREF _Ref434488476 \h </w:instrText>
      </w:r>
      <w:r>
        <w:fldChar w:fldCharType="separate"/>
      </w:r>
      <w:r w:rsidR="00513E2D">
        <w:rPr>
          <w:noProof/>
        </w:rPr>
        <w:t>888</w:t>
      </w:r>
      <w:r>
        <w:fldChar w:fldCharType="end"/>
      </w:r>
    </w:p>
    <w:p w14:paraId="6ED98665" w14:textId="1AC8959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513E2D">
        <w:t>The Doxology for St. Mary Magdalene</w:t>
      </w:r>
      <w:r>
        <w:fldChar w:fldCharType="end"/>
      </w:r>
      <w:r>
        <w:tab/>
      </w:r>
      <w:r>
        <w:fldChar w:fldCharType="begin"/>
      </w:r>
      <w:r>
        <w:instrText xml:space="preserve"> PAGEREF _Ref434489077 \h </w:instrText>
      </w:r>
      <w:r>
        <w:fldChar w:fldCharType="separate"/>
      </w:r>
      <w:r w:rsidR="00513E2D">
        <w:rPr>
          <w:noProof/>
        </w:rPr>
        <w:t>890</w:t>
      </w:r>
      <w:r>
        <w:fldChar w:fldCharType="end"/>
      </w:r>
    </w:p>
    <w:p w14:paraId="2A05CA01" w14:textId="74EFA8E4"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513E2D">
        <w:t>The Doxology for Lazarus Saturday</w:t>
      </w:r>
      <w:r>
        <w:fldChar w:fldCharType="end"/>
      </w:r>
      <w:r>
        <w:tab/>
      </w:r>
      <w:r>
        <w:fldChar w:fldCharType="begin"/>
      </w:r>
      <w:r>
        <w:instrText xml:space="preserve"> PAGEREF _Ref434478195 \h </w:instrText>
      </w:r>
      <w:r>
        <w:fldChar w:fldCharType="separate"/>
      </w:r>
      <w:r w:rsidR="00513E2D">
        <w:rPr>
          <w:noProof/>
        </w:rPr>
        <w:t>1040</w:t>
      </w:r>
      <w:r>
        <w:fldChar w:fldCharType="end"/>
      </w:r>
    </w:p>
    <w:p w14:paraId="3B233ED6" w14:textId="23D37F3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513E2D">
        <w:t>The Doxology of St. George</w:t>
      </w:r>
      <w:r>
        <w:fldChar w:fldCharType="end"/>
      </w:r>
      <w:r>
        <w:tab/>
      </w:r>
      <w:r>
        <w:fldChar w:fldCharType="begin"/>
      </w:r>
      <w:r>
        <w:instrText xml:space="preserve"> PAGEREF _Ref434489170 \h </w:instrText>
      </w:r>
      <w:r>
        <w:fldChar w:fldCharType="separate"/>
      </w:r>
      <w:r w:rsidR="00513E2D">
        <w:rPr>
          <w:noProof/>
        </w:rPr>
        <w:t>574</w:t>
      </w:r>
      <w:r>
        <w:fldChar w:fldCharType="end"/>
      </w:r>
    </w:p>
    <w:p w14:paraId="522E739A" w14:textId="1DFF6C3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513E2D">
        <w:t>Another Doxology of St. George</w:t>
      </w:r>
      <w:r>
        <w:fldChar w:fldCharType="end"/>
      </w:r>
      <w:r>
        <w:tab/>
      </w:r>
      <w:r>
        <w:fldChar w:fldCharType="begin"/>
      </w:r>
      <w:r>
        <w:instrText xml:space="preserve"> PAGEREF _Ref434489211 \h </w:instrText>
      </w:r>
      <w:r>
        <w:fldChar w:fldCharType="separate"/>
      </w:r>
      <w:r w:rsidR="00513E2D">
        <w:rPr>
          <w:noProof/>
        </w:rPr>
        <w:t>824</w:t>
      </w:r>
      <w:r>
        <w:fldChar w:fldCharType="end"/>
      </w:r>
    </w:p>
    <w:p w14:paraId="5B15CF4F" w14:textId="499F23D4"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513E2D">
        <w:t>The Doxology of St. Theodore of Shotep, the General</w:t>
      </w:r>
      <w:r>
        <w:fldChar w:fldCharType="end"/>
      </w:r>
      <w:r>
        <w:tab/>
      </w:r>
      <w:r>
        <w:fldChar w:fldCharType="begin"/>
      </w:r>
      <w:r>
        <w:instrText xml:space="preserve"> PAGEREF _Ref434489277 \h </w:instrText>
      </w:r>
      <w:r>
        <w:fldChar w:fldCharType="separate"/>
      </w:r>
      <w:r w:rsidR="00513E2D">
        <w:rPr>
          <w:noProof/>
        </w:rPr>
        <w:t>884</w:t>
      </w:r>
      <w:r>
        <w:fldChar w:fldCharType="end"/>
      </w:r>
    </w:p>
    <w:p w14:paraId="6EBEE6E8" w14:textId="5BD4AFD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513E2D">
        <w:t>Another Doxology of St. Theodore of Shotep, the General</w:t>
      </w:r>
      <w:r>
        <w:fldChar w:fldCharType="end"/>
      </w:r>
      <w:r>
        <w:tab/>
      </w:r>
      <w:r>
        <w:fldChar w:fldCharType="begin"/>
      </w:r>
      <w:r>
        <w:instrText xml:space="preserve"> PAGEREF _Ref434489296 \h </w:instrText>
      </w:r>
      <w:r>
        <w:fldChar w:fldCharType="separate"/>
      </w:r>
      <w:r w:rsidR="00513E2D">
        <w:rPr>
          <w:noProof/>
        </w:rPr>
        <w:t>884</w:t>
      </w:r>
      <w:r>
        <w:fldChar w:fldCharType="end"/>
      </w:r>
    </w:p>
    <w:p w14:paraId="2CAD50FD" w14:textId="183FE0D5"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513E2D">
        <w:t>The Doxology for St. Theodore Anatoly</w:t>
      </w:r>
      <w:r>
        <w:fldChar w:fldCharType="end"/>
      </w:r>
      <w:r>
        <w:tab/>
      </w:r>
      <w:r>
        <w:fldChar w:fldCharType="begin"/>
      </w:r>
      <w:r>
        <w:instrText xml:space="preserve"> PAGEREF _Ref434489376 \h </w:instrText>
      </w:r>
      <w:r>
        <w:fldChar w:fldCharType="separate"/>
      </w:r>
      <w:r w:rsidR="00513E2D">
        <w:rPr>
          <w:noProof/>
        </w:rPr>
        <w:t>776</w:t>
      </w:r>
      <w:r>
        <w:fldChar w:fldCharType="end"/>
      </w:r>
      <w:r>
        <w:tab/>
      </w:r>
    </w:p>
    <w:p w14:paraId="1008B362" w14:textId="072D2AFB"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513E2D">
        <w:rPr>
          <w:noProof/>
        </w:rPr>
        <w:t>662</w:t>
      </w:r>
      <w:r w:rsidR="00B46E6E">
        <w:fldChar w:fldCharType="end"/>
      </w:r>
    </w:p>
    <w:p w14:paraId="1C9A062D" w14:textId="77777777" w:rsidR="00513E2D" w:rsidRDefault="00B46E6E" w:rsidP="00513E2D">
      <w:pPr>
        <w:tabs>
          <w:tab w:val="left" w:leader="dot" w:pos="8280"/>
        </w:tabs>
        <w:spacing w:after="0" w:line="240" w:lineRule="auto"/>
      </w:pPr>
      <w:r>
        <w:fldChar w:fldCharType="begin"/>
      </w:r>
      <w:r>
        <w:instrText xml:space="preserve"> REF _Ref434489493 \h  \* MERGEFORMAT </w:instrText>
      </w:r>
      <w:r>
        <w:fldChar w:fldCharType="separate"/>
      </w:r>
      <w:r w:rsidR="00513E2D">
        <w:t>The Verses of the Cymbals for St. Mena</w:t>
      </w:r>
    </w:p>
    <w:p w14:paraId="5BEBB9D2" w14:textId="77777777" w:rsidR="00513E2D" w:rsidRDefault="00513E2D" w:rsidP="00E102A0">
      <w:pPr>
        <w:pStyle w:val="Rubric"/>
      </w:pPr>
      <w:r>
        <w:t>See the Praxis Response, below.</w:t>
      </w:r>
    </w:p>
    <w:p w14:paraId="38D6764B" w14:textId="31FA72AB" w:rsidR="00B46E6E" w:rsidRDefault="00513E2D" w:rsidP="00B46E6E">
      <w:pPr>
        <w:tabs>
          <w:tab w:val="left" w:leader="dot" w:pos="8280"/>
        </w:tabs>
        <w:spacing w:after="0" w:line="240" w:lineRule="auto"/>
      </w:pPr>
      <w:r>
        <w:t>The Doxology for St. Mena</w:t>
      </w:r>
      <w:r w:rsidR="00B46E6E">
        <w:fldChar w:fldCharType="end"/>
      </w:r>
      <w:r w:rsidR="00B46E6E">
        <w:tab/>
      </w:r>
      <w:r w:rsidR="00B46E6E">
        <w:fldChar w:fldCharType="begin"/>
      </w:r>
      <w:r w:rsidR="00B46E6E">
        <w:instrText xml:space="preserve"> PAGEREF _Ref434489493 \h </w:instrText>
      </w:r>
      <w:r w:rsidR="00B46E6E">
        <w:fldChar w:fldCharType="separate"/>
      </w:r>
      <w:r>
        <w:rPr>
          <w:noProof/>
        </w:rPr>
        <w:t>656</w:t>
      </w:r>
      <w:r w:rsidR="00B46E6E">
        <w:fldChar w:fldCharType="end"/>
      </w:r>
    </w:p>
    <w:p w14:paraId="1684DDDC" w14:textId="761EE39E"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513E2D">
        <w:t>The Doxology for Abba Noub</w:t>
      </w:r>
      <w:r>
        <w:fldChar w:fldCharType="end"/>
      </w:r>
      <w:r>
        <w:tab/>
      </w:r>
      <w:r>
        <w:fldChar w:fldCharType="begin"/>
      </w:r>
      <w:r>
        <w:instrText xml:space="preserve"> PAGEREF _Ref434489534 \h </w:instrText>
      </w:r>
      <w:r>
        <w:fldChar w:fldCharType="separate"/>
      </w:r>
      <w:r w:rsidR="00513E2D">
        <w:rPr>
          <w:noProof/>
        </w:rPr>
        <w:t>887</w:t>
      </w:r>
      <w:r>
        <w:fldChar w:fldCharType="end"/>
      </w:r>
    </w:p>
    <w:p w14:paraId="024006C2" w14:textId="7D626707"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rsidR="00513E2D">
        <w:t>The Doxology for St. Victor</w:t>
      </w:r>
      <w:r>
        <w:fldChar w:fldCharType="end"/>
      </w:r>
      <w:r>
        <w:tab/>
      </w:r>
      <w:r>
        <w:fldChar w:fldCharType="begin"/>
      </w:r>
      <w:r>
        <w:instrText xml:space="preserve"> PAGEREF _Ref434489590 \h </w:instrText>
      </w:r>
      <w:r>
        <w:fldChar w:fldCharType="separate"/>
      </w:r>
      <w:r w:rsidR="00513E2D">
        <w:rPr>
          <w:noProof/>
        </w:rPr>
        <w:t>683</w:t>
      </w:r>
      <w:r>
        <w:fldChar w:fldCharType="end"/>
      </w:r>
    </w:p>
    <w:p w14:paraId="6D4FFF0A" w14:textId="2A34C81D"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513E2D">
        <w:rPr>
          <w:noProof/>
        </w:rPr>
        <w:t>638</w:t>
      </w:r>
      <w:r w:rsidR="00B46E6E">
        <w:fldChar w:fldCharType="end"/>
      </w:r>
    </w:p>
    <w:p w14:paraId="30F8162D" w14:textId="28DF2440"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t>The Doxology for Sts. Cosmas, Damian, their Brothers and their Mother</w:t>
      </w:r>
      <w:r>
        <w:fldChar w:fldCharType="end"/>
      </w:r>
      <w:r w:rsidR="00B46E6E">
        <w:tab/>
      </w:r>
      <w:r>
        <w:fldChar w:fldCharType="begin"/>
      </w:r>
      <w:r>
        <w:instrText xml:space="preserve"> PAGEREF _Ref459401259 \h </w:instrText>
      </w:r>
      <w:r>
        <w:fldChar w:fldCharType="separate"/>
      </w:r>
      <w:r>
        <w:rPr>
          <w:noProof/>
        </w:rPr>
        <w:t>655</w:t>
      </w:r>
      <w:r>
        <w:fldChar w:fldCharType="end"/>
      </w:r>
    </w:p>
    <w:p w14:paraId="38778A59" w14:textId="6628D75E"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513E2D">
        <w:t>The Doxology for Sts. Apakir and John</w:t>
      </w:r>
      <w:r>
        <w:fldChar w:fldCharType="end"/>
      </w:r>
      <w:r>
        <w:tab/>
      </w:r>
      <w:r>
        <w:fldChar w:fldCharType="begin"/>
      </w:r>
      <w:r>
        <w:instrText xml:space="preserve"> PAGEREF _Ref434489722 \h </w:instrText>
      </w:r>
      <w:r>
        <w:fldChar w:fldCharType="separate"/>
      </w:r>
      <w:r w:rsidR="00513E2D">
        <w:rPr>
          <w:noProof/>
        </w:rPr>
        <w:t>861</w:t>
      </w:r>
      <w:r>
        <w:fldChar w:fldCharType="end"/>
      </w:r>
    </w:p>
    <w:p w14:paraId="5D03558B" w14:textId="381268F6"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513E2D">
        <w:rPr>
          <w:noProof/>
        </w:rPr>
        <w:t>664</w:t>
      </w:r>
      <w:r w:rsidR="00B46E6E">
        <w:fldChar w:fldCharType="end"/>
      </w:r>
    </w:p>
    <w:p w14:paraId="63F58DD6" w14:textId="1156EAA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513E2D">
        <w:t>The Doxology for St. Maurice and the Theban Legion</w:t>
      </w:r>
      <w:r>
        <w:fldChar w:fldCharType="end"/>
      </w:r>
      <w:r>
        <w:tab/>
      </w:r>
      <w:r>
        <w:fldChar w:fldCharType="begin"/>
      </w:r>
      <w:r>
        <w:instrText xml:space="preserve"> PAGEREF _Ref434489859 \h </w:instrText>
      </w:r>
      <w:r>
        <w:fldChar w:fldCharType="separate"/>
      </w:r>
      <w:r w:rsidR="00513E2D">
        <w:rPr>
          <w:noProof/>
        </w:rPr>
        <w:t>623</w:t>
      </w:r>
      <w:r>
        <w:fldChar w:fldCharType="end"/>
      </w:r>
    </w:p>
    <w:p w14:paraId="5E4F2A80" w14:textId="5643C13C"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513E2D">
        <w:t>Another Doxology of St. Maurice</w:t>
      </w:r>
      <w:r>
        <w:fldChar w:fldCharType="end"/>
      </w:r>
      <w:r>
        <w:tab/>
      </w:r>
      <w:r>
        <w:fldChar w:fldCharType="begin"/>
      </w:r>
      <w:r>
        <w:instrText xml:space="preserve"> PAGEREF _Ref434489873 \h </w:instrText>
      </w:r>
      <w:r>
        <w:fldChar w:fldCharType="separate"/>
      </w:r>
      <w:r w:rsidR="00513E2D">
        <w:rPr>
          <w:noProof/>
        </w:rPr>
        <w:t>624</w:t>
      </w:r>
      <w:r>
        <w:fldChar w:fldCharType="end"/>
      </w:r>
    </w:p>
    <w:p w14:paraId="1E1E4F96" w14:textId="55E644B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513E2D">
        <w:t>The Doxology for St. George of Zahim</w:t>
      </w:r>
      <w:r>
        <w:fldChar w:fldCharType="end"/>
      </w:r>
      <w:r>
        <w:tab/>
      </w:r>
      <w:r>
        <w:fldChar w:fldCharType="begin"/>
      </w:r>
      <w:r>
        <w:instrText xml:space="preserve"> PAGEREF _Ref434489925 \h </w:instrText>
      </w:r>
      <w:r>
        <w:fldChar w:fldCharType="separate"/>
      </w:r>
      <w:r w:rsidR="00513E2D">
        <w:rPr>
          <w:noProof/>
        </w:rPr>
        <w:t>862</w:t>
      </w:r>
      <w:r>
        <w:fldChar w:fldCharType="end"/>
      </w:r>
    </w:p>
    <w:p w14:paraId="0BDFF43A" w14:textId="10273B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513E2D">
        <w:t>The Doxology of St. Demiana</w:t>
      </w:r>
      <w:r>
        <w:fldChar w:fldCharType="end"/>
      </w:r>
      <w:r>
        <w:tab/>
      </w:r>
      <w:r>
        <w:fldChar w:fldCharType="begin"/>
      </w:r>
      <w:r>
        <w:instrText xml:space="preserve"> PAGEREF _Ref434490082 \h </w:instrText>
      </w:r>
      <w:r>
        <w:fldChar w:fldCharType="separate"/>
      </w:r>
      <w:r w:rsidR="00513E2D">
        <w:rPr>
          <w:noProof/>
        </w:rPr>
        <w:t>575</w:t>
      </w:r>
      <w:r>
        <w:fldChar w:fldCharType="end"/>
      </w:r>
    </w:p>
    <w:p w14:paraId="29A91A88" w14:textId="14412500"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513E2D">
        <w:t>Another Doxology of St. Demiana</w:t>
      </w:r>
      <w:r>
        <w:fldChar w:fldCharType="end"/>
      </w:r>
      <w:r>
        <w:tab/>
      </w:r>
      <w:r>
        <w:fldChar w:fldCharType="begin"/>
      </w:r>
      <w:r>
        <w:instrText xml:space="preserve"> PAGEREF _Ref434490124 \h </w:instrText>
      </w:r>
      <w:r>
        <w:fldChar w:fldCharType="separate"/>
      </w:r>
      <w:r w:rsidR="00513E2D">
        <w:rPr>
          <w:noProof/>
        </w:rPr>
        <w:t>786</w:t>
      </w:r>
      <w:r>
        <w:fldChar w:fldCharType="end"/>
      </w:r>
    </w:p>
    <w:p w14:paraId="576B957E" w14:textId="6DAF1AFC"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513E2D">
        <w:rPr>
          <w:noProof/>
        </w:rPr>
        <w:t>685</w:t>
      </w:r>
      <w:r w:rsidR="00B46E6E">
        <w:fldChar w:fldCharType="end"/>
      </w:r>
    </w:p>
    <w:p w14:paraId="5552E48E" w14:textId="175B267D"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513E2D">
        <w:t>The Doxology for St. Marina</w:t>
      </w:r>
      <w:r>
        <w:fldChar w:fldCharType="end"/>
      </w:r>
      <w:r>
        <w:tab/>
      </w:r>
      <w:r>
        <w:fldChar w:fldCharType="begin"/>
      </w:r>
      <w:r>
        <w:instrText xml:space="preserve"> PAGEREF _Ref434490204 \h </w:instrText>
      </w:r>
      <w:r>
        <w:fldChar w:fldCharType="separate"/>
      </w:r>
      <w:r w:rsidR="00513E2D">
        <w:rPr>
          <w:noProof/>
        </w:rPr>
        <w:t>886</w:t>
      </w:r>
      <w:r>
        <w:fldChar w:fldCharType="end"/>
      </w:r>
    </w:p>
    <w:p w14:paraId="6816F6FF" w14:textId="3D57719D"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513E2D">
        <w:rPr>
          <w:noProof/>
        </w:rPr>
        <w:t>605</w:t>
      </w:r>
      <w:r w:rsidR="00B46E6E">
        <w:fldChar w:fldCharType="end"/>
      </w:r>
    </w:p>
    <w:p w14:paraId="540E858E" w14:textId="7A9E4AA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513E2D">
        <w:t>The Doxology of the Martyrs</w:t>
      </w:r>
      <w:r>
        <w:fldChar w:fldCharType="end"/>
      </w:r>
      <w:r>
        <w:tab/>
      </w:r>
      <w:r>
        <w:fldChar w:fldCharType="begin"/>
      </w:r>
      <w:r>
        <w:instrText xml:space="preserve"> PAGEREF _Ref434489950 \h </w:instrText>
      </w:r>
      <w:r>
        <w:fldChar w:fldCharType="separate"/>
      </w:r>
      <w:r w:rsidR="00513E2D">
        <w:rPr>
          <w:noProof/>
        </w:rPr>
        <w:t>577</w:t>
      </w:r>
      <w:r>
        <w:fldChar w:fldCharType="end"/>
      </w:r>
    </w:p>
    <w:p w14:paraId="4C266829" w14:textId="21272F49"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513E2D">
        <w:t>The Doxology for St. Anthony the Great</w:t>
      </w:r>
      <w:r>
        <w:fldChar w:fldCharType="end"/>
      </w:r>
      <w:r>
        <w:tab/>
      </w:r>
      <w:r>
        <w:fldChar w:fldCharType="begin"/>
      </w:r>
      <w:r>
        <w:instrText xml:space="preserve"> PAGEREF _Ref434490340 \h </w:instrText>
      </w:r>
      <w:r>
        <w:fldChar w:fldCharType="separate"/>
      </w:r>
      <w:r w:rsidR="00513E2D">
        <w:rPr>
          <w:noProof/>
        </w:rPr>
        <w:t>792</w:t>
      </w:r>
      <w:r>
        <w:fldChar w:fldCharType="end"/>
      </w:r>
    </w:p>
    <w:p w14:paraId="7876C2FC" w14:textId="6815C27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513E2D">
        <w:t>The Doxology for St. Paul the Anchorite</w:t>
      </w:r>
      <w:r>
        <w:fldChar w:fldCharType="end"/>
      </w:r>
      <w:r>
        <w:tab/>
      </w:r>
      <w:r>
        <w:fldChar w:fldCharType="begin"/>
      </w:r>
      <w:r>
        <w:instrText xml:space="preserve"> PAGEREF _Ref434490368 \h </w:instrText>
      </w:r>
      <w:r>
        <w:fldChar w:fldCharType="separate"/>
      </w:r>
      <w:r w:rsidR="00513E2D">
        <w:rPr>
          <w:noProof/>
        </w:rPr>
        <w:t>794</w:t>
      </w:r>
      <w:r>
        <w:fldChar w:fldCharType="end"/>
      </w:r>
    </w:p>
    <w:p w14:paraId="7F23326E" w14:textId="49F63E71"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513E2D">
        <w:t>The Doxology of St. Anthony and St. Paul</w:t>
      </w:r>
      <w:r>
        <w:fldChar w:fldCharType="end"/>
      </w:r>
      <w:r>
        <w:tab/>
      </w:r>
      <w:r>
        <w:fldChar w:fldCharType="begin"/>
      </w:r>
      <w:r>
        <w:instrText xml:space="preserve"> PAGEREF _Ref434490311 \h </w:instrText>
      </w:r>
      <w:r>
        <w:fldChar w:fldCharType="separate"/>
      </w:r>
      <w:r w:rsidR="00513E2D">
        <w:rPr>
          <w:noProof/>
        </w:rPr>
        <w:t>582</w:t>
      </w:r>
      <w:r>
        <w:fldChar w:fldCharType="end"/>
      </w:r>
    </w:p>
    <w:p w14:paraId="0452B3F4" w14:textId="5C612E9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513E2D">
        <w:rPr>
          <w:lang w:val="en-US"/>
        </w:rPr>
        <w:t>The Doxology for St. Pishoy</w:t>
      </w:r>
      <w:r>
        <w:fldChar w:fldCharType="end"/>
      </w:r>
      <w:r>
        <w:tab/>
      </w:r>
      <w:r>
        <w:fldChar w:fldCharType="begin"/>
      </w:r>
      <w:r>
        <w:instrText xml:space="preserve"> PAGEREF _Ref434490783 \h </w:instrText>
      </w:r>
      <w:r>
        <w:fldChar w:fldCharType="separate"/>
      </w:r>
      <w:r w:rsidR="00513E2D">
        <w:rPr>
          <w:noProof/>
        </w:rPr>
        <w:t>881</w:t>
      </w:r>
      <w:r>
        <w:fldChar w:fldCharType="end"/>
      </w:r>
    </w:p>
    <w:p w14:paraId="73CE5335" w14:textId="637B9B9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513E2D">
        <w:t>The Doxology of St. Pishoy and St. Paul of Tammah</w:t>
      </w:r>
      <w:r>
        <w:fldChar w:fldCharType="end"/>
      </w:r>
      <w:r>
        <w:tab/>
      </w:r>
      <w:r>
        <w:fldChar w:fldCharType="begin"/>
      </w:r>
      <w:r>
        <w:instrText xml:space="preserve"> PAGEREF _Ref434490826 \h </w:instrText>
      </w:r>
      <w:r>
        <w:fldChar w:fldCharType="separate"/>
      </w:r>
      <w:r w:rsidR="00513E2D">
        <w:rPr>
          <w:noProof/>
        </w:rPr>
        <w:t>583</w:t>
      </w:r>
      <w:r>
        <w:fldChar w:fldCharType="end"/>
      </w:r>
    </w:p>
    <w:p w14:paraId="4D5B019A" w14:textId="19D9FCD1"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513E2D">
        <w:t>The Doxology of St. Macarius the Great</w:t>
      </w:r>
      <w:r>
        <w:fldChar w:fldCharType="end"/>
      </w:r>
      <w:r>
        <w:tab/>
      </w:r>
      <w:r>
        <w:fldChar w:fldCharType="begin"/>
      </w:r>
      <w:r>
        <w:instrText xml:space="preserve"> PAGEREF _Ref434490507 \h </w:instrText>
      </w:r>
      <w:r>
        <w:fldChar w:fldCharType="separate"/>
      </w:r>
      <w:r w:rsidR="00513E2D">
        <w:rPr>
          <w:noProof/>
        </w:rPr>
        <w:t>806</w:t>
      </w:r>
      <w:r>
        <w:fldChar w:fldCharType="end"/>
      </w:r>
    </w:p>
    <w:p w14:paraId="375959C5" w14:textId="2D27D582"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513E2D">
        <w:t>Another Doxology of St. Macarius the Great</w:t>
      </w:r>
      <w:r>
        <w:fldChar w:fldCharType="end"/>
      </w:r>
      <w:r>
        <w:tab/>
      </w:r>
      <w:r>
        <w:fldChar w:fldCharType="begin"/>
      </w:r>
      <w:r>
        <w:instrText xml:space="preserve"> PAGEREF _Ref434490525 \h </w:instrText>
      </w:r>
      <w:r>
        <w:fldChar w:fldCharType="separate"/>
      </w:r>
      <w:r w:rsidR="00513E2D">
        <w:rPr>
          <w:noProof/>
        </w:rPr>
        <w:t>808</w:t>
      </w:r>
      <w:r>
        <w:fldChar w:fldCharType="end"/>
      </w:r>
    </w:p>
    <w:p w14:paraId="79D5B8D3" w14:textId="35056486"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513E2D">
        <w:t>Another Doxology of St. Macarius the Great</w:t>
      </w:r>
      <w:r>
        <w:fldChar w:fldCharType="end"/>
      </w:r>
      <w:r>
        <w:tab/>
      </w:r>
      <w:r>
        <w:fldChar w:fldCharType="begin"/>
      </w:r>
      <w:r>
        <w:instrText xml:space="preserve"> PAGEREF _Ref434490542 \h </w:instrText>
      </w:r>
      <w:r>
        <w:fldChar w:fldCharType="separate"/>
      </w:r>
      <w:r w:rsidR="00513E2D">
        <w:rPr>
          <w:noProof/>
        </w:rPr>
        <w:t>809</w:t>
      </w:r>
      <w:r>
        <w:fldChar w:fldCharType="end"/>
      </w:r>
    </w:p>
    <w:p w14:paraId="172063D3" w14:textId="39FCF150"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513E2D">
        <w:t>The Doxology for St. Macarius of Alexandria, the Presbyter</w:t>
      </w:r>
      <w:r>
        <w:fldChar w:fldCharType="end"/>
      </w:r>
      <w:r>
        <w:tab/>
      </w:r>
      <w:r>
        <w:fldChar w:fldCharType="begin"/>
      </w:r>
      <w:r>
        <w:instrText xml:space="preserve"> PAGEREF _Ref434490596 \h </w:instrText>
      </w:r>
      <w:r>
        <w:fldChar w:fldCharType="separate"/>
      </w:r>
      <w:r w:rsidR="00513E2D">
        <w:rPr>
          <w:noProof/>
        </w:rPr>
        <w:t>829</w:t>
      </w:r>
      <w:r>
        <w:fldChar w:fldCharType="end"/>
      </w:r>
    </w:p>
    <w:p w14:paraId="50A26227" w14:textId="57BE904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513E2D">
        <w:t>The Doxology for St. Macarius the Bishop of Edkow</w:t>
      </w:r>
      <w:r>
        <w:fldChar w:fldCharType="end"/>
      </w:r>
      <w:r>
        <w:tab/>
      </w:r>
      <w:r>
        <w:fldChar w:fldCharType="begin"/>
      </w:r>
      <w:r>
        <w:instrText xml:space="preserve"> PAGEREF _Ref434490474 \h </w:instrText>
      </w:r>
      <w:r>
        <w:fldChar w:fldCharType="separate"/>
      </w:r>
      <w:r w:rsidR="00513E2D">
        <w:rPr>
          <w:noProof/>
        </w:rPr>
        <w:t>646</w:t>
      </w:r>
      <w:r>
        <w:fldChar w:fldCharType="end"/>
      </w:r>
    </w:p>
    <w:p w14:paraId="009C5D78" w14:textId="6D131B84"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513E2D">
        <w:rPr>
          <w:noProof/>
        </w:rPr>
        <w:t>641</w:t>
      </w:r>
      <w:r w:rsidR="00B46E6E">
        <w:fldChar w:fldCharType="end"/>
      </w:r>
    </w:p>
    <w:p w14:paraId="09BA7C45" w14:textId="3A1B2B85"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513E2D">
        <w:t>The Doxology for St. Thomas the Anchorite</w:t>
      </w:r>
      <w:r>
        <w:fldChar w:fldCharType="end"/>
      </w:r>
      <w:r>
        <w:tab/>
      </w:r>
      <w:r>
        <w:fldChar w:fldCharType="begin"/>
      </w:r>
      <w:r>
        <w:instrText xml:space="preserve"> PAGEREF _Ref434490403 \h </w:instrText>
      </w:r>
      <w:r>
        <w:fldChar w:fldCharType="separate"/>
      </w:r>
      <w:r w:rsidR="00513E2D">
        <w:rPr>
          <w:noProof/>
        </w:rPr>
        <w:t>846</w:t>
      </w:r>
      <w:r>
        <w:fldChar w:fldCharType="end"/>
      </w:r>
    </w:p>
    <w:p w14:paraId="523E14F8" w14:textId="23E440C0"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513E2D">
        <w:t>The Doxology for St. Arsenius</w:t>
      </w:r>
      <w:r>
        <w:fldChar w:fldCharType="end"/>
      </w:r>
      <w:r>
        <w:tab/>
      </w:r>
      <w:r>
        <w:fldChar w:fldCharType="begin"/>
      </w:r>
      <w:r>
        <w:instrText xml:space="preserve"> PAGEREF _Ref434490892 \h </w:instrText>
      </w:r>
      <w:r>
        <w:fldChar w:fldCharType="separate"/>
      </w:r>
      <w:r w:rsidR="00513E2D">
        <w:rPr>
          <w:noProof/>
        </w:rPr>
        <w:t>833</w:t>
      </w:r>
      <w:r>
        <w:fldChar w:fldCharType="end"/>
      </w:r>
    </w:p>
    <w:p w14:paraId="32B75263" w14:textId="717D9DCD"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513E2D">
        <w:t>The Doxology for Sts. Maximus and Dometius</w:t>
      </w:r>
      <w:r>
        <w:fldChar w:fldCharType="end"/>
      </w:r>
      <w:r>
        <w:tab/>
      </w:r>
      <w:r>
        <w:fldChar w:fldCharType="begin"/>
      </w:r>
      <w:r>
        <w:instrText xml:space="preserve"> PAGEREF _Ref434490957 \h </w:instrText>
      </w:r>
      <w:r>
        <w:fldChar w:fldCharType="separate"/>
      </w:r>
      <w:r w:rsidR="00513E2D">
        <w:rPr>
          <w:noProof/>
        </w:rPr>
        <w:t>788</w:t>
      </w:r>
      <w:r>
        <w:fldChar w:fldCharType="end"/>
      </w:r>
    </w:p>
    <w:p w14:paraId="3DE06B7E" w14:textId="6AE09ACE"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513E2D" w:rsidRPr="00513E2D">
        <w:t>The Doxology for the Strong St. Moses</w:t>
      </w:r>
      <w:r>
        <w:fldChar w:fldCharType="end"/>
      </w:r>
      <w:r>
        <w:tab/>
      </w:r>
      <w:r>
        <w:fldChar w:fldCharType="begin"/>
      </w:r>
      <w:r>
        <w:instrText xml:space="preserve"> PAGEREF _Ref434491006 \h </w:instrText>
      </w:r>
      <w:r>
        <w:fldChar w:fldCharType="separate"/>
      </w:r>
      <w:r w:rsidR="00513E2D">
        <w:rPr>
          <w:noProof/>
        </w:rPr>
        <w:t>863</w:t>
      </w:r>
      <w:r>
        <w:fldChar w:fldCharType="end"/>
      </w:r>
    </w:p>
    <w:p w14:paraId="65889E35" w14:textId="340B7458"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513E2D">
        <w:t>The Doxology for St. John Kami</w:t>
      </w:r>
      <w:r>
        <w:fldChar w:fldCharType="end"/>
      </w:r>
      <w:r>
        <w:tab/>
      </w:r>
      <w:r>
        <w:fldChar w:fldCharType="begin"/>
      </w:r>
      <w:r>
        <w:instrText xml:space="preserve"> PAGEREF _Ref434491108 \h </w:instrText>
      </w:r>
      <w:r>
        <w:fldChar w:fldCharType="separate"/>
      </w:r>
      <w:r w:rsidR="00513E2D">
        <w:rPr>
          <w:noProof/>
        </w:rPr>
        <w:t>690</w:t>
      </w:r>
      <w:r>
        <w:fldChar w:fldCharType="end"/>
      </w:r>
    </w:p>
    <w:p w14:paraId="452A4480" w14:textId="1FB91FA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513E2D">
        <w:t>The Doxology for St. Pachomius</w:t>
      </w:r>
      <w:r>
        <w:fldChar w:fldCharType="end"/>
      </w:r>
      <w:r>
        <w:tab/>
      </w:r>
      <w:r>
        <w:fldChar w:fldCharType="begin"/>
      </w:r>
      <w:r>
        <w:instrText xml:space="preserve"> PAGEREF _Ref434491150 \h </w:instrText>
      </w:r>
      <w:r>
        <w:fldChar w:fldCharType="separate"/>
      </w:r>
      <w:r w:rsidR="00513E2D">
        <w:rPr>
          <w:noProof/>
        </w:rPr>
        <w:t>834</w:t>
      </w:r>
      <w:r>
        <w:fldChar w:fldCharType="end"/>
      </w:r>
    </w:p>
    <w:p w14:paraId="0192B5E6" w14:textId="173A7E4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513E2D">
        <w:rPr>
          <w:lang w:val="en-US"/>
        </w:rPr>
        <w:t>The Doxology for St. Shenoute</w:t>
      </w:r>
      <w:r>
        <w:fldChar w:fldCharType="end"/>
      </w:r>
      <w:r>
        <w:tab/>
      </w:r>
      <w:r>
        <w:fldChar w:fldCharType="begin"/>
      </w:r>
      <w:r>
        <w:instrText xml:space="preserve"> PAGEREF _Ref434491186 \h </w:instrText>
      </w:r>
      <w:r>
        <w:fldChar w:fldCharType="separate"/>
      </w:r>
      <w:r w:rsidR="00513E2D">
        <w:rPr>
          <w:noProof/>
        </w:rPr>
        <w:t>879</w:t>
      </w:r>
      <w:r>
        <w:fldChar w:fldCharType="end"/>
      </w:r>
    </w:p>
    <w:p w14:paraId="7458F265" w14:textId="297AB15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513E2D">
        <w:rPr>
          <w:lang w:val="en-US"/>
        </w:rPr>
        <w:t>A Doxology for St. Besa</w:t>
      </w:r>
      <w:r>
        <w:fldChar w:fldCharType="end"/>
      </w:r>
      <w:r>
        <w:tab/>
      </w:r>
      <w:r>
        <w:fldChar w:fldCharType="begin"/>
      </w:r>
      <w:r>
        <w:instrText xml:space="preserve"> PAGEREF _Ref434491207 \h </w:instrText>
      </w:r>
      <w:r>
        <w:fldChar w:fldCharType="separate"/>
      </w:r>
      <w:r w:rsidR="00513E2D">
        <w:rPr>
          <w:noProof/>
        </w:rPr>
        <w:t>880</w:t>
      </w:r>
      <w:r>
        <w:fldChar w:fldCharType="end"/>
      </w:r>
    </w:p>
    <w:p w14:paraId="13581597" w14:textId="0B5C5F3C"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513E2D">
        <w:t>The Doxology for Sts. Apollo and Apip</w:t>
      </w:r>
      <w:r>
        <w:fldChar w:fldCharType="end"/>
      </w:r>
      <w:r>
        <w:tab/>
      </w:r>
      <w:r>
        <w:fldChar w:fldCharType="begin"/>
      </w:r>
      <w:r>
        <w:instrText xml:space="preserve"> PAGEREF _Ref434492837 \h </w:instrText>
      </w:r>
      <w:r>
        <w:fldChar w:fldCharType="separate"/>
      </w:r>
      <w:r w:rsidR="00513E2D">
        <w:rPr>
          <w:noProof/>
        </w:rPr>
        <w:t>645</w:t>
      </w:r>
      <w:r>
        <w:fldChar w:fldCharType="end"/>
      </w:r>
    </w:p>
    <w:p w14:paraId="3540FB7A" w14:textId="40A4C3BF"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513E2D">
        <w:t>The Doxology for St. Samuel the Confessor</w:t>
      </w:r>
      <w:r>
        <w:fldChar w:fldCharType="end"/>
      </w:r>
      <w:r>
        <w:tab/>
      </w:r>
      <w:r>
        <w:fldChar w:fldCharType="begin"/>
      </w:r>
      <w:r>
        <w:instrText xml:space="preserve"> PAGEREF _Ref434491260 \h </w:instrText>
      </w:r>
      <w:r>
        <w:fldChar w:fldCharType="separate"/>
      </w:r>
      <w:r w:rsidR="00513E2D">
        <w:rPr>
          <w:noProof/>
        </w:rPr>
        <w:t>687</w:t>
      </w:r>
      <w:r>
        <w:fldChar w:fldCharType="end"/>
      </w:r>
    </w:p>
    <w:p w14:paraId="18FC44F3" w14:textId="11C91C7F"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513E2D">
        <w:t>The Doxology for St. Parsouma</w:t>
      </w:r>
      <w:r>
        <w:fldChar w:fldCharType="end"/>
      </w:r>
      <w:r>
        <w:tab/>
      </w:r>
      <w:r>
        <w:fldChar w:fldCharType="begin"/>
      </w:r>
      <w:r>
        <w:instrText xml:space="preserve"> PAGEREF _Ref434491294 \h </w:instrText>
      </w:r>
      <w:r>
        <w:fldChar w:fldCharType="separate"/>
      </w:r>
      <w:r w:rsidR="00513E2D">
        <w:rPr>
          <w:noProof/>
        </w:rPr>
        <w:t>915</w:t>
      </w:r>
      <w:r>
        <w:fldChar w:fldCharType="end"/>
      </w:r>
    </w:p>
    <w:p w14:paraId="20EDD8A6" w14:textId="3E0B2C8D"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513E2D">
        <w:t>The Doxology for St. Teji (Reweiss)</w:t>
      </w:r>
      <w:r>
        <w:fldChar w:fldCharType="end"/>
      </w:r>
      <w:r>
        <w:tab/>
      </w:r>
      <w:r>
        <w:fldChar w:fldCharType="begin"/>
      </w:r>
      <w:r>
        <w:instrText xml:space="preserve"> PAGEREF _Ref434491337 \h </w:instrText>
      </w:r>
      <w:r>
        <w:fldChar w:fldCharType="separate"/>
      </w:r>
      <w:r w:rsidR="00513E2D">
        <w:rPr>
          <w:noProof/>
        </w:rPr>
        <w:t>643</w:t>
      </w:r>
      <w:r>
        <w:fldChar w:fldCharType="end"/>
      </w:r>
    </w:p>
    <w:p w14:paraId="5F9D1EE3" w14:textId="00637DC3"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513E2D">
        <w:t>The Doxology for St. Pashnouni</w:t>
      </w:r>
      <w:r>
        <w:fldChar w:fldCharType="end"/>
      </w:r>
      <w:r>
        <w:tab/>
      </w:r>
      <w:r>
        <w:fldChar w:fldCharType="begin"/>
      </w:r>
      <w:r>
        <w:instrText xml:space="preserve"> PAGEREF _Ref434491429 \h </w:instrText>
      </w:r>
      <w:r>
        <w:fldChar w:fldCharType="separate"/>
      </w:r>
      <w:r w:rsidR="00513E2D">
        <w:rPr>
          <w:noProof/>
        </w:rPr>
        <w:t>844</w:t>
      </w:r>
      <w:r>
        <w:fldChar w:fldCharType="end"/>
      </w:r>
    </w:p>
    <w:p w14:paraId="6FC9654C" w14:textId="4D97BAC9"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513E2D">
        <w:t>The Doxology for St. Simeon the Stylite</w:t>
      </w:r>
      <w:r>
        <w:fldChar w:fldCharType="end"/>
      </w:r>
      <w:r>
        <w:tab/>
      </w:r>
      <w:r>
        <w:fldChar w:fldCharType="begin"/>
      </w:r>
      <w:r>
        <w:instrText xml:space="preserve"> PAGEREF _Ref439328220 \h </w:instrText>
      </w:r>
      <w:r>
        <w:fldChar w:fldCharType="separate"/>
      </w:r>
      <w:r w:rsidR="00513E2D">
        <w:rPr>
          <w:noProof/>
        </w:rPr>
        <w:t>847</w:t>
      </w:r>
      <w:r>
        <w:fldChar w:fldCharType="end"/>
      </w:r>
    </w:p>
    <w:p w14:paraId="29B6C85A" w14:textId="3086ED60"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t>The Doxology for St. Verena</w:t>
      </w:r>
      <w:r>
        <w:fldChar w:fldCharType="end"/>
      </w:r>
      <w:bookmarkStart w:id="1933" w:name="_GoBack"/>
      <w:bookmarkEnd w:id="1933"/>
      <w:r w:rsidR="00810F04">
        <w:tab/>
      </w:r>
      <w:r w:rsidR="00810F04">
        <w:fldChar w:fldCharType="begin"/>
      </w:r>
      <w:r w:rsidR="00810F04">
        <w:instrText xml:space="preserve"> PAGEREF _Ref434490285 \h </w:instrText>
      </w:r>
      <w:r w:rsidR="00810F04">
        <w:fldChar w:fldCharType="separate"/>
      </w:r>
      <w:r w:rsidR="00513E2D">
        <w:rPr>
          <w:noProof/>
        </w:rPr>
        <w:t>603</w:t>
      </w:r>
      <w:r w:rsidR="00810F04">
        <w:fldChar w:fldCharType="end"/>
      </w:r>
    </w:p>
    <w:p w14:paraId="6430EF06" w14:textId="78137E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513E2D">
        <w:t>The Doxology for St. Mary of Egypt</w:t>
      </w:r>
      <w:r>
        <w:fldChar w:fldCharType="end"/>
      </w:r>
      <w:r>
        <w:tab/>
      </w:r>
      <w:r>
        <w:fldChar w:fldCharType="begin"/>
      </w:r>
      <w:r>
        <w:instrText xml:space="preserve"> PAGEREF _Ref434491512 \h </w:instrText>
      </w:r>
      <w:r>
        <w:fldChar w:fldCharType="separate"/>
      </w:r>
      <w:r w:rsidR="00513E2D">
        <w:rPr>
          <w:noProof/>
        </w:rPr>
        <w:t>822</w:t>
      </w:r>
      <w:r>
        <w:fldChar w:fldCharType="end"/>
      </w:r>
    </w:p>
    <w:p w14:paraId="444E9A36" w14:textId="3C1409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513E2D">
        <w:t>The Doxology of St. Athanasius the Apostolic</w:t>
      </w:r>
      <w:r>
        <w:fldChar w:fldCharType="end"/>
      </w:r>
      <w:r>
        <w:tab/>
      </w:r>
      <w:r>
        <w:fldChar w:fldCharType="begin"/>
      </w:r>
      <w:r>
        <w:instrText xml:space="preserve"> PAGEREF _Ref434492161 \h </w:instrText>
      </w:r>
      <w:r>
        <w:fldChar w:fldCharType="separate"/>
      </w:r>
      <w:r w:rsidR="00513E2D">
        <w:rPr>
          <w:noProof/>
        </w:rPr>
        <w:t>584</w:t>
      </w:r>
      <w:r>
        <w:fldChar w:fldCharType="end"/>
      </w:r>
    </w:p>
    <w:p w14:paraId="167EEC13" w14:textId="356D6079"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513E2D">
        <w:t>The Doxology for St. Athanasius the Apostolic</w:t>
      </w:r>
      <w:r>
        <w:fldChar w:fldCharType="end"/>
      </w:r>
      <w:r>
        <w:tab/>
      </w:r>
      <w:r>
        <w:fldChar w:fldCharType="begin"/>
      </w:r>
      <w:r>
        <w:instrText xml:space="preserve"> PAGEREF _Ref434492183 \h </w:instrText>
      </w:r>
      <w:r>
        <w:fldChar w:fldCharType="separate"/>
      </w:r>
      <w:r w:rsidR="00513E2D">
        <w:rPr>
          <w:noProof/>
        </w:rPr>
        <w:t>829</w:t>
      </w:r>
      <w:r>
        <w:fldChar w:fldCharType="end"/>
      </w:r>
    </w:p>
    <w:p w14:paraId="1E33624E" w14:textId="42A02F2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513E2D">
        <w:t>Another Doxology for St. Athanasius the Apostolic</w:t>
      </w:r>
      <w:r>
        <w:fldChar w:fldCharType="end"/>
      </w:r>
      <w:r>
        <w:tab/>
      </w:r>
      <w:r>
        <w:fldChar w:fldCharType="begin"/>
      </w:r>
      <w:r>
        <w:instrText xml:space="preserve"> PAGEREF _Ref434492196 \h </w:instrText>
      </w:r>
      <w:r>
        <w:fldChar w:fldCharType="separate"/>
      </w:r>
      <w:r w:rsidR="00513E2D">
        <w:rPr>
          <w:noProof/>
        </w:rPr>
        <w:t>831</w:t>
      </w:r>
      <w:r>
        <w:fldChar w:fldCharType="end"/>
      </w:r>
    </w:p>
    <w:p w14:paraId="344F162A" w14:textId="5FEA41F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513E2D">
        <w:t>The Doxology for St. Severus</w:t>
      </w:r>
      <w:r>
        <w:fldChar w:fldCharType="end"/>
      </w:r>
      <w:r>
        <w:tab/>
      </w:r>
      <w:r>
        <w:fldChar w:fldCharType="begin"/>
      </w:r>
      <w:r>
        <w:instrText xml:space="preserve"> PAGEREF _Ref434492249 \h </w:instrText>
      </w:r>
      <w:r>
        <w:fldChar w:fldCharType="separate"/>
      </w:r>
      <w:r w:rsidR="00513E2D">
        <w:rPr>
          <w:noProof/>
        </w:rPr>
        <w:t>635</w:t>
      </w:r>
      <w:r>
        <w:fldChar w:fldCharType="end"/>
      </w:r>
    </w:p>
    <w:p w14:paraId="59121C34" w14:textId="1D541D47" w:rsidR="00B82753" w:rsidRDefault="00B82753" w:rsidP="00810F04">
      <w:pPr>
        <w:tabs>
          <w:tab w:val="left" w:leader="dot" w:pos="8280"/>
        </w:tabs>
        <w:spacing w:after="0" w:line="240" w:lineRule="auto"/>
      </w:pPr>
      <w:r>
        <w:lastRenderedPageBreak/>
        <w:fldChar w:fldCharType="begin"/>
      </w:r>
      <w:r>
        <w:instrText xml:space="preserve"> REF _Ref434492302 \h </w:instrText>
      </w:r>
      <w:r>
        <w:fldChar w:fldCharType="separate"/>
      </w:r>
      <w:r w:rsidR="00513E2D">
        <w:t>The Doxology for St. Takle Haymanot</w:t>
      </w:r>
      <w:r>
        <w:fldChar w:fldCharType="end"/>
      </w:r>
      <w:r>
        <w:tab/>
      </w:r>
      <w:r>
        <w:fldChar w:fldCharType="begin"/>
      </w:r>
      <w:r>
        <w:instrText xml:space="preserve"> PAGEREF _Ref434492302 \h </w:instrText>
      </w:r>
      <w:r>
        <w:fldChar w:fldCharType="separate"/>
      </w:r>
      <w:r w:rsidR="00513E2D">
        <w:rPr>
          <w:noProof/>
        </w:rPr>
        <w:t>910</w:t>
      </w:r>
      <w:r>
        <w:fldChar w:fldCharType="end"/>
      </w:r>
    </w:p>
    <w:p w14:paraId="26D0D3A7" w14:textId="4AE54C6C"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513E2D">
        <w:t>The Doxology of St. Simon the Tanner</w:t>
      </w:r>
      <w:r>
        <w:fldChar w:fldCharType="end"/>
      </w:r>
      <w:r>
        <w:tab/>
      </w:r>
      <w:r>
        <w:fldChar w:fldCharType="begin"/>
      </w:r>
      <w:r>
        <w:instrText xml:space="preserve"> PAGEREF _Ref434492343 \h </w:instrText>
      </w:r>
      <w:r>
        <w:fldChar w:fldCharType="separate"/>
      </w:r>
      <w:r w:rsidR="00513E2D">
        <w:rPr>
          <w:noProof/>
        </w:rPr>
        <w:t>684</w:t>
      </w:r>
      <w:r>
        <w:fldChar w:fldCharType="end"/>
      </w:r>
    </w:p>
    <w:p w14:paraId="34548290" w14:textId="3F67A948"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513E2D">
        <w:t>The Doxology for St. Cyril VI</w:t>
      </w:r>
      <w:r>
        <w:fldChar w:fldCharType="end"/>
      </w:r>
      <w:r>
        <w:tab/>
      </w:r>
      <w:r>
        <w:fldChar w:fldCharType="begin"/>
      </w:r>
      <w:r>
        <w:instrText xml:space="preserve"> PAGEREF _Ref434492506 \h </w:instrText>
      </w:r>
      <w:r>
        <w:fldChar w:fldCharType="separate"/>
      </w:r>
      <w:r w:rsidR="00513E2D">
        <w:rPr>
          <w:noProof/>
        </w:rPr>
        <w:t>800</w:t>
      </w:r>
      <w:r>
        <w:fldChar w:fldCharType="end"/>
      </w:r>
    </w:p>
    <w:p w14:paraId="2921A070" w14:textId="6C7518D2"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513E2D">
        <w:t>The Doxology for St. Abraam of Fayyoum</w:t>
      </w:r>
      <w:r>
        <w:fldChar w:fldCharType="end"/>
      </w:r>
      <w:r>
        <w:tab/>
      </w:r>
      <w:r>
        <w:fldChar w:fldCharType="begin"/>
      </w:r>
      <w:r>
        <w:instrText xml:space="preserve"> PAGEREF _Ref434492469 \h </w:instrText>
      </w:r>
      <w:r>
        <w:fldChar w:fldCharType="separate"/>
      </w:r>
      <w:r w:rsidR="00513E2D">
        <w:rPr>
          <w:noProof/>
        </w:rPr>
        <w:t>849</w:t>
      </w:r>
      <w:r>
        <w:fldChar w:fldCharType="end"/>
      </w:r>
    </w:p>
    <w:p w14:paraId="73E36234" w14:textId="2E02EFEA"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513E2D">
        <w:t>The Doxology for St. Martin of Tours</w:t>
      </w:r>
      <w:r>
        <w:fldChar w:fldCharType="end"/>
      </w:r>
      <w:r>
        <w:tab/>
      </w:r>
      <w:r>
        <w:fldChar w:fldCharType="begin"/>
      </w:r>
      <w:r>
        <w:instrText xml:space="preserve"> PAGEREF _Ref439518461 \h </w:instrText>
      </w:r>
      <w:r>
        <w:fldChar w:fldCharType="separate"/>
      </w:r>
      <w:r w:rsidR="00513E2D">
        <w:rPr>
          <w:noProof/>
        </w:rPr>
        <w:t>654</w:t>
      </w:r>
      <w:r>
        <w:fldChar w:fldCharType="end"/>
      </w:r>
    </w:p>
    <w:p w14:paraId="0A149F2A" w14:textId="65FC1E66"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513E2D">
        <w:t>The Doxology for St. Chad of Mercia</w:t>
      </w:r>
      <w:r>
        <w:fldChar w:fldCharType="end"/>
      </w:r>
      <w:r>
        <w:tab/>
      </w:r>
      <w:r>
        <w:fldChar w:fldCharType="begin"/>
      </w:r>
      <w:r>
        <w:instrText xml:space="preserve"> PAGEREF _Ref434492702 \h </w:instrText>
      </w:r>
      <w:r>
        <w:fldChar w:fldCharType="separate"/>
      </w:r>
      <w:r w:rsidR="00513E2D">
        <w:rPr>
          <w:noProof/>
        </w:rPr>
        <w:t>804</w:t>
      </w:r>
      <w:r>
        <w:fldChar w:fldCharType="end"/>
      </w:r>
    </w:p>
    <w:p w14:paraId="542AC3C1" w14:textId="7899F3E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513E2D">
        <w:t>The Doxology for the Patriarchs: Abraham, Isaac, and Jacob</w:t>
      </w:r>
      <w:r>
        <w:fldChar w:fldCharType="end"/>
      </w:r>
      <w:r>
        <w:tab/>
      </w:r>
      <w:r>
        <w:fldChar w:fldCharType="begin"/>
      </w:r>
      <w:r>
        <w:instrText xml:space="preserve"> PAGEREF _Ref434492413 \h </w:instrText>
      </w:r>
      <w:r>
        <w:fldChar w:fldCharType="separate"/>
      </w:r>
      <w:r w:rsidR="00513E2D">
        <w:rPr>
          <w:noProof/>
        </w:rPr>
        <w:t>912</w:t>
      </w:r>
      <w:r>
        <w:fldChar w:fldCharType="end"/>
      </w:r>
    </w:p>
    <w:p w14:paraId="07A4B77B" w14:textId="2C0CA10D"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513E2D">
        <w:t>The Doxology of the Cross Bearers</w:t>
      </w:r>
      <w:r>
        <w:fldChar w:fldCharType="end"/>
      </w:r>
      <w:r>
        <w:tab/>
      </w:r>
      <w:r>
        <w:fldChar w:fldCharType="begin"/>
      </w:r>
      <w:r>
        <w:instrText xml:space="preserve"> PAGEREF _Ref434492536 \h </w:instrText>
      </w:r>
      <w:r>
        <w:fldChar w:fldCharType="separate"/>
      </w:r>
      <w:r w:rsidR="00513E2D">
        <w:rPr>
          <w:noProof/>
        </w:rPr>
        <w:t>585</w:t>
      </w:r>
      <w:r>
        <w:fldChar w:fldCharType="end"/>
      </w:r>
    </w:p>
    <w:p w14:paraId="551FA088" w14:textId="75846949"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513E2D">
        <w:t>The Doxology for a Hierarch Who is Present</w:t>
      </w:r>
      <w:r>
        <w:fldChar w:fldCharType="end"/>
      </w:r>
      <w:r>
        <w:tab/>
      </w:r>
      <w:r>
        <w:fldChar w:fldCharType="begin"/>
      </w:r>
      <w:r>
        <w:instrText xml:space="preserve"> PAGEREF _Ref434492645 \h </w:instrText>
      </w:r>
      <w:r>
        <w:fldChar w:fldCharType="separate"/>
      </w:r>
      <w:r w:rsidR="00513E2D">
        <w:rPr>
          <w:noProof/>
        </w:rPr>
        <w:t>586</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34" w:name="_Toc459399217"/>
      <w:r>
        <w:lastRenderedPageBreak/>
        <w:t>Non-Traditional</w:t>
      </w:r>
      <w:bookmarkEnd w:id="1934"/>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35" w:name="_Toc459399218"/>
      <w:r>
        <w:rPr>
          <w:lang w:val="en-GB"/>
        </w:rPr>
        <w:lastRenderedPageBreak/>
        <w:t>Reader’s Service</w:t>
      </w:r>
      <w:bookmarkEnd w:id="1935"/>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4030BA" w14:textId="77777777" w:rsidR="00513E2D"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149402979"/>
        <w:docPartObj>
          <w:docPartGallery w:val="Table of Contents"/>
          <w:docPartUnique/>
        </w:docPartObj>
      </w:sdtPr>
      <w:sdtEndPr>
        <w:rPr>
          <w:rStyle w:val="Hyperlink"/>
          <w:color w:val="0000FF" w:themeColor="hyperlink"/>
          <w:u w:val="single"/>
        </w:rPr>
      </w:sdtEndPr>
      <w:sdtContent>
        <w:p w14:paraId="2DFE0B8B" w14:textId="77777777" w:rsidR="00513E2D" w:rsidRPr="00513E2D" w:rsidRDefault="00513E2D">
          <w:pPr>
            <w:pStyle w:val="TOC3"/>
            <w:tabs>
              <w:tab w:val="right" w:leader="dot" w:pos="8846"/>
            </w:tabs>
            <w:rPr>
              <w:rFonts w:asciiTheme="minorHAnsi" w:eastAsiaTheme="minorEastAsia" w:hAnsiTheme="minorHAnsi"/>
              <w:noProof/>
              <w:sz w:val="22"/>
              <w:lang w:val="en-US"/>
            </w:rPr>
          </w:pPr>
          <w:r w:rsidRPr="00064EB5">
            <w:rPr>
              <w:rStyle w:val="Hyperlink"/>
            </w:rPr>
            <w:t>Vespers Praise</w:t>
          </w:r>
          <w:r>
            <w:rPr>
              <w:noProof/>
              <w:webHidden/>
            </w:rPr>
            <w:tab/>
            <w:t>5</w:t>
          </w:r>
        </w:p>
        <w:p w14:paraId="060D8CD2" w14:textId="77777777" w:rsidR="00513E2D" w:rsidRPr="00513E2D" w:rsidRDefault="00513E2D">
          <w:pPr>
            <w:pStyle w:val="TOC3"/>
            <w:tabs>
              <w:tab w:val="right" w:leader="dot" w:pos="8846"/>
            </w:tabs>
            <w:rPr>
              <w:rStyle w:val="Hyperlink"/>
            </w:rPr>
          </w:pPr>
          <w:r w:rsidRPr="00513E2D">
            <w:rPr>
              <w:rStyle w:val="Hyperlink"/>
            </w:rPr>
            <w:t>Holy, Holy, Holy</w:t>
          </w:r>
          <w:r w:rsidRPr="00513E2D">
            <w:rPr>
              <w:rStyle w:val="Hyperlink"/>
              <w:webHidden/>
            </w:rPr>
            <w:tab/>
            <w:t>8</w:t>
          </w:r>
        </w:p>
        <w:p w14:paraId="50E0060A" w14:textId="77777777" w:rsidR="00513E2D" w:rsidRPr="00513E2D" w:rsidRDefault="00513E2D">
          <w:pPr>
            <w:pStyle w:val="TOC3"/>
            <w:tabs>
              <w:tab w:val="right" w:leader="dot" w:pos="8846"/>
            </w:tabs>
            <w:rPr>
              <w:noProof/>
            </w:rPr>
          </w:pPr>
          <w:r w:rsidRPr="00513E2D">
            <w:rPr>
              <w:rStyle w:val="Hyperlink"/>
            </w:rPr>
            <w:t>The Lord’s Prayer</w:t>
          </w:r>
          <w:r w:rsidRPr="00513E2D">
            <w:rPr>
              <w:rStyle w:val="Hyperlink"/>
              <w:webHidden/>
            </w:rPr>
            <w:tab/>
            <w:t>8</w:t>
          </w:r>
        </w:p>
        <w:p w14:paraId="3D549EDA" w14:textId="77777777" w:rsidR="00513E2D" w:rsidRDefault="00513E2D">
          <w:pPr>
            <w:pStyle w:val="TOC3"/>
            <w:tabs>
              <w:tab w:val="right" w:leader="dot" w:pos="8846"/>
            </w:tabs>
            <w:rPr>
              <w:rFonts w:asciiTheme="minorHAnsi" w:eastAsia="宋体" w:hAnsiTheme="minorHAnsi"/>
              <w:noProof/>
              <w:szCs w:val="24"/>
              <w:lang w:val="en-US" w:eastAsia="zh-CN"/>
            </w:rPr>
          </w:pPr>
          <w:r w:rsidRPr="00513E2D">
            <w:t>The</w:t>
          </w:r>
          <w:r w:rsidRPr="00513E2D">
            <w:rPr>
              <w:rFonts w:asciiTheme="minorHAnsi" w:eastAsiaTheme="minorEastAsia" w:hAnsiTheme="minorHAnsi"/>
              <w:sz w:val="22"/>
              <w:lang w:val="en-US"/>
            </w:rPr>
            <w:t xml:space="preserve"> </w:t>
          </w:r>
          <w:r w:rsidRPr="00064EB5">
            <w:rPr>
              <w:rStyle w:val="Hyperlink"/>
              <w:noProof/>
            </w:rPr>
            <w:t>Psalms of the Eleventh Hour (Little Vespers)</w:t>
          </w:r>
          <w:r>
            <w:rPr>
              <w:noProof/>
              <w:webHidden/>
            </w:rPr>
            <w:tab/>
            <w:t>10</w:t>
          </w:r>
        </w:p>
        <w:p w14:paraId="725ED647" w14:textId="77777777" w:rsidR="00513E2D" w:rsidRPr="00513E2D" w:rsidRDefault="00513E2D">
          <w:pPr>
            <w:pStyle w:val="TOC3"/>
            <w:tabs>
              <w:tab w:val="right" w:leader="dot" w:pos="8846"/>
            </w:tabs>
            <w:rPr>
              <w:rStyle w:val="Hyperlink"/>
            </w:rPr>
          </w:pPr>
          <w:r w:rsidRPr="00064EB5">
            <w:rPr>
              <w:rStyle w:val="Hyperlink"/>
            </w:rPr>
            <w:t>The Raising of Evening Incense</w:t>
          </w:r>
          <w:r w:rsidRPr="00513E2D">
            <w:rPr>
              <w:rStyle w:val="Hyperlink"/>
              <w:webHidden/>
            </w:rPr>
            <w:tab/>
            <w:t>16</w:t>
          </w:r>
        </w:p>
        <w:p w14:paraId="3B4F4DC4" w14:textId="77777777" w:rsidR="00513E2D" w:rsidRPr="00513E2D" w:rsidRDefault="00513E2D" w:rsidP="00513E2D">
          <w:pPr>
            <w:pStyle w:val="TOC3"/>
            <w:tabs>
              <w:tab w:val="right" w:leader="dot" w:pos="8846"/>
            </w:tabs>
            <w:rPr>
              <w:rStyle w:val="Hyperlink"/>
            </w:rPr>
          </w:pPr>
        </w:p>
      </w:sdtContent>
    </w:sdt>
    <w:p w14:paraId="6C67284D" w14:textId="77777777" w:rsidR="00513E2D" w:rsidRDefault="00513E2D" w:rsidP="00513E2D">
      <w:pPr>
        <w:pStyle w:val="TOC3"/>
        <w:tabs>
          <w:tab w:val="right" w:leader="dot" w:pos="8846"/>
        </w:tabs>
      </w:pPr>
      <w:r w:rsidRPr="00513E2D">
        <w:rPr>
          <w:rStyle w:val="Hyperlink"/>
        </w:rPr>
        <w:t>It</w:t>
      </w:r>
      <w:r>
        <w:rPr>
          <w:noProof/>
        </w:rPr>
        <w:t xml:space="preserve"> could</w:t>
      </w:r>
      <w:r w:rsidRPr="00513E2D">
        <w:rPr>
          <w:rFonts w:asciiTheme="minorHAnsi" w:eastAsiaTheme="minorEastAsia" w:hAnsiTheme="minorHAnsi"/>
          <w:noProof/>
          <w:sz w:val="22"/>
          <w:lang w:val="en-US"/>
        </w:rPr>
        <w:t xml:space="preserve"> </w:t>
      </w:r>
      <w:r>
        <w:t>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C81F27B" w14:textId="77777777" w:rsidR="00513E2D" w:rsidRDefault="00513E2D" w:rsidP="00AB3348">
      <w:r w:rsidRPr="00513E2D">
        <w:rPr>
          <w:b/>
          <w:bCs/>
        </w:rPr>
        <w:br w:type="page"/>
      </w:r>
    </w:p>
    <w:p w14:paraId="536ADEC3" w14:textId="77777777" w:rsidR="00513E2D" w:rsidRDefault="00513E2D" w:rsidP="00513E2D">
      <w:pPr>
        <w:pStyle w:val="Rubric"/>
        <w:rPr>
          <w:lang w:val="en-US"/>
        </w:rPr>
      </w:pPr>
      <w:r w:rsidRPr="00513E2D">
        <w:rPr>
          <w:rStyle w:val="Hyperlink"/>
        </w:rPr>
        <w:lastRenderedPageBreak/>
        <w:t xml:space="preserve">Vespers </w:t>
      </w:r>
      <w:r>
        <w:t>Praise</w:t>
      </w:r>
      <w:r>
        <w:rPr>
          <w:lang w:val="en-US"/>
        </w:rPr>
        <w:fldChar w:fldCharType="end"/>
      </w:r>
      <w:r>
        <w:rPr>
          <w:lang w:val="en-US"/>
        </w:rPr>
        <w:t xml:space="preserve">, page </w:t>
      </w:r>
      <w:r>
        <w:rPr>
          <w:lang w:val="en-US"/>
        </w:rPr>
        <w:fldChar w:fldCharType="begin"/>
      </w:r>
      <w:r>
        <w:rPr>
          <w:lang w:val="en-US"/>
        </w:rPr>
        <w:instrText xml:space="preserve"> PAGEREF _Ref435790486 \h </w:instrText>
      </w:r>
      <w:r>
        <w:rPr>
          <w:lang w:val="en-US"/>
        </w:rPr>
      </w:r>
      <w:r>
        <w:rPr>
          <w:lang w:val="en-US"/>
        </w:rPr>
        <w:fldChar w:fldCharType="separate"/>
      </w:r>
      <w:r>
        <w:rPr>
          <w:noProof/>
          <w:lang w:val="en-US"/>
        </w:rPr>
        <w:t>4</w:t>
      </w:r>
      <w:r>
        <w:rPr>
          <w:lang w:val="en-US"/>
        </w:rPr>
        <w:fldChar w:fldCharType="end"/>
      </w:r>
      <w:r>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77777777"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10</w:t>
      </w:r>
      <w:r>
        <w:rPr>
          <w:lang w:val="en-US"/>
        </w:rPr>
        <w:fldChar w:fldCharType="end"/>
      </w:r>
      <w:r>
        <w:rPr>
          <w:lang w:val="en-US"/>
        </w:rPr>
        <w:t>.</w:t>
      </w:r>
    </w:p>
    <w:p w14:paraId="32A2D5AF" w14:textId="77777777"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10</w:t>
      </w:r>
      <w:r>
        <w:rPr>
          <w:lang w:val="en-US"/>
        </w:rPr>
        <w:fldChar w:fldCharType="end"/>
      </w:r>
      <w:r>
        <w:rPr>
          <w:lang w:val="en-US"/>
        </w:rPr>
        <w:t>.</w:t>
      </w:r>
    </w:p>
    <w:p w14:paraId="16E938B6" w14:textId="77777777" w:rsidR="00513E2D" w:rsidRDefault="00513E2D" w:rsidP="00837F89">
      <w:pPr>
        <w:pStyle w:val="Body"/>
      </w:pPr>
      <w:r>
        <w:t xml:space="preserve">In the morning, recite </w:t>
      </w:r>
      <w:r>
        <w:fldChar w:fldCharType="begin"/>
      </w:r>
      <w:r>
        <w:instrText xml:space="preserve"> REF _Ref412098903 \h </w:instrText>
      </w:r>
      <w:r>
        <w:fldChar w:fldCharType="separate"/>
      </w:r>
      <w:r>
        <w:br w:type="page"/>
      </w:r>
    </w:p>
    <w:p w14:paraId="27E7A771" w14:textId="77777777" w:rsidR="00513E2D" w:rsidRDefault="00513E2D" w:rsidP="00513E2D">
      <w:pPr>
        <w:pStyle w:val="Rubric"/>
      </w:pPr>
      <w:r>
        <w:lastRenderedPageBreak/>
        <w:t>The Doxology of Prime</w:t>
      </w:r>
      <w:r>
        <w:fldChar w:fldCharType="end"/>
      </w:r>
      <w:r>
        <w:t xml:space="preserve">, page </w:t>
      </w:r>
      <w:r>
        <w:fldChar w:fldCharType="begin"/>
      </w:r>
      <w:r>
        <w:instrText xml:space="preserve"> PAGEREF _Ref412098903 \h </w:instrText>
      </w:r>
      <w:r>
        <w:fldChar w:fldCharType="separate"/>
      </w:r>
      <w:r>
        <w:rPr>
          <w:noProof/>
        </w:rPr>
        <w:t>55</w:t>
      </w:r>
      <w:r>
        <w:fldChar w:fldCharType="end"/>
      </w:r>
      <w:r>
        <w:t>, stopping before “O true light”.</w:t>
      </w:r>
    </w:p>
    <w:p w14:paraId="7D0F6700" w14:textId="77777777" w:rsidR="00513E2D" w:rsidRDefault="00513E2D" w:rsidP="00513E2D">
      <w:pPr>
        <w:pStyle w:val="Rubric"/>
      </w:pPr>
      <w:r>
        <w:t xml:space="preserve">Recite </w:t>
      </w:r>
      <w:r>
        <w:fldChar w:fldCharType="begin"/>
      </w:r>
      <w:r>
        <w:instrText xml:space="preserve"> REF _Ref435789344 \h </w:instrText>
      </w:r>
      <w:r>
        <w:fldChar w:fldCharType="separate"/>
      </w:r>
      <w:r>
        <w:t>The Verses of the Cymbals</w:t>
      </w:r>
      <w:r>
        <w:fldChar w:fldCharType="end"/>
      </w:r>
      <w:r>
        <w:t xml:space="preserve">, page </w:t>
      </w:r>
      <w:r>
        <w:fldChar w:fldCharType="begin"/>
      </w:r>
      <w:r>
        <w:instrText xml:space="preserve"> PAGEREF _Ref435789344 \h </w:instrText>
      </w:r>
      <w:r>
        <w:fldChar w:fldCharType="separate"/>
      </w:r>
      <w:r>
        <w:rPr>
          <w:noProof/>
        </w:rPr>
        <w:t>534</w:t>
      </w:r>
      <w:r>
        <w:fldChar w:fldCharType="end"/>
      </w:r>
      <w:r>
        <w:t>.</w:t>
      </w:r>
    </w:p>
    <w:p w14:paraId="52EF59BE" w14:textId="77777777"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160</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77777777" w:rsidR="00513E2D" w:rsidRDefault="00513E2D" w:rsidP="00513E2D">
      <w:pPr>
        <w:rPr>
          <w:rFonts w:eastAsia="Calibri" w:cs="Times New Roman"/>
          <w:i/>
          <w:lang w:val="en-GB"/>
        </w:rPr>
      </w:pPr>
      <w:r w:rsidRPr="007E0213">
        <w:rPr>
          <w:rFonts w:eastAsia="Calibri" w:cs="Times New Roman"/>
          <w:i/>
          <w:lang w:val="en-GB"/>
        </w:rPr>
        <w:t>Then shall be said,</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5B1A7A50" w14:textId="77777777" w:rsidR="00513E2D"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438842823"/>
        <w:docPartObj>
          <w:docPartGallery w:val="Table of Contents"/>
          <w:docPartUnique/>
        </w:docPartObj>
      </w:sdtPr>
      <w:sdtEndPr>
        <w:rPr>
          <w:b/>
          <w:bCs/>
          <w:noProof/>
        </w:rPr>
      </w:sdtEndPr>
      <w:sdtContent>
        <w:p w14:paraId="33ACDDCD" w14:textId="77777777" w:rsidR="00513E2D" w:rsidRPr="00513E2D" w:rsidRDefault="00513E2D">
          <w:pPr>
            <w:pStyle w:val="TOC3"/>
            <w:tabs>
              <w:tab w:val="right" w:leader="dot" w:pos="8846"/>
            </w:tabs>
            <w:rPr>
              <w:rFonts w:asciiTheme="minorHAnsi" w:eastAsiaTheme="minorEastAsia" w:hAnsiTheme="minorHAnsi"/>
              <w:noProof/>
              <w:sz w:val="22"/>
              <w:lang w:val="en-US"/>
            </w:rPr>
          </w:pPr>
          <w:r w:rsidRPr="00064EB5">
            <w:rPr>
              <w:rStyle w:val="Hyperlink"/>
            </w:rPr>
            <w:t>The Psalms of Prime</w:t>
          </w:r>
          <w:r>
            <w:rPr>
              <w:noProof/>
              <w:webHidden/>
            </w:rPr>
            <w:tab/>
            <w:t>49</w:t>
          </w:r>
        </w:p>
        <w:p w14:paraId="09C5D2D9" w14:textId="77777777" w:rsidR="00513E2D" w:rsidRPr="00513E2D" w:rsidRDefault="00513E2D">
          <w:pPr>
            <w:pStyle w:val="TOC3"/>
            <w:tabs>
              <w:tab w:val="right" w:leader="dot" w:pos="8846"/>
            </w:tabs>
            <w:rPr>
              <w:rFonts w:asciiTheme="minorHAnsi" w:eastAsiaTheme="minorEastAsia" w:hAnsiTheme="minorHAnsi"/>
              <w:noProof/>
              <w:sz w:val="22"/>
              <w:lang w:val="en-US"/>
            </w:rPr>
          </w:pPr>
          <w:r w:rsidRPr="00064EB5">
            <w:rPr>
              <w:rStyle w:val="Hyperlink"/>
            </w:rPr>
            <w:t>The Doxology of Prime</w:t>
          </w:r>
          <w:r>
            <w:rPr>
              <w:noProof/>
              <w:webHidden/>
            </w:rPr>
            <w:tab/>
            <w:t>55</w:t>
          </w:r>
        </w:p>
        <w:p w14:paraId="05368C5A" w14:textId="77777777" w:rsidR="00513E2D" w:rsidRPr="00513E2D" w:rsidRDefault="00513E2D">
          <w:pPr>
            <w:pStyle w:val="TOC3"/>
            <w:tabs>
              <w:tab w:val="right" w:leader="dot" w:pos="8846"/>
            </w:tabs>
            <w:rPr>
              <w:rFonts w:asciiTheme="minorHAnsi" w:eastAsiaTheme="minorEastAsia" w:hAnsiTheme="minorHAnsi"/>
              <w:noProof/>
              <w:sz w:val="22"/>
              <w:lang w:val="en-US"/>
            </w:rPr>
          </w:pPr>
          <w:r w:rsidRPr="00064EB5">
            <w:rPr>
              <w:rStyle w:val="Hyperlink"/>
            </w:rPr>
            <w:t>The Raising of Morning Incense</w:t>
          </w:r>
          <w:r>
            <w:rPr>
              <w:noProof/>
              <w:webHidden/>
            </w:rPr>
            <w:tab/>
            <w:t>66</w:t>
          </w:r>
        </w:p>
        <w:p w14:paraId="18B3110B" w14:textId="77777777" w:rsidR="00513E2D" w:rsidRDefault="00513E2D" w:rsidP="009800DB"/>
      </w:sdtContent>
    </w:sdt>
    <w:p w14:paraId="28A19D40" w14:textId="77777777" w:rsidR="00513E2D" w:rsidRDefault="00513E2D" w:rsidP="00AB3348">
      <w:r>
        <w:br w:type="page"/>
      </w:r>
    </w:p>
    <w:p w14:paraId="7606F17C" w14:textId="77777777" w:rsidR="00513E2D" w:rsidRPr="007E0213" w:rsidRDefault="00513E2D" w:rsidP="00513E2D">
      <w:pPr>
        <w:pStyle w:val="Rubric"/>
        <w:rPr>
          <w:lang w:val="en-GB"/>
        </w:rPr>
      </w:pPr>
      <w:r>
        <w:lastRenderedPageBreak/>
        <w:t>The Psalms of Prime</w:t>
      </w:r>
      <w:r>
        <w:rPr>
          <w:lang w:val="en-GB"/>
        </w:rPr>
        <w:fldChar w:fldCharType="end"/>
      </w:r>
      <w:r>
        <w:rPr>
          <w:lang w:val="en-GB"/>
        </w:rPr>
        <w:t xml:space="preserve">, page </w:t>
      </w:r>
      <w:r>
        <w:rPr>
          <w:lang w:val="en-GB"/>
        </w:rPr>
        <w:fldChar w:fldCharType="begin"/>
      </w:r>
      <w:r>
        <w:rPr>
          <w:lang w:val="en-GB"/>
        </w:rPr>
        <w:instrText xml:space="preserve"> PAGEREF _Ref435799261 \h </w:instrText>
      </w:r>
      <w:r>
        <w:rPr>
          <w:lang w:val="en-GB"/>
        </w:rPr>
      </w:r>
      <w:r>
        <w:rPr>
          <w:lang w:val="en-GB"/>
        </w:rPr>
        <w:fldChar w:fldCharType="separate"/>
      </w:r>
      <w:r>
        <w:rPr>
          <w:noProof/>
          <w:lang w:val="en-GB"/>
        </w:rPr>
        <w:t>48</w:t>
      </w:r>
      <w:r>
        <w:rPr>
          <w:lang w:val="en-GB"/>
        </w:rPr>
        <w:fldChar w:fldCharType="end"/>
      </w:r>
      <w:r>
        <w:rPr>
          <w:lang w:val="en-GB"/>
        </w:rPr>
        <w:t xml:space="preserve">, and </w:t>
      </w:r>
      <w:r>
        <w:rPr>
          <w:lang w:val="en-GB"/>
        </w:rPr>
        <w:fldChar w:fldCharType="begin"/>
      </w:r>
      <w:r>
        <w:rPr>
          <w:lang w:val="en-GB"/>
        </w:rPr>
        <w:instrText xml:space="preserve"> REF _Ref435799363 \h </w:instrText>
      </w:r>
      <w:r>
        <w:rPr>
          <w:lang w:val="en-GB"/>
        </w:rPr>
      </w:r>
      <w:r>
        <w:rPr>
          <w:lang w:val="en-GB"/>
        </w:rPr>
        <w:fldChar w:fldCharType="separate"/>
      </w:r>
      <w:r>
        <w:t>The Gospel from Saint John 1:1 17</w:t>
      </w:r>
      <w:r>
        <w:rPr>
          <w:lang w:val="en-GB"/>
        </w:rPr>
        <w:fldChar w:fldCharType="end"/>
      </w:r>
      <w:r>
        <w:rPr>
          <w:lang w:val="en-GB"/>
        </w:rPr>
        <w:t xml:space="preserve">, page </w:t>
      </w:r>
      <w:r>
        <w:rPr>
          <w:lang w:val="en-GB"/>
        </w:rPr>
        <w:fldChar w:fldCharType="begin"/>
      </w:r>
      <w:r>
        <w:rPr>
          <w:lang w:val="en-GB"/>
        </w:rPr>
        <w:instrText xml:space="preserve"> PAGEREF _Ref435799363 \h </w:instrText>
      </w:r>
      <w:r>
        <w:rPr>
          <w:lang w:val="en-GB"/>
        </w:rPr>
      </w:r>
      <w:r>
        <w:rPr>
          <w:lang w:val="en-GB"/>
        </w:rPr>
        <w:fldChar w:fldCharType="separate"/>
      </w:r>
      <w:r>
        <w:rPr>
          <w:noProof/>
          <w:lang w:val="en-GB"/>
        </w:rPr>
        <w:t>50</w:t>
      </w:r>
      <w:r>
        <w:rPr>
          <w:lang w:val="en-GB"/>
        </w:rPr>
        <w:fldChar w:fldCharType="end"/>
      </w:r>
      <w:r>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3EBDA19B" w14:textId="77777777" w:rsidR="00513E2D"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br w:type="page"/>
      </w:r>
    </w:p>
    <w:p w14:paraId="6B1C629D" w14:textId="77777777" w:rsidR="00513E2D" w:rsidRDefault="00513E2D" w:rsidP="00513E2D">
      <w:pPr>
        <w:pStyle w:val="Rubric"/>
        <w:rPr>
          <w:lang w:val="en-GB"/>
        </w:rPr>
      </w:pPr>
      <w:r>
        <w:lastRenderedPageBreak/>
        <w:t>The Doxology of Prime</w:t>
      </w:r>
      <w:r>
        <w:rPr>
          <w:lang w:val="en-GB"/>
        </w:rPr>
        <w:fldChar w:fldCharType="end"/>
      </w:r>
      <w:r>
        <w:rPr>
          <w:lang w:val="en-GB"/>
        </w:rPr>
        <w:t xml:space="preserve">, page </w:t>
      </w:r>
      <w:r>
        <w:rPr>
          <w:lang w:val="en-GB"/>
        </w:rPr>
        <w:fldChar w:fldCharType="begin"/>
      </w:r>
      <w:r>
        <w:rPr>
          <w:lang w:val="en-GB"/>
        </w:rPr>
        <w:instrText xml:space="preserve"> PAGEREF _Ref412098903 \h </w:instrText>
      </w:r>
      <w:r>
        <w:rPr>
          <w:lang w:val="en-GB"/>
        </w:rPr>
      </w:r>
      <w:r>
        <w:rPr>
          <w:lang w:val="en-GB"/>
        </w:rPr>
        <w:fldChar w:fldCharType="separate"/>
      </w:r>
      <w:r>
        <w:rPr>
          <w:noProof/>
          <w:lang w:val="en-GB"/>
        </w:rPr>
        <w:t>55</w:t>
      </w:r>
      <w:r>
        <w:rPr>
          <w:lang w:val="en-GB"/>
        </w:rPr>
        <w:fldChar w:fldCharType="end"/>
      </w:r>
      <w:r>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48C4C76D" w14:textId="77777777" w:rsidR="00513E2D" w:rsidRDefault="00513E2D" w:rsidP="006869EE">
      <w:pPr>
        <w:pStyle w:val="Body"/>
        <w:rPr>
          <w:lang w:val="en-GB"/>
        </w:rPr>
      </w:pPr>
      <w:r>
        <w:t xml:space="preserve">Recite </w:t>
      </w:r>
      <w:r>
        <w:fldChar w:fldCharType="begin"/>
      </w:r>
      <w:r>
        <w:instrText xml:space="preserve"> REF _Ref435789927 \h </w:instrText>
      </w:r>
      <w:r>
        <w:fldChar w:fldCharType="separate"/>
      </w:r>
      <w:r>
        <w:rPr>
          <w:lang w:val="en-GB"/>
        </w:rPr>
        <w:t>Graciously accord, O Lord, to keep us this night without sin. You are blessed, O Lord, God of our fathers, and Your Holy Name is greatly blessed and full of glory forever. Amen.</w:t>
      </w:r>
    </w:p>
    <w:p w14:paraId="40238CA5" w14:textId="77777777" w:rsidR="00513E2D" w:rsidRDefault="00513E2D" w:rsidP="006869EE">
      <w:pPr>
        <w:pStyle w:val="Body"/>
        <w:rPr>
          <w:lang w:val="en-GB"/>
        </w:rPr>
      </w:pPr>
      <w:r>
        <w:rPr>
          <w:lang w:val="en-GB"/>
        </w:rPr>
        <w:t>Let Your mercy be upon us, O Lord, even as we have set our hope in You. For the eyes of everyone wait upon You, for You give them their food in due season.</w:t>
      </w:r>
    </w:p>
    <w:p w14:paraId="2ED76CEF" w14:textId="77777777" w:rsidR="00513E2D" w:rsidRDefault="00513E2D"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197AE23F" w14:textId="77777777" w:rsidR="00513E2D" w:rsidRDefault="00513E2D"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464110" w14:textId="77777777" w:rsidR="00513E2D" w:rsidRDefault="00513E2D" w:rsidP="006869EE">
      <w:pPr>
        <w:pStyle w:val="Body"/>
        <w:rPr>
          <w:lang w:val="en-GB"/>
        </w:rPr>
      </w:pPr>
      <w:r>
        <w:rPr>
          <w:lang w:val="en-GB"/>
        </w:rPr>
        <w:t>Your mercy, O Lord, endures forever. O despise not the works of Your hands.</w:t>
      </w:r>
    </w:p>
    <w:p w14:paraId="143AC2CE" w14:textId="77777777" w:rsidR="00513E2D" w:rsidRDefault="00513E2D" w:rsidP="006869EE">
      <w:pPr>
        <w:pStyle w:val="Body"/>
        <w:rPr>
          <w:lang w:val="en-GB"/>
        </w:rPr>
      </w:pPr>
      <w:r>
        <w:rPr>
          <w:lang w:val="en-GB"/>
        </w:rPr>
        <w:t>Lord, You have been our refuge in all generations. I said, “Be merciful to me, heal my soul; for I have sinned against You.”</w:t>
      </w:r>
    </w:p>
    <w:p w14:paraId="2D5010F5" w14:textId="77777777" w:rsidR="00513E2D" w:rsidRDefault="00513E2D"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3A762B7" w14:textId="77777777" w:rsidR="00513E2D" w:rsidRDefault="00513E2D" w:rsidP="006869EE">
      <w:pPr>
        <w:pStyle w:val="Body"/>
        <w:rPr>
          <w:lang w:val="en-GB"/>
        </w:rPr>
      </w:pPr>
      <w:r>
        <w:rPr>
          <w:lang w:val="en-GB"/>
        </w:rPr>
        <w:t>Blessing belongs to You, praise belongs to You praise, glory belongs to You, O Father, Son and Holy Spirit, now, and forever and ever. Amen.</w:t>
      </w:r>
    </w:p>
    <w:p w14:paraId="7782ECE8" w14:textId="77777777" w:rsidR="00513E2D" w:rsidRPr="008D61EA" w:rsidRDefault="00513E2D"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8D15F9A" w14:textId="77777777" w:rsidR="00513E2D" w:rsidRDefault="00513E2D" w:rsidP="006869EE">
      <w:pPr>
        <w:pStyle w:val="Prose"/>
      </w:pPr>
      <w:r>
        <w:t>The Gloria</w:t>
      </w:r>
      <w:r>
        <w:fldChar w:fldCharType="end"/>
      </w:r>
      <w:r>
        <w:t xml:space="preserve"> and </w:t>
      </w:r>
      <w:r>
        <w:fldChar w:fldCharType="begin"/>
      </w:r>
      <w:r>
        <w:instrText xml:space="preserve"> REF _Ref435789969 \h </w:instrText>
      </w:r>
      <w:r>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34D52A9" w14:textId="77777777" w:rsidR="00513E2D" w:rsidRDefault="00513E2D"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286914AF" w14:textId="77777777" w:rsidR="00513E2D" w:rsidRDefault="00513E2D"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77777777" w:rsidR="00513E2D" w:rsidRDefault="00513E2D" w:rsidP="00513E2D">
      <w:pPr>
        <w:pStyle w:val="Rubric"/>
      </w:pPr>
      <w:r>
        <w:t>The Trisagion</w:t>
      </w:r>
      <w:r>
        <w:fldChar w:fldCharType="end"/>
      </w:r>
      <w:r>
        <w:t xml:space="preserve">, page </w:t>
      </w:r>
      <w:r>
        <w:fldChar w:fldCharType="begin"/>
      </w:r>
      <w:r>
        <w:instrText xml:space="preserve"> PAGEREF _Ref435789927 \h </w:instrText>
      </w:r>
      <w:r>
        <w:fldChar w:fldCharType="separate"/>
      </w:r>
      <w:r>
        <w:rPr>
          <w:noProof/>
        </w:rPr>
        <w:t>545</w:t>
      </w:r>
      <w:r>
        <w:fldChar w:fldCharType="end"/>
      </w:r>
      <w:r>
        <w:t xml:space="preserve">. Continue through </w:t>
      </w:r>
      <w:r>
        <w:fldChar w:fldCharType="begin"/>
      </w:r>
      <w:r>
        <w:instrText xml:space="preserve"> REF _Ref435799700 \h </w:instrText>
      </w:r>
      <w:r>
        <w:fldChar w:fldCharType="separate"/>
      </w:r>
      <w:r>
        <w:t>The Doxologies</w:t>
      </w:r>
      <w:r>
        <w:fldChar w:fldCharType="end"/>
      </w:r>
      <w:r>
        <w:t xml:space="preserve"> and </w:t>
      </w:r>
      <w:r>
        <w:fldChar w:fldCharType="begin"/>
      </w:r>
      <w:r>
        <w:instrText xml:space="preserve"> REF _Ref435799710 \h </w:instrText>
      </w:r>
      <w:r>
        <w:fldChar w:fldCharType="separate"/>
      </w:r>
      <w:r>
        <w:t>The Orthodox Creed</w:t>
      </w:r>
      <w:r>
        <w:fldChar w:fldCharType="end"/>
      </w:r>
      <w:r>
        <w:t>.</w:t>
      </w:r>
      <w:r w:rsidRPr="00AB78C6">
        <w:t xml:space="preserve"> </w:t>
      </w:r>
    </w:p>
    <w:p w14:paraId="50D17AD8" w14:textId="77777777" w:rsidR="00513E2D" w:rsidRDefault="00513E2D" w:rsidP="00513E2D">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1042"/>
      </w:r>
      <w:r>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lastRenderedPageBreak/>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77777777" w:rsidR="00513E2D" w:rsidRDefault="00513E2D" w:rsidP="00513E2D">
      <w:pPr>
        <w:pStyle w:val="Rubric"/>
      </w:pPr>
      <w:r>
        <w:t xml:space="preserve">Read </w:t>
      </w:r>
      <w:r>
        <w:fldChar w:fldCharType="begin"/>
      </w:r>
      <w:r>
        <w:instrText xml:space="preserve"> REF _Ref435800051 \h </w:instrText>
      </w:r>
      <w:r>
        <w:fldChar w:fldCharType="separate"/>
      </w:r>
      <w:r>
        <w:t>The Psalms of the Third Hour</w:t>
      </w:r>
      <w:r>
        <w:fldChar w:fldCharType="end"/>
      </w:r>
      <w:r>
        <w:t xml:space="preserve">, page </w:t>
      </w:r>
      <w:r>
        <w:fldChar w:fldCharType="begin"/>
      </w:r>
      <w:r>
        <w:instrText xml:space="preserve"> PAGEREF _Ref435800057 \h </w:instrText>
      </w:r>
      <w:r>
        <w:fldChar w:fldCharType="separate"/>
      </w:r>
      <w:r>
        <w:rPr>
          <w:noProof/>
        </w:rPr>
        <w:t>67</w:t>
      </w:r>
      <w:r>
        <w:fldChar w:fldCharType="end"/>
      </w:r>
      <w:r>
        <w:t xml:space="preserve">, and continue with </w:t>
      </w:r>
      <w:r>
        <w:fldChar w:fldCharType="begin"/>
      </w:r>
      <w:r>
        <w:instrText xml:space="preserve"> REF _Ref435800080 \h </w:instrText>
      </w:r>
      <w:r>
        <w:fldChar w:fldCharType="separate"/>
      </w:r>
      <w:r>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w:t>
            </w:r>
            <w:r>
              <w:lastRenderedPageBreak/>
              <w:t>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77777777" w:rsidR="00513E2D" w:rsidRDefault="00513E2D" w:rsidP="00513E2D">
            <w:pPr>
              <w:pStyle w:val="BodyNoIndent"/>
            </w:pPr>
            <w:r>
              <w:t>Through the prayers of the Beholder of God, the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lastRenderedPageBreak/>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lastRenderedPageBreak/>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lastRenderedPageBreak/>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lastRenderedPageBreak/>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lastRenderedPageBreak/>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w:t>
      </w:r>
      <w:r>
        <w:lastRenderedPageBreak/>
        <w:t>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36" w:name="_Toc459399219"/>
      <w:r>
        <w:lastRenderedPageBreak/>
        <w:t>Prayers for Needs</w:t>
      </w:r>
      <w:bookmarkEnd w:id="1936"/>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77777777"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10</w:t>
      </w:r>
      <w:r>
        <w:rPr>
          <w:lang w:val="en-US"/>
        </w:rPr>
        <w:fldChar w:fldCharType="end"/>
      </w:r>
    </w:p>
    <w:p w14:paraId="3FF6D2AF" w14:textId="77777777"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10</w:t>
      </w:r>
      <w:r>
        <w:rPr>
          <w:lang w:val="en-US"/>
        </w:rPr>
        <w:fldChar w:fldCharType="end"/>
      </w:r>
    </w:p>
    <w:p w14:paraId="7AFD631B" w14:textId="77777777"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t>The Verses of the Cymbals</w:t>
      </w:r>
      <w:r>
        <w:fldChar w:fldCharType="end"/>
      </w:r>
      <w:r>
        <w:t xml:space="preserve">, page </w:t>
      </w:r>
      <w:r>
        <w:fldChar w:fldCharType="begin"/>
      </w:r>
      <w:r>
        <w:instrText xml:space="preserve"> PAGEREF _Ref435789344 \h </w:instrText>
      </w:r>
      <w:r>
        <w:fldChar w:fldCharType="separate"/>
      </w:r>
      <w:r>
        <w:rPr>
          <w:noProof/>
        </w:rPr>
        <w:t>534</w:t>
      </w:r>
      <w:r>
        <w:fldChar w:fldCharType="end"/>
      </w:r>
      <w:r>
        <w:t xml:space="preserve">. If integrating this service with Prime, the first part of </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55</w:t>
      </w:r>
      <w:r>
        <w:fldChar w:fldCharType="end"/>
      </w:r>
      <w:r>
        <w:t>, may precede the Verses of Cymbals. Following the Verses of the Cymbals, the people recite with one voice,</w:t>
      </w:r>
    </w:p>
    <w:p w14:paraId="65CFF359" w14:textId="77777777"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160</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26839B4F" w14:textId="77777777" w:rsidR="00513E2D" w:rsidRDefault="00513E2D" w:rsidP="00513E2D">
      <w:pPr>
        <w:pStyle w:val="Rubric"/>
      </w:pPr>
      <w:r>
        <w:t xml:space="preserve">If integrating with Prime, </w:t>
      </w:r>
      <w:r>
        <w:fldChar w:fldCharType="begin"/>
      </w:r>
      <w:r>
        <w:instrText xml:space="preserve"> REF _Ref442855527 \h </w:instrText>
      </w:r>
      <w:r>
        <w:fldChar w:fldCharType="separate"/>
      </w:r>
      <w:r>
        <w:t>Ephesians 4:1-5</w:t>
      </w:r>
      <w:r>
        <w:fldChar w:fldCharType="end"/>
      </w:r>
      <w:r>
        <w:t xml:space="preserve">, page </w:t>
      </w:r>
      <w:r>
        <w:fldChar w:fldCharType="begin"/>
      </w:r>
      <w:r>
        <w:instrText xml:space="preserve"> PAGEREF _Ref442855527 \h </w:instrText>
      </w:r>
      <w:r>
        <w:fldChar w:fldCharType="separate"/>
      </w:r>
      <w:r>
        <w:rPr>
          <w:noProof/>
        </w:rPr>
        <w:t>49</w:t>
      </w:r>
      <w:r>
        <w:fldChar w:fldCharType="end"/>
      </w:r>
      <w:r>
        <w:t>, may be read.</w:t>
      </w:r>
    </w:p>
    <w:p w14:paraId="21E9D9DA" w14:textId="77777777" w:rsidR="00513E2D" w:rsidRDefault="00513E2D" w:rsidP="00513E2D">
      <w:pPr>
        <w:pStyle w:val="Heading4"/>
      </w:pPr>
      <w:r>
        <w:lastRenderedPageBreak/>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lastRenderedPageBreak/>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lastRenderedPageBreak/>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77777777"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 xml:space="preserve">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77777777"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Pr>
          <w:lang w:val="en-GB"/>
        </w:rPr>
        <w:t>Graciously Accord</w:t>
      </w:r>
      <w:r>
        <w:fldChar w:fldCharType="end"/>
      </w:r>
      <w:r>
        <w:t xml:space="preserve">, page </w:t>
      </w:r>
      <w:r>
        <w:fldChar w:fldCharType="begin"/>
      </w:r>
      <w:r>
        <w:instrText xml:space="preserve"> PAGEREF _Ref435789903 \h </w:instrText>
      </w:r>
      <w:r>
        <w:fldChar w:fldCharType="separate"/>
      </w:r>
      <w:r>
        <w:rPr>
          <w:noProof/>
        </w:rPr>
        <w:t>544</w:t>
      </w:r>
      <w:r>
        <w:fldChar w:fldCharType="end"/>
      </w:r>
      <w:r>
        <w:t xml:space="preserve">. If integrating with the Morning hour, </w:t>
      </w:r>
      <w:r>
        <w:fldChar w:fldCharType="begin"/>
      </w:r>
      <w:r>
        <w:instrText xml:space="preserve"> REF _Ref442856274 \h </w:instrText>
      </w:r>
      <w:r>
        <w:fldChar w:fldCharType="separate"/>
      </w:r>
      <w:r>
        <w:t>The Gloria</w:t>
      </w:r>
      <w:r>
        <w:fldChar w:fldCharType="end"/>
      </w:r>
      <w:r>
        <w:t xml:space="preserve">, page </w:t>
      </w:r>
      <w:r>
        <w:fldChar w:fldCharType="begin"/>
      </w:r>
      <w:r>
        <w:instrText xml:space="preserve"> PAGEREF _Ref442856274 \h </w:instrText>
      </w:r>
      <w:r>
        <w:fldChar w:fldCharType="separate"/>
      </w:r>
      <w:r>
        <w:rPr>
          <w:noProof/>
        </w:rPr>
        <w:t>545</w:t>
      </w:r>
      <w:r>
        <w:fldChar w:fldCharType="end"/>
      </w:r>
      <w:r>
        <w:t>.</w:t>
      </w:r>
    </w:p>
    <w:p w14:paraId="370A695B" w14:textId="77777777"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t>The Trisagion</w:t>
      </w:r>
      <w:r>
        <w:fldChar w:fldCharType="end"/>
      </w:r>
      <w:r>
        <w:t xml:space="preserve">, </w:t>
      </w:r>
      <w:r>
        <w:fldChar w:fldCharType="begin"/>
      </w:r>
      <w:r>
        <w:instrText xml:space="preserve"> PAGEREF _Ref442856358 \h </w:instrText>
      </w:r>
      <w:r>
        <w:fldChar w:fldCharType="separate"/>
      </w:r>
      <w:r>
        <w:rPr>
          <w:noProof/>
        </w:rPr>
        <w:t>545</w:t>
      </w:r>
      <w:r>
        <w:fldChar w:fldCharType="end"/>
      </w:r>
      <w:r>
        <w:t xml:space="preserve">, followed by </w:t>
      </w:r>
      <w:r>
        <w:fldChar w:fldCharType="begin"/>
      </w:r>
      <w:r>
        <w:instrText xml:space="preserve"> REF _Ref442856453 \h </w:instrText>
      </w:r>
      <w:r>
        <w:fldChar w:fldCharType="separate"/>
      </w:r>
      <w:r>
        <w:t>Hail to You</w:t>
      </w:r>
      <w:r>
        <w:fldChar w:fldCharType="end"/>
      </w:r>
      <w:r>
        <w:t xml:space="preserve">, page </w:t>
      </w:r>
      <w:r>
        <w:fldChar w:fldCharType="begin"/>
      </w:r>
      <w:r>
        <w:instrText xml:space="preserve"> PAGEREF _Ref442856453 \p \h </w:instrText>
      </w:r>
      <w:r>
        <w:fldChar w:fldCharType="separate"/>
      </w:r>
      <w:r>
        <w:rPr>
          <w:noProof/>
        </w:rPr>
        <w:t>on page 546</w:t>
      </w:r>
      <w:r>
        <w:fldChar w:fldCharType="end"/>
      </w:r>
      <w:r>
        <w:t xml:space="preserve">, </w:t>
      </w:r>
      <w:r>
        <w:fldChar w:fldCharType="begin"/>
      </w:r>
      <w:r>
        <w:instrText xml:space="preserve"> REF _Ref435799700 \h </w:instrText>
      </w:r>
      <w:r>
        <w:fldChar w:fldCharType="separate"/>
      </w:r>
      <w:r>
        <w:t>The Doxologies</w:t>
      </w:r>
      <w:r>
        <w:fldChar w:fldCharType="end"/>
      </w:r>
      <w:r>
        <w:t xml:space="preserve">, </w:t>
      </w:r>
      <w:r>
        <w:fldChar w:fldCharType="begin"/>
      </w:r>
      <w:r>
        <w:instrText xml:space="preserve"> PAGEREF _Ref435799700 \h </w:instrText>
      </w:r>
      <w:r>
        <w:fldChar w:fldCharType="separate"/>
      </w:r>
      <w:r>
        <w:rPr>
          <w:noProof/>
        </w:rPr>
        <w:t>548</w:t>
      </w:r>
      <w:r>
        <w:fldChar w:fldCharType="end"/>
      </w:r>
      <w:r>
        <w:t xml:space="preserve">, </w:t>
      </w:r>
      <w:r>
        <w:fldChar w:fldCharType="begin"/>
      </w:r>
      <w:r>
        <w:instrText xml:space="preserve"> REF _Ref435799710 \h </w:instrText>
      </w:r>
      <w:r>
        <w:fldChar w:fldCharType="separate"/>
      </w:r>
      <w:r>
        <w:t>The Orthodox Creed</w:t>
      </w:r>
      <w:r>
        <w:fldChar w:fldCharType="end"/>
      </w:r>
      <w:r>
        <w:t xml:space="preserve">, </w:t>
      </w:r>
      <w:r>
        <w:fldChar w:fldCharType="begin"/>
      </w:r>
      <w:r>
        <w:instrText xml:space="preserve"> PAGEREF _Ref435799710 \h </w:instrText>
      </w:r>
      <w:r>
        <w:fldChar w:fldCharType="separate"/>
      </w:r>
      <w:r>
        <w:rPr>
          <w:noProof/>
        </w:rPr>
        <w:t>554</w:t>
      </w:r>
      <w:r>
        <w:fldChar w:fldCharType="end"/>
      </w:r>
      <w:r>
        <w:t>.</w:t>
      </w:r>
    </w:p>
    <w:p w14:paraId="2578A20D" w14:textId="77777777"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t>God Have mercy upon us</w:t>
      </w:r>
      <w:r>
        <w:fldChar w:fldCharType="end"/>
      </w:r>
      <w:r>
        <w:t xml:space="preserve">, page </w:t>
      </w:r>
      <w:r>
        <w:fldChar w:fldCharType="begin"/>
      </w:r>
      <w:r>
        <w:instrText xml:space="preserve"> PAGEREF _Ref442856751 \h </w:instrText>
      </w:r>
      <w:r>
        <w:fldChar w:fldCharType="separate"/>
      </w:r>
      <w:r>
        <w:rPr>
          <w:noProof/>
        </w:rPr>
        <w:t>555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t>The Prayer for the Gospel</w:t>
      </w:r>
      <w:r>
        <w:fldChar w:fldCharType="end"/>
      </w:r>
      <w:r>
        <w:t xml:space="preserve">, page </w:t>
      </w:r>
      <w:r>
        <w:fldChar w:fldCharType="begin"/>
      </w:r>
      <w:r>
        <w:instrText xml:space="preserve"> PAGEREF _Ref442856856 \h </w:instrText>
      </w:r>
      <w:r>
        <w:fldChar w:fldCharType="separate"/>
      </w:r>
      <w:r>
        <w:rPr>
          <w:noProof/>
        </w:rPr>
        <w:t>556</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7777777" w:rsidR="00513E2D" w:rsidRDefault="00513E2D" w:rsidP="00513E2D">
      <w:pPr>
        <w:pStyle w:val="Rubric"/>
      </w:pPr>
      <w:r>
        <w:t xml:space="preserve">The Gospel Response, page </w:t>
      </w:r>
      <w:r>
        <w:fldChar w:fldCharType="begin"/>
      </w:r>
      <w:r>
        <w:instrText xml:space="preserve"> PAGEREF _Ref442870575 \h </w:instrText>
      </w:r>
      <w:r>
        <w:fldChar w:fldCharType="separate"/>
      </w:r>
      <w:r>
        <w:rPr>
          <w:noProof/>
        </w:rPr>
        <w:t>558</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7777777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Pr>
          <w:noProof/>
        </w:rPr>
        <w:t>562</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43"/>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37"/>
            <w:r w:rsidRPr="007425E1">
              <w:t xml:space="preserve">May </w:t>
            </w:r>
            <w:commentRangeEnd w:id="1937"/>
            <w:r>
              <w:rPr>
                <w:rStyle w:val="CommentReference"/>
                <w:rFonts w:eastAsiaTheme="minorHAnsi" w:cstheme="minorBidi"/>
                <w:color w:val="auto"/>
                <w:lang w:val="en-CA"/>
              </w:rPr>
              <w:commentReference w:id="1937"/>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77777777" w:rsidR="00513E2D" w:rsidRDefault="00513E2D" w:rsidP="00513E2D">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t>The Prayer of the Hours</w:t>
      </w:r>
      <w:r>
        <w:fldChar w:fldCharType="end"/>
      </w:r>
      <w:r>
        <w:t xml:space="preserve">, page </w:t>
      </w:r>
      <w:r>
        <w:fldChar w:fldCharType="begin"/>
      </w:r>
      <w:r>
        <w:instrText xml:space="preserve"> PAGEREF _Ref411969145 \h </w:instrText>
      </w:r>
      <w:r>
        <w:fldChar w:fldCharType="separate"/>
      </w:r>
      <w:r>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6"/>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4" w:author="Windows User" w:date="2015-11-27T20:09:00Z" w:initials="WU">
    <w:p w14:paraId="03405E79" w14:textId="77777777" w:rsidR="00F71B79" w:rsidRDefault="00F71B79" w:rsidP="00952359">
      <w:pPr>
        <w:pStyle w:val="CommentText"/>
      </w:pPr>
      <w:r>
        <w:rPr>
          <w:rStyle w:val="CommentReference"/>
        </w:rPr>
        <w:annotationRef/>
      </w:r>
      <w:r>
        <w:t>Confess to the Lord or confess the Lord?</w:t>
      </w:r>
    </w:p>
  </w:comment>
  <w:comment w:id="96" w:author="Windows User" w:date="2015-10-30T12:35:00Z" w:initials="WU">
    <w:p w14:paraId="0D2C8A12" w14:textId="77777777" w:rsidR="00F71B79" w:rsidRDefault="00F71B79">
      <w:pPr>
        <w:pStyle w:val="CommentText"/>
      </w:pPr>
      <w:r>
        <w:rPr>
          <w:rStyle w:val="CommentReference"/>
        </w:rPr>
        <w:annotationRef/>
      </w:r>
      <w:r>
        <w:t>Compare to various translations</w:t>
      </w:r>
    </w:p>
  </w:comment>
  <w:comment w:id="97" w:author="Windows User" w:date="2015-10-30T12:37:00Z" w:initials="WU">
    <w:p w14:paraId="00B9961B" w14:textId="77777777" w:rsidR="00F71B79" w:rsidRDefault="00F71B79">
      <w:pPr>
        <w:pStyle w:val="CommentText"/>
      </w:pPr>
      <w:r>
        <w:rPr>
          <w:rStyle w:val="CommentReference"/>
        </w:rPr>
        <w:annotationRef/>
      </w:r>
      <w:r>
        <w:t>Is this supposed to be doubled?</w:t>
      </w:r>
    </w:p>
  </w:comment>
  <w:comment w:id="98" w:author="Windows User" w:date="2015-11-27T20:09:00Z" w:initials="WU">
    <w:p w14:paraId="218998C8" w14:textId="77777777" w:rsidR="00F71B79" w:rsidRDefault="00F71B79" w:rsidP="00952359">
      <w:pPr>
        <w:pStyle w:val="CommentText"/>
      </w:pPr>
      <w:r>
        <w:rPr>
          <w:rStyle w:val="CommentReference"/>
        </w:rPr>
        <w:annotationRef/>
      </w:r>
      <w:r>
        <w:t>Confess to the Lord or confess the Lord?</w:t>
      </w:r>
    </w:p>
  </w:comment>
  <w:comment w:id="99" w:author="Windows User" w:date="2015-10-30T08:56:00Z" w:initials="WU">
    <w:p w14:paraId="6AC03ACF" w14:textId="77777777" w:rsidR="00F71B79" w:rsidRDefault="00F71B79">
      <w:pPr>
        <w:pStyle w:val="CommentText"/>
      </w:pPr>
      <w:r>
        <w:rPr>
          <w:rStyle w:val="CommentReference"/>
        </w:rPr>
        <w:annotationRef/>
      </w:r>
      <w:r>
        <w:t>Does this go before Creed?</w:t>
      </w:r>
    </w:p>
  </w:comment>
  <w:comment w:id="102" w:author="Windows User" w:date="2015-11-06T13:03:00Z" w:initials="WU">
    <w:p w14:paraId="6B9D0F75" w14:textId="77777777" w:rsidR="00F71B79" w:rsidRDefault="00F71B79">
      <w:pPr>
        <w:pStyle w:val="CommentText"/>
      </w:pPr>
      <w:r>
        <w:rPr>
          <w:rStyle w:val="CommentReference"/>
        </w:rPr>
        <w:annotationRef/>
      </w:r>
      <w:r>
        <w:t>Coptic reader has Ps 3 here!</w:t>
      </w:r>
    </w:p>
  </w:comment>
  <w:comment w:id="119" w:author="Windows User" w:date="2015-11-02T08:54:00Z" w:initials="WU">
    <w:p w14:paraId="0366F544" w14:textId="77777777" w:rsidR="00F71B79" w:rsidRDefault="00F71B79">
      <w:pPr>
        <w:pStyle w:val="CommentText"/>
      </w:pPr>
      <w:r>
        <w:rPr>
          <w:rStyle w:val="CommentReference"/>
        </w:rPr>
        <w:annotationRef/>
      </w:r>
      <w:r>
        <w:t>Is there a phrase missing here?</w:t>
      </w:r>
    </w:p>
  </w:comment>
  <w:comment w:id="125" w:author="Windows User" w:date="2015-10-30T08:56:00Z" w:initials="WU">
    <w:p w14:paraId="1FDBEBA0" w14:textId="77777777" w:rsidR="00F71B79" w:rsidRDefault="00F71B79">
      <w:pPr>
        <w:pStyle w:val="CommentText"/>
      </w:pPr>
      <w:r>
        <w:rPr>
          <w:rStyle w:val="CommentReference"/>
        </w:rPr>
        <w:annotationRef/>
      </w:r>
      <w:r>
        <w:t>Should Glory be be here?</w:t>
      </w:r>
    </w:p>
  </w:comment>
  <w:comment w:id="130" w:author="Brett Slote" w:date="2016-05-02T12:37:00Z" w:initials="BS">
    <w:p w14:paraId="6A57FE90" w14:textId="269377C2" w:rsidR="00F71B79" w:rsidRDefault="00F71B79">
      <w:pPr>
        <w:pStyle w:val="CommentText"/>
      </w:pPr>
      <w:r>
        <w:rPr>
          <w:rStyle w:val="CommentReference"/>
        </w:rPr>
        <w:annotationRef/>
      </w:r>
      <w:r>
        <w:t>Is this right? Or should it be the conclusion of Midnight Praise?</w:t>
      </w:r>
    </w:p>
  </w:comment>
  <w:comment w:id="131" w:author="Windows User" w:date="2015-10-30T08:56:00Z" w:initials="BS">
    <w:p w14:paraId="3B320D18" w14:textId="77777777" w:rsidR="00F71B79" w:rsidRDefault="00F71B79" w:rsidP="000C38C3">
      <w:pPr>
        <w:pStyle w:val="CommentText"/>
      </w:pPr>
      <w:r>
        <w:rPr>
          <w:rStyle w:val="CommentReference"/>
        </w:rPr>
        <w:annotationRef/>
      </w:r>
      <w:r>
        <w:t>this seems kind of loose... is it ok?</w:t>
      </w:r>
    </w:p>
  </w:comment>
  <w:comment w:id="132" w:author="Windows User" w:date="2015-10-30T08:56:00Z" w:initials="BS">
    <w:p w14:paraId="0A2D24D1" w14:textId="77777777" w:rsidR="00F71B79" w:rsidRDefault="00F71B79" w:rsidP="000C38C3">
      <w:pPr>
        <w:pStyle w:val="CommentText"/>
      </w:pPr>
      <w:r>
        <w:rPr>
          <w:rStyle w:val="CommentReference"/>
        </w:rPr>
        <w:annotationRef/>
      </w:r>
      <w:r>
        <w:t>works or deeds?</w:t>
      </w:r>
    </w:p>
  </w:comment>
  <w:comment w:id="133" w:author="Windows User" w:date="2015-11-21T13:24:00Z" w:initials="WU">
    <w:p w14:paraId="00EA2A44" w14:textId="77777777" w:rsidR="00F71B79" w:rsidRDefault="00F71B79" w:rsidP="000C38C3">
      <w:pPr>
        <w:pStyle w:val="CommentText"/>
      </w:pPr>
      <w:r>
        <w:rPr>
          <w:rStyle w:val="CommentReference"/>
        </w:rPr>
        <w:annotationRef/>
      </w:r>
      <w:r>
        <w:t>review</w:t>
      </w:r>
    </w:p>
  </w:comment>
  <w:comment w:id="134" w:author="Windows User" w:date="2015-10-30T08:56:00Z" w:initials="BS">
    <w:p w14:paraId="326418FE" w14:textId="77777777" w:rsidR="00F71B79" w:rsidRDefault="00F71B79" w:rsidP="000C38C3">
      <w:pPr>
        <w:pStyle w:val="CommentText"/>
      </w:pPr>
      <w:r>
        <w:rPr>
          <w:rStyle w:val="CommentReference"/>
        </w:rPr>
        <w:annotationRef/>
      </w:r>
      <w:r>
        <w:t>does Coptic have 'high'?</w:t>
      </w:r>
    </w:p>
  </w:comment>
  <w:comment w:id="135" w:author="Windows User" w:date="2015-11-21T13:24:00Z" w:initials="WU">
    <w:p w14:paraId="451F9B25" w14:textId="77777777" w:rsidR="00F71B79" w:rsidRDefault="00F71B79" w:rsidP="000C38C3">
      <w:pPr>
        <w:pStyle w:val="CommentText"/>
      </w:pPr>
      <w:r>
        <w:rPr>
          <w:rStyle w:val="CommentReference"/>
        </w:rPr>
        <w:annotationRef/>
      </w:r>
      <w:r>
        <w:t>review, add variant</w:t>
      </w:r>
    </w:p>
  </w:comment>
  <w:comment w:id="136" w:author="Windows User" w:date="2015-10-30T08:56:00Z" w:initials="BS">
    <w:p w14:paraId="688FBBBC" w14:textId="77777777" w:rsidR="00F71B79" w:rsidRDefault="00F71B79" w:rsidP="000C38C3">
      <w:pPr>
        <w:pStyle w:val="CommentText"/>
      </w:pPr>
      <w:r>
        <w:rPr>
          <w:rStyle w:val="CommentReference"/>
        </w:rPr>
        <w:annotationRef/>
      </w:r>
      <w:r>
        <w:t>bless or praise? inconsistent rendering of esmo</w:t>
      </w:r>
    </w:p>
  </w:comment>
  <w:comment w:id="137" w:author="Windows User" w:date="2015-10-30T08:56:00Z" w:initials="BS">
    <w:p w14:paraId="0DA71926" w14:textId="77777777" w:rsidR="00F71B79" w:rsidRDefault="00F71B79">
      <w:pPr>
        <w:pStyle w:val="CommentText"/>
      </w:pPr>
      <w:r>
        <w:rPr>
          <w:rStyle w:val="CommentReference"/>
        </w:rPr>
        <w:annotationRef/>
      </w:r>
      <w:r>
        <w:t>bless or praise? inconsistent rendering of esmo</w:t>
      </w:r>
    </w:p>
  </w:comment>
  <w:comment w:id="173" w:author="Windows User" w:date="2015-10-30T08:56:00Z" w:initials="WU">
    <w:p w14:paraId="36599FA2" w14:textId="77777777" w:rsidR="00F71B79" w:rsidRDefault="00F71B79" w:rsidP="000278EC">
      <w:pPr>
        <w:pStyle w:val="CommentText"/>
      </w:pPr>
      <w:r>
        <w:rPr>
          <w:rStyle w:val="CommentReference"/>
        </w:rPr>
        <w:annotationRef/>
      </w:r>
      <w:r>
        <w:t>Gives light? Enlightens?</w:t>
      </w:r>
    </w:p>
  </w:comment>
  <w:comment w:id="174" w:author="Windows User" w:date="2015-10-30T08:56:00Z" w:initials="WU">
    <w:p w14:paraId="274DD96D" w14:textId="77777777" w:rsidR="00F71B79" w:rsidRDefault="00F71B79">
      <w:pPr>
        <w:pStyle w:val="CommentText"/>
      </w:pPr>
      <w:r>
        <w:rPr>
          <w:rStyle w:val="CommentReference"/>
        </w:rPr>
        <w:annotationRef/>
      </w:r>
      <w:r>
        <w:t>split after this vs?</w:t>
      </w:r>
    </w:p>
  </w:comment>
  <w:comment w:id="209" w:author="Windows User" w:date="2015-11-04T08:53:00Z" w:initials="WU">
    <w:p w14:paraId="057654D4" w14:textId="77777777" w:rsidR="00F71B79" w:rsidRDefault="00F71B79">
      <w:pPr>
        <w:pStyle w:val="CommentText"/>
      </w:pPr>
      <w:r>
        <w:rPr>
          <w:rStyle w:val="CommentReference"/>
        </w:rPr>
        <w:annotationRef/>
      </w:r>
      <w:r>
        <w:t>Life giver or giver of life?</w:t>
      </w:r>
    </w:p>
  </w:comment>
  <w:comment w:id="220" w:author="Windows User" w:date="2015-10-30T08:56:00Z" w:initials="BS">
    <w:p w14:paraId="681427A6" w14:textId="77777777" w:rsidR="00F71B79" w:rsidRDefault="00F71B79">
      <w:pPr>
        <w:pStyle w:val="CommentText"/>
      </w:pPr>
      <w:r>
        <w:rPr>
          <w:rStyle w:val="CommentReference"/>
        </w:rPr>
        <w:annotationRef/>
      </w:r>
      <w:r>
        <w:t>coptic has confess</w:t>
      </w:r>
    </w:p>
  </w:comment>
  <w:comment w:id="243" w:author="Microsoft Office User" w:date="2015-12-11T19:51:00Z" w:initials="Office">
    <w:p w14:paraId="37A50849" w14:textId="7A27E5BD" w:rsidR="00F71B79" w:rsidRDefault="00F71B79">
      <w:pPr>
        <w:pStyle w:val="CommentText"/>
      </w:pPr>
      <w:r>
        <w:rPr>
          <w:rStyle w:val="CommentReference"/>
        </w:rPr>
        <w:annotationRef/>
      </w:r>
      <w:r>
        <w:t>this one needs rewording</w:t>
      </w:r>
    </w:p>
  </w:comment>
  <w:comment w:id="336" w:author="Windows User" w:date="2015-11-02T12:45:00Z" w:initials="WU">
    <w:p w14:paraId="7D99A743" w14:textId="77777777" w:rsidR="00F71B79" w:rsidRDefault="00F71B79"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F71B79" w:rsidRDefault="00F71B79" w:rsidP="00D31F38">
      <w:pPr>
        <w:pStyle w:val="CommentText"/>
      </w:pPr>
      <w:r>
        <w:rPr>
          <w:rStyle w:val="CommentReference"/>
        </w:rPr>
        <w:annotationRef/>
      </w:r>
      <w:r>
        <w:t>flesh or body?</w:t>
      </w:r>
    </w:p>
  </w:comment>
  <w:comment w:id="338" w:author="Windows User" w:date="2015-10-30T08:56:00Z" w:initials="WU">
    <w:p w14:paraId="0375B80F" w14:textId="77777777" w:rsidR="00F71B79" w:rsidRDefault="00F71B79" w:rsidP="00D31F38">
      <w:pPr>
        <w:pStyle w:val="CommentText"/>
      </w:pPr>
      <w:r>
        <w:rPr>
          <w:rStyle w:val="CommentReference"/>
        </w:rPr>
        <w:annotationRef/>
      </w:r>
      <w:r>
        <w:t>Send up, or ascribe?</w:t>
      </w:r>
    </w:p>
  </w:comment>
  <w:comment w:id="339" w:author="Windows User" w:date="2015-10-30T08:56:00Z" w:initials="WU">
    <w:p w14:paraId="5622D018" w14:textId="77777777" w:rsidR="00F71B79" w:rsidRDefault="00F71B79" w:rsidP="00D31F38">
      <w:pPr>
        <w:pStyle w:val="CommentText"/>
      </w:pPr>
      <w:r>
        <w:rPr>
          <w:rStyle w:val="CommentReference"/>
        </w:rPr>
        <w:annotationRef/>
      </w:r>
      <w:r>
        <w:t>doxology or glorification?</w:t>
      </w:r>
    </w:p>
  </w:comment>
  <w:comment w:id="340" w:author="Windows User" w:date="2015-10-30T08:56:00Z" w:initials="WU">
    <w:p w14:paraId="10960ED9" w14:textId="77777777" w:rsidR="00F71B79" w:rsidRDefault="00F71B79"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F71B79" w:rsidRDefault="00F71B79" w:rsidP="00D31F38">
      <w:pPr>
        <w:pStyle w:val="CommentText"/>
      </w:pPr>
      <w:r>
        <w:rPr>
          <w:rStyle w:val="CommentReference"/>
        </w:rPr>
        <w:annotationRef/>
      </w:r>
      <w:r>
        <w:t>You?</w:t>
      </w:r>
    </w:p>
  </w:comment>
  <w:comment w:id="342" w:author="Windows User" w:date="2015-10-30T08:56:00Z" w:initials="WU">
    <w:p w14:paraId="744CF838" w14:textId="77777777" w:rsidR="00F71B79" w:rsidRDefault="00F71B79" w:rsidP="00D31F38">
      <w:pPr>
        <w:pStyle w:val="CommentText"/>
      </w:pPr>
      <w:r>
        <w:rPr>
          <w:rStyle w:val="CommentReference"/>
        </w:rPr>
        <w:annotationRef/>
      </w:r>
      <w:r>
        <w:t>To the Sanctuary or O you saints???</w:t>
      </w:r>
    </w:p>
  </w:comment>
  <w:comment w:id="343" w:author="Windows User" w:date="2015-10-30T08:56:00Z" w:initials="WU">
    <w:p w14:paraId="47DB61A6" w14:textId="77777777" w:rsidR="00F71B79" w:rsidRDefault="00F71B79"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F71B79" w:rsidRDefault="00F71B79" w:rsidP="00D31F38">
      <w:pPr>
        <w:pStyle w:val="CommentText"/>
      </w:pPr>
      <w:r>
        <w:rPr>
          <w:rStyle w:val="CommentReference"/>
        </w:rPr>
        <w:annotationRef/>
      </w:r>
      <w:r>
        <w:t>supplication or cry?</w:t>
      </w:r>
    </w:p>
  </w:comment>
  <w:comment w:id="345" w:author="Windows User" w:date="2015-10-30T08:56:00Z" w:initials="WU">
    <w:p w14:paraId="4FD2340C" w14:textId="77777777" w:rsidR="00F71B79" w:rsidRDefault="00F71B79"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F71B79" w:rsidRDefault="00F71B79" w:rsidP="00D31F38">
      <w:pPr>
        <w:pStyle w:val="CommentText"/>
      </w:pPr>
      <w:r>
        <w:rPr>
          <w:rStyle w:val="CommentReference"/>
        </w:rPr>
        <w:annotationRef/>
      </w:r>
      <w:r>
        <w:t>revive or deliver?</w:t>
      </w:r>
    </w:p>
  </w:comment>
  <w:comment w:id="347" w:author="Windows User" w:date="2015-10-30T08:56:00Z" w:initials="WU">
    <w:p w14:paraId="45934B86" w14:textId="77777777" w:rsidR="00F71B79" w:rsidRDefault="00F71B79"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F71B79" w:rsidRDefault="00F71B79" w:rsidP="00D31F38">
      <w:pPr>
        <w:pStyle w:val="CommentText"/>
      </w:pPr>
      <w:r>
        <w:rPr>
          <w:rStyle w:val="CommentReference"/>
        </w:rPr>
        <w:annotationRef/>
      </w:r>
      <w:r>
        <w:t>blessing or praise?</w:t>
      </w:r>
    </w:p>
  </w:comment>
  <w:comment w:id="349" w:author="Windows User" w:date="2015-10-30T08:56:00Z" w:initials="WU">
    <w:p w14:paraId="30167A78" w14:textId="77777777" w:rsidR="00F71B79" w:rsidRDefault="00F71B79"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F71B79" w:rsidRDefault="00F71B79" w:rsidP="00D31F38">
      <w:pPr>
        <w:pStyle w:val="CommentText"/>
      </w:pPr>
      <w:r>
        <w:rPr>
          <w:rStyle w:val="CommentReference"/>
        </w:rPr>
        <w:annotationRef/>
      </w:r>
      <w:r>
        <w:t>rightous, true, or truth?</w:t>
      </w:r>
    </w:p>
  </w:comment>
  <w:comment w:id="351" w:author="Windows User" w:date="2015-10-30T08:56:00Z" w:initials="WU">
    <w:p w14:paraId="668FF70C" w14:textId="77777777" w:rsidR="00F71B79" w:rsidRDefault="00F71B79" w:rsidP="00D31F38">
      <w:pPr>
        <w:pStyle w:val="CommentText"/>
      </w:pPr>
      <w:r>
        <w:rPr>
          <w:rStyle w:val="CommentReference"/>
        </w:rPr>
        <w:annotationRef/>
      </w:r>
      <w:r>
        <w:t>meditation, or delight?</w:t>
      </w:r>
    </w:p>
  </w:comment>
  <w:comment w:id="352" w:author="Windows User" w:date="2015-10-30T08:56:00Z" w:initials="WU">
    <w:p w14:paraId="3C05865D" w14:textId="77777777" w:rsidR="00F71B79" w:rsidRDefault="00F71B79" w:rsidP="00D31F38">
      <w:pPr>
        <w:pStyle w:val="CommentText"/>
      </w:pPr>
      <w:r>
        <w:rPr>
          <w:rStyle w:val="CommentReference"/>
        </w:rPr>
        <w:annotationRef/>
      </w:r>
      <w:r>
        <w:t>forever or always?</w:t>
      </w:r>
    </w:p>
  </w:comment>
  <w:comment w:id="353" w:author="Windows User" w:date="2015-10-30T08:56:00Z" w:initials="WU">
    <w:p w14:paraId="3B00730E" w14:textId="77777777" w:rsidR="00F71B79" w:rsidRDefault="00F71B79" w:rsidP="00D31F38">
      <w:pPr>
        <w:pStyle w:val="CommentText"/>
      </w:pPr>
      <w:r>
        <w:rPr>
          <w:rStyle w:val="CommentReference"/>
        </w:rPr>
        <w:annotationRef/>
      </w:r>
      <w:r>
        <w:t>and forever?</w:t>
      </w:r>
    </w:p>
  </w:comment>
  <w:comment w:id="354" w:author="Windows User" w:date="2015-10-30T08:56:00Z" w:initials="WU">
    <w:p w14:paraId="1B4AAEB0" w14:textId="77777777" w:rsidR="00F71B79" w:rsidRDefault="00F71B79" w:rsidP="00D31F38">
      <w:pPr>
        <w:pStyle w:val="CommentText"/>
      </w:pPr>
      <w:r>
        <w:rPr>
          <w:rStyle w:val="CommentReference"/>
        </w:rPr>
        <w:annotationRef/>
      </w:r>
      <w:r>
        <w:t>be?</w:t>
      </w:r>
    </w:p>
  </w:comment>
  <w:comment w:id="355" w:author="Windows User" w:date="2015-10-30T08:56:00Z" w:initials="WU">
    <w:p w14:paraId="1B1C5E2C" w14:textId="77777777" w:rsidR="00F71B79" w:rsidRDefault="00F71B79" w:rsidP="00D31F38">
      <w:pPr>
        <w:pStyle w:val="CommentText"/>
      </w:pPr>
      <w:r>
        <w:rPr>
          <w:rStyle w:val="CommentReference"/>
        </w:rPr>
        <w:annotationRef/>
      </w:r>
      <w:r>
        <w:t>be?</w:t>
      </w:r>
    </w:p>
  </w:comment>
  <w:comment w:id="356" w:author="Windows User" w:date="2015-10-30T08:56:00Z" w:initials="WU">
    <w:p w14:paraId="2A55755C" w14:textId="77777777" w:rsidR="00F71B79" w:rsidRDefault="00F71B79"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F71B79" w:rsidRDefault="00F71B79" w:rsidP="00D31F38">
      <w:pPr>
        <w:pStyle w:val="CommentText"/>
      </w:pPr>
      <w:r>
        <w:rPr>
          <w:rStyle w:val="CommentReference"/>
        </w:rPr>
        <w:annotationRef/>
      </w:r>
      <w:r>
        <w:t>utter or declare?</w:t>
      </w:r>
    </w:p>
  </w:comment>
  <w:comment w:id="365" w:author="Windows User" w:date="2015-10-30T08:56:00Z" w:initials="BS">
    <w:p w14:paraId="5E20C97F" w14:textId="77777777" w:rsidR="00F71B79" w:rsidRDefault="00F71B79" w:rsidP="00D31F38">
      <w:pPr>
        <w:pStyle w:val="CommentText"/>
      </w:pPr>
      <w:r>
        <w:rPr>
          <w:rStyle w:val="CommentReference"/>
        </w:rPr>
        <w:annotationRef/>
      </w:r>
      <w:r>
        <w:t>look at? look upon? regard?</w:t>
      </w:r>
    </w:p>
  </w:comment>
  <w:comment w:id="366" w:author="Windows User" w:date="2015-10-30T08:56:00Z" w:initials="BS">
    <w:p w14:paraId="2ADF0207" w14:textId="77777777" w:rsidR="00F71B79" w:rsidRDefault="00F71B79" w:rsidP="00D31F38">
      <w:pPr>
        <w:pStyle w:val="CommentText"/>
      </w:pPr>
      <w:r>
        <w:rPr>
          <w:rStyle w:val="CommentReference"/>
        </w:rPr>
        <w:annotationRef/>
      </w:r>
      <w:r>
        <w:t>no one?</w:t>
      </w:r>
    </w:p>
  </w:comment>
  <w:comment w:id="367" w:author="Windows User" w:date="2015-10-30T08:56:00Z" w:initials="BS">
    <w:p w14:paraId="485D87CE" w14:textId="77777777" w:rsidR="00F71B79" w:rsidRDefault="00F71B79" w:rsidP="00D31F38">
      <w:pPr>
        <w:pStyle w:val="CommentText"/>
      </w:pPr>
      <w:r>
        <w:rPr>
          <w:rStyle w:val="CommentReference"/>
        </w:rPr>
        <w:annotationRef/>
      </w:r>
      <w:r>
        <w:t>in?</w:t>
      </w:r>
    </w:p>
    <w:p w14:paraId="472FCBB1" w14:textId="77777777" w:rsidR="00F71B79" w:rsidRDefault="00F71B79" w:rsidP="00D31F38">
      <w:pPr>
        <w:pStyle w:val="CommentText"/>
      </w:pPr>
    </w:p>
  </w:comment>
  <w:comment w:id="368" w:author="Windows User" w:date="2015-10-30T08:56:00Z" w:initials="BS">
    <w:p w14:paraId="0FA627AF" w14:textId="77777777" w:rsidR="00F71B79" w:rsidRDefault="00F71B79" w:rsidP="00D31F38">
      <w:pPr>
        <w:pStyle w:val="CommentText"/>
      </w:pPr>
      <w:r>
        <w:rPr>
          <w:rStyle w:val="CommentReference"/>
        </w:rPr>
        <w:annotationRef/>
      </w:r>
      <w:r>
        <w:t>before?</w:t>
      </w:r>
    </w:p>
  </w:comment>
  <w:comment w:id="369" w:author="Windows User" w:date="2015-10-30T08:56:00Z" w:initials="BS">
    <w:p w14:paraId="744D2B01" w14:textId="77777777" w:rsidR="00F71B79" w:rsidRDefault="00F71B79"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F71B79" w:rsidRDefault="00F71B79"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F71B79" w:rsidRDefault="00F71B79"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F71B79" w:rsidRDefault="00F71B79"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F71B79" w:rsidRDefault="00F71B79" w:rsidP="00D31F38">
      <w:pPr>
        <w:pStyle w:val="CommentText"/>
      </w:pPr>
      <w:r>
        <w:rPr>
          <w:rStyle w:val="CommentReference"/>
        </w:rPr>
        <w:annotationRef/>
      </w:r>
      <w:r>
        <w:t>spices or ointment</w:t>
      </w:r>
    </w:p>
  </w:comment>
  <w:comment w:id="374" w:author="Windows User" w:date="2015-10-30T08:56:00Z" w:initials="BS">
    <w:p w14:paraId="5C973492" w14:textId="77777777" w:rsidR="00F71B79" w:rsidRDefault="00F71B79" w:rsidP="00D31F38">
      <w:pPr>
        <w:pStyle w:val="CommentText"/>
      </w:pPr>
      <w:r>
        <w:rPr>
          <w:rStyle w:val="CommentReference"/>
        </w:rPr>
        <w:annotationRef/>
      </w:r>
      <w:r>
        <w:t>Is risen or has risen?</w:t>
      </w:r>
    </w:p>
  </w:comment>
  <w:comment w:id="375" w:author="Windows User" w:date="2015-10-30T08:56:00Z" w:initials="BS">
    <w:p w14:paraId="2FC8AFF7" w14:textId="77777777" w:rsidR="00F71B79" w:rsidRDefault="00F71B79"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F71B79" w:rsidRDefault="00F71B79"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F71B79" w:rsidRDefault="00F71B79" w:rsidP="00D31F38">
      <w:pPr>
        <w:pStyle w:val="CommentText"/>
      </w:pPr>
      <w:r>
        <w:rPr>
          <w:rStyle w:val="CommentReference"/>
        </w:rPr>
        <w:annotationRef/>
      </w:r>
      <w:r>
        <w:t xml:space="preserve">decay? </w:t>
      </w:r>
    </w:p>
  </w:comment>
  <w:comment w:id="379" w:author="Windows User" w:date="2015-10-30T08:56:00Z" w:initials="WU">
    <w:p w14:paraId="70A28C39" w14:textId="77777777" w:rsidR="00F71B79" w:rsidRDefault="00F71B79"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F71B79" w:rsidRDefault="00F71B79"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F71B79" w:rsidRDefault="00F71B79"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F71B79" w:rsidRDefault="00F71B79"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F71B79" w:rsidRDefault="00F71B79"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F71B79" w:rsidRDefault="00F71B79" w:rsidP="00D31F38">
      <w:pPr>
        <w:pStyle w:val="CommentText"/>
      </w:pPr>
      <w:r>
        <w:rPr>
          <w:rStyle w:val="CommentReference"/>
        </w:rPr>
        <w:annotationRef/>
      </w:r>
      <w:r>
        <w:t>crushed or destroyed?</w:t>
      </w:r>
    </w:p>
  </w:comment>
  <w:comment w:id="385" w:author="Windows User" w:date="2015-10-30T08:56:00Z" w:initials="WU">
    <w:p w14:paraId="2D37744E" w14:textId="77777777" w:rsidR="00F71B79" w:rsidRDefault="00F71B79"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F71B79" w:rsidRDefault="00F71B79" w:rsidP="00D31F38">
      <w:pPr>
        <w:pStyle w:val="CommentText"/>
      </w:pPr>
      <w:r>
        <w:rPr>
          <w:rStyle w:val="CommentReference"/>
        </w:rPr>
        <w:annotationRef/>
      </w:r>
      <w:r>
        <w:t>sent or sent forth?</w:t>
      </w:r>
    </w:p>
  </w:comment>
  <w:comment w:id="387" w:author="Windows User" w:date="2015-10-30T08:56:00Z" w:initials="WU">
    <w:p w14:paraId="6E78BA80" w14:textId="77777777" w:rsidR="00F71B79" w:rsidRDefault="00F71B79" w:rsidP="00D31F38">
      <w:pPr>
        <w:pStyle w:val="CommentText"/>
      </w:pPr>
      <w:r>
        <w:rPr>
          <w:rStyle w:val="CommentReference"/>
        </w:rPr>
        <w:annotationRef/>
      </w:r>
      <w:r>
        <w:t>or saints? ft note?</w:t>
      </w:r>
    </w:p>
  </w:comment>
  <w:comment w:id="388" w:author="Windows User" w:date="2015-10-30T08:56:00Z" w:initials="WU">
    <w:p w14:paraId="2897BA2F" w14:textId="77777777" w:rsidR="00F71B79" w:rsidRDefault="00F71B79"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F71B79" w:rsidRDefault="00F71B79" w:rsidP="00D31F38">
      <w:pPr>
        <w:pStyle w:val="CommentText"/>
      </w:pPr>
      <w:r>
        <w:rPr>
          <w:rStyle w:val="CommentReference"/>
        </w:rPr>
        <w:annotationRef/>
      </w:r>
      <w:r>
        <w:t>redeemed? or chose?</w:t>
      </w:r>
    </w:p>
  </w:comment>
  <w:comment w:id="390" w:author="Windows User" w:date="2015-10-30T08:56:00Z" w:initials="WU">
    <w:p w14:paraId="0E9DC1B8" w14:textId="77777777" w:rsidR="00F71B79" w:rsidRDefault="00F71B79"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F71B79" w:rsidRDefault="00F71B79" w:rsidP="00D31F38">
      <w:pPr>
        <w:pStyle w:val="CommentText"/>
      </w:pPr>
      <w:r>
        <w:rPr>
          <w:rStyle w:val="CommentReference"/>
        </w:rPr>
        <w:annotationRef/>
      </w:r>
      <w:r>
        <w:t>Nets has pangs.</w:t>
      </w:r>
    </w:p>
  </w:comment>
  <w:comment w:id="392" w:author="Windows User" w:date="2015-10-30T08:56:00Z" w:initials="WU">
    <w:p w14:paraId="6297DC8C" w14:textId="77777777" w:rsidR="00F71B79" w:rsidRDefault="00F71B79"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F71B79" w:rsidRDefault="00F71B79"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F71B79" w:rsidRDefault="00F71B79"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F71B79" w:rsidRDefault="00F71B79" w:rsidP="00D31F38">
      <w:pPr>
        <w:pStyle w:val="CommentText"/>
      </w:pPr>
      <w:r>
        <w:rPr>
          <w:rStyle w:val="CommentReference"/>
        </w:rPr>
        <w:annotationRef/>
      </w:r>
      <w:r>
        <w:t>For? or Since?</w:t>
      </w:r>
    </w:p>
  </w:comment>
  <w:comment w:id="396" w:author="Windows User" w:date="2015-10-30T08:56:00Z" w:initials="WU">
    <w:p w14:paraId="031A7CF6" w14:textId="77777777" w:rsidR="00F71B79" w:rsidRDefault="00F71B79"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F71B79" w:rsidRDefault="00F71B79">
      <w:pPr>
        <w:pStyle w:val="CommentText"/>
      </w:pPr>
      <w:r>
        <w:rPr>
          <w:rStyle w:val="CommentReference"/>
        </w:rPr>
        <w:annotationRef/>
      </w:r>
      <w:r>
        <w:t>Or “he has greatly glorified Himself, as NETS?</w:t>
      </w:r>
    </w:p>
  </w:comment>
  <w:comment w:id="398" w:author="Windows User" w:date="2015-10-30T08:56:00Z" w:initials="WU">
    <w:p w14:paraId="2A38A2FD" w14:textId="77777777" w:rsidR="00F71B79" w:rsidRDefault="00F71B79"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F71B79" w:rsidRDefault="00F71B79"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F71B79" w:rsidRDefault="00F71B79" w:rsidP="00D31F38">
      <w:pPr>
        <w:pStyle w:val="CommentText"/>
      </w:pPr>
      <w:r>
        <w:rPr>
          <w:rStyle w:val="CommentReference"/>
        </w:rPr>
        <w:annotationRef/>
      </w:r>
      <w:r>
        <w:t>path or walkway?</w:t>
      </w:r>
    </w:p>
  </w:comment>
  <w:comment w:id="407" w:author="Brett Slote" w:date="2015-10-30T08:56:00Z" w:initials="BS">
    <w:p w14:paraId="049D3BBD" w14:textId="77777777" w:rsidR="00F71B79" w:rsidRDefault="00F71B79" w:rsidP="00D31F38">
      <w:pPr>
        <w:pStyle w:val="CommentText"/>
      </w:pPr>
      <w:r>
        <w:rPr>
          <w:rStyle w:val="CommentReference"/>
        </w:rPr>
        <w:annotationRef/>
      </w:r>
      <w:r>
        <w:t>needs : at least to indicate breaks in tune</w:t>
      </w:r>
    </w:p>
  </w:comment>
  <w:comment w:id="408" w:author="Windows User" w:date="2015-10-30T08:56:00Z" w:initials="WU">
    <w:p w14:paraId="1F09658E" w14:textId="77777777" w:rsidR="00F71B79" w:rsidRDefault="00F71B79"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F71B79" w:rsidRDefault="00F71B79"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F71B79" w:rsidRDefault="00F71B79" w:rsidP="00D31F38">
      <w:pPr>
        <w:pStyle w:val="CommentText"/>
      </w:pPr>
      <w:r>
        <w:rPr>
          <w:rStyle w:val="CommentReference"/>
        </w:rPr>
        <w:annotationRef/>
      </w:r>
      <w:r>
        <w:t>praising or singing?</w:t>
      </w:r>
    </w:p>
  </w:comment>
  <w:comment w:id="411" w:author="Windows User" w:date="2015-10-30T08:56:00Z" w:initials="WU">
    <w:p w14:paraId="56B7B31B" w14:textId="77777777" w:rsidR="00F71B79" w:rsidRDefault="00F71B79"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F71B79" w:rsidRDefault="00F71B79" w:rsidP="00344A59">
      <w:pPr>
        <w:pStyle w:val="CommentText"/>
      </w:pPr>
      <w:r>
        <w:rPr>
          <w:rStyle w:val="CommentReference"/>
        </w:rPr>
        <w:annotationRef/>
      </w:r>
      <w:r>
        <w:t>check</w:t>
      </w:r>
    </w:p>
  </w:comment>
  <w:comment w:id="432" w:author="Windows User" w:date="2015-10-30T08:56:00Z" w:initials="BS">
    <w:p w14:paraId="396316C8" w14:textId="77777777" w:rsidR="00F71B79" w:rsidRDefault="00F71B79"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F71B79" w:rsidRDefault="00F71B79"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F71B79" w:rsidRDefault="00F71B79" w:rsidP="00D31F38">
      <w:pPr>
        <w:pStyle w:val="CommentText"/>
      </w:pPr>
      <w:r>
        <w:rPr>
          <w:rStyle w:val="CommentReference"/>
        </w:rPr>
        <w:annotationRef/>
      </w:r>
      <w:r>
        <w:t>heavens?</w:t>
      </w:r>
    </w:p>
  </w:comment>
  <w:comment w:id="446" w:author="Windows User" w:date="2015-10-30T08:56:00Z" w:initials="BS">
    <w:p w14:paraId="57E2DDC4" w14:textId="77777777" w:rsidR="00F71B79" w:rsidRDefault="00F71B79" w:rsidP="00D31F38">
      <w:pPr>
        <w:pStyle w:val="CommentText"/>
      </w:pPr>
      <w:r>
        <w:rPr>
          <w:rStyle w:val="CommentReference"/>
        </w:rPr>
        <w:annotationRef/>
      </w:r>
      <w:r>
        <w:t>NETS omits clouds</w:t>
      </w:r>
    </w:p>
  </w:comment>
  <w:comment w:id="447" w:author="Windows User" w:date="2015-10-30T08:56:00Z" w:initials="BS">
    <w:p w14:paraId="35628364" w14:textId="77777777" w:rsidR="00F71B79" w:rsidRDefault="00F71B79" w:rsidP="00D31F38">
      <w:pPr>
        <w:pStyle w:val="CommentText"/>
      </w:pPr>
      <w:r>
        <w:rPr>
          <w:rStyle w:val="CommentReference"/>
        </w:rPr>
        <w:annotationRef/>
      </w:r>
      <w:r>
        <w:t>NETS omits this vs</w:t>
      </w:r>
    </w:p>
  </w:comment>
  <w:comment w:id="448" w:author="Windows User" w:date="2015-10-30T08:56:00Z" w:initials="BS">
    <w:p w14:paraId="1F576F58" w14:textId="77777777" w:rsidR="00F71B79" w:rsidRDefault="00F71B79"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F71B79" w:rsidRDefault="00F71B79"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F71B79" w:rsidRDefault="00F71B79"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F71B79" w:rsidRDefault="00F71B79" w:rsidP="00D31F38">
      <w:pPr>
        <w:pStyle w:val="CommentText"/>
      </w:pPr>
      <w:r>
        <w:rPr>
          <w:rStyle w:val="CommentReference"/>
        </w:rPr>
        <w:annotationRef/>
      </w:r>
      <w:r>
        <w:t>Get rid of ye’s!</w:t>
      </w:r>
    </w:p>
  </w:comment>
  <w:comment w:id="452" w:author="Windows User" w:date="2015-10-30T08:56:00Z" w:initials="BS">
    <w:p w14:paraId="66BEE13E" w14:textId="77777777" w:rsidR="00F71B79" w:rsidRDefault="00F71B79" w:rsidP="00D31F38">
      <w:pPr>
        <w:pStyle w:val="CommentText"/>
      </w:pPr>
      <w:r>
        <w:rPr>
          <w:rStyle w:val="CommentReference"/>
        </w:rPr>
        <w:annotationRef/>
      </w:r>
      <w:r>
        <w:t>NETS has sea-monsters</w:t>
      </w:r>
    </w:p>
  </w:comment>
  <w:comment w:id="453" w:author="Windows User" w:date="2015-10-30T08:56:00Z" w:initials="BS">
    <w:p w14:paraId="43D401E2" w14:textId="77777777" w:rsidR="00F71B79" w:rsidRDefault="00F71B79"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F71B79" w:rsidRDefault="00F71B79" w:rsidP="00D31F38">
      <w:pPr>
        <w:pStyle w:val="CommentText"/>
      </w:pPr>
      <w:r>
        <w:rPr>
          <w:rStyle w:val="CommentReference"/>
        </w:rPr>
        <w:annotationRef/>
      </w:r>
      <w:r>
        <w:t>NETS has all humans on earth</w:t>
      </w:r>
    </w:p>
  </w:comment>
  <w:comment w:id="455" w:author="Windows User" w:date="2015-10-30T08:56:00Z" w:initials="BS">
    <w:p w14:paraId="6D54AC70" w14:textId="77777777" w:rsidR="00F71B79" w:rsidRDefault="00F71B79"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F71B79" w:rsidRDefault="00F71B79" w:rsidP="00D31F38">
      <w:pPr>
        <w:pStyle w:val="CommentText"/>
      </w:pPr>
      <w:r>
        <w:rPr>
          <w:rStyle w:val="CommentReference"/>
        </w:rPr>
        <w:annotationRef/>
      </w:r>
      <w:r>
        <w:t>NETS ends quite differently</w:t>
      </w:r>
    </w:p>
  </w:comment>
  <w:comment w:id="462" w:author="Windows User" w:date="2015-10-30T08:56:00Z" w:initials="BS">
    <w:p w14:paraId="72C14B6E" w14:textId="77777777" w:rsidR="00F71B79" w:rsidRDefault="00F71B79"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F71B79" w:rsidRDefault="00F71B79" w:rsidP="003758F4">
      <w:pPr>
        <w:pStyle w:val="CommentText"/>
      </w:pPr>
      <w:r>
        <w:rPr>
          <w:rStyle w:val="CommentReference"/>
        </w:rPr>
        <w:annotationRef/>
      </w:r>
      <w:r>
        <w:t>heavens?</w:t>
      </w:r>
    </w:p>
  </w:comment>
  <w:comment w:id="464" w:author="Windows User" w:date="2015-10-30T08:56:00Z" w:initials="BS">
    <w:p w14:paraId="18B419AF" w14:textId="77777777" w:rsidR="00F71B79" w:rsidRDefault="00F71B79"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F71B79" w:rsidRDefault="00F71B79"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F71B79" w:rsidRDefault="00F71B79"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F71B79" w:rsidRDefault="00F71B79" w:rsidP="003758F4">
      <w:pPr>
        <w:pStyle w:val="CommentText"/>
      </w:pPr>
      <w:r>
        <w:rPr>
          <w:rStyle w:val="CommentReference"/>
        </w:rPr>
        <w:annotationRef/>
      </w:r>
      <w:r>
        <w:t>NETS has all humans on earth</w:t>
      </w:r>
    </w:p>
  </w:comment>
  <w:comment w:id="468" w:author="Windows User" w:date="2015-10-30T08:56:00Z" w:initials="BS">
    <w:p w14:paraId="4CB6D1D8" w14:textId="77777777" w:rsidR="00F71B79" w:rsidRDefault="00F71B79"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F71B79" w:rsidRDefault="00F71B79" w:rsidP="003758F4">
      <w:pPr>
        <w:pStyle w:val="CommentText"/>
      </w:pPr>
      <w:r>
        <w:rPr>
          <w:rStyle w:val="CommentReference"/>
        </w:rPr>
        <w:annotationRef/>
      </w:r>
      <w:r>
        <w:t>NETS ends quite differently</w:t>
      </w:r>
    </w:p>
  </w:comment>
  <w:comment w:id="471" w:author="Windows User" w:date="2015-10-30T08:56:00Z" w:initials="BS">
    <w:p w14:paraId="499D113D" w14:textId="77777777" w:rsidR="00F71B79" w:rsidRDefault="00F71B79" w:rsidP="00D31F38">
      <w:pPr>
        <w:pStyle w:val="CommentText"/>
      </w:pPr>
      <w:r>
        <w:rPr>
          <w:rStyle w:val="CommentReference"/>
        </w:rPr>
        <w:annotationRef/>
      </w:r>
      <w:r>
        <w:t>giver, or maker?</w:t>
      </w:r>
    </w:p>
  </w:comment>
  <w:comment w:id="472" w:author="Windows User" w:date="2015-10-30T08:56:00Z" w:initials="BS">
    <w:p w14:paraId="29AB3125" w14:textId="77777777" w:rsidR="00F71B79" w:rsidRDefault="00F71B79" w:rsidP="00D31F38">
      <w:pPr>
        <w:pStyle w:val="CommentText"/>
      </w:pPr>
      <w:r>
        <w:rPr>
          <w:rStyle w:val="CommentReference"/>
        </w:rPr>
        <w:annotationRef/>
      </w:r>
      <w:r>
        <w:t>even NETS has Hananias</w:t>
      </w:r>
    </w:p>
  </w:comment>
  <w:comment w:id="473" w:author="Windows User" w:date="2015-10-30T08:56:00Z" w:initials="BS">
    <w:p w14:paraId="27892612" w14:textId="77777777" w:rsidR="00F71B79" w:rsidRDefault="00F71B79"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F71B79" w:rsidRDefault="00F71B79" w:rsidP="00D31F38">
      <w:pPr>
        <w:pStyle w:val="CommentText"/>
      </w:pPr>
      <w:r>
        <w:rPr>
          <w:rStyle w:val="CommentReference"/>
        </w:rPr>
        <w:annotationRef/>
      </w:r>
      <w:r>
        <w:t>Coptic doesn't have "Our God"</w:t>
      </w:r>
    </w:p>
  </w:comment>
  <w:comment w:id="475" w:author="Windows User" w:date="2015-10-30T08:56:00Z" w:initials="BS">
    <w:p w14:paraId="5F8EC33A" w14:textId="77777777" w:rsidR="00F71B79" w:rsidRDefault="00F71B79" w:rsidP="00D31F38">
      <w:pPr>
        <w:pStyle w:val="CommentText"/>
      </w:pPr>
      <w:r>
        <w:rPr>
          <w:rStyle w:val="CommentReference"/>
        </w:rPr>
        <w:annotationRef/>
      </w:r>
      <w:r>
        <w:t>celebrate or proclaim?</w:t>
      </w:r>
    </w:p>
  </w:comment>
  <w:comment w:id="476" w:author="Windows User" w:date="2015-10-30T08:56:00Z" w:initials="BS">
    <w:p w14:paraId="02E465F6" w14:textId="77777777" w:rsidR="00F71B79" w:rsidRDefault="00F71B79" w:rsidP="00D31F38">
      <w:pPr>
        <w:pStyle w:val="CommentText"/>
      </w:pPr>
      <w:r>
        <w:rPr>
          <w:rStyle w:val="CommentReference"/>
        </w:rPr>
        <w:annotationRef/>
      </w:r>
      <w:r>
        <w:t>persevere or be sober?</w:t>
      </w:r>
    </w:p>
  </w:comment>
  <w:comment w:id="477" w:author="Windows User" w:date="2015-10-30T08:56:00Z" w:initials="BS">
    <w:p w14:paraId="0F283256" w14:textId="77777777" w:rsidR="00F71B79" w:rsidRDefault="00F71B79"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F71B79" w:rsidRDefault="00F71B79" w:rsidP="00D31F38">
      <w:pPr>
        <w:pStyle w:val="CommentText"/>
      </w:pPr>
      <w:r>
        <w:rPr>
          <w:rStyle w:val="CommentReference"/>
        </w:rPr>
        <w:annotationRef/>
      </w:r>
      <w:r>
        <w:t>esmo is bless, not praise...</w:t>
      </w:r>
    </w:p>
  </w:comment>
  <w:comment w:id="479" w:author="Windows User" w:date="2015-10-30T08:56:00Z" w:initials="BS">
    <w:p w14:paraId="22452F1B" w14:textId="77777777" w:rsidR="00F71B79" w:rsidRDefault="00F71B79"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F71B79" w:rsidRDefault="00F71B79"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F71B79" w:rsidRDefault="00F71B79"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F71B79" w:rsidRDefault="00F71B79"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F71B79" w:rsidRDefault="00F71B79" w:rsidP="00D31F38">
      <w:pPr>
        <w:pStyle w:val="CommentText"/>
      </w:pPr>
      <w:r>
        <w:rPr>
          <w:rStyle w:val="CommentReference"/>
        </w:rPr>
        <w:annotationRef/>
      </w:r>
      <w:r>
        <w:t>disobedient? heretics?</w:t>
      </w:r>
    </w:p>
  </w:comment>
  <w:comment w:id="484" w:author="Windows User" w:date="2015-10-30T08:56:00Z" w:initials="BS">
    <w:p w14:paraId="298A6523" w14:textId="77777777" w:rsidR="00F71B79" w:rsidRDefault="00F71B79" w:rsidP="00D31F38">
      <w:pPr>
        <w:pStyle w:val="CommentText"/>
      </w:pPr>
      <w:r>
        <w:rPr>
          <w:rStyle w:val="CommentReference"/>
        </w:rPr>
        <w:annotationRef/>
      </w:r>
      <w:r>
        <w:t>souls or spirits?</w:t>
      </w:r>
    </w:p>
  </w:comment>
  <w:comment w:id="485" w:author="Windows User" w:date="2015-10-30T08:56:00Z" w:initials="BS">
    <w:p w14:paraId="3D56C030" w14:textId="77777777" w:rsidR="00F71B79" w:rsidRDefault="00F71B79" w:rsidP="00D31F38">
      <w:pPr>
        <w:pStyle w:val="CommentText"/>
      </w:pPr>
      <w:r>
        <w:rPr>
          <w:rStyle w:val="CommentReference"/>
        </w:rPr>
        <w:annotationRef/>
      </w:r>
      <w:r>
        <w:t>humble or contrite?</w:t>
      </w:r>
    </w:p>
  </w:comment>
  <w:comment w:id="486" w:author="Windows User" w:date="2015-10-30T08:56:00Z" w:initials="BS">
    <w:p w14:paraId="4417CE6C" w14:textId="77777777" w:rsidR="00F71B79" w:rsidRDefault="00F71B79" w:rsidP="00D31F38">
      <w:pPr>
        <w:pStyle w:val="CommentText"/>
      </w:pPr>
      <w:r>
        <w:rPr>
          <w:rStyle w:val="CommentReference"/>
        </w:rPr>
        <w:annotationRef/>
      </w:r>
      <w:r>
        <w:t>hearts?</w:t>
      </w:r>
    </w:p>
  </w:comment>
  <w:comment w:id="487" w:author="Windows User" w:date="2015-10-30T08:56:00Z" w:initials="BS">
    <w:p w14:paraId="6056EF08" w14:textId="77777777" w:rsidR="00F71B79" w:rsidRDefault="00F71B79" w:rsidP="00D31F38">
      <w:pPr>
        <w:pStyle w:val="CommentText"/>
      </w:pPr>
      <w:r>
        <w:rPr>
          <w:rStyle w:val="CommentReference"/>
        </w:rPr>
        <w:annotationRef/>
      </w:r>
      <w:r>
        <w:t>this or LA?</w:t>
      </w:r>
    </w:p>
  </w:comment>
  <w:comment w:id="488" w:author="Windows User" w:date="2015-10-30T08:56:00Z" w:initials="BS">
    <w:p w14:paraId="021CF208" w14:textId="77777777" w:rsidR="00F71B79" w:rsidRDefault="00F71B79" w:rsidP="00D31F38">
      <w:pPr>
        <w:pStyle w:val="CommentText"/>
      </w:pPr>
      <w:r>
        <w:rPr>
          <w:rStyle w:val="CommentReference"/>
        </w:rPr>
        <w:annotationRef/>
      </w:r>
      <w:r>
        <w:t>righteous of, or who revere</w:t>
      </w:r>
    </w:p>
  </w:comment>
  <w:comment w:id="489" w:author="Windows User" w:date="2015-10-30T08:56:00Z" w:initials="BS">
    <w:p w14:paraId="2B7DD481" w14:textId="77777777" w:rsidR="00F71B79" w:rsidRDefault="00F71B79"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F71B79" w:rsidRDefault="00F71B79" w:rsidP="00D31F38">
      <w:pPr>
        <w:pStyle w:val="CommentText"/>
      </w:pPr>
      <w:r>
        <w:rPr>
          <w:rStyle w:val="CommentReference"/>
        </w:rPr>
        <w:annotationRef/>
      </w:r>
      <w:r>
        <w:t>that he may praise and say?</w:t>
      </w:r>
    </w:p>
  </w:comment>
  <w:comment w:id="508" w:author="Windows User" w:date="2015-11-21T13:00:00Z" w:initials="WU">
    <w:p w14:paraId="72B45ACE" w14:textId="77777777" w:rsidR="00F71B79" w:rsidRDefault="00F71B79" w:rsidP="00D31F38">
      <w:pPr>
        <w:pStyle w:val="CommentText"/>
      </w:pPr>
      <w:r>
        <w:rPr>
          <w:rStyle w:val="CommentReference"/>
        </w:rPr>
        <w:annotationRef/>
      </w:r>
      <w:r>
        <w:t>Check, and 2 above.</w:t>
      </w:r>
    </w:p>
  </w:comment>
  <w:comment w:id="509" w:author="Brett Slote" w:date="2015-10-30T08:56:00Z" w:initials="BS">
    <w:p w14:paraId="0C0C90F8" w14:textId="77777777" w:rsidR="00F71B79" w:rsidRDefault="00F71B79"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F71B79" w:rsidRDefault="00F71B79" w:rsidP="00D31F38">
      <w:pPr>
        <w:pStyle w:val="CommentText"/>
      </w:pPr>
      <w:r>
        <w:rPr>
          <w:rStyle w:val="CommentReference"/>
        </w:rPr>
        <w:annotationRef/>
      </w:r>
      <w:r>
        <w:t>check</w:t>
      </w:r>
    </w:p>
  </w:comment>
  <w:comment w:id="511" w:author="Windows User" w:date="2015-11-21T13:00:00Z" w:initials="WU">
    <w:p w14:paraId="0CFC2594" w14:textId="77777777" w:rsidR="00F71B79" w:rsidRDefault="00F71B79" w:rsidP="00D31F38">
      <w:pPr>
        <w:pStyle w:val="CommentText"/>
      </w:pPr>
      <w:r>
        <w:rPr>
          <w:rStyle w:val="CommentReference"/>
        </w:rPr>
        <w:annotationRef/>
      </w:r>
      <w:r>
        <w:t>check</w:t>
      </w:r>
    </w:p>
  </w:comment>
  <w:comment w:id="512" w:author="Windows User" w:date="2015-11-21T13:01:00Z" w:initials="WU">
    <w:p w14:paraId="403A6460" w14:textId="77777777" w:rsidR="00F71B79" w:rsidRDefault="00F71B79" w:rsidP="00D31F38">
      <w:pPr>
        <w:pStyle w:val="CommentText"/>
      </w:pPr>
      <w:r>
        <w:rPr>
          <w:rStyle w:val="CommentReference"/>
        </w:rPr>
        <w:annotationRef/>
      </w:r>
      <w:r>
        <w:t>check, find Copitic</w:t>
      </w:r>
    </w:p>
  </w:comment>
  <w:comment w:id="513" w:author="Windows User" w:date="2015-10-30T08:56:00Z" w:initials="BS">
    <w:p w14:paraId="1B2986E7" w14:textId="77777777" w:rsidR="00F71B79" w:rsidRDefault="00F71B79"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F71B79" w:rsidRDefault="00F71B79" w:rsidP="00D31F38">
      <w:pPr>
        <w:pStyle w:val="CommentText"/>
      </w:pPr>
      <w:r>
        <w:rPr>
          <w:rStyle w:val="CommentReference"/>
        </w:rPr>
        <w:annotationRef/>
      </w:r>
      <w:r>
        <w:t>add</w:t>
      </w:r>
    </w:p>
  </w:comment>
  <w:comment w:id="517" w:author="Windows User" w:date="2015-10-30T08:56:00Z" w:initials="BS">
    <w:p w14:paraId="76CF17E1" w14:textId="77777777" w:rsidR="00F71B79" w:rsidRDefault="00F71B79"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F71B79" w:rsidRDefault="00F71B79" w:rsidP="00D31F38">
      <w:pPr>
        <w:pStyle w:val="CommentText"/>
      </w:pPr>
      <w:r>
        <w:rPr>
          <w:rStyle w:val="CommentReference"/>
        </w:rPr>
        <w:annotationRef/>
      </w:r>
      <w:r>
        <w:t>Communion or commemoration?</w:t>
      </w:r>
    </w:p>
  </w:comment>
  <w:comment w:id="519" w:author="Windows User" w:date="2015-11-21T13:01:00Z" w:initials="WU">
    <w:p w14:paraId="3C8EDFD6" w14:textId="77777777" w:rsidR="00F71B79" w:rsidRDefault="00F71B79" w:rsidP="00D31F38">
      <w:pPr>
        <w:pStyle w:val="CommentText"/>
      </w:pPr>
      <w:r>
        <w:rPr>
          <w:rStyle w:val="CommentReference"/>
        </w:rPr>
        <w:annotationRef/>
      </w:r>
      <w:r>
        <w:t>Check, and 2 above</w:t>
      </w:r>
    </w:p>
  </w:comment>
  <w:comment w:id="520" w:author="Brett Slote" w:date="2015-10-30T08:56:00Z" w:initials="BS">
    <w:p w14:paraId="502DF58D" w14:textId="77777777" w:rsidR="00F71B79" w:rsidRDefault="00F71B79"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F71B79" w:rsidRDefault="00F71B79" w:rsidP="00D31F38">
      <w:pPr>
        <w:pStyle w:val="CommentText"/>
      </w:pPr>
      <w:r>
        <w:rPr>
          <w:rStyle w:val="CommentReference"/>
        </w:rPr>
        <w:annotationRef/>
      </w:r>
      <w:r>
        <w:t>check</w:t>
      </w:r>
    </w:p>
  </w:comment>
  <w:comment w:id="522" w:author="Windows User" w:date="2015-10-30T08:56:00Z" w:initials="BS">
    <w:p w14:paraId="303AD0FE" w14:textId="77777777" w:rsidR="00F71B79" w:rsidRDefault="00F71B79"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F71B79" w:rsidRDefault="00F71B79" w:rsidP="00D31F38">
      <w:pPr>
        <w:pStyle w:val="CommentText"/>
      </w:pPr>
      <w:r>
        <w:rPr>
          <w:rStyle w:val="CommentReference"/>
        </w:rPr>
        <w:annotationRef/>
      </w:r>
      <w:r>
        <w:t>check.  Add Coptic</w:t>
      </w:r>
    </w:p>
  </w:comment>
  <w:comment w:id="529" w:author="Windows User" w:date="2015-11-02T12:45:00Z" w:initials="BS">
    <w:p w14:paraId="02E474EA" w14:textId="77777777" w:rsidR="00F71B79" w:rsidRDefault="00F71B79" w:rsidP="00D31F38">
      <w:pPr>
        <w:pStyle w:val="CommentText"/>
      </w:pPr>
      <w:r>
        <w:rPr>
          <w:rStyle w:val="CommentReference"/>
        </w:rPr>
        <w:annotationRef/>
      </w:r>
      <w:r>
        <w:t>Godhead or Divinity?</w:t>
      </w:r>
    </w:p>
  </w:comment>
  <w:comment w:id="530" w:author="Windows User" w:date="2015-10-30T08:56:00Z" w:initials="BS">
    <w:p w14:paraId="1165D588" w14:textId="77777777" w:rsidR="00F71B79" w:rsidRDefault="00F71B79"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F71B79" w:rsidRDefault="00F71B79"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F71B79" w:rsidRDefault="00F71B79"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F71B79" w:rsidRDefault="00F71B79" w:rsidP="00D31F38">
      <w:pPr>
        <w:pStyle w:val="CommentText"/>
      </w:pPr>
      <w:r>
        <w:rPr>
          <w:rStyle w:val="CommentReference"/>
        </w:rPr>
        <w:annotationRef/>
      </w:r>
      <w:r>
        <w:t>check</w:t>
      </w:r>
    </w:p>
  </w:comment>
  <w:comment w:id="546" w:author="Windows User" w:date="2015-11-21T13:03:00Z" w:initials="WU">
    <w:p w14:paraId="2CFCDBC4" w14:textId="77777777" w:rsidR="00F71B79" w:rsidRDefault="00F71B79" w:rsidP="00D31F38">
      <w:pPr>
        <w:pStyle w:val="CommentText"/>
      </w:pPr>
      <w:r>
        <w:rPr>
          <w:rStyle w:val="CommentReference"/>
        </w:rPr>
        <w:annotationRef/>
      </w:r>
      <w:r>
        <w:t>check</w:t>
      </w:r>
    </w:p>
  </w:comment>
  <w:comment w:id="547" w:author="Windows User" w:date="2015-11-21T13:04:00Z" w:initials="WU">
    <w:p w14:paraId="7B87BF1F" w14:textId="77777777" w:rsidR="00F71B79" w:rsidRDefault="00F71B79" w:rsidP="00D31F38">
      <w:pPr>
        <w:pStyle w:val="CommentText"/>
      </w:pPr>
      <w:r>
        <w:rPr>
          <w:rStyle w:val="CommentReference"/>
        </w:rPr>
        <w:annotationRef/>
      </w:r>
      <w:r>
        <w:t>check</w:t>
      </w:r>
    </w:p>
  </w:comment>
  <w:comment w:id="548" w:author="Windows User" w:date="2015-10-30T08:56:00Z" w:initials="BS">
    <w:p w14:paraId="469A8399" w14:textId="77777777" w:rsidR="00F71B79" w:rsidRDefault="00F71B79"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F71B79" w:rsidRDefault="00F71B79"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F71B79" w:rsidRDefault="00F71B79"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F71B79" w:rsidRDefault="00F71B79" w:rsidP="00D31F38">
      <w:pPr>
        <w:pStyle w:val="CommentText"/>
      </w:pPr>
      <w:r>
        <w:rPr>
          <w:rStyle w:val="CommentReference"/>
        </w:rPr>
        <w:annotationRef/>
      </w:r>
      <w:r>
        <w:t>NETS has rejoice. Coptis looks to me like glorify... Sing aloud? Rejoice?</w:t>
      </w:r>
    </w:p>
  </w:comment>
  <w:comment w:id="557" w:author="Windows User" w:date="2015-10-30T08:56:00Z" w:initials="BS">
    <w:p w14:paraId="10510650" w14:textId="77777777" w:rsidR="00F71B79" w:rsidRDefault="00F71B79"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F71B79" w:rsidRDefault="00F71B79" w:rsidP="00D31F38">
      <w:pPr>
        <w:pStyle w:val="CommentText"/>
      </w:pPr>
      <w:r>
        <w:rPr>
          <w:rStyle w:val="CommentReference"/>
        </w:rPr>
        <w:annotationRef/>
      </w:r>
      <w:r>
        <w:t>NETS has rebukes. punishments?</w:t>
      </w:r>
    </w:p>
  </w:comment>
  <w:comment w:id="564" w:author="Windows User" w:date="2015-10-30T08:56:00Z" w:initials="BS">
    <w:p w14:paraId="37F1C98E" w14:textId="77777777" w:rsidR="00F71B79" w:rsidRDefault="00F71B79" w:rsidP="00D31F38">
      <w:pPr>
        <w:pStyle w:val="CommentText"/>
      </w:pPr>
      <w:r>
        <w:rPr>
          <w:rStyle w:val="CommentReference"/>
        </w:rPr>
        <w:annotationRef/>
      </w:r>
      <w:r>
        <w:t>psaltry? or lyre?</w:t>
      </w:r>
    </w:p>
  </w:comment>
  <w:comment w:id="577" w:author="Windows User" w:date="2015-11-21T13:04:00Z" w:initials="WU">
    <w:p w14:paraId="43A5D1B1" w14:textId="77777777" w:rsidR="00F71B79" w:rsidRDefault="00F71B79" w:rsidP="00E35F1F">
      <w:pPr>
        <w:pStyle w:val="CommentText"/>
      </w:pPr>
      <w:r>
        <w:rPr>
          <w:rStyle w:val="CommentReference"/>
        </w:rPr>
        <w:annotationRef/>
      </w:r>
      <w:r>
        <w:t>check</w:t>
      </w:r>
    </w:p>
  </w:comment>
  <w:comment w:id="578" w:author="Windows User" w:date="2015-11-21T13:04:00Z" w:initials="WU">
    <w:p w14:paraId="4B6A4DE4" w14:textId="77777777" w:rsidR="00F71B79" w:rsidRDefault="00F71B79" w:rsidP="00E35F1F">
      <w:pPr>
        <w:pStyle w:val="CommentText"/>
      </w:pPr>
      <w:r>
        <w:rPr>
          <w:rStyle w:val="CommentReference"/>
        </w:rPr>
        <w:annotationRef/>
      </w:r>
      <w:r>
        <w:t>check</w:t>
      </w:r>
    </w:p>
  </w:comment>
  <w:comment w:id="579" w:author="Windows User" w:date="2015-10-30T08:56:00Z" w:initials="BS">
    <w:p w14:paraId="483AEE75" w14:textId="77777777" w:rsidR="00F71B79" w:rsidRDefault="00F71B79" w:rsidP="00E35F1F">
      <w:pPr>
        <w:pStyle w:val="CommentText"/>
      </w:pPr>
      <w:r>
        <w:rPr>
          <w:rStyle w:val="CommentReference"/>
        </w:rPr>
        <w:annotationRef/>
      </w:r>
      <w:r>
        <w:t>tense? praise or will praise?</w:t>
      </w:r>
    </w:p>
  </w:comment>
  <w:comment w:id="580" w:author="Windows User" w:date="2015-10-30T08:56:00Z" w:initials="BS">
    <w:p w14:paraId="17DAD50D" w14:textId="77777777" w:rsidR="00F71B79" w:rsidRDefault="00F71B79" w:rsidP="00E35F1F">
      <w:pPr>
        <w:pStyle w:val="CommentText"/>
      </w:pPr>
      <w:r>
        <w:rPr>
          <w:rStyle w:val="CommentReference"/>
        </w:rPr>
        <w:annotationRef/>
      </w:r>
      <w:r>
        <w:t>earth? land? creation?</w:t>
      </w:r>
    </w:p>
  </w:comment>
  <w:comment w:id="581" w:author="Windows User" w:date="2015-11-21T13:05:00Z" w:initials="WU">
    <w:p w14:paraId="412BFF55" w14:textId="77777777" w:rsidR="00F71B79" w:rsidRDefault="00F71B79" w:rsidP="00E35F1F">
      <w:pPr>
        <w:pStyle w:val="CommentText"/>
      </w:pPr>
      <w:r>
        <w:rPr>
          <w:rStyle w:val="CommentReference"/>
        </w:rPr>
        <w:annotationRef/>
      </w:r>
      <w:r>
        <w:t>check</w:t>
      </w:r>
    </w:p>
  </w:comment>
  <w:comment w:id="582" w:author="Windows User" w:date="2015-10-30T08:56:00Z" w:initials="BS">
    <w:p w14:paraId="4FEF2EC7" w14:textId="77777777" w:rsidR="00F71B79" w:rsidRDefault="00F71B79" w:rsidP="00E35F1F">
      <w:pPr>
        <w:pStyle w:val="CommentText"/>
      </w:pPr>
      <w:r>
        <w:rPr>
          <w:rStyle w:val="CommentReference"/>
        </w:rPr>
        <w:annotationRef/>
      </w:r>
      <w:r>
        <w:t>make haste is a little archaic. But hurry is way too colloquial. Quicken doesn't sound right.</w:t>
      </w:r>
    </w:p>
  </w:comment>
  <w:comment w:id="583" w:author="Windows User" w:date="2015-10-30T08:56:00Z" w:initials="BS">
    <w:p w14:paraId="25E26C66" w14:textId="77777777" w:rsidR="00F71B79" w:rsidRDefault="00F71B79" w:rsidP="00E35F1F">
      <w:pPr>
        <w:pStyle w:val="CommentText"/>
      </w:pPr>
      <w:r>
        <w:rPr>
          <w:rStyle w:val="CommentReference"/>
        </w:rPr>
        <w:annotationRef/>
      </w:r>
      <w:r>
        <w:t>should either be diverse here or different elsewhere</w:t>
      </w:r>
    </w:p>
  </w:comment>
  <w:comment w:id="584" w:author="Windows User" w:date="2015-10-30T08:56:00Z" w:initials="BS">
    <w:p w14:paraId="7A65524D" w14:textId="77777777" w:rsidR="00F71B79" w:rsidRDefault="00F71B79" w:rsidP="00E35F1F">
      <w:pPr>
        <w:pStyle w:val="CommentText"/>
      </w:pPr>
      <w:r>
        <w:rPr>
          <w:rStyle w:val="CommentReference"/>
        </w:rPr>
        <w:annotationRef/>
      </w:r>
      <w:r>
        <w:t>truth or righteousness? Or justice?</w:t>
      </w:r>
    </w:p>
  </w:comment>
  <w:comment w:id="585" w:author="Windows User" w:date="2015-10-30T08:56:00Z" w:initials="BS">
    <w:p w14:paraId="1C135E98" w14:textId="77777777" w:rsidR="00F71B79" w:rsidRDefault="00F71B79" w:rsidP="00E35F1F">
      <w:pPr>
        <w:pStyle w:val="CommentText"/>
      </w:pPr>
      <w:r>
        <w:rPr>
          <w:rStyle w:val="CommentReference"/>
        </w:rPr>
        <w:annotationRef/>
      </w:r>
      <w:r>
        <w:t>patience or longsuffering?</w:t>
      </w:r>
    </w:p>
  </w:comment>
  <w:comment w:id="586" w:author="Windows User" w:date="2015-10-30T08:56:00Z" w:initials="BS">
    <w:p w14:paraId="2E20A232" w14:textId="77777777" w:rsidR="00F71B79" w:rsidRDefault="00F71B79" w:rsidP="00E35F1F">
      <w:pPr>
        <w:pStyle w:val="CommentText"/>
      </w:pPr>
      <w:r>
        <w:rPr>
          <w:rStyle w:val="CommentReference"/>
        </w:rPr>
        <w:annotationRef/>
      </w:r>
      <w:r>
        <w:t>just "at the first watch"?</w:t>
      </w:r>
    </w:p>
  </w:comment>
  <w:comment w:id="587" w:author="Windows User" w:date="2015-10-30T08:56:00Z" w:initials="BS">
    <w:p w14:paraId="34FB1BC0" w14:textId="77777777" w:rsidR="00F71B79" w:rsidRDefault="00F71B79" w:rsidP="00E35F1F">
      <w:pPr>
        <w:pStyle w:val="CommentText"/>
      </w:pPr>
      <w:r>
        <w:rPr>
          <w:rStyle w:val="CommentReference"/>
        </w:rPr>
        <w:annotationRef/>
      </w:r>
      <w:r>
        <w:t>sweet, or easy?</w:t>
      </w:r>
    </w:p>
  </w:comment>
  <w:comment w:id="588" w:author="Windows User" w:date="2015-10-30T08:56:00Z" w:initials="BS">
    <w:p w14:paraId="20646872" w14:textId="77777777" w:rsidR="00F71B79" w:rsidRDefault="00F71B79" w:rsidP="00E35F1F">
      <w:pPr>
        <w:pStyle w:val="CommentText"/>
      </w:pPr>
      <w:r>
        <w:rPr>
          <w:rStyle w:val="CommentReference"/>
        </w:rPr>
        <w:annotationRef/>
      </w:r>
      <w:r>
        <w:t>less accurate than beloved, but sounds a lot better..</w:t>
      </w:r>
    </w:p>
  </w:comment>
  <w:comment w:id="589" w:author="Windows User" w:date="2015-10-30T08:56:00Z" w:initials="BS">
    <w:p w14:paraId="4707B322" w14:textId="77777777" w:rsidR="00F71B79" w:rsidRDefault="00F71B79" w:rsidP="00E35F1F">
      <w:pPr>
        <w:pStyle w:val="CommentText"/>
      </w:pPr>
      <w:r>
        <w:rPr>
          <w:rStyle w:val="CommentReference"/>
        </w:rPr>
        <w:annotationRef/>
      </w:r>
      <w:r>
        <w:t>sound better if omit of?</w:t>
      </w:r>
    </w:p>
  </w:comment>
  <w:comment w:id="590" w:author="Windows User" w:date="2015-10-30T08:56:00Z" w:initials="BS">
    <w:p w14:paraId="0D6FF167" w14:textId="77777777" w:rsidR="00F71B79" w:rsidRDefault="00F71B79" w:rsidP="00E35F1F">
      <w:pPr>
        <w:pStyle w:val="CommentText"/>
      </w:pPr>
      <w:r>
        <w:rPr>
          <w:rStyle w:val="CommentReference"/>
        </w:rPr>
        <w:annotationRef/>
      </w:r>
      <w:r>
        <w:t>truth, or righteousness?</w:t>
      </w:r>
    </w:p>
  </w:comment>
  <w:comment w:id="591" w:author="Windows User" w:date="2015-10-30T08:56:00Z" w:initials="BS">
    <w:p w14:paraId="1A8CABED" w14:textId="77777777" w:rsidR="00F71B79" w:rsidRDefault="00F71B79" w:rsidP="00E35F1F">
      <w:pPr>
        <w:pStyle w:val="CommentText"/>
      </w:pPr>
      <w:r>
        <w:rPr>
          <w:rStyle w:val="CommentReference"/>
        </w:rPr>
        <w:annotationRef/>
      </w:r>
      <w:r>
        <w:t>true, or perfecvt?</w:t>
      </w:r>
    </w:p>
  </w:comment>
  <w:comment w:id="592" w:author="Windows User" w:date="2015-10-30T08:56:00Z" w:initials="BS">
    <w:p w14:paraId="21AC5CB8" w14:textId="77777777" w:rsidR="00F71B79" w:rsidRDefault="00F71B79" w:rsidP="00E35F1F">
      <w:pPr>
        <w:pStyle w:val="CommentText"/>
      </w:pPr>
      <w:r>
        <w:rPr>
          <w:rStyle w:val="CommentReference"/>
        </w:rPr>
        <w:annotationRef/>
      </w:r>
      <w:r>
        <w:t>and?</w:t>
      </w:r>
    </w:p>
  </w:comment>
  <w:comment w:id="593" w:author="Windows User" w:date="2015-10-30T08:56:00Z" w:initials="BS">
    <w:p w14:paraId="6C6DCC78" w14:textId="77777777" w:rsidR="00F71B79" w:rsidRDefault="00F71B79" w:rsidP="00E35F1F">
      <w:pPr>
        <w:pStyle w:val="CommentText"/>
      </w:pPr>
      <w:r>
        <w:rPr>
          <w:rStyle w:val="CommentReference"/>
        </w:rPr>
        <w:annotationRef/>
      </w:r>
      <w:r>
        <w:t>gather is in first line in Coptic, but tune flows better here..</w:t>
      </w:r>
    </w:p>
  </w:comment>
  <w:comment w:id="594" w:author="Windows User" w:date="2015-10-30T08:56:00Z" w:initials="BS">
    <w:p w14:paraId="4B49F853" w14:textId="77777777" w:rsidR="00F71B79" w:rsidRDefault="00F71B79" w:rsidP="00E35F1F">
      <w:pPr>
        <w:pStyle w:val="CommentText"/>
      </w:pPr>
      <w:r>
        <w:rPr>
          <w:rStyle w:val="CommentReference"/>
        </w:rPr>
        <w:annotationRef/>
      </w:r>
      <w:r>
        <w:t>will?</w:t>
      </w:r>
    </w:p>
  </w:comment>
  <w:comment w:id="595" w:author="Windows User" w:date="2015-10-30T08:56:00Z" w:initials="BS">
    <w:p w14:paraId="6FC8752C" w14:textId="77777777" w:rsidR="00F71B79" w:rsidRDefault="00F71B79" w:rsidP="00E35F1F">
      <w:pPr>
        <w:pStyle w:val="CommentText"/>
      </w:pPr>
      <w:r>
        <w:rPr>
          <w:rStyle w:val="CommentReference"/>
        </w:rPr>
        <w:annotationRef/>
      </w:r>
      <w:r>
        <w:t>save? keep? deliver?</w:t>
      </w:r>
    </w:p>
  </w:comment>
  <w:comment w:id="596" w:author="Windows User" w:date="2015-10-30T08:56:00Z" w:initials="BS">
    <w:p w14:paraId="7843FDD6" w14:textId="77777777" w:rsidR="00F71B79" w:rsidRDefault="00F71B79" w:rsidP="00E35F1F">
      <w:pPr>
        <w:pStyle w:val="CommentText"/>
      </w:pPr>
      <w:r>
        <w:rPr>
          <w:rStyle w:val="CommentReference"/>
        </w:rPr>
        <w:annotationRef/>
      </w:r>
      <w:r>
        <w:t>need a convention for making "ak ee". {}? bold?</w:t>
      </w:r>
    </w:p>
  </w:comment>
  <w:comment w:id="597" w:author="Windows User" w:date="2015-10-30T08:56:00Z" w:initials="BS">
    <w:p w14:paraId="636DE776" w14:textId="77777777" w:rsidR="00F71B79" w:rsidRDefault="00F71B79" w:rsidP="00E35F1F">
      <w:pPr>
        <w:pStyle w:val="CommentText"/>
      </w:pPr>
      <w:r>
        <w:rPr>
          <w:rStyle w:val="CommentReference"/>
        </w:rPr>
        <w:annotationRef/>
      </w:r>
      <w:r>
        <w:t>I like it better with "be" in... thoughts?</w:t>
      </w:r>
    </w:p>
  </w:comment>
  <w:comment w:id="609" w:author="Windows User" w:date="2015-11-02T12:45:00Z" w:initials="BS">
    <w:p w14:paraId="0A55894A" w14:textId="77777777" w:rsidR="00F71B79" w:rsidRDefault="00F71B79" w:rsidP="00E35F1F">
      <w:pPr>
        <w:pStyle w:val="CommentText"/>
      </w:pPr>
      <w:r>
        <w:rPr>
          <w:rStyle w:val="CommentReference"/>
        </w:rPr>
        <w:annotationRef/>
      </w:r>
      <w:r>
        <w:t>this splitting of the verses doesn't follow the Coptic... does it really flow much better, or is it just that I'm more used to it?</w:t>
      </w:r>
    </w:p>
  </w:comment>
  <w:comment w:id="610" w:author="Windows User" w:date="2015-10-30T08:56:00Z" w:initials="BS">
    <w:p w14:paraId="0E80932F" w14:textId="77777777" w:rsidR="00F71B79" w:rsidRDefault="00F71B79" w:rsidP="00E35F1F">
      <w:pPr>
        <w:pStyle w:val="CommentText"/>
      </w:pPr>
      <w:r>
        <w:rPr>
          <w:rStyle w:val="CommentReference"/>
        </w:rPr>
        <w:annotationRef/>
      </w:r>
      <w:r>
        <w:t>does coptic bear out? Feels much more right to me.</w:t>
      </w:r>
    </w:p>
  </w:comment>
  <w:comment w:id="611" w:author="Windows User" w:date="2015-10-30T08:56:00Z" w:initials="BS">
    <w:p w14:paraId="759B277F" w14:textId="77777777" w:rsidR="00F71B79" w:rsidRDefault="00F71B79" w:rsidP="00E35F1F">
      <w:pPr>
        <w:pStyle w:val="CommentText"/>
      </w:pPr>
      <w:r>
        <w:rPr>
          <w:rStyle w:val="CommentReference"/>
        </w:rPr>
        <w:annotationRef/>
      </w:r>
      <w:r>
        <w:t>tense?</w:t>
      </w:r>
    </w:p>
  </w:comment>
  <w:comment w:id="612" w:author="Windows User" w:date="2015-10-30T08:56:00Z" w:initials="BS">
    <w:p w14:paraId="5C472088" w14:textId="77777777" w:rsidR="00F71B79" w:rsidRDefault="00F71B79" w:rsidP="00E35F1F">
      <w:pPr>
        <w:pStyle w:val="CommentText"/>
      </w:pPr>
      <w:r>
        <w:rPr>
          <w:rStyle w:val="CommentReference"/>
        </w:rPr>
        <w:annotationRef/>
      </w:r>
      <w:r>
        <w:t>exalt or magnify?</w:t>
      </w:r>
    </w:p>
  </w:comment>
  <w:comment w:id="613" w:author="Windows User" w:date="2015-10-30T08:56:00Z" w:initials="BS">
    <w:p w14:paraId="2FB7E2BD" w14:textId="77777777" w:rsidR="00F71B79" w:rsidRDefault="00F71B79" w:rsidP="00E35F1F">
      <w:pPr>
        <w:pStyle w:val="CommentText"/>
      </w:pPr>
      <w:r>
        <w:rPr>
          <w:rStyle w:val="CommentReference"/>
        </w:rPr>
        <w:annotationRef/>
      </w:r>
      <w:r>
        <w:t>or iwn?</w:t>
      </w:r>
    </w:p>
  </w:comment>
  <w:comment w:id="617" w:author="Windows User" w:date="2015-10-30T08:56:00Z" w:initials="BS">
    <w:p w14:paraId="3C8244A0" w14:textId="77777777" w:rsidR="00F71B79" w:rsidRDefault="00F71B79" w:rsidP="00E35F1F">
      <w:pPr>
        <w:pStyle w:val="CommentText"/>
      </w:pPr>
      <w:r>
        <w:rPr>
          <w:rStyle w:val="CommentReference"/>
        </w:rPr>
        <w:annotationRef/>
      </w:r>
      <w:r>
        <w:t>does type capture "it foretold the sign" in more contemporary language than "a figure"</w:t>
      </w:r>
    </w:p>
  </w:comment>
  <w:comment w:id="618" w:author="Windows User" w:date="2015-10-30T08:56:00Z" w:initials="BS">
    <w:p w14:paraId="6C8F9167" w14:textId="77777777" w:rsidR="00F71B79" w:rsidRDefault="00F71B79" w:rsidP="00E35F1F">
      <w:pPr>
        <w:pStyle w:val="CommentText"/>
      </w:pPr>
      <w:r>
        <w:rPr>
          <w:rStyle w:val="CommentReference"/>
        </w:rPr>
        <w:annotationRef/>
      </w:r>
      <w:r>
        <w:t>correct that no mention of nature?</w:t>
      </w:r>
    </w:p>
  </w:comment>
  <w:comment w:id="619" w:author="Windows User" w:date="2015-10-30T08:56:00Z" w:initials="BS">
    <w:p w14:paraId="5ACA101B" w14:textId="77777777" w:rsidR="00F71B79" w:rsidRDefault="00F71B79" w:rsidP="00E35F1F">
      <w:pPr>
        <w:pStyle w:val="CommentText"/>
      </w:pPr>
      <w:r>
        <w:rPr>
          <w:rStyle w:val="CommentReference"/>
        </w:rPr>
        <w:annotationRef/>
      </w:r>
      <w:r>
        <w:t>holy or pure? divinity or godhead?</w:t>
      </w:r>
    </w:p>
  </w:comment>
  <w:comment w:id="620" w:author="Windows User" w:date="2015-10-30T08:56:00Z" w:initials="BS">
    <w:p w14:paraId="14D8C709" w14:textId="77777777" w:rsidR="00F71B79" w:rsidRDefault="00F71B79" w:rsidP="00E35F1F">
      <w:pPr>
        <w:pStyle w:val="CommentText"/>
      </w:pPr>
      <w:r>
        <w:rPr>
          <w:rStyle w:val="CommentReference"/>
        </w:rPr>
        <w:annotationRef/>
      </w:r>
      <w:r>
        <w:t>born or begotten? begotten without seeed or without mixture of substance?</w:t>
      </w:r>
    </w:p>
  </w:comment>
  <w:comment w:id="621" w:author="Windows User" w:date="2015-10-30T08:56:00Z" w:initials="BS">
    <w:p w14:paraId="5B5854F9" w14:textId="77777777" w:rsidR="00F71B79" w:rsidRDefault="00F71B79" w:rsidP="00E35F1F">
      <w:pPr>
        <w:pStyle w:val="CommentText"/>
      </w:pPr>
      <w:r>
        <w:rPr>
          <w:rStyle w:val="CommentReference"/>
        </w:rPr>
        <w:annotationRef/>
      </w:r>
      <w:r>
        <w:t>coessential or consubstantial?</w:t>
      </w:r>
    </w:p>
  </w:comment>
  <w:comment w:id="622" w:author="Windows User" w:date="2015-10-30T08:56:00Z" w:initials="BS">
    <w:p w14:paraId="66C0B0D7" w14:textId="77777777" w:rsidR="00F71B79" w:rsidRDefault="00F71B79" w:rsidP="00E35F1F">
      <w:pPr>
        <w:pStyle w:val="CommentText"/>
      </w:pPr>
      <w:r>
        <w:rPr>
          <w:rStyle w:val="CommentReference"/>
        </w:rPr>
        <w:annotationRef/>
      </w:r>
      <w:r>
        <w:t>made one or joined?</w:t>
      </w:r>
    </w:p>
  </w:comment>
  <w:comment w:id="623" w:author="Windows User" w:date="2015-10-30T08:56:00Z" w:initials="BS">
    <w:p w14:paraId="094D26E3" w14:textId="77777777" w:rsidR="00F71B79" w:rsidRDefault="00F71B79" w:rsidP="00E35F1F">
      <w:pPr>
        <w:pStyle w:val="CommentText"/>
      </w:pPr>
      <w:r>
        <w:rPr>
          <w:rStyle w:val="CommentReference"/>
        </w:rPr>
        <w:annotationRef/>
      </w:r>
      <w:r>
        <w:t>does this rephrasing capture it ok?</w:t>
      </w:r>
    </w:p>
  </w:comment>
  <w:comment w:id="624" w:author="Windows User" w:date="2015-10-30T08:56:00Z" w:initials="BS">
    <w:p w14:paraId="6FD992D3" w14:textId="77777777" w:rsidR="00F71B79" w:rsidRDefault="00F71B79" w:rsidP="00E35F1F">
      <w:pPr>
        <w:pStyle w:val="CommentText"/>
      </w:pPr>
      <w:r>
        <w:rPr>
          <w:rStyle w:val="CommentReference"/>
        </w:rPr>
        <w:annotationRef/>
      </w:r>
      <w:r>
        <w:t>something clearer than putplue?</w:t>
      </w:r>
    </w:p>
  </w:comment>
  <w:comment w:id="625" w:author="Windows User" w:date="2015-10-30T08:56:00Z" w:initials="BS">
    <w:p w14:paraId="08E2A9FB" w14:textId="77777777" w:rsidR="00F71B79" w:rsidRDefault="00F71B79" w:rsidP="00E35F1F">
      <w:pPr>
        <w:pStyle w:val="CommentText"/>
      </w:pPr>
      <w:r>
        <w:rPr>
          <w:rStyle w:val="CommentReference"/>
        </w:rPr>
        <w:annotationRef/>
      </w:r>
      <w:r>
        <w:t>woven or fine?</w:t>
      </w:r>
    </w:p>
  </w:comment>
  <w:comment w:id="626" w:author="Windows User" w:date="2015-10-30T08:56:00Z" w:initials="BS">
    <w:p w14:paraId="7A9FC970" w14:textId="77777777" w:rsidR="00F71B79" w:rsidRDefault="00F71B79" w:rsidP="00E35F1F">
      <w:pPr>
        <w:pStyle w:val="CommentText"/>
      </w:pPr>
      <w:r>
        <w:rPr>
          <w:rStyle w:val="CommentReference"/>
        </w:rPr>
        <w:annotationRef/>
      </w:r>
      <w:r>
        <w:t>palin</w:t>
      </w:r>
    </w:p>
  </w:comment>
  <w:comment w:id="627" w:author="Windows User" w:date="2015-10-30T08:56:00Z" w:initials="BS">
    <w:p w14:paraId="5EFFC3EC" w14:textId="77777777" w:rsidR="00F71B79" w:rsidRDefault="00F71B79" w:rsidP="00E35F1F">
      <w:pPr>
        <w:pStyle w:val="CommentText"/>
      </w:pPr>
      <w:r>
        <w:rPr>
          <w:rStyle w:val="CommentReference"/>
        </w:rPr>
        <w:annotationRef/>
      </w:r>
      <w:r>
        <w:t>exalt or magnify?</w:t>
      </w:r>
    </w:p>
  </w:comment>
  <w:comment w:id="628" w:author="Windows User" w:date="2015-10-30T08:56:00Z" w:initials="BS">
    <w:p w14:paraId="150C26DA" w14:textId="77777777" w:rsidR="00F71B79" w:rsidRDefault="00F71B79" w:rsidP="00E35F1F">
      <w:pPr>
        <w:pStyle w:val="CommentText"/>
      </w:pPr>
      <w:r>
        <w:rPr>
          <w:rStyle w:val="CommentReference"/>
        </w:rPr>
        <w:annotationRef/>
      </w:r>
      <w:r>
        <w:t>or iwn?</w:t>
      </w:r>
    </w:p>
  </w:comment>
  <w:comment w:id="632" w:author="Windows User" w:date="2015-10-30T08:56:00Z" w:initials="BS">
    <w:p w14:paraId="0E3B452D" w14:textId="77777777" w:rsidR="00F71B79" w:rsidRDefault="00F71B79"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3" w:author="Windows User" w:date="2015-10-30T08:56:00Z" w:initials="BS">
    <w:p w14:paraId="12D989DF" w14:textId="77777777" w:rsidR="00F71B79" w:rsidRDefault="00F71B79" w:rsidP="00E35F1F">
      <w:pPr>
        <w:pStyle w:val="CommentText"/>
      </w:pPr>
      <w:r>
        <w:rPr>
          <w:rStyle w:val="CommentReference"/>
        </w:rPr>
        <w:annotationRef/>
      </w:r>
      <w:r>
        <w:t>forged or beaten?</w:t>
      </w:r>
    </w:p>
  </w:comment>
  <w:comment w:id="634" w:author="Windows User" w:date="2015-10-30T08:56:00Z" w:initials="BS">
    <w:p w14:paraId="3E8ADE2B" w14:textId="77777777" w:rsidR="00F71B79" w:rsidRDefault="00F71B79" w:rsidP="00E35F1F">
      <w:pPr>
        <w:pStyle w:val="CommentText"/>
      </w:pPr>
      <w:r>
        <w:rPr>
          <w:rStyle w:val="CommentReference"/>
        </w:rPr>
        <w:annotationRef/>
      </w:r>
      <w:r>
        <w:t>omit? always and move up mercy seat?</w:t>
      </w:r>
    </w:p>
  </w:comment>
  <w:comment w:id="635" w:author="Windows User" w:date="2015-10-30T08:56:00Z" w:initials="BS">
    <w:p w14:paraId="7079ED43" w14:textId="77777777" w:rsidR="00F71B79" w:rsidRDefault="00F71B79" w:rsidP="00E35F1F">
      <w:pPr>
        <w:pStyle w:val="CommentText"/>
      </w:pPr>
      <w:r>
        <w:rPr>
          <w:rStyle w:val="CommentReference"/>
        </w:rPr>
        <w:annotationRef/>
      </w:r>
      <w:r>
        <w:t>tense? past makes a lot more sense</w:t>
      </w:r>
    </w:p>
  </w:comment>
  <w:comment w:id="636" w:author="Windows User" w:date="2015-10-30T08:56:00Z" w:initials="BS">
    <w:p w14:paraId="109014C9" w14:textId="77777777" w:rsidR="00F71B79" w:rsidRDefault="00F71B79" w:rsidP="00E35F1F">
      <w:pPr>
        <w:pStyle w:val="CommentText"/>
      </w:pPr>
      <w:r>
        <w:rPr>
          <w:rStyle w:val="CommentReference"/>
        </w:rPr>
        <w:annotationRef/>
      </w:r>
      <w:r>
        <w:t>why does Abouna omit sin?</w:t>
      </w:r>
    </w:p>
  </w:comment>
  <w:comment w:id="637" w:author="Windows User" w:date="2015-10-30T08:56:00Z" w:initials="BS">
    <w:p w14:paraId="027A16CD" w14:textId="77777777" w:rsidR="00F71B79" w:rsidRDefault="00F71B79" w:rsidP="00E35F1F">
      <w:pPr>
        <w:pStyle w:val="CommentText"/>
      </w:pPr>
      <w:r>
        <w:rPr>
          <w:rStyle w:val="CommentReference"/>
        </w:rPr>
        <w:annotationRef/>
      </w:r>
      <w:r>
        <w:t>exalt or magnify?</w:t>
      </w:r>
    </w:p>
  </w:comment>
  <w:comment w:id="638" w:author="Windows User" w:date="2015-10-30T08:56:00Z" w:initials="BS">
    <w:p w14:paraId="20C9574B" w14:textId="77777777" w:rsidR="00F71B79" w:rsidRDefault="00F71B79" w:rsidP="00E35F1F">
      <w:pPr>
        <w:pStyle w:val="CommentText"/>
      </w:pPr>
      <w:r>
        <w:rPr>
          <w:rStyle w:val="CommentReference"/>
        </w:rPr>
        <w:annotationRef/>
      </w:r>
      <w:r>
        <w:t>or iwn?</w:t>
      </w:r>
    </w:p>
  </w:comment>
  <w:comment w:id="642" w:author="Windows User" w:date="2015-10-30T08:56:00Z" w:initials="BS">
    <w:p w14:paraId="6726A127" w14:textId="77777777" w:rsidR="00F71B79" w:rsidRDefault="00F71B79" w:rsidP="00E35F1F">
      <w:pPr>
        <w:pStyle w:val="CommentText"/>
      </w:pPr>
      <w:r>
        <w:rPr>
          <w:rStyle w:val="CommentReference"/>
        </w:rPr>
        <w:annotationRef/>
      </w:r>
      <w:r>
        <w:t>That your name be called... sounds like an expression that should just be that you be called in english. Thoughts?</w:t>
      </w:r>
    </w:p>
  </w:comment>
  <w:comment w:id="643" w:author="Windows User" w:date="2015-10-30T08:56:00Z" w:initials="BS">
    <w:p w14:paraId="50013BE5" w14:textId="77777777" w:rsidR="00F71B79" w:rsidRDefault="00F71B79" w:rsidP="00E35F1F">
      <w:pPr>
        <w:pStyle w:val="CommentText"/>
      </w:pPr>
      <w:r>
        <w:rPr>
          <w:rStyle w:val="CommentReference"/>
        </w:rPr>
        <w:annotationRef/>
      </w:r>
      <w:r>
        <w:t>for isn't accurate... but sounds better</w:t>
      </w:r>
    </w:p>
  </w:comment>
  <w:comment w:id="644" w:author="Windows User" w:date="2015-10-30T08:56:00Z" w:initials="BS">
    <w:p w14:paraId="5A639B27" w14:textId="77777777" w:rsidR="00F71B79" w:rsidRDefault="00F71B79" w:rsidP="00E35F1F">
      <w:pPr>
        <w:pStyle w:val="CommentText"/>
      </w:pPr>
      <w:r>
        <w:rPr>
          <w:rStyle w:val="CommentReference"/>
        </w:rPr>
        <w:annotationRef/>
      </w:r>
      <w:r>
        <w:t>exalt or magnify?</w:t>
      </w:r>
    </w:p>
  </w:comment>
  <w:comment w:id="645" w:author="Windows User" w:date="2015-10-30T08:56:00Z" w:initials="BS">
    <w:p w14:paraId="3A4414A4" w14:textId="77777777" w:rsidR="00F71B79" w:rsidRDefault="00F71B79" w:rsidP="00E35F1F">
      <w:pPr>
        <w:pStyle w:val="CommentText"/>
      </w:pPr>
      <w:r>
        <w:rPr>
          <w:rStyle w:val="CommentReference"/>
        </w:rPr>
        <w:annotationRef/>
      </w:r>
      <w:r>
        <w:t>or iwn?</w:t>
      </w:r>
    </w:p>
  </w:comment>
  <w:comment w:id="649" w:author="Windows User" w:date="2015-10-30T08:56:00Z" w:initials="BS">
    <w:p w14:paraId="60D89983" w14:textId="77777777" w:rsidR="00F71B79" w:rsidRDefault="00F71B79" w:rsidP="00E35F1F">
      <w:pPr>
        <w:pStyle w:val="CommentText"/>
      </w:pPr>
      <w:r>
        <w:rPr>
          <w:rStyle w:val="CommentReference"/>
        </w:rPr>
        <w:annotationRef/>
      </w:r>
      <w:r>
        <w:t>perpetual lamp?</w:t>
      </w:r>
    </w:p>
  </w:comment>
  <w:comment w:id="650" w:author="Windows User" w:date="2015-10-30T08:56:00Z" w:initials="BS">
    <w:p w14:paraId="708630CC" w14:textId="77777777" w:rsidR="00F71B79" w:rsidRDefault="00F71B79" w:rsidP="00E35F1F">
      <w:pPr>
        <w:pStyle w:val="CommentText"/>
      </w:pPr>
      <w:r>
        <w:rPr>
          <w:rStyle w:val="CommentReference"/>
        </w:rPr>
        <w:annotationRef/>
      </w:r>
      <w:r>
        <w:t>parousia?</w:t>
      </w:r>
    </w:p>
  </w:comment>
  <w:comment w:id="651" w:author="Windows User" w:date="2015-10-30T08:56:00Z" w:initials="BS">
    <w:p w14:paraId="670AE5C3" w14:textId="77777777" w:rsidR="00F71B79" w:rsidRDefault="00F71B79" w:rsidP="00E35F1F">
      <w:pPr>
        <w:pStyle w:val="CommentText"/>
      </w:pPr>
      <w:r>
        <w:rPr>
          <w:rStyle w:val="CommentReference"/>
        </w:rPr>
        <w:annotationRef/>
      </w:r>
      <w:r>
        <w:t>tense?</w:t>
      </w:r>
    </w:p>
  </w:comment>
  <w:comment w:id="652" w:author="Windows User" w:date="2015-10-30T08:56:00Z" w:initials="BS">
    <w:p w14:paraId="281D5A29" w14:textId="77777777" w:rsidR="00F71B79" w:rsidRDefault="00F71B79" w:rsidP="00E35F1F">
      <w:pPr>
        <w:pStyle w:val="CommentText"/>
      </w:pPr>
      <w:r>
        <w:rPr>
          <w:rStyle w:val="CommentReference"/>
        </w:rPr>
        <w:annotationRef/>
      </w:r>
      <w:r>
        <w:t>enlightens?</w:t>
      </w:r>
    </w:p>
  </w:comment>
  <w:comment w:id="653" w:author="Windows User" w:date="2015-10-30T08:56:00Z" w:initials="BS">
    <w:p w14:paraId="09189517" w14:textId="77777777" w:rsidR="00F71B79" w:rsidRDefault="00F71B79" w:rsidP="00E35F1F">
      <w:pPr>
        <w:pStyle w:val="CommentText"/>
      </w:pPr>
      <w:r>
        <w:rPr>
          <w:rStyle w:val="CommentReference"/>
        </w:rPr>
        <w:annotationRef/>
      </w:r>
      <w:r>
        <w:t>exalt or magnify?</w:t>
      </w:r>
    </w:p>
  </w:comment>
  <w:comment w:id="654" w:author="Windows User" w:date="2015-10-30T08:56:00Z" w:initials="BS">
    <w:p w14:paraId="0F1C3DB1" w14:textId="77777777" w:rsidR="00F71B79" w:rsidRDefault="00F71B79" w:rsidP="00E35F1F">
      <w:pPr>
        <w:pStyle w:val="CommentText"/>
      </w:pPr>
      <w:r>
        <w:rPr>
          <w:rStyle w:val="CommentReference"/>
        </w:rPr>
        <w:annotationRef/>
      </w:r>
      <w:r>
        <w:t>or iwn?</w:t>
      </w:r>
    </w:p>
  </w:comment>
  <w:comment w:id="658" w:author="Windows User" w:date="2015-10-30T08:56:00Z" w:initials="BS">
    <w:p w14:paraId="49777AD4" w14:textId="77777777" w:rsidR="00F71B79" w:rsidRDefault="00F71B79" w:rsidP="00E35F1F">
      <w:pPr>
        <w:pStyle w:val="CommentText"/>
      </w:pPr>
      <w:r>
        <w:rPr>
          <w:rStyle w:val="CommentReference"/>
        </w:rPr>
        <w:annotationRef/>
      </w:r>
      <w:r>
        <w:t>this order better or worse?</w:t>
      </w:r>
    </w:p>
  </w:comment>
  <w:comment w:id="659" w:author="Windows User" w:date="2015-10-30T08:56:00Z" w:initials="BS">
    <w:p w14:paraId="07AFF474" w14:textId="77777777" w:rsidR="00F71B79" w:rsidRDefault="00F71B79" w:rsidP="00E35F1F">
      <w:pPr>
        <w:pStyle w:val="CommentText"/>
      </w:pPr>
      <w:r>
        <w:rPr>
          <w:rStyle w:val="CommentReference"/>
        </w:rPr>
        <w:annotationRef/>
      </w:r>
      <w:r>
        <w:t>I think upon should stay here</w:t>
      </w:r>
    </w:p>
  </w:comment>
  <w:comment w:id="660" w:author="Windows User" w:date="2015-10-30T08:56:00Z" w:initials="BS">
    <w:p w14:paraId="0441CD07" w14:textId="77777777" w:rsidR="00F71B79" w:rsidRDefault="00F71B79" w:rsidP="00E35F1F">
      <w:pPr>
        <w:pStyle w:val="CommentText"/>
      </w:pPr>
      <w:r>
        <w:rPr>
          <w:rStyle w:val="CommentReference"/>
        </w:rPr>
        <w:annotationRef/>
      </w:r>
      <w:r>
        <w:t>exalt or magnify?</w:t>
      </w:r>
    </w:p>
  </w:comment>
  <w:comment w:id="661" w:author="Windows User" w:date="2015-10-30T08:56:00Z" w:initials="BS">
    <w:p w14:paraId="6B633293" w14:textId="77777777" w:rsidR="00F71B79" w:rsidRDefault="00F71B79" w:rsidP="00E35F1F">
      <w:pPr>
        <w:pStyle w:val="CommentText"/>
      </w:pPr>
      <w:r>
        <w:rPr>
          <w:rStyle w:val="CommentReference"/>
        </w:rPr>
        <w:annotationRef/>
      </w:r>
      <w:r>
        <w:t>or iwn?</w:t>
      </w:r>
    </w:p>
  </w:comment>
  <w:comment w:id="669" w:author="Windows User" w:date="2015-10-30T08:56:00Z" w:initials="BS">
    <w:p w14:paraId="5798119C" w14:textId="77777777" w:rsidR="00F71B79" w:rsidRDefault="00F71B79" w:rsidP="00E35F1F">
      <w:pPr>
        <w:pStyle w:val="CommentText"/>
      </w:pPr>
      <w:r>
        <w:rPr>
          <w:rStyle w:val="CommentReference"/>
        </w:rPr>
        <w:annotationRef/>
      </w:r>
      <w:r>
        <w:t>The phrase is "Our God in truth". Placing a coma before "in truth" makis it sound like "in truth withotu the seed of man"</w:t>
      </w:r>
    </w:p>
  </w:comment>
  <w:comment w:id="670" w:author="Windows User" w:date="2015-10-30T08:56:00Z" w:initials="BS">
    <w:p w14:paraId="7FE87033" w14:textId="77777777" w:rsidR="00F71B79" w:rsidRDefault="00F71B79" w:rsidP="00E35F1F">
      <w:pPr>
        <w:pStyle w:val="CommentText"/>
      </w:pPr>
      <w:r>
        <w:rPr>
          <w:rStyle w:val="CommentReference"/>
        </w:rPr>
        <w:annotationRef/>
      </w:r>
      <w:r>
        <w:t>While being virgin is correct. But it sounds strange. being a virgin is less accurate. Being virginal?</w:t>
      </w:r>
    </w:p>
  </w:comment>
  <w:comment w:id="671" w:author="Windows User" w:date="2015-10-30T08:56:00Z" w:initials="BS">
    <w:p w14:paraId="13254F43" w14:textId="77777777" w:rsidR="00F71B79" w:rsidRDefault="00F71B79" w:rsidP="00E35F1F">
      <w:pPr>
        <w:pStyle w:val="CommentText"/>
      </w:pPr>
      <w:r>
        <w:rPr>
          <w:rStyle w:val="CommentReference"/>
        </w:rPr>
        <w:annotationRef/>
      </w:r>
      <w:r>
        <w:t>I like holy better than saint. But it isn't very consistent since Abouna renders it saint everywhere else...</w:t>
      </w:r>
    </w:p>
  </w:comment>
  <w:comment w:id="672" w:author="Windows User" w:date="2015-10-30T08:56:00Z" w:initials="BS">
    <w:p w14:paraId="195E8533" w14:textId="77777777" w:rsidR="00F71B79" w:rsidRDefault="00F71B79" w:rsidP="00E35F1F">
      <w:pPr>
        <w:pStyle w:val="CommentText"/>
      </w:pPr>
      <w:r>
        <w:rPr>
          <w:rStyle w:val="CommentReference"/>
        </w:rPr>
        <w:annotationRef/>
      </w:r>
      <w:r>
        <w:t>what word works here? dwelling doesn't. it would have to be dwelling place, which is too long.</w:t>
      </w:r>
    </w:p>
  </w:comment>
  <w:comment w:id="673" w:author="Windows User" w:date="2015-10-30T08:56:00Z" w:initials="BS">
    <w:p w14:paraId="5A28B06B" w14:textId="77777777" w:rsidR="00F71B79" w:rsidRDefault="00F71B79" w:rsidP="00E35F1F">
      <w:pPr>
        <w:pStyle w:val="CommentText"/>
      </w:pPr>
      <w:r>
        <w:rPr>
          <w:rStyle w:val="CommentReference"/>
        </w:rPr>
        <w:annotationRef/>
      </w:r>
      <w:r>
        <w:t>exalt or magnify?</w:t>
      </w:r>
    </w:p>
  </w:comment>
  <w:comment w:id="674" w:author="Windows User" w:date="2015-10-30T08:56:00Z" w:initials="BS">
    <w:p w14:paraId="6604F03B" w14:textId="77777777" w:rsidR="00F71B79" w:rsidRDefault="00F71B79" w:rsidP="00E35F1F">
      <w:pPr>
        <w:pStyle w:val="CommentText"/>
      </w:pPr>
      <w:r>
        <w:rPr>
          <w:rStyle w:val="CommentReference"/>
        </w:rPr>
        <w:annotationRef/>
      </w:r>
      <w:r>
        <w:t>or iwn?</w:t>
      </w:r>
    </w:p>
  </w:comment>
  <w:comment w:id="678" w:author="Windows User" w:date="2015-10-30T08:56:00Z" w:initials="BS">
    <w:p w14:paraId="6680EED5" w14:textId="77777777" w:rsidR="00F71B79" w:rsidRDefault="00F71B79" w:rsidP="00E35F1F">
      <w:pPr>
        <w:pStyle w:val="CommentText"/>
      </w:pPr>
      <w:r>
        <w:rPr>
          <w:rStyle w:val="CommentReference"/>
        </w:rPr>
        <w:annotationRef/>
      </w:r>
      <w:r>
        <w:t>does this work?</w:t>
      </w:r>
    </w:p>
  </w:comment>
  <w:comment w:id="679" w:author="Windows User" w:date="2015-10-30T08:56:00Z" w:initials="BS">
    <w:p w14:paraId="7B5754B1" w14:textId="77777777" w:rsidR="00F71B79" w:rsidRDefault="00F71B79" w:rsidP="00E35F1F">
      <w:pPr>
        <w:pStyle w:val="CommentText"/>
      </w:pPr>
      <w:r>
        <w:rPr>
          <w:rStyle w:val="CommentReference"/>
        </w:rPr>
        <w:annotationRef/>
      </w:r>
      <w:r>
        <w:t>is this right?</w:t>
      </w:r>
    </w:p>
  </w:comment>
  <w:comment w:id="680" w:author="Windows User" w:date="2015-10-30T08:56:00Z" w:initials="BS">
    <w:p w14:paraId="6058F90B" w14:textId="77777777" w:rsidR="00F71B79" w:rsidRDefault="00F71B79" w:rsidP="00E35F1F">
      <w:pPr>
        <w:pStyle w:val="CommentText"/>
      </w:pPr>
      <w:r>
        <w:rPr>
          <w:rStyle w:val="CommentReference"/>
        </w:rPr>
        <w:annotationRef/>
      </w:r>
      <w:r>
        <w:t>?</w:t>
      </w:r>
    </w:p>
  </w:comment>
  <w:comment w:id="681" w:author="Windows User" w:date="2015-10-30T08:56:00Z" w:initials="BS">
    <w:p w14:paraId="505706D1" w14:textId="77777777" w:rsidR="00F71B79" w:rsidRDefault="00F71B79" w:rsidP="00E35F1F">
      <w:pPr>
        <w:pStyle w:val="CommentText"/>
      </w:pPr>
      <w:r>
        <w:rPr>
          <w:rStyle w:val="CommentReference"/>
        </w:rPr>
        <w:annotationRef/>
      </w:r>
      <w:r>
        <w:t>about or to?</w:t>
      </w:r>
    </w:p>
  </w:comment>
  <w:comment w:id="682" w:author="Windows User" w:date="2015-10-30T08:56:00Z" w:initials="BS">
    <w:p w14:paraId="35AD6860" w14:textId="77777777" w:rsidR="00F71B79" w:rsidRDefault="00F71B79" w:rsidP="00E35F1F">
      <w:pPr>
        <w:pStyle w:val="CommentText"/>
      </w:pPr>
      <w:r>
        <w:rPr>
          <w:rStyle w:val="CommentReference"/>
        </w:rPr>
        <w:annotationRef/>
      </w:r>
      <w:r>
        <w:t>proclaim or cry?</w:t>
      </w:r>
    </w:p>
  </w:comment>
  <w:comment w:id="683" w:author="Windows User" w:date="2015-10-30T08:56:00Z" w:initials="BS">
    <w:p w14:paraId="588A0CA8" w14:textId="77777777" w:rsidR="00F71B79" w:rsidRDefault="00F71B79" w:rsidP="00E35F1F">
      <w:pPr>
        <w:pStyle w:val="CommentText"/>
      </w:pPr>
      <w:r>
        <w:rPr>
          <w:rStyle w:val="CommentReference"/>
        </w:rPr>
        <w:annotationRef/>
      </w:r>
      <w:r>
        <w:t>??</w:t>
      </w:r>
    </w:p>
  </w:comment>
  <w:comment w:id="684" w:author="Windows User" w:date="2015-10-30T08:56:00Z" w:initials="BS">
    <w:p w14:paraId="43146472" w14:textId="77777777" w:rsidR="00F71B79" w:rsidRDefault="00F71B79" w:rsidP="00E35F1F">
      <w:pPr>
        <w:pStyle w:val="CommentText"/>
      </w:pPr>
      <w:r>
        <w:rPr>
          <w:rStyle w:val="CommentReference"/>
        </w:rPr>
        <w:annotationRef/>
      </w:r>
      <w:r>
        <w:t>just?</w:t>
      </w:r>
    </w:p>
  </w:comment>
  <w:comment w:id="685" w:author="Windows User" w:date="2015-10-30T08:56:00Z" w:initials="BS">
    <w:p w14:paraId="005E33F9" w14:textId="77777777" w:rsidR="00F71B79" w:rsidRDefault="00F71B79" w:rsidP="00E35F1F">
      <w:pPr>
        <w:pStyle w:val="CommentText"/>
      </w:pPr>
      <w:r>
        <w:rPr>
          <w:rStyle w:val="CommentReference"/>
        </w:rPr>
        <w:annotationRef/>
      </w:r>
      <w:r>
        <w:t>chaste or meek?</w:t>
      </w:r>
    </w:p>
  </w:comment>
  <w:comment w:id="686" w:author="Windows User" w:date="2015-10-30T08:56:00Z" w:initials="BS">
    <w:p w14:paraId="38FC80AB" w14:textId="77777777" w:rsidR="00F71B79" w:rsidRDefault="00F71B79" w:rsidP="00E35F1F">
      <w:pPr>
        <w:pStyle w:val="CommentText"/>
      </w:pPr>
      <w:r>
        <w:rPr>
          <w:rStyle w:val="CommentReference"/>
        </w:rPr>
        <w:annotationRef/>
      </w:r>
      <w:r>
        <w:t>St. Isaac? Holy issac?</w:t>
      </w:r>
    </w:p>
  </w:comment>
  <w:comment w:id="687" w:author="Windows User" w:date="2015-10-30T08:56:00Z" w:initials="BS">
    <w:p w14:paraId="49E0F637" w14:textId="77777777" w:rsidR="00F71B79" w:rsidRDefault="00F71B79" w:rsidP="00E35F1F">
      <w:pPr>
        <w:pStyle w:val="CommentText"/>
      </w:pPr>
      <w:r>
        <w:rPr>
          <w:rStyle w:val="CommentReference"/>
        </w:rPr>
        <w:annotationRef/>
      </w:r>
      <w:r>
        <w:t>ten thousand time?</w:t>
      </w:r>
    </w:p>
  </w:comment>
  <w:comment w:id="688" w:author="Windows User" w:date="2015-10-30T08:56:00Z" w:initials="BS">
    <w:p w14:paraId="565278E4" w14:textId="77777777" w:rsidR="00F71B79" w:rsidRDefault="00F71B79" w:rsidP="00E35F1F">
      <w:pPr>
        <w:pStyle w:val="CommentText"/>
      </w:pPr>
      <w:r>
        <w:rPr>
          <w:rStyle w:val="CommentReference"/>
        </w:rPr>
        <w:annotationRef/>
      </w:r>
      <w:r>
        <w:t>probably don't want to say despot.</w:t>
      </w:r>
    </w:p>
  </w:comment>
  <w:comment w:id="689" w:author="Windows User" w:date="2015-10-30T08:56:00Z" w:initials="BS">
    <w:p w14:paraId="34F4A5A9" w14:textId="77777777" w:rsidR="00F71B79" w:rsidRDefault="00F71B79" w:rsidP="00E35F1F">
      <w:pPr>
        <w:pStyle w:val="CommentText"/>
      </w:pPr>
      <w:r>
        <w:rPr>
          <w:rStyle w:val="CommentReference"/>
        </w:rPr>
        <w:annotationRef/>
      </w:r>
      <w:r>
        <w:t>honour or pride?</w:t>
      </w:r>
    </w:p>
  </w:comment>
  <w:comment w:id="690" w:author="Windows User" w:date="2015-10-30T08:56:00Z" w:initials="BS">
    <w:p w14:paraId="28840E47" w14:textId="77777777" w:rsidR="00F71B79" w:rsidRDefault="00F71B79" w:rsidP="00E35F1F">
      <w:pPr>
        <w:pStyle w:val="CommentText"/>
      </w:pPr>
      <w:r>
        <w:rPr>
          <w:rStyle w:val="CommentReference"/>
        </w:rPr>
        <w:annotationRef/>
      </w:r>
      <w:r>
        <w:t>spouse or friend???</w:t>
      </w:r>
    </w:p>
  </w:comment>
  <w:comment w:id="691" w:author="Windows User" w:date="2015-10-30T08:56:00Z" w:initials="BS">
    <w:p w14:paraId="6D247103" w14:textId="77777777" w:rsidR="00F71B79" w:rsidRDefault="00F71B79" w:rsidP="00E35F1F">
      <w:pPr>
        <w:pStyle w:val="CommentText"/>
      </w:pPr>
      <w:r>
        <w:rPr>
          <w:rStyle w:val="CommentReference"/>
        </w:rPr>
        <w:annotationRef/>
      </w:r>
      <w:r>
        <w:t>word can be health or salvation... but health would parallel healing in next verse??? should it be salvation?</w:t>
      </w:r>
    </w:p>
  </w:comment>
  <w:comment w:id="692" w:author="Windows User" w:date="2015-10-30T08:56:00Z" w:initials="BS">
    <w:p w14:paraId="2A107B46" w14:textId="77777777" w:rsidR="00F71B79" w:rsidRDefault="00F71B79" w:rsidP="00E35F1F">
      <w:pPr>
        <w:pStyle w:val="CommentText"/>
      </w:pPr>
      <w:r>
        <w:rPr>
          <w:rStyle w:val="CommentReference"/>
        </w:rPr>
        <w:annotationRef/>
      </w:r>
      <w:r>
        <w:t>unity or oneness? indescribable or unparalleled?</w:t>
      </w:r>
    </w:p>
  </w:comment>
  <w:comment w:id="693" w:author="Windows User" w:date="2015-10-30T08:56:00Z" w:initials="BS">
    <w:p w14:paraId="5555F795" w14:textId="77777777" w:rsidR="00F71B79" w:rsidRDefault="00F71B79" w:rsidP="00E35F1F">
      <w:pPr>
        <w:pStyle w:val="CommentText"/>
      </w:pPr>
      <w:r>
        <w:rPr>
          <w:rStyle w:val="CommentReference"/>
        </w:rPr>
        <w:annotationRef/>
      </w:r>
      <w:r>
        <w:t>mingling of substance or human seed? kind of a big difference.</w:t>
      </w:r>
    </w:p>
  </w:comment>
  <w:comment w:id="694" w:author="Microsoft Office User" w:date="2016-08-19T20:02:00Z" w:initials="Office">
    <w:p w14:paraId="43574A61" w14:textId="0B98052D" w:rsidR="00F71B79" w:rsidRDefault="00F71B79">
      <w:pPr>
        <w:pStyle w:val="CommentText"/>
      </w:pPr>
      <w:r>
        <w:rPr>
          <w:rStyle w:val="CommentReference"/>
        </w:rPr>
        <w:annotationRef/>
      </w:r>
      <w:r>
        <w:t>check</w:t>
      </w:r>
    </w:p>
  </w:comment>
  <w:comment w:id="695" w:author="Windows User" w:date="2015-10-30T08:56:00Z" w:initials="BS">
    <w:p w14:paraId="5E07F016" w14:textId="77777777" w:rsidR="00F71B79" w:rsidRDefault="00F71B79"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F71B79" w:rsidRDefault="00F71B79"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F71B79" w:rsidRDefault="00F71B79" w:rsidP="00E35F1F">
      <w:pPr>
        <w:pStyle w:val="CommentText"/>
      </w:pPr>
      <w:r>
        <w:rPr>
          <w:rStyle w:val="CommentReference"/>
        </w:rPr>
        <w:annotationRef/>
      </w:r>
      <w:r>
        <w:t>Are more honoured?</w:t>
      </w:r>
    </w:p>
  </w:comment>
  <w:comment w:id="704" w:author="Windows User" w:date="2015-10-30T08:56:00Z" w:initials="WU">
    <w:p w14:paraId="38104BB5" w14:textId="77777777" w:rsidR="00F71B79" w:rsidRDefault="00F71B79"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F71B79" w:rsidRDefault="00F71B79"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F71B79" w:rsidRDefault="00F71B79"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F71B79" w:rsidRDefault="00F71B79" w:rsidP="00E35F1F">
      <w:pPr>
        <w:pStyle w:val="CommentText"/>
      </w:pPr>
      <w:r>
        <w:rPr>
          <w:rStyle w:val="CommentReference"/>
        </w:rPr>
        <w:annotationRef/>
      </w:r>
      <w:r>
        <w:t>The Virgin Mary?</w:t>
      </w:r>
    </w:p>
  </w:comment>
  <w:comment w:id="717" w:author="Windows User" w:date="2015-10-30T08:56:00Z" w:initials="WU">
    <w:p w14:paraId="104BFD73" w14:textId="77777777" w:rsidR="00F71B79" w:rsidRDefault="00F71B79"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F71B79" w:rsidRDefault="00F71B79"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F71B79" w:rsidRDefault="00F71B79" w:rsidP="00E35F1F">
      <w:pPr>
        <w:pStyle w:val="CommentText"/>
      </w:pPr>
      <w:r>
        <w:rPr>
          <w:rStyle w:val="CommentReference"/>
        </w:rPr>
        <w:annotationRef/>
      </w:r>
      <w:r>
        <w:t>Not lampstand?</w:t>
      </w:r>
    </w:p>
  </w:comment>
  <w:comment w:id="723" w:author="Windows User" w:date="2015-10-30T08:56:00Z" w:initials="WU">
    <w:p w14:paraId="71035455" w14:textId="77777777" w:rsidR="00F71B79" w:rsidRDefault="00F71B79"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F71B79" w:rsidRDefault="00F71B79"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F71B79" w:rsidRDefault="00F71B79" w:rsidP="00E35F1F">
      <w:pPr>
        <w:pStyle w:val="CommentText"/>
      </w:pPr>
      <w:r>
        <w:rPr>
          <w:rStyle w:val="CommentReference"/>
        </w:rPr>
        <w:annotationRef/>
      </w:r>
      <w:r>
        <w:t>Tense(s) of this vs?</w:t>
      </w:r>
    </w:p>
  </w:comment>
  <w:comment w:id="729" w:author="Windows User" w:date="2015-10-30T08:56:00Z" w:initials="WU">
    <w:p w14:paraId="596EE3A5" w14:textId="77777777" w:rsidR="00F71B79" w:rsidRDefault="00F71B79"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F71B79" w:rsidRPr="00FA5B8C" w:rsidRDefault="00F71B79"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F71B79" w:rsidRDefault="00F71B79"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F71B79" w:rsidRDefault="00F71B79"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F71B79" w:rsidRDefault="00F71B79" w:rsidP="00E35F1F">
      <w:pPr>
        <w:pStyle w:val="CommentText"/>
      </w:pPr>
      <w:r>
        <w:rPr>
          <w:rStyle w:val="CommentReference"/>
        </w:rPr>
        <w:annotationRef/>
      </w:r>
      <w:r>
        <w:t>Care or concern?</w:t>
      </w:r>
    </w:p>
  </w:comment>
  <w:comment w:id="743" w:author="Windows User" w:date="2015-10-30T08:56:00Z" w:initials="WU">
    <w:p w14:paraId="78E58888" w14:textId="77777777" w:rsidR="00F71B79" w:rsidRDefault="00F71B79" w:rsidP="00E35F1F">
      <w:pPr>
        <w:pStyle w:val="CommentText"/>
      </w:pPr>
      <w:r>
        <w:rPr>
          <w:rStyle w:val="CommentReference"/>
        </w:rPr>
        <w:annotationRef/>
      </w:r>
      <w:r>
        <w:t>Uhm…. ? Coptic clearly says Sabbaton…. But wasn’t it the first day?</w:t>
      </w:r>
    </w:p>
  </w:comment>
  <w:comment w:id="752" w:author="Windows User" w:date="2015-10-30T08:56:00Z" w:initials="WU">
    <w:p w14:paraId="18B3CB42" w14:textId="77777777" w:rsidR="00F71B79" w:rsidRDefault="00F71B79" w:rsidP="00E35F1F">
      <w:pPr>
        <w:pStyle w:val="CommentText"/>
      </w:pPr>
      <w:r>
        <w:rPr>
          <w:rStyle w:val="CommentReference"/>
        </w:rPr>
        <w:annotationRef/>
      </w:r>
      <w:r>
        <w:t>Exceedingly? Too? So?</w:t>
      </w:r>
    </w:p>
  </w:comment>
  <w:comment w:id="753" w:author="Windows User" w:date="2015-10-30T08:56:00Z" w:initials="WU">
    <w:p w14:paraId="6849FDD2" w14:textId="77777777" w:rsidR="00F71B79" w:rsidRDefault="00F71B79" w:rsidP="00E35F1F">
      <w:pPr>
        <w:pStyle w:val="CommentText"/>
      </w:pPr>
      <w:r>
        <w:rPr>
          <w:rStyle w:val="CommentReference"/>
        </w:rPr>
        <w:annotationRef/>
      </w:r>
      <w:r>
        <w:t>Ramez, I or me?</w:t>
      </w:r>
    </w:p>
  </w:comment>
  <w:comment w:id="754" w:author="Windows User" w:date="2015-10-30T08:56:00Z" w:initials="WU">
    <w:p w14:paraId="799B59FF" w14:textId="77777777" w:rsidR="00F71B79" w:rsidRDefault="00F71B79" w:rsidP="00E35F1F">
      <w:pPr>
        <w:pStyle w:val="CommentText"/>
      </w:pPr>
      <w:r>
        <w:rPr>
          <w:rStyle w:val="CommentReference"/>
        </w:rPr>
        <w:annotationRef/>
      </w:r>
      <w:r>
        <w:t>Teach to offer repentance or instruct in repentance?</w:t>
      </w:r>
    </w:p>
  </w:comment>
  <w:comment w:id="755" w:author="Windows User" w:date="2015-10-30T08:56:00Z" w:initials="WU">
    <w:p w14:paraId="57D87D60" w14:textId="77777777" w:rsidR="00F71B79" w:rsidRDefault="00F71B79" w:rsidP="00E35F1F">
      <w:pPr>
        <w:pStyle w:val="CommentText"/>
      </w:pPr>
      <w:r>
        <w:rPr>
          <w:rStyle w:val="CommentReference"/>
        </w:rPr>
        <w:annotationRef/>
      </w:r>
      <w:r>
        <w:t>That a sinner die would make this consistent.</w:t>
      </w:r>
    </w:p>
  </w:comment>
  <w:comment w:id="756" w:author="Windows User" w:date="2015-10-30T08:56:00Z" w:initials="WU">
    <w:p w14:paraId="274EC1E4" w14:textId="77777777" w:rsidR="00F71B79" w:rsidRDefault="00F71B79" w:rsidP="00E35F1F">
      <w:pPr>
        <w:pStyle w:val="CommentText"/>
      </w:pPr>
      <w:r>
        <w:rPr>
          <w:rStyle w:val="CommentReference"/>
        </w:rPr>
        <w:annotationRef/>
      </w:r>
      <w:r>
        <w:t>Kind-hearted or merciful?</w:t>
      </w:r>
    </w:p>
  </w:comment>
  <w:comment w:id="757" w:author="Windows User" w:date="2015-10-30T08:56:00Z" w:initials="WU">
    <w:p w14:paraId="1370FE87" w14:textId="77777777" w:rsidR="00F71B79" w:rsidRDefault="00F71B79" w:rsidP="00E35F1F">
      <w:pPr>
        <w:pStyle w:val="CommentText"/>
      </w:pPr>
      <w:r>
        <w:rPr>
          <w:rStyle w:val="CommentReference"/>
        </w:rPr>
        <w:annotationRef/>
      </w:r>
      <w:r>
        <w:t>Compassions or tender mercies?</w:t>
      </w:r>
    </w:p>
  </w:comment>
  <w:comment w:id="758" w:author="Windows User" w:date="2015-10-30T08:56:00Z" w:initials="WU">
    <w:p w14:paraId="70E14B72" w14:textId="77777777" w:rsidR="00F71B79" w:rsidRDefault="00F71B79" w:rsidP="00E35F1F">
      <w:pPr>
        <w:pStyle w:val="CommentText"/>
      </w:pPr>
      <w:r>
        <w:rPr>
          <w:rStyle w:val="CommentReference"/>
        </w:rPr>
        <w:annotationRef/>
      </w:r>
      <w:r>
        <w:t>May He or that He may</w:t>
      </w:r>
    </w:p>
  </w:comment>
  <w:comment w:id="770" w:author="Windows User" w:date="2015-10-30T08:56:00Z" w:initials="BS">
    <w:p w14:paraId="1CD83694" w14:textId="77777777" w:rsidR="00F71B79" w:rsidRDefault="00F71B79" w:rsidP="00E35F1F">
      <w:pPr>
        <w:pStyle w:val="CommentText"/>
      </w:pPr>
      <w:r>
        <w:rPr>
          <w:rStyle w:val="CommentReference"/>
        </w:rPr>
        <w:annotationRef/>
      </w:r>
      <w:r>
        <w:t>very greatly is redundant...</w:t>
      </w:r>
    </w:p>
  </w:comment>
  <w:comment w:id="771" w:author="Windows User" w:date="2015-10-30T08:56:00Z" w:initials="BS">
    <w:p w14:paraId="2DB29619" w14:textId="77777777" w:rsidR="00F71B79" w:rsidRDefault="00F71B79" w:rsidP="00E35F1F">
      <w:pPr>
        <w:pStyle w:val="CommentText"/>
      </w:pPr>
      <w:r>
        <w:rPr>
          <w:rStyle w:val="CommentReference"/>
        </w:rPr>
        <w:annotationRef/>
      </w:r>
      <w:r>
        <w:t>above? in?</w:t>
      </w:r>
    </w:p>
  </w:comment>
  <w:comment w:id="772" w:author="Windows User" w:date="2015-10-30T08:56:00Z" w:initials="BS">
    <w:p w14:paraId="3734F7C0" w14:textId="77777777" w:rsidR="00F71B79" w:rsidRDefault="00F71B79" w:rsidP="00E35F1F">
      <w:pPr>
        <w:pStyle w:val="CommentText"/>
      </w:pPr>
      <w:r>
        <w:rPr>
          <w:rStyle w:val="CommentReference"/>
        </w:rPr>
        <w:annotationRef/>
      </w:r>
      <w:r>
        <w:t>dikeos is usually rended 'righteous'. Is there good cause to use 'just' here?</w:t>
      </w:r>
    </w:p>
  </w:comment>
  <w:comment w:id="773" w:author="Windows User" w:date="2015-10-30T08:56:00Z" w:initials="BS">
    <w:p w14:paraId="06116336" w14:textId="77777777" w:rsidR="00F71B79" w:rsidRDefault="00F71B79" w:rsidP="00E35F1F">
      <w:pPr>
        <w:pStyle w:val="CommentText"/>
      </w:pPr>
      <w:r>
        <w:rPr>
          <w:rStyle w:val="CommentReference"/>
        </w:rPr>
        <w:annotationRef/>
      </w:r>
      <w:r>
        <w:t>mediated or put into practice?</w:t>
      </w:r>
    </w:p>
  </w:comment>
  <w:comment w:id="774" w:author="Windows User" w:date="2015-10-30T08:56:00Z" w:initials="BS">
    <w:p w14:paraId="6417B5A7" w14:textId="77777777" w:rsidR="00F71B79" w:rsidRDefault="00F71B79" w:rsidP="00E35F1F">
      <w:pPr>
        <w:pStyle w:val="CommentText"/>
      </w:pPr>
      <w:r>
        <w:rPr>
          <w:rStyle w:val="CommentReference"/>
        </w:rPr>
        <w:annotationRef/>
      </w:r>
      <w:r>
        <w:t>on their lips is a common English expression that seems to have the same meaning as "in their mouths"</w:t>
      </w:r>
    </w:p>
  </w:comment>
  <w:comment w:id="775" w:author="Windows User" w:date="2015-10-30T08:56:00Z" w:initials="BS">
    <w:p w14:paraId="7CA0B9DB" w14:textId="77777777" w:rsidR="00F71B79" w:rsidRDefault="00F71B79" w:rsidP="00E35F1F">
      <w:pPr>
        <w:pStyle w:val="CommentText"/>
      </w:pPr>
      <w:r>
        <w:rPr>
          <w:rStyle w:val="CommentReference"/>
        </w:rPr>
        <w:annotationRef/>
      </w:r>
      <w:r>
        <w:t>The tree of immortality would flow better in English.</w:t>
      </w:r>
    </w:p>
  </w:comment>
  <w:comment w:id="776" w:author="Windows User" w:date="2015-10-30T08:56:00Z" w:initials="BS">
    <w:p w14:paraId="3D06FFDE" w14:textId="77777777" w:rsidR="00F71B79" w:rsidRDefault="00F71B79" w:rsidP="00E35F1F">
      <w:pPr>
        <w:pStyle w:val="CommentText"/>
      </w:pPr>
      <w:r>
        <w:rPr>
          <w:rStyle w:val="CommentReference"/>
        </w:rPr>
        <w:annotationRef/>
      </w:r>
      <w:r>
        <w:t>thoughts or senses?</w:t>
      </w:r>
    </w:p>
  </w:comment>
  <w:comment w:id="777" w:author="Windows User" w:date="2015-10-30T08:56:00Z" w:initials="BS">
    <w:p w14:paraId="5092C47C" w14:textId="77777777" w:rsidR="00F71B79" w:rsidRDefault="00F71B79" w:rsidP="00E35F1F">
      <w:pPr>
        <w:pStyle w:val="CommentText"/>
      </w:pPr>
      <w:r>
        <w:rPr>
          <w:rStyle w:val="CommentReference"/>
        </w:rPr>
        <w:annotationRef/>
      </w:r>
      <w:r>
        <w:t>lay? set? cast?</w:t>
      </w:r>
    </w:p>
  </w:comment>
  <w:comment w:id="778" w:author="Windows User" w:date="2015-10-30T08:56:00Z" w:initials="BS">
    <w:p w14:paraId="2988A4E9" w14:textId="77777777" w:rsidR="00F71B79" w:rsidRDefault="00F71B79" w:rsidP="00E35F1F">
      <w:pPr>
        <w:pStyle w:val="CommentText"/>
      </w:pPr>
      <w:r>
        <w:rPr>
          <w:rStyle w:val="CommentReference"/>
        </w:rPr>
        <w:annotationRef/>
      </w:r>
      <w:r>
        <w:t>more common word... does it capture meaning well enough?</w:t>
      </w:r>
    </w:p>
  </w:comment>
  <w:comment w:id="779" w:author="Windows User" w:date="2015-10-30T08:56:00Z" w:initials="BS">
    <w:p w14:paraId="7A2B4CA4" w14:textId="77777777" w:rsidR="00F71B79" w:rsidRDefault="00F71B79" w:rsidP="00E35F1F">
      <w:pPr>
        <w:pStyle w:val="CommentText"/>
      </w:pPr>
      <w:r>
        <w:rPr>
          <w:rStyle w:val="CommentReference"/>
        </w:rPr>
        <w:annotationRef/>
      </w:r>
      <w:r>
        <w:t>types?</w:t>
      </w:r>
    </w:p>
  </w:comment>
  <w:comment w:id="788" w:author="Windows User" w:date="2015-10-30T08:56:00Z" w:initials="BS">
    <w:p w14:paraId="6A283326" w14:textId="77777777" w:rsidR="00F71B79" w:rsidRDefault="00F71B79" w:rsidP="00E35F1F">
      <w:pPr>
        <w:pStyle w:val="CommentText"/>
      </w:pPr>
      <w:r>
        <w:rPr>
          <w:rStyle w:val="CommentReference"/>
        </w:rPr>
        <w:annotationRef/>
      </w:r>
      <w:r>
        <w:t>Coptic clearly says beginning... is there anything in it about authority as the other translations have?</w:t>
      </w:r>
    </w:p>
  </w:comment>
  <w:comment w:id="789" w:author="Windows User" w:date="2015-10-30T08:56:00Z" w:initials="BS">
    <w:p w14:paraId="233F3783" w14:textId="77777777" w:rsidR="00F71B79" w:rsidRDefault="00F71B79" w:rsidP="00E35F1F">
      <w:pPr>
        <w:pStyle w:val="CommentText"/>
      </w:pPr>
      <w:r>
        <w:rPr>
          <w:rStyle w:val="CommentReference"/>
        </w:rPr>
        <w:annotationRef/>
      </w:r>
      <w:r>
        <w:t>risen, or shone?</w:t>
      </w:r>
    </w:p>
  </w:comment>
  <w:comment w:id="793" w:author="Windows User" w:date="2015-10-30T08:56:00Z" w:initials="BS">
    <w:p w14:paraId="301FA11B" w14:textId="77777777" w:rsidR="00F71B79" w:rsidRDefault="00F71B79" w:rsidP="00D65FD4">
      <w:pPr>
        <w:pStyle w:val="CommentText"/>
      </w:pPr>
      <w:r>
        <w:rPr>
          <w:rStyle w:val="CommentReference"/>
        </w:rPr>
        <w:annotationRef/>
      </w:r>
      <w:r>
        <w:t>risen, or shone?</w:t>
      </w:r>
    </w:p>
  </w:comment>
  <w:comment w:id="797" w:author="Windows User" w:date="2015-10-30T08:56:00Z" w:initials="BS">
    <w:p w14:paraId="4B4155FC" w14:textId="77777777" w:rsidR="00F71B79" w:rsidRDefault="00F71B79" w:rsidP="00E35F1F">
      <w:pPr>
        <w:pStyle w:val="CommentText"/>
      </w:pPr>
      <w:r>
        <w:rPr>
          <w:rStyle w:val="CommentReference"/>
        </w:rPr>
        <w:annotationRef/>
      </w:r>
      <w:r>
        <w:t>cap?</w:t>
      </w:r>
    </w:p>
  </w:comment>
  <w:comment w:id="798" w:author="Windows User" w:date="2015-10-30T08:56:00Z" w:initials="BS">
    <w:p w14:paraId="248C83A2" w14:textId="77777777" w:rsidR="00F71B79" w:rsidRDefault="00F71B79" w:rsidP="00E35F1F">
      <w:pPr>
        <w:pStyle w:val="CommentText"/>
      </w:pPr>
      <w:r>
        <w:rPr>
          <w:rStyle w:val="CommentReference"/>
        </w:rPr>
        <w:annotationRef/>
      </w:r>
      <w:r>
        <w:t>save? redeem?</w:t>
      </w:r>
    </w:p>
  </w:comment>
  <w:comment w:id="799" w:author="Windows User" w:date="2015-10-30T08:56:00Z" w:initials="BS">
    <w:p w14:paraId="4C7BFCC0" w14:textId="77777777" w:rsidR="00F71B79" w:rsidRDefault="00F71B79" w:rsidP="00D65FD4">
      <w:pPr>
        <w:pStyle w:val="CommentText"/>
      </w:pPr>
      <w:r>
        <w:rPr>
          <w:rStyle w:val="CommentReference"/>
        </w:rPr>
        <w:annotationRef/>
      </w:r>
      <w:r>
        <w:t>risen, or shone?</w:t>
      </w:r>
    </w:p>
  </w:comment>
  <w:comment w:id="803" w:author="Windows User" w:date="2015-10-30T08:56:00Z" w:initials="BS">
    <w:p w14:paraId="2390D3F4" w14:textId="77777777" w:rsidR="00F71B79" w:rsidRDefault="00F71B79" w:rsidP="00E35F1F">
      <w:pPr>
        <w:pStyle w:val="CommentText"/>
      </w:pPr>
      <w:r>
        <w:rPr>
          <w:rStyle w:val="CommentReference"/>
        </w:rPr>
        <w:annotationRef/>
      </w:r>
      <w:r>
        <w:t>or should " be down here</w:t>
      </w:r>
    </w:p>
  </w:comment>
  <w:comment w:id="804" w:author="Windows User" w:date="2015-10-30T08:56:00Z" w:initials="BS">
    <w:p w14:paraId="6D6C2E53" w14:textId="77777777" w:rsidR="00F71B79" w:rsidRDefault="00F71B79" w:rsidP="00D65FD4">
      <w:pPr>
        <w:pStyle w:val="CommentText"/>
      </w:pPr>
      <w:r>
        <w:rPr>
          <w:rStyle w:val="CommentReference"/>
        </w:rPr>
        <w:annotationRef/>
      </w:r>
      <w:r>
        <w:t>risen, or shone?</w:t>
      </w:r>
    </w:p>
  </w:comment>
  <w:comment w:id="808" w:author="Windows User" w:date="2015-10-30T08:56:00Z" w:initials="BS">
    <w:p w14:paraId="061FF9BB" w14:textId="77777777" w:rsidR="00F71B79" w:rsidRDefault="00F71B79" w:rsidP="00E35F1F">
      <w:pPr>
        <w:pStyle w:val="CommentText"/>
      </w:pPr>
      <w:r>
        <w:rPr>
          <w:rStyle w:val="CommentReference"/>
        </w:rPr>
        <w:annotationRef/>
      </w:r>
      <w:r>
        <w:t>was overcame or did overcome? very different...</w:t>
      </w:r>
    </w:p>
  </w:comment>
  <w:comment w:id="809" w:author="Windows User" w:date="2015-10-30T08:56:00Z" w:initials="BS">
    <w:p w14:paraId="031DAA7E" w14:textId="77777777" w:rsidR="00F71B79" w:rsidRDefault="00F71B79" w:rsidP="00D65FD4">
      <w:pPr>
        <w:pStyle w:val="CommentText"/>
      </w:pPr>
      <w:r>
        <w:rPr>
          <w:rStyle w:val="CommentReference"/>
        </w:rPr>
        <w:annotationRef/>
      </w:r>
      <w:r>
        <w:t>risen, or shone?</w:t>
      </w:r>
    </w:p>
  </w:comment>
  <w:comment w:id="813" w:author="Windows User" w:date="2015-10-30T08:56:00Z" w:initials="BS">
    <w:p w14:paraId="13BC365B" w14:textId="77777777" w:rsidR="00F71B79" w:rsidRDefault="00F71B79" w:rsidP="00E35F1F">
      <w:pPr>
        <w:pStyle w:val="CommentText"/>
      </w:pPr>
      <w:r>
        <w:rPr>
          <w:rStyle w:val="CommentReference"/>
        </w:rPr>
        <w:annotationRef/>
      </w:r>
      <w:r>
        <w:t>awkward, but changing to a perfect man or man perfectly destroys meaning...</w:t>
      </w:r>
    </w:p>
  </w:comment>
  <w:comment w:id="814" w:author="Windows User" w:date="2015-10-30T08:56:00Z" w:initials="BS">
    <w:p w14:paraId="367DF61C" w14:textId="77777777" w:rsidR="00F71B79" w:rsidRDefault="00F71B79" w:rsidP="00E35F1F">
      <w:pPr>
        <w:pStyle w:val="CommentText"/>
      </w:pPr>
      <w:r>
        <w:rPr>
          <w:rStyle w:val="CommentReference"/>
        </w:rPr>
        <w:annotationRef/>
      </w:r>
      <w:r>
        <w:t>L.A. is quite different fo rthis vs...</w:t>
      </w:r>
    </w:p>
  </w:comment>
  <w:comment w:id="815" w:author="Windows User" w:date="2015-10-30T08:56:00Z" w:initials="BS">
    <w:p w14:paraId="614A33D0" w14:textId="77777777" w:rsidR="00F71B79" w:rsidRDefault="00F71B79" w:rsidP="00D65FD4">
      <w:pPr>
        <w:pStyle w:val="CommentText"/>
      </w:pPr>
      <w:r>
        <w:rPr>
          <w:rStyle w:val="CommentReference"/>
        </w:rPr>
        <w:annotationRef/>
      </w:r>
      <w:r>
        <w:t>risen, or shone?</w:t>
      </w:r>
    </w:p>
  </w:comment>
  <w:comment w:id="819" w:author="Windows User" w:date="2015-10-30T08:56:00Z" w:initials="BS">
    <w:p w14:paraId="690C098D" w14:textId="77777777" w:rsidR="00F71B79" w:rsidRDefault="00F71B79" w:rsidP="00D65FD4">
      <w:pPr>
        <w:pStyle w:val="CommentText"/>
      </w:pPr>
      <w:r>
        <w:rPr>
          <w:rStyle w:val="CommentReference"/>
        </w:rPr>
        <w:annotationRef/>
      </w:r>
      <w:r>
        <w:t>risen, or shone?</w:t>
      </w:r>
    </w:p>
  </w:comment>
  <w:comment w:id="823" w:author="Windows User" w:date="2015-10-30T08:56:00Z" w:initials="BS">
    <w:p w14:paraId="47406125" w14:textId="77777777" w:rsidR="00F71B79" w:rsidRDefault="00F71B79" w:rsidP="00E35F1F">
      <w:pPr>
        <w:pStyle w:val="CommentText"/>
      </w:pPr>
      <w:r>
        <w:rPr>
          <w:rStyle w:val="CommentReference"/>
        </w:rPr>
        <w:annotationRef/>
      </w:r>
      <w:r>
        <w:t>dividing wall?</w:t>
      </w:r>
    </w:p>
  </w:comment>
  <w:comment w:id="824" w:author="Windows User" w:date="2015-10-30T08:56:00Z" w:initials="BS">
    <w:p w14:paraId="3115FE96" w14:textId="77777777" w:rsidR="00F71B79" w:rsidRDefault="00F71B79" w:rsidP="00D65FD4">
      <w:pPr>
        <w:pStyle w:val="CommentText"/>
      </w:pPr>
      <w:r>
        <w:rPr>
          <w:rStyle w:val="CommentReference"/>
        </w:rPr>
        <w:annotationRef/>
      </w:r>
      <w:r>
        <w:t>risen, or shone?</w:t>
      </w:r>
    </w:p>
  </w:comment>
  <w:comment w:id="828" w:author="Windows User" w:date="2015-10-30T08:56:00Z" w:initials="BS">
    <w:p w14:paraId="0BDB9E8A" w14:textId="77777777" w:rsidR="00F71B79" w:rsidRDefault="00F71B79" w:rsidP="00E35F1F">
      <w:pPr>
        <w:pStyle w:val="CommentText"/>
      </w:pPr>
      <w:r>
        <w:rPr>
          <w:rStyle w:val="CommentReference"/>
        </w:rPr>
        <w:annotationRef/>
      </w:r>
      <w:r>
        <w:t>what does han mean? can we say teh angels of light?</w:t>
      </w:r>
    </w:p>
  </w:comment>
  <w:comment w:id="829" w:author="Windows User" w:date="2015-10-30T08:56:00Z" w:initials="BS">
    <w:p w14:paraId="035DBC4C" w14:textId="77777777" w:rsidR="00F71B79" w:rsidRDefault="00F71B79" w:rsidP="00E35F1F">
      <w:pPr>
        <w:pStyle w:val="CommentText"/>
      </w:pPr>
      <w:r>
        <w:rPr>
          <w:rStyle w:val="CommentReference"/>
        </w:rPr>
        <w:annotationRef/>
      </w:r>
      <w:r>
        <w:t>sing hymns to be consistent with above?</w:t>
      </w:r>
    </w:p>
  </w:comment>
  <w:comment w:id="830" w:author="Windows User" w:date="2015-10-30T08:56:00Z" w:initials="BS">
    <w:p w14:paraId="3E0D70DF" w14:textId="77777777" w:rsidR="00F71B79" w:rsidRDefault="00F71B79" w:rsidP="00E35F1F">
      <w:pPr>
        <w:pStyle w:val="CommentText"/>
      </w:pPr>
      <w:r>
        <w:rPr>
          <w:rStyle w:val="CommentReference"/>
        </w:rPr>
        <w:annotationRef/>
      </w:r>
      <w:r>
        <w:t>should be arose to match parallel with next vs... but makes no sense in English. Arose within Mary or shone from Mary.</w:t>
      </w:r>
    </w:p>
  </w:comment>
  <w:comment w:id="831" w:author="Windows User" w:date="2015-10-30T08:56:00Z" w:initials="BS">
    <w:p w14:paraId="24AFFCDF" w14:textId="77777777" w:rsidR="00F71B79" w:rsidRDefault="00F71B79" w:rsidP="00E35F1F">
      <w:pPr>
        <w:pStyle w:val="CommentText"/>
      </w:pPr>
      <w:r>
        <w:rPr>
          <w:rStyle w:val="CommentReference"/>
        </w:rPr>
        <w:annotationRef/>
      </w:r>
      <w:r>
        <w:t>Is "je" enough justification to prepend 'saying'?</w:t>
      </w:r>
    </w:p>
  </w:comment>
  <w:comment w:id="832" w:author="Windows User" w:date="2015-10-30T08:56:00Z" w:initials="BS">
    <w:p w14:paraId="0E84B308" w14:textId="77777777" w:rsidR="00F71B79" w:rsidRDefault="00F71B79" w:rsidP="00E35F1F">
      <w:pPr>
        <w:pStyle w:val="CommentText"/>
      </w:pPr>
      <w:r>
        <w:rPr>
          <w:rStyle w:val="CommentReference"/>
        </w:rPr>
        <w:annotationRef/>
      </w:r>
      <w:r>
        <w:t>abouna's doxology of prime has 'that' here I think...</w:t>
      </w:r>
    </w:p>
  </w:comment>
  <w:comment w:id="833" w:author="Windows User" w:date="2015-10-30T08:56:00Z" w:initials="BS">
    <w:p w14:paraId="13D50058" w14:textId="77777777" w:rsidR="00F71B79" w:rsidRDefault="00F71B79" w:rsidP="00E35F1F">
      <w:pPr>
        <w:pStyle w:val="CommentText"/>
      </w:pPr>
      <w:r>
        <w:rPr>
          <w:rStyle w:val="CommentReference"/>
        </w:rPr>
        <w:annotationRef/>
      </w:r>
      <w:r>
        <w:t>or "sining"?</w:t>
      </w:r>
    </w:p>
  </w:comment>
  <w:comment w:id="834" w:author="Windows User" w:date="2015-10-30T08:56:00Z" w:initials="BS">
    <w:p w14:paraId="112875D2" w14:textId="77777777" w:rsidR="00F71B79" w:rsidRDefault="00F71B79" w:rsidP="00D65FD4">
      <w:pPr>
        <w:pStyle w:val="CommentText"/>
      </w:pPr>
      <w:r>
        <w:rPr>
          <w:rStyle w:val="CommentReference"/>
        </w:rPr>
        <w:annotationRef/>
      </w:r>
      <w:r>
        <w:t>risen, or shone?</w:t>
      </w:r>
    </w:p>
  </w:comment>
  <w:comment w:id="839" w:author="Windows User" w:date="2015-10-30T08:56:00Z" w:initials="BS">
    <w:p w14:paraId="1CF8EF29" w14:textId="77777777" w:rsidR="00F71B79" w:rsidRDefault="00F71B79" w:rsidP="00E35F1F">
      <w:pPr>
        <w:pStyle w:val="CommentText"/>
      </w:pPr>
      <w:r>
        <w:rPr>
          <w:rStyle w:val="CommentReference"/>
        </w:rPr>
        <w:annotationRef/>
      </w:r>
      <w:r>
        <w:t>any sense of authority in coptic?</w:t>
      </w:r>
    </w:p>
  </w:comment>
  <w:comment w:id="840" w:author="Windows User" w:date="2015-11-02T12:45:00Z" w:initials="BS">
    <w:p w14:paraId="14FBB1F8" w14:textId="77777777" w:rsidR="00F71B79" w:rsidRDefault="00F71B79" w:rsidP="00E35F1F">
      <w:pPr>
        <w:pStyle w:val="CommentText"/>
      </w:pPr>
      <w:r>
        <w:rPr>
          <w:rStyle w:val="CommentReference"/>
        </w:rPr>
        <w:annotationRef/>
      </w:r>
      <w:r>
        <w:t>or saint mary? I prefer the holy... but we should be consistent one way or the other.</w:t>
      </w:r>
    </w:p>
  </w:comment>
  <w:comment w:id="841" w:author="Windows User" w:date="2015-10-30T08:56:00Z" w:initials="BS">
    <w:p w14:paraId="16E721CE" w14:textId="77777777" w:rsidR="00F71B79" w:rsidRDefault="00F71B79" w:rsidP="00E35F1F">
      <w:pPr>
        <w:pStyle w:val="CommentText"/>
      </w:pPr>
      <w:r>
        <w:rPr>
          <w:rStyle w:val="CommentReference"/>
        </w:rPr>
        <w:annotationRef/>
      </w:r>
      <w:r>
        <w:t>how to express abstract genus of woman or womanhood? race of women doesn't work in modern English, and gender of women doesn't capture it.</w:t>
      </w:r>
    </w:p>
  </w:comment>
  <w:comment w:id="853" w:author="Windows User" w:date="2015-10-30T08:56:00Z" w:initials="BS">
    <w:p w14:paraId="3C08A3D8" w14:textId="77777777" w:rsidR="00F71B79" w:rsidRDefault="00F71B79" w:rsidP="00E35F1F">
      <w:pPr>
        <w:pStyle w:val="CommentText"/>
      </w:pPr>
      <w:r>
        <w:rPr>
          <w:rStyle w:val="CommentReference"/>
        </w:rPr>
        <w:annotationRef/>
      </w:r>
      <w:r>
        <w:t>tense is flipping so much vs to vs. Any way to make more consistent?</w:t>
      </w:r>
    </w:p>
  </w:comment>
  <w:comment w:id="854" w:author="Windows User" w:date="2015-11-02T12:41:00Z" w:initials="BS">
    <w:p w14:paraId="32825E4D" w14:textId="77777777" w:rsidR="00F71B79" w:rsidRDefault="00F71B79" w:rsidP="00E35F1F">
      <w:pPr>
        <w:pStyle w:val="CommentText"/>
      </w:pPr>
      <w:r>
        <w:rPr>
          <w:rStyle w:val="CommentReference"/>
        </w:rPr>
        <w:annotationRef/>
      </w:r>
      <w:r>
        <w:t>cold frost? frosty cold? too many ands.</w:t>
      </w:r>
    </w:p>
  </w:comment>
  <w:comment w:id="855" w:author="Windows User" w:date="2015-10-30T08:56:00Z" w:initials="BS">
    <w:p w14:paraId="4E6878BA" w14:textId="77777777" w:rsidR="00F71B79" w:rsidRDefault="00F71B79" w:rsidP="00E35F1F">
      <w:pPr>
        <w:pStyle w:val="CommentText"/>
      </w:pPr>
      <w:r>
        <w:rPr>
          <w:rStyle w:val="CommentReference"/>
        </w:rPr>
        <w:annotationRef/>
      </w:r>
      <w:r>
        <w:t>In is probably more right... I probably shouldn't have changed that...</w:t>
      </w:r>
    </w:p>
  </w:comment>
  <w:comment w:id="872" w:author="Brett Slote" w:date="2015-10-30T08:56:00Z" w:initials="BS">
    <w:p w14:paraId="18EC5FB9" w14:textId="77777777" w:rsidR="00F71B79" w:rsidRDefault="00F71B79" w:rsidP="00E35F1F">
      <w:pPr>
        <w:pStyle w:val="CommentText"/>
      </w:pPr>
      <w:r>
        <w:rPr>
          <w:rStyle w:val="CommentReference"/>
        </w:rPr>
        <w:annotationRef/>
      </w:r>
      <w:r>
        <w:t>Received or bought?</w:t>
      </w:r>
    </w:p>
  </w:comment>
  <w:comment w:id="879" w:author="Brett Slote" w:date="2015-10-30T08:56:00Z" w:initials="BS">
    <w:p w14:paraId="6DDFB160" w14:textId="77777777" w:rsidR="00F71B79" w:rsidRDefault="00F71B79" w:rsidP="00E35F1F">
      <w:pPr>
        <w:pStyle w:val="CommentText"/>
      </w:pPr>
      <w:r>
        <w:rPr>
          <w:rStyle w:val="CommentReference"/>
        </w:rPr>
        <w:annotationRef/>
      </w:r>
      <w:r>
        <w:t>Uncircumscript?</w:t>
      </w:r>
    </w:p>
  </w:comment>
  <w:comment w:id="882" w:author="Brett Slote" w:date="2015-10-30T08:56:00Z" w:initials="BS">
    <w:p w14:paraId="39A4B3F9" w14:textId="77777777" w:rsidR="00F71B79" w:rsidRDefault="00F71B79" w:rsidP="00E35F1F">
      <w:pPr>
        <w:pStyle w:val="CommentText"/>
      </w:pPr>
      <w:r>
        <w:rPr>
          <w:rStyle w:val="CommentReference"/>
        </w:rPr>
        <w:annotationRef/>
      </w:r>
      <w:r>
        <w:t>Orthodox?</w:t>
      </w:r>
    </w:p>
  </w:comment>
  <w:comment w:id="883" w:author="Brett Slote" w:date="2015-10-30T08:56:00Z" w:initials="BS">
    <w:p w14:paraId="7E993A49" w14:textId="77777777" w:rsidR="00F71B79" w:rsidRDefault="00F71B79" w:rsidP="00E35F1F">
      <w:pPr>
        <w:pStyle w:val="CommentText"/>
      </w:pPr>
      <w:r>
        <w:rPr>
          <w:rStyle w:val="CommentReference"/>
        </w:rPr>
        <w:annotationRef/>
      </w:r>
      <w:r>
        <w:t>Faith?</w:t>
      </w:r>
    </w:p>
  </w:comment>
  <w:comment w:id="886" w:author="Brett Slote" w:date="2015-10-30T08:56:00Z" w:initials="BS">
    <w:p w14:paraId="575DF2C3" w14:textId="77777777" w:rsidR="00F71B79" w:rsidRDefault="00F71B79" w:rsidP="00E35F1F">
      <w:pPr>
        <w:pStyle w:val="CommentText"/>
      </w:pPr>
      <w:r>
        <w:rPr>
          <w:rStyle w:val="CommentReference"/>
        </w:rPr>
        <w:annotationRef/>
      </w:r>
      <w:r>
        <w:t>Need a consistent policy</w:t>
      </w:r>
    </w:p>
  </w:comment>
  <w:comment w:id="890" w:author="Brett Slote" w:date="2015-10-30T08:56:00Z" w:initials="BS">
    <w:p w14:paraId="4A370093" w14:textId="77777777" w:rsidR="00F71B79" w:rsidRDefault="00F71B79" w:rsidP="00E35F1F">
      <w:pPr>
        <w:pStyle w:val="CommentText"/>
      </w:pPr>
      <w:r>
        <w:rPr>
          <w:rStyle w:val="CommentReference"/>
        </w:rPr>
        <w:annotationRef/>
      </w:r>
      <w:r>
        <w:t>Ramez, He or Him?</w:t>
      </w:r>
    </w:p>
  </w:comment>
  <w:comment w:id="891" w:author="Brett Slote" w:date="2015-10-30T08:56:00Z" w:initials="BS">
    <w:p w14:paraId="3B1DEA29" w14:textId="77777777" w:rsidR="00F71B79" w:rsidRDefault="00F71B79" w:rsidP="00E35F1F">
      <w:pPr>
        <w:pStyle w:val="CommentText"/>
      </w:pPr>
      <w:r>
        <w:rPr>
          <w:rStyle w:val="CommentReference"/>
        </w:rPr>
        <w:annotationRef/>
      </w:r>
      <w:r>
        <w:t>On? By?</w:t>
      </w:r>
    </w:p>
  </w:comment>
  <w:comment w:id="892" w:author="Windows User" w:date="2015-11-21T13:15:00Z" w:initials="WU">
    <w:p w14:paraId="05ACE9CF" w14:textId="77777777" w:rsidR="00F71B79" w:rsidRDefault="00F71B79" w:rsidP="00E35F1F">
      <w:pPr>
        <w:pStyle w:val="CommentText"/>
      </w:pPr>
      <w:r>
        <w:rPr>
          <w:rStyle w:val="CommentReference"/>
        </w:rPr>
        <w:annotationRef/>
      </w:r>
      <w:r>
        <w:t>check</w:t>
      </w:r>
    </w:p>
  </w:comment>
  <w:comment w:id="900" w:author="Windows User" w:date="2015-10-30T08:56:00Z" w:initials="BS">
    <w:p w14:paraId="5592658B" w14:textId="77777777" w:rsidR="00F71B79" w:rsidRDefault="00F71B79" w:rsidP="00E35F1F">
      <w:pPr>
        <w:pStyle w:val="CommentText"/>
      </w:pPr>
      <w:r>
        <w:rPr>
          <w:rStyle w:val="CommentReference"/>
        </w:rPr>
        <w:annotationRef/>
      </w:r>
      <w:r>
        <w:t>Are the breaths referring to the inspiration of scripture, as the other translations have, or the breath of creation cf gn 1?</w:t>
      </w:r>
    </w:p>
  </w:comment>
  <w:comment w:id="901" w:author="Windows User" w:date="2015-10-30T08:56:00Z" w:initials="BS">
    <w:p w14:paraId="6C4E59F0" w14:textId="77777777" w:rsidR="00F71B79" w:rsidRDefault="00F71B79" w:rsidP="00E35F1F">
      <w:pPr>
        <w:pStyle w:val="CommentText"/>
      </w:pPr>
      <w:r>
        <w:rPr>
          <w:rStyle w:val="CommentReference"/>
        </w:rPr>
        <w:annotationRef/>
      </w:r>
      <w:r>
        <w:t>When we love the Name of our Lord Jesus Christ, the Name of Salvation...</w:t>
      </w:r>
    </w:p>
  </w:comment>
  <w:comment w:id="902" w:author="Windows User" w:date="2015-10-30T08:56:00Z" w:initials="BS">
    <w:p w14:paraId="14DD413A" w14:textId="77777777" w:rsidR="00F71B79" w:rsidRDefault="00F71B79" w:rsidP="00E35F1F">
      <w:pPr>
        <w:pStyle w:val="CommentText"/>
      </w:pPr>
      <w:r>
        <w:rPr>
          <w:rStyle w:val="CommentReference"/>
        </w:rPr>
        <w:annotationRef/>
      </w:r>
      <w:r>
        <w:t>adjective? severe?</w:t>
      </w:r>
    </w:p>
  </w:comment>
  <w:comment w:id="911" w:author="Windows User" w:date="2015-11-21T13:15:00Z" w:initials="WU">
    <w:p w14:paraId="071C1D6C" w14:textId="77777777" w:rsidR="00F71B79" w:rsidRDefault="00F71B79" w:rsidP="00E35F1F">
      <w:pPr>
        <w:pStyle w:val="CommentText"/>
      </w:pPr>
      <w:r>
        <w:rPr>
          <w:rStyle w:val="CommentReference"/>
        </w:rPr>
        <w:annotationRef/>
      </w:r>
      <w:r>
        <w:t>check</w:t>
      </w:r>
    </w:p>
  </w:comment>
  <w:comment w:id="913" w:author="Windows User" w:date="2015-10-30T08:56:00Z" w:initials="BS">
    <w:p w14:paraId="5CA1796C" w14:textId="77777777" w:rsidR="00F71B79" w:rsidRDefault="00F71B79" w:rsidP="00E35F1F">
      <w:pPr>
        <w:pStyle w:val="CommentText"/>
      </w:pPr>
      <w:r>
        <w:rPr>
          <w:rStyle w:val="CommentReference"/>
        </w:rPr>
        <w:annotationRef/>
      </w:r>
      <w:r>
        <w:t>too literal?</w:t>
      </w:r>
    </w:p>
  </w:comment>
  <w:comment w:id="916" w:author="Windows User" w:date="2015-10-30T08:56:00Z" w:initials="BS">
    <w:p w14:paraId="39BBFF20" w14:textId="77777777" w:rsidR="00F71B79" w:rsidRDefault="00F71B79" w:rsidP="00E35F1F">
      <w:pPr>
        <w:pStyle w:val="CommentText"/>
      </w:pPr>
      <w:r>
        <w:rPr>
          <w:rStyle w:val="CommentReference"/>
        </w:rPr>
        <w:annotationRef/>
      </w:r>
      <w:r>
        <w:t>awkward</w:t>
      </w:r>
    </w:p>
  </w:comment>
  <w:comment w:id="917" w:author="Windows User" w:date="2015-10-30T08:56:00Z" w:initials="BS">
    <w:p w14:paraId="7C372EC3" w14:textId="77777777" w:rsidR="00F71B79" w:rsidRDefault="00F71B79" w:rsidP="00E35F1F">
      <w:pPr>
        <w:pStyle w:val="CommentText"/>
      </w:pPr>
      <w:r>
        <w:rPr>
          <w:rStyle w:val="CommentReference"/>
        </w:rPr>
        <w:annotationRef/>
      </w:r>
      <w:r>
        <w:t>sits, less literal, but more clear?</w:t>
      </w:r>
    </w:p>
  </w:comment>
  <w:comment w:id="918" w:author="Windows User" w:date="2015-10-30T08:56:00Z" w:initials="BS">
    <w:p w14:paraId="6C09DB42" w14:textId="77777777" w:rsidR="00F71B79" w:rsidRDefault="00F71B79" w:rsidP="00E35F1F">
      <w:pPr>
        <w:pStyle w:val="CommentText"/>
      </w:pPr>
      <w:r>
        <w:rPr>
          <w:rStyle w:val="CommentReference"/>
        </w:rPr>
        <w:annotationRef/>
      </w:r>
      <w:r>
        <w:t>awkward</w:t>
      </w:r>
    </w:p>
  </w:comment>
  <w:comment w:id="920" w:author="Windows User" w:date="2015-10-30T08:56:00Z" w:initials="BS">
    <w:p w14:paraId="512D6CE2" w14:textId="77777777" w:rsidR="00F71B79" w:rsidRDefault="00F71B79" w:rsidP="00E35F1F">
      <w:pPr>
        <w:pStyle w:val="CommentText"/>
      </w:pPr>
      <w:r>
        <w:rPr>
          <w:rStyle w:val="CommentReference"/>
        </w:rPr>
        <w:annotationRef/>
      </w:r>
      <w:r>
        <w:t>terribly awkward</w:t>
      </w:r>
    </w:p>
  </w:comment>
  <w:comment w:id="921" w:author="Windows User" w:date="2015-11-21T13:16:00Z" w:initials="WU">
    <w:p w14:paraId="56B70852" w14:textId="77777777" w:rsidR="00F71B79" w:rsidRDefault="00F71B79" w:rsidP="00E35F1F">
      <w:pPr>
        <w:pStyle w:val="CommentText"/>
      </w:pPr>
      <w:r>
        <w:rPr>
          <w:rStyle w:val="CommentReference"/>
        </w:rPr>
        <w:annotationRef/>
      </w:r>
      <w:r>
        <w:t>check</w:t>
      </w:r>
    </w:p>
  </w:comment>
  <w:comment w:id="922" w:author="Windows User" w:date="2015-11-21T13:16:00Z" w:initials="WU">
    <w:p w14:paraId="46C7130C" w14:textId="77777777" w:rsidR="00F71B79" w:rsidRDefault="00F71B79" w:rsidP="00E35F1F">
      <w:pPr>
        <w:pStyle w:val="CommentText"/>
      </w:pPr>
      <w:r>
        <w:rPr>
          <w:rStyle w:val="CommentReference"/>
        </w:rPr>
        <w:annotationRef/>
      </w:r>
      <w:r>
        <w:t>check</w:t>
      </w:r>
    </w:p>
  </w:comment>
  <w:comment w:id="923" w:author="Windows User" w:date="2015-11-21T13:16:00Z" w:initials="WU">
    <w:p w14:paraId="5E32845B" w14:textId="77777777" w:rsidR="00F71B79" w:rsidRDefault="00F71B79" w:rsidP="00E35F1F">
      <w:pPr>
        <w:pStyle w:val="CommentText"/>
      </w:pPr>
      <w:r>
        <w:rPr>
          <w:rStyle w:val="CommentReference"/>
        </w:rPr>
        <w:annotationRef/>
      </w:r>
      <w:r>
        <w:t>check</w:t>
      </w:r>
    </w:p>
  </w:comment>
  <w:comment w:id="924" w:author="Windows User" w:date="2015-11-21T13:16:00Z" w:initials="WU">
    <w:p w14:paraId="530C7E75" w14:textId="77777777" w:rsidR="00F71B79" w:rsidRDefault="00F71B79" w:rsidP="00E35F1F">
      <w:pPr>
        <w:pStyle w:val="CommentText"/>
      </w:pPr>
      <w:r>
        <w:rPr>
          <w:rStyle w:val="CommentReference"/>
        </w:rPr>
        <w:annotationRef/>
      </w:r>
      <w:r>
        <w:t>check</w:t>
      </w:r>
    </w:p>
  </w:comment>
  <w:comment w:id="926" w:author="Windows User" w:date="2015-10-30T08:56:00Z" w:initials="BS">
    <w:p w14:paraId="215C41D2" w14:textId="77777777" w:rsidR="00F71B79" w:rsidRDefault="00F71B79" w:rsidP="00E35F1F">
      <w:pPr>
        <w:pStyle w:val="CommentText"/>
      </w:pPr>
      <w:r>
        <w:rPr>
          <w:rStyle w:val="CommentReference"/>
        </w:rPr>
        <w:annotationRef/>
      </w:r>
      <w:r>
        <w:t>sat?</w:t>
      </w:r>
    </w:p>
  </w:comment>
  <w:comment w:id="927" w:author="Windows User" w:date="2015-11-21T13:17:00Z" w:initials="WU">
    <w:p w14:paraId="6B55DDAB" w14:textId="77777777" w:rsidR="00F71B79" w:rsidRDefault="00F71B79" w:rsidP="00E35F1F">
      <w:pPr>
        <w:pStyle w:val="CommentText"/>
      </w:pPr>
      <w:r>
        <w:rPr>
          <w:rStyle w:val="CommentReference"/>
        </w:rPr>
        <w:annotationRef/>
      </w:r>
      <w:r>
        <w:t>check</w:t>
      </w:r>
    </w:p>
  </w:comment>
  <w:comment w:id="928" w:author="Windows User" w:date="2015-11-21T13:17:00Z" w:initials="WU">
    <w:p w14:paraId="5825D4CB" w14:textId="77777777" w:rsidR="00F71B79" w:rsidRDefault="00F71B79" w:rsidP="00E35F1F">
      <w:pPr>
        <w:pStyle w:val="CommentText"/>
      </w:pPr>
      <w:r>
        <w:rPr>
          <w:rStyle w:val="CommentReference"/>
        </w:rPr>
        <w:annotationRef/>
      </w:r>
      <w:r>
        <w:t>check</w:t>
      </w:r>
    </w:p>
  </w:comment>
  <w:comment w:id="931" w:author="Windows User" w:date="2015-10-30T08:56:00Z" w:initials="BS">
    <w:p w14:paraId="3E614A56" w14:textId="77777777" w:rsidR="00F71B79" w:rsidRDefault="00F71B79" w:rsidP="00E35F1F">
      <w:pPr>
        <w:pStyle w:val="CommentText"/>
      </w:pPr>
      <w:r>
        <w:rPr>
          <w:rStyle w:val="CommentReference"/>
        </w:rPr>
        <w:annotationRef/>
      </w:r>
      <w:r>
        <w:t>entered and come forth, or entered through it?</w:t>
      </w:r>
    </w:p>
  </w:comment>
  <w:comment w:id="932" w:author="Windows User" w:date="2015-10-30T08:56:00Z" w:initials="BS">
    <w:p w14:paraId="356D8FDF" w14:textId="77777777" w:rsidR="00F71B79" w:rsidRDefault="00F71B79" w:rsidP="00E35F1F">
      <w:pPr>
        <w:pStyle w:val="CommentText"/>
      </w:pPr>
      <w:r>
        <w:rPr>
          <w:rStyle w:val="CommentReference"/>
        </w:rPr>
        <w:annotationRef/>
      </w:r>
      <w:r>
        <w:t>appearing?</w:t>
      </w:r>
    </w:p>
  </w:comment>
  <w:comment w:id="933" w:author="Windows User" w:date="2015-10-30T08:56:00Z" w:initials="BS">
    <w:p w14:paraId="4735348E" w14:textId="77777777" w:rsidR="00F71B79" w:rsidRDefault="00F71B79" w:rsidP="00E35F1F">
      <w:pPr>
        <w:pStyle w:val="CommentText"/>
      </w:pPr>
      <w:r>
        <w:rPr>
          <w:rStyle w:val="CommentReference"/>
        </w:rPr>
        <w:annotationRef/>
      </w:r>
      <w:r>
        <w:t>He</w:t>
      </w:r>
    </w:p>
  </w:comment>
  <w:comment w:id="940" w:author="Windows User" w:date="2015-10-30T08:56:00Z" w:initials="BS">
    <w:p w14:paraId="5F2DFD8E" w14:textId="77777777" w:rsidR="00F71B79" w:rsidRDefault="00F71B79" w:rsidP="00E35F1F">
      <w:pPr>
        <w:pStyle w:val="CommentText"/>
      </w:pPr>
      <w:r>
        <w:rPr>
          <w:rStyle w:val="CommentReference"/>
        </w:rPr>
        <w:annotationRef/>
      </w:r>
      <w:r>
        <w:t>I feel like upon sounds better here and below</w:t>
      </w:r>
    </w:p>
  </w:comment>
  <w:comment w:id="941" w:author="Brett Slote" w:date="2016-08-19T08:52:00Z" w:initials="BS">
    <w:p w14:paraId="1CA371D1" w14:textId="31C866C9" w:rsidR="00F71B79" w:rsidRDefault="00F71B79">
      <w:pPr>
        <w:pStyle w:val="CommentText"/>
      </w:pPr>
      <w:r>
        <w:rPr>
          <w:rStyle w:val="CommentReference"/>
        </w:rPr>
        <w:annotationRef/>
      </w:r>
      <w:r>
        <w:t>Should this be crush?</w:t>
      </w:r>
    </w:p>
  </w:comment>
  <w:comment w:id="942" w:author="Windows User" w:date="2015-10-30T08:56:00Z" w:initials="BS">
    <w:p w14:paraId="7D69D9EF" w14:textId="77777777" w:rsidR="00F71B79" w:rsidRDefault="00F71B79" w:rsidP="00E35F1F">
      <w:pPr>
        <w:pStyle w:val="CommentText"/>
      </w:pPr>
      <w:r>
        <w:rPr>
          <w:rStyle w:val="CommentReference"/>
        </w:rPr>
        <w:annotationRef/>
      </w:r>
      <w:r>
        <w:t>awkward. Crush under our feet or crush within us? Even if feet not literally there, needed to complete the implied thought in english.</w:t>
      </w:r>
    </w:p>
  </w:comment>
  <w:comment w:id="950" w:author="Windows User" w:date="2015-10-30T08:56:00Z" w:initials="BS">
    <w:p w14:paraId="60DA9970" w14:textId="77777777" w:rsidR="00F71B79" w:rsidRDefault="00F71B79" w:rsidP="00E35F1F">
      <w:pPr>
        <w:pStyle w:val="CommentText"/>
      </w:pPr>
      <w:r>
        <w:rPr>
          <w:rStyle w:val="CommentReference"/>
        </w:rPr>
        <w:annotationRef/>
      </w:r>
      <w:r>
        <w:t>a? I know virgin doesn't sound right. Nor virginal. But a virgin seems to cheapen the thought...</w:t>
      </w:r>
    </w:p>
  </w:comment>
  <w:comment w:id="952" w:author="Windows User" w:date="2015-10-30T08:56:00Z" w:initials="BS">
    <w:p w14:paraId="3D3D58F2" w14:textId="77777777" w:rsidR="00F71B79" w:rsidRDefault="00F71B79" w:rsidP="00E35F1F">
      <w:pPr>
        <w:pStyle w:val="CommentText"/>
      </w:pPr>
      <w:r>
        <w:rPr>
          <w:rStyle w:val="CommentReference"/>
        </w:rPr>
        <w:annotationRef/>
      </w:r>
      <w:r>
        <w:t>annulled has connotation from catholicism of never having been. I like abolished better. Sounds more poetic like too.</w:t>
      </w:r>
    </w:p>
  </w:comment>
  <w:comment w:id="955" w:author="Windows User" w:date="2015-10-30T08:56:00Z" w:initials="BS">
    <w:p w14:paraId="758A0E08" w14:textId="77777777" w:rsidR="00F71B79" w:rsidRDefault="00F71B79" w:rsidP="00E35F1F">
      <w:pPr>
        <w:pStyle w:val="CommentText"/>
      </w:pPr>
      <w:r>
        <w:rPr>
          <w:rStyle w:val="CommentReference"/>
        </w:rPr>
        <w:annotationRef/>
      </w:r>
      <w:r>
        <w:t>yes, it is a continuous thought. But this and next are complete sentences in themselves.</w:t>
      </w:r>
    </w:p>
  </w:comment>
  <w:comment w:id="956" w:author="Windows User" w:date="2015-10-30T08:56:00Z" w:initials="BS">
    <w:p w14:paraId="4C494C1B" w14:textId="77777777" w:rsidR="00F71B79" w:rsidRDefault="00F71B79" w:rsidP="00E35F1F">
      <w:pPr>
        <w:pStyle w:val="CommentText"/>
      </w:pPr>
      <w:r>
        <w:rPr>
          <w:rStyle w:val="CommentReference"/>
        </w:rPr>
        <w:annotationRef/>
      </w:r>
      <w:r>
        <w:t>revealed almost makes sense here... but not with the next line having "said"</w:t>
      </w:r>
    </w:p>
  </w:comment>
  <w:comment w:id="957" w:author="Windows User" w:date="2015-10-30T08:56:00Z" w:initials="BS">
    <w:p w14:paraId="32F983BF" w14:textId="77777777" w:rsidR="00F71B79" w:rsidRDefault="00F71B79" w:rsidP="00E35F1F">
      <w:pPr>
        <w:pStyle w:val="CommentText"/>
      </w:pPr>
      <w:r>
        <w:rPr>
          <w:rStyle w:val="CommentReference"/>
        </w:rPr>
        <w:annotationRef/>
      </w:r>
      <w:r>
        <w:t>repeat quotes or contiguious?</w:t>
      </w:r>
    </w:p>
  </w:comment>
  <w:comment w:id="958" w:author="Windows User" w:date="2015-10-30T08:56:00Z" w:initials="BS">
    <w:p w14:paraId="29400B5B" w14:textId="77777777" w:rsidR="00F71B79" w:rsidRDefault="00F71B79" w:rsidP="00E35F1F">
      <w:pPr>
        <w:pStyle w:val="CommentText"/>
      </w:pPr>
      <w:r>
        <w:rPr>
          <w:rStyle w:val="CommentReference"/>
        </w:rPr>
        <w:annotationRef/>
      </w:r>
      <w:r>
        <w:t>in strength?</w:t>
      </w:r>
    </w:p>
  </w:comment>
  <w:comment w:id="959" w:author="Windows User" w:date="2015-10-30T08:56:00Z" w:initials="BS">
    <w:p w14:paraId="19007B27" w14:textId="77777777" w:rsidR="00F71B79" w:rsidRDefault="00F71B79" w:rsidP="00E35F1F">
      <w:pPr>
        <w:pStyle w:val="CommentText"/>
      </w:pPr>
      <w:r>
        <w:rPr>
          <w:rStyle w:val="CommentReference"/>
        </w:rPr>
        <w:annotationRef/>
      </w:r>
      <w:r>
        <w:t>in the tune it just sounds more emphatic dropping the "both"</w:t>
      </w:r>
    </w:p>
  </w:comment>
  <w:comment w:id="961" w:author="Windows User" w:date="2015-10-30T08:56:00Z" w:initials="BS">
    <w:p w14:paraId="42813985" w14:textId="77777777" w:rsidR="00F71B79" w:rsidRDefault="00F71B79" w:rsidP="00E35F1F">
      <w:pPr>
        <w:pStyle w:val="CommentText"/>
      </w:pPr>
      <w:r>
        <w:rPr>
          <w:rStyle w:val="CommentReference"/>
        </w:rPr>
        <w:annotationRef/>
      </w:r>
      <w:r>
        <w:t>theotokos, not mav em ef Nooti</w:t>
      </w:r>
    </w:p>
  </w:comment>
  <w:comment w:id="962" w:author="Windows User" w:date="2015-10-30T08:56:00Z" w:initials="BS">
    <w:p w14:paraId="72887F8D" w14:textId="77777777" w:rsidR="00F71B79" w:rsidRDefault="00F71B79" w:rsidP="00E35F1F">
      <w:pPr>
        <w:pStyle w:val="CommentText"/>
      </w:pPr>
      <w:r>
        <w:rPr>
          <w:rStyle w:val="CommentReference"/>
        </w:rPr>
        <w:annotationRef/>
      </w:r>
      <w:r>
        <w:t>in?</w:t>
      </w:r>
    </w:p>
  </w:comment>
  <w:comment w:id="964" w:author="Windows User" w:date="2015-10-30T08:56:00Z" w:initials="BS">
    <w:p w14:paraId="79923510" w14:textId="77777777" w:rsidR="00F71B79" w:rsidRDefault="00F71B79" w:rsidP="00E35F1F">
      <w:pPr>
        <w:pStyle w:val="CommentText"/>
      </w:pPr>
      <w:r>
        <w:rPr>
          <w:rStyle w:val="CommentReference"/>
        </w:rPr>
        <w:annotationRef/>
      </w:r>
      <w:r>
        <w:t>it's literally "And" but that leaves too much grammatical ambiguity that tends towards nonsensical parsing.</w:t>
      </w:r>
    </w:p>
  </w:comment>
  <w:comment w:id="965" w:author="Windows User" w:date="2015-10-30T08:56:00Z" w:initials="BS">
    <w:p w14:paraId="790A95EE" w14:textId="77777777" w:rsidR="00F71B79" w:rsidRDefault="00F71B79" w:rsidP="00E35F1F">
      <w:pPr>
        <w:pStyle w:val="CommentText"/>
      </w:pPr>
      <w:r>
        <w:rPr>
          <w:rStyle w:val="CommentReference"/>
        </w:rPr>
        <w:annotationRef/>
      </w:r>
      <w:r>
        <w:t>tense?</w:t>
      </w:r>
    </w:p>
  </w:comment>
  <w:comment w:id="967" w:author="Windows User" w:date="2015-10-30T08:56:00Z" w:initials="BS">
    <w:p w14:paraId="2626B3B0" w14:textId="77777777" w:rsidR="00F71B79" w:rsidRDefault="00F71B79" w:rsidP="00E35F1F">
      <w:pPr>
        <w:pStyle w:val="CommentText"/>
      </w:pPr>
      <w:r>
        <w:rPr>
          <w:rStyle w:val="CommentReference"/>
        </w:rPr>
        <w:annotationRef/>
      </w:r>
      <w:r>
        <w:t>too far for a pronoun</w:t>
      </w:r>
    </w:p>
  </w:comment>
  <w:comment w:id="968" w:author="Windows User" w:date="2015-10-30T08:56:00Z" w:initials="BS">
    <w:p w14:paraId="35C833E4" w14:textId="77777777" w:rsidR="00F71B79" w:rsidRDefault="00F71B79" w:rsidP="00E35F1F">
      <w:pPr>
        <w:pStyle w:val="CommentText"/>
      </w:pPr>
      <w:r>
        <w:rPr>
          <w:rStyle w:val="CommentReference"/>
        </w:rPr>
        <w:annotationRef/>
      </w:r>
      <w:r>
        <w:t>deemed or made?</w:t>
      </w:r>
    </w:p>
  </w:comment>
  <w:comment w:id="970" w:author="Windows User" w:date="2015-10-30T08:56:00Z" w:initials="BS">
    <w:p w14:paraId="5C7B7A35" w14:textId="77777777" w:rsidR="00F71B79" w:rsidRDefault="00F71B79" w:rsidP="00E35F1F">
      <w:pPr>
        <w:pStyle w:val="CommentText"/>
      </w:pPr>
      <w:r>
        <w:rPr>
          <w:rStyle w:val="CommentReference"/>
        </w:rPr>
        <w:annotationRef/>
      </w:r>
      <w:r>
        <w:t>coptic is heavens of heavens, but we usually say heaven of heavens.</w:t>
      </w:r>
    </w:p>
  </w:comment>
  <w:comment w:id="972" w:author="Windows User" w:date="2015-10-30T08:56:00Z" w:initials="BS">
    <w:p w14:paraId="080C2EEE" w14:textId="77777777" w:rsidR="00F71B79" w:rsidRDefault="00F71B79" w:rsidP="00E35F1F">
      <w:pPr>
        <w:pStyle w:val="CommentText"/>
      </w:pPr>
      <w:r>
        <w:rPr>
          <w:rStyle w:val="CommentReference"/>
        </w:rPr>
        <w:annotationRef/>
      </w:r>
      <w:r>
        <w:t>rises or shines?</w:t>
      </w:r>
    </w:p>
  </w:comment>
  <w:comment w:id="975" w:author="Windows User" w:date="2015-10-30T08:56:00Z" w:initials="BS">
    <w:p w14:paraId="5671149C" w14:textId="77777777" w:rsidR="00F71B79" w:rsidRDefault="00F71B79" w:rsidP="00E35F1F">
      <w:pPr>
        <w:pStyle w:val="CommentText"/>
      </w:pPr>
      <w:r>
        <w:rPr>
          <w:rStyle w:val="CommentReference"/>
        </w:rPr>
        <w:annotationRef/>
      </w:r>
      <w:r>
        <w:t>destroyed or damaged?</w:t>
      </w:r>
    </w:p>
  </w:comment>
  <w:comment w:id="983" w:author="Windows User" w:date="2015-10-30T08:56:00Z" w:initials="BS">
    <w:p w14:paraId="4B308EB2" w14:textId="77777777" w:rsidR="00F71B79" w:rsidRDefault="00F71B79" w:rsidP="00E35F1F">
      <w:pPr>
        <w:pStyle w:val="CommentText"/>
      </w:pPr>
      <w:r>
        <w:rPr>
          <w:rStyle w:val="CommentReference"/>
        </w:rPr>
        <w:annotationRef/>
      </w:r>
      <w:r>
        <w:t>servant, or slave?</w:t>
      </w:r>
    </w:p>
  </w:comment>
  <w:comment w:id="984" w:author="Windows User" w:date="2015-10-30T08:56:00Z" w:initials="BS">
    <w:p w14:paraId="20DF1D54" w14:textId="77777777" w:rsidR="00F71B79" w:rsidRDefault="00F71B79" w:rsidP="00E35F1F">
      <w:pPr>
        <w:pStyle w:val="CommentText"/>
      </w:pPr>
      <w:r>
        <w:rPr>
          <w:rStyle w:val="CommentReference"/>
        </w:rPr>
        <w:annotationRef/>
      </w:r>
      <w:r>
        <w:t>Feels way too literal</w:t>
      </w:r>
    </w:p>
  </w:comment>
  <w:comment w:id="985" w:author="Windows User" w:date="2015-11-21T13:18:00Z" w:initials="WU">
    <w:p w14:paraId="2A74F11D" w14:textId="77777777" w:rsidR="00F71B79" w:rsidRDefault="00F71B79" w:rsidP="00E35F1F">
      <w:pPr>
        <w:pStyle w:val="CommentText"/>
      </w:pPr>
      <w:r>
        <w:rPr>
          <w:rStyle w:val="CommentReference"/>
        </w:rPr>
        <w:annotationRef/>
      </w:r>
      <w:r>
        <w:t>check</w:t>
      </w:r>
    </w:p>
  </w:comment>
  <w:comment w:id="993" w:author="Windows User" w:date="2015-10-30T08:56:00Z" w:initials="BS">
    <w:p w14:paraId="6352B7F4" w14:textId="77777777" w:rsidR="00F71B79" w:rsidRDefault="00F71B79"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5" w:author="Windows User" w:date="2015-10-30T08:56:00Z" w:initials="BS">
    <w:p w14:paraId="77680459" w14:textId="77777777" w:rsidR="00F71B79" w:rsidRDefault="00F71B79" w:rsidP="00E35F1F">
      <w:pPr>
        <w:pStyle w:val="CommentText"/>
      </w:pPr>
      <w:r>
        <w:rPr>
          <w:rStyle w:val="CommentReference"/>
        </w:rPr>
        <w:annotationRef/>
      </w:r>
      <w:r>
        <w:t>was incarnate or took flesh? Need a decision for this common phrase.</w:t>
      </w:r>
    </w:p>
  </w:comment>
  <w:comment w:id="1001" w:author="Windows User" w:date="2015-10-30T08:56:00Z" w:initials="BS">
    <w:p w14:paraId="61EAF48D" w14:textId="77777777" w:rsidR="00F71B79" w:rsidRDefault="00F71B79" w:rsidP="00E35F1F">
      <w:pPr>
        <w:pStyle w:val="CommentText"/>
      </w:pPr>
      <w:r>
        <w:rPr>
          <w:rStyle w:val="CommentReference"/>
        </w:rPr>
        <w:annotationRef/>
      </w:r>
      <w:r>
        <w:t>Altar/The place where the Sacrifice is offered, is clearly not right. But Temple? Or Holy of Holies?</w:t>
      </w:r>
    </w:p>
  </w:comment>
  <w:comment w:id="1004" w:author="Windows User" w:date="2015-10-30T08:56:00Z" w:initials="BS">
    <w:p w14:paraId="0DB4A25D" w14:textId="77777777" w:rsidR="00F71B79" w:rsidRDefault="00F71B79" w:rsidP="00E35F1F">
      <w:pPr>
        <w:pStyle w:val="CommentText"/>
      </w:pPr>
      <w:r>
        <w:rPr>
          <w:rStyle w:val="CommentReference"/>
        </w:rPr>
        <w:annotationRef/>
      </w:r>
      <w:r>
        <w:t>I think infinite captures the meaning of uncircumscript in a more approachable way.</w:t>
      </w:r>
    </w:p>
  </w:comment>
  <w:comment w:id="1005" w:author="Windows User" w:date="2015-10-30T08:56:00Z" w:initials="BS">
    <w:p w14:paraId="65C574CB" w14:textId="77777777" w:rsidR="00F71B79" w:rsidRDefault="00F71B79" w:rsidP="00E35F1F">
      <w:pPr>
        <w:pStyle w:val="CommentText"/>
      </w:pPr>
      <w:r>
        <w:rPr>
          <w:rStyle w:val="CommentReference"/>
        </w:rPr>
        <w:annotationRef/>
      </w:r>
      <w:r>
        <w:t>net or hook?</w:t>
      </w:r>
    </w:p>
  </w:comment>
  <w:comment w:id="1006" w:author="Windows User" w:date="2015-10-30T08:56:00Z" w:initials="BS">
    <w:p w14:paraId="631E73A0" w14:textId="77777777" w:rsidR="00F71B79" w:rsidRDefault="00F71B79" w:rsidP="00E35F1F">
      <w:pPr>
        <w:pStyle w:val="CommentText"/>
      </w:pPr>
      <w:r>
        <w:rPr>
          <w:rStyle w:val="CommentReference"/>
        </w:rPr>
        <w:annotationRef/>
      </w:r>
      <w:r>
        <w:t>Instructing them in the worship?</w:t>
      </w:r>
    </w:p>
  </w:comment>
  <w:comment w:id="1007" w:author="Windows User" w:date="2015-10-30T08:56:00Z" w:initials="BS">
    <w:p w14:paraId="22469FD6" w14:textId="77777777" w:rsidR="00F71B79" w:rsidRDefault="00F71B79" w:rsidP="00E35F1F">
      <w:pPr>
        <w:pStyle w:val="CommentText"/>
      </w:pPr>
      <w:r>
        <w:rPr>
          <w:rStyle w:val="CommentReference"/>
        </w:rPr>
        <w:annotationRef/>
      </w:r>
      <w:r>
        <w:t>what does this mean?</w:t>
      </w:r>
    </w:p>
  </w:comment>
  <w:comment w:id="1008" w:author="Windows User" w:date="2015-10-30T08:56:00Z" w:initials="BS">
    <w:p w14:paraId="0A6E9F00" w14:textId="77777777" w:rsidR="00F71B79" w:rsidRDefault="00F71B79" w:rsidP="00E35F1F">
      <w:pPr>
        <w:pStyle w:val="CommentText"/>
      </w:pPr>
      <w:r>
        <w:rPr>
          <w:rStyle w:val="CommentReference"/>
        </w:rPr>
        <w:annotationRef/>
      </w:r>
      <w:r>
        <w:t>Path? Or Way? i.e. Christ?</w:t>
      </w:r>
    </w:p>
  </w:comment>
  <w:comment w:id="1009" w:author="Windows User" w:date="2015-10-30T08:56:00Z" w:initials="BS">
    <w:p w14:paraId="50D676B3" w14:textId="77777777" w:rsidR="00F71B79" w:rsidRDefault="00F71B79" w:rsidP="00E35F1F">
      <w:pPr>
        <w:pStyle w:val="CommentText"/>
      </w:pPr>
      <w:r>
        <w:rPr>
          <w:rStyle w:val="CommentReference"/>
        </w:rPr>
        <w:annotationRef/>
      </w:r>
      <w:r>
        <w:t>forward to? Or towards?</w:t>
      </w:r>
    </w:p>
  </w:comment>
  <w:comment w:id="1010" w:author="Windows User" w:date="2015-10-30T08:56:00Z" w:initials="BS">
    <w:p w14:paraId="4E94979B" w14:textId="77777777" w:rsidR="00F71B79" w:rsidRDefault="00F71B79" w:rsidP="00E35F1F">
      <w:pPr>
        <w:pStyle w:val="CommentText"/>
      </w:pPr>
      <w:r>
        <w:rPr>
          <w:rStyle w:val="CommentReference"/>
        </w:rPr>
        <w:annotationRef/>
      </w:r>
      <w:r>
        <w:t>gladness</w:t>
      </w:r>
    </w:p>
  </w:comment>
  <w:comment w:id="1018" w:author="Windows User" w:date="2015-10-30T08:56:00Z" w:initials="BS">
    <w:p w14:paraId="3588E256" w14:textId="77777777" w:rsidR="00F71B79" w:rsidRDefault="00F71B79" w:rsidP="00E35F1F">
      <w:pPr>
        <w:pStyle w:val="CommentText"/>
      </w:pPr>
      <w:r>
        <w:rPr>
          <w:rStyle w:val="CommentReference"/>
        </w:rPr>
        <w:annotationRef/>
      </w:r>
      <w:r>
        <w:t>Inclined to switch to L.A. ordering, but probably better to be consistent with Black.</w:t>
      </w:r>
    </w:p>
  </w:comment>
  <w:comment w:id="1019" w:author="Windows User" w:date="2015-10-30T08:56:00Z" w:initials="BS">
    <w:p w14:paraId="5F5FCC97" w14:textId="77777777" w:rsidR="00F71B79" w:rsidRDefault="00F71B79" w:rsidP="00E35F1F">
      <w:pPr>
        <w:pStyle w:val="CommentText"/>
      </w:pPr>
      <w:r>
        <w:rPr>
          <w:rStyle w:val="CommentReference"/>
        </w:rPr>
        <w:annotationRef/>
      </w:r>
      <w:r>
        <w:t>Everyday or a day?</w:t>
      </w:r>
    </w:p>
  </w:comment>
  <w:comment w:id="1020" w:author="Windows User" w:date="2015-10-30T08:56:00Z" w:initials="BS">
    <w:p w14:paraId="7938A467" w14:textId="77777777" w:rsidR="00F71B79" w:rsidRDefault="00F71B79" w:rsidP="00E35F1F">
      <w:pPr>
        <w:pStyle w:val="CommentText"/>
      </w:pPr>
      <w:r>
        <w:rPr>
          <w:rStyle w:val="CommentReference"/>
        </w:rPr>
        <w:annotationRef/>
      </w:r>
      <w:r>
        <w:t>not delight. Maybe joy instead of esctasy?</w:t>
      </w:r>
    </w:p>
  </w:comment>
  <w:comment w:id="1021" w:author="Windows User" w:date="2015-10-30T08:56:00Z" w:initials="BS">
    <w:p w14:paraId="0D0804AC" w14:textId="77777777" w:rsidR="00F71B79" w:rsidRDefault="00F71B79" w:rsidP="00E35F1F">
      <w:pPr>
        <w:pStyle w:val="CommentText"/>
      </w:pPr>
      <w:r>
        <w:rPr>
          <w:rStyle w:val="CommentReference"/>
        </w:rPr>
        <w:annotationRef/>
      </w:r>
      <w:r>
        <w:t>glory, splendor or beauty?</w:t>
      </w:r>
    </w:p>
  </w:comment>
  <w:comment w:id="1022" w:author="Windows User" w:date="2015-10-30T08:56:00Z" w:initials="BS">
    <w:p w14:paraId="07A7FAB4" w14:textId="77777777" w:rsidR="00F71B79" w:rsidRDefault="00F71B79" w:rsidP="00E35F1F">
      <w:pPr>
        <w:pStyle w:val="CommentText"/>
      </w:pPr>
      <w:r>
        <w:rPr>
          <w:rStyle w:val="CommentReference"/>
        </w:rPr>
        <w:annotationRef/>
      </w:r>
      <w:r>
        <w:t>from or and?</w:t>
      </w:r>
    </w:p>
  </w:comment>
  <w:comment w:id="1023" w:author="Windows User" w:date="2015-10-30T08:56:00Z" w:initials="BS">
    <w:p w14:paraId="5249720E" w14:textId="77777777" w:rsidR="00F71B79" w:rsidRDefault="00F71B79" w:rsidP="00E35F1F">
      <w:pPr>
        <w:pStyle w:val="CommentText"/>
      </w:pPr>
      <w:r>
        <w:rPr>
          <w:rStyle w:val="CommentReference"/>
        </w:rPr>
        <w:annotationRef/>
      </w:r>
      <w:r>
        <w:t>What prophet? Why did abouna redact this?</w:t>
      </w:r>
    </w:p>
  </w:comment>
  <w:comment w:id="1024" w:author="Windows User" w:date="2015-10-30T08:56:00Z" w:initials="BS">
    <w:p w14:paraId="66A9526F" w14:textId="77777777" w:rsidR="00F71B79" w:rsidRDefault="00F71B79" w:rsidP="00E35F1F">
      <w:pPr>
        <w:pStyle w:val="CommentText"/>
      </w:pPr>
      <w:r>
        <w:rPr>
          <w:rStyle w:val="CommentReference"/>
        </w:rPr>
        <w:annotationRef/>
      </w:r>
      <w:r>
        <w:t>Doesn't this say you are beyond beginning, or something to that effect? Beyond the beginning from which even time arose?</w:t>
      </w:r>
    </w:p>
  </w:comment>
  <w:comment w:id="1025" w:author="Windows User" w:date="2015-10-30T08:56:00Z" w:initials="BS">
    <w:p w14:paraId="08CC53E1" w14:textId="77777777" w:rsidR="00F71B79" w:rsidRDefault="00F71B79" w:rsidP="00E35F1F">
      <w:pPr>
        <w:pStyle w:val="CommentText"/>
      </w:pPr>
      <w:r>
        <w:rPr>
          <w:rStyle w:val="CommentReference"/>
        </w:rPr>
        <w:annotationRef/>
      </w:r>
      <w:r>
        <w:t>is this right?</w:t>
      </w:r>
    </w:p>
  </w:comment>
  <w:comment w:id="1026" w:author="Windows User" w:date="2015-10-30T08:56:00Z" w:initials="BS">
    <w:p w14:paraId="21BA9344" w14:textId="77777777" w:rsidR="00F71B79" w:rsidRDefault="00F71B79" w:rsidP="00E35F1F">
      <w:pPr>
        <w:pStyle w:val="CommentText"/>
      </w:pPr>
      <w:r>
        <w:rPr>
          <w:rStyle w:val="CommentReference"/>
        </w:rPr>
        <w:annotationRef/>
      </w:r>
      <w:r>
        <w:t>isn't it of?</w:t>
      </w:r>
    </w:p>
  </w:comment>
  <w:comment w:id="1027" w:author="Windows User" w:date="2015-10-30T08:56:00Z" w:initials="BS">
    <w:p w14:paraId="0DB057D8" w14:textId="77777777" w:rsidR="00F71B79" w:rsidRDefault="00F71B79" w:rsidP="00E35F1F">
      <w:pPr>
        <w:pStyle w:val="CommentText"/>
      </w:pPr>
      <w:r>
        <w:rPr>
          <w:rStyle w:val="CommentReference"/>
        </w:rPr>
        <w:annotationRef/>
      </w:r>
      <w:r>
        <w:t>isn't it blesses?</w:t>
      </w:r>
    </w:p>
  </w:comment>
  <w:comment w:id="1028" w:author="Windows User" w:date="2015-10-30T08:56:00Z" w:initials="BS">
    <w:p w14:paraId="4126BF87" w14:textId="77777777" w:rsidR="00F71B79" w:rsidRDefault="00F71B79" w:rsidP="00E35F1F">
      <w:pPr>
        <w:pStyle w:val="CommentText"/>
      </w:pPr>
      <w:r>
        <w:rPr>
          <w:rStyle w:val="CommentReference"/>
        </w:rPr>
        <w:annotationRef/>
      </w:r>
      <w:r>
        <w:t>blessing or blessing?</w:t>
      </w:r>
    </w:p>
  </w:comment>
  <w:comment w:id="1029" w:author="Windows User" w:date="2015-10-30T08:56:00Z" w:initials="BS">
    <w:p w14:paraId="068E7184" w14:textId="77777777" w:rsidR="00F71B79" w:rsidRDefault="00F71B79" w:rsidP="00E35F1F">
      <w:pPr>
        <w:pStyle w:val="CommentText"/>
      </w:pPr>
      <w:r>
        <w:rPr>
          <w:rStyle w:val="CommentReference"/>
        </w:rPr>
        <w:annotationRef/>
      </w:r>
      <w:r>
        <w:t>the other translations seem not to like abouna's contractions...</w:t>
      </w:r>
    </w:p>
  </w:comment>
  <w:comment w:id="1030" w:author="Windows User" w:date="2015-10-30T08:56:00Z" w:initials="BS">
    <w:p w14:paraId="21A595C5" w14:textId="77777777" w:rsidR="00F71B79" w:rsidRDefault="00F71B79" w:rsidP="00E35F1F">
      <w:pPr>
        <w:pStyle w:val="CommentText"/>
      </w:pPr>
      <w:r>
        <w:rPr>
          <w:rStyle w:val="CommentReference"/>
        </w:rPr>
        <w:annotationRef/>
      </w:r>
      <w:r>
        <w:t>perfect or true?</w:t>
      </w:r>
    </w:p>
  </w:comment>
  <w:comment w:id="1033" w:author="Windows User" w:date="2015-11-21T13:21:00Z" w:initials="WU">
    <w:p w14:paraId="686F5E9C" w14:textId="77777777" w:rsidR="00F71B79" w:rsidRDefault="00F71B79" w:rsidP="00E35F1F">
      <w:pPr>
        <w:pStyle w:val="CommentText"/>
      </w:pPr>
      <w:r>
        <w:rPr>
          <w:rStyle w:val="CommentReference"/>
        </w:rPr>
        <w:annotationRef/>
      </w:r>
    </w:p>
  </w:comment>
  <w:comment w:id="1040" w:author="Windows User" w:date="2015-10-30T08:56:00Z" w:initials="BS">
    <w:p w14:paraId="138D81C8" w14:textId="77777777" w:rsidR="00F71B79" w:rsidRDefault="00F71B79" w:rsidP="00E35F1F">
      <w:pPr>
        <w:pStyle w:val="CommentText"/>
      </w:pPr>
      <w:r>
        <w:rPr>
          <w:rStyle w:val="CommentReference"/>
        </w:rPr>
        <w:annotationRef/>
      </w:r>
      <w:r>
        <w:t>which word is right?</w:t>
      </w:r>
    </w:p>
  </w:comment>
  <w:comment w:id="1041" w:author="Windows User" w:date="2015-10-30T08:56:00Z" w:initials="BS">
    <w:p w14:paraId="36B899D8" w14:textId="77777777" w:rsidR="00F71B79" w:rsidRDefault="00F71B79" w:rsidP="00E35F1F">
      <w:pPr>
        <w:pStyle w:val="CommentText"/>
      </w:pPr>
      <w:r>
        <w:rPr>
          <w:rStyle w:val="CommentReference"/>
        </w:rPr>
        <w:annotationRef/>
      </w:r>
      <w:r>
        <w:t>wise?</w:t>
      </w:r>
    </w:p>
  </w:comment>
  <w:comment w:id="1043" w:author="Windows User" w:date="2015-10-30T08:56:00Z" w:initials="BS">
    <w:p w14:paraId="62F2B22F" w14:textId="77777777" w:rsidR="00F71B79" w:rsidRDefault="00F71B79" w:rsidP="00E35F1F">
      <w:pPr>
        <w:pStyle w:val="CommentText"/>
      </w:pPr>
      <w:r>
        <w:rPr>
          <w:rStyle w:val="CommentReference"/>
        </w:rPr>
        <w:annotationRef/>
      </w:r>
      <w:r>
        <w:t>bride, or bridal chamber?</w:t>
      </w:r>
    </w:p>
  </w:comment>
  <w:comment w:id="1044" w:author="Windows User" w:date="2015-10-30T08:56:00Z" w:initials="BS">
    <w:p w14:paraId="13AA9031" w14:textId="77777777" w:rsidR="00F71B79" w:rsidRDefault="00F71B79" w:rsidP="00E35F1F">
      <w:pPr>
        <w:pStyle w:val="CommentText"/>
      </w:pPr>
      <w:r>
        <w:rPr>
          <w:rStyle w:val="CommentReference"/>
        </w:rPr>
        <w:annotationRef/>
      </w:r>
      <w:r>
        <w:t>truth, logos, or true logos?</w:t>
      </w:r>
    </w:p>
  </w:comment>
  <w:comment w:id="1045" w:author="Windows User" w:date="2015-10-30T08:56:00Z" w:initials="BS">
    <w:p w14:paraId="116A567C" w14:textId="77777777" w:rsidR="00F71B79" w:rsidRDefault="00F71B79" w:rsidP="00E35F1F">
      <w:pPr>
        <w:pStyle w:val="CommentText"/>
      </w:pPr>
      <w:r>
        <w:rPr>
          <w:rStyle w:val="CommentReference"/>
        </w:rPr>
        <w:annotationRef/>
      </w:r>
      <w:r>
        <w:t>redeemed or saved?</w:t>
      </w:r>
    </w:p>
  </w:comment>
  <w:comment w:id="1047" w:author="Windows User" w:date="2015-10-30T08:56:00Z" w:initials="BS">
    <w:p w14:paraId="37848CBE" w14:textId="77777777" w:rsidR="00F71B79" w:rsidRDefault="00F71B79" w:rsidP="00E35F1F">
      <w:pPr>
        <w:pStyle w:val="CommentText"/>
      </w:pPr>
      <w:r>
        <w:rPr>
          <w:rStyle w:val="CommentReference"/>
        </w:rPr>
        <w:annotationRef/>
      </w:r>
      <w:r>
        <w:t>for us or unto us?</w:t>
      </w:r>
    </w:p>
  </w:comment>
  <w:comment w:id="1050" w:author="Windows User" w:date="2015-10-30T08:56:00Z" w:initials="BS">
    <w:p w14:paraId="7318299D" w14:textId="77777777" w:rsidR="00F71B79" w:rsidRDefault="00F71B79" w:rsidP="00E35F1F">
      <w:pPr>
        <w:pStyle w:val="CommentText"/>
      </w:pPr>
      <w:r>
        <w:rPr>
          <w:rStyle w:val="CommentReference"/>
        </w:rPr>
        <w:annotationRef/>
      </w:r>
      <w:r>
        <w:t>what does eshleelooi mean?</w:t>
      </w:r>
    </w:p>
  </w:comment>
  <w:comment w:id="1051" w:author="Windows User" w:date="2015-10-30T08:56:00Z" w:initials="BS">
    <w:p w14:paraId="01016F04" w14:textId="77777777" w:rsidR="00F71B79" w:rsidRDefault="00F71B79" w:rsidP="00E35F1F">
      <w:pPr>
        <w:pStyle w:val="CommentText"/>
      </w:pPr>
      <w:r>
        <w:rPr>
          <w:rStyle w:val="CommentReference"/>
        </w:rPr>
        <w:annotationRef/>
      </w:r>
      <w:r>
        <w:t>save or redeem?</w:t>
      </w:r>
    </w:p>
  </w:comment>
  <w:comment w:id="1053" w:author="Windows User" w:date="2015-10-30T08:56:00Z" w:initials="BS">
    <w:p w14:paraId="2F0C8D0C" w14:textId="77777777" w:rsidR="00F71B79" w:rsidRDefault="00F71B79" w:rsidP="00E35F1F">
      <w:pPr>
        <w:pStyle w:val="CommentText"/>
      </w:pPr>
      <w:r>
        <w:rPr>
          <w:rStyle w:val="CommentReference"/>
        </w:rPr>
        <w:annotationRef/>
      </w:r>
      <w:r>
        <w:t>paradoxically or miraculously?</w:t>
      </w:r>
    </w:p>
  </w:comment>
  <w:comment w:id="1054" w:author="Windows User" w:date="2015-10-30T08:56:00Z" w:initials="BS">
    <w:p w14:paraId="0F8BDFBA" w14:textId="77777777" w:rsidR="00F71B79" w:rsidRDefault="00F71B79" w:rsidP="00E35F1F">
      <w:pPr>
        <w:pStyle w:val="CommentText"/>
      </w:pPr>
      <w:r>
        <w:rPr>
          <w:rStyle w:val="CommentReference"/>
        </w:rPr>
        <w:annotationRef/>
      </w:r>
      <w:r>
        <w:t>I get that this is perfectly valid English without 'is'. But too hard to follow fast.</w:t>
      </w:r>
    </w:p>
  </w:comment>
  <w:comment w:id="1056" w:author="Windows User" w:date="2015-10-30T08:56:00Z" w:initials="BS">
    <w:p w14:paraId="0412A3CD" w14:textId="77777777" w:rsidR="00F71B79" w:rsidRDefault="00F71B79" w:rsidP="00E35F1F">
      <w:pPr>
        <w:pStyle w:val="CommentText"/>
      </w:pPr>
      <w:r>
        <w:rPr>
          <w:rStyle w:val="CommentReference"/>
        </w:rPr>
        <w:annotationRef/>
      </w:r>
      <w:r>
        <w:t>this seems to be parallel to gold on all sides rather than gold roundabout it.</w:t>
      </w:r>
    </w:p>
  </w:comment>
  <w:comment w:id="1057" w:author="Windows User" w:date="2015-10-30T08:56:00Z" w:initials="BS">
    <w:p w14:paraId="5A22944C" w14:textId="77777777" w:rsidR="00F71B79" w:rsidRDefault="00F71B79" w:rsidP="00E35F1F">
      <w:pPr>
        <w:pStyle w:val="CommentText"/>
      </w:pPr>
      <w:r>
        <w:rPr>
          <w:rStyle w:val="CommentReference"/>
        </w:rPr>
        <w:annotationRef/>
      </w:r>
      <w:r>
        <w:t>Saviour or redeemer?</w:t>
      </w:r>
    </w:p>
  </w:comment>
  <w:comment w:id="1059" w:author="Windows User" w:date="2015-10-30T08:56:00Z" w:initials="BS">
    <w:p w14:paraId="7BA01F3B" w14:textId="77777777" w:rsidR="00F71B79" w:rsidRDefault="00F71B79" w:rsidP="00E35F1F">
      <w:pPr>
        <w:pStyle w:val="CommentText"/>
      </w:pPr>
      <w:r>
        <w:rPr>
          <w:rStyle w:val="CommentReference"/>
        </w:rPr>
        <w:annotationRef/>
      </w:r>
      <w:r>
        <w:t>isn't this compassion? not nishti nai...</w:t>
      </w:r>
    </w:p>
  </w:comment>
  <w:comment w:id="1062" w:author="Windows User" w:date="2015-10-30T08:56:00Z" w:initials="BS">
    <w:p w14:paraId="48DB0714" w14:textId="77777777" w:rsidR="00F71B79" w:rsidRDefault="00F71B79"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3" w:author="Windows User" w:date="2015-10-30T08:56:00Z" w:initials="BS">
    <w:p w14:paraId="15AB72CB" w14:textId="77777777" w:rsidR="00F71B79" w:rsidRDefault="00F71B79" w:rsidP="00E35F1F">
      <w:pPr>
        <w:pStyle w:val="CommentText"/>
      </w:pPr>
      <w:r>
        <w:rPr>
          <w:rStyle w:val="CommentReference"/>
        </w:rPr>
        <w:annotationRef/>
      </w:r>
      <w:r>
        <w:t>should be lampstand, not candle stick, here and throughout.</w:t>
      </w:r>
    </w:p>
  </w:comment>
  <w:comment w:id="1064" w:author="Windows User" w:date="2015-10-30T08:56:00Z" w:initials="BS">
    <w:p w14:paraId="6D5F9821" w14:textId="77777777" w:rsidR="00F71B79" w:rsidRDefault="00F71B79" w:rsidP="00E35F1F">
      <w:pPr>
        <w:pStyle w:val="CommentText"/>
      </w:pPr>
      <w:r>
        <w:rPr>
          <w:rStyle w:val="CommentReference"/>
        </w:rPr>
        <w:annotationRef/>
      </w:r>
      <w:r>
        <w:t>Ok, not saluted... Greeted, or I would prefer hailed...</w:t>
      </w:r>
    </w:p>
  </w:comment>
  <w:comment w:id="1065" w:author="Windows User" w:date="2015-10-30T08:56:00Z" w:initials="BS">
    <w:p w14:paraId="075C27A6" w14:textId="77777777" w:rsidR="00F71B79" w:rsidRDefault="00F71B79" w:rsidP="00E35F1F">
      <w:pPr>
        <w:pStyle w:val="CommentText"/>
      </w:pPr>
      <w:r>
        <w:rPr>
          <w:rStyle w:val="CommentReference"/>
        </w:rPr>
        <w:annotationRef/>
      </w:r>
      <w:r>
        <w:t>The Father was overjoyed, in your conception????</w:t>
      </w:r>
    </w:p>
  </w:comment>
  <w:comment w:id="1066" w:author="Windows User" w:date="2015-10-30T08:56:00Z" w:initials="BS">
    <w:p w14:paraId="7569AFF1" w14:textId="77777777" w:rsidR="00F71B79" w:rsidRDefault="00F71B79" w:rsidP="00E35F1F">
      <w:pPr>
        <w:pStyle w:val="CommentText"/>
      </w:pPr>
      <w:r>
        <w:rPr>
          <w:rStyle w:val="CommentReference"/>
        </w:rPr>
        <w:annotationRef/>
      </w:r>
      <w:r>
        <w:t>appearing doesn't sound right for parousia... coming or advent?</w:t>
      </w:r>
    </w:p>
  </w:comment>
  <w:comment w:id="1067" w:author="Windows User" w:date="2015-11-21T13:22:00Z" w:initials="WU">
    <w:p w14:paraId="728FA9EF" w14:textId="77777777" w:rsidR="00F71B79" w:rsidRDefault="00F71B79" w:rsidP="00E35F1F">
      <w:pPr>
        <w:pStyle w:val="CommentText"/>
      </w:pPr>
      <w:r>
        <w:rPr>
          <w:rStyle w:val="CommentReference"/>
        </w:rPr>
        <w:annotationRef/>
      </w:r>
      <w:r w:rsidRPr="00582AD7">
        <w:t>(ⲡⲉⲥⲱⲙⲁ??)</w:t>
      </w:r>
    </w:p>
  </w:comment>
  <w:comment w:id="1068" w:author="Windows User" w:date="2015-10-30T08:56:00Z" w:initials="BS">
    <w:p w14:paraId="0C77198F" w14:textId="77777777" w:rsidR="00F71B79" w:rsidRDefault="00F71B79" w:rsidP="00E35F1F">
      <w:pPr>
        <w:pStyle w:val="CommentText"/>
      </w:pPr>
      <w:r>
        <w:rPr>
          <w:rStyle w:val="CommentReference"/>
        </w:rPr>
        <w:annotationRef/>
      </w:r>
      <w:r>
        <w:t>kinda funny in English to switch pronoun from Lord to Virgin in one scentence.</w:t>
      </w:r>
    </w:p>
  </w:comment>
  <w:comment w:id="1071" w:author="Windows User" w:date="2015-10-30T08:56:00Z" w:initials="BS">
    <w:p w14:paraId="501C2D6F" w14:textId="77777777" w:rsidR="00F71B79" w:rsidRDefault="00F71B79" w:rsidP="00E35F1F">
      <w:pPr>
        <w:pStyle w:val="CommentText"/>
      </w:pPr>
      <w:r>
        <w:rPr>
          <w:rStyle w:val="CommentReference"/>
        </w:rPr>
        <w:annotationRef/>
      </w:r>
      <w:r>
        <w:t>I really didn't like preached... Is this to literal though? Maybe L.A. is better.</w:t>
      </w:r>
    </w:p>
  </w:comment>
  <w:comment w:id="1072" w:author="Windows User" w:date="2015-10-30T08:56:00Z" w:initials="BS">
    <w:p w14:paraId="6407D4C9" w14:textId="77777777" w:rsidR="00F71B79" w:rsidRDefault="00F71B79" w:rsidP="00E35F1F">
      <w:pPr>
        <w:pStyle w:val="CommentText"/>
      </w:pPr>
      <w:r>
        <w:rPr>
          <w:rStyle w:val="CommentReference"/>
        </w:rPr>
        <w:annotationRef/>
      </w:r>
      <w:r>
        <w:t>these thereofs are so awkward... but I can't think of a better phrasing right now.</w:t>
      </w:r>
    </w:p>
  </w:comment>
  <w:comment w:id="1073" w:author="Windows User" w:date="2015-11-21T13:23:00Z" w:initials="WU">
    <w:p w14:paraId="1B7B1E94" w14:textId="77777777" w:rsidR="00F71B79" w:rsidRDefault="00F71B79" w:rsidP="00E35F1F">
      <w:pPr>
        <w:pStyle w:val="CommentText"/>
      </w:pPr>
      <w:r>
        <w:rPr>
          <w:rStyle w:val="CommentReference"/>
        </w:rPr>
        <w:annotationRef/>
      </w:r>
      <w:r>
        <w:t>review</w:t>
      </w:r>
    </w:p>
  </w:comment>
  <w:comment w:id="1082" w:author="Windows User" w:date="2015-10-30T08:56:00Z" w:initials="BS">
    <w:p w14:paraId="5D50DB65" w14:textId="77777777" w:rsidR="00F71B79" w:rsidRDefault="00F71B79" w:rsidP="00E35F1F">
      <w:pPr>
        <w:pStyle w:val="CommentText"/>
      </w:pPr>
      <w:r>
        <w:rPr>
          <w:rStyle w:val="CommentReference"/>
        </w:rPr>
        <w:annotationRef/>
      </w:r>
      <w:r>
        <w:t>this seems kind of loose... is it ok?</w:t>
      </w:r>
    </w:p>
  </w:comment>
  <w:comment w:id="1083" w:author="Windows User" w:date="2015-10-30T08:56:00Z" w:initials="BS">
    <w:p w14:paraId="01FDA469" w14:textId="77777777" w:rsidR="00F71B79" w:rsidRDefault="00F71B79" w:rsidP="00E35F1F">
      <w:pPr>
        <w:pStyle w:val="CommentText"/>
      </w:pPr>
      <w:r>
        <w:rPr>
          <w:rStyle w:val="CommentReference"/>
        </w:rPr>
        <w:annotationRef/>
      </w:r>
      <w:r>
        <w:t>works or deeds?</w:t>
      </w:r>
    </w:p>
  </w:comment>
  <w:comment w:id="1084" w:author="Windows User" w:date="2015-11-21T13:24:00Z" w:initials="WU">
    <w:p w14:paraId="7A990723" w14:textId="77777777" w:rsidR="00F71B79" w:rsidRDefault="00F71B79" w:rsidP="00E35F1F">
      <w:pPr>
        <w:pStyle w:val="CommentText"/>
      </w:pPr>
      <w:r>
        <w:rPr>
          <w:rStyle w:val="CommentReference"/>
        </w:rPr>
        <w:annotationRef/>
      </w:r>
      <w:r>
        <w:t>review</w:t>
      </w:r>
    </w:p>
  </w:comment>
  <w:comment w:id="1085" w:author="Windows User" w:date="2015-10-30T08:56:00Z" w:initials="BS">
    <w:p w14:paraId="5BB3D65B" w14:textId="77777777" w:rsidR="00F71B79" w:rsidRDefault="00F71B79" w:rsidP="00E35F1F">
      <w:pPr>
        <w:pStyle w:val="CommentText"/>
      </w:pPr>
      <w:r>
        <w:rPr>
          <w:rStyle w:val="CommentReference"/>
        </w:rPr>
        <w:annotationRef/>
      </w:r>
      <w:r>
        <w:t>does Coptic have 'high'?</w:t>
      </w:r>
    </w:p>
  </w:comment>
  <w:comment w:id="1086" w:author="Windows User" w:date="2015-11-21T13:24:00Z" w:initials="WU">
    <w:p w14:paraId="1D334F95" w14:textId="77777777" w:rsidR="00F71B79" w:rsidRDefault="00F71B79" w:rsidP="00E35F1F">
      <w:pPr>
        <w:pStyle w:val="CommentText"/>
      </w:pPr>
      <w:r>
        <w:rPr>
          <w:rStyle w:val="CommentReference"/>
        </w:rPr>
        <w:annotationRef/>
      </w:r>
      <w:r>
        <w:t>review, add variant</w:t>
      </w:r>
    </w:p>
  </w:comment>
  <w:comment w:id="1087" w:author="Windows User" w:date="2015-10-30T08:56:00Z" w:initials="BS">
    <w:p w14:paraId="5480B788" w14:textId="77777777" w:rsidR="00F71B79" w:rsidRDefault="00F71B79" w:rsidP="00E35F1F">
      <w:pPr>
        <w:pStyle w:val="CommentText"/>
      </w:pPr>
      <w:r>
        <w:rPr>
          <w:rStyle w:val="CommentReference"/>
        </w:rPr>
        <w:annotationRef/>
      </w:r>
      <w:r>
        <w:t>bless or praise? inconsistent rendering of esmo</w:t>
      </w:r>
    </w:p>
  </w:comment>
  <w:comment w:id="1091" w:author="Windows User" w:date="2015-10-30T08:56:00Z" w:initials="WU">
    <w:p w14:paraId="326EFA42" w14:textId="77777777" w:rsidR="00F71B79" w:rsidRDefault="00F71B79" w:rsidP="006869EE">
      <w:pPr>
        <w:pStyle w:val="CommentText"/>
      </w:pPr>
      <w:r>
        <w:rPr>
          <w:rStyle w:val="CommentReference"/>
        </w:rPr>
        <w:annotationRef/>
      </w:r>
      <w:r>
        <w:t>Add notes where to insert Doxology of Prime… And Vespers Prase?</w:t>
      </w:r>
    </w:p>
  </w:comment>
  <w:comment w:id="1095" w:author="Windows User" w:date="2015-10-30T08:56:00Z" w:initials="WU">
    <w:p w14:paraId="66837344" w14:textId="77777777" w:rsidR="00F71B79" w:rsidRDefault="00F71B79" w:rsidP="006869EE">
      <w:pPr>
        <w:pStyle w:val="CommentText"/>
      </w:pPr>
      <w:r>
        <w:rPr>
          <w:rStyle w:val="CommentReference"/>
        </w:rPr>
        <w:annotationRef/>
      </w:r>
      <w:r>
        <w:t>May He or that He may</w:t>
      </w:r>
    </w:p>
  </w:comment>
  <w:comment w:id="1097" w:author="Windows User" w:date="2015-10-30T08:56:00Z" w:initials="BS">
    <w:p w14:paraId="5BE9E7DF" w14:textId="77777777" w:rsidR="00F71B79" w:rsidRDefault="00F71B79" w:rsidP="006869EE">
      <w:pPr>
        <w:pStyle w:val="CommentText"/>
      </w:pPr>
      <w:r>
        <w:rPr>
          <w:rStyle w:val="CommentReference"/>
        </w:rPr>
        <w:annotationRef/>
      </w:r>
      <w:r>
        <w:t>protopresbyters?</w:t>
      </w:r>
    </w:p>
  </w:comment>
  <w:comment w:id="1098" w:author="Windows User" w:date="2015-10-30T08:56:00Z" w:initials="BS">
    <w:p w14:paraId="37712CA1" w14:textId="77777777" w:rsidR="00F71B79" w:rsidRDefault="00F71B79" w:rsidP="006869EE">
      <w:pPr>
        <w:pStyle w:val="CommentText"/>
      </w:pPr>
      <w:r>
        <w:rPr>
          <w:rStyle w:val="CommentReference"/>
        </w:rPr>
        <w:annotationRef/>
      </w:r>
      <w:r>
        <w:t>those who?</w:t>
      </w:r>
    </w:p>
  </w:comment>
  <w:comment w:id="1099" w:author="Windows User" w:date="2015-10-30T08:56:00Z" w:initials="BS">
    <w:p w14:paraId="0BC9F56F" w14:textId="77777777" w:rsidR="00F71B79" w:rsidRDefault="00F71B79" w:rsidP="006869EE">
      <w:pPr>
        <w:pStyle w:val="CommentText"/>
      </w:pPr>
      <w:r>
        <w:rPr>
          <w:rStyle w:val="CommentReference"/>
        </w:rPr>
        <w:annotationRef/>
      </w:r>
      <w:r>
        <w:t>Yourself?</w:t>
      </w:r>
    </w:p>
  </w:comment>
  <w:comment w:id="1103" w:author="Windows User" w:date="2015-11-27T20:09:00Z" w:initials="WU">
    <w:p w14:paraId="5DD947BD" w14:textId="77777777" w:rsidR="00F71B79" w:rsidRDefault="00F71B79" w:rsidP="006869EE">
      <w:pPr>
        <w:pStyle w:val="CommentText"/>
      </w:pPr>
      <w:r>
        <w:rPr>
          <w:rStyle w:val="CommentReference"/>
        </w:rPr>
        <w:annotationRef/>
      </w:r>
      <w:r>
        <w:t>Confess to the Lord or confess the Lord?</w:t>
      </w:r>
    </w:p>
  </w:comment>
  <w:comment w:id="1112" w:author="Windows User" w:date="2015-10-30T08:56:00Z" w:initials="WU">
    <w:p w14:paraId="73A20223" w14:textId="77777777" w:rsidR="00F71B79" w:rsidRDefault="00F71B79" w:rsidP="006869EE">
      <w:pPr>
        <w:pStyle w:val="CommentText"/>
      </w:pPr>
      <w:r>
        <w:rPr>
          <w:rStyle w:val="CommentReference"/>
        </w:rPr>
        <w:annotationRef/>
      </w:r>
      <w:r>
        <w:t>Funny just to have declared here with nothing else.</w:t>
      </w:r>
    </w:p>
  </w:comment>
  <w:comment w:id="1113" w:author="Windows User" w:date="2015-10-30T08:56:00Z" w:initials="WU">
    <w:p w14:paraId="2938E8CF" w14:textId="77777777" w:rsidR="00F71B79" w:rsidRDefault="00F71B79" w:rsidP="006869EE">
      <w:pPr>
        <w:pStyle w:val="CommentText"/>
      </w:pPr>
      <w:r>
        <w:rPr>
          <w:rStyle w:val="CommentReference"/>
        </w:rPr>
        <w:annotationRef/>
      </w:r>
      <w:r>
        <w:t>Good News or Glad Tidings?</w:t>
      </w:r>
    </w:p>
  </w:comment>
  <w:comment w:id="1114" w:author="Windows User" w:date="2015-10-30T08:56:00Z" w:initials="WU">
    <w:p w14:paraId="07481CDA" w14:textId="77777777" w:rsidR="00F71B79" w:rsidRDefault="00F71B79" w:rsidP="006869EE">
      <w:pPr>
        <w:pStyle w:val="CommentText"/>
      </w:pPr>
      <w:r>
        <w:rPr>
          <w:rStyle w:val="CommentReference"/>
        </w:rPr>
        <w:annotationRef/>
      </w:r>
      <w:r>
        <w:t>Which is it? Advocate or watch over us?</w:t>
      </w:r>
    </w:p>
  </w:comment>
  <w:comment w:id="1115" w:author="Windows User" w:date="2015-10-30T08:56:00Z" w:initials="WU">
    <w:p w14:paraId="74878DE4" w14:textId="77777777" w:rsidR="00F71B79" w:rsidRDefault="00F71B79" w:rsidP="006869EE">
      <w:pPr>
        <w:pStyle w:val="CommentText"/>
      </w:pPr>
      <w:r>
        <w:rPr>
          <w:rStyle w:val="CommentReference"/>
        </w:rPr>
        <w:annotationRef/>
      </w:r>
      <w:r>
        <w:t>Coptic doesn’t seem to have “Mary”</w:t>
      </w:r>
    </w:p>
  </w:comment>
  <w:comment w:id="1118" w:author="Windows User" w:date="2015-10-30T08:56:00Z" w:initials="WU">
    <w:p w14:paraId="0F5B5499" w14:textId="77777777" w:rsidR="00F71B79" w:rsidRDefault="00F71B79" w:rsidP="006869EE">
      <w:pPr>
        <w:pStyle w:val="CommentText"/>
      </w:pPr>
      <w:r>
        <w:rPr>
          <w:rStyle w:val="CommentReference"/>
        </w:rPr>
        <w:annotationRef/>
      </w:r>
      <w:r>
        <w:t>Add footnote of what this is</w:t>
      </w:r>
    </w:p>
  </w:comment>
  <w:comment w:id="1131" w:author="Windows User" w:date="2015-10-30T08:56:00Z" w:initials="WU">
    <w:p w14:paraId="6841EDAF" w14:textId="77777777" w:rsidR="00F71B79" w:rsidRDefault="00F71B79">
      <w:pPr>
        <w:pStyle w:val="CommentText"/>
      </w:pPr>
      <w:r>
        <w:rPr>
          <w:rStyle w:val="CommentReference"/>
        </w:rPr>
        <w:annotationRef/>
      </w:r>
      <w:r>
        <w:t>Isn’t this one more faithful?</w:t>
      </w:r>
    </w:p>
  </w:comment>
  <w:comment w:id="1132" w:author="Windows User" w:date="2015-10-30T08:56:00Z" w:initials="WU">
    <w:p w14:paraId="44483F5F" w14:textId="77777777" w:rsidR="00F71B79" w:rsidRDefault="00F71B79">
      <w:pPr>
        <w:pStyle w:val="CommentText"/>
      </w:pPr>
      <w:r>
        <w:rPr>
          <w:rStyle w:val="CommentReference"/>
        </w:rPr>
        <w:annotationRef/>
      </w:r>
      <w:r>
        <w:t>Which one(s) are/is right?</w:t>
      </w:r>
    </w:p>
  </w:comment>
  <w:comment w:id="1133" w:author="Windows User" w:date="2015-10-30T08:56:00Z" w:initials="WU">
    <w:p w14:paraId="22B3EF76" w14:textId="77777777" w:rsidR="00F71B79" w:rsidRDefault="00F71B79">
      <w:pPr>
        <w:pStyle w:val="CommentText"/>
      </w:pPr>
      <w:r>
        <w:rPr>
          <w:rStyle w:val="CommentReference"/>
        </w:rPr>
        <w:annotationRef/>
      </w:r>
      <w:r>
        <w:t>Coptic doesn’t seem to have “O Lord”</w:t>
      </w:r>
    </w:p>
  </w:comment>
  <w:comment w:id="1137" w:author="Windows User" w:date="2015-10-30T08:56:00Z" w:initials="WU">
    <w:p w14:paraId="6BF65470" w14:textId="77777777" w:rsidR="00F71B79" w:rsidRDefault="00F71B79">
      <w:pPr>
        <w:pStyle w:val="CommentText"/>
      </w:pPr>
      <w:r>
        <w:rPr>
          <w:rStyle w:val="CommentReference"/>
        </w:rPr>
        <w:annotationRef/>
      </w:r>
      <w:r>
        <w:t>Called or named?</w:t>
      </w:r>
    </w:p>
  </w:comment>
  <w:comment w:id="1138" w:author="Windows User" w:date="2015-10-30T08:56:00Z" w:initials="WU">
    <w:p w14:paraId="64122CF8" w14:textId="77777777" w:rsidR="00F71B79" w:rsidRDefault="00F71B79">
      <w:pPr>
        <w:pStyle w:val="CommentText"/>
      </w:pPr>
      <w:r>
        <w:rPr>
          <w:rStyle w:val="CommentReference"/>
        </w:rPr>
        <w:annotationRef/>
      </w:r>
      <w:r>
        <w:t>John loved the Lord, or the Lord loved John?</w:t>
      </w:r>
    </w:p>
  </w:comment>
  <w:comment w:id="1140" w:author="Windows User" w:date="2015-10-30T08:56:00Z" w:initials="WU">
    <w:p w14:paraId="28540FAB" w14:textId="77777777" w:rsidR="00F71B79" w:rsidRDefault="00F71B79">
      <w:pPr>
        <w:pStyle w:val="CommentText"/>
      </w:pPr>
      <w:r>
        <w:rPr>
          <w:rStyle w:val="CommentReference"/>
        </w:rPr>
        <w:annotationRef/>
      </w:r>
      <w:r>
        <w:t>Not the Lord?</w:t>
      </w:r>
    </w:p>
  </w:comment>
  <w:comment w:id="1141" w:author="Windows User" w:date="2015-10-30T08:56:00Z" w:initials="WU">
    <w:p w14:paraId="3BE9EA57" w14:textId="77777777" w:rsidR="00F71B79" w:rsidRDefault="00F71B79">
      <w:pPr>
        <w:pStyle w:val="CommentText"/>
      </w:pPr>
      <w:r>
        <w:rPr>
          <w:rStyle w:val="CommentReference"/>
        </w:rPr>
        <w:annotationRef/>
      </w:r>
      <w:r>
        <w:t>The rest missing?</w:t>
      </w:r>
    </w:p>
  </w:comment>
  <w:comment w:id="1142" w:author="Windows User" w:date="2015-10-30T08:56:00Z" w:initials="WU">
    <w:p w14:paraId="17CFCF91" w14:textId="77777777" w:rsidR="00F71B79" w:rsidRDefault="00F71B79">
      <w:pPr>
        <w:pStyle w:val="CommentText"/>
      </w:pPr>
      <w:r>
        <w:rPr>
          <w:rStyle w:val="CommentReference"/>
        </w:rPr>
        <w:annotationRef/>
      </w:r>
      <w:r>
        <w:t>Completely different…</w:t>
      </w:r>
    </w:p>
  </w:comment>
  <w:comment w:id="1143" w:author="Windows User" w:date="2015-10-30T08:56:00Z" w:initials="WU">
    <w:p w14:paraId="1A5ABDDA" w14:textId="77777777" w:rsidR="00F71B79" w:rsidRDefault="00F71B79">
      <w:pPr>
        <w:pStyle w:val="CommentText"/>
      </w:pPr>
      <w:r>
        <w:rPr>
          <w:rStyle w:val="CommentReference"/>
        </w:rPr>
        <w:annotationRef/>
      </w:r>
      <w:r>
        <w:t>Sound or voices?</w:t>
      </w:r>
    </w:p>
  </w:comment>
  <w:comment w:id="1145" w:author="Windows User" w:date="2015-10-30T08:56:00Z" w:initials="WU">
    <w:p w14:paraId="2632154F" w14:textId="77777777" w:rsidR="00F71B79" w:rsidRDefault="00F71B79">
      <w:pPr>
        <w:pStyle w:val="CommentText"/>
      </w:pPr>
      <w:r>
        <w:rPr>
          <w:rStyle w:val="CommentReference"/>
        </w:rPr>
        <w:annotationRef/>
      </w:r>
      <w:r>
        <w:t>AAP has divinely inspired.</w:t>
      </w:r>
    </w:p>
  </w:comment>
  <w:comment w:id="1147" w:author="Windows User" w:date="2015-10-30T08:56:00Z" w:initials="WU">
    <w:p w14:paraId="6A684B9E" w14:textId="77777777" w:rsidR="00F71B79" w:rsidRDefault="00F71B79">
      <w:pPr>
        <w:pStyle w:val="CommentText"/>
      </w:pPr>
      <w:r>
        <w:rPr>
          <w:rStyle w:val="CommentReference"/>
        </w:rPr>
        <w:annotationRef/>
      </w:r>
      <w:r>
        <w:t>This one needs looking at.</w:t>
      </w:r>
    </w:p>
  </w:comment>
  <w:comment w:id="1148" w:author="Windows User" w:date="2015-10-30T08:56:00Z" w:initials="WU">
    <w:p w14:paraId="3E29D706" w14:textId="77777777" w:rsidR="00F71B79" w:rsidRDefault="00F71B79">
      <w:pPr>
        <w:pStyle w:val="CommentText"/>
      </w:pPr>
      <w:r>
        <w:rPr>
          <w:rStyle w:val="CommentReference"/>
        </w:rPr>
        <w:annotationRef/>
      </w:r>
      <w:r>
        <w:t>Partners?</w:t>
      </w:r>
    </w:p>
  </w:comment>
  <w:comment w:id="1153" w:author="Windows User" w:date="2015-10-30T08:56:00Z" w:initials="WU">
    <w:p w14:paraId="662AC6DC" w14:textId="77777777" w:rsidR="00F71B79" w:rsidRDefault="00F71B79">
      <w:pPr>
        <w:pStyle w:val="CommentText"/>
      </w:pPr>
      <w:r>
        <w:rPr>
          <w:rStyle w:val="CommentReference"/>
        </w:rPr>
        <w:annotationRef/>
      </w:r>
      <w:r>
        <w:t>What land?</w:t>
      </w:r>
    </w:p>
  </w:comment>
  <w:comment w:id="1155" w:author="Windows User" w:date="2015-10-30T08:56:00Z" w:initials="WU">
    <w:p w14:paraId="121BE348" w14:textId="77777777" w:rsidR="00F71B79" w:rsidRDefault="00F71B79">
      <w:pPr>
        <w:pStyle w:val="CommentText"/>
      </w:pPr>
      <w:r>
        <w:rPr>
          <w:rStyle w:val="CommentReference"/>
        </w:rPr>
        <w:annotationRef/>
      </w:r>
      <w:r>
        <w:t>Or englighten?</w:t>
      </w:r>
    </w:p>
  </w:comment>
  <w:comment w:id="1169" w:author="Windows User" w:date="2015-10-30T08:56:00Z" w:initials="WU">
    <w:p w14:paraId="52EAF036" w14:textId="77777777" w:rsidR="00F71B79" w:rsidRDefault="00F71B79">
      <w:pPr>
        <w:pStyle w:val="CommentText"/>
      </w:pPr>
      <w:r>
        <w:rPr>
          <w:rStyle w:val="CommentReference"/>
        </w:rPr>
        <w:annotationRef/>
      </w:r>
      <w:r>
        <w:t>What should this verse be?</w:t>
      </w:r>
    </w:p>
  </w:comment>
  <w:comment w:id="1181" w:author="Windows User" w:date="2015-10-30T08:56:00Z" w:initials="BS">
    <w:p w14:paraId="1A0E2428" w14:textId="77777777" w:rsidR="00F71B79" w:rsidRDefault="00F71B79">
      <w:pPr>
        <w:pStyle w:val="CommentText"/>
      </w:pPr>
      <w:r>
        <w:rPr>
          <w:rStyle w:val="CommentReference"/>
        </w:rPr>
        <w:annotationRef/>
      </w:r>
      <w:r>
        <w:t>wiles or snares?</w:t>
      </w:r>
    </w:p>
  </w:comment>
  <w:comment w:id="1183" w:author="Windows User" w:date="2015-10-30T08:56:00Z" w:initials="BS">
    <w:p w14:paraId="2B8DD286" w14:textId="77777777" w:rsidR="00F71B79" w:rsidRDefault="00F71B79">
      <w:pPr>
        <w:pStyle w:val="CommentText"/>
      </w:pPr>
      <w:r>
        <w:rPr>
          <w:rStyle w:val="CommentReference"/>
        </w:rPr>
        <w:annotationRef/>
      </w:r>
      <w:r>
        <w:t>I typed this Coptic... so it will have typos..</w:t>
      </w:r>
    </w:p>
  </w:comment>
  <w:comment w:id="1184" w:author="Windows User" w:date="2015-10-30T08:56:00Z" w:initials="WU">
    <w:p w14:paraId="7AD216CC" w14:textId="77777777" w:rsidR="00F71B79" w:rsidRDefault="00F71B79">
      <w:pPr>
        <w:pStyle w:val="CommentText"/>
      </w:pPr>
      <w:r>
        <w:rPr>
          <w:rStyle w:val="CommentReference"/>
        </w:rPr>
        <w:annotationRef/>
      </w:r>
      <w:r>
        <w:t>You reign? The dominion is yours? Yours is the dominion?</w:t>
      </w:r>
    </w:p>
  </w:comment>
  <w:comment w:id="1186" w:author="Windows User" w:date="2015-10-30T08:56:00Z" w:initials="BS">
    <w:p w14:paraId="68C1922F" w14:textId="77777777" w:rsidR="00F71B79" w:rsidRDefault="00F71B79">
      <w:pPr>
        <w:pStyle w:val="CommentText"/>
      </w:pPr>
      <w:r>
        <w:rPr>
          <w:rStyle w:val="CommentReference"/>
        </w:rPr>
        <w:annotationRef/>
      </w:r>
      <w:r>
        <w:t>omit 'be' in contemporary?</w:t>
      </w:r>
    </w:p>
  </w:comment>
  <w:comment w:id="1187" w:author="Windows User" w:date="2015-10-30T08:56:00Z" w:initials="BS">
    <w:p w14:paraId="6511FB80" w14:textId="77777777" w:rsidR="00F71B79" w:rsidRDefault="00F71B79">
      <w:pPr>
        <w:pStyle w:val="CommentText"/>
      </w:pPr>
      <w:r>
        <w:rPr>
          <w:rStyle w:val="CommentReference"/>
        </w:rPr>
        <w:annotationRef/>
      </w:r>
      <w:r>
        <w:t>Abouna Antony: I typed this Coptic from the black book. Jenkims were very unclear. Please proof for typos.</w:t>
      </w:r>
    </w:p>
  </w:comment>
  <w:comment w:id="1188" w:author="Windows User" w:date="2015-10-30T08:56:00Z" w:initials="BS">
    <w:p w14:paraId="7DEA42F3" w14:textId="77777777" w:rsidR="00F71B79" w:rsidRDefault="00F71B79">
      <w:pPr>
        <w:pStyle w:val="CommentText"/>
      </w:pPr>
      <w:r>
        <w:rPr>
          <w:rStyle w:val="CommentReference"/>
        </w:rPr>
        <w:annotationRef/>
      </w:r>
      <w:r>
        <w:t>"is" before "the King" would make this whole vs flow as a sentence...</w:t>
      </w:r>
    </w:p>
  </w:comment>
  <w:comment w:id="1189" w:author="Windows User" w:date="2015-10-30T08:56:00Z" w:initials="BS">
    <w:p w14:paraId="1F17623C" w14:textId="77777777" w:rsidR="00F71B79" w:rsidRDefault="00F71B79">
      <w:pPr>
        <w:pStyle w:val="CommentText"/>
      </w:pPr>
      <w:r>
        <w:rPr>
          <w:rStyle w:val="CommentReference"/>
        </w:rPr>
        <w:annotationRef/>
      </w:r>
      <w:r>
        <w:t>ask more modern than entreat... but not quite right?</w:t>
      </w:r>
    </w:p>
  </w:comment>
  <w:comment w:id="1211" w:author="Windows User" w:date="2015-10-30T08:56:00Z" w:initials="WU">
    <w:p w14:paraId="5F20584F" w14:textId="77777777" w:rsidR="00F71B79" w:rsidRDefault="00F71B79">
      <w:pPr>
        <w:pStyle w:val="CommentText"/>
      </w:pPr>
      <w:r>
        <w:rPr>
          <w:rStyle w:val="CommentReference"/>
        </w:rPr>
        <w:annotationRef/>
      </w:r>
      <w:r>
        <w:t>Needs work.</w:t>
      </w:r>
    </w:p>
  </w:comment>
  <w:comment w:id="1216" w:author="Windows User" w:date="2015-10-30T08:56:00Z" w:initials="WU">
    <w:p w14:paraId="76E8B799" w14:textId="77777777" w:rsidR="00F71B79" w:rsidRDefault="00F71B79">
      <w:pPr>
        <w:pStyle w:val="CommentText"/>
      </w:pPr>
      <w:r>
        <w:rPr>
          <w:rStyle w:val="CommentReference"/>
        </w:rPr>
        <w:annotationRef/>
      </w:r>
      <w:r>
        <w:t>Should this be tho-out 5? Or 25?</w:t>
      </w:r>
    </w:p>
  </w:comment>
  <w:comment w:id="1223" w:author="Windows User" w:date="2015-11-11T11:06:00Z" w:initials="WU">
    <w:p w14:paraId="58D84DCF" w14:textId="77777777" w:rsidR="00F71B79" w:rsidRDefault="00F71B79">
      <w:pPr>
        <w:pStyle w:val="CommentText"/>
      </w:pPr>
      <w:r>
        <w:rPr>
          <w:rStyle w:val="CommentReference"/>
        </w:rPr>
        <w:annotationRef/>
      </w:r>
      <w:r>
        <w:t>Should this be last age or something?</w:t>
      </w:r>
    </w:p>
  </w:comment>
  <w:comment w:id="1225" w:author="Windows User" w:date="2015-11-11T11:00:00Z" w:initials="WU">
    <w:p w14:paraId="7D2DE752" w14:textId="77777777" w:rsidR="00F71B79" w:rsidRDefault="00F71B79">
      <w:pPr>
        <w:pStyle w:val="CommentText"/>
      </w:pPr>
      <w:r>
        <w:rPr>
          <w:rStyle w:val="CommentReference"/>
        </w:rPr>
        <w:annotationRef/>
      </w:r>
      <w:r>
        <w:t>This needs reviewing!</w:t>
      </w:r>
    </w:p>
  </w:comment>
  <w:comment w:id="1226" w:author="Windows User" w:date="2015-11-11T11:00:00Z" w:initials="WU">
    <w:p w14:paraId="65102EEC" w14:textId="77777777" w:rsidR="00F71B79" w:rsidRDefault="00F71B79">
      <w:pPr>
        <w:pStyle w:val="CommentText"/>
      </w:pPr>
      <w:r>
        <w:rPr>
          <w:rStyle w:val="CommentReference"/>
        </w:rPr>
        <w:annotationRef/>
      </w:r>
      <w:r>
        <w:t xml:space="preserve">This is probably wrong. God on high? </w:t>
      </w:r>
    </w:p>
  </w:comment>
  <w:comment w:id="1231" w:author="Windows User" w:date="2015-10-30T08:56:00Z" w:initials="WU">
    <w:p w14:paraId="38E4F092" w14:textId="77777777" w:rsidR="00F71B79" w:rsidRDefault="00F71B79">
      <w:pPr>
        <w:pStyle w:val="CommentText"/>
      </w:pPr>
      <w:r>
        <w:rPr>
          <w:rStyle w:val="CommentReference"/>
        </w:rPr>
        <w:annotationRef/>
      </w:r>
      <w:r>
        <w:t>Confirmed?</w:t>
      </w:r>
    </w:p>
  </w:comment>
  <w:comment w:id="1243" w:author="Windows User" w:date="2015-10-30T08:56:00Z" w:initials="WU">
    <w:p w14:paraId="41EDECE7" w14:textId="77777777" w:rsidR="00F71B79" w:rsidRDefault="00F71B79">
      <w:pPr>
        <w:pStyle w:val="CommentText"/>
      </w:pPr>
      <w:r>
        <w:rPr>
          <w:rStyle w:val="CommentReference"/>
        </w:rPr>
        <w:annotationRef/>
      </w:r>
      <w:r>
        <w:t>Heroes, or athletes?</w:t>
      </w:r>
    </w:p>
  </w:comment>
  <w:comment w:id="1272" w:author="Windows User" w:date="2015-10-30T08:56:00Z" w:initials="WU">
    <w:p w14:paraId="5FA627EB" w14:textId="77777777" w:rsidR="00F71B79" w:rsidRDefault="00F71B79">
      <w:pPr>
        <w:pStyle w:val="CommentText"/>
      </w:pPr>
      <w:r>
        <w:rPr>
          <w:rStyle w:val="CommentReference"/>
        </w:rPr>
        <w:annotationRef/>
      </w:r>
      <w:r>
        <w:t>Beasts or creatures?</w:t>
      </w:r>
    </w:p>
  </w:comment>
  <w:comment w:id="1273" w:author="Windows User" w:date="2015-10-30T08:56:00Z" w:initials="WU">
    <w:p w14:paraId="04563F96" w14:textId="77777777" w:rsidR="00F71B79" w:rsidRDefault="00F71B79">
      <w:pPr>
        <w:pStyle w:val="CommentText"/>
      </w:pPr>
      <w:r>
        <w:rPr>
          <w:rStyle w:val="CommentReference"/>
        </w:rPr>
        <w:annotationRef/>
      </w:r>
      <w:r>
        <w:t>Incessant? Or unceasing?</w:t>
      </w:r>
    </w:p>
  </w:comment>
  <w:comment w:id="1274" w:author="Windows User" w:date="2015-10-30T08:56:00Z" w:initials="WU">
    <w:p w14:paraId="7BD20F77" w14:textId="77777777" w:rsidR="00F71B79" w:rsidRDefault="00F71B79">
      <w:pPr>
        <w:pStyle w:val="CommentText"/>
      </w:pPr>
      <w:r>
        <w:rPr>
          <w:rStyle w:val="CommentReference"/>
        </w:rPr>
        <w:annotationRef/>
      </w:r>
      <w:r>
        <w:t>Flames of fire or fervent as fire?</w:t>
      </w:r>
    </w:p>
  </w:comment>
  <w:comment w:id="1278" w:author="Windows User" w:date="2015-10-30T08:56:00Z" w:initials="WU">
    <w:p w14:paraId="44A84E5A" w14:textId="77777777" w:rsidR="00F71B79" w:rsidRDefault="00F71B79">
      <w:pPr>
        <w:pStyle w:val="CommentText"/>
      </w:pPr>
      <w:r>
        <w:rPr>
          <w:rStyle w:val="CommentReference"/>
        </w:rPr>
        <w:annotationRef/>
      </w:r>
      <w:r>
        <w:t>Serving the Lord, or serving before the Lord?</w:t>
      </w:r>
    </w:p>
  </w:comment>
  <w:comment w:id="1292" w:author="Windows User" w:date="2015-10-30T08:56:00Z" w:initials="WU">
    <w:p w14:paraId="07D2B1EF" w14:textId="77777777" w:rsidR="00F71B79" w:rsidRDefault="00F71B79">
      <w:pPr>
        <w:pStyle w:val="CommentText"/>
      </w:pPr>
      <w:r>
        <w:rPr>
          <w:rStyle w:val="CommentReference"/>
        </w:rPr>
        <w:annotationRef/>
      </w:r>
      <w:r>
        <w:t>Or voice of God?</w:t>
      </w:r>
    </w:p>
  </w:comment>
  <w:comment w:id="1293" w:author="Windows User" w:date="2015-10-30T08:56:00Z" w:initials="WU">
    <w:p w14:paraId="3900CC21" w14:textId="77777777" w:rsidR="00F71B79" w:rsidRDefault="00F71B79">
      <w:pPr>
        <w:pStyle w:val="CommentText"/>
      </w:pPr>
      <w:r>
        <w:rPr>
          <w:rStyle w:val="CommentReference"/>
        </w:rPr>
        <w:annotationRef/>
      </w:r>
      <w:r>
        <w:t>Received or accepted?</w:t>
      </w:r>
    </w:p>
  </w:comment>
  <w:comment w:id="1298" w:author="Windows User" w:date="2015-11-06T08:39:00Z" w:initials="WU">
    <w:p w14:paraId="6EA3F191" w14:textId="77777777" w:rsidR="00F71B79" w:rsidRDefault="00F71B79">
      <w:pPr>
        <w:pStyle w:val="CommentText"/>
      </w:pPr>
      <w:r>
        <w:rPr>
          <w:rStyle w:val="CommentReference"/>
        </w:rPr>
        <w:annotationRef/>
      </w:r>
      <w:r>
        <w:t>Is this the right St. Theodore?</w:t>
      </w:r>
    </w:p>
  </w:comment>
  <w:comment w:id="1304" w:author="Windows User" w:date="2015-10-30T08:56:00Z" w:initials="WU">
    <w:p w14:paraId="227730E1" w14:textId="77777777" w:rsidR="00F71B79" w:rsidRDefault="00F71B79">
      <w:pPr>
        <w:pStyle w:val="CommentText"/>
      </w:pPr>
      <w:r>
        <w:rPr>
          <w:rStyle w:val="CommentReference"/>
        </w:rPr>
        <w:annotationRef/>
      </w:r>
      <w:r>
        <w:t>Prabios or Arabius? Doctors and physicians or physicians and well learned?</w:t>
      </w:r>
    </w:p>
  </w:comment>
  <w:comment w:id="1305" w:author="Windows User" w:date="2015-10-30T08:56:00Z" w:initials="WU">
    <w:p w14:paraId="519ADC1D" w14:textId="77777777" w:rsidR="00F71B79" w:rsidRDefault="00F71B79">
      <w:pPr>
        <w:pStyle w:val="CommentText"/>
      </w:pPr>
      <w:r>
        <w:rPr>
          <w:rStyle w:val="CommentReference"/>
        </w:rPr>
        <w:annotationRef/>
      </w:r>
      <w:r>
        <w:t>Building them upon the Name?</w:t>
      </w:r>
    </w:p>
  </w:comment>
  <w:comment w:id="1317" w:author="Windows User" w:date="2015-10-30T08:56:00Z" w:initials="WU">
    <w:p w14:paraId="3CFB1D1A" w14:textId="77777777" w:rsidR="00F71B79" w:rsidRDefault="00F71B79">
      <w:pPr>
        <w:pStyle w:val="CommentText"/>
      </w:pPr>
      <w:r>
        <w:rPr>
          <w:rStyle w:val="CommentReference"/>
        </w:rPr>
        <w:annotationRef/>
      </w:r>
      <w:r>
        <w:t>Placed or established?</w:t>
      </w:r>
    </w:p>
  </w:comment>
  <w:comment w:id="1318" w:author="Windows User" w:date="2015-10-30T08:56:00Z" w:initials="WU">
    <w:p w14:paraId="08983CC0" w14:textId="77777777" w:rsidR="00F71B79" w:rsidRDefault="00F71B79">
      <w:pPr>
        <w:pStyle w:val="CommentText"/>
      </w:pPr>
      <w:r>
        <w:rPr>
          <w:rStyle w:val="CommentReference"/>
        </w:rPr>
        <w:annotationRef/>
      </w:r>
      <w:r>
        <w:t>Or refused?</w:t>
      </w:r>
    </w:p>
  </w:comment>
  <w:comment w:id="1325" w:author="Windows User" w:date="2015-10-30T08:56:00Z" w:initials="WU">
    <w:p w14:paraId="535F3E1B" w14:textId="77777777" w:rsidR="00F71B79" w:rsidRDefault="00F71B79">
      <w:pPr>
        <w:pStyle w:val="CommentText"/>
      </w:pPr>
      <w:r>
        <w:rPr>
          <w:rStyle w:val="CommentReference"/>
        </w:rPr>
        <w:annotationRef/>
      </w:r>
      <w:r>
        <w:t>Sprung forth? Came forth? Blossomed?</w:t>
      </w:r>
    </w:p>
  </w:comment>
  <w:comment w:id="1338" w:author="Windows User" w:date="2015-10-30T08:56:00Z" w:initials="BS">
    <w:p w14:paraId="07DE8008" w14:textId="77777777" w:rsidR="00F71B79" w:rsidRDefault="00F71B79">
      <w:pPr>
        <w:pStyle w:val="CommentText"/>
      </w:pPr>
      <w:r>
        <w:rPr>
          <w:rStyle w:val="CommentReference"/>
        </w:rPr>
        <w:annotationRef/>
      </w:r>
      <w:r>
        <w:t>what does this mean?</w:t>
      </w:r>
    </w:p>
  </w:comment>
  <w:comment w:id="1339" w:author="Windows User" w:date="2015-10-30T08:56:00Z" w:initials="BS">
    <w:p w14:paraId="7DE26DCC" w14:textId="77777777" w:rsidR="00F71B79" w:rsidRDefault="00F71B79">
      <w:pPr>
        <w:pStyle w:val="CommentText"/>
      </w:pPr>
      <w:r>
        <w:rPr>
          <w:rStyle w:val="CommentReference"/>
        </w:rPr>
        <w:annotationRef/>
      </w:r>
      <w:r>
        <w:t>announced or proclaimed?</w:t>
      </w:r>
    </w:p>
  </w:comment>
  <w:comment w:id="1343" w:author="Windows User" w:date="2015-10-30T08:56:00Z" w:initials="WU">
    <w:p w14:paraId="729B2278" w14:textId="77777777" w:rsidR="00F71B79" w:rsidRDefault="00F71B79">
      <w:pPr>
        <w:pStyle w:val="CommentText"/>
      </w:pPr>
      <w:r>
        <w:rPr>
          <w:rStyle w:val="CommentReference"/>
        </w:rPr>
        <w:annotationRef/>
      </w:r>
      <w:r>
        <w:t>?</w:t>
      </w:r>
    </w:p>
  </w:comment>
  <w:comment w:id="1344" w:author="Windows User" w:date="2015-10-30T08:56:00Z" w:initials="WU">
    <w:p w14:paraId="44863D12" w14:textId="77777777" w:rsidR="00F71B79" w:rsidRDefault="00F71B79">
      <w:pPr>
        <w:pStyle w:val="CommentText"/>
      </w:pPr>
      <w:r>
        <w:rPr>
          <w:rStyle w:val="CommentReference"/>
        </w:rPr>
        <w:annotationRef/>
      </w:r>
      <w:r>
        <w:t>Bride, no, not bridegroom?</w:t>
      </w:r>
    </w:p>
  </w:comment>
  <w:comment w:id="1347" w:author="Windows User" w:date="2015-10-30T08:56:00Z" w:initials="WU">
    <w:p w14:paraId="6CE1AF88" w14:textId="77777777" w:rsidR="00F71B79" w:rsidRDefault="00F71B79">
      <w:pPr>
        <w:pStyle w:val="CommentText"/>
      </w:pPr>
      <w:r>
        <w:rPr>
          <w:rStyle w:val="CommentReference"/>
        </w:rPr>
        <w:annotationRef/>
      </w:r>
      <w:r>
        <w:t>Return?</w:t>
      </w:r>
    </w:p>
  </w:comment>
  <w:comment w:id="1348" w:author="Windows User" w:date="2015-10-30T08:56:00Z" w:initials="WU">
    <w:p w14:paraId="2917E600" w14:textId="77777777" w:rsidR="00F71B79" w:rsidRDefault="00F71B79">
      <w:pPr>
        <w:pStyle w:val="CommentText"/>
      </w:pPr>
      <w:r>
        <w:rPr>
          <w:rStyle w:val="CommentReference"/>
        </w:rPr>
        <w:annotationRef/>
      </w:r>
      <w:r>
        <w:t>Establishment? Building up?</w:t>
      </w:r>
    </w:p>
  </w:comment>
  <w:comment w:id="1350" w:author="Windows User" w:date="2015-10-30T08:56:00Z" w:initials="WU">
    <w:p w14:paraId="14DF4F91" w14:textId="77777777" w:rsidR="00F71B79" w:rsidRDefault="00F71B79">
      <w:pPr>
        <w:pStyle w:val="CommentText"/>
      </w:pPr>
      <w:r>
        <w:rPr>
          <w:rStyle w:val="CommentReference"/>
        </w:rPr>
        <w:annotationRef/>
      </w:r>
      <w:r>
        <w:t>Heavenly evangelist? Good tidings? Glad tidings? Good news?</w:t>
      </w:r>
    </w:p>
  </w:comment>
  <w:comment w:id="1351" w:author="Windows User" w:date="2015-10-30T08:56:00Z" w:initials="WU">
    <w:p w14:paraId="55FC1EAE" w14:textId="77777777" w:rsidR="00F71B79" w:rsidRDefault="00F71B79">
      <w:pPr>
        <w:pStyle w:val="CommentText"/>
      </w:pPr>
      <w:r>
        <w:rPr>
          <w:rStyle w:val="CommentReference"/>
        </w:rPr>
        <w:annotationRef/>
      </w:r>
      <w:r>
        <w:t>I don’t see “the Lord is with you” in the Coptic</w:t>
      </w:r>
    </w:p>
    <w:p w14:paraId="4431CB1C" w14:textId="77777777" w:rsidR="00F71B79" w:rsidRDefault="00F71B79">
      <w:pPr>
        <w:pStyle w:val="CommentText"/>
      </w:pPr>
    </w:p>
  </w:comment>
  <w:comment w:id="1352" w:author="Windows User" w:date="2015-10-30T08:56:00Z" w:initials="WU">
    <w:p w14:paraId="4549B91A" w14:textId="77777777" w:rsidR="00F71B79" w:rsidRDefault="00F71B79">
      <w:pPr>
        <w:pStyle w:val="CommentText"/>
      </w:pPr>
      <w:r>
        <w:rPr>
          <w:rStyle w:val="CommentReference"/>
        </w:rPr>
        <w:annotationRef/>
      </w:r>
      <w:r>
        <w:t>Heavenly herald of Good News?</w:t>
      </w:r>
    </w:p>
    <w:p w14:paraId="384F02AC" w14:textId="77777777" w:rsidR="00F71B79" w:rsidRDefault="00F71B79">
      <w:pPr>
        <w:pStyle w:val="CommentText"/>
      </w:pPr>
    </w:p>
  </w:comment>
  <w:comment w:id="1359" w:author="Windows User" w:date="2015-10-30T08:56:00Z" w:initials="WU">
    <w:p w14:paraId="4A264D5C" w14:textId="77777777" w:rsidR="00F71B79" w:rsidRDefault="00F71B79">
      <w:pPr>
        <w:pStyle w:val="CommentText"/>
      </w:pPr>
      <w:r>
        <w:rPr>
          <w:rStyle w:val="CommentReference"/>
        </w:rPr>
        <w:annotationRef/>
      </w:r>
      <w:r>
        <w:t>I think we’re doing holy for ethowab, but saint for agios… open to discussion though.</w:t>
      </w:r>
    </w:p>
  </w:comment>
  <w:comment w:id="1381" w:author="Windows User" w:date="2015-10-30T08:56:00Z" w:initials="BS">
    <w:p w14:paraId="20FFD670" w14:textId="77777777" w:rsidR="00F71B79" w:rsidRDefault="00F71B79" w:rsidP="006A0382">
      <w:pPr>
        <w:pStyle w:val="CommentText"/>
      </w:pPr>
      <w:r>
        <w:rPr>
          <w:rStyle w:val="CommentReference"/>
        </w:rPr>
        <w:annotationRef/>
      </w:r>
      <w:r>
        <w:t>theotokos, not mav em ef Nooti</w:t>
      </w:r>
    </w:p>
  </w:comment>
  <w:comment w:id="1385" w:author="Windows User" w:date="2015-10-30T08:56:00Z" w:initials="WU">
    <w:p w14:paraId="3A72AA33" w14:textId="77777777" w:rsidR="00F71B79" w:rsidRDefault="00F71B79">
      <w:pPr>
        <w:pStyle w:val="CommentText"/>
      </w:pPr>
      <w:r>
        <w:rPr>
          <w:rStyle w:val="CommentReference"/>
        </w:rPr>
        <w:annotationRef/>
      </w:r>
      <w:r>
        <w:t>Redeemed?</w:t>
      </w:r>
    </w:p>
  </w:comment>
  <w:comment w:id="1386" w:author="Windows User" w:date="2015-10-30T08:56:00Z" w:initials="WU">
    <w:p w14:paraId="5BF82FF5" w14:textId="77777777" w:rsidR="00F71B79" w:rsidRDefault="00F71B79">
      <w:pPr>
        <w:pStyle w:val="CommentText"/>
      </w:pPr>
      <w:r>
        <w:rPr>
          <w:rStyle w:val="CommentReference"/>
        </w:rPr>
        <w:annotationRef/>
      </w:r>
      <w:r>
        <w:t>For? So?</w:t>
      </w:r>
    </w:p>
  </w:comment>
  <w:comment w:id="1391" w:author="Windows User" w:date="2015-10-30T08:56:00Z" w:initials="WU">
    <w:p w14:paraId="5B54A424" w14:textId="77777777" w:rsidR="00F71B79" w:rsidRDefault="00F71B79">
      <w:pPr>
        <w:pStyle w:val="CommentText"/>
      </w:pPr>
      <w:r>
        <w:rPr>
          <w:rStyle w:val="CommentReference"/>
        </w:rPr>
        <w:annotationRef/>
      </w:r>
      <w:r>
        <w:t>Or did shine and did illuminate</w:t>
      </w:r>
    </w:p>
  </w:comment>
  <w:comment w:id="1392" w:author="Windows User" w:date="2015-10-30T08:56:00Z" w:initials="WU">
    <w:p w14:paraId="5929E69F" w14:textId="77777777" w:rsidR="00F71B79" w:rsidRDefault="00F71B79">
      <w:pPr>
        <w:pStyle w:val="CommentText"/>
      </w:pPr>
      <w:r>
        <w:rPr>
          <w:rStyle w:val="CommentReference"/>
        </w:rPr>
        <w:annotationRef/>
      </w:r>
      <w:r>
        <w:t>What should this verse be?</w:t>
      </w:r>
    </w:p>
  </w:comment>
  <w:comment w:id="1393" w:author="Windows User" w:date="2015-10-30T08:56:00Z" w:initials="WU">
    <w:p w14:paraId="37815108" w14:textId="77777777" w:rsidR="00F71B79" w:rsidRDefault="00F71B79">
      <w:pPr>
        <w:pStyle w:val="CommentText"/>
      </w:pPr>
      <w:r>
        <w:rPr>
          <w:rStyle w:val="CommentReference"/>
        </w:rPr>
        <w:annotationRef/>
      </w:r>
      <w:r>
        <w:t>Uhm… does this mean something else, because saying the seal of the door Ezekiel saw was raised seems really bad …</w:t>
      </w:r>
    </w:p>
  </w:comment>
  <w:comment w:id="1394" w:author="Windows User" w:date="2015-10-30T08:56:00Z" w:initials="WU">
    <w:p w14:paraId="770E6FA0" w14:textId="77777777" w:rsidR="00F71B79" w:rsidRDefault="00F71B79">
      <w:pPr>
        <w:pStyle w:val="CommentText"/>
      </w:pPr>
      <w:r>
        <w:rPr>
          <w:rStyle w:val="CommentReference"/>
        </w:rPr>
        <w:annotationRef/>
      </w:r>
      <w:r>
        <w:t>Who?</w:t>
      </w:r>
    </w:p>
  </w:comment>
  <w:comment w:id="1395" w:author="Windows User" w:date="2015-10-30T08:56:00Z" w:initials="WU">
    <w:p w14:paraId="7FDD5784" w14:textId="77777777" w:rsidR="00F71B79" w:rsidRDefault="00F71B79">
      <w:pPr>
        <w:pStyle w:val="CommentText"/>
      </w:pPr>
      <w:r>
        <w:rPr>
          <w:rStyle w:val="CommentReference"/>
        </w:rPr>
        <w:annotationRef/>
      </w:r>
      <w:r>
        <w:t>Different adjective</w:t>
      </w:r>
    </w:p>
  </w:comment>
  <w:comment w:id="1396" w:author="Windows User" w:date="2015-10-30T08:56:00Z" w:initials="WU">
    <w:p w14:paraId="69734FAC" w14:textId="77777777" w:rsidR="00F71B79" w:rsidRDefault="00F71B79">
      <w:pPr>
        <w:pStyle w:val="CommentText"/>
      </w:pPr>
      <w:r>
        <w:rPr>
          <w:rStyle w:val="CommentReference"/>
        </w:rPr>
        <w:annotationRef/>
      </w:r>
      <w:r>
        <w:t>Sickness?</w:t>
      </w:r>
    </w:p>
  </w:comment>
  <w:comment w:id="1399" w:author="Windows User" w:date="2015-10-30T08:56:00Z" w:initials="BS">
    <w:p w14:paraId="07C468E8" w14:textId="77777777" w:rsidR="00F71B79" w:rsidRDefault="00F71B79">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02" w:author="Windows User" w:date="2015-10-30T08:56:00Z" w:initials="WU">
    <w:p w14:paraId="14F94395" w14:textId="77777777" w:rsidR="00F71B79" w:rsidRDefault="00F71B79">
      <w:pPr>
        <w:pStyle w:val="CommentText"/>
      </w:pPr>
      <w:r>
        <w:rPr>
          <w:rStyle w:val="CommentReference"/>
        </w:rPr>
        <w:annotationRef/>
      </w:r>
      <w:r>
        <w:t>What?</w:t>
      </w:r>
    </w:p>
  </w:comment>
  <w:comment w:id="1411" w:author="Windows User" w:date="2015-10-30T08:56:00Z" w:initials="WU">
    <w:p w14:paraId="39A2608E" w14:textId="77777777" w:rsidR="00F71B79" w:rsidRDefault="00F71B79">
      <w:pPr>
        <w:pStyle w:val="CommentText"/>
      </w:pPr>
      <w:r>
        <w:rPr>
          <w:rStyle w:val="CommentReference"/>
        </w:rPr>
        <w:annotationRef/>
      </w:r>
    </w:p>
  </w:comment>
  <w:comment w:id="1422" w:author="Windows User" w:date="2015-10-30T08:56:00Z" w:initials="WU">
    <w:p w14:paraId="255EEE9F" w14:textId="77777777" w:rsidR="00F71B79" w:rsidRDefault="00F71B79">
      <w:pPr>
        <w:pStyle w:val="CommentText"/>
      </w:pPr>
      <w:r>
        <w:rPr>
          <w:rStyle w:val="CommentReference"/>
        </w:rPr>
        <w:annotationRef/>
      </w:r>
      <w:r>
        <w:t>Is abouna going by a different version of the Coptic?</w:t>
      </w:r>
    </w:p>
    <w:p w14:paraId="45F504BB" w14:textId="77777777" w:rsidR="00F71B79" w:rsidRDefault="00F71B79">
      <w:pPr>
        <w:pStyle w:val="CommentText"/>
      </w:pPr>
    </w:p>
  </w:comment>
  <w:comment w:id="1424" w:author="Windows User" w:date="2015-10-30T08:56:00Z" w:initials="WU">
    <w:p w14:paraId="63C351E6" w14:textId="77777777" w:rsidR="00F71B79" w:rsidRDefault="00F71B79">
      <w:pPr>
        <w:pStyle w:val="CommentText"/>
      </w:pPr>
      <w:r>
        <w:rPr>
          <w:rStyle w:val="CommentReference"/>
        </w:rPr>
        <w:annotationRef/>
      </w:r>
      <w:r>
        <w:t>Praise and victory doesn’t make sense.</w:t>
      </w:r>
    </w:p>
  </w:comment>
  <w:comment w:id="1426" w:author="Windows User" w:date="2015-10-30T08:56:00Z" w:initials="WU">
    <w:p w14:paraId="5729C7D5" w14:textId="77777777" w:rsidR="00F71B79" w:rsidRDefault="00F71B79">
      <w:pPr>
        <w:pStyle w:val="CommentText"/>
      </w:pPr>
      <w:r>
        <w:rPr>
          <w:rStyle w:val="CommentReference"/>
        </w:rPr>
        <w:annotationRef/>
      </w:r>
      <w:r>
        <w:t>Godhead?</w:t>
      </w:r>
    </w:p>
  </w:comment>
  <w:comment w:id="1435" w:author="Windows User" w:date="2015-10-30T08:56:00Z" w:initials="WU">
    <w:p w14:paraId="78E42A11" w14:textId="77777777" w:rsidR="00F71B79" w:rsidRDefault="00F71B79">
      <w:pPr>
        <w:pStyle w:val="CommentText"/>
      </w:pPr>
      <w:r>
        <w:rPr>
          <w:rStyle w:val="CommentReference"/>
        </w:rPr>
        <w:annotationRef/>
      </w:r>
      <w:r>
        <w:t>Establish?</w:t>
      </w:r>
    </w:p>
  </w:comment>
  <w:comment w:id="1436" w:author="Windows User" w:date="2015-10-30T08:56:00Z" w:initials="WU">
    <w:p w14:paraId="642EB965" w14:textId="77777777" w:rsidR="00F71B79" w:rsidRDefault="00F71B79">
      <w:pPr>
        <w:pStyle w:val="CommentText"/>
      </w:pPr>
      <w:r>
        <w:rPr>
          <w:rStyle w:val="CommentReference"/>
        </w:rPr>
        <w:annotationRef/>
      </w:r>
      <w:r>
        <w:t>Check another source… missing puncuation</w:t>
      </w:r>
    </w:p>
  </w:comment>
  <w:comment w:id="1437" w:author="Windows User" w:date="2015-10-30T08:56:00Z" w:initials="WU">
    <w:p w14:paraId="6F8B5532" w14:textId="77777777" w:rsidR="00F71B79" w:rsidRDefault="00F71B79">
      <w:pPr>
        <w:pStyle w:val="CommentText"/>
      </w:pPr>
      <w:r>
        <w:rPr>
          <w:rStyle w:val="CommentReference"/>
        </w:rPr>
        <w:annotationRef/>
      </w:r>
      <w:r>
        <w:t>Worked?</w:t>
      </w:r>
    </w:p>
  </w:comment>
  <w:comment w:id="1438" w:author="Windows User" w:date="2015-10-30T08:56:00Z" w:initials="WU">
    <w:p w14:paraId="4F504285" w14:textId="77777777" w:rsidR="00F71B79" w:rsidRDefault="00F71B79">
      <w:pPr>
        <w:pStyle w:val="CommentText"/>
      </w:pPr>
      <w:r>
        <w:rPr>
          <w:rStyle w:val="CommentReference"/>
        </w:rPr>
        <w:annotationRef/>
      </w:r>
      <w:r>
        <w:t>Thrice holy or Trisagion?</w:t>
      </w:r>
    </w:p>
  </w:comment>
  <w:comment w:id="1440" w:author="Windows User" w:date="2015-10-30T08:56:00Z" w:initials="WU">
    <w:p w14:paraId="5514BCC2" w14:textId="77777777" w:rsidR="00F71B79" w:rsidRPr="00936DE7" w:rsidRDefault="00F71B7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41" w:author="Windows User" w:date="2015-10-30T08:56:00Z" w:initials="WU">
    <w:p w14:paraId="179A5384" w14:textId="77777777" w:rsidR="00F71B79" w:rsidRDefault="00F71B79">
      <w:pPr>
        <w:pStyle w:val="CommentText"/>
      </w:pPr>
      <w:r>
        <w:rPr>
          <w:rStyle w:val="CommentReference"/>
        </w:rPr>
        <w:annotationRef/>
      </w:r>
      <w:r>
        <w:t>Right translation?</w:t>
      </w:r>
    </w:p>
  </w:comment>
  <w:comment w:id="1443" w:author="Windows User" w:date="2015-10-30T08:56:00Z" w:initials="WU">
    <w:p w14:paraId="1682BE28" w14:textId="77777777" w:rsidR="00F71B79" w:rsidRDefault="00F71B79">
      <w:pPr>
        <w:pStyle w:val="CommentText"/>
      </w:pPr>
      <w:r>
        <w:rPr>
          <w:rStyle w:val="CommentReference"/>
        </w:rPr>
        <w:annotationRef/>
      </w:r>
      <w:r>
        <w:t>What does this mean?</w:t>
      </w:r>
    </w:p>
  </w:comment>
  <w:comment w:id="1444" w:author="Windows User" w:date="2015-10-30T08:56:00Z" w:initials="WU">
    <w:p w14:paraId="30C5B7C9" w14:textId="77777777" w:rsidR="00F71B79" w:rsidRDefault="00F71B79">
      <w:pPr>
        <w:pStyle w:val="CommentText"/>
      </w:pPr>
      <w:r>
        <w:rPr>
          <w:rStyle w:val="CommentReference"/>
        </w:rPr>
        <w:annotationRef/>
      </w:r>
      <w:r>
        <w:t>To the end?</w:t>
      </w:r>
    </w:p>
  </w:comment>
  <w:comment w:id="1449" w:author="Windows User" w:date="2015-10-30T08:56:00Z" w:initials="WU">
    <w:p w14:paraId="2C2856CA" w14:textId="77777777" w:rsidR="00F71B79" w:rsidRDefault="00F71B79">
      <w:pPr>
        <w:pStyle w:val="CommentText"/>
      </w:pPr>
      <w:r>
        <w:rPr>
          <w:rStyle w:val="CommentReference"/>
        </w:rPr>
        <w:annotationRef/>
      </w:r>
      <w:r>
        <w:t>Or freedom?</w:t>
      </w:r>
    </w:p>
  </w:comment>
  <w:comment w:id="1450" w:author="Windows User" w:date="2015-10-30T08:56:00Z" w:initials="WU">
    <w:p w14:paraId="229642C6" w14:textId="77777777" w:rsidR="00F71B79" w:rsidRDefault="00F71B79">
      <w:pPr>
        <w:pStyle w:val="CommentText"/>
      </w:pPr>
      <w:r>
        <w:rPr>
          <w:rStyle w:val="CommentReference"/>
        </w:rPr>
        <w:annotationRef/>
      </w:r>
      <w:r>
        <w:t>Or establish?</w:t>
      </w:r>
    </w:p>
  </w:comment>
  <w:comment w:id="1458" w:author="Windows User" w:date="2015-10-30T08:56:00Z" w:initials="WU">
    <w:p w14:paraId="798C7307" w14:textId="77777777" w:rsidR="00F71B79" w:rsidRDefault="00F71B79">
      <w:pPr>
        <w:pStyle w:val="CommentText"/>
      </w:pPr>
      <w:r>
        <w:rPr>
          <w:rStyle w:val="CommentReference"/>
        </w:rPr>
        <w:annotationRef/>
      </w:r>
      <w:r>
        <w:t>Is this the correct date?</w:t>
      </w:r>
    </w:p>
  </w:comment>
  <w:comment w:id="1551" w:author="Windows User" w:date="2015-10-30T08:56:00Z" w:initials="WU">
    <w:p w14:paraId="1C25D03A" w14:textId="77777777" w:rsidR="00F71B79" w:rsidRDefault="00F71B79">
      <w:pPr>
        <w:pStyle w:val="CommentText"/>
      </w:pPr>
      <w:r>
        <w:rPr>
          <w:rStyle w:val="CommentReference"/>
        </w:rPr>
        <w:annotationRef/>
      </w:r>
      <w:r>
        <w:t>Can this be reworded?</w:t>
      </w:r>
    </w:p>
  </w:comment>
  <w:comment w:id="1553" w:author="Windows User" w:date="2015-10-30T08:56:00Z" w:initials="WU">
    <w:p w14:paraId="71B1FE22" w14:textId="77777777" w:rsidR="00F71B79" w:rsidRDefault="00F71B79">
      <w:pPr>
        <w:pStyle w:val="CommentText"/>
      </w:pPr>
      <w:r>
        <w:rPr>
          <w:rStyle w:val="CommentReference"/>
        </w:rPr>
        <w:annotationRef/>
      </w:r>
      <w:r>
        <w:t>Check other books for alternate word here.</w:t>
      </w:r>
    </w:p>
  </w:comment>
  <w:comment w:id="1554" w:author="Windows User" w:date="2015-10-30T08:56:00Z" w:initials="WU">
    <w:p w14:paraId="546F5FFA" w14:textId="77777777" w:rsidR="00F71B79" w:rsidRDefault="00F71B79">
      <w:pPr>
        <w:pStyle w:val="CommentText"/>
      </w:pPr>
      <w:r>
        <w:rPr>
          <w:rStyle w:val="CommentReference"/>
        </w:rPr>
        <w:annotationRef/>
      </w:r>
      <w:r>
        <w:t>Nations or peoples?</w:t>
      </w:r>
    </w:p>
  </w:comment>
  <w:comment w:id="1555" w:author="Windows User" w:date="2015-10-30T08:56:00Z" w:initials="WU">
    <w:p w14:paraId="4FC1DCF3" w14:textId="77777777" w:rsidR="00F71B79" w:rsidRDefault="00F71B79">
      <w:pPr>
        <w:pStyle w:val="CommentText"/>
      </w:pPr>
      <w:r>
        <w:rPr>
          <w:rStyle w:val="CommentReference"/>
        </w:rPr>
        <w:annotationRef/>
      </w:r>
      <w:r>
        <w:t>Burned or consumed?</w:t>
      </w:r>
    </w:p>
  </w:comment>
  <w:comment w:id="1556" w:author="Windows User" w:date="2015-10-30T08:56:00Z" w:initials="WU">
    <w:p w14:paraId="5B463C07" w14:textId="77777777" w:rsidR="00F71B79" w:rsidRDefault="00F71B79">
      <w:pPr>
        <w:pStyle w:val="CommentText"/>
      </w:pPr>
      <w:r>
        <w:rPr>
          <w:rStyle w:val="CommentReference"/>
        </w:rPr>
        <w:annotationRef/>
      </w:r>
      <w:r>
        <w:t>?</w:t>
      </w:r>
    </w:p>
  </w:comment>
  <w:comment w:id="1557" w:author="Windows User" w:date="2015-10-30T08:56:00Z" w:initials="WU">
    <w:p w14:paraId="3079CC02" w14:textId="77777777" w:rsidR="00F71B79" w:rsidRPr="0098028B" w:rsidRDefault="00F71B7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8" w:author="Windows User" w:date="2015-10-30T08:56:00Z" w:initials="WU">
    <w:p w14:paraId="4B943F0B" w14:textId="77777777" w:rsidR="00F71B79" w:rsidRDefault="00F71B79">
      <w:pPr>
        <w:pStyle w:val="CommentText"/>
      </w:pPr>
      <w:r>
        <w:rPr>
          <w:rStyle w:val="CommentReference"/>
        </w:rPr>
        <w:annotationRef/>
      </w:r>
      <w:r>
        <w:t>Synaxarium has St. James dying twice… likely one of them should be St. John!</w:t>
      </w:r>
    </w:p>
  </w:comment>
  <w:comment w:id="1601" w:author="Windows User" w:date="2015-10-30T08:56:00Z" w:initials="WU">
    <w:p w14:paraId="11436C6E" w14:textId="77777777" w:rsidR="00F71B79" w:rsidRDefault="00F71B79">
      <w:pPr>
        <w:pStyle w:val="CommentText"/>
      </w:pPr>
      <w:r>
        <w:rPr>
          <w:rStyle w:val="CommentReference"/>
        </w:rPr>
        <w:annotationRef/>
      </w:r>
      <w:r>
        <w:t>Ramez says print synacarium may have him in july</w:t>
      </w:r>
    </w:p>
  </w:comment>
  <w:comment w:id="1612" w:author="Windows User" w:date="2015-10-30T08:56:00Z" w:initials="WU">
    <w:p w14:paraId="62A36CDC" w14:textId="77777777" w:rsidR="00F71B79" w:rsidRDefault="00F71B79">
      <w:pPr>
        <w:pStyle w:val="CommentText"/>
      </w:pPr>
      <w:r>
        <w:rPr>
          <w:rStyle w:val="CommentReference"/>
        </w:rPr>
        <w:annotationRef/>
      </w:r>
      <w:r>
        <w:t>Approached? What does this vs mean?</w:t>
      </w:r>
    </w:p>
  </w:comment>
  <w:comment w:id="1613" w:author="Windows User" w:date="2015-10-30T08:56:00Z" w:initials="WU">
    <w:p w14:paraId="329416E7" w14:textId="77777777" w:rsidR="00F71B79" w:rsidRPr="00035775" w:rsidRDefault="00F71B7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19" w:author="Windows User" w:date="2015-10-30T08:56:00Z" w:initials="WU">
    <w:p w14:paraId="763F73BB" w14:textId="77777777" w:rsidR="00F71B79" w:rsidRDefault="00F71B79">
      <w:pPr>
        <w:pStyle w:val="CommentText"/>
      </w:pPr>
      <w:r>
        <w:rPr>
          <w:rStyle w:val="CommentReference"/>
        </w:rPr>
        <w:annotationRef/>
      </w:r>
      <w:r>
        <w:t>Thoughts?</w:t>
      </w:r>
    </w:p>
  </w:comment>
  <w:comment w:id="1640" w:author="Windows User" w:date="2015-10-30T08:56:00Z" w:initials="WU">
    <w:p w14:paraId="7B47C8A3" w14:textId="77777777" w:rsidR="00F71B79" w:rsidRDefault="00F71B79">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75" w:author="Windows User" w:date="2015-10-30T08:56:00Z" w:initials="WU">
    <w:p w14:paraId="0BE9113A" w14:textId="77777777" w:rsidR="00F71B79" w:rsidRDefault="00F71B79">
      <w:pPr>
        <w:pStyle w:val="CommentText"/>
      </w:pPr>
      <w:r>
        <w:rPr>
          <w:rStyle w:val="CommentReference"/>
        </w:rPr>
        <w:annotationRef/>
      </w:r>
      <w:r>
        <w:t>Completely different.</w:t>
      </w:r>
    </w:p>
  </w:comment>
  <w:comment w:id="1676" w:author="Windows User" w:date="2015-10-30T08:56:00Z" w:initials="WU">
    <w:p w14:paraId="074682DD" w14:textId="77777777" w:rsidR="00F71B79" w:rsidRDefault="00F71B79">
      <w:pPr>
        <w:pStyle w:val="CommentText"/>
      </w:pPr>
      <w:r>
        <w:rPr>
          <w:rStyle w:val="CommentReference"/>
        </w:rPr>
        <w:annotationRef/>
      </w:r>
      <w:r>
        <w:t>With or in?</w:t>
      </w:r>
    </w:p>
  </w:comment>
  <w:comment w:id="1677" w:author="Windows User" w:date="2015-10-30T08:56:00Z" w:initials="WU">
    <w:p w14:paraId="371712E1" w14:textId="77777777" w:rsidR="00F71B79" w:rsidRDefault="00F71B79">
      <w:pPr>
        <w:pStyle w:val="CommentText"/>
      </w:pPr>
      <w:r>
        <w:rPr>
          <w:rStyle w:val="CommentReference"/>
        </w:rPr>
        <w:annotationRef/>
      </w:r>
    </w:p>
  </w:comment>
  <w:comment w:id="1678" w:author="Windows User" w:date="2015-10-30T08:56:00Z" w:initials="WU">
    <w:p w14:paraId="0B3C1D3B" w14:textId="77777777" w:rsidR="00F71B79" w:rsidRDefault="00F71B79">
      <w:pPr>
        <w:pStyle w:val="CommentText"/>
      </w:pPr>
      <w:r>
        <w:rPr>
          <w:rStyle w:val="CommentReference"/>
        </w:rPr>
        <w:annotationRef/>
      </w:r>
      <w:r>
        <w:t>Sound or voice?</w:t>
      </w:r>
    </w:p>
  </w:comment>
  <w:comment w:id="1680" w:author="Windows User" w:date="2015-10-30T08:56:00Z" w:initials="WU">
    <w:p w14:paraId="1C3A0B98" w14:textId="77777777" w:rsidR="00F71B79" w:rsidRDefault="00F71B79">
      <w:pPr>
        <w:pStyle w:val="CommentText"/>
      </w:pPr>
      <w:r>
        <w:rPr>
          <w:rStyle w:val="CommentReference"/>
        </w:rPr>
        <w:annotationRef/>
      </w:r>
      <w:r>
        <w:t>Open to suggetions.</w:t>
      </w:r>
    </w:p>
  </w:comment>
  <w:comment w:id="1681" w:author="Windows User" w:date="2015-10-30T08:56:00Z" w:initials="WU">
    <w:p w14:paraId="79DB91AB" w14:textId="77777777" w:rsidR="00F71B79" w:rsidRDefault="00F71B79">
      <w:pPr>
        <w:pStyle w:val="CommentText"/>
      </w:pPr>
      <w:r>
        <w:rPr>
          <w:rStyle w:val="CommentReference"/>
        </w:rPr>
        <w:annotationRef/>
      </w:r>
      <w:r>
        <w:t>Before?</w:t>
      </w:r>
    </w:p>
  </w:comment>
  <w:comment w:id="1682" w:author="Windows User" w:date="2015-10-30T08:56:00Z" w:initials="WU">
    <w:p w14:paraId="777049F3" w14:textId="77777777" w:rsidR="00F71B79" w:rsidRDefault="00F71B79">
      <w:pPr>
        <w:pStyle w:val="CommentText"/>
      </w:pPr>
      <w:r>
        <w:rPr>
          <w:rStyle w:val="CommentReference"/>
        </w:rPr>
        <w:annotationRef/>
      </w:r>
      <w:r>
        <w:t>Nations?</w:t>
      </w:r>
    </w:p>
  </w:comment>
  <w:comment w:id="1683" w:author="Windows User" w:date="2015-10-30T08:56:00Z" w:initials="WU">
    <w:p w14:paraId="29D1E0CC" w14:textId="77777777" w:rsidR="00F71B79" w:rsidRDefault="00F71B79">
      <w:pPr>
        <w:pStyle w:val="CommentText"/>
      </w:pPr>
      <w:r>
        <w:rPr>
          <w:rStyle w:val="CommentReference"/>
        </w:rPr>
        <w:annotationRef/>
      </w:r>
      <w:r>
        <w:t>?</w:t>
      </w:r>
    </w:p>
  </w:comment>
  <w:comment w:id="1724" w:author="Windows User" w:date="2015-10-30T08:56:00Z" w:initials="WU">
    <w:p w14:paraId="73A9ACC7" w14:textId="77777777" w:rsidR="00F71B79" w:rsidRDefault="00F71B79">
      <w:pPr>
        <w:pStyle w:val="CommentText"/>
      </w:pPr>
      <w:r>
        <w:rPr>
          <w:rStyle w:val="CommentReference"/>
        </w:rPr>
        <w:annotationRef/>
      </w:r>
      <w:r>
        <w:t>?</w:t>
      </w:r>
    </w:p>
  </w:comment>
  <w:comment w:id="1731" w:author="Windows User" w:date="2015-10-30T08:56:00Z" w:initials="WU">
    <w:p w14:paraId="4F5630C0" w14:textId="77777777" w:rsidR="00F71B79" w:rsidRDefault="00F71B79">
      <w:pPr>
        <w:pStyle w:val="CommentText"/>
      </w:pPr>
      <w:r>
        <w:rPr>
          <w:rStyle w:val="CommentReference"/>
        </w:rPr>
        <w:annotationRef/>
      </w:r>
      <w:r>
        <w:t>Abba Noub, abanoub, Apa Noub, Apnoub?</w:t>
      </w:r>
    </w:p>
  </w:comment>
  <w:comment w:id="1732" w:author="Windows User" w:date="2015-10-30T08:56:00Z" w:initials="WU">
    <w:p w14:paraId="3899034D" w14:textId="77777777" w:rsidR="00F71B79" w:rsidRDefault="00F71B79">
      <w:pPr>
        <w:pStyle w:val="CommentText"/>
      </w:pPr>
      <w:r>
        <w:rPr>
          <w:rStyle w:val="CommentReference"/>
        </w:rPr>
        <w:annotationRef/>
      </w:r>
      <w:r>
        <w:t>Upright, or orthodox?</w:t>
      </w:r>
    </w:p>
  </w:comment>
  <w:comment w:id="1741" w:author="Windows User" w:date="2015-10-30T08:56:00Z" w:initials="WU">
    <w:p w14:paraId="61207ABC" w14:textId="77777777" w:rsidR="00F71B79" w:rsidRDefault="00F71B79">
      <w:pPr>
        <w:pStyle w:val="CommentText"/>
      </w:pPr>
      <w:r>
        <w:rPr>
          <w:rStyle w:val="CommentReference"/>
        </w:rPr>
        <w:annotationRef/>
      </w:r>
      <w:r>
        <w:t>Are we going with ti agia = saint and ti ethowab = the holy?</w:t>
      </w:r>
    </w:p>
  </w:comment>
  <w:comment w:id="1763" w:author="Windows User" w:date="2015-11-18T20:43:00Z" w:initials="WU">
    <w:p w14:paraId="08613E46" w14:textId="00F90E8C" w:rsidR="00F71B79" w:rsidRDefault="00F71B79">
      <w:pPr>
        <w:pStyle w:val="CommentText"/>
      </w:pPr>
      <w:r>
        <w:rPr>
          <w:rStyle w:val="CommentReference"/>
        </w:rPr>
        <w:annotationRef/>
      </w:r>
      <w:r>
        <w:t>Is this for Adam days? Or just Sundays?</w:t>
      </w:r>
    </w:p>
  </w:comment>
  <w:comment w:id="1764" w:author="Windows User" w:date="2015-11-18T20:38:00Z" w:initials="WU">
    <w:p w14:paraId="43F9C3B7" w14:textId="77777777" w:rsidR="00F71B79" w:rsidRDefault="00F71B79">
      <w:pPr>
        <w:pStyle w:val="CommentText"/>
      </w:pPr>
      <w:r>
        <w:rPr>
          <w:rStyle w:val="CommentReference"/>
        </w:rPr>
        <w:annotationRef/>
      </w:r>
      <w:r>
        <w:t>What does this mean? I feel like we put something else somewhere else</w:t>
      </w:r>
    </w:p>
  </w:comment>
  <w:comment w:id="1766" w:author="Windows User" w:date="2015-11-19T22:12:00Z" w:initials="WU">
    <w:p w14:paraId="79F037D4" w14:textId="77777777" w:rsidR="00F71B79" w:rsidRDefault="00F71B79">
      <w:pPr>
        <w:pStyle w:val="CommentText"/>
      </w:pPr>
      <w:r>
        <w:rPr>
          <w:rStyle w:val="CommentReference"/>
        </w:rPr>
        <w:annotationRef/>
      </w:r>
      <w:r>
        <w:t>Theotokos forever, or ever-Theotokos?</w:t>
      </w:r>
    </w:p>
  </w:comment>
  <w:comment w:id="1767" w:author="Windows User" w:date="2015-11-19T22:12:00Z" w:initials="WU">
    <w:p w14:paraId="7E2C6DDB" w14:textId="77777777" w:rsidR="00F71B79" w:rsidRDefault="00F71B79">
      <w:pPr>
        <w:pStyle w:val="CommentText"/>
      </w:pPr>
      <w:r>
        <w:rPr>
          <w:rStyle w:val="CommentReference"/>
        </w:rPr>
        <w:annotationRef/>
      </w:r>
      <w:r>
        <w:t>What does this mean?</w:t>
      </w:r>
    </w:p>
  </w:comment>
  <w:comment w:id="1768" w:author="Windows User" w:date="2015-11-19T22:12:00Z" w:initials="WU">
    <w:p w14:paraId="71146019" w14:textId="77777777" w:rsidR="00F71B79" w:rsidRDefault="00F71B79">
      <w:pPr>
        <w:pStyle w:val="CommentText"/>
      </w:pPr>
      <w:r>
        <w:rPr>
          <w:rStyle w:val="CommentReference"/>
        </w:rPr>
        <w:annotationRef/>
      </w:r>
      <w:r>
        <w:t>What does this mean?</w:t>
      </w:r>
    </w:p>
  </w:comment>
  <w:comment w:id="1769" w:author="Windows User" w:date="2015-11-19T22:12:00Z" w:initials="WU">
    <w:p w14:paraId="24E4F57A" w14:textId="77777777" w:rsidR="00F71B79" w:rsidRDefault="00F71B79">
      <w:pPr>
        <w:pStyle w:val="CommentText"/>
      </w:pPr>
      <w:r>
        <w:rPr>
          <w:rStyle w:val="CommentReference"/>
        </w:rPr>
        <w:annotationRef/>
      </w:r>
      <w:r>
        <w:t>Praying or interceding?</w:t>
      </w:r>
    </w:p>
  </w:comment>
  <w:comment w:id="1787" w:author="Windows User" w:date="2015-10-30T08:56:00Z" w:initials="WU">
    <w:p w14:paraId="36116F5D" w14:textId="77777777" w:rsidR="00F71B79" w:rsidRPr="00F905FE" w:rsidRDefault="00F71B7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88" w:author="Windows User" w:date="2015-10-30T08:56:00Z" w:initials="WU">
    <w:p w14:paraId="55EA204B" w14:textId="77777777" w:rsidR="00F71B79" w:rsidRDefault="00F71B79">
      <w:pPr>
        <w:pStyle w:val="CommentText"/>
      </w:pPr>
      <w:r>
        <w:rPr>
          <w:rStyle w:val="CommentReference"/>
        </w:rPr>
        <w:annotationRef/>
      </w:r>
      <w:r>
        <w:t>Typo?</w:t>
      </w:r>
    </w:p>
  </w:comment>
  <w:comment w:id="1798" w:author="Brett Slote" w:date="2016-05-06T20:19:00Z" w:initials="BS">
    <w:p w14:paraId="2A94C5D4" w14:textId="77777777" w:rsidR="00F71B79" w:rsidRDefault="00F71B79" w:rsidP="00513E2D">
      <w:pPr>
        <w:pStyle w:val="CommentText"/>
      </w:pPr>
      <w:r>
        <w:rPr>
          <w:rStyle w:val="CommentReference"/>
        </w:rPr>
        <w:annotationRef/>
      </w:r>
      <w:r>
        <w:t>Check that this and next aren’t 101</w:t>
      </w:r>
    </w:p>
  </w:comment>
  <w:comment w:id="1854" w:author="Windows User" w:date="2015-10-30T08:56:00Z" w:initials="WU">
    <w:p w14:paraId="11E5D177" w14:textId="77777777" w:rsidR="00F71B79" w:rsidRPr="00DD5DBC" w:rsidRDefault="00F71B7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856" w:author="Windows User" w:date="2015-10-30T08:56:00Z" w:initials="WU">
    <w:p w14:paraId="38A16B24" w14:textId="77777777" w:rsidR="00F71B79" w:rsidRDefault="00F71B79">
      <w:pPr>
        <w:pStyle w:val="CommentText"/>
      </w:pPr>
      <w:r>
        <w:rPr>
          <w:rStyle w:val="CommentReference"/>
        </w:rPr>
        <w:annotationRef/>
      </w:r>
      <w:r>
        <w:t>What does the Coptic say?</w:t>
      </w:r>
    </w:p>
  </w:comment>
  <w:comment w:id="1857" w:author="Windows User" w:date="2015-10-30T08:56:00Z" w:initials="WU">
    <w:p w14:paraId="239824AA" w14:textId="77777777" w:rsidR="00F71B79" w:rsidRDefault="00F71B79">
      <w:pPr>
        <w:pStyle w:val="CommentText"/>
      </w:pPr>
      <w:r>
        <w:rPr>
          <w:rStyle w:val="CommentReference"/>
        </w:rPr>
        <w:annotationRef/>
      </w:r>
      <w:r>
        <w:t>What is being quoted? 2Cor 5?</w:t>
      </w:r>
    </w:p>
  </w:comment>
  <w:comment w:id="1860" w:author="Windows User" w:date="2015-10-30T08:56:00Z" w:initials="WU">
    <w:p w14:paraId="1EC34668" w14:textId="77777777" w:rsidR="00F71B79" w:rsidRDefault="00F71B79">
      <w:pPr>
        <w:pStyle w:val="CommentText"/>
      </w:pPr>
      <w:r>
        <w:rPr>
          <w:rStyle w:val="CommentReference"/>
        </w:rPr>
        <w:annotationRef/>
      </w:r>
      <w:r>
        <w:t>This is clearly a late composition, bastardizing other hymns. “our father in heaven, the sinless one, with your good father…” right.</w:t>
      </w:r>
    </w:p>
  </w:comment>
  <w:comment w:id="1861" w:author="Windows User" w:date="2015-10-30T08:56:00Z" w:initials="WU">
    <w:p w14:paraId="4470C38C" w14:textId="77777777" w:rsidR="00F71B79" w:rsidRDefault="00F71B79">
      <w:pPr>
        <w:pStyle w:val="CommentText"/>
      </w:pPr>
      <w:r>
        <w:rPr>
          <w:rStyle w:val="CommentReference"/>
        </w:rPr>
        <w:annotationRef/>
      </w:r>
      <w:r>
        <w:t>Coptic is different from previous verse. What should English be?</w:t>
      </w:r>
    </w:p>
  </w:comment>
  <w:comment w:id="1862" w:author="Windows User" w:date="2015-10-30T08:56:00Z" w:initials="WU">
    <w:p w14:paraId="350A9B71" w14:textId="77777777" w:rsidR="00F71B79" w:rsidRDefault="00F71B79">
      <w:pPr>
        <w:pStyle w:val="CommentText"/>
      </w:pPr>
      <w:r>
        <w:rPr>
          <w:rStyle w:val="CommentReference"/>
        </w:rPr>
        <w:annotationRef/>
      </w:r>
      <w:r>
        <w:t>Or athletes? Or athletic martyrs?</w:t>
      </w:r>
    </w:p>
  </w:comment>
  <w:comment w:id="1863" w:author="Windows User" w:date="2015-10-30T08:56:00Z" w:initials="WU">
    <w:p w14:paraId="72F9FFC3" w14:textId="77777777" w:rsidR="00F71B79" w:rsidRDefault="00F71B79">
      <w:pPr>
        <w:pStyle w:val="CommentText"/>
      </w:pPr>
      <w:r>
        <w:rPr>
          <w:rStyle w:val="CommentReference"/>
        </w:rPr>
        <w:annotationRef/>
      </w:r>
      <w:r>
        <w:t>Or of the martyrs?</w:t>
      </w:r>
    </w:p>
  </w:comment>
  <w:comment w:id="1864" w:author="Windows User" w:date="2015-10-30T08:56:00Z" w:initials="WU">
    <w:p w14:paraId="7BD5C124" w14:textId="77777777" w:rsidR="00F71B79" w:rsidRDefault="00F71B79">
      <w:pPr>
        <w:pStyle w:val="CommentText"/>
      </w:pPr>
      <w:r>
        <w:rPr>
          <w:rStyle w:val="CommentReference"/>
        </w:rPr>
        <w:annotationRef/>
      </w:r>
      <w:r>
        <w:t>Carries or lifts?</w:t>
      </w:r>
    </w:p>
  </w:comment>
  <w:comment w:id="1865" w:author="Windows User" w:date="2015-10-30T08:56:00Z" w:initials="WU">
    <w:p w14:paraId="525F7218" w14:textId="77777777" w:rsidR="00F71B79" w:rsidRDefault="00F71B79">
      <w:pPr>
        <w:pStyle w:val="CommentText"/>
      </w:pPr>
      <w:r>
        <w:rPr>
          <w:rStyle w:val="CommentReference"/>
        </w:rPr>
        <w:annotationRef/>
      </w:r>
      <w:r>
        <w:t>Churches?</w:t>
      </w:r>
    </w:p>
    <w:p w14:paraId="32A8F1D7" w14:textId="77777777" w:rsidR="00F71B79" w:rsidRDefault="00F71B79">
      <w:pPr>
        <w:pStyle w:val="CommentText"/>
      </w:pPr>
    </w:p>
  </w:comment>
  <w:comment w:id="1866" w:author="Windows User" w:date="2015-10-30T08:56:00Z" w:initials="WU">
    <w:p w14:paraId="165286E5" w14:textId="77777777" w:rsidR="00F71B79" w:rsidRDefault="00F71B79">
      <w:pPr>
        <w:pStyle w:val="CommentText"/>
      </w:pPr>
      <w:r>
        <w:rPr>
          <w:rStyle w:val="CommentReference"/>
        </w:rPr>
        <w:annotationRef/>
      </w:r>
      <w:r>
        <w:t>End?</w:t>
      </w:r>
    </w:p>
  </w:comment>
  <w:comment w:id="1875" w:author="Windows User" w:date="2015-10-30T08:56:00Z" w:initials="WU">
    <w:p w14:paraId="770DC519" w14:textId="77777777" w:rsidR="00F71B79" w:rsidRDefault="00F71B79">
      <w:pPr>
        <w:pStyle w:val="CommentText"/>
      </w:pPr>
      <w:r>
        <w:rPr>
          <w:rStyle w:val="CommentReference"/>
        </w:rPr>
        <w:annotationRef/>
      </w:r>
      <w:r>
        <w:t>Or full stop. You are worthy of the glory,</w:t>
      </w:r>
    </w:p>
  </w:comment>
  <w:comment w:id="1881" w:author="Windows User" w:date="2015-10-30T08:56:00Z" w:initials="WU">
    <w:p w14:paraId="664F3BFA" w14:textId="77777777" w:rsidR="00F71B79" w:rsidRDefault="00F71B79">
      <w:pPr>
        <w:pStyle w:val="CommentText"/>
      </w:pPr>
      <w:r>
        <w:rPr>
          <w:rStyle w:val="CommentReference"/>
        </w:rPr>
        <w:annotationRef/>
      </w:r>
      <w:r>
        <w:t>?</w:t>
      </w:r>
    </w:p>
  </w:comment>
  <w:comment w:id="1884" w:author="Windows User" w:date="2015-10-30T08:56:00Z" w:initials="WU">
    <w:p w14:paraId="08BCD53E" w14:textId="77777777" w:rsidR="00F71B79" w:rsidRDefault="00F71B79">
      <w:pPr>
        <w:pStyle w:val="CommentText"/>
      </w:pPr>
      <w:r>
        <w:rPr>
          <w:rStyle w:val="CommentReference"/>
        </w:rPr>
        <w:annotationRef/>
      </w:r>
      <w:r>
        <w:t>Is? Or will be? Exalted, or highly exalted?</w:t>
      </w:r>
    </w:p>
  </w:comment>
  <w:comment w:id="1886" w:author="Windows User" w:date="2015-10-30T08:56:00Z" w:initials="WU">
    <w:p w14:paraId="4F4D62D2" w14:textId="77777777" w:rsidR="00F71B79" w:rsidRDefault="00F71B79">
      <w:pPr>
        <w:pStyle w:val="CommentText"/>
      </w:pPr>
      <w:r>
        <w:rPr>
          <w:rStyle w:val="CommentReference"/>
        </w:rPr>
        <w:annotationRef/>
      </w:r>
      <w:r>
        <w:t>Bring or offer</w:t>
      </w:r>
    </w:p>
  </w:comment>
  <w:comment w:id="1887" w:author="Windows User" w:date="2015-10-30T08:56:00Z" w:initials="WU">
    <w:p w14:paraId="66D4EE13" w14:textId="77777777" w:rsidR="00F71B79" w:rsidRDefault="00F71B79">
      <w:pPr>
        <w:pStyle w:val="CommentText"/>
      </w:pPr>
      <w:r>
        <w:rPr>
          <w:rStyle w:val="CommentReference"/>
        </w:rPr>
        <w:annotationRef/>
      </w:r>
      <w:r>
        <w:t>Spelling?</w:t>
      </w:r>
    </w:p>
  </w:comment>
  <w:comment w:id="1893" w:author="Windows User" w:date="2015-11-17T22:12:00Z" w:initials="WU">
    <w:p w14:paraId="412F0631" w14:textId="77777777" w:rsidR="00F71B79" w:rsidRDefault="00F71B79">
      <w:pPr>
        <w:pStyle w:val="CommentText"/>
      </w:pPr>
      <w:r>
        <w:rPr>
          <w:rStyle w:val="CommentReference"/>
        </w:rPr>
        <w:annotationRef/>
      </w:r>
      <w:r>
        <w:t>Literally trampled, right? Or crushed?</w:t>
      </w:r>
    </w:p>
  </w:comment>
  <w:comment w:id="1894" w:author="Windows User" w:date="2015-11-17T22:12:00Z" w:initials="WU">
    <w:p w14:paraId="135DCC31" w14:textId="77777777" w:rsidR="00F71B79" w:rsidRDefault="00F71B79">
      <w:pPr>
        <w:pStyle w:val="CommentText"/>
      </w:pPr>
      <w:r>
        <w:rPr>
          <w:rStyle w:val="CommentReference"/>
        </w:rPr>
        <w:annotationRef/>
      </w:r>
      <w:r>
        <w:t>Authority? Might? Reign?</w:t>
      </w:r>
    </w:p>
  </w:comment>
  <w:comment w:id="1897" w:author="Windows User" w:date="2015-10-30T08:56:00Z" w:initials="WU">
    <w:p w14:paraId="11BE3C4D" w14:textId="77777777" w:rsidR="00F71B79" w:rsidRDefault="00F71B79">
      <w:pPr>
        <w:pStyle w:val="CommentText"/>
      </w:pPr>
      <w:r>
        <w:rPr>
          <w:rStyle w:val="CommentReference"/>
        </w:rPr>
        <w:annotationRef/>
      </w:r>
      <w:r>
        <w:t>Name or Holy Name?</w:t>
      </w:r>
    </w:p>
  </w:comment>
  <w:comment w:id="1907" w:author="Windows User" w:date="2015-10-30T08:56:00Z" w:initials="WU">
    <w:p w14:paraId="4A1C10F1" w14:textId="77777777" w:rsidR="00F71B79" w:rsidRDefault="00F71B79">
      <w:pPr>
        <w:pStyle w:val="CommentText"/>
      </w:pPr>
      <w:r>
        <w:rPr>
          <w:rStyle w:val="CommentReference"/>
        </w:rPr>
        <w:annotationRef/>
      </w:r>
      <w:r>
        <w:t>Christ or Jesus Christ?</w:t>
      </w:r>
    </w:p>
  </w:comment>
  <w:comment w:id="1913" w:author="Windows User" w:date="2015-10-30T08:56:00Z" w:initials="WU">
    <w:p w14:paraId="31C2C585" w14:textId="77777777" w:rsidR="00F71B79" w:rsidRDefault="00F71B79">
      <w:pPr>
        <w:pStyle w:val="CommentText"/>
      </w:pPr>
      <w:r>
        <w:rPr>
          <w:rStyle w:val="CommentReference"/>
        </w:rPr>
        <w:annotationRef/>
      </w:r>
      <w:r>
        <w:t>Name or Holy Name?</w:t>
      </w:r>
    </w:p>
  </w:comment>
  <w:comment w:id="1914" w:author="Windows User" w:date="2015-10-30T08:56:00Z" w:initials="WU">
    <w:p w14:paraId="18203C3C" w14:textId="77777777" w:rsidR="00F71B79" w:rsidRDefault="00F71B79">
      <w:pPr>
        <w:pStyle w:val="CommentText"/>
      </w:pPr>
      <w:r>
        <w:rPr>
          <w:rStyle w:val="CommentReference"/>
        </w:rPr>
        <w:annotationRef/>
      </w:r>
      <w:r>
        <w:t>To Him? Or by His might/power?</w:t>
      </w:r>
    </w:p>
  </w:comment>
  <w:comment w:id="1915" w:author="Windows User" w:date="2015-10-30T08:56:00Z" w:initials="WU">
    <w:p w14:paraId="27B39720" w14:textId="77777777" w:rsidR="00F71B79" w:rsidRDefault="00F71B79">
      <w:pPr>
        <w:pStyle w:val="CommentText"/>
      </w:pPr>
      <w:r>
        <w:rPr>
          <w:rStyle w:val="CommentReference"/>
        </w:rPr>
        <w:annotationRef/>
      </w:r>
      <w:r>
        <w:t>Might, or may?</w:t>
      </w:r>
    </w:p>
  </w:comment>
  <w:comment w:id="1916" w:author="Windows User" w:date="2015-10-30T08:56:00Z" w:initials="WU">
    <w:p w14:paraId="2FB96B7C" w14:textId="77777777" w:rsidR="00F71B79" w:rsidRDefault="00F71B79" w:rsidP="00F77A5B">
      <w:pPr>
        <w:pStyle w:val="CommentText"/>
      </w:pPr>
      <w:r>
        <w:rPr>
          <w:rStyle w:val="CommentReference"/>
        </w:rPr>
        <w:annotationRef/>
      </w:r>
      <w:r>
        <w:t>Christ or Jesus Christ?</w:t>
      </w:r>
    </w:p>
  </w:comment>
  <w:comment w:id="1919" w:author="Windows User" w:date="2015-10-30T08:56:00Z" w:initials="WU">
    <w:p w14:paraId="775D4B1C" w14:textId="77777777" w:rsidR="00F71B79" w:rsidRDefault="00F71B79">
      <w:pPr>
        <w:pStyle w:val="CommentText"/>
      </w:pPr>
      <w:r>
        <w:rPr>
          <w:rStyle w:val="CommentReference"/>
        </w:rPr>
        <w:annotationRef/>
      </w:r>
      <w:r>
        <w:t>Miracles?</w:t>
      </w:r>
    </w:p>
  </w:comment>
  <w:comment w:id="1925" w:author="Windows User" w:date="2015-10-30T08:56:00Z" w:initials="WU">
    <w:p w14:paraId="511773EC" w14:textId="77777777" w:rsidR="00F71B79" w:rsidRDefault="00F71B79">
      <w:pPr>
        <w:pStyle w:val="CommentText"/>
      </w:pPr>
      <w:r>
        <w:rPr>
          <w:rStyle w:val="CommentReference"/>
        </w:rPr>
        <w:annotationRef/>
      </w:r>
      <w:r>
        <w:t>Name or Holy Name?</w:t>
      </w:r>
    </w:p>
  </w:comment>
  <w:comment w:id="1926" w:author="Windows User" w:date="2015-10-30T08:56:00Z" w:initials="WU">
    <w:p w14:paraId="0BC6FD3A" w14:textId="77777777" w:rsidR="00F71B79" w:rsidRDefault="00F71B79">
      <w:pPr>
        <w:pStyle w:val="CommentText"/>
      </w:pPr>
      <w:r>
        <w:rPr>
          <w:rStyle w:val="CommentReference"/>
        </w:rPr>
        <w:annotationRef/>
      </w:r>
      <w:r>
        <w:t>To Him? Or by His might/power?</w:t>
      </w:r>
    </w:p>
  </w:comment>
  <w:comment w:id="1927" w:author="Windows User" w:date="2015-10-30T08:56:00Z" w:initials="WU">
    <w:p w14:paraId="6BED6166" w14:textId="77777777" w:rsidR="00F71B79" w:rsidRDefault="00F71B79">
      <w:pPr>
        <w:pStyle w:val="CommentText"/>
      </w:pPr>
      <w:r>
        <w:rPr>
          <w:rStyle w:val="CommentReference"/>
        </w:rPr>
        <w:annotationRef/>
      </w:r>
      <w:r>
        <w:t>Might, or may?</w:t>
      </w:r>
    </w:p>
  </w:comment>
  <w:comment w:id="1937" w:author="Windows User" w:date="2016-02-10T12:41:00Z" w:initials="WU">
    <w:p w14:paraId="1E6C57D4" w14:textId="77777777" w:rsidR="00F71B79" w:rsidRDefault="00F71B79"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28EDAA" w14:textId="77777777" w:rsidR="008F0F50" w:rsidRDefault="008F0F50" w:rsidP="006D61CA">
      <w:pPr>
        <w:spacing w:after="0" w:line="240" w:lineRule="auto"/>
      </w:pPr>
      <w:r>
        <w:separator/>
      </w:r>
    </w:p>
  </w:endnote>
  <w:endnote w:type="continuationSeparator" w:id="0">
    <w:p w14:paraId="5BA1D70B" w14:textId="77777777" w:rsidR="008F0F50" w:rsidRDefault="008F0F5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7C1A4DA4" w:rsidR="00F71B79" w:rsidRPr="004D6538" w:rsidRDefault="00F71B79"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0A632E">
      <w:rPr>
        <w:noProof/>
        <w:lang w:val="en-US"/>
      </w:rPr>
      <w:t>ii</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F71B79" w:rsidRPr="009654EE" w:rsidRDefault="00F71B79"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0F2DC050" w:rsidR="00F71B79" w:rsidRPr="009654EE" w:rsidRDefault="00F71B79"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0A632E">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44D19A51" w:rsidR="00F71B79" w:rsidRPr="006D61CA" w:rsidRDefault="00F71B7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A632E">
      <w:rPr>
        <w:noProof/>
        <w:lang w:val="en-US"/>
      </w:rPr>
      <w:t>5</w:t>
    </w:r>
    <w:r w:rsidRPr="006D61CA">
      <w:rPr>
        <w:lang w:val="en-US"/>
      </w:rPr>
      <w:fldChar w:fldCharType="end"/>
    </w:r>
  </w:p>
  <w:p w14:paraId="1546C8BA" w14:textId="77777777" w:rsidR="00F71B79" w:rsidRDefault="00F71B79"/>
  <w:p w14:paraId="578F45FC" w14:textId="77777777" w:rsidR="00F71B79" w:rsidRDefault="00F71B79"/>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499D27B2" w:rsidR="00F71B79" w:rsidRPr="006D61CA" w:rsidRDefault="00F71B7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A632E">
      <w:rPr>
        <w:noProof/>
        <w:lang w:val="en-US"/>
      </w:rPr>
      <w:t>945</w:t>
    </w:r>
    <w:r w:rsidRPr="006D61CA">
      <w:rPr>
        <w:lang w:val="en-US"/>
      </w:rPr>
      <w:fldChar w:fldCharType="end"/>
    </w:r>
  </w:p>
  <w:p w14:paraId="6E3E0469" w14:textId="77777777" w:rsidR="00F71B79" w:rsidRDefault="00F71B79"/>
  <w:p w14:paraId="5C3C24E2" w14:textId="77777777" w:rsidR="00F71B79" w:rsidRDefault="00F71B79"/>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27A8AF08" w:rsidR="00F71B79" w:rsidRPr="004D6538" w:rsidRDefault="00F71B79"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0A632E">
      <w:rPr>
        <w:noProof/>
        <w:lang w:val="en-US"/>
      </w:rPr>
      <w:t>944</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CE95DC" w14:textId="77777777" w:rsidR="008F0F50" w:rsidRDefault="008F0F50" w:rsidP="006D61CA">
      <w:pPr>
        <w:spacing w:after="0" w:line="240" w:lineRule="auto"/>
      </w:pPr>
      <w:r>
        <w:separator/>
      </w:r>
    </w:p>
  </w:footnote>
  <w:footnote w:type="continuationSeparator" w:id="0">
    <w:p w14:paraId="2465C9ED" w14:textId="77777777" w:rsidR="008F0F50" w:rsidRDefault="008F0F50" w:rsidP="006D61CA">
      <w:pPr>
        <w:spacing w:after="0" w:line="240" w:lineRule="auto"/>
      </w:pPr>
      <w:r>
        <w:continuationSeparator/>
      </w:r>
    </w:p>
  </w:footnote>
  <w:footnote w:id="1">
    <w:p w14:paraId="1854ACC6" w14:textId="57C6305A" w:rsidR="00F71B79" w:rsidRDefault="00F71B79"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F71B79" w:rsidRDefault="00F71B79" w:rsidP="00F94412">
      <w:pPr>
        <w:pStyle w:val="footnote"/>
      </w:pPr>
      <w:r>
        <w:rPr>
          <w:rStyle w:val="FootnoteReference"/>
        </w:rPr>
        <w:footnoteRef/>
      </w:r>
      <w:r>
        <w:t xml:space="preserve"> [JS] or “assemblies”</w:t>
      </w:r>
    </w:p>
  </w:footnote>
  <w:footnote w:id="3">
    <w:p w14:paraId="5E4DFE5E" w14:textId="69B73039" w:rsidR="00F71B79" w:rsidRPr="00926B87" w:rsidRDefault="00F71B79"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F71B79" w:rsidRDefault="00F71B79" w:rsidP="00031314">
      <w:pPr>
        <w:pStyle w:val="footnote"/>
      </w:pPr>
    </w:p>
  </w:footnote>
  <w:footnote w:id="4">
    <w:p w14:paraId="5EDE2D3A" w14:textId="77777777" w:rsidR="00F71B79" w:rsidRDefault="00F71B79"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F71B79" w:rsidRDefault="00F71B79" w:rsidP="00323889">
      <w:pPr>
        <w:pStyle w:val="footnote"/>
      </w:pPr>
      <w:r>
        <w:rPr>
          <w:rStyle w:val="FootnoteReference"/>
        </w:rPr>
        <w:footnoteRef/>
      </w:r>
      <w:r>
        <w:t xml:space="preserve"> Or “The Lord’s Annointed”</w:t>
      </w:r>
    </w:p>
  </w:footnote>
  <w:footnote w:id="6">
    <w:p w14:paraId="31BBF667" w14:textId="77777777" w:rsidR="00F71B79" w:rsidRPr="00926B87" w:rsidRDefault="00F71B79"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F71B79" w:rsidRDefault="00F71B79" w:rsidP="00441BAC">
      <w:pPr>
        <w:pStyle w:val="footnote"/>
      </w:pPr>
    </w:p>
  </w:footnote>
  <w:footnote w:id="7">
    <w:p w14:paraId="580FAEDD" w14:textId="77777777" w:rsidR="00F71B79" w:rsidRDefault="00F71B79" w:rsidP="00130E47">
      <w:pPr>
        <w:pStyle w:val="footnote"/>
      </w:pPr>
      <w:r>
        <w:rPr>
          <w:rStyle w:val="FootnoteReference"/>
        </w:rPr>
        <w:footnoteRef/>
      </w:r>
      <w:r>
        <w:t xml:space="preserve"> Or “The Lord’s Annointed”</w:t>
      </w:r>
    </w:p>
  </w:footnote>
  <w:footnote w:id="8">
    <w:p w14:paraId="74D64774" w14:textId="4A8F239B" w:rsidR="00F71B79" w:rsidRDefault="00F71B79"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F71B79" w:rsidRDefault="00F71B79"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F71B79" w:rsidRDefault="00F71B79"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F71B79" w:rsidRDefault="00F71B79" w:rsidP="00485E0C">
      <w:pPr>
        <w:pStyle w:val="footnote"/>
      </w:pPr>
      <w:r>
        <w:rPr>
          <w:rStyle w:val="FootnoteReference"/>
          <w:rFonts w:cs="@MingLiU"/>
          <w:szCs w:val="18"/>
        </w:rPr>
        <w:footnoteRef/>
      </w:r>
      <w:r w:rsidRPr="003C6041">
        <w:t>Literally, unbroken fence</w:t>
      </w:r>
    </w:p>
  </w:footnote>
  <w:footnote w:id="12">
    <w:p w14:paraId="7C2A9DE8" w14:textId="15E62972" w:rsidR="00F71B79" w:rsidRDefault="00F71B79"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F71B79" w:rsidRDefault="00F71B79"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F71B79" w:rsidRDefault="00F71B79"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F71B79" w:rsidRDefault="00F71B79"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F71B79" w:rsidRDefault="00F71B79" w:rsidP="006800D4">
      <w:pPr>
        <w:pStyle w:val="footnote"/>
      </w:pPr>
      <w:r>
        <w:rPr>
          <w:rStyle w:val="FootnoteReference"/>
        </w:rPr>
        <w:footnoteRef/>
      </w:r>
      <w:r>
        <w:t xml:space="preserve"> Or ‘Unique’</w:t>
      </w:r>
    </w:p>
  </w:footnote>
  <w:footnote w:id="17">
    <w:p w14:paraId="4D9AA31B" w14:textId="77777777" w:rsidR="00F71B79" w:rsidRDefault="00F71B79"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F71B79" w:rsidRDefault="00F71B79"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F71B79" w:rsidRDefault="00F71B79"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F71B79" w:rsidRDefault="00F71B79"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F71B79" w:rsidRDefault="00F71B79"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F71B79" w:rsidRDefault="00F71B79"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F71B79" w:rsidRDefault="00F71B79"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F71B79" w:rsidRDefault="00F71B79"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F71B79" w:rsidRPr="004A3E27" w:rsidRDefault="00F71B79"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F71B79" w:rsidRPr="004A3E27" w:rsidRDefault="00F71B79"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F71B79" w:rsidRPr="004A3E27" w:rsidRDefault="00F71B79"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F71B79" w:rsidRPr="004A3E27" w:rsidRDefault="00F71B79"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F71B79" w:rsidRDefault="00F71B79"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F71B79" w:rsidRPr="004A3E27" w:rsidRDefault="00F71B79"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F71B79" w:rsidRPr="004A3E27" w:rsidRDefault="00F71B79"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F71B79" w:rsidRPr="004A3E27" w:rsidRDefault="00F71B79"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F71B79" w:rsidRDefault="00F71B79" w:rsidP="00AC01E8">
      <w:pPr>
        <w:pStyle w:val="footnote"/>
      </w:pPr>
      <w:r>
        <w:rPr>
          <w:rStyle w:val="FootnoteReference"/>
        </w:rPr>
        <w:footnoteRef/>
      </w:r>
      <w:r>
        <w:t xml:space="preserve"> [JS] or “enlarged me”</w:t>
      </w:r>
    </w:p>
  </w:footnote>
  <w:footnote w:id="34">
    <w:p w14:paraId="369566FF" w14:textId="769E6598" w:rsidR="00F71B79" w:rsidRPr="004A3E27" w:rsidRDefault="00F71B79"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F71B79" w:rsidRPr="004A3E27" w:rsidRDefault="00F71B79"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F71B79" w:rsidRPr="004A3E27" w:rsidRDefault="00F71B79"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F71B79" w:rsidRPr="004A3E27" w:rsidRDefault="00F71B79"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F71B79" w:rsidRDefault="00F71B79" w:rsidP="00AC01E8">
      <w:pPr>
        <w:pStyle w:val="footnote"/>
      </w:pPr>
      <w:r>
        <w:rPr>
          <w:rStyle w:val="FootnoteReference"/>
        </w:rPr>
        <w:footnoteRef/>
      </w:r>
      <w:r>
        <w:t xml:space="preserve"> [JS] literally, “face”</w:t>
      </w:r>
    </w:p>
  </w:footnote>
  <w:footnote w:id="39">
    <w:p w14:paraId="4A85A605" w14:textId="3B66CCF4" w:rsidR="00F71B79" w:rsidRDefault="00F71B79"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F71B79" w:rsidRPr="004A3E27" w:rsidRDefault="00F71B79"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F71B79" w:rsidRPr="004A3E27" w:rsidRDefault="00F71B79"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F71B79" w:rsidRDefault="00F71B79" w:rsidP="00FE33CB">
      <w:pPr>
        <w:pStyle w:val="footnote"/>
      </w:pPr>
      <w:r>
        <w:rPr>
          <w:rStyle w:val="FootnoteReference"/>
        </w:rPr>
        <w:footnoteRef/>
      </w:r>
      <w:r>
        <w:t xml:space="preserve"> [JS] or “and You will see me.”</w:t>
      </w:r>
    </w:p>
  </w:footnote>
  <w:footnote w:id="43">
    <w:p w14:paraId="2738F1D2" w14:textId="121829F4" w:rsidR="00F71B79" w:rsidRDefault="00F71B79" w:rsidP="00DC2AAA">
      <w:pPr>
        <w:pStyle w:val="footnote"/>
      </w:pPr>
      <w:r>
        <w:rPr>
          <w:rStyle w:val="FootnoteReference"/>
        </w:rPr>
        <w:footnoteRef/>
      </w:r>
      <w:r>
        <w:t xml:space="preserve"> [JS] or lawlessness</w:t>
      </w:r>
    </w:p>
  </w:footnote>
  <w:footnote w:id="44">
    <w:p w14:paraId="0C722E17" w14:textId="0C245CCD" w:rsidR="00F71B79" w:rsidRDefault="00F71B79" w:rsidP="00423962">
      <w:pPr>
        <w:pStyle w:val="footnote"/>
      </w:pPr>
      <w:r>
        <w:rPr>
          <w:rStyle w:val="FootnoteReference"/>
        </w:rPr>
        <w:footnoteRef/>
      </w:r>
      <w:r>
        <w:t xml:space="preserve"> [JS] “do obeisance”, “worship”, referring to the physical act</w:t>
      </w:r>
    </w:p>
  </w:footnote>
  <w:footnote w:id="45">
    <w:p w14:paraId="673FFF4D" w14:textId="4AC67C07" w:rsidR="00F71B79" w:rsidRPr="004A3E27" w:rsidRDefault="00F71B79"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F71B79" w:rsidRDefault="00F71B79"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F71B79" w:rsidRPr="004A3E27" w:rsidRDefault="00F71B79"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F71B79" w:rsidRPr="004A3E27" w:rsidRDefault="00F71B79"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F71B79" w:rsidRDefault="00F71B79" w:rsidP="00530F84">
      <w:pPr>
        <w:pStyle w:val="footnote"/>
      </w:pPr>
      <w:r>
        <w:rPr>
          <w:rStyle w:val="FootnoteReference"/>
        </w:rPr>
        <w:footnoteRef/>
      </w:r>
      <w:r>
        <w:t xml:space="preserve"> [JS] or “give thanks”. The word conveys “thankfully confess with praise”</w:t>
      </w:r>
    </w:p>
  </w:footnote>
  <w:footnote w:id="50">
    <w:p w14:paraId="3C274CF7" w14:textId="753C99BC" w:rsidR="00F71B79" w:rsidRPr="004A3E27" w:rsidRDefault="00F71B79"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F71B79" w:rsidRDefault="00F71B79" w:rsidP="00530F84">
      <w:pPr>
        <w:pStyle w:val="footnote"/>
      </w:pPr>
      <w:r>
        <w:rPr>
          <w:rStyle w:val="FootnoteReference"/>
        </w:rPr>
        <w:footnoteRef/>
      </w:r>
      <w:r>
        <w:t xml:space="preserve"> [JS] Fr. Lazarus and Brenton interpolate “my enemy”</w:t>
      </w:r>
    </w:p>
  </w:footnote>
  <w:footnote w:id="52">
    <w:p w14:paraId="4AC07AFE" w14:textId="206B4893" w:rsidR="00F71B79" w:rsidRPr="004A3E27" w:rsidRDefault="00F71B79"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F71B79" w:rsidRPr="004A3E27" w:rsidRDefault="00F71B79" w:rsidP="00C06875">
      <w:pPr>
        <w:pStyle w:val="footnote"/>
      </w:pPr>
      <w:r w:rsidRPr="004A3E27">
        <w:rPr>
          <w:rStyle w:val="FootnoteReference"/>
        </w:rPr>
        <w:footnoteRef/>
      </w:r>
      <w:r w:rsidRPr="004A3E27">
        <w:t xml:space="preserve"> Empties fall (Ephes. 5:18).</w:t>
      </w:r>
    </w:p>
  </w:footnote>
  <w:footnote w:id="54">
    <w:p w14:paraId="5DDCA66E" w14:textId="77777777" w:rsidR="00F71B79" w:rsidRPr="004A3E27" w:rsidRDefault="00F71B79"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26E4EA7C" w14:textId="3620D0FC" w:rsidR="00F71B79" w:rsidRDefault="00F71B79" w:rsidP="008D6B7B">
      <w:pPr>
        <w:pStyle w:val="footnote"/>
      </w:pPr>
      <w:r>
        <w:rPr>
          <w:rStyle w:val="FootnoteReference"/>
        </w:rPr>
        <w:footnoteRef/>
      </w:r>
      <w:r>
        <w:t xml:space="preserve"> [JS] Fr. Athanasius has “therefore I will return on high.”</w:t>
      </w:r>
    </w:p>
  </w:footnote>
  <w:footnote w:id="56">
    <w:p w14:paraId="3FBE71C1" w14:textId="749D259D" w:rsidR="00F71B79" w:rsidRDefault="00F71B79" w:rsidP="00741EF6">
      <w:pPr>
        <w:pStyle w:val="footnote"/>
      </w:pPr>
      <w:r>
        <w:rPr>
          <w:rStyle w:val="FootnoteReference"/>
        </w:rPr>
        <w:footnoteRef/>
      </w:r>
      <w:r>
        <w:t xml:space="preserve"> [JS] or “give thanks to”, or “thankfully confess the Lord with Praise”</w:t>
      </w:r>
    </w:p>
  </w:footnote>
  <w:footnote w:id="57">
    <w:p w14:paraId="74E99F4D" w14:textId="77777777" w:rsidR="00F71B79" w:rsidRPr="004A3E27" w:rsidRDefault="00F71B79"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F71B79" w:rsidRPr="004A3E27" w:rsidRDefault="00F71B79" w:rsidP="00C06875">
      <w:pPr>
        <w:pStyle w:val="footnote"/>
      </w:pPr>
      <w:r w:rsidRPr="004A3E27">
        <w:rPr>
          <w:rStyle w:val="FootnoteReference"/>
        </w:rPr>
        <w:footnoteRef/>
      </w:r>
      <w:r w:rsidRPr="004A3E27">
        <w:t xml:space="preserve"> Mt. 21:16.</w:t>
      </w:r>
    </w:p>
  </w:footnote>
  <w:footnote w:id="59">
    <w:p w14:paraId="263154A0" w14:textId="77777777" w:rsidR="00F71B79" w:rsidRPr="004A3E27" w:rsidRDefault="00F71B79"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F71B79" w:rsidRPr="004A3E27" w:rsidRDefault="00F71B79" w:rsidP="00C06875">
      <w:pPr>
        <w:pStyle w:val="footnote"/>
      </w:pPr>
      <w:r w:rsidRPr="004A3E27">
        <w:rPr>
          <w:rStyle w:val="FootnoteReference"/>
        </w:rPr>
        <w:footnoteRef/>
      </w:r>
      <w:r w:rsidRPr="004A3E27">
        <w:t xml:space="preserve"> Heb. 2:6-8. The Sovereignty of the Son of Man (Messiah).</w:t>
      </w:r>
    </w:p>
  </w:footnote>
  <w:footnote w:id="61">
    <w:p w14:paraId="04C11CE1" w14:textId="67416AE0" w:rsidR="00F71B79" w:rsidRDefault="00F71B79" w:rsidP="00741EF6">
      <w:pPr>
        <w:pStyle w:val="footnote"/>
      </w:pPr>
      <w:r>
        <w:rPr>
          <w:rStyle w:val="FootnoteReference"/>
        </w:rPr>
        <w:footnoteRef/>
      </w:r>
      <w:r>
        <w:t xml:space="preserve"> [JS] or “thank”, “I will thankfully confess You with praise”</w:t>
      </w:r>
    </w:p>
  </w:footnote>
  <w:footnote w:id="62">
    <w:p w14:paraId="4A64FA1B" w14:textId="245FE10B" w:rsidR="00F71B79" w:rsidRDefault="00F71B79" w:rsidP="005C7C41">
      <w:pPr>
        <w:pStyle w:val="footnote"/>
      </w:pPr>
      <w:r>
        <w:rPr>
          <w:rStyle w:val="FootnoteReference"/>
        </w:rPr>
        <w:footnoteRef/>
      </w:r>
      <w:r>
        <w:t xml:space="preserve"> [JS] Or, “I will confess You with thanksgiving”</w:t>
      </w:r>
    </w:p>
  </w:footnote>
  <w:footnote w:id="63">
    <w:p w14:paraId="70996BAC" w14:textId="67EDD120" w:rsidR="00F71B79" w:rsidRDefault="00F71B79" w:rsidP="00741EF6">
      <w:pPr>
        <w:pStyle w:val="footnote"/>
      </w:pPr>
      <w:r>
        <w:rPr>
          <w:rStyle w:val="FootnoteReference"/>
        </w:rPr>
        <w:footnoteRef/>
      </w:r>
      <w:r>
        <w:t xml:space="preserve"> [JS] literally, “from before Your face”</w:t>
      </w:r>
    </w:p>
  </w:footnote>
  <w:footnote w:id="64">
    <w:p w14:paraId="1EEFD7A1" w14:textId="55BF803F" w:rsidR="00F71B79" w:rsidRPr="004A3E27" w:rsidRDefault="00F71B79"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5">
    <w:p w14:paraId="722FF076" w14:textId="77777777" w:rsidR="00F71B79" w:rsidRPr="004A3E27" w:rsidRDefault="00F71B79"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6">
    <w:p w14:paraId="3428C8D1" w14:textId="77777777" w:rsidR="00F71B79" w:rsidRPr="004A3E27" w:rsidRDefault="00F71B79"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7">
    <w:p w14:paraId="1BACCDC6" w14:textId="77777777" w:rsidR="00F71B79" w:rsidRPr="004A3E27" w:rsidRDefault="00F71B79"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8">
    <w:p w14:paraId="35D4643B" w14:textId="1AD327CF" w:rsidR="00F71B79" w:rsidRDefault="00F71B79" w:rsidP="00AF711D">
      <w:pPr>
        <w:pStyle w:val="footnote"/>
      </w:pPr>
      <w:r>
        <w:rPr>
          <w:rStyle w:val="FootnoteReference"/>
        </w:rPr>
        <w:footnoteRef/>
      </w:r>
      <w:r>
        <w:t xml:space="preserve"> [JS] literally, “arm”</w:t>
      </w:r>
    </w:p>
  </w:footnote>
  <w:footnote w:id="69">
    <w:p w14:paraId="4F5EE238" w14:textId="67FB8443" w:rsidR="00F71B79" w:rsidRPr="004A3E27" w:rsidRDefault="00F71B79" w:rsidP="00BD5BBE">
      <w:pPr>
        <w:pStyle w:val="footnote"/>
      </w:pPr>
      <w:r w:rsidRPr="004A3E27">
        <w:rPr>
          <w:rStyle w:val="FootnoteReference"/>
        </w:rPr>
        <w:footnoteRef/>
      </w:r>
      <w:r w:rsidRPr="004A3E27">
        <w:t xml:space="preserve"> </w:t>
      </w:r>
      <w:r>
        <w:t>cf</w:t>
      </w:r>
      <w:r w:rsidRPr="004A3E27">
        <w:t>. 2 Cor. 6:16; 1 Cor. 6:19.</w:t>
      </w:r>
    </w:p>
  </w:footnote>
  <w:footnote w:id="70">
    <w:p w14:paraId="06196E84" w14:textId="25C20E1B" w:rsidR="00F71B79" w:rsidRPr="004A3E27" w:rsidRDefault="00F71B79" w:rsidP="00BD5BBE">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1">
    <w:p w14:paraId="18B16E36" w14:textId="67403665" w:rsidR="00F71B79" w:rsidRPr="004A3E27" w:rsidRDefault="00F71B79"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2">
    <w:p w14:paraId="11679EA7" w14:textId="08137300" w:rsidR="00F71B79" w:rsidRDefault="00F71B79"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3">
    <w:p w14:paraId="6D7546C6" w14:textId="173E810C" w:rsidR="00F71B79" w:rsidRDefault="00F71B79" w:rsidP="003F1DDB">
      <w:pPr>
        <w:pStyle w:val="footnote"/>
      </w:pPr>
      <w:r>
        <w:rPr>
          <w:rStyle w:val="FootnoteReference"/>
        </w:rPr>
        <w:footnoteRef/>
      </w:r>
      <w:r>
        <w:t xml:space="preserve"> [JS] from Fr. Athanasius</w:t>
      </w:r>
    </w:p>
  </w:footnote>
  <w:footnote w:id="74">
    <w:p w14:paraId="69DDC031" w14:textId="072B35A0" w:rsidR="00F71B79" w:rsidRPr="004A3E27" w:rsidRDefault="00F71B79"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5">
    <w:p w14:paraId="7B2308F0" w14:textId="163ED086" w:rsidR="00F71B79" w:rsidRPr="004A3E27" w:rsidRDefault="00F71B79"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6">
    <w:p w14:paraId="0A1AEA09" w14:textId="719947E0" w:rsidR="00F71B79" w:rsidRPr="004A3E27" w:rsidRDefault="00F71B79"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7">
    <w:p w14:paraId="4590FEB6" w14:textId="77777777" w:rsidR="00F71B79" w:rsidRPr="004A3E27" w:rsidRDefault="00F71B79" w:rsidP="00BD5BBE">
      <w:pPr>
        <w:pStyle w:val="footnote"/>
      </w:pPr>
      <w:r w:rsidRPr="004A3E27">
        <w:rPr>
          <w:rStyle w:val="FootnoteReference"/>
        </w:rPr>
        <w:footnoteRef/>
      </w:r>
      <w:r w:rsidRPr="004A3E27">
        <w:t xml:space="preserve"> At: </w:t>
      </w:r>
      <w:r w:rsidRPr="004A3E27">
        <w:rPr>
          <w:i/>
        </w:rPr>
        <w:t>or</w:t>
      </w:r>
      <w:r w:rsidRPr="004A3E27">
        <w:t>, In.</w:t>
      </w:r>
    </w:p>
  </w:footnote>
  <w:footnote w:id="78">
    <w:p w14:paraId="668862BB" w14:textId="77777777" w:rsidR="00F71B79" w:rsidRPr="004A3E27" w:rsidRDefault="00F71B79" w:rsidP="00BD5BBE">
      <w:pPr>
        <w:pStyle w:val="footnote"/>
      </w:pPr>
      <w:r w:rsidRPr="004A3E27">
        <w:rPr>
          <w:rStyle w:val="FootnoteReference"/>
        </w:rPr>
        <w:footnoteRef/>
      </w:r>
      <w:r w:rsidRPr="004A3E27">
        <w:t xml:space="preserve"> i.e. Hear Christ who intercedes on our behalf (1 Cor. 1:30; Rom. 8: 34).</w:t>
      </w:r>
    </w:p>
  </w:footnote>
  <w:footnote w:id="79">
    <w:p w14:paraId="6CFE3221" w14:textId="05261702" w:rsidR="00F71B79" w:rsidRPr="004A3E27" w:rsidRDefault="00F71B79" w:rsidP="007C28F0">
      <w:pPr>
        <w:pStyle w:val="footnote"/>
      </w:pPr>
      <w:r w:rsidRPr="004A3E27">
        <w:rPr>
          <w:rStyle w:val="FootnoteReference"/>
        </w:rPr>
        <w:footnoteRef/>
      </w:r>
      <w:r w:rsidRPr="004A3E27">
        <w:t xml:space="preserve"> </w:t>
      </w:r>
      <w:r>
        <w:t>cf</w:t>
      </w:r>
      <w:r w:rsidRPr="004A3E27">
        <w:t>. 2 Tim. 2:3, 12.</w:t>
      </w:r>
    </w:p>
  </w:footnote>
  <w:footnote w:id="80">
    <w:p w14:paraId="5F29B1F0" w14:textId="77777777" w:rsidR="00F71B79" w:rsidRPr="004A3E27" w:rsidRDefault="00F71B79"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1">
    <w:p w14:paraId="5D9C28AA" w14:textId="77777777" w:rsidR="00F71B79" w:rsidRPr="004A3E27" w:rsidRDefault="00F71B79" w:rsidP="00BD5BBE">
      <w:pPr>
        <w:pStyle w:val="footnote"/>
      </w:pPr>
      <w:r w:rsidRPr="004A3E27">
        <w:rPr>
          <w:rStyle w:val="FootnoteReference"/>
        </w:rPr>
        <w:footnoteRef/>
      </w:r>
      <w:r w:rsidRPr="004A3E27">
        <w:t xml:space="preserve"> ‘They cast Me out of their city and now surround Me on the cross’ (St. Augustine).</w:t>
      </w:r>
    </w:p>
  </w:footnote>
  <w:footnote w:id="82">
    <w:p w14:paraId="664E4599" w14:textId="27F6D76B" w:rsidR="00F71B79" w:rsidRDefault="00F71B79"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3">
    <w:p w14:paraId="4AD0F1DA" w14:textId="77777777" w:rsidR="00F71B79" w:rsidRPr="004A3E27" w:rsidRDefault="00F71B79"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4">
    <w:p w14:paraId="1D6BB5F1" w14:textId="7BEDD296" w:rsidR="00F71B79" w:rsidRDefault="00F71B79" w:rsidP="00D47452">
      <w:pPr>
        <w:pStyle w:val="footnote"/>
      </w:pPr>
      <w:r>
        <w:rPr>
          <w:rStyle w:val="FootnoteReference"/>
        </w:rPr>
        <w:footnoteRef/>
      </w:r>
      <w:r>
        <w:t xml:space="preserve"> [JS] or “foundation”</w:t>
      </w:r>
    </w:p>
  </w:footnote>
  <w:footnote w:id="85">
    <w:p w14:paraId="3C5663F2" w14:textId="2A9D9C12" w:rsidR="00F71B79" w:rsidRDefault="00F71B79" w:rsidP="00D47452">
      <w:pPr>
        <w:pStyle w:val="footnote"/>
      </w:pPr>
      <w:r>
        <w:rPr>
          <w:rStyle w:val="FootnoteReference"/>
        </w:rPr>
        <w:footnoteRef/>
      </w:r>
      <w:r>
        <w:t xml:space="preserve"> [JS] Fr. Lazarus has “my saviour”. I.e. the power of my salvation, or the One with power to save me.</w:t>
      </w:r>
    </w:p>
  </w:footnote>
  <w:footnote w:id="86">
    <w:p w14:paraId="4CDB07D8" w14:textId="14188044" w:rsidR="00F71B79" w:rsidRPr="004A3E27" w:rsidRDefault="00F71B79" w:rsidP="00BD5BBE">
      <w:pPr>
        <w:pStyle w:val="footnote"/>
      </w:pPr>
      <w:r w:rsidRPr="004A3E27">
        <w:rPr>
          <w:rStyle w:val="FootnoteReference"/>
        </w:rPr>
        <w:footnoteRef/>
      </w:r>
      <w:r w:rsidRPr="004A3E27">
        <w:t xml:space="preserve"> </w:t>
      </w:r>
      <w:r>
        <w:t>Cf</w:t>
      </w:r>
      <w:r w:rsidRPr="004A3E27">
        <w:t>. Acts 2:24.</w:t>
      </w:r>
    </w:p>
  </w:footnote>
  <w:footnote w:id="87">
    <w:p w14:paraId="09C8C689" w14:textId="5B1E38B7" w:rsidR="00F71B79" w:rsidRPr="004A3E27" w:rsidRDefault="00F71B79" w:rsidP="00BD5BBE">
      <w:pPr>
        <w:pStyle w:val="footnote"/>
      </w:pPr>
      <w:r w:rsidRPr="004A3E27">
        <w:rPr>
          <w:rStyle w:val="FootnoteReference"/>
        </w:rPr>
        <w:footnoteRef/>
      </w:r>
      <w:r w:rsidRPr="004A3E27">
        <w:t xml:space="preserve"> </w:t>
      </w:r>
      <w:r>
        <w:t>cf</w:t>
      </w:r>
      <w:r w:rsidRPr="004A3E27">
        <w:t>. Exodus 9:23.</w:t>
      </w:r>
    </w:p>
  </w:footnote>
  <w:footnote w:id="88">
    <w:p w14:paraId="1AF95C05" w14:textId="4DAED5F3" w:rsidR="00F71B79" w:rsidRDefault="00F71B79" w:rsidP="00D47452">
      <w:pPr>
        <w:pStyle w:val="footnote"/>
      </w:pPr>
      <w:r>
        <w:rPr>
          <w:rStyle w:val="FootnoteReference"/>
        </w:rPr>
        <w:footnoteRef/>
      </w:r>
      <w:r>
        <w:t xml:space="preserve"> [JS] literally, “then the sptrings of water were seen/appeared”</w:t>
      </w:r>
    </w:p>
  </w:footnote>
  <w:footnote w:id="89">
    <w:p w14:paraId="767519CF" w14:textId="3A0C4171" w:rsidR="00F71B79" w:rsidRPr="004A3E27" w:rsidRDefault="00F71B79"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0">
    <w:p w14:paraId="056C0234" w14:textId="77777777" w:rsidR="00F71B79" w:rsidRPr="004A3E27" w:rsidRDefault="00F71B79" w:rsidP="00BD5BBE">
      <w:pPr>
        <w:pStyle w:val="footnote"/>
      </w:pPr>
      <w:r w:rsidRPr="004A3E27">
        <w:rPr>
          <w:rStyle w:val="FootnoteReference"/>
        </w:rPr>
        <w:footnoteRef/>
      </w:r>
      <w:r w:rsidRPr="004A3E27">
        <w:t xml:space="preserve"> Twist and wrestle (Gen. 32: 4). And he will untwist the twister and the twisted (144:15).</w:t>
      </w:r>
    </w:p>
  </w:footnote>
  <w:footnote w:id="91">
    <w:p w14:paraId="1B9D3CDD" w14:textId="1592BE4E" w:rsidR="00F71B79" w:rsidRPr="004A3E27" w:rsidRDefault="00F71B79" w:rsidP="00BD5BBE">
      <w:pPr>
        <w:pStyle w:val="footnote"/>
      </w:pPr>
      <w:r w:rsidRPr="004A3E27">
        <w:rPr>
          <w:rStyle w:val="FootnoteReference"/>
        </w:rPr>
        <w:footnoteRef/>
      </w:r>
      <w:r w:rsidRPr="004A3E27">
        <w:t xml:space="preserve"> </w:t>
      </w:r>
      <w:r>
        <w:t>cf</w:t>
      </w:r>
      <w:r w:rsidRPr="004A3E27">
        <w:t>. Rev. 21:23.</w:t>
      </w:r>
    </w:p>
  </w:footnote>
  <w:footnote w:id="92">
    <w:p w14:paraId="7A34B80F" w14:textId="77777777" w:rsidR="00F71B79" w:rsidRPr="004A3E27" w:rsidRDefault="00F71B79"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3">
    <w:p w14:paraId="5386061E" w14:textId="77777777" w:rsidR="00F71B79" w:rsidRPr="004A3E27" w:rsidRDefault="00F71B79"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4">
    <w:p w14:paraId="7F859200" w14:textId="0E8BB508" w:rsidR="00F71B79" w:rsidRDefault="00F71B79" w:rsidP="006303CE">
      <w:pPr>
        <w:pStyle w:val="footnote"/>
      </w:pPr>
      <w:r>
        <w:rPr>
          <w:rStyle w:val="FootnoteReference"/>
        </w:rPr>
        <w:footnoteRef/>
      </w:r>
      <w:r>
        <w:t xml:space="preserve"> [JS] or “give thanks to You”, or “thankfully confess You with praise”</w:t>
      </w:r>
    </w:p>
  </w:footnote>
  <w:footnote w:id="95">
    <w:p w14:paraId="57A591AD" w14:textId="5B4F539E" w:rsidR="00F71B79" w:rsidRPr="004A3E27" w:rsidRDefault="00F71B79"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6">
    <w:p w14:paraId="05D27F74" w14:textId="77777777" w:rsidR="00F71B79" w:rsidRPr="004A3E27" w:rsidRDefault="00F71B79"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7">
    <w:p w14:paraId="07D44CE8" w14:textId="682DE898" w:rsidR="00F71B79" w:rsidRDefault="00F71B79" w:rsidP="00D019CA">
      <w:pPr>
        <w:pStyle w:val="footnote"/>
      </w:pPr>
      <w:r>
        <w:rPr>
          <w:rStyle w:val="FootnoteReference"/>
        </w:rPr>
        <w:footnoteRef/>
      </w:r>
      <w:r>
        <w:t xml:space="preserve"> [JS] lit. day to day</w:t>
      </w:r>
    </w:p>
  </w:footnote>
  <w:footnote w:id="98">
    <w:p w14:paraId="4D739E0B" w14:textId="0FB443F5" w:rsidR="00F71B79" w:rsidRDefault="00F71B79" w:rsidP="00D019CA">
      <w:pPr>
        <w:pStyle w:val="footnote"/>
      </w:pPr>
      <w:r>
        <w:rPr>
          <w:rStyle w:val="FootnoteReference"/>
        </w:rPr>
        <w:footnoteRef/>
      </w:r>
      <w:r>
        <w:t xml:space="preserve"> [JS] Fr. Lazarus has “and no sound of them is heard.” And then prepends “yet” to the next vs.</w:t>
      </w:r>
    </w:p>
  </w:footnote>
  <w:footnote w:id="99">
    <w:p w14:paraId="7770444D" w14:textId="77777777" w:rsidR="00F71B79" w:rsidRPr="004A3E27" w:rsidRDefault="00F71B79" w:rsidP="00BD5BBE">
      <w:pPr>
        <w:pStyle w:val="footnote"/>
      </w:pPr>
      <w:r w:rsidRPr="004A3E27">
        <w:rPr>
          <w:rStyle w:val="FootnoteReference"/>
        </w:rPr>
        <w:footnoteRef/>
      </w:r>
      <w:r w:rsidRPr="004A3E27">
        <w:t xml:space="preserve"> Rom. 10:18.</w:t>
      </w:r>
    </w:p>
  </w:footnote>
  <w:footnote w:id="100">
    <w:p w14:paraId="774F183E" w14:textId="35452E5D" w:rsidR="00F71B79" w:rsidRDefault="00F71B79" w:rsidP="005E2409">
      <w:pPr>
        <w:pStyle w:val="footnote"/>
      </w:pPr>
      <w:r>
        <w:rPr>
          <w:rStyle w:val="FootnoteReference"/>
        </w:rPr>
        <w:footnoteRef/>
      </w:r>
      <w:r>
        <w:t xml:space="preserve"> [JS] Fr. Lazarus has “sanctuary”</w:t>
      </w:r>
    </w:p>
  </w:footnote>
  <w:footnote w:id="101">
    <w:p w14:paraId="28F942E6" w14:textId="353F357B" w:rsidR="00F71B79" w:rsidRPr="004A3E27" w:rsidRDefault="00F71B79" w:rsidP="00BD5BBE">
      <w:pPr>
        <w:pStyle w:val="footnote"/>
      </w:pPr>
      <w:r w:rsidRPr="004A3E27">
        <w:rPr>
          <w:rStyle w:val="FootnoteReference"/>
        </w:rPr>
        <w:footnoteRef/>
      </w:r>
      <w:r w:rsidRPr="004A3E27">
        <w:t xml:space="preserve"> </w:t>
      </w:r>
      <w:r>
        <w:t>cf</w:t>
      </w:r>
      <w:r w:rsidRPr="004A3E27">
        <w:t>. Ps. 88:38.</w:t>
      </w:r>
    </w:p>
  </w:footnote>
  <w:footnote w:id="102">
    <w:p w14:paraId="2DBF8356" w14:textId="76DCF8DE" w:rsidR="00F71B79" w:rsidRDefault="00F71B79" w:rsidP="005E2409">
      <w:pPr>
        <w:pStyle w:val="footnote"/>
      </w:pPr>
      <w:r>
        <w:rPr>
          <w:rStyle w:val="FootnoteReference"/>
        </w:rPr>
        <w:footnoteRef/>
      </w:r>
      <w:r>
        <w:t xml:space="preserve"> [JS] literally “giant”</w:t>
      </w:r>
    </w:p>
  </w:footnote>
  <w:footnote w:id="103">
    <w:p w14:paraId="4D5F61F1" w14:textId="397EFA8A" w:rsidR="00F71B79" w:rsidRDefault="00F71B79" w:rsidP="005E2409">
      <w:pPr>
        <w:pStyle w:val="footnote"/>
      </w:pPr>
      <w:r>
        <w:rPr>
          <w:rStyle w:val="FootnoteReference"/>
        </w:rPr>
        <w:footnoteRef/>
      </w:r>
      <w:r>
        <w:t xml:space="preserve"> [JS] or “it”</w:t>
      </w:r>
    </w:p>
  </w:footnote>
  <w:footnote w:id="104">
    <w:p w14:paraId="7D882E05" w14:textId="2F32DF97" w:rsidR="00F71B79" w:rsidRPr="004A3E27" w:rsidRDefault="00F71B79" w:rsidP="00BD5BBE">
      <w:pPr>
        <w:pStyle w:val="footnote"/>
      </w:pPr>
      <w:r w:rsidRPr="004A3E27">
        <w:rPr>
          <w:rStyle w:val="FootnoteReference"/>
        </w:rPr>
        <w:footnoteRef/>
      </w:r>
      <w:r w:rsidRPr="004A3E27">
        <w:t xml:space="preserve"> </w:t>
      </w:r>
      <w:r>
        <w:t>cf</w:t>
      </w:r>
      <w:r w:rsidRPr="004A3E27">
        <w:t>. Ps. 118:72.</w:t>
      </w:r>
    </w:p>
  </w:footnote>
  <w:footnote w:id="105">
    <w:p w14:paraId="6C5A660E" w14:textId="77777777" w:rsidR="00F71B79" w:rsidRPr="004A3E27" w:rsidRDefault="00F71B79"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6">
    <w:p w14:paraId="630A2B2F" w14:textId="0471B728" w:rsidR="00F71B79" w:rsidRPr="004A3E27" w:rsidRDefault="00F71B79"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7">
    <w:p w14:paraId="5268EBEE" w14:textId="2E7234AE" w:rsidR="00F71B79" w:rsidRDefault="00F71B79" w:rsidP="00223CB5">
      <w:pPr>
        <w:pStyle w:val="footnote"/>
      </w:pPr>
      <w:r>
        <w:rPr>
          <w:rStyle w:val="FootnoteReference"/>
        </w:rPr>
        <w:footnoteRef/>
      </w:r>
      <w:r>
        <w:t xml:space="preserve"> [JS] literally “holy place”.</w:t>
      </w:r>
    </w:p>
  </w:footnote>
  <w:footnote w:id="108">
    <w:p w14:paraId="383B4369" w14:textId="77D437E1" w:rsidR="00F71B79" w:rsidRDefault="00F71B79"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9">
    <w:p w14:paraId="18278CE8" w14:textId="798A67A6" w:rsidR="00F71B79" w:rsidRPr="004A3E27" w:rsidRDefault="00F71B79"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0">
    <w:p w14:paraId="0EFF903C" w14:textId="6B531BF6" w:rsidR="00F71B79" w:rsidRDefault="00F71B79" w:rsidP="002E647A">
      <w:pPr>
        <w:pStyle w:val="footnote"/>
      </w:pPr>
      <w:r>
        <w:rPr>
          <w:rStyle w:val="FootnoteReference"/>
        </w:rPr>
        <w:footnoteRef/>
      </w:r>
      <w:r>
        <w:t xml:space="preserve"> [JS] or “gone before him”, Fr. Athanasius has “overtaken him” (Liturgy of Tobi 1)</w:t>
      </w:r>
    </w:p>
  </w:footnote>
  <w:footnote w:id="111">
    <w:p w14:paraId="1559CF30" w14:textId="345B8878" w:rsidR="00F71B79" w:rsidRDefault="00F71B79" w:rsidP="00A10A86">
      <w:pPr>
        <w:pStyle w:val="footnote"/>
      </w:pPr>
      <w:r>
        <w:rPr>
          <w:rStyle w:val="FootnoteReference"/>
        </w:rPr>
        <w:footnoteRef/>
      </w:r>
      <w:r>
        <w:t xml:space="preserve"> [JS] or “his glory is great by your salvation/deliverance”</w:t>
      </w:r>
    </w:p>
  </w:footnote>
  <w:footnote w:id="112">
    <w:p w14:paraId="40556A29" w14:textId="77777777" w:rsidR="00F71B79" w:rsidRPr="004A3E27" w:rsidRDefault="00F71B79"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3">
    <w:p w14:paraId="27D6847B" w14:textId="77777777" w:rsidR="00F71B79" w:rsidRPr="004A3E27" w:rsidRDefault="00F71B79" w:rsidP="00BD5BBE">
      <w:pPr>
        <w:pStyle w:val="footnote"/>
      </w:pPr>
      <w:r w:rsidRPr="004A3E27">
        <w:rPr>
          <w:rStyle w:val="FootnoteReference"/>
        </w:rPr>
        <w:footnoteRef/>
      </w:r>
      <w:r w:rsidRPr="004A3E27">
        <w:t xml:space="preserve"> ‘Christ died that we might live’ (1 Thess. 5:10; 1 Pet. 2:24).</w:t>
      </w:r>
    </w:p>
  </w:footnote>
  <w:footnote w:id="114">
    <w:p w14:paraId="6BA53780" w14:textId="3A4D561C" w:rsidR="00F71B79" w:rsidRPr="004A3E27" w:rsidRDefault="00F71B79"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5">
    <w:p w14:paraId="3C4F1B04" w14:textId="0B824CBF" w:rsidR="00F71B79" w:rsidRPr="004A3E27" w:rsidRDefault="00F71B79"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6">
    <w:p w14:paraId="49AF07F8" w14:textId="1ADD3608" w:rsidR="00F71B79" w:rsidRDefault="00F71B79" w:rsidP="00614947">
      <w:pPr>
        <w:pStyle w:val="footnote"/>
      </w:pPr>
      <w:r>
        <w:rPr>
          <w:rStyle w:val="FootnoteReference"/>
        </w:rPr>
        <w:footnoteRef/>
      </w:r>
      <w:r>
        <w:t xml:space="preserve"> [JS] Fr. Lazarus has “dwell in the holy place”.</w:t>
      </w:r>
    </w:p>
  </w:footnote>
  <w:footnote w:id="117">
    <w:p w14:paraId="41CC497C" w14:textId="77777777" w:rsidR="00F71B79" w:rsidRPr="004A3E27" w:rsidRDefault="00F71B79" w:rsidP="00BD5BBE">
      <w:pPr>
        <w:pStyle w:val="footnote"/>
      </w:pPr>
      <w:r w:rsidRPr="004A3E27">
        <w:rPr>
          <w:rStyle w:val="FootnoteReference"/>
        </w:rPr>
        <w:footnoteRef/>
      </w:r>
      <w:r w:rsidRPr="004A3E27">
        <w:t xml:space="preserve"> Mt. 27:39,43; Wis. 2:12-20.</w:t>
      </w:r>
    </w:p>
  </w:footnote>
  <w:footnote w:id="118">
    <w:p w14:paraId="552BFC80" w14:textId="77777777" w:rsidR="00F71B79" w:rsidRPr="004A3E27" w:rsidRDefault="00F71B79" w:rsidP="00BD5BBE">
      <w:pPr>
        <w:pStyle w:val="footnote"/>
      </w:pPr>
      <w:r w:rsidRPr="004A3E27">
        <w:rPr>
          <w:rStyle w:val="FootnoteReference"/>
        </w:rPr>
        <w:footnoteRef/>
      </w:r>
      <w:r w:rsidRPr="004A3E27">
        <w:t xml:space="preserve"> Lam. 2:16; 3:46.</w:t>
      </w:r>
    </w:p>
  </w:footnote>
  <w:footnote w:id="119">
    <w:p w14:paraId="1382AE44" w14:textId="77777777" w:rsidR="00F71B79" w:rsidRPr="004A3E27" w:rsidRDefault="00F71B79" w:rsidP="00BD5BBE">
      <w:pPr>
        <w:pStyle w:val="footnote"/>
      </w:pPr>
      <w:r w:rsidRPr="004A3E27">
        <w:rPr>
          <w:rStyle w:val="FootnoteReference"/>
        </w:rPr>
        <w:footnoteRef/>
      </w:r>
      <w:r w:rsidRPr="004A3E27">
        <w:t xml:space="preserve"> Jn. 19:37.</w:t>
      </w:r>
    </w:p>
  </w:footnote>
  <w:footnote w:id="120">
    <w:p w14:paraId="17643289" w14:textId="77777777" w:rsidR="00F71B79" w:rsidRPr="004A3E27" w:rsidRDefault="00F71B79" w:rsidP="00BD5BBE">
      <w:pPr>
        <w:pStyle w:val="footnote"/>
      </w:pPr>
      <w:r w:rsidRPr="004A3E27">
        <w:rPr>
          <w:rStyle w:val="FootnoteReference"/>
        </w:rPr>
        <w:footnoteRef/>
      </w:r>
      <w:r w:rsidRPr="004A3E27">
        <w:t xml:space="preserve"> Jn. 19:24.</w:t>
      </w:r>
    </w:p>
  </w:footnote>
  <w:footnote w:id="121">
    <w:p w14:paraId="79F35E59" w14:textId="3371DADA" w:rsidR="00F71B79" w:rsidRPr="004A3E27" w:rsidRDefault="00F71B79"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2">
    <w:p w14:paraId="17B5651D" w14:textId="24ADEBC4" w:rsidR="00F71B79" w:rsidRDefault="00F71B79" w:rsidP="00ED0D70">
      <w:pPr>
        <w:pStyle w:val="footnote"/>
      </w:pPr>
      <w:r>
        <w:rPr>
          <w:rStyle w:val="FootnoteReference"/>
        </w:rPr>
        <w:footnoteRef/>
      </w:r>
      <w:r>
        <w:t xml:space="preserve"> [JS]Others have “and my only-begotten from the hand of the dog.”</w:t>
      </w:r>
    </w:p>
  </w:footnote>
  <w:footnote w:id="123">
    <w:p w14:paraId="18C385E9" w14:textId="2415B4A3" w:rsidR="00F71B79" w:rsidRDefault="00F71B79" w:rsidP="00ED0D70">
      <w:pPr>
        <w:pStyle w:val="footnote"/>
      </w:pPr>
      <w:r>
        <w:rPr>
          <w:rStyle w:val="FootnoteReference"/>
        </w:rPr>
        <w:footnoteRef/>
      </w:r>
      <w:r>
        <w:t xml:space="preserve"> [JS] Fr. Lazarus has “the rhinoceros.”</w:t>
      </w:r>
    </w:p>
  </w:footnote>
  <w:footnote w:id="124">
    <w:p w14:paraId="08777F76" w14:textId="77777777" w:rsidR="00F71B79" w:rsidRPr="004A3E27" w:rsidRDefault="00F71B79" w:rsidP="00BD5BBE">
      <w:pPr>
        <w:pStyle w:val="footnote"/>
      </w:pPr>
      <w:r w:rsidRPr="004A3E27">
        <w:rPr>
          <w:rStyle w:val="FootnoteReference"/>
        </w:rPr>
        <w:footnoteRef/>
      </w:r>
      <w:r w:rsidRPr="004A3E27">
        <w:t xml:space="preserve"> Hebrews 2:12.</w:t>
      </w:r>
    </w:p>
  </w:footnote>
  <w:footnote w:id="125">
    <w:p w14:paraId="1C395EA2" w14:textId="6F37561F" w:rsidR="00F71B79" w:rsidRDefault="00F71B79" w:rsidP="000651AA">
      <w:pPr>
        <w:pStyle w:val="footnote"/>
      </w:pPr>
      <w:r>
        <w:rPr>
          <w:rStyle w:val="FootnoteReference"/>
        </w:rPr>
        <w:footnoteRef/>
      </w:r>
      <w:r>
        <w:t xml:space="preserve"> [JS] literally “all you seed of Jacob”</w:t>
      </w:r>
    </w:p>
  </w:footnote>
  <w:footnote w:id="126">
    <w:p w14:paraId="077193E5" w14:textId="6727B2C9" w:rsidR="00F71B79" w:rsidRDefault="00F71B79" w:rsidP="007A2D16">
      <w:pPr>
        <w:pStyle w:val="footnote"/>
      </w:pPr>
      <w:r>
        <w:rPr>
          <w:rStyle w:val="FootnoteReference"/>
        </w:rPr>
        <w:footnoteRef/>
      </w:r>
      <w:r>
        <w:t xml:space="preserve"> [JS] Congregation or assembly, not building.</w:t>
      </w:r>
    </w:p>
  </w:footnote>
  <w:footnote w:id="127">
    <w:p w14:paraId="332BD906" w14:textId="38FB3FF8" w:rsidR="00F71B79" w:rsidRDefault="00F71B79" w:rsidP="007A2D16">
      <w:pPr>
        <w:pStyle w:val="footnote"/>
      </w:pPr>
      <w:r>
        <w:rPr>
          <w:rStyle w:val="FootnoteReference"/>
        </w:rPr>
        <w:footnoteRef/>
      </w:r>
      <w:r>
        <w:t xml:space="preserve"> [JS] or “give thanks to”</w:t>
      </w:r>
    </w:p>
  </w:footnote>
  <w:footnote w:id="128">
    <w:p w14:paraId="5B6174F4" w14:textId="35F5BA44" w:rsidR="00F71B79" w:rsidRDefault="00F71B79" w:rsidP="000651AA">
      <w:pPr>
        <w:pStyle w:val="footnote"/>
      </w:pPr>
      <w:r>
        <w:rPr>
          <w:rStyle w:val="FootnoteReference"/>
        </w:rPr>
        <w:footnoteRef/>
      </w:r>
      <w:r>
        <w:t xml:space="preserve"> [JS] did obeisance, i.e. the physical act of bowing down.</w:t>
      </w:r>
    </w:p>
  </w:footnote>
  <w:footnote w:id="129">
    <w:p w14:paraId="6B61808C" w14:textId="77777777" w:rsidR="00F71B79" w:rsidRPr="004A3E27" w:rsidRDefault="00F71B79"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0">
    <w:p w14:paraId="168D5AEC" w14:textId="77777777" w:rsidR="00F71B79" w:rsidRPr="004A3E27" w:rsidRDefault="00F71B79" w:rsidP="00BD5BBE">
      <w:pPr>
        <w:pStyle w:val="footnote"/>
      </w:pPr>
      <w:r w:rsidRPr="004A3E27">
        <w:rPr>
          <w:rStyle w:val="FootnoteReference"/>
        </w:rPr>
        <w:footnoteRef/>
      </w:r>
      <w:r w:rsidRPr="004A3E27">
        <w:t xml:space="preserve"> Romans 3:24-26; John 17:4; 19:30.</w:t>
      </w:r>
    </w:p>
  </w:footnote>
  <w:footnote w:id="131">
    <w:p w14:paraId="47E5BE1D" w14:textId="6D6B1127" w:rsidR="00F71B79" w:rsidRPr="004A3E27" w:rsidRDefault="00F71B79"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2">
    <w:p w14:paraId="53BB4915" w14:textId="013E80AC" w:rsidR="00F71B79" w:rsidRPr="004A3E27" w:rsidRDefault="00F71B79"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3">
    <w:p w14:paraId="52EF8FB5" w14:textId="7D5C89FB" w:rsidR="00F71B79" w:rsidRPr="004A3E27" w:rsidRDefault="00F71B79" w:rsidP="00BD5BBE">
      <w:pPr>
        <w:pStyle w:val="footnote"/>
      </w:pPr>
      <w:r w:rsidRPr="004A3E27">
        <w:rPr>
          <w:rStyle w:val="FootnoteReference"/>
        </w:rPr>
        <w:footnoteRef/>
      </w:r>
      <w:r w:rsidRPr="004A3E27">
        <w:t xml:space="preserve"> </w:t>
      </w:r>
      <w:r>
        <w:t>cf</w:t>
      </w:r>
      <w:r w:rsidRPr="004A3E27">
        <w:t>. Ps. 26:4.</w:t>
      </w:r>
    </w:p>
  </w:footnote>
  <w:footnote w:id="134">
    <w:p w14:paraId="4B68EDDE" w14:textId="12EE5F02" w:rsidR="00F71B79" w:rsidRPr="004A3E27" w:rsidRDefault="00F71B79" w:rsidP="00BD5BBE">
      <w:pPr>
        <w:pStyle w:val="footnote"/>
      </w:pPr>
      <w:r w:rsidRPr="004A3E27">
        <w:rPr>
          <w:rStyle w:val="FootnoteReference"/>
        </w:rPr>
        <w:footnoteRef/>
      </w:r>
      <w:r w:rsidRPr="004A3E27">
        <w:t xml:space="preserve"> 1 Cor. 10:26-28; </w:t>
      </w:r>
      <w:r>
        <w:t>cf</w:t>
      </w:r>
      <w:r w:rsidRPr="004A3E27">
        <w:t>. Psalm 49:12.</w:t>
      </w:r>
    </w:p>
  </w:footnote>
  <w:footnote w:id="135">
    <w:p w14:paraId="137A32B2" w14:textId="77777777" w:rsidR="00F71B79" w:rsidRPr="004A3E27" w:rsidRDefault="00F71B79" w:rsidP="00BD5BBE">
      <w:pPr>
        <w:pStyle w:val="footnote"/>
      </w:pPr>
      <w:r w:rsidRPr="004A3E27">
        <w:rPr>
          <w:rStyle w:val="FootnoteReference"/>
        </w:rPr>
        <w:footnoteRef/>
      </w:r>
      <w:r w:rsidRPr="004A3E27">
        <w:t xml:space="preserve"> Is. 2:2; Dan. 2:35; 1 Cor. 10:4.</w:t>
      </w:r>
    </w:p>
  </w:footnote>
  <w:footnote w:id="136">
    <w:p w14:paraId="51F7905C" w14:textId="09ECCFBD" w:rsidR="00F71B79" w:rsidRPr="004A3E27" w:rsidRDefault="00F71B79"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7">
    <w:p w14:paraId="0F1013A6" w14:textId="0E2531F6" w:rsidR="00F71B79" w:rsidRDefault="00F71B79" w:rsidP="006B605B">
      <w:pPr>
        <w:pStyle w:val="footnote"/>
      </w:pPr>
      <w:r>
        <w:rPr>
          <w:rStyle w:val="FootnoteReference"/>
        </w:rPr>
        <w:footnoteRef/>
      </w:r>
      <w:r>
        <w:t xml:space="preserve"> [JS] [] found in Coptic. See the Ninth Hour of Tuesday of Holy Week.</w:t>
      </w:r>
    </w:p>
  </w:footnote>
  <w:footnote w:id="138">
    <w:p w14:paraId="7B989AF7" w14:textId="411DE777" w:rsidR="00F71B79" w:rsidRDefault="00F71B79" w:rsidP="005A5E13">
      <w:pPr>
        <w:pStyle w:val="footnote"/>
      </w:pPr>
      <w:r>
        <w:rPr>
          <w:rStyle w:val="FootnoteReference"/>
        </w:rPr>
        <w:footnoteRef/>
      </w:r>
      <w:r>
        <w:t xml:space="preserve"> [JS] literally: “because they are from of old”.</w:t>
      </w:r>
    </w:p>
  </w:footnote>
  <w:footnote w:id="139">
    <w:p w14:paraId="78816607" w14:textId="60AD0FEA" w:rsidR="00F71B79" w:rsidRDefault="00F71B79" w:rsidP="00055722">
      <w:pPr>
        <w:pStyle w:val="footnote"/>
      </w:pPr>
      <w:r>
        <w:rPr>
          <w:rStyle w:val="FootnoteReference"/>
        </w:rPr>
        <w:footnoteRef/>
      </w:r>
      <w:r>
        <w:t xml:space="preserve"> [JS] literally, “so He sets a law for those who sin in the way.”</w:t>
      </w:r>
    </w:p>
  </w:footnote>
  <w:footnote w:id="140">
    <w:p w14:paraId="2169EE05" w14:textId="77777777" w:rsidR="00F71B79" w:rsidRPr="004A3E27" w:rsidRDefault="00F71B79" w:rsidP="00BD5BBE">
      <w:pPr>
        <w:pStyle w:val="footnote"/>
      </w:pPr>
      <w:r w:rsidRPr="004A3E27">
        <w:rPr>
          <w:rStyle w:val="FootnoteReference"/>
        </w:rPr>
        <w:footnoteRef/>
      </w:r>
      <w:r w:rsidRPr="004A3E27">
        <w:t xml:space="preserve"> seek: </w:t>
      </w:r>
      <w:r w:rsidRPr="004A3E27">
        <w:rPr>
          <w:i/>
        </w:rPr>
        <w:t>Heb</w:t>
      </w:r>
      <w:r w:rsidRPr="004A3E27">
        <w:t>. keep</w:t>
      </w:r>
    </w:p>
  </w:footnote>
  <w:footnote w:id="141">
    <w:p w14:paraId="77DCEC10" w14:textId="465E547A" w:rsidR="00F71B79" w:rsidRPr="004A3E27" w:rsidRDefault="00F71B79"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2">
    <w:p w14:paraId="10589304" w14:textId="75C5928C" w:rsidR="00F71B79" w:rsidRDefault="00F71B79" w:rsidP="00055722">
      <w:pPr>
        <w:pStyle w:val="footnote"/>
      </w:pPr>
      <w:r>
        <w:rPr>
          <w:rStyle w:val="FootnoteReference"/>
        </w:rPr>
        <w:footnoteRef/>
      </w:r>
      <w:r>
        <w:t xml:space="preserve"> [JS] NETS and Fr. Athanasius have “You will”</w:t>
      </w:r>
    </w:p>
  </w:footnote>
  <w:footnote w:id="143">
    <w:p w14:paraId="71590F21" w14:textId="77777777" w:rsidR="00F71B79" w:rsidRPr="004A3E27" w:rsidRDefault="00F71B79"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4">
    <w:p w14:paraId="42C6F902" w14:textId="27671EF5" w:rsidR="00F71B79" w:rsidRDefault="00F71B79" w:rsidP="003B7D97">
      <w:pPr>
        <w:pStyle w:val="footnote"/>
      </w:pPr>
      <w:r>
        <w:rPr>
          <w:rStyle w:val="FootnoteReference"/>
        </w:rPr>
        <w:footnoteRef/>
      </w:r>
      <w:r>
        <w:t xml:space="preserve"> Present in Fr. Athanasius and OSB.</w:t>
      </w:r>
    </w:p>
  </w:footnote>
  <w:footnote w:id="145">
    <w:p w14:paraId="00A665CB" w14:textId="42EDEB47" w:rsidR="00F71B79" w:rsidRPr="004A3E27" w:rsidRDefault="00F71B79"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6">
    <w:p w14:paraId="3EE7CB91" w14:textId="1CBB3112" w:rsidR="00F71B79" w:rsidRDefault="00F71B79" w:rsidP="003B7D97">
      <w:pPr>
        <w:pStyle w:val="footnote"/>
      </w:pPr>
      <w:r>
        <w:rPr>
          <w:rStyle w:val="FootnoteReference"/>
        </w:rPr>
        <w:footnoteRef/>
      </w:r>
      <w:r>
        <w:t xml:space="preserve"> Fr. Lazarus has “lonely and poor”. Fr. Athanasius has “an only son”. Others have “only-begotten and poor”</w:t>
      </w:r>
    </w:p>
  </w:footnote>
  <w:footnote w:id="147">
    <w:p w14:paraId="0A9BD984" w14:textId="77777777" w:rsidR="00F71B79" w:rsidRPr="004A3E27" w:rsidRDefault="00F71B79"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8">
    <w:p w14:paraId="17F45C59" w14:textId="65DF2916" w:rsidR="00F71B79" w:rsidRPr="004A3E27" w:rsidRDefault="00F71B79"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9">
    <w:p w14:paraId="14877493" w14:textId="77777777" w:rsidR="00F71B79" w:rsidRPr="004A3E27" w:rsidRDefault="00F71B79"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0">
    <w:p w14:paraId="489B5950" w14:textId="37592C41" w:rsidR="00F71B79" w:rsidRDefault="00F71B79" w:rsidP="00550F3A">
      <w:pPr>
        <w:pStyle w:val="footnote"/>
      </w:pPr>
      <w:r>
        <w:rPr>
          <w:rStyle w:val="FootnoteReference"/>
        </w:rPr>
        <w:footnoteRef/>
      </w:r>
      <w:r>
        <w:t xml:space="preserve"> [JS] literally, “place”</w:t>
      </w:r>
    </w:p>
  </w:footnote>
  <w:footnote w:id="151">
    <w:p w14:paraId="2B8FEA02" w14:textId="77777777" w:rsidR="00F71B79" w:rsidRPr="004A3E27" w:rsidRDefault="00F71B79" w:rsidP="00BD5BBE">
      <w:pPr>
        <w:pStyle w:val="footnote"/>
      </w:pPr>
      <w:r w:rsidRPr="004A3E27">
        <w:rPr>
          <w:rStyle w:val="FootnoteReference"/>
        </w:rPr>
        <w:footnoteRef/>
      </w:r>
      <w:r w:rsidRPr="004A3E27">
        <w:t xml:space="preserve"> churches: assemblies, gatherings, congregations (not buildings).</w:t>
      </w:r>
    </w:p>
  </w:footnote>
  <w:footnote w:id="152">
    <w:p w14:paraId="4B110C34" w14:textId="6E0E41E0" w:rsidR="00F71B79" w:rsidRPr="004A3E27" w:rsidRDefault="00F71B79"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3">
    <w:p w14:paraId="680E154C" w14:textId="77777777" w:rsidR="00F71B79" w:rsidRPr="004A3E27" w:rsidRDefault="00F71B79"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F71B79" w:rsidRPr="004A3E27" w:rsidRDefault="00F71B79" w:rsidP="00BD5BBE">
      <w:pPr>
        <w:pStyle w:val="footnote"/>
      </w:pPr>
      <w:r w:rsidRPr="004A3E27">
        <w:tab/>
        <w:t>‘No sweeter fragrance than to follow Christ,</w:t>
      </w:r>
    </w:p>
    <w:p w14:paraId="506149C0" w14:textId="77777777" w:rsidR="00F71B79" w:rsidRPr="004A3E27" w:rsidRDefault="00F71B79" w:rsidP="00BD5BBE">
      <w:pPr>
        <w:pStyle w:val="footnote"/>
      </w:pPr>
      <w:r w:rsidRPr="004A3E27">
        <w:tab/>
        <w:t>when man makes offerings of a holy life,</w:t>
      </w:r>
    </w:p>
    <w:p w14:paraId="3F57220B" w14:textId="77777777" w:rsidR="00F71B79" w:rsidRPr="004A3E27" w:rsidRDefault="00F71B79" w:rsidP="00BD5BBE">
      <w:pPr>
        <w:pStyle w:val="footnote"/>
      </w:pPr>
      <w:r w:rsidRPr="004A3E27">
        <w:tab/>
        <w:t>and offers golden deeds in sacrifice’ (St. Prosper).</w:t>
      </w:r>
    </w:p>
  </w:footnote>
  <w:footnote w:id="154">
    <w:p w14:paraId="0CC1CAEE" w14:textId="1E5BC75B" w:rsidR="00F71B79" w:rsidRPr="004A3E27" w:rsidRDefault="00F71B79" w:rsidP="00BD5BBE">
      <w:pPr>
        <w:pStyle w:val="footnote"/>
      </w:pPr>
      <w:r w:rsidRPr="004A3E27">
        <w:rPr>
          <w:rStyle w:val="FootnoteReference"/>
        </w:rPr>
        <w:footnoteRef/>
      </w:r>
      <w:r w:rsidRPr="004A3E27">
        <w:t xml:space="preserve"> </w:t>
      </w:r>
      <w:r>
        <w:t>cf</w:t>
      </w:r>
      <w:r w:rsidRPr="004A3E27">
        <w:t>. Psalm 21:11.</w:t>
      </w:r>
    </w:p>
  </w:footnote>
  <w:footnote w:id="155">
    <w:p w14:paraId="0192B227" w14:textId="50425B88" w:rsidR="00F71B79" w:rsidRPr="004A3E27" w:rsidRDefault="00F71B79" w:rsidP="00BD5BBE">
      <w:pPr>
        <w:pStyle w:val="footnote"/>
      </w:pPr>
      <w:r w:rsidRPr="004A3E27">
        <w:rPr>
          <w:rStyle w:val="FootnoteReference"/>
        </w:rPr>
        <w:footnoteRef/>
      </w:r>
      <w:r w:rsidRPr="004A3E27">
        <w:t xml:space="preserve"> </w:t>
      </w:r>
      <w:r>
        <w:t>cf</w:t>
      </w:r>
      <w:r w:rsidRPr="004A3E27">
        <w:t>. Isaiah 5:12.</w:t>
      </w:r>
    </w:p>
  </w:footnote>
  <w:footnote w:id="156">
    <w:p w14:paraId="20F0DD6B" w14:textId="4B10F54B" w:rsidR="00F71B79" w:rsidRDefault="00F71B79" w:rsidP="005922FD">
      <w:pPr>
        <w:pStyle w:val="footnote"/>
      </w:pPr>
      <w:r>
        <w:rPr>
          <w:rStyle w:val="FootnoteReference"/>
        </w:rPr>
        <w:footnoteRef/>
      </w:r>
      <w:r>
        <w:t xml:space="preserve"> [JS] confess: or “give thanks to”, or “thankfully confess”</w:t>
      </w:r>
    </w:p>
  </w:footnote>
  <w:footnote w:id="157">
    <w:p w14:paraId="73C943A7" w14:textId="0F5D3F1A" w:rsidR="00F71B79" w:rsidRPr="004A3E27" w:rsidRDefault="00F71B79" w:rsidP="00BD5BBE">
      <w:pPr>
        <w:pStyle w:val="footnote"/>
      </w:pPr>
      <w:r w:rsidRPr="004A3E27">
        <w:rPr>
          <w:rStyle w:val="FootnoteReference"/>
        </w:rPr>
        <w:footnoteRef/>
      </w:r>
      <w:r w:rsidRPr="004A3E27">
        <w:t xml:space="preserve"> </w:t>
      </w:r>
      <w:r>
        <w:t>Cf</w:t>
      </w:r>
      <w:r w:rsidRPr="004A3E27">
        <w:t>. Isaiah 40:11; John 10:11.</w:t>
      </w:r>
    </w:p>
  </w:footnote>
  <w:footnote w:id="158">
    <w:p w14:paraId="73195CDE" w14:textId="44A40FB8" w:rsidR="00F71B79" w:rsidRDefault="00F71B79" w:rsidP="008A40DF">
      <w:pPr>
        <w:pStyle w:val="footnote"/>
      </w:pPr>
      <w:r>
        <w:rPr>
          <w:rStyle w:val="FootnoteReference"/>
        </w:rPr>
        <w:footnoteRef/>
      </w:r>
      <w:r>
        <w:t xml:space="preserve"> [JS] “do obeisance”, i.e. a physical act.</w:t>
      </w:r>
    </w:p>
  </w:footnote>
  <w:footnote w:id="159">
    <w:p w14:paraId="0B35546F" w14:textId="519CF713" w:rsidR="00F71B79" w:rsidRPr="004A3E27" w:rsidRDefault="00F71B79"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0">
    <w:p w14:paraId="17F4E198" w14:textId="77777777" w:rsidR="00F71B79" w:rsidRPr="004A3E27" w:rsidRDefault="00F71B79"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1">
    <w:p w14:paraId="287F51B2" w14:textId="77777777" w:rsidR="00F71B79" w:rsidRPr="004A3E27" w:rsidRDefault="00F71B79"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2">
    <w:p w14:paraId="2176FBEA" w14:textId="6410B03B" w:rsidR="00F71B79" w:rsidRDefault="00F71B79" w:rsidP="00BF6550">
      <w:pPr>
        <w:pStyle w:val="footnote"/>
      </w:pPr>
      <w:r>
        <w:rPr>
          <w:rStyle w:val="FootnoteReference"/>
        </w:rPr>
        <w:footnoteRef/>
      </w:r>
      <w:r>
        <w:t xml:space="preserve"> [JS] or “You have granted”</w:t>
      </w:r>
    </w:p>
  </w:footnote>
  <w:footnote w:id="163">
    <w:p w14:paraId="376DEC76" w14:textId="77777777" w:rsidR="00F71B79" w:rsidRPr="004A3E27" w:rsidRDefault="00F71B79"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4">
    <w:p w14:paraId="0F1539B2" w14:textId="75077CCC" w:rsidR="00F71B79" w:rsidRPr="004A3E27" w:rsidRDefault="00F71B79" w:rsidP="00BD5BBE">
      <w:pPr>
        <w:pStyle w:val="footnote"/>
      </w:pPr>
      <w:r w:rsidRPr="004A3E27">
        <w:rPr>
          <w:rStyle w:val="FootnoteReference"/>
        </w:rPr>
        <w:footnoteRef/>
      </w:r>
      <w:r w:rsidRPr="004A3E27">
        <w:t xml:space="preserve"> Blood signifies death (</w:t>
      </w:r>
      <w:r>
        <w:t>cf</w:t>
      </w:r>
      <w:r w:rsidRPr="004A3E27">
        <w:t>. Lev. 17:14).</w:t>
      </w:r>
    </w:p>
  </w:footnote>
  <w:footnote w:id="165">
    <w:p w14:paraId="3C531870" w14:textId="77777777" w:rsidR="00F71B79" w:rsidRPr="004A3E27" w:rsidRDefault="00F71B79"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6">
    <w:p w14:paraId="14F5D59E" w14:textId="2CBEB04C" w:rsidR="00F71B79" w:rsidRDefault="00F71B79" w:rsidP="00643BB8">
      <w:pPr>
        <w:pStyle w:val="footnote"/>
      </w:pPr>
      <w:r>
        <w:rPr>
          <w:rStyle w:val="FootnoteReference"/>
        </w:rPr>
        <w:footnoteRef/>
      </w:r>
      <w:r>
        <w:t xml:space="preserve"> [JS] or “give thanks to You”, or “thankfully confess You with praise”</w:t>
      </w:r>
    </w:p>
  </w:footnote>
  <w:footnote w:id="167">
    <w:p w14:paraId="5ADD520F" w14:textId="77777777" w:rsidR="00F71B79" w:rsidRPr="004A3E27" w:rsidRDefault="00F71B79"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8">
    <w:p w14:paraId="77A1ED53" w14:textId="77777777" w:rsidR="00F71B79" w:rsidRPr="004A3E27" w:rsidRDefault="00F71B79" w:rsidP="00BD5BBE">
      <w:pPr>
        <w:pStyle w:val="footnote"/>
      </w:pPr>
      <w:r w:rsidRPr="004A3E27">
        <w:rPr>
          <w:rStyle w:val="FootnoteReference"/>
        </w:rPr>
        <w:footnoteRef/>
      </w:r>
      <w:r w:rsidRPr="004A3E27">
        <w:t xml:space="preserve"> Luke 23:46.</w:t>
      </w:r>
    </w:p>
  </w:footnote>
  <w:footnote w:id="169">
    <w:p w14:paraId="1A1A8E3A" w14:textId="6D5B65DB" w:rsidR="00F71B79" w:rsidRPr="004A3E27" w:rsidRDefault="00F71B79"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0">
    <w:p w14:paraId="563369D6" w14:textId="1BFB942F" w:rsidR="00F71B79" w:rsidRDefault="00F71B79" w:rsidP="00237BCB">
      <w:pPr>
        <w:pStyle w:val="footnote"/>
      </w:pPr>
      <w:r>
        <w:rPr>
          <w:rStyle w:val="FootnoteReference"/>
        </w:rPr>
        <w:footnoteRef/>
      </w:r>
      <w:r>
        <w:t xml:space="preserve"> [JS] Fr. Athanasius has “slander”. See the Sixth Hour of Maundy Thursday.</w:t>
      </w:r>
    </w:p>
  </w:footnote>
  <w:footnote w:id="171">
    <w:p w14:paraId="07CF1154" w14:textId="0A7B732E" w:rsidR="00F71B79" w:rsidRPr="004A3E27" w:rsidRDefault="00F71B79"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2">
    <w:p w14:paraId="5BAFF231" w14:textId="34FCFC7D" w:rsidR="00F71B79" w:rsidRDefault="00F71B79"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3">
    <w:p w14:paraId="2DD87738" w14:textId="77777777" w:rsidR="00F71B79" w:rsidRPr="004A3E27" w:rsidRDefault="00F71B79" w:rsidP="00BD5BBE">
      <w:pPr>
        <w:pStyle w:val="footnote"/>
      </w:pPr>
      <w:r w:rsidRPr="004A3E27">
        <w:rPr>
          <w:rStyle w:val="FootnoteReference"/>
        </w:rPr>
        <w:footnoteRef/>
      </w:r>
      <w:r w:rsidRPr="004A3E27">
        <w:t xml:space="preserve"> The sense of separation from God is the great illusion and madness.</w:t>
      </w:r>
    </w:p>
  </w:footnote>
  <w:footnote w:id="174">
    <w:p w14:paraId="585E1DF2" w14:textId="7DBE80A8" w:rsidR="00F71B79" w:rsidRDefault="00F71B79" w:rsidP="00E87C17">
      <w:pPr>
        <w:pStyle w:val="footnote"/>
      </w:pPr>
      <w:r>
        <w:rPr>
          <w:rStyle w:val="FootnoteReference"/>
        </w:rPr>
        <w:footnoteRef/>
      </w:r>
      <w:r>
        <w:t xml:space="preserve"> [JS] or “seeks out”</w:t>
      </w:r>
    </w:p>
  </w:footnote>
  <w:footnote w:id="175">
    <w:p w14:paraId="33F185A4" w14:textId="0A48A721" w:rsidR="00F71B79" w:rsidRDefault="00F71B79"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6">
    <w:p w14:paraId="64625F8E" w14:textId="77777777" w:rsidR="00F71B79" w:rsidRPr="004A3E27" w:rsidRDefault="00F71B79"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7">
    <w:p w14:paraId="2CF8BDFA" w14:textId="519D5556" w:rsidR="00F71B79" w:rsidRPr="004A3E27" w:rsidRDefault="00F71B79"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8">
    <w:p w14:paraId="5D9CEF2B" w14:textId="77777777" w:rsidR="00F71B79" w:rsidRPr="004A3E27" w:rsidRDefault="00F71B79"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9">
    <w:p w14:paraId="7E0CD043" w14:textId="6EF6BE7F" w:rsidR="00F71B79" w:rsidRDefault="00F71B79"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0">
    <w:p w14:paraId="6173F75B" w14:textId="6720A6F1" w:rsidR="00F71B79" w:rsidRDefault="00F71B79" w:rsidP="00E87C17">
      <w:pPr>
        <w:pStyle w:val="footnote"/>
      </w:pPr>
      <w:r>
        <w:rPr>
          <w:rStyle w:val="FootnoteReference"/>
        </w:rPr>
        <w:footnoteRef/>
      </w:r>
      <w:r>
        <w:t xml:space="preserve"> [JS] or, “boast”</w:t>
      </w:r>
    </w:p>
  </w:footnote>
  <w:footnote w:id="181">
    <w:p w14:paraId="68902C2B" w14:textId="73BB21C7" w:rsidR="00F71B79" w:rsidRPr="004A3E27" w:rsidRDefault="00F71B79"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2">
    <w:p w14:paraId="556A07DE" w14:textId="42C5306E" w:rsidR="00F71B79" w:rsidRDefault="00F71B79" w:rsidP="00E87C17">
      <w:pPr>
        <w:pStyle w:val="footnote"/>
      </w:pPr>
      <w:r>
        <w:rPr>
          <w:rStyle w:val="FootnoteReference"/>
        </w:rPr>
        <w:footnoteRef/>
      </w:r>
      <w:r>
        <w:t xml:space="preserve"> [JS] or “give thanks to”, or “thankfully confess the Lord with praise with the lyre”</w:t>
      </w:r>
    </w:p>
  </w:footnote>
  <w:footnote w:id="183">
    <w:p w14:paraId="2DE8E71A" w14:textId="43288821" w:rsidR="00F71B79" w:rsidRDefault="00F71B79" w:rsidP="00643986">
      <w:pPr>
        <w:pStyle w:val="footnote"/>
      </w:pPr>
      <w:r>
        <w:rPr>
          <w:rStyle w:val="FootnoteReference"/>
        </w:rPr>
        <w:footnoteRef/>
      </w:r>
      <w:r>
        <w:t xml:space="preserve"> [JS] or “Confess the Lord with the harp.</w:t>
      </w:r>
    </w:p>
  </w:footnote>
  <w:footnote w:id="184">
    <w:p w14:paraId="7DFB6EDE" w14:textId="2BE29A55" w:rsidR="00F71B79" w:rsidRPr="004A3E27" w:rsidRDefault="00F71B79"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5">
    <w:p w14:paraId="31D94784" w14:textId="1209EEE8" w:rsidR="00F71B79" w:rsidRPr="004A3E27" w:rsidRDefault="00F71B79"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6">
    <w:p w14:paraId="77995902" w14:textId="77777777" w:rsidR="00F71B79" w:rsidRPr="004A3E27" w:rsidRDefault="00F71B79" w:rsidP="00BD5BBE">
      <w:pPr>
        <w:pStyle w:val="footnote"/>
      </w:pPr>
      <w:r w:rsidRPr="004A3E27">
        <w:rPr>
          <w:rStyle w:val="FootnoteReference"/>
        </w:rPr>
        <w:footnoteRef/>
      </w:r>
      <w:r w:rsidRPr="004A3E27">
        <w:t xml:space="preserve"> Naturally and spiritually (Jn. 3:3-6).</w:t>
      </w:r>
    </w:p>
  </w:footnote>
  <w:footnote w:id="187">
    <w:p w14:paraId="21961A60" w14:textId="0C801544" w:rsidR="00F71B79" w:rsidRDefault="00F71B79" w:rsidP="002C27B3">
      <w:pPr>
        <w:pStyle w:val="footnote"/>
      </w:pPr>
      <w:r>
        <w:rPr>
          <w:rStyle w:val="FootnoteReference"/>
        </w:rPr>
        <w:footnoteRef/>
      </w:r>
      <w:r>
        <w:t xml:space="preserve"> [JS] Fr. Lazarus has “plans”</w:t>
      </w:r>
    </w:p>
  </w:footnote>
  <w:footnote w:id="188">
    <w:p w14:paraId="13FB143C" w14:textId="0A8A9BB8" w:rsidR="00F71B79" w:rsidRDefault="00F71B79" w:rsidP="00831460">
      <w:pPr>
        <w:pStyle w:val="footnote"/>
      </w:pPr>
      <w:r>
        <w:rPr>
          <w:rStyle w:val="FootnoteReference"/>
        </w:rPr>
        <w:footnoteRef/>
      </w:r>
      <w:r>
        <w:t xml:space="preserve"> [JS] or “fashioned”</w:t>
      </w:r>
    </w:p>
  </w:footnote>
  <w:footnote w:id="189">
    <w:p w14:paraId="1CA3C8B8" w14:textId="7384D6BF" w:rsidR="00F71B79" w:rsidRDefault="00F71B79" w:rsidP="00366380">
      <w:pPr>
        <w:pStyle w:val="footnote"/>
      </w:pPr>
      <w:r>
        <w:rPr>
          <w:rStyle w:val="FootnoteReference"/>
        </w:rPr>
        <w:footnoteRef/>
      </w:r>
      <w:r>
        <w:t xml:space="preserve"> Fr. Athanasius has “My soul shall make her boast in the Lord”</w:t>
      </w:r>
    </w:p>
  </w:footnote>
  <w:footnote w:id="190">
    <w:p w14:paraId="50F89B8F" w14:textId="77777777" w:rsidR="00F71B79" w:rsidRPr="004A3E27" w:rsidRDefault="00F71B79"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1">
    <w:p w14:paraId="6C74A446" w14:textId="6A369907" w:rsidR="00F71B79" w:rsidRPr="004A3E27" w:rsidRDefault="00F71B79" w:rsidP="00BD5BBE">
      <w:pPr>
        <w:pStyle w:val="footnote"/>
      </w:pPr>
      <w:r w:rsidRPr="004A3E27">
        <w:rPr>
          <w:rStyle w:val="FootnoteReference"/>
        </w:rPr>
        <w:footnoteRef/>
      </w:r>
      <w:r w:rsidRPr="004A3E27">
        <w:t xml:space="preserve"> ‘The land of the living.’</w:t>
      </w:r>
      <w:r>
        <w:t xml:space="preserve"> [JS] Others have “earth”</w:t>
      </w:r>
    </w:p>
  </w:footnote>
  <w:footnote w:id="192">
    <w:p w14:paraId="2D88893B" w14:textId="5E64FA88" w:rsidR="00F71B79" w:rsidRDefault="00F71B79" w:rsidP="00E42174">
      <w:pPr>
        <w:pStyle w:val="footnote"/>
      </w:pPr>
      <w:r>
        <w:rPr>
          <w:rStyle w:val="FootnoteReference"/>
        </w:rPr>
        <w:footnoteRef/>
      </w:r>
      <w:r>
        <w:t xml:space="preserve"> [JS] or “contrite in heart”</w:t>
      </w:r>
    </w:p>
  </w:footnote>
  <w:footnote w:id="193">
    <w:p w14:paraId="7E58A13C" w14:textId="1AC06A85" w:rsidR="00F71B79" w:rsidRDefault="00F71B79" w:rsidP="00F803AB">
      <w:pPr>
        <w:pStyle w:val="footnote"/>
      </w:pPr>
      <w:r>
        <w:rPr>
          <w:rStyle w:val="FootnoteReference"/>
        </w:rPr>
        <w:footnoteRef/>
      </w:r>
      <w:r>
        <w:t xml:space="preserve"> [JS] Coptic has “eat their hearts”, which Fr. Athanasius renders, “regret”</w:t>
      </w:r>
    </w:p>
  </w:footnote>
  <w:footnote w:id="194">
    <w:p w14:paraId="54D93979" w14:textId="34E7EB30" w:rsidR="00F71B79" w:rsidRDefault="00F71B79" w:rsidP="00F803AB">
      <w:pPr>
        <w:pStyle w:val="footnote"/>
      </w:pPr>
      <w:r>
        <w:rPr>
          <w:rStyle w:val="FootnoteReference"/>
        </w:rPr>
        <w:footnoteRef/>
      </w:r>
      <w:r>
        <w:t xml:space="preserve"> [JS] or regret.</w:t>
      </w:r>
    </w:p>
  </w:footnote>
  <w:footnote w:id="195">
    <w:p w14:paraId="51CEFDC6" w14:textId="77777777" w:rsidR="00F71B79" w:rsidRPr="004A3E27" w:rsidRDefault="00F71B79"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6">
    <w:p w14:paraId="703EC24D" w14:textId="0A8D7841" w:rsidR="00F71B79" w:rsidRDefault="00F71B79" w:rsidP="00442FE7">
      <w:pPr>
        <w:pStyle w:val="footnote"/>
      </w:pPr>
      <w:r>
        <w:rPr>
          <w:rStyle w:val="FootnoteReference"/>
        </w:rPr>
        <w:footnoteRef/>
      </w:r>
      <w:r>
        <w:t xml:space="preserve"> [JS] literally “and my soul with barrenness/childlessness.”</w:t>
      </w:r>
    </w:p>
  </w:footnote>
  <w:footnote w:id="197">
    <w:p w14:paraId="0CEA87F3" w14:textId="77777777" w:rsidR="00F71B79" w:rsidRPr="004A3E27" w:rsidRDefault="00F71B79" w:rsidP="00BD5BBE">
      <w:pPr>
        <w:pStyle w:val="footnote"/>
      </w:pPr>
      <w:r w:rsidRPr="004A3E27">
        <w:rPr>
          <w:rStyle w:val="FootnoteReference"/>
        </w:rPr>
        <w:footnoteRef/>
      </w:r>
      <w:r w:rsidRPr="004A3E27">
        <w:t xml:space="preserve"> John 19:1; Mt. 27:26.</w:t>
      </w:r>
    </w:p>
  </w:footnote>
  <w:footnote w:id="198">
    <w:p w14:paraId="1C6E21CA" w14:textId="4A1BFD04" w:rsidR="00F71B79" w:rsidRPr="004A3E27" w:rsidRDefault="00F71B79" w:rsidP="00BD5BBE">
      <w:pPr>
        <w:pStyle w:val="footnote"/>
      </w:pPr>
      <w:r w:rsidRPr="004A3E27">
        <w:rPr>
          <w:rStyle w:val="FootnoteReference"/>
        </w:rPr>
        <w:footnoteRef/>
      </w:r>
      <w:r w:rsidRPr="004A3E27">
        <w:t xml:space="preserve"> </w:t>
      </w:r>
      <w:r>
        <w:t>cf</w:t>
      </w:r>
      <w:r w:rsidRPr="004A3E27">
        <w:t>. Psalm 21:21.</w:t>
      </w:r>
    </w:p>
  </w:footnote>
  <w:footnote w:id="199">
    <w:p w14:paraId="7BC55212" w14:textId="5213FE4B" w:rsidR="00F71B79" w:rsidRDefault="00F71B79" w:rsidP="004E0429">
      <w:pPr>
        <w:pStyle w:val="footnote"/>
      </w:pPr>
      <w:r>
        <w:rPr>
          <w:rStyle w:val="FootnoteReference"/>
        </w:rPr>
        <w:footnoteRef/>
      </w:r>
      <w:r>
        <w:t xml:space="preserve"> [JS] or “give thanks to You,” or “thankfully confess You with praise in the great Church”</w:t>
      </w:r>
    </w:p>
  </w:footnote>
  <w:footnote w:id="200">
    <w:p w14:paraId="5E06AF48" w14:textId="4CED25A0" w:rsidR="00F71B79" w:rsidRDefault="00F71B79" w:rsidP="00E14083">
      <w:pPr>
        <w:pStyle w:val="footnote"/>
      </w:pPr>
      <w:r>
        <w:rPr>
          <w:rStyle w:val="FootnoteReference"/>
        </w:rPr>
        <w:footnoteRef/>
      </w:r>
      <w:r>
        <w:t xml:space="preserve"> [JS] [] found in Coptic</w:t>
      </w:r>
    </w:p>
  </w:footnote>
  <w:footnote w:id="201">
    <w:p w14:paraId="4812F1D0" w14:textId="6C4603E2" w:rsidR="00F71B79" w:rsidRPr="004A3E27" w:rsidRDefault="00F71B79" w:rsidP="00BD5BBE">
      <w:pPr>
        <w:pStyle w:val="footnote"/>
      </w:pPr>
      <w:r w:rsidRPr="004A3E27">
        <w:rPr>
          <w:rStyle w:val="FootnoteReference"/>
        </w:rPr>
        <w:footnoteRef/>
      </w:r>
      <w:r w:rsidRPr="004A3E27">
        <w:t xml:space="preserve"> </w:t>
      </w:r>
      <w:r>
        <w:t>cf</w:t>
      </w:r>
      <w:r w:rsidRPr="004A3E27">
        <w:t>. John 15:25.</w:t>
      </w:r>
    </w:p>
  </w:footnote>
  <w:footnote w:id="202">
    <w:p w14:paraId="2072EB12" w14:textId="0F03BC61" w:rsidR="00F71B79" w:rsidRDefault="00F71B79" w:rsidP="004E0429">
      <w:pPr>
        <w:pStyle w:val="footnote"/>
      </w:pPr>
      <w:r>
        <w:rPr>
          <w:rStyle w:val="FootnoteReference"/>
        </w:rPr>
        <w:footnoteRef/>
      </w:r>
      <w:r>
        <w:t xml:space="preserve"> [JS] or “Aha! Aha!” Or “Well done! Well done!”</w:t>
      </w:r>
    </w:p>
  </w:footnote>
  <w:footnote w:id="203">
    <w:p w14:paraId="55852630" w14:textId="48050399" w:rsidR="00F71B79" w:rsidRDefault="00F71B79"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4">
    <w:p w14:paraId="5AE758E3" w14:textId="591B2CD9" w:rsidR="00F71B79" w:rsidRDefault="00F71B79" w:rsidP="004E0429">
      <w:pPr>
        <w:pStyle w:val="footnote"/>
      </w:pPr>
      <w:r>
        <w:rPr>
          <w:rStyle w:val="FootnoteReference"/>
        </w:rPr>
        <w:footnoteRef/>
      </w:r>
      <w:r>
        <w:t xml:space="preserve"> [JS] Fr. Lazarus has, “towering mountains”</w:t>
      </w:r>
    </w:p>
  </w:footnote>
  <w:footnote w:id="205">
    <w:p w14:paraId="6484AC83" w14:textId="6D53CC8C" w:rsidR="00F71B79" w:rsidRPr="004A3E27" w:rsidRDefault="00F71B79" w:rsidP="00BD5BBE">
      <w:pPr>
        <w:pStyle w:val="footnote"/>
      </w:pPr>
      <w:r w:rsidRPr="004A3E27">
        <w:rPr>
          <w:rStyle w:val="FootnoteReference"/>
        </w:rPr>
        <w:footnoteRef/>
      </w:r>
      <w:r w:rsidRPr="004A3E27">
        <w:t xml:space="preserve"> </w:t>
      </w:r>
      <w:r>
        <w:t>cf</w:t>
      </w:r>
      <w:r w:rsidRPr="004A3E27">
        <w:t>. Psalm 109:7.</w:t>
      </w:r>
    </w:p>
  </w:footnote>
  <w:footnote w:id="206">
    <w:p w14:paraId="4449FD0E" w14:textId="7B6566B0" w:rsidR="00F71B79" w:rsidRDefault="00F71B79" w:rsidP="00090695">
      <w:pPr>
        <w:pStyle w:val="footnote"/>
      </w:pPr>
      <w:r>
        <w:rPr>
          <w:rStyle w:val="FootnoteReference"/>
        </w:rPr>
        <w:footnoteRef/>
      </w:r>
      <w:r>
        <w:t xml:space="preserve"> [JS] OSB has “many waters”</w:t>
      </w:r>
    </w:p>
  </w:footnote>
  <w:footnote w:id="207">
    <w:p w14:paraId="50DAFDF2" w14:textId="77777777" w:rsidR="00F71B79" w:rsidRPr="004A3E27" w:rsidRDefault="00F71B79"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8">
    <w:p w14:paraId="7C4D1D61" w14:textId="77777777" w:rsidR="00F71B79" w:rsidRPr="004A3E27" w:rsidRDefault="00F71B79" w:rsidP="00BD5BBE">
      <w:pPr>
        <w:pStyle w:val="footnote"/>
      </w:pPr>
      <w:r w:rsidRPr="004A3E27">
        <w:rPr>
          <w:rStyle w:val="FootnoteReference"/>
        </w:rPr>
        <w:footnoteRef/>
      </w:r>
      <w:r w:rsidRPr="004A3E27">
        <w:t xml:space="preserve"> ‘The Prophet asks to be free from passion’ (St. Athanasius).</w:t>
      </w:r>
    </w:p>
  </w:footnote>
  <w:footnote w:id="209">
    <w:p w14:paraId="356D04BB" w14:textId="77777777" w:rsidR="00F71B79" w:rsidRPr="004A3E27" w:rsidRDefault="00F71B79" w:rsidP="00BD5BBE">
      <w:pPr>
        <w:pStyle w:val="footnote"/>
      </w:pPr>
      <w:r w:rsidRPr="004A3E27">
        <w:rPr>
          <w:rStyle w:val="FootnoteReference"/>
        </w:rPr>
        <w:footnoteRef/>
      </w:r>
      <w:r w:rsidRPr="004A3E27">
        <w:t xml:space="preserve"> Prov. 24:19.</w:t>
      </w:r>
    </w:p>
  </w:footnote>
  <w:footnote w:id="210">
    <w:p w14:paraId="325B4264" w14:textId="77777777" w:rsidR="00F71B79" w:rsidRPr="004A3E27" w:rsidRDefault="00F71B79"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1">
    <w:p w14:paraId="720EC29A" w14:textId="0B7E8B17" w:rsidR="00F71B79" w:rsidRPr="004A3E27" w:rsidRDefault="00F71B79"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2">
    <w:p w14:paraId="3B4C8AB4" w14:textId="77777777" w:rsidR="00F71B79" w:rsidRPr="004A3E27" w:rsidRDefault="00F71B79"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3">
    <w:p w14:paraId="6BB4D62E" w14:textId="6D468D83" w:rsidR="00F71B79" w:rsidRDefault="00F71B79" w:rsidP="00402CB0">
      <w:pPr>
        <w:pStyle w:val="footnote"/>
      </w:pPr>
      <w:r>
        <w:rPr>
          <w:rStyle w:val="FootnoteReference"/>
        </w:rPr>
        <w:footnoteRef/>
      </w:r>
      <w:r>
        <w:t xml:space="preserve"> [JS] or “judgment”</w:t>
      </w:r>
    </w:p>
  </w:footnote>
  <w:footnote w:id="214">
    <w:p w14:paraId="0271DF81" w14:textId="5DFB25DB" w:rsidR="00F71B79" w:rsidRPr="004A3E27" w:rsidRDefault="00F71B79"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5">
    <w:p w14:paraId="20ECCFFC" w14:textId="001E9B2E" w:rsidR="00F71B79" w:rsidRDefault="00F71B79" w:rsidP="00402CB0">
      <w:pPr>
        <w:pStyle w:val="footnote"/>
      </w:pPr>
      <w:r>
        <w:rPr>
          <w:rStyle w:val="FootnoteReference"/>
        </w:rPr>
        <w:footnoteRef/>
      </w:r>
      <w:r>
        <w:t xml:space="preserve"> [JS] or “fret”</w:t>
      </w:r>
    </w:p>
  </w:footnote>
  <w:footnote w:id="216">
    <w:p w14:paraId="0F35B29D" w14:textId="57DF774F" w:rsidR="00F71B79" w:rsidRDefault="00F71B79" w:rsidP="00414006">
      <w:pPr>
        <w:pStyle w:val="footnote"/>
      </w:pPr>
      <w:r>
        <w:rPr>
          <w:rStyle w:val="FootnoteReference"/>
        </w:rPr>
        <w:footnoteRef/>
      </w:r>
      <w:r>
        <w:t xml:space="preserve"> [JS] or “land”</w:t>
      </w:r>
    </w:p>
  </w:footnote>
  <w:footnote w:id="217">
    <w:p w14:paraId="65980F9C" w14:textId="79143A5A" w:rsidR="00F71B79" w:rsidRPr="004A3E27" w:rsidRDefault="00F71B79"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8">
    <w:p w14:paraId="159BB2E9" w14:textId="77777777" w:rsidR="00F71B79" w:rsidRPr="004A3E27" w:rsidRDefault="00F71B79"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9">
    <w:p w14:paraId="031AB7AD" w14:textId="155ED80A" w:rsidR="00F71B79" w:rsidRDefault="00F71B79" w:rsidP="00090695">
      <w:pPr>
        <w:pStyle w:val="footnote"/>
      </w:pPr>
      <w:r>
        <w:rPr>
          <w:rStyle w:val="FootnoteReference"/>
        </w:rPr>
        <w:footnoteRef/>
      </w:r>
      <w:r>
        <w:t xml:space="preserve"> [JS] literally, “seed”, here and throughout</w:t>
      </w:r>
    </w:p>
  </w:footnote>
  <w:footnote w:id="220">
    <w:p w14:paraId="112B59F5" w14:textId="77777777" w:rsidR="00F71B79" w:rsidRPr="004A3E27" w:rsidRDefault="00F71B79" w:rsidP="00BD5BBE">
      <w:pPr>
        <w:pStyle w:val="footnote"/>
      </w:pPr>
      <w:r w:rsidRPr="004A3E27">
        <w:rPr>
          <w:rStyle w:val="FootnoteReference"/>
        </w:rPr>
        <w:footnoteRef/>
      </w:r>
      <w:r w:rsidRPr="004A3E27">
        <w:t xml:space="preserve"> ‘Remove sin, and then whatever you see in man is of God’ (St. Augustine)</w:t>
      </w:r>
    </w:p>
  </w:footnote>
  <w:footnote w:id="221">
    <w:p w14:paraId="4726C027" w14:textId="77777777" w:rsidR="00F71B79" w:rsidRPr="004A3E27" w:rsidRDefault="00F71B79" w:rsidP="00BD5BBE">
      <w:pPr>
        <w:pStyle w:val="footnote"/>
      </w:pPr>
      <w:r w:rsidRPr="004A3E27">
        <w:rPr>
          <w:rStyle w:val="FootnoteReference"/>
        </w:rPr>
        <w:footnoteRef/>
      </w:r>
      <w:r w:rsidRPr="004A3E27">
        <w:t xml:space="preserve"> Compare Ps. 36:1, 37 with Proverbs 24: 19-20 (RSV) and Mt. 5:5-9.</w:t>
      </w:r>
    </w:p>
  </w:footnote>
  <w:footnote w:id="222">
    <w:p w14:paraId="34A68231" w14:textId="7DBC6A92" w:rsidR="00F71B79" w:rsidRPr="004A3E27" w:rsidRDefault="00F71B79" w:rsidP="00BD5BBE">
      <w:pPr>
        <w:pStyle w:val="footnote"/>
      </w:pPr>
      <w:r w:rsidRPr="004A3E27">
        <w:rPr>
          <w:rStyle w:val="FootnoteReference"/>
        </w:rPr>
        <w:footnoteRef/>
      </w:r>
      <w:r w:rsidRPr="004A3E27">
        <w:t xml:space="preserve"> </w:t>
      </w:r>
      <w:r>
        <w:t>cf</w:t>
      </w:r>
      <w:r w:rsidRPr="004A3E27">
        <w:t>. Heb. 12:5-13. Psalm 6:2 is identical with 37:2.</w:t>
      </w:r>
    </w:p>
  </w:footnote>
  <w:footnote w:id="223">
    <w:p w14:paraId="247EFE9B" w14:textId="072BF8DF" w:rsidR="00F71B79" w:rsidRDefault="00F71B79" w:rsidP="003F50A7">
      <w:pPr>
        <w:pStyle w:val="footnote"/>
      </w:pPr>
      <w:r>
        <w:rPr>
          <w:rStyle w:val="FootnoteReference"/>
        </w:rPr>
        <w:footnoteRef/>
      </w:r>
      <w:r>
        <w:t xml:space="preserve"> [JS] literally “with a sad face”</w:t>
      </w:r>
    </w:p>
  </w:footnote>
  <w:footnote w:id="224">
    <w:p w14:paraId="18445857" w14:textId="0B799012" w:rsidR="00F71B79" w:rsidRDefault="00F71B79" w:rsidP="003F50A7">
      <w:pPr>
        <w:pStyle w:val="footnote"/>
      </w:pPr>
      <w:r>
        <w:rPr>
          <w:rStyle w:val="FootnoteReference"/>
        </w:rPr>
        <w:footnoteRef/>
      </w:r>
      <w:r>
        <w:t xml:space="preserve"> [JS] literally “loins”</w:t>
      </w:r>
    </w:p>
  </w:footnote>
  <w:footnote w:id="225">
    <w:p w14:paraId="2C58A5A6" w14:textId="65232F52" w:rsidR="00F71B79" w:rsidRDefault="00F71B79" w:rsidP="0017625A">
      <w:pPr>
        <w:pStyle w:val="footnote"/>
      </w:pPr>
      <w:r>
        <w:rPr>
          <w:rStyle w:val="FootnoteReference"/>
        </w:rPr>
        <w:footnoteRef/>
      </w:r>
      <w:r>
        <w:t xml:space="preserve"> [JS] [] from the Sixth Hour of Great and Holy Friday.</w:t>
      </w:r>
    </w:p>
  </w:footnote>
  <w:footnote w:id="226">
    <w:p w14:paraId="72DD6C76" w14:textId="7D200E30" w:rsidR="00F71B79" w:rsidRPr="004A3E27" w:rsidRDefault="00F71B79" w:rsidP="00BD5BBE">
      <w:pPr>
        <w:pStyle w:val="footnote"/>
      </w:pPr>
      <w:r w:rsidRPr="004A3E27">
        <w:rPr>
          <w:rStyle w:val="FootnoteReference"/>
        </w:rPr>
        <w:footnoteRef/>
      </w:r>
      <w:r w:rsidRPr="004A3E27">
        <w:t xml:space="preserve"> </w:t>
      </w:r>
      <w:r>
        <w:t>cf</w:t>
      </w:r>
      <w:r w:rsidRPr="004A3E27">
        <w:t>. Mt. 19:20. ‘One thing you lack’ (Mk. 10:21).</w:t>
      </w:r>
    </w:p>
  </w:footnote>
  <w:footnote w:id="227">
    <w:p w14:paraId="78445EFB" w14:textId="5C9ECAC5" w:rsidR="00F71B79" w:rsidRDefault="00F71B79" w:rsidP="002538F7">
      <w:pPr>
        <w:pStyle w:val="footnote"/>
      </w:pPr>
      <w:r>
        <w:rPr>
          <w:rStyle w:val="FootnoteReference"/>
        </w:rPr>
        <w:footnoteRef/>
      </w:r>
      <w:r>
        <w:t xml:space="preserve"> [JS] or “walks about like a phantom”</w:t>
      </w:r>
    </w:p>
  </w:footnote>
  <w:footnote w:id="228">
    <w:p w14:paraId="3396E2D4" w14:textId="4AC28F88" w:rsidR="00F71B79" w:rsidRPr="004A3E27" w:rsidRDefault="00F71B79"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9">
    <w:p w14:paraId="3E88B183" w14:textId="77777777" w:rsidR="00F71B79" w:rsidRPr="004A3E27" w:rsidRDefault="00F71B79"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0">
    <w:p w14:paraId="1D0EC7E8" w14:textId="072DDC66" w:rsidR="00F71B79" w:rsidRPr="004A3E27" w:rsidRDefault="00F71B79"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1">
    <w:p w14:paraId="5B17D689" w14:textId="77777777" w:rsidR="00F71B79" w:rsidRPr="004A3E27" w:rsidRDefault="00F71B79"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2">
    <w:p w14:paraId="3C8E3C02" w14:textId="38940012" w:rsidR="00F71B79" w:rsidRPr="004A3E27" w:rsidRDefault="00F71B79" w:rsidP="00BD5BBE">
      <w:pPr>
        <w:pStyle w:val="footnote"/>
      </w:pPr>
      <w:r w:rsidRPr="004A3E27">
        <w:rPr>
          <w:rStyle w:val="FootnoteReference"/>
        </w:rPr>
        <w:footnoteRef/>
      </w:r>
      <w:r w:rsidRPr="004A3E27">
        <w:t xml:space="preserve"> The great universal Church (</w:t>
      </w:r>
      <w:r>
        <w:t>cf</w:t>
      </w:r>
      <w:r w:rsidRPr="004A3E27">
        <w:t>. St. Athanasius).</w:t>
      </w:r>
    </w:p>
  </w:footnote>
  <w:footnote w:id="233">
    <w:p w14:paraId="33B520D7" w14:textId="67F93C2C" w:rsidR="00F71B79" w:rsidRDefault="00F71B79" w:rsidP="000F12A5">
      <w:pPr>
        <w:pStyle w:val="footnote"/>
      </w:pPr>
      <w:r>
        <w:rPr>
          <w:rStyle w:val="FootnoteReference"/>
        </w:rPr>
        <w:footnoteRef/>
      </w:r>
      <w:r>
        <w:t xml:space="preserve"> Fr. Athanasius adds here “my truth”. See Matins of the 12 Day of Paopi.</w:t>
      </w:r>
    </w:p>
  </w:footnote>
  <w:footnote w:id="234">
    <w:p w14:paraId="215A183B" w14:textId="1FC8DE97" w:rsidR="00F71B79" w:rsidRDefault="00F71B79" w:rsidP="005B3452">
      <w:pPr>
        <w:pStyle w:val="footnote"/>
      </w:pPr>
      <w:r>
        <w:rPr>
          <w:rStyle w:val="FootnoteReference"/>
        </w:rPr>
        <w:footnoteRef/>
      </w:r>
      <w:r>
        <w:t xml:space="preserve"> [JS] or “Aha! Aha!” or “Well done! Well done!”</w:t>
      </w:r>
    </w:p>
  </w:footnote>
  <w:footnote w:id="235">
    <w:p w14:paraId="37A0E454" w14:textId="77777777" w:rsidR="00F71B79" w:rsidRPr="004A3E27" w:rsidRDefault="00F71B79" w:rsidP="00BD5BBE">
      <w:pPr>
        <w:pStyle w:val="footnote"/>
      </w:pPr>
      <w:r w:rsidRPr="004A3E27">
        <w:rPr>
          <w:rStyle w:val="FootnoteReference"/>
        </w:rPr>
        <w:footnoteRef/>
      </w:r>
      <w:r w:rsidRPr="004A3E27">
        <w:t xml:space="preserve"> John 13:30.</w:t>
      </w:r>
    </w:p>
  </w:footnote>
  <w:footnote w:id="236">
    <w:p w14:paraId="32644EEC" w14:textId="77777777" w:rsidR="00F71B79" w:rsidRPr="004A3E27" w:rsidRDefault="00F71B79"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7">
    <w:p w14:paraId="4D34767F" w14:textId="77777777" w:rsidR="00F71B79" w:rsidRPr="004A3E27" w:rsidRDefault="00F71B79"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8">
    <w:p w14:paraId="70B2B9E7" w14:textId="77777777" w:rsidR="00F71B79" w:rsidRPr="004A3E27" w:rsidRDefault="00F71B79" w:rsidP="00BD5BBE">
      <w:pPr>
        <w:pStyle w:val="footnote"/>
      </w:pPr>
      <w:r w:rsidRPr="004A3E27">
        <w:rPr>
          <w:rStyle w:val="FootnoteReference"/>
        </w:rPr>
        <w:footnoteRef/>
      </w:r>
      <w:r w:rsidRPr="004A3E27">
        <w:t xml:space="preserve"> With the Gospel of forgiveness (1 Sam. 24:17-20; Lk. 23:34).</w:t>
      </w:r>
    </w:p>
  </w:footnote>
  <w:footnote w:id="239">
    <w:p w14:paraId="276D5CC0" w14:textId="69BE5264" w:rsidR="00F71B79" w:rsidRDefault="00F71B79" w:rsidP="008612F3">
      <w:pPr>
        <w:pStyle w:val="footnote"/>
      </w:pPr>
      <w:r>
        <w:rPr>
          <w:rStyle w:val="FootnoteReference"/>
        </w:rPr>
        <w:footnoteRef/>
      </w:r>
      <w:r>
        <w:t xml:space="preserve"> [JS] or “from age to age. So be it! So be it!”</w:t>
      </w:r>
    </w:p>
  </w:footnote>
  <w:footnote w:id="240">
    <w:p w14:paraId="2B9F5A56" w14:textId="77777777" w:rsidR="00F71B79" w:rsidRPr="004A3E27" w:rsidRDefault="00F71B79"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1">
    <w:p w14:paraId="7C55B28F" w14:textId="7EC58CB5" w:rsidR="00F71B79" w:rsidRDefault="00F71B79" w:rsidP="005B3452">
      <w:pPr>
        <w:pStyle w:val="footnote"/>
      </w:pPr>
      <w:r>
        <w:rPr>
          <w:rStyle w:val="FootnoteReference"/>
        </w:rPr>
        <w:footnoteRef/>
      </w:r>
      <w:r>
        <w:t xml:space="preserve"> [JS] or “thanksgiving”, or “thankful confession with praise”</w:t>
      </w:r>
    </w:p>
  </w:footnote>
  <w:footnote w:id="242">
    <w:p w14:paraId="53A5AE10" w14:textId="0674C819" w:rsidR="00F71B79" w:rsidRDefault="00F71B79" w:rsidP="008A1194">
      <w:pPr>
        <w:pStyle w:val="footnote"/>
      </w:pPr>
      <w:r>
        <w:rPr>
          <w:rStyle w:val="FootnoteReference"/>
        </w:rPr>
        <w:footnoteRef/>
      </w:r>
      <w:r>
        <w:t xml:space="preserve"> [JS] or “for I will give thanks to Him,” or “I will thankfully confess Him with praise”</w:t>
      </w:r>
    </w:p>
  </w:footnote>
  <w:footnote w:id="243">
    <w:p w14:paraId="34C9AACB" w14:textId="3DBD9C6A" w:rsidR="00F71B79" w:rsidRDefault="00F71B79" w:rsidP="00423B80">
      <w:pPr>
        <w:pStyle w:val="footnote"/>
      </w:pPr>
      <w:r>
        <w:rPr>
          <w:rStyle w:val="FootnoteReference"/>
        </w:rPr>
        <w:footnoteRef/>
      </w:r>
      <w:r>
        <w:t xml:space="preserve"> [JS] Fr. Athanasius has “and in the night He will manifest it”. See Vespers of Friday of the Seventh week of Paschaltide.</w:t>
      </w:r>
    </w:p>
  </w:footnote>
  <w:footnote w:id="244">
    <w:p w14:paraId="2A3805B8" w14:textId="42A42089" w:rsidR="00F71B79" w:rsidRDefault="00F71B79" w:rsidP="0054429F">
      <w:pPr>
        <w:pStyle w:val="footnote"/>
      </w:pPr>
      <w:r>
        <w:rPr>
          <w:rStyle w:val="FootnoteReference"/>
        </w:rPr>
        <w:footnoteRef/>
      </w:r>
      <w:r>
        <w:t xml:space="preserve"> [JS] literally confess to Him, i.e. give thankful prase to Him by confessing Him.</w:t>
      </w:r>
    </w:p>
  </w:footnote>
  <w:footnote w:id="245">
    <w:p w14:paraId="3BCC68DE" w14:textId="1191DE34" w:rsidR="00F71B79" w:rsidRDefault="00F71B79" w:rsidP="00AD1AC9">
      <w:pPr>
        <w:pStyle w:val="footnote"/>
      </w:pPr>
      <w:r>
        <w:rPr>
          <w:rStyle w:val="FootnoteReference"/>
        </w:rPr>
        <w:footnoteRef/>
      </w:r>
      <w:r>
        <w:t xml:space="preserve"> [JS] Fr. Lazarus has “dwelling”</w:t>
      </w:r>
    </w:p>
  </w:footnote>
  <w:footnote w:id="246">
    <w:p w14:paraId="03275919" w14:textId="77777777" w:rsidR="00F71B79" w:rsidRPr="004A3E27" w:rsidRDefault="00F71B79"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7">
    <w:p w14:paraId="6E7F4F1E" w14:textId="416FA7A8" w:rsidR="00F71B79" w:rsidRDefault="00F71B79" w:rsidP="005B3452">
      <w:pPr>
        <w:pStyle w:val="footnote"/>
      </w:pPr>
      <w:r>
        <w:rPr>
          <w:rStyle w:val="FootnoteReference"/>
        </w:rPr>
        <w:footnoteRef/>
      </w:r>
      <w:r>
        <w:t xml:space="preserve"> [JS] “I will give thanks to You on the lyre”, or “I will thankfully confess You with praise with the lyre”</w:t>
      </w:r>
    </w:p>
  </w:footnote>
  <w:footnote w:id="248">
    <w:p w14:paraId="0FDCCB36" w14:textId="0CCB7207" w:rsidR="00F71B79" w:rsidRDefault="00F71B79" w:rsidP="006C1793">
      <w:pPr>
        <w:pStyle w:val="footnote"/>
      </w:pPr>
      <w:r>
        <w:rPr>
          <w:rStyle w:val="FootnoteReference"/>
        </w:rPr>
        <w:footnoteRef/>
      </w:r>
      <w:r>
        <w:t xml:space="preserve"> [JS] or “I will give thanks to Him,” or “I will thankfully confess Him with praies”</w:t>
      </w:r>
    </w:p>
  </w:footnote>
  <w:footnote w:id="249">
    <w:p w14:paraId="1791CAEF" w14:textId="44F0ADBF" w:rsidR="00F71B79" w:rsidRPr="004A3E27" w:rsidRDefault="00F71B79"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0">
    <w:p w14:paraId="75A6D655" w14:textId="0B7DAC2D" w:rsidR="00F71B79" w:rsidRDefault="00F71B79" w:rsidP="006C1793">
      <w:pPr>
        <w:pStyle w:val="footnote"/>
      </w:pPr>
      <w:r>
        <w:rPr>
          <w:rStyle w:val="FootnoteReference"/>
        </w:rPr>
        <w:footnoteRef/>
      </w:r>
      <w:r>
        <w:t xml:space="preserve"> [JS] or “presence”</w:t>
      </w:r>
    </w:p>
  </w:footnote>
  <w:footnote w:id="251">
    <w:p w14:paraId="14C8DE9A" w14:textId="1AF2328A" w:rsidR="00F71B79" w:rsidRDefault="00F71B79" w:rsidP="006C1793">
      <w:pPr>
        <w:pStyle w:val="footnote"/>
      </w:pPr>
      <w:r>
        <w:rPr>
          <w:rStyle w:val="FootnoteReference"/>
        </w:rPr>
        <w:footnoteRef/>
      </w:r>
      <w:r>
        <w:t xml:space="preserve"> [JS] or “boast in” or “praise”</w:t>
      </w:r>
    </w:p>
  </w:footnote>
  <w:footnote w:id="252">
    <w:p w14:paraId="66A26B87" w14:textId="54FC310A" w:rsidR="00F71B79" w:rsidRDefault="00F71B79" w:rsidP="006C1793">
      <w:pPr>
        <w:pStyle w:val="footnote"/>
      </w:pPr>
      <w:r>
        <w:rPr>
          <w:rStyle w:val="FootnoteReference"/>
        </w:rPr>
        <w:footnoteRef/>
      </w:r>
      <w:r>
        <w:t xml:space="preserve"> [JS] or “give thanks to”, or “thankfully confess Your Name with praise”</w:t>
      </w:r>
    </w:p>
  </w:footnote>
  <w:footnote w:id="253">
    <w:p w14:paraId="4F22E4CE" w14:textId="77777777" w:rsidR="00F71B79" w:rsidRPr="004A3E27" w:rsidRDefault="00F71B79"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4">
    <w:p w14:paraId="08B0833D" w14:textId="77777777" w:rsidR="00F71B79" w:rsidRPr="004A3E27" w:rsidRDefault="00F71B79"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5">
    <w:p w14:paraId="76A76AD0" w14:textId="77777777" w:rsidR="00F71B79" w:rsidRPr="004A3E27" w:rsidRDefault="00F71B79"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6">
    <w:p w14:paraId="1CFC6A89" w14:textId="0F4C8BEE" w:rsidR="00F71B79" w:rsidRDefault="00F71B79" w:rsidP="00676E6A">
      <w:pPr>
        <w:pStyle w:val="footnote"/>
      </w:pPr>
      <w:r>
        <w:rPr>
          <w:rStyle w:val="FootnoteReference"/>
        </w:rPr>
        <w:footnoteRef/>
      </w:r>
      <w:r>
        <w:t xml:space="preserve"> [JS] or “grace was poured out on Your lips”</w:t>
      </w:r>
    </w:p>
  </w:footnote>
  <w:footnote w:id="257">
    <w:p w14:paraId="0FB99B7C" w14:textId="516B1CB2" w:rsidR="00F71B79" w:rsidRPr="004A3E27" w:rsidRDefault="00F71B79" w:rsidP="00BD5BBE">
      <w:pPr>
        <w:pStyle w:val="footnote"/>
      </w:pPr>
      <w:r w:rsidRPr="004A3E27">
        <w:rPr>
          <w:rStyle w:val="FootnoteReference"/>
        </w:rPr>
        <w:footnoteRef/>
      </w:r>
      <w:r w:rsidRPr="004A3E27">
        <w:t xml:space="preserve"> </w:t>
      </w:r>
      <w:r>
        <w:t>cf</w:t>
      </w:r>
      <w:r w:rsidRPr="004A3E27">
        <w:t>. Rev. 19:11-16.</w:t>
      </w:r>
    </w:p>
  </w:footnote>
  <w:footnote w:id="258">
    <w:p w14:paraId="5E8EA981" w14:textId="77777777" w:rsidR="00F71B79" w:rsidRPr="004A3E27" w:rsidRDefault="00F71B79"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9">
    <w:p w14:paraId="2209A251" w14:textId="77777777" w:rsidR="00F71B79" w:rsidRPr="004A3E27" w:rsidRDefault="00F71B79"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60">
    <w:p w14:paraId="1503C91E" w14:textId="77777777" w:rsidR="00F71B79" w:rsidRDefault="00F71B79" w:rsidP="005E56A9">
      <w:pPr>
        <w:pStyle w:val="footnote"/>
      </w:pPr>
      <w:r>
        <w:rPr>
          <w:rStyle w:val="FootnoteReference"/>
        </w:rPr>
        <w:footnoteRef/>
      </w:r>
      <w:r>
        <w:t xml:space="preserve"> [JS] myrrh: resin for incense; stacte: a component of the Temple incense; cassia: cinnamon.</w:t>
      </w:r>
    </w:p>
  </w:footnote>
  <w:footnote w:id="261">
    <w:p w14:paraId="5BF4F4E3" w14:textId="0D86ACD7" w:rsidR="00F71B79" w:rsidRDefault="00F71B79" w:rsidP="00E10FAF">
      <w:pPr>
        <w:pStyle w:val="footnote"/>
      </w:pPr>
      <w:r>
        <w:rPr>
          <w:rStyle w:val="FootnoteReference"/>
        </w:rPr>
        <w:footnoteRef/>
      </w:r>
      <w:r>
        <w:t xml:space="preserve"> [JS] literally “do obeisance”, i.e. “bow down to”</w:t>
      </w:r>
    </w:p>
  </w:footnote>
  <w:footnote w:id="262">
    <w:p w14:paraId="66A4B8D8" w14:textId="2A1C62C8" w:rsidR="00F71B79" w:rsidRPr="004A3E27" w:rsidRDefault="00F71B79"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3">
    <w:p w14:paraId="3B2B6F3D" w14:textId="77777777" w:rsidR="00F71B79" w:rsidRPr="004A3E27" w:rsidRDefault="00F71B79" w:rsidP="00714A98">
      <w:pPr>
        <w:pStyle w:val="footnote"/>
      </w:pPr>
      <w:r w:rsidRPr="004A3E27">
        <w:rPr>
          <w:rStyle w:val="FootnoteReference"/>
        </w:rPr>
        <w:footnoteRef/>
      </w:r>
      <w:r w:rsidRPr="004A3E27">
        <w:t xml:space="preserve"> Rev. 22:1.</w:t>
      </w:r>
    </w:p>
  </w:footnote>
  <w:footnote w:id="264">
    <w:p w14:paraId="0C57446A" w14:textId="77777777" w:rsidR="00F71B79" w:rsidRDefault="00F71B79" w:rsidP="00714A98">
      <w:pPr>
        <w:pStyle w:val="footnote"/>
      </w:pPr>
      <w:r>
        <w:rPr>
          <w:rStyle w:val="FootnoteReference"/>
        </w:rPr>
        <w:footnoteRef/>
      </w:r>
      <w:r>
        <w:t xml:space="preserve"> Fr. Lazarus has “dwelling-place”</w:t>
      </w:r>
    </w:p>
  </w:footnote>
  <w:footnote w:id="265">
    <w:p w14:paraId="77903F63" w14:textId="77777777" w:rsidR="00F71B79" w:rsidRDefault="00F71B79" w:rsidP="00714A98">
      <w:pPr>
        <w:pStyle w:val="footnote"/>
      </w:pPr>
      <w:r>
        <w:rPr>
          <w:rStyle w:val="FootnoteReference"/>
        </w:rPr>
        <w:footnoteRef/>
      </w:r>
      <w:r>
        <w:t xml:space="preserve"> [JS] the city’s</w:t>
      </w:r>
    </w:p>
  </w:footnote>
  <w:footnote w:id="266">
    <w:p w14:paraId="73DCC24E" w14:textId="7E226D89" w:rsidR="00F71B79" w:rsidRPr="004A3E27" w:rsidRDefault="00F71B79"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7">
    <w:p w14:paraId="0D6388ED" w14:textId="683F8CF0" w:rsidR="00F71B79" w:rsidRPr="004A3E27" w:rsidRDefault="00F71B79" w:rsidP="00714A98">
      <w:pPr>
        <w:pStyle w:val="footnote"/>
      </w:pPr>
      <w:r w:rsidRPr="004A3E27">
        <w:rPr>
          <w:rStyle w:val="FootnoteReference"/>
        </w:rPr>
        <w:footnoteRef/>
      </w:r>
      <w:r w:rsidRPr="004A3E27">
        <w:t xml:space="preserve"> </w:t>
      </w:r>
      <w:r>
        <w:t>cf</w:t>
      </w:r>
      <w:r w:rsidRPr="004A3E27">
        <w:t>. 75:4; Is. 2:4; 11:9; 65:25; Hos. 2:18; Zac. 9:10.</w:t>
      </w:r>
    </w:p>
  </w:footnote>
  <w:footnote w:id="268">
    <w:p w14:paraId="739DF71C" w14:textId="7B9E3A9D" w:rsidR="00F71B79" w:rsidRPr="004A3E27" w:rsidRDefault="00F71B79"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9">
    <w:p w14:paraId="341712F2" w14:textId="77777777" w:rsidR="00F71B79" w:rsidRPr="004A3E27" w:rsidRDefault="00F71B79" w:rsidP="00BD5BBE">
      <w:pPr>
        <w:pStyle w:val="footnote"/>
      </w:pPr>
      <w:r w:rsidRPr="004A3E27">
        <w:rPr>
          <w:rStyle w:val="FootnoteReference"/>
        </w:rPr>
        <w:footnoteRef/>
      </w:r>
      <w:r w:rsidRPr="004A3E27">
        <w:t xml:space="preserve"> ‘The calling of the Gentiles is to be understood, as in 71:9’ (St. Athanasius).</w:t>
      </w:r>
    </w:p>
  </w:footnote>
  <w:footnote w:id="270">
    <w:p w14:paraId="743E9AAD" w14:textId="55C8741B" w:rsidR="00F71B79" w:rsidRPr="004A3E27" w:rsidRDefault="00F71B79"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71">
    <w:p w14:paraId="20C0CF5B" w14:textId="605C1673" w:rsidR="00F71B79" w:rsidRPr="004A3E27" w:rsidRDefault="00F71B79" w:rsidP="00BD5BBE">
      <w:pPr>
        <w:pStyle w:val="footnote"/>
      </w:pPr>
      <w:r w:rsidRPr="004A3E27">
        <w:rPr>
          <w:rStyle w:val="FootnoteReference"/>
        </w:rPr>
        <w:footnoteRef/>
      </w:r>
      <w:r w:rsidRPr="004A3E27">
        <w:t xml:space="preserve"> </w:t>
      </w:r>
      <w:r>
        <w:t>Cf</w:t>
      </w:r>
      <w:r w:rsidRPr="004A3E27">
        <w:t>. Ex. 15:17; Is. 58:14: I Pet. 1:4.</w:t>
      </w:r>
    </w:p>
  </w:footnote>
  <w:footnote w:id="272">
    <w:p w14:paraId="1FDF9287" w14:textId="77777777" w:rsidR="00F71B79" w:rsidRPr="004A3E27" w:rsidRDefault="00F71B79"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3">
    <w:p w14:paraId="3490B998" w14:textId="1EB3F17C" w:rsidR="00F71B79" w:rsidRDefault="00F71B79" w:rsidP="008C19B4">
      <w:pPr>
        <w:pStyle w:val="footnote"/>
      </w:pPr>
      <w:r>
        <w:rPr>
          <w:rStyle w:val="FootnoteReference"/>
        </w:rPr>
        <w:footnoteRef/>
      </w:r>
      <w:r>
        <w:t xml:space="preserve"> [JS] or “beautifully situated”</w:t>
      </w:r>
    </w:p>
  </w:footnote>
  <w:footnote w:id="274">
    <w:p w14:paraId="5F050EEC" w14:textId="7F9EDEA1" w:rsidR="00F71B79" w:rsidRPr="004A3E27" w:rsidRDefault="00F71B79"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5">
    <w:p w14:paraId="51B5ACBD" w14:textId="77777777" w:rsidR="00F71B79" w:rsidRPr="004A3E27" w:rsidRDefault="00F71B79"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6">
    <w:p w14:paraId="6CAE8B9B" w14:textId="5A8E6334" w:rsidR="00F71B79" w:rsidRPr="004A3E27" w:rsidRDefault="00F71B79"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7">
    <w:p w14:paraId="1586EC07" w14:textId="381B84AF" w:rsidR="00F71B79" w:rsidRDefault="00F71B79" w:rsidP="00183599">
      <w:pPr>
        <w:pStyle w:val="footnote"/>
      </w:pPr>
      <w:r>
        <w:rPr>
          <w:rStyle w:val="FootnoteReference"/>
        </w:rPr>
        <w:footnoteRef/>
      </w:r>
      <w:r>
        <w:t xml:space="preserve"> [JS] Fr. Lazarus adds “justice and right judgment” to “righteousness”</w:t>
      </w:r>
    </w:p>
  </w:footnote>
  <w:footnote w:id="278">
    <w:p w14:paraId="7F2EAAD2" w14:textId="77777777" w:rsidR="00F71B79" w:rsidRPr="004A3E27" w:rsidRDefault="00F71B79"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9">
    <w:p w14:paraId="3C5C41AF" w14:textId="77777777" w:rsidR="00F71B79" w:rsidRPr="004A3E27" w:rsidRDefault="00F71B79"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0">
    <w:p w14:paraId="55E3C647" w14:textId="417C46F1" w:rsidR="00F71B79" w:rsidRDefault="00F71B79" w:rsidP="00183599">
      <w:pPr>
        <w:pStyle w:val="footnote"/>
      </w:pPr>
      <w:r>
        <w:rPr>
          <w:rStyle w:val="FootnoteReference"/>
        </w:rPr>
        <w:footnoteRef/>
      </w:r>
      <w:r>
        <w:t xml:space="preserve"> [JS] or “eternally”</w:t>
      </w:r>
    </w:p>
  </w:footnote>
  <w:footnote w:id="281">
    <w:p w14:paraId="398A65D2" w14:textId="3A913DFE" w:rsidR="00F71B79" w:rsidRDefault="00F71B79"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2">
    <w:p w14:paraId="2DAC0755" w14:textId="21183A3B" w:rsidR="00F71B79" w:rsidRDefault="00F71B79" w:rsidP="00183599">
      <w:pPr>
        <w:pStyle w:val="footnote"/>
      </w:pPr>
      <w:r>
        <w:rPr>
          <w:rStyle w:val="FootnoteReference"/>
        </w:rPr>
        <w:footnoteRef/>
      </w:r>
      <w:r>
        <w:t xml:space="preserve"> [JS] or “workers of iniquity”</w:t>
      </w:r>
    </w:p>
  </w:footnote>
  <w:footnote w:id="283">
    <w:p w14:paraId="3A50B91B" w14:textId="77777777" w:rsidR="00F71B79" w:rsidRPr="004A3E27" w:rsidRDefault="00F71B79"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4">
    <w:p w14:paraId="4E4A30D1" w14:textId="62ED497C" w:rsidR="00F71B79" w:rsidRDefault="00F71B79" w:rsidP="00183599">
      <w:pPr>
        <w:pStyle w:val="footnote"/>
      </w:pPr>
      <w:r>
        <w:rPr>
          <w:rStyle w:val="FootnoteReference"/>
        </w:rPr>
        <w:footnoteRef/>
      </w:r>
      <w:r>
        <w:t xml:space="preserve"> [JS] or “ransom”</w:t>
      </w:r>
    </w:p>
  </w:footnote>
  <w:footnote w:id="285">
    <w:p w14:paraId="058ED3C9" w14:textId="6776EDA1" w:rsidR="00F71B79" w:rsidRDefault="00F71B79" w:rsidP="001B710E">
      <w:pPr>
        <w:pStyle w:val="footnote"/>
      </w:pPr>
      <w:r>
        <w:rPr>
          <w:rStyle w:val="FootnoteReference"/>
        </w:rPr>
        <w:footnoteRef/>
      </w:r>
      <w:r>
        <w:t xml:space="preserve"> [JS] or tabernacles.</w:t>
      </w:r>
    </w:p>
  </w:footnote>
  <w:footnote w:id="286">
    <w:p w14:paraId="329608F2" w14:textId="7CC39845" w:rsidR="00F71B79" w:rsidRDefault="00F71B79" w:rsidP="00183599">
      <w:pPr>
        <w:pStyle w:val="footnote"/>
      </w:pPr>
      <w:r>
        <w:rPr>
          <w:rStyle w:val="FootnoteReference"/>
        </w:rPr>
        <w:footnoteRef/>
      </w:r>
      <w:r>
        <w:t xml:space="preserve"> [JS] or “acknowledge,” or “thank,” or “thankfully confess You with praise when…”</w:t>
      </w:r>
    </w:p>
  </w:footnote>
  <w:footnote w:id="287">
    <w:p w14:paraId="25D034C3" w14:textId="2662C64E" w:rsidR="00F71B79" w:rsidRDefault="00F71B79" w:rsidP="005E4259">
      <w:pPr>
        <w:pStyle w:val="footnote"/>
      </w:pPr>
      <w:r>
        <w:rPr>
          <w:rStyle w:val="FootnoteReference"/>
        </w:rPr>
        <w:footnoteRef/>
      </w:r>
      <w:r>
        <w:t xml:space="preserve"> [JS] or “I will not find fault with your sacrifices”</w:t>
      </w:r>
    </w:p>
  </w:footnote>
  <w:footnote w:id="288">
    <w:p w14:paraId="45DA152E" w14:textId="77777777" w:rsidR="00F71B79" w:rsidRPr="004A3E27" w:rsidRDefault="00F71B79"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9">
    <w:p w14:paraId="43CC2ABF" w14:textId="536DD164" w:rsidR="00F71B79" w:rsidRDefault="00F71B79" w:rsidP="007E0330">
      <w:pPr>
        <w:pStyle w:val="footnote"/>
      </w:pPr>
      <w:r>
        <w:rPr>
          <w:rStyle w:val="FootnoteReference"/>
        </w:rPr>
        <w:footnoteRef/>
      </w:r>
      <w:r>
        <w:t xml:space="preserve"> [JS] [] found in Coptic</w:t>
      </w:r>
    </w:p>
  </w:footnote>
  <w:footnote w:id="290">
    <w:p w14:paraId="5A6B4D6B" w14:textId="65293C06" w:rsidR="00F71B79" w:rsidRPr="004A3E27" w:rsidRDefault="00F71B79"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1">
    <w:p w14:paraId="7D7FC96A" w14:textId="1FA8AB7E" w:rsidR="00F71B79" w:rsidRDefault="00F71B79" w:rsidP="007E0330">
      <w:pPr>
        <w:pStyle w:val="footnote"/>
      </w:pPr>
      <w:r>
        <w:rPr>
          <w:rStyle w:val="FootnoteReference"/>
        </w:rPr>
        <w:footnoteRef/>
      </w:r>
      <w:r>
        <w:t xml:space="preserve"> [JS] “showed me” or “made known to me”</w:t>
      </w:r>
    </w:p>
  </w:footnote>
  <w:footnote w:id="292">
    <w:p w14:paraId="6185D531" w14:textId="77777777" w:rsidR="00F71B79" w:rsidRPr="004A3E27" w:rsidRDefault="00F71B79" w:rsidP="00BD5BBE">
      <w:pPr>
        <w:pStyle w:val="footnote"/>
      </w:pPr>
      <w:r w:rsidRPr="004A3E27">
        <w:rPr>
          <w:rStyle w:val="FootnoteReference"/>
        </w:rPr>
        <w:footnoteRef/>
      </w:r>
      <w:r w:rsidRPr="004A3E27">
        <w:t xml:space="preserve"> Exodus 12:22; John 19:29; Hebrews 9:19.</w:t>
      </w:r>
    </w:p>
  </w:footnote>
  <w:footnote w:id="293">
    <w:p w14:paraId="3533F1BB" w14:textId="71B96EA6" w:rsidR="00F71B79" w:rsidRDefault="00F71B79" w:rsidP="007E0330">
      <w:pPr>
        <w:pStyle w:val="footnote"/>
      </w:pPr>
      <w:r>
        <w:rPr>
          <w:rStyle w:val="FootnoteReference"/>
        </w:rPr>
        <w:footnoteRef/>
      </w:r>
      <w:r>
        <w:t xml:space="preserve"> [JS] literally “face”.</w:t>
      </w:r>
    </w:p>
  </w:footnote>
  <w:footnote w:id="294">
    <w:p w14:paraId="1F9FC60F" w14:textId="3E919970" w:rsidR="00F71B79" w:rsidRDefault="00F71B79" w:rsidP="005E4259">
      <w:pPr>
        <w:pStyle w:val="footnote"/>
      </w:pPr>
      <w:r>
        <w:rPr>
          <w:rStyle w:val="FootnoteReference"/>
        </w:rPr>
        <w:footnoteRef/>
      </w:r>
      <w:r>
        <w:t xml:space="preserve"> [JS] or “blood-guiltiness”</w:t>
      </w:r>
    </w:p>
  </w:footnote>
  <w:footnote w:id="295">
    <w:p w14:paraId="202128F8" w14:textId="4DFF74D6" w:rsidR="00F71B79" w:rsidRDefault="00F71B79" w:rsidP="00284568">
      <w:pPr>
        <w:pStyle w:val="footnote"/>
      </w:pPr>
      <w:r>
        <w:rPr>
          <w:rStyle w:val="FootnoteReference"/>
        </w:rPr>
        <w:footnoteRef/>
      </w:r>
      <w:r>
        <w:t xml:space="preserve"> [JS] or “gives thanks to,” or “thankfully confess You with praise”</w:t>
      </w:r>
    </w:p>
  </w:footnote>
  <w:footnote w:id="296">
    <w:p w14:paraId="6650920A" w14:textId="4D441CB0" w:rsidR="00F71B79" w:rsidRPr="004A3E27" w:rsidRDefault="00F71B79"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7">
    <w:p w14:paraId="3BFF7049" w14:textId="77777777" w:rsidR="00F71B79" w:rsidRPr="004A3E27" w:rsidRDefault="00F71B79"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8">
    <w:p w14:paraId="45B1AA56" w14:textId="765C7C37" w:rsidR="00F71B79" w:rsidRDefault="00F71B79" w:rsidP="00284568">
      <w:pPr>
        <w:pStyle w:val="footnote"/>
      </w:pPr>
      <w:r>
        <w:rPr>
          <w:rStyle w:val="FootnoteReference"/>
        </w:rPr>
        <w:footnoteRef/>
      </w:r>
      <w:r>
        <w:t xml:space="preserve"> [JS] or “give thanks to You,” or “thankfully confess You with praise”</w:t>
      </w:r>
    </w:p>
  </w:footnote>
  <w:footnote w:id="299">
    <w:p w14:paraId="51837483" w14:textId="77777777" w:rsidR="00F71B79" w:rsidRPr="004A3E27" w:rsidRDefault="00F71B79" w:rsidP="00BD5BBE">
      <w:pPr>
        <w:pStyle w:val="footnote"/>
      </w:pPr>
      <w:r w:rsidRPr="004A3E27">
        <w:rPr>
          <w:rStyle w:val="FootnoteReference"/>
        </w:rPr>
        <w:footnoteRef/>
      </w:r>
      <w:r w:rsidRPr="004A3E27">
        <w:t xml:space="preserve"> We rejoice in praising God because God is our joy and to praise Him is itself a joy.</w:t>
      </w:r>
    </w:p>
  </w:footnote>
  <w:footnote w:id="300">
    <w:p w14:paraId="3B19B72F" w14:textId="77777777" w:rsidR="00F71B79" w:rsidRPr="004A3E27" w:rsidRDefault="00F71B79" w:rsidP="00BD5BBE">
      <w:pPr>
        <w:pStyle w:val="footnote"/>
      </w:pPr>
      <w:r w:rsidRPr="004A3E27">
        <w:rPr>
          <w:rStyle w:val="FootnoteReference"/>
        </w:rPr>
        <w:footnoteRef/>
      </w:r>
      <w:r w:rsidRPr="004A3E27">
        <w:t xml:space="preserve"> Lk. 10:18; 2 Thess. 1:6.</w:t>
      </w:r>
    </w:p>
  </w:footnote>
  <w:footnote w:id="301">
    <w:p w14:paraId="649547A2" w14:textId="77777777" w:rsidR="00F71B79" w:rsidRPr="004A3E27" w:rsidRDefault="00F71B79"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302">
    <w:p w14:paraId="4184D201" w14:textId="3A3901AE" w:rsidR="00F71B79" w:rsidRDefault="00F71B79" w:rsidP="00125EB7">
      <w:pPr>
        <w:pStyle w:val="footnote"/>
      </w:pPr>
      <w:r>
        <w:rPr>
          <w:rStyle w:val="FootnoteReference"/>
        </w:rPr>
        <w:footnoteRef/>
      </w:r>
      <w:r>
        <w:t xml:space="preserve"> [JS] “it” refers to the iniquity and strife.</w:t>
      </w:r>
    </w:p>
  </w:footnote>
  <w:footnote w:id="303">
    <w:p w14:paraId="4DEA0F95" w14:textId="27D8C248" w:rsidR="00F71B79" w:rsidRPr="004A3E27" w:rsidRDefault="00F71B79" w:rsidP="00BD5BBE">
      <w:pPr>
        <w:pStyle w:val="footnote"/>
      </w:pPr>
      <w:r w:rsidRPr="004A3E27">
        <w:rPr>
          <w:rStyle w:val="FootnoteReference"/>
        </w:rPr>
        <w:footnoteRef/>
      </w:r>
      <w:r w:rsidRPr="004A3E27">
        <w:t xml:space="preserve"> </w:t>
      </w:r>
      <w:r>
        <w:t>cf</w:t>
      </w:r>
      <w:r w:rsidRPr="004A3E27">
        <w:t>. 1 Peter 5:7.</w:t>
      </w:r>
    </w:p>
  </w:footnote>
  <w:footnote w:id="304">
    <w:p w14:paraId="27649907" w14:textId="3BE538AE" w:rsidR="00F71B79" w:rsidRPr="004A3E27" w:rsidRDefault="00F71B79" w:rsidP="00BD5BBE">
      <w:pPr>
        <w:pStyle w:val="footnote"/>
      </w:pPr>
      <w:r w:rsidRPr="004A3E27">
        <w:rPr>
          <w:rStyle w:val="FootnoteReference"/>
        </w:rPr>
        <w:footnoteRef/>
      </w:r>
      <w:r w:rsidRPr="004A3E27">
        <w:t xml:space="preserve"> </w:t>
      </w:r>
      <w:r>
        <w:t>cf</w:t>
      </w:r>
      <w:r w:rsidRPr="004A3E27">
        <w:t>. Ephes 6:12; 1 Tim 4:1; Rev. 16:14.</w:t>
      </w:r>
    </w:p>
  </w:footnote>
  <w:footnote w:id="305">
    <w:p w14:paraId="2999B88D" w14:textId="4A88AAD6" w:rsidR="00F71B79" w:rsidRDefault="00F71B79" w:rsidP="00A8553A">
      <w:pPr>
        <w:pStyle w:val="footnote"/>
      </w:pPr>
      <w:r>
        <w:rPr>
          <w:rStyle w:val="FootnoteReference"/>
        </w:rPr>
        <w:footnoteRef/>
      </w:r>
      <w:r>
        <w:t xml:space="preserve"> [JS] NETS omits “not”</w:t>
      </w:r>
    </w:p>
  </w:footnote>
  <w:footnote w:id="306">
    <w:p w14:paraId="594F6979" w14:textId="77777777" w:rsidR="00F71B79" w:rsidRPr="004A3E27" w:rsidRDefault="00F71B79"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7">
    <w:p w14:paraId="568E2F2E" w14:textId="77777777" w:rsidR="00F71B79" w:rsidRPr="004A3E27" w:rsidRDefault="00F71B79"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8">
    <w:p w14:paraId="6DBE026F" w14:textId="65E17A50" w:rsidR="00F71B79" w:rsidRDefault="00F71B79" w:rsidP="003E4AFE">
      <w:pPr>
        <w:pStyle w:val="footnote"/>
      </w:pPr>
      <w:r>
        <w:rPr>
          <w:rStyle w:val="FootnoteReference"/>
        </w:rPr>
        <w:footnoteRef/>
      </w:r>
      <w:r>
        <w:t xml:space="preserve"> [JS] or “I will sing and praise,” or “I will sing and make music”</w:t>
      </w:r>
    </w:p>
  </w:footnote>
  <w:footnote w:id="309">
    <w:p w14:paraId="5EA08A63" w14:textId="7ED730C0" w:rsidR="00F71B79" w:rsidRDefault="00F71B79" w:rsidP="003E4AFE">
      <w:pPr>
        <w:pStyle w:val="footnote"/>
      </w:pPr>
      <w:r>
        <w:rPr>
          <w:rStyle w:val="FootnoteReference"/>
        </w:rPr>
        <w:footnoteRef/>
      </w:r>
      <w:r>
        <w:t xml:space="preserve"> [JS] or “I will give thanks to You,” or “I will thankfully confess You with praise”</w:t>
      </w:r>
    </w:p>
  </w:footnote>
  <w:footnote w:id="310">
    <w:p w14:paraId="2EF83620" w14:textId="1732A893" w:rsidR="00F71B79" w:rsidRDefault="00F71B79" w:rsidP="005C1F97">
      <w:pPr>
        <w:pStyle w:val="footnote"/>
      </w:pPr>
      <w:r>
        <w:rPr>
          <w:rStyle w:val="FootnoteReference"/>
        </w:rPr>
        <w:footnoteRef/>
      </w:r>
      <w:r>
        <w:t xml:space="preserve"> [JS] Coptic has “Name” in place of “mercy”.</w:t>
      </w:r>
    </w:p>
  </w:footnote>
  <w:footnote w:id="311">
    <w:p w14:paraId="62A6540D" w14:textId="77777777" w:rsidR="00F71B79" w:rsidRPr="004A3E27" w:rsidRDefault="00F71B79" w:rsidP="00BD5BBE">
      <w:pPr>
        <w:pStyle w:val="footnote"/>
      </w:pPr>
      <w:r w:rsidRPr="004A3E27">
        <w:rPr>
          <w:rStyle w:val="FootnoteReference"/>
        </w:rPr>
        <w:footnoteRef/>
      </w:r>
      <w:r w:rsidRPr="004A3E27">
        <w:t xml:space="preserve"> Verses 8-12 are repeated almost verbatim in Ps. 107:2-6.</w:t>
      </w:r>
    </w:p>
  </w:footnote>
  <w:footnote w:id="312">
    <w:p w14:paraId="3A60B5BF" w14:textId="4103FFA5" w:rsidR="00F71B79" w:rsidRDefault="00F71B79" w:rsidP="0080248C">
      <w:pPr>
        <w:pStyle w:val="footnote"/>
      </w:pPr>
      <w:r>
        <w:rPr>
          <w:rStyle w:val="FootnoteReference"/>
        </w:rPr>
        <w:footnoteRef/>
      </w:r>
      <w:r>
        <w:t xml:space="preserve"> [JS] or “the lawless,” or “those that do wickedness”</w:t>
      </w:r>
    </w:p>
  </w:footnote>
  <w:footnote w:id="313">
    <w:p w14:paraId="21F36685" w14:textId="77777777" w:rsidR="00F71B79" w:rsidRPr="004A3E27" w:rsidRDefault="00F71B79" w:rsidP="00BD5BBE">
      <w:pPr>
        <w:pStyle w:val="footnote"/>
      </w:pPr>
      <w:r w:rsidRPr="004A3E27">
        <w:rPr>
          <w:rStyle w:val="FootnoteReference"/>
        </w:rPr>
        <w:footnoteRef/>
      </w:r>
      <w:r w:rsidRPr="004A3E27">
        <w:t xml:space="preserve"> Mercy: love (Luke 10:37).</w:t>
      </w:r>
    </w:p>
  </w:footnote>
  <w:footnote w:id="314">
    <w:p w14:paraId="6EFF888C" w14:textId="1261A193" w:rsidR="00F71B79" w:rsidRPr="004A3E27" w:rsidRDefault="00F71B79"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5">
    <w:p w14:paraId="42604FE7" w14:textId="77777777" w:rsidR="00F71B79" w:rsidRPr="004A3E27" w:rsidRDefault="00F71B79" w:rsidP="00BD5BBE">
      <w:pPr>
        <w:pStyle w:val="footnote"/>
      </w:pPr>
      <w:r w:rsidRPr="004A3E27">
        <w:rPr>
          <w:rStyle w:val="FootnoteReference"/>
        </w:rPr>
        <w:footnoteRef/>
      </w:r>
      <w:r w:rsidRPr="004A3E27">
        <w:t xml:space="preserve"> Washbowl: i.e. reduced to the most menial servitude.</w:t>
      </w:r>
    </w:p>
  </w:footnote>
  <w:footnote w:id="316">
    <w:p w14:paraId="03E619D4" w14:textId="1339E3A3" w:rsidR="00F71B79" w:rsidRPr="004A3E27" w:rsidRDefault="00F71B79"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7">
    <w:p w14:paraId="2D798361" w14:textId="77777777" w:rsidR="00F71B79" w:rsidRPr="004A3E27" w:rsidRDefault="00F71B79"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8">
    <w:p w14:paraId="7F655844" w14:textId="452019EB" w:rsidR="00F71B79" w:rsidRDefault="00F71B79" w:rsidP="002820F7">
      <w:pPr>
        <w:pStyle w:val="footnote"/>
      </w:pPr>
      <w:r>
        <w:rPr>
          <w:rStyle w:val="FootnoteReference"/>
        </w:rPr>
        <w:footnoteRef/>
      </w:r>
      <w:r>
        <w:t xml:space="preserve"> [JS] Coptic has “I will never be shaken”. See the First Hour of the Eve of Tuesday of Holy Week. Though this may be confused with verse 7.</w:t>
      </w:r>
    </w:p>
  </w:footnote>
  <w:footnote w:id="319">
    <w:p w14:paraId="29B1DDE8" w14:textId="45FA342F" w:rsidR="00F71B79" w:rsidRPr="004A3E27" w:rsidRDefault="00F71B79"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20">
    <w:p w14:paraId="279AD391" w14:textId="274C1C9A" w:rsidR="00F71B79" w:rsidRPr="004A3E27" w:rsidRDefault="00F71B79"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1">
    <w:p w14:paraId="7753865A" w14:textId="3B559F98" w:rsidR="00F71B79" w:rsidRDefault="00F71B79" w:rsidP="009C1AC4">
      <w:pPr>
        <w:pStyle w:val="footnote"/>
      </w:pPr>
      <w:r>
        <w:rPr>
          <w:rStyle w:val="FootnoteReference"/>
        </w:rPr>
        <w:footnoteRef/>
      </w:r>
      <w:r>
        <w:t xml:space="preserve"> [JS] OSB has, “they are altogether useless.” NETS has “they together derive from vanity.</w:t>
      </w:r>
    </w:p>
  </w:footnote>
  <w:footnote w:id="322">
    <w:p w14:paraId="20ED6838" w14:textId="77777777" w:rsidR="00F71B79" w:rsidRPr="004A3E27" w:rsidRDefault="00F71B79" w:rsidP="009C1AC4">
      <w:pPr>
        <w:pStyle w:val="footnote"/>
      </w:pPr>
      <w:r w:rsidRPr="004A3E27">
        <w:rPr>
          <w:rStyle w:val="FootnoteReference"/>
        </w:rPr>
        <w:footnoteRef/>
      </w:r>
      <w:r w:rsidRPr="004A3E27">
        <w:t xml:space="preserve"> Job. 33:14.</w:t>
      </w:r>
    </w:p>
  </w:footnote>
  <w:footnote w:id="323">
    <w:p w14:paraId="08AF7E67" w14:textId="06320022" w:rsidR="00F71B79" w:rsidRDefault="00F71B79"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4">
    <w:p w14:paraId="3F4DF601" w14:textId="362CF8F1" w:rsidR="00F71B79" w:rsidRDefault="00F71B79" w:rsidP="004F49CE">
      <w:pPr>
        <w:pStyle w:val="footnote"/>
      </w:pPr>
      <w:r>
        <w:rPr>
          <w:rStyle w:val="FootnoteReference"/>
        </w:rPr>
        <w:footnoteRef/>
      </w:r>
      <w:r>
        <w:t xml:space="preserve"> [JS] literally, “holy place”</w:t>
      </w:r>
    </w:p>
  </w:footnote>
  <w:footnote w:id="325">
    <w:p w14:paraId="686CF1C0" w14:textId="1BBF228C" w:rsidR="00F71B79" w:rsidRPr="004A3E27" w:rsidRDefault="00F71B79"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6">
    <w:p w14:paraId="4BD1F676" w14:textId="28A76380" w:rsidR="00F71B79" w:rsidRDefault="00F71B79" w:rsidP="00C0729B">
      <w:pPr>
        <w:pStyle w:val="footnote"/>
      </w:pPr>
      <w:r>
        <w:rPr>
          <w:rStyle w:val="FootnoteReference"/>
        </w:rPr>
        <w:footnoteRef/>
      </w:r>
      <w:r>
        <w:t xml:space="preserve"> [JS] Fr. Athanasius’ translation from the Coptic has “shall glory”</w:t>
      </w:r>
    </w:p>
  </w:footnote>
  <w:footnote w:id="327">
    <w:p w14:paraId="33DDB994" w14:textId="5E62FF5E" w:rsidR="00F71B79" w:rsidRDefault="00F71B79" w:rsidP="00627006">
      <w:pPr>
        <w:pStyle w:val="footnote"/>
      </w:pPr>
      <w:r>
        <w:rPr>
          <w:rStyle w:val="FootnoteReference"/>
        </w:rPr>
        <w:footnoteRef/>
      </w:r>
      <w:r>
        <w:t xml:space="preserve"> All but Fr. Athanasius’ translation from the Coptic have “and a vow will be paid to You in Jerusalem”</w:t>
      </w:r>
    </w:p>
  </w:footnote>
  <w:footnote w:id="328">
    <w:p w14:paraId="7806F1DC" w14:textId="6D5F9E7B" w:rsidR="00F71B79" w:rsidRDefault="00F71B79" w:rsidP="00722B95">
      <w:pPr>
        <w:pStyle w:val="footnote"/>
      </w:pPr>
      <w:r>
        <w:rPr>
          <w:rStyle w:val="FootnoteReference"/>
        </w:rPr>
        <w:footnoteRef/>
      </w:r>
      <w:r>
        <w:t xml:space="preserve"> [] Found in Fr. Athanasius’ translation from the Coptic</w:t>
      </w:r>
    </w:p>
  </w:footnote>
  <w:footnote w:id="329">
    <w:p w14:paraId="7625453A" w14:textId="042835EA" w:rsidR="00F71B79" w:rsidRDefault="00F71B79" w:rsidP="005E733D">
      <w:pPr>
        <w:pStyle w:val="footnote"/>
      </w:pPr>
      <w:r>
        <w:rPr>
          <w:rStyle w:val="FootnoteReference"/>
        </w:rPr>
        <w:footnoteRef/>
      </w:r>
      <w:r>
        <w:t xml:space="preserve"> [JS] [] found in Coptic, see Vespers of Pashons 20.</w:t>
      </w:r>
    </w:p>
  </w:footnote>
  <w:footnote w:id="330">
    <w:p w14:paraId="36833249" w14:textId="34120CF1" w:rsidR="00F71B79" w:rsidRPr="004A3E27" w:rsidRDefault="00F71B79"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1">
    <w:p w14:paraId="622CE4B2" w14:textId="77777777" w:rsidR="00F71B79" w:rsidRPr="004A3E27" w:rsidRDefault="00F71B79" w:rsidP="00BD5BBE">
      <w:pPr>
        <w:pStyle w:val="footnote"/>
      </w:pPr>
      <w:r w:rsidRPr="004A3E27">
        <w:rPr>
          <w:rStyle w:val="FootnoteReference"/>
        </w:rPr>
        <w:footnoteRef/>
      </w:r>
      <w:r w:rsidRPr="004A3E27">
        <w:t xml:space="preserve"> So the Slavonic (Greek often omits ‘stillest’).</w:t>
      </w:r>
    </w:p>
  </w:footnote>
  <w:footnote w:id="332">
    <w:p w14:paraId="0BA13A66" w14:textId="54830EC5" w:rsidR="00F71B79" w:rsidRDefault="00F71B79" w:rsidP="005438BF">
      <w:pPr>
        <w:pStyle w:val="footnote"/>
      </w:pPr>
      <w:r>
        <w:rPr>
          <w:rStyle w:val="FootnoteReference"/>
        </w:rPr>
        <w:footnoteRef/>
      </w:r>
      <w:r>
        <w:t xml:space="preserve"> [JS] lit, “filled with fatness.”</w:t>
      </w:r>
    </w:p>
  </w:footnote>
  <w:footnote w:id="333">
    <w:p w14:paraId="6F4E7A1F" w14:textId="704DC134" w:rsidR="00F71B79" w:rsidRPr="004A3E27" w:rsidRDefault="00F71B79"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4">
    <w:p w14:paraId="30AFE1F6" w14:textId="77777777" w:rsidR="00F71B79" w:rsidRPr="004A3E27" w:rsidRDefault="00F71B79"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5">
    <w:p w14:paraId="667C6704" w14:textId="77777777" w:rsidR="00F71B79" w:rsidRPr="004A3E27" w:rsidRDefault="00F71B79"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6">
    <w:p w14:paraId="4D88FDB0" w14:textId="77777777" w:rsidR="00F71B79" w:rsidRPr="004A3E27" w:rsidRDefault="00F71B79" w:rsidP="00BD5BBE">
      <w:pPr>
        <w:pStyle w:val="footnote"/>
      </w:pPr>
      <w:r w:rsidRPr="004A3E27">
        <w:rPr>
          <w:rStyle w:val="FootnoteReference"/>
        </w:rPr>
        <w:footnoteRef/>
      </w:r>
      <w:r w:rsidRPr="004A3E27">
        <w:t xml:space="preserve"> See footnote 62. &lt;2 previously&gt;</w:t>
      </w:r>
    </w:p>
  </w:footnote>
  <w:footnote w:id="337">
    <w:p w14:paraId="520E1D4D" w14:textId="70DD6036" w:rsidR="00F71B79" w:rsidRDefault="00F71B79" w:rsidP="000E01D1">
      <w:pPr>
        <w:pStyle w:val="footnote"/>
      </w:pPr>
      <w:r>
        <w:rPr>
          <w:rStyle w:val="FootnoteReference"/>
        </w:rPr>
        <w:footnoteRef/>
      </w:r>
      <w:r>
        <w:t xml:space="preserve"> [JS], “do obeisance”, i.e. prostrate, not just an attitude, but an act</w:t>
      </w:r>
    </w:p>
  </w:footnote>
  <w:footnote w:id="338">
    <w:p w14:paraId="1B791EBC" w14:textId="77777777" w:rsidR="00F71B79" w:rsidRPr="004A3E27" w:rsidRDefault="00F71B79"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9">
    <w:p w14:paraId="109CC4F4" w14:textId="77777777" w:rsidR="00F71B79" w:rsidRPr="004A3E27" w:rsidRDefault="00F71B79" w:rsidP="00BD5BBE">
      <w:pPr>
        <w:pStyle w:val="footnote"/>
      </w:pPr>
      <w:r w:rsidRPr="004A3E27">
        <w:rPr>
          <w:rStyle w:val="FootnoteReference"/>
        </w:rPr>
        <w:footnoteRef/>
      </w:r>
      <w:r w:rsidRPr="004A3E27">
        <w:t xml:space="preserve"> ‘What God has planned for His lovers’ (1 Cor. 2:9).</w:t>
      </w:r>
    </w:p>
  </w:footnote>
  <w:footnote w:id="340">
    <w:p w14:paraId="096C8EE6" w14:textId="40879E1D" w:rsidR="00F71B79" w:rsidRDefault="00F71B79" w:rsidP="000E01D1">
      <w:pPr>
        <w:pStyle w:val="footnote"/>
      </w:pPr>
      <w:r>
        <w:rPr>
          <w:rStyle w:val="FootnoteReference"/>
        </w:rPr>
        <w:footnoteRef/>
      </w:r>
      <w:r>
        <w:t xml:space="preserve"> [JS] Fr. Lazarus has, “for”</w:t>
      </w:r>
    </w:p>
  </w:footnote>
  <w:footnote w:id="341">
    <w:p w14:paraId="693C7006" w14:textId="4BAA4AB8" w:rsidR="00F71B79" w:rsidRPr="004A3E27" w:rsidRDefault="00F71B79"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2">
    <w:p w14:paraId="4EA27689" w14:textId="41C52921" w:rsidR="00F71B79" w:rsidRPr="004A3E27" w:rsidRDefault="00F71B79"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3">
    <w:p w14:paraId="49AA563D" w14:textId="77777777" w:rsidR="00F71B79" w:rsidRPr="004A3E27" w:rsidRDefault="00F71B79"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4">
    <w:p w14:paraId="26BB2E4A" w14:textId="256060DE" w:rsidR="00F71B79" w:rsidRPr="004A3E27" w:rsidRDefault="00F71B79"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5">
    <w:p w14:paraId="7DEE92CE" w14:textId="409EAD51" w:rsidR="00F71B79" w:rsidRDefault="00F71B79" w:rsidP="00F81502">
      <w:pPr>
        <w:pStyle w:val="footnote"/>
      </w:pPr>
      <w:r>
        <w:rPr>
          <w:rStyle w:val="FootnoteReference"/>
        </w:rPr>
        <w:footnoteRef/>
      </w:r>
      <w:r>
        <w:t xml:space="preserve"> [JS] or “give thanks to You” or “thankfully confess You with praise”</w:t>
      </w:r>
    </w:p>
  </w:footnote>
  <w:footnote w:id="346">
    <w:p w14:paraId="29F3A7DD" w14:textId="66A81F41" w:rsidR="00F71B79" w:rsidRDefault="00F71B79" w:rsidP="00F81502">
      <w:pPr>
        <w:pStyle w:val="footnote"/>
      </w:pPr>
      <w:r>
        <w:rPr>
          <w:rStyle w:val="FootnoteReference"/>
        </w:rPr>
        <w:footnoteRef/>
      </w:r>
      <w:r>
        <w:t xml:space="preserve"> [JS] or “praise You” or “give thanks to You” or “thankfully confess You with praise”</w:t>
      </w:r>
    </w:p>
  </w:footnote>
  <w:footnote w:id="347">
    <w:p w14:paraId="75EB9556" w14:textId="77777777" w:rsidR="00F71B79" w:rsidRPr="004A3E27" w:rsidRDefault="00F71B79"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8">
    <w:p w14:paraId="69CCF6E1" w14:textId="734C2AF2" w:rsidR="00F71B79" w:rsidRPr="004A3E27" w:rsidRDefault="00F71B79" w:rsidP="00BD5BBE">
      <w:pPr>
        <w:pStyle w:val="footnote"/>
      </w:pPr>
      <w:r w:rsidRPr="004A3E27">
        <w:rPr>
          <w:rStyle w:val="FootnoteReference"/>
        </w:rPr>
        <w:footnoteRef/>
      </w:r>
      <w:r w:rsidRPr="004A3E27">
        <w:t xml:space="preserve"> Numbers 10:35. </w:t>
      </w:r>
      <w:r>
        <w:t>Cf</w:t>
      </w:r>
      <w:r w:rsidRPr="004A3E27">
        <w:t>. Exodus 14.</w:t>
      </w:r>
    </w:p>
  </w:footnote>
  <w:footnote w:id="349">
    <w:p w14:paraId="772812A4" w14:textId="77777777" w:rsidR="00F71B79" w:rsidRPr="004A3E27" w:rsidRDefault="00F71B79"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0">
    <w:p w14:paraId="648336FE" w14:textId="679542B0" w:rsidR="00F71B79" w:rsidRDefault="00F71B79" w:rsidP="00A66BCD">
      <w:pPr>
        <w:pStyle w:val="footnote"/>
      </w:pPr>
      <w:r>
        <w:rPr>
          <w:rStyle w:val="FootnoteReference"/>
        </w:rPr>
        <w:footnoteRef/>
      </w:r>
      <w:r>
        <w:t xml:space="preserve"> [JS] literally, “before the face of”</w:t>
      </w:r>
    </w:p>
  </w:footnote>
  <w:footnote w:id="351">
    <w:p w14:paraId="576015E9" w14:textId="7C434A30" w:rsidR="00F71B79" w:rsidRPr="004A3E27" w:rsidRDefault="00F71B79"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52">
    <w:p w14:paraId="528CA841" w14:textId="6B333BD0" w:rsidR="00F71B79" w:rsidRDefault="00F71B79" w:rsidP="003863C1">
      <w:pPr>
        <w:pStyle w:val="footnote"/>
      </w:pPr>
      <w:r>
        <w:rPr>
          <w:rStyle w:val="FootnoteReference"/>
        </w:rPr>
        <w:footnoteRef/>
      </w:r>
      <w:r>
        <w:t xml:space="preserve"> [JS] literally “hosts”</w:t>
      </w:r>
    </w:p>
  </w:footnote>
  <w:footnote w:id="353">
    <w:p w14:paraId="65E1E4C5" w14:textId="144C5288" w:rsidR="00F71B79" w:rsidRDefault="00F71B79"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54">
    <w:p w14:paraId="1C35810F" w14:textId="7EDB3A13" w:rsidR="00F71B79" w:rsidRPr="004A3E27" w:rsidRDefault="00F71B79"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5">
    <w:p w14:paraId="182BF5C1" w14:textId="77B0A7B7" w:rsidR="00F71B79" w:rsidRDefault="00F71B79" w:rsidP="0080282E">
      <w:pPr>
        <w:pStyle w:val="footnote"/>
      </w:pPr>
      <w:r>
        <w:rPr>
          <w:rStyle w:val="FootnoteReference"/>
        </w:rPr>
        <w:footnoteRef/>
      </w:r>
      <w:r>
        <w:t xml:space="preserve"> [JS] literally, “ten-thousand fold”</w:t>
      </w:r>
    </w:p>
  </w:footnote>
  <w:footnote w:id="356">
    <w:p w14:paraId="1238C848" w14:textId="7921E5DF" w:rsidR="00F71B79" w:rsidRDefault="00F71B79" w:rsidP="0008590B">
      <w:pPr>
        <w:pStyle w:val="footnote"/>
      </w:pPr>
      <w:r>
        <w:rPr>
          <w:rStyle w:val="FootnoteReference"/>
        </w:rPr>
        <w:footnoteRef/>
      </w:r>
      <w:r>
        <w:t xml:space="preserve"> [JS] [] found in the Vespers Psalm for Athor 8, and then “God” is in place of “the Lord” in this next line.</w:t>
      </w:r>
    </w:p>
  </w:footnote>
  <w:footnote w:id="357">
    <w:p w14:paraId="4BA4E820" w14:textId="27CCDFBE" w:rsidR="00F71B79" w:rsidRPr="004A3E27" w:rsidRDefault="00F71B79" w:rsidP="00BD5BBE">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8">
    <w:p w14:paraId="27BEB11F" w14:textId="620450D8" w:rsidR="00F71B79" w:rsidRDefault="00F71B79" w:rsidP="004F47C2">
      <w:pPr>
        <w:pStyle w:val="footnote"/>
      </w:pPr>
      <w:r>
        <w:rPr>
          <w:rStyle w:val="FootnoteReference"/>
        </w:rPr>
        <w:footnoteRef/>
      </w:r>
      <w:r>
        <w:t xml:space="preserve"> [JS] Coptic has “will prepare our way for us.” See the Liturgy of Mesori 29.</w:t>
      </w:r>
    </w:p>
  </w:footnote>
  <w:footnote w:id="359">
    <w:p w14:paraId="6F7FE73D" w14:textId="3ED6EBEB" w:rsidR="00F71B79" w:rsidRDefault="00F71B79" w:rsidP="00AC3180">
      <w:pPr>
        <w:pStyle w:val="footnote"/>
      </w:pPr>
      <w:r>
        <w:rPr>
          <w:rStyle w:val="FootnoteReference"/>
        </w:rPr>
        <w:footnoteRef/>
      </w:r>
      <w:r>
        <w:t xml:space="preserve"> [JS] “assemblies” or “congregations”</w:t>
      </w:r>
    </w:p>
  </w:footnote>
  <w:footnote w:id="360">
    <w:p w14:paraId="1069FF00" w14:textId="77777777" w:rsidR="00F71B79" w:rsidRPr="004A3E27" w:rsidRDefault="00F71B79"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1">
    <w:p w14:paraId="2A529781" w14:textId="28A9C63A" w:rsidR="00F71B79" w:rsidRDefault="00F71B79" w:rsidP="00E7566E">
      <w:pPr>
        <w:pStyle w:val="footnote"/>
      </w:pPr>
      <w:r>
        <w:rPr>
          <w:rStyle w:val="FootnoteReference"/>
        </w:rPr>
        <w:footnoteRef/>
      </w:r>
      <w:r>
        <w:t xml:space="preserve"> Greek has “rides,” but Coptic has, “ascended”. See Vespers of the Feast of the Ascension.</w:t>
      </w:r>
    </w:p>
  </w:footnote>
  <w:footnote w:id="362">
    <w:p w14:paraId="4D6861A4" w14:textId="02C1FF85" w:rsidR="00F71B79" w:rsidRPr="004A3E27" w:rsidRDefault="00F71B79"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3">
    <w:p w14:paraId="41F9D5E1" w14:textId="215B8BCD" w:rsidR="00F71B79" w:rsidRDefault="00F71B79" w:rsidP="00B045F9">
      <w:pPr>
        <w:pStyle w:val="footnote"/>
      </w:pPr>
      <w:r>
        <w:rPr>
          <w:rStyle w:val="FootnoteReference"/>
        </w:rPr>
        <w:footnoteRef/>
      </w:r>
      <w:r>
        <w:t xml:space="preserve"> [JS] Coptic has “mire of death”. See the Ninth Hour of Great Friday.</w:t>
      </w:r>
    </w:p>
  </w:footnote>
  <w:footnote w:id="364">
    <w:p w14:paraId="3876A4B9" w14:textId="77777777" w:rsidR="00F71B79" w:rsidRPr="004A3E27" w:rsidRDefault="00F71B79"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5">
    <w:p w14:paraId="3A9A265F" w14:textId="622FDAFA" w:rsidR="00F71B79" w:rsidRPr="004A3E27" w:rsidRDefault="00F71B79"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6">
    <w:p w14:paraId="46BEEA32" w14:textId="77777777" w:rsidR="00F71B79" w:rsidRPr="004A3E27" w:rsidRDefault="00F71B79" w:rsidP="00BD5BBE">
      <w:pPr>
        <w:pStyle w:val="footnote"/>
      </w:pPr>
      <w:r w:rsidRPr="004A3E27">
        <w:rPr>
          <w:rStyle w:val="FootnoteReference"/>
        </w:rPr>
        <w:footnoteRef/>
      </w:r>
      <w:r w:rsidRPr="004A3E27">
        <w:t xml:space="preserve"> Mk. 15:29; Jn. 2:17; Rom. 15:3.</w:t>
      </w:r>
    </w:p>
  </w:footnote>
  <w:footnote w:id="367">
    <w:p w14:paraId="252B5848" w14:textId="77777777" w:rsidR="00F71B79" w:rsidRPr="004A3E27" w:rsidRDefault="00F71B79" w:rsidP="00BD5BBE">
      <w:pPr>
        <w:pStyle w:val="footnote"/>
      </w:pPr>
      <w:r w:rsidRPr="004A3E27">
        <w:rPr>
          <w:rStyle w:val="FootnoteReference"/>
        </w:rPr>
        <w:footnoteRef/>
      </w:r>
      <w:r w:rsidRPr="004A3E27">
        <w:t xml:space="preserve"> The elders and chief priests.</w:t>
      </w:r>
    </w:p>
  </w:footnote>
  <w:footnote w:id="368">
    <w:p w14:paraId="0AE68D03" w14:textId="77777777" w:rsidR="00F71B79" w:rsidRPr="004A3E27" w:rsidRDefault="00F71B79"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69">
    <w:p w14:paraId="16B42B6B" w14:textId="7782C183" w:rsidR="00F71B79" w:rsidRDefault="00F71B79" w:rsidP="00E77B85">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0">
    <w:p w14:paraId="49BC712C" w14:textId="77777777" w:rsidR="00F71B79" w:rsidRPr="004A3E27" w:rsidRDefault="00F71B79" w:rsidP="00BD5BBE">
      <w:pPr>
        <w:pStyle w:val="footnote"/>
      </w:pPr>
      <w:r w:rsidRPr="004A3E27">
        <w:rPr>
          <w:rStyle w:val="FootnoteReference"/>
        </w:rPr>
        <w:footnoteRef/>
      </w:r>
      <w:r w:rsidRPr="004A3E27">
        <w:t xml:space="preserve"> Mt. 16:21; Mk. 8:31.</w:t>
      </w:r>
    </w:p>
  </w:footnote>
  <w:footnote w:id="371">
    <w:p w14:paraId="5D4E90F4" w14:textId="77777777" w:rsidR="00F71B79" w:rsidRPr="004A3E27" w:rsidRDefault="00F71B79" w:rsidP="00BD5BBE">
      <w:pPr>
        <w:pStyle w:val="footnote"/>
      </w:pPr>
      <w:r w:rsidRPr="004A3E27">
        <w:rPr>
          <w:rStyle w:val="FootnoteReference"/>
        </w:rPr>
        <w:footnoteRef/>
      </w:r>
      <w:r w:rsidRPr="004A3E27">
        <w:t xml:space="preserve"> Mt. 27:34.</w:t>
      </w:r>
    </w:p>
  </w:footnote>
  <w:footnote w:id="372">
    <w:p w14:paraId="2A1BD707" w14:textId="2E0A380E" w:rsidR="00F71B79" w:rsidRPr="004A3E27" w:rsidRDefault="00F71B79" w:rsidP="00BD5BBE">
      <w:pPr>
        <w:pStyle w:val="footnote"/>
      </w:pPr>
      <w:r w:rsidRPr="004A3E27">
        <w:rPr>
          <w:rStyle w:val="FootnoteReference"/>
        </w:rPr>
        <w:footnoteRef/>
      </w:r>
      <w:r w:rsidRPr="004A3E27">
        <w:t xml:space="preserve"> </w:t>
      </w:r>
      <w:r>
        <w:t>Cf</w:t>
      </w:r>
      <w:r w:rsidRPr="004A3E27">
        <w:t>. Rom. 11:9,10.</w:t>
      </w:r>
    </w:p>
  </w:footnote>
  <w:footnote w:id="373">
    <w:p w14:paraId="09150116" w14:textId="70A37D6F" w:rsidR="00F71B79" w:rsidRPr="004A3E27" w:rsidRDefault="00F71B79"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4">
    <w:p w14:paraId="0A1143C8" w14:textId="4C2F960A" w:rsidR="00F71B79" w:rsidRDefault="00F71B79" w:rsidP="000618CE">
      <w:pPr>
        <w:pStyle w:val="footnote"/>
      </w:pPr>
      <w:r>
        <w:rPr>
          <w:rStyle w:val="FootnoteReference"/>
        </w:rPr>
        <w:footnoteRef/>
      </w:r>
      <w:r>
        <w:t xml:space="preserve"> [JS] [] found in Matins and Vespers of Friday of the Fourth Week of Paschaltide.</w:t>
      </w:r>
    </w:p>
  </w:footnote>
  <w:footnote w:id="375">
    <w:p w14:paraId="05D75ECB" w14:textId="77777777" w:rsidR="00F71B79" w:rsidRPr="004A3E27" w:rsidRDefault="00F71B79" w:rsidP="00BD5BBE">
      <w:pPr>
        <w:pStyle w:val="footnote"/>
      </w:pPr>
      <w:r w:rsidRPr="004A3E27">
        <w:rPr>
          <w:rStyle w:val="FootnoteReference"/>
        </w:rPr>
        <w:footnoteRef/>
      </w:r>
      <w:r w:rsidRPr="004A3E27">
        <w:t xml:space="preserve"> Ps. 69:3-7 differs only slightly from Ps. 39:15-18.</w:t>
      </w:r>
    </w:p>
  </w:footnote>
  <w:footnote w:id="376">
    <w:p w14:paraId="3C5E1D6F" w14:textId="58735F32" w:rsidR="00F71B79" w:rsidRDefault="00F71B79" w:rsidP="004F3DCD">
      <w:pPr>
        <w:pStyle w:val="footnote"/>
      </w:pPr>
      <w:r>
        <w:rPr>
          <w:rStyle w:val="FootnoteReference"/>
        </w:rPr>
        <w:footnoteRef/>
      </w:r>
      <w:r>
        <w:t xml:space="preserve"> [JS] “Good! Good!”, or “Aha! Aha!”, or “Well done! Well done!” what one says when they think they have beaten their opponent.</w:t>
      </w:r>
    </w:p>
  </w:footnote>
  <w:footnote w:id="377">
    <w:p w14:paraId="325C5542" w14:textId="77777777" w:rsidR="00F71B79" w:rsidRPr="004A3E27" w:rsidRDefault="00F71B79" w:rsidP="00BD5BBE">
      <w:pPr>
        <w:pStyle w:val="footnote"/>
      </w:pPr>
      <w:r w:rsidRPr="004A3E27">
        <w:rPr>
          <w:rStyle w:val="FootnoteReference"/>
        </w:rPr>
        <w:footnoteRef/>
      </w:r>
      <w:r w:rsidRPr="004A3E27">
        <w:t xml:space="preserve"> The first three lines of Psalms 70 and 30 are identical. See footnote there.</w:t>
      </w:r>
    </w:p>
  </w:footnote>
  <w:footnote w:id="378">
    <w:p w14:paraId="1B3F91B5" w14:textId="58F71B16" w:rsidR="00F71B79" w:rsidRPr="004A3E27" w:rsidRDefault="00F71B79"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79">
    <w:p w14:paraId="1479583A" w14:textId="0156B220" w:rsidR="00F71B79" w:rsidRDefault="00F71B79" w:rsidP="00C614C7">
      <w:pPr>
        <w:pStyle w:val="footnote"/>
      </w:pPr>
      <w:r>
        <w:rPr>
          <w:rStyle w:val="FootnoteReference"/>
        </w:rPr>
        <w:footnoteRef/>
      </w:r>
      <w:r>
        <w:t xml:space="preserve"> [JS] literally, “arm”.</w:t>
      </w:r>
    </w:p>
  </w:footnote>
  <w:footnote w:id="380">
    <w:p w14:paraId="523E76EA" w14:textId="77777777" w:rsidR="00F71B79" w:rsidRPr="004A3E27" w:rsidRDefault="00F71B79" w:rsidP="00C614C7">
      <w:pPr>
        <w:pStyle w:val="footnote"/>
      </w:pPr>
      <w:r w:rsidRPr="004A3E27">
        <w:rPr>
          <w:rStyle w:val="FootnoteReference"/>
        </w:rPr>
        <w:footnoteRef/>
      </w:r>
      <w:r w:rsidRPr="004A3E27">
        <w:t xml:space="preserve"> Ephes. 3:10; 4:8.</w:t>
      </w:r>
    </w:p>
  </w:footnote>
  <w:footnote w:id="381">
    <w:p w14:paraId="65732174" w14:textId="7AFAEA7C" w:rsidR="00F71B79" w:rsidRDefault="00F71B79" w:rsidP="00E269C1">
      <w:pPr>
        <w:pStyle w:val="footnote"/>
      </w:pPr>
      <w:r>
        <w:rPr>
          <w:rStyle w:val="FootnoteReference"/>
        </w:rPr>
        <w:footnoteRef/>
      </w:r>
      <w:r>
        <w:t xml:space="preserve"> [JS] or “praise Your” or “acknowledge You”, or “thankfully confess with praise [for Your]”</w:t>
      </w:r>
    </w:p>
  </w:footnote>
  <w:footnote w:id="382">
    <w:p w14:paraId="63D5291B" w14:textId="120CBC18" w:rsidR="00F71B79" w:rsidRPr="004A3E27" w:rsidRDefault="00F71B79"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3">
    <w:p w14:paraId="0396CA5A" w14:textId="2DEA52B7" w:rsidR="00F71B79" w:rsidRPr="004A3E27" w:rsidRDefault="00F71B79"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4">
    <w:p w14:paraId="145DE01A" w14:textId="6D6C89A5" w:rsidR="00F71B79" w:rsidRDefault="00F71B79" w:rsidP="00733705">
      <w:pPr>
        <w:pStyle w:val="footnote"/>
      </w:pPr>
      <w:r>
        <w:rPr>
          <w:rStyle w:val="FootnoteReference"/>
        </w:rPr>
        <w:footnoteRef/>
      </w:r>
      <w:r>
        <w:t xml:space="preserve"> [JS] literally “He will judge the poor of the people.”</w:t>
      </w:r>
    </w:p>
  </w:footnote>
  <w:footnote w:id="385">
    <w:p w14:paraId="4ADD947E" w14:textId="3381547D" w:rsidR="00F71B79" w:rsidRPr="004A3E27" w:rsidRDefault="00F71B79"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6">
    <w:p w14:paraId="31968FA6" w14:textId="77777777" w:rsidR="00F71B79" w:rsidRPr="004A3E27" w:rsidRDefault="00F71B79" w:rsidP="00BD5BBE">
      <w:pPr>
        <w:pStyle w:val="footnote"/>
      </w:pPr>
      <w:r w:rsidRPr="004A3E27">
        <w:rPr>
          <w:rStyle w:val="FootnoteReference"/>
        </w:rPr>
        <w:footnoteRef/>
      </w:r>
      <w:r w:rsidRPr="004A3E27">
        <w:t xml:space="preserve"> Rivers: Tigris and Euphrates.</w:t>
      </w:r>
    </w:p>
  </w:footnote>
  <w:footnote w:id="387">
    <w:p w14:paraId="7811A007" w14:textId="64EFDFFD" w:rsidR="00F71B79" w:rsidRPr="004A3E27" w:rsidRDefault="00F71B79" w:rsidP="00BD5BBE">
      <w:pPr>
        <w:pStyle w:val="footnote"/>
      </w:pPr>
      <w:r w:rsidRPr="004A3E27">
        <w:rPr>
          <w:rStyle w:val="FootnoteReference"/>
        </w:rPr>
        <w:footnoteRef/>
      </w:r>
      <w:r w:rsidRPr="004A3E27">
        <w:t xml:space="preserve"> </w:t>
      </w:r>
      <w:r>
        <w:t>Cf</w:t>
      </w:r>
      <w:r w:rsidRPr="004A3E27">
        <w:t>. Ps. 47:8.</w:t>
      </w:r>
    </w:p>
  </w:footnote>
  <w:footnote w:id="388">
    <w:p w14:paraId="34781B0F" w14:textId="1A0B612C" w:rsidR="00F71B79" w:rsidRDefault="00F71B79" w:rsidP="00E269C1">
      <w:pPr>
        <w:pStyle w:val="footnote"/>
      </w:pPr>
      <w:r>
        <w:rPr>
          <w:rStyle w:val="FootnoteReference"/>
        </w:rPr>
        <w:footnoteRef/>
      </w:r>
      <w:r>
        <w:t xml:space="preserve"> [JS] literally “do obeisance to”, i.e. the physical act of prostrating or bowing down.</w:t>
      </w:r>
    </w:p>
  </w:footnote>
  <w:footnote w:id="389">
    <w:p w14:paraId="57352CBF" w14:textId="0D12012F" w:rsidR="00F71B79" w:rsidRPr="004A3E27" w:rsidRDefault="00F71B79" w:rsidP="00BD5BBE">
      <w:pPr>
        <w:pStyle w:val="footnote"/>
      </w:pPr>
      <w:r w:rsidRPr="004A3E27">
        <w:rPr>
          <w:rStyle w:val="FootnoteReference"/>
        </w:rPr>
        <w:footnoteRef/>
      </w:r>
      <w:r w:rsidRPr="004A3E27">
        <w:t xml:space="preserve"> </w:t>
      </w:r>
      <w:r>
        <w:t>Cf</w:t>
      </w:r>
      <w:r w:rsidRPr="004A3E27">
        <w:t>. Rev. 1:18; Heb. 7:25; Num. 14:28.</w:t>
      </w:r>
    </w:p>
  </w:footnote>
  <w:footnote w:id="390">
    <w:p w14:paraId="2E026D23" w14:textId="77777777" w:rsidR="00F71B79" w:rsidRPr="004A3E27" w:rsidRDefault="00F71B79"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1">
    <w:p w14:paraId="549B615A" w14:textId="3D5483AF" w:rsidR="00F71B79" w:rsidRDefault="00F71B79" w:rsidP="004B572C">
      <w:pPr>
        <w:pStyle w:val="footnote"/>
      </w:pPr>
      <w:r>
        <w:rPr>
          <w:rStyle w:val="FootnoteReference"/>
        </w:rPr>
        <w:footnoteRef/>
      </w:r>
      <w:r>
        <w:t xml:space="preserve"> [JS] Fr. Athanasius has, “all nations shall glorify Him.</w:t>
      </w:r>
    </w:p>
  </w:footnote>
  <w:footnote w:id="392">
    <w:p w14:paraId="135F0D5A" w14:textId="315C03B7" w:rsidR="00F71B79" w:rsidRDefault="00F71B79" w:rsidP="0003418A">
      <w:pPr>
        <w:pStyle w:val="footnote"/>
      </w:pPr>
      <w:r>
        <w:rPr>
          <w:rStyle w:val="FootnoteReference"/>
        </w:rPr>
        <w:footnoteRef/>
      </w:r>
      <w:r>
        <w:t xml:space="preserve"> [JS] found in Copitc. See the First Hour of Monday of Holy Week.</w:t>
      </w:r>
    </w:p>
  </w:footnote>
  <w:footnote w:id="393">
    <w:p w14:paraId="550199CE" w14:textId="322C0FE5" w:rsidR="00F71B79" w:rsidRDefault="00F71B79" w:rsidP="005B5466">
      <w:pPr>
        <w:pStyle w:val="footnote"/>
      </w:pPr>
      <w:r>
        <w:rPr>
          <w:rStyle w:val="FootnoteReference"/>
        </w:rPr>
        <w:footnoteRef/>
      </w:r>
      <w:r>
        <w:t xml:space="preserve"> [JS] or, “So be it! So be it!”</w:t>
      </w:r>
    </w:p>
  </w:footnote>
  <w:footnote w:id="394">
    <w:p w14:paraId="2E2191B6" w14:textId="77777777" w:rsidR="00F71B79" w:rsidRPr="004A3E27" w:rsidRDefault="00F71B79"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5">
    <w:p w14:paraId="58DFBD38" w14:textId="77777777" w:rsidR="00F71B79" w:rsidRPr="004A3E27" w:rsidRDefault="00F71B79"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F71B79" w:rsidRPr="004A3E27" w:rsidRDefault="00F71B79" w:rsidP="00BD5BBE">
      <w:pPr>
        <w:pStyle w:val="footnote"/>
      </w:pPr>
      <w:r w:rsidRPr="004A3E27">
        <w:tab/>
        <w:t>For them there are no pains;</w:t>
      </w:r>
    </w:p>
    <w:p w14:paraId="15E57D33" w14:textId="77777777" w:rsidR="00F71B79" w:rsidRPr="004A3E27" w:rsidRDefault="00F71B79" w:rsidP="00BD5BBE">
      <w:pPr>
        <w:pStyle w:val="footnote"/>
      </w:pPr>
      <w:r w:rsidRPr="004A3E27">
        <w:tab/>
        <w:t>fit and strong are their bodies.</w:t>
      </w:r>
    </w:p>
  </w:footnote>
  <w:footnote w:id="396">
    <w:p w14:paraId="2000D9CE" w14:textId="77777777" w:rsidR="00F71B79" w:rsidRPr="004A3E27" w:rsidRDefault="00F71B79" w:rsidP="00BD5BBE">
      <w:pPr>
        <w:pStyle w:val="footnote"/>
      </w:pPr>
      <w:r w:rsidRPr="004A3E27">
        <w:rPr>
          <w:rStyle w:val="FootnoteReference"/>
        </w:rPr>
        <w:footnoteRef/>
      </w:r>
      <w:r w:rsidRPr="004A3E27">
        <w:t xml:space="preserve"> The apparent success and prosperity of the godless is transitory and short-lived.</w:t>
      </w:r>
    </w:p>
  </w:footnote>
  <w:footnote w:id="397">
    <w:p w14:paraId="5BB08A3A" w14:textId="77777777" w:rsidR="00F71B79" w:rsidRPr="004A3E27" w:rsidRDefault="00F71B79"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8">
    <w:p w14:paraId="1EB3BD79" w14:textId="77777777" w:rsidR="00F71B79" w:rsidRPr="004A3E27" w:rsidRDefault="00F71B79"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99">
    <w:p w14:paraId="70787BBC" w14:textId="7DA1EC54" w:rsidR="00F71B79" w:rsidRPr="004A3E27" w:rsidRDefault="00F71B79"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0">
    <w:p w14:paraId="592FBEA7" w14:textId="77777777" w:rsidR="00F71B79" w:rsidRPr="004A3E27" w:rsidRDefault="00F71B79"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1">
    <w:p w14:paraId="17B1E11D" w14:textId="77777777" w:rsidR="00F71B79" w:rsidRPr="004A3E27" w:rsidRDefault="00F71B79"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2">
    <w:p w14:paraId="1E15E436" w14:textId="77777777" w:rsidR="00F71B79" w:rsidRPr="004A3E27" w:rsidRDefault="00F71B79"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3">
    <w:p w14:paraId="52B2065B" w14:textId="28E7781C" w:rsidR="00F71B79" w:rsidRDefault="00F71B79" w:rsidP="004B0577">
      <w:pPr>
        <w:pStyle w:val="footnote"/>
      </w:pPr>
      <w:r>
        <w:rPr>
          <w:rStyle w:val="FootnoteReference"/>
        </w:rPr>
        <w:footnoteRef/>
      </w:r>
      <w:r>
        <w:t xml:space="preserve"> [JS] holy places, could refer to a place, or people, i.e. “among Your saints”.</w:t>
      </w:r>
    </w:p>
  </w:footnote>
  <w:footnote w:id="404">
    <w:p w14:paraId="3D3DC9BD" w14:textId="4BA8FE39" w:rsidR="00F71B79" w:rsidRDefault="00F71B79" w:rsidP="004B0577">
      <w:pPr>
        <w:pStyle w:val="footnote"/>
      </w:pPr>
      <w:r>
        <w:rPr>
          <w:rStyle w:val="FootnoteReference"/>
        </w:rPr>
        <w:footnoteRef/>
      </w:r>
      <w:r>
        <w:t xml:space="preserve"> [JS] or emblems.</w:t>
      </w:r>
    </w:p>
  </w:footnote>
  <w:footnote w:id="405">
    <w:p w14:paraId="48E0BAD1" w14:textId="77777777" w:rsidR="00F71B79" w:rsidRPr="004A3E27" w:rsidRDefault="00F71B79" w:rsidP="00BD5BBE">
      <w:pPr>
        <w:pStyle w:val="footnote"/>
      </w:pPr>
      <w:r w:rsidRPr="004A3E27">
        <w:rPr>
          <w:rStyle w:val="FootnoteReference"/>
        </w:rPr>
        <w:footnoteRef/>
      </w:r>
      <w:r w:rsidRPr="004A3E27">
        <w:t xml:space="preserve"> Signs and miracles of God’s presence, protection and deliverance.</w:t>
      </w:r>
    </w:p>
  </w:footnote>
  <w:footnote w:id="406">
    <w:p w14:paraId="706BBD8A" w14:textId="77777777" w:rsidR="00F71B79" w:rsidRPr="004A3E27" w:rsidRDefault="00F71B79"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7">
    <w:p w14:paraId="70533A43" w14:textId="77777777" w:rsidR="00F71B79" w:rsidRPr="004A3E27" w:rsidRDefault="00F71B79"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8">
    <w:p w14:paraId="78FF1B50" w14:textId="32D86D96" w:rsidR="00F71B79" w:rsidRPr="005B2E82" w:rsidRDefault="00F71B79">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09">
    <w:p w14:paraId="2451EBE5" w14:textId="284A8300" w:rsidR="00F71B79" w:rsidRDefault="00F71B79" w:rsidP="00E269C1">
      <w:pPr>
        <w:pStyle w:val="footnote"/>
      </w:pPr>
      <w:r>
        <w:rPr>
          <w:rStyle w:val="FootnoteReference"/>
        </w:rPr>
        <w:footnoteRef/>
      </w:r>
      <w:r>
        <w:t xml:space="preserve"> [JS] or “give thanks to You” or “thankfully confess you with praise”</w:t>
      </w:r>
    </w:p>
  </w:footnote>
  <w:footnote w:id="410">
    <w:p w14:paraId="13B7F9F8" w14:textId="32B2D2FD" w:rsidR="00F71B79" w:rsidRDefault="00F71B79" w:rsidP="00220BA1">
      <w:pPr>
        <w:pStyle w:val="footnote"/>
      </w:pPr>
      <w:r>
        <w:rPr>
          <w:rStyle w:val="FootnoteReference"/>
        </w:rPr>
        <w:footnoteRef/>
      </w:r>
      <w:r>
        <w:t xml:space="preserve"> [JS] literally “from egress nor from setting” (NETS). OSB has “from the sunrise nor the sunset.”</w:t>
      </w:r>
    </w:p>
  </w:footnote>
  <w:footnote w:id="411">
    <w:p w14:paraId="5A7D4EBB" w14:textId="6C2E1ACC" w:rsidR="00F71B79" w:rsidRDefault="00F71B79" w:rsidP="00220BA1">
      <w:pPr>
        <w:pStyle w:val="footnote"/>
      </w:pPr>
      <w:r>
        <w:rPr>
          <w:rStyle w:val="FootnoteReference"/>
        </w:rPr>
        <w:footnoteRef/>
      </w:r>
      <w:r>
        <w:t xml:space="preserve"> [JS] literally “horn”, here and below.</w:t>
      </w:r>
    </w:p>
  </w:footnote>
  <w:footnote w:id="412">
    <w:p w14:paraId="43EF022B" w14:textId="270DF778" w:rsidR="00F71B79" w:rsidRPr="004A3E27" w:rsidRDefault="00F71B79"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3">
    <w:p w14:paraId="4332FFC4" w14:textId="6C5875B6" w:rsidR="00F71B79" w:rsidRPr="004A3E27" w:rsidRDefault="00F71B79" w:rsidP="00BD5BBE">
      <w:pPr>
        <w:pStyle w:val="footnote"/>
      </w:pPr>
      <w:r w:rsidRPr="004A3E27">
        <w:rPr>
          <w:rStyle w:val="FootnoteReference"/>
        </w:rPr>
        <w:footnoteRef/>
      </w:r>
      <w:r w:rsidRPr="004A3E27">
        <w:t xml:space="preserve"> </w:t>
      </w:r>
      <w:r>
        <w:t>Cf</w:t>
      </w:r>
      <w:r w:rsidRPr="004A3E27">
        <w:t>. Ps. 45:10; Is. 2:4; 11:9; 65:25; Hos. 2:18; Zac. 9:10.</w:t>
      </w:r>
    </w:p>
  </w:footnote>
  <w:footnote w:id="414">
    <w:p w14:paraId="168ADB5F" w14:textId="77777777" w:rsidR="00F71B79" w:rsidRPr="004A3E27" w:rsidRDefault="00F71B79" w:rsidP="00BD5BBE">
      <w:pPr>
        <w:pStyle w:val="footnote"/>
      </w:pPr>
      <w:r w:rsidRPr="004A3E27">
        <w:rPr>
          <w:rStyle w:val="FootnoteReference"/>
        </w:rPr>
        <w:footnoteRef/>
      </w:r>
      <w:r w:rsidRPr="004A3E27">
        <w:t xml:space="preserve"> Sinai and Zion, Moses and Christ, the Law and the Gospel enlighten the earth.</w:t>
      </w:r>
    </w:p>
  </w:footnote>
  <w:footnote w:id="415">
    <w:p w14:paraId="680E84D4" w14:textId="51AC975C" w:rsidR="00F71B79" w:rsidRPr="004A3E27" w:rsidRDefault="00F71B79"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6">
    <w:p w14:paraId="100AB77F" w14:textId="77777777" w:rsidR="00F71B79" w:rsidRPr="004A3E27" w:rsidRDefault="00F71B79"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7">
    <w:p w14:paraId="19D36410" w14:textId="52AB6CF1" w:rsidR="00F71B79" w:rsidRDefault="00F71B79"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8">
    <w:p w14:paraId="2AEE0DC8" w14:textId="2C9926C9" w:rsidR="00F71B79" w:rsidRDefault="00F71B79" w:rsidP="0077116C">
      <w:pPr>
        <w:pStyle w:val="footnote"/>
      </w:pPr>
      <w:r>
        <w:rPr>
          <w:rStyle w:val="FootnoteReference"/>
        </w:rPr>
        <w:footnoteRef/>
      </w:r>
      <w:r>
        <w:t xml:space="preserve"> [JS] literally, “their voice”</w:t>
      </w:r>
    </w:p>
  </w:footnote>
  <w:footnote w:id="419">
    <w:p w14:paraId="691BE305" w14:textId="638D6FB9" w:rsidR="00F71B79" w:rsidRDefault="00F71B79" w:rsidP="0077116C">
      <w:pPr>
        <w:pStyle w:val="footnote"/>
      </w:pPr>
      <w:r>
        <w:rPr>
          <w:rStyle w:val="FootnoteReference"/>
        </w:rPr>
        <w:footnoteRef/>
      </w:r>
      <w:r>
        <w:t xml:space="preserve"> [JS] literally, “arrows”</w:t>
      </w:r>
    </w:p>
  </w:footnote>
  <w:footnote w:id="420">
    <w:p w14:paraId="02B0A65D" w14:textId="5AC6E269" w:rsidR="00F71B79" w:rsidRDefault="00F71B79" w:rsidP="0077116C">
      <w:pPr>
        <w:pStyle w:val="footnote"/>
      </w:pPr>
      <w:r>
        <w:rPr>
          <w:rStyle w:val="FootnoteReference"/>
        </w:rPr>
        <w:footnoteRef/>
      </w:r>
      <w:r>
        <w:t xml:space="preserve"> [JS] literally, “voice”</w:t>
      </w:r>
    </w:p>
  </w:footnote>
  <w:footnote w:id="421">
    <w:p w14:paraId="23F3A799" w14:textId="20EBC598" w:rsidR="00F71B79" w:rsidRDefault="00F71B79" w:rsidP="00E21183">
      <w:pPr>
        <w:pStyle w:val="footnote"/>
      </w:pPr>
      <w:r>
        <w:rPr>
          <w:rStyle w:val="FootnoteReference"/>
        </w:rPr>
        <w:footnoteRef/>
      </w:r>
      <w:r>
        <w:t xml:space="preserve"> [JS] [] found in Coptic, in the Vespers Gospel of the Third Sunday of Tobi.</w:t>
      </w:r>
    </w:p>
  </w:footnote>
  <w:footnote w:id="422">
    <w:p w14:paraId="062E4DFE" w14:textId="77777777" w:rsidR="00F71B79" w:rsidRDefault="00F71B79"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F71B79" w:rsidRDefault="00F71B79" w:rsidP="00BD5BBE">
      <w:pPr>
        <w:pStyle w:val="footnote"/>
      </w:pPr>
      <w:r>
        <w:tab/>
        <w:t>‘I will speak My mind in parables,</w:t>
      </w:r>
    </w:p>
    <w:p w14:paraId="04636509" w14:textId="5081AB06" w:rsidR="00F71B79" w:rsidRDefault="00F71B79" w:rsidP="00BD5BBE">
      <w:pPr>
        <w:pStyle w:val="footnote"/>
      </w:pPr>
      <w:r>
        <w:tab/>
        <w:t>divulge secrets hidden since creation’ (cf. Rev. 3:14).</w:t>
      </w:r>
    </w:p>
  </w:footnote>
  <w:footnote w:id="423">
    <w:p w14:paraId="7427B3ED" w14:textId="77777777" w:rsidR="00F71B79" w:rsidRDefault="00F71B79"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24">
    <w:p w14:paraId="322E8B00" w14:textId="45C17DD9" w:rsidR="00F71B79" w:rsidRDefault="00F71B79" w:rsidP="00BD5BBE">
      <w:pPr>
        <w:pStyle w:val="footnote"/>
      </w:pPr>
      <w:r>
        <w:rPr>
          <w:rStyle w:val="FootnoteReference"/>
        </w:rPr>
        <w:footnoteRef/>
      </w:r>
      <w:r>
        <w:t xml:space="preserve"> Ephraim = Israel (cf. Hos. 7; Num. 14; 1 Sam. 4).</w:t>
      </w:r>
    </w:p>
  </w:footnote>
  <w:footnote w:id="425">
    <w:p w14:paraId="0E4A044E" w14:textId="4F6EBBCE" w:rsidR="00F71B79" w:rsidRDefault="00F71B79" w:rsidP="008A536F">
      <w:pPr>
        <w:pStyle w:val="footnote"/>
      </w:pPr>
      <w:r>
        <w:rPr>
          <w:rStyle w:val="FootnoteReference"/>
        </w:rPr>
        <w:footnoteRef/>
      </w:r>
      <w:r>
        <w:t xml:space="preserve"> [JS] literally, “a waterless land”</w:t>
      </w:r>
    </w:p>
  </w:footnote>
  <w:footnote w:id="426">
    <w:p w14:paraId="3B847EA8" w14:textId="49A093A4" w:rsidR="00F71B79" w:rsidRDefault="00F71B79" w:rsidP="00544441">
      <w:pPr>
        <w:pStyle w:val="footnote"/>
      </w:pPr>
      <w:r>
        <w:rPr>
          <w:rStyle w:val="FootnoteReference"/>
        </w:rPr>
        <w:footnoteRef/>
      </w:r>
      <w:r>
        <w:t xml:space="preserve"> [JS] Fr. Athanasius has “and the valleys flowed with water.” “wadis” is probably accurate.</w:t>
      </w:r>
    </w:p>
  </w:footnote>
  <w:footnote w:id="427">
    <w:p w14:paraId="3E975B3D" w14:textId="77777777" w:rsidR="00F71B79" w:rsidRDefault="00F71B79" w:rsidP="00BD5BBE">
      <w:pPr>
        <w:pStyle w:val="footnote"/>
      </w:pPr>
      <w:r>
        <w:rPr>
          <w:rStyle w:val="FootnoteReference"/>
        </w:rPr>
        <w:footnoteRef/>
      </w:r>
      <w:r>
        <w:t xml:space="preserve"> He deferred giving them the promised food and the Promised Land.</w:t>
      </w:r>
    </w:p>
  </w:footnote>
  <w:footnote w:id="428">
    <w:p w14:paraId="0FFCC018" w14:textId="5FB43138" w:rsidR="00F71B79" w:rsidRDefault="00F71B79"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29">
    <w:p w14:paraId="7932D42F" w14:textId="0C4D29DA" w:rsidR="00F71B79" w:rsidRDefault="00F71B79" w:rsidP="00287CDE">
      <w:pPr>
        <w:pStyle w:val="footnote"/>
      </w:pPr>
      <w:r>
        <w:rPr>
          <w:rStyle w:val="FootnoteReference"/>
        </w:rPr>
        <w:footnoteRef/>
      </w:r>
      <w:r>
        <w:t xml:space="preserve"> [JS] Fr. Lazarus has “recovered from wine”</w:t>
      </w:r>
    </w:p>
  </w:footnote>
  <w:footnote w:id="430">
    <w:p w14:paraId="4F93FDA3" w14:textId="658833C3" w:rsidR="00F71B79" w:rsidRDefault="00F71B79" w:rsidP="00BD5BBE">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1">
    <w:p w14:paraId="7B76452E" w14:textId="635C6B00" w:rsidR="00F71B79" w:rsidRDefault="00F71B79" w:rsidP="00BD5BBE">
      <w:pPr>
        <w:pStyle w:val="footnote"/>
      </w:pPr>
      <w:r>
        <w:rPr>
          <w:rStyle w:val="FootnoteReference"/>
        </w:rPr>
        <w:footnoteRef/>
      </w:r>
      <w:r>
        <w:t xml:space="preserve"> sanctuary: </w:t>
      </w:r>
      <w:r w:rsidRPr="00636EF6">
        <w:rPr>
          <w:i/>
        </w:rPr>
        <w:t>lit</w:t>
      </w:r>
      <w:r>
        <w:t>. place. Cf. Psalm 131:5 and footnote there.</w:t>
      </w:r>
    </w:p>
  </w:footnote>
  <w:footnote w:id="432">
    <w:p w14:paraId="0348F64B" w14:textId="77777777" w:rsidR="00F71B79" w:rsidRDefault="00F71B79" w:rsidP="00BD5BBE">
      <w:pPr>
        <w:pStyle w:val="footnote"/>
      </w:pPr>
      <w:r>
        <w:rPr>
          <w:rStyle w:val="FootnoteReference"/>
        </w:rPr>
        <w:footnoteRef/>
      </w:r>
      <w:r>
        <w:t xml:space="preserve"> John 15.</w:t>
      </w:r>
    </w:p>
  </w:footnote>
  <w:footnote w:id="433">
    <w:p w14:paraId="211D4309" w14:textId="77777777" w:rsidR="00F71B79" w:rsidRDefault="00F71B79" w:rsidP="00BD5BBE">
      <w:pPr>
        <w:pStyle w:val="footnote"/>
      </w:pPr>
      <w:r>
        <w:rPr>
          <w:rStyle w:val="FootnoteReference"/>
        </w:rPr>
        <w:footnoteRef/>
      </w:r>
      <w:r>
        <w:t xml:space="preserve"> Joseph = Israel (Gen. 40:23; 48:15; Amos 6:6).</w:t>
      </w:r>
    </w:p>
  </w:footnote>
  <w:footnote w:id="434">
    <w:p w14:paraId="7AA1750E" w14:textId="77777777" w:rsidR="00F71B79" w:rsidRDefault="00F71B79" w:rsidP="00BD5BBE">
      <w:pPr>
        <w:pStyle w:val="footnote"/>
      </w:pPr>
      <w:r>
        <w:rPr>
          <w:rStyle w:val="FootnoteReference"/>
        </w:rPr>
        <w:footnoteRef/>
      </w:r>
      <w:r>
        <w:t xml:space="preserve"> 2 Sam. 6:2 (LXX).</w:t>
      </w:r>
    </w:p>
  </w:footnote>
  <w:footnote w:id="435">
    <w:p w14:paraId="4A2B3530" w14:textId="5B5CF4B9" w:rsidR="00F71B79" w:rsidRDefault="00F71B79" w:rsidP="006B0A9B">
      <w:pPr>
        <w:pStyle w:val="footnote"/>
      </w:pPr>
      <w:r>
        <w:rPr>
          <w:rStyle w:val="FootnoteReference"/>
        </w:rPr>
        <w:footnoteRef/>
      </w:r>
      <w:r>
        <w:t xml:space="preserve"> [JS] or “appear” or “reveal Yourself”</w:t>
      </w:r>
    </w:p>
  </w:footnote>
  <w:footnote w:id="436">
    <w:p w14:paraId="502F316B" w14:textId="0CF056C9" w:rsidR="00F71B79" w:rsidRDefault="00F71B79" w:rsidP="00542B9B">
      <w:pPr>
        <w:pStyle w:val="footnote"/>
      </w:pPr>
      <w:r>
        <w:rPr>
          <w:rStyle w:val="FootnoteReference"/>
        </w:rPr>
        <w:footnoteRef/>
      </w:r>
      <w:r>
        <w:t xml:space="preserve"> [JS] or “reveal Your face”.</w:t>
      </w:r>
    </w:p>
  </w:footnote>
  <w:footnote w:id="437">
    <w:p w14:paraId="7E586EB7" w14:textId="12BBDF20" w:rsidR="00F71B79" w:rsidRDefault="00F71B79"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8">
    <w:p w14:paraId="1F148131" w14:textId="7C16470D" w:rsidR="00F71B79" w:rsidRDefault="00F71B79"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39">
    <w:p w14:paraId="70ACE5E0" w14:textId="77777777" w:rsidR="00F71B79" w:rsidRDefault="00F71B79" w:rsidP="00BD5BBE">
      <w:pPr>
        <w:pStyle w:val="footnote"/>
      </w:pPr>
      <w:r>
        <w:rPr>
          <w:rStyle w:val="FootnoteReference"/>
        </w:rPr>
        <w:footnoteRef/>
      </w:r>
      <w:r>
        <w:t xml:space="preserve"> ‘What tongue? The voice of God’ (St Athanasius).</w:t>
      </w:r>
    </w:p>
  </w:footnote>
  <w:footnote w:id="440">
    <w:p w14:paraId="33FBC19B" w14:textId="77777777" w:rsidR="00F71B79" w:rsidRDefault="00F71B79" w:rsidP="00BD5BBE">
      <w:pPr>
        <w:pStyle w:val="footnote"/>
      </w:pPr>
      <w:r>
        <w:rPr>
          <w:rStyle w:val="FootnoteReference"/>
        </w:rPr>
        <w:footnoteRef/>
      </w:r>
      <w:r>
        <w:t xml:space="preserve"> Exodus 9:23; 19:16.</w:t>
      </w:r>
    </w:p>
  </w:footnote>
  <w:footnote w:id="441">
    <w:p w14:paraId="5C3F1B44" w14:textId="608ECC60" w:rsidR="00F71B79" w:rsidRDefault="00F71B79" w:rsidP="00BD5BBE">
      <w:pPr>
        <w:pStyle w:val="footnote"/>
      </w:pPr>
      <w:r>
        <w:rPr>
          <w:rStyle w:val="FootnoteReference"/>
        </w:rPr>
        <w:footnoteRef/>
      </w:r>
      <w:r>
        <w:t xml:space="preserve"> ‘You have always been deaf to His voice, blind to the vision of Him’ (Jn. 5:37; cf. Deut. 18:16; Isaiah 48:18).</w:t>
      </w:r>
    </w:p>
  </w:footnote>
  <w:footnote w:id="442">
    <w:p w14:paraId="7C05F63D" w14:textId="2961204D" w:rsidR="00F71B79" w:rsidRDefault="00F71B79"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3">
    <w:p w14:paraId="0BC469A4" w14:textId="77777777" w:rsidR="00F71B79" w:rsidRDefault="00F71B79" w:rsidP="00BD5BBE">
      <w:pPr>
        <w:pStyle w:val="footnote"/>
      </w:pPr>
      <w:r>
        <w:rPr>
          <w:rStyle w:val="FootnoteReference"/>
        </w:rPr>
        <w:footnoteRef/>
      </w:r>
      <w:r>
        <w:t xml:space="preserve"> </w:t>
      </w:r>
      <w:r>
        <w:rPr>
          <w:i/>
        </w:rPr>
        <w:t>See the previous footnote</w:t>
      </w:r>
      <w:r>
        <w:t>.</w:t>
      </w:r>
    </w:p>
  </w:footnote>
  <w:footnote w:id="444">
    <w:p w14:paraId="09156637" w14:textId="44D0701B" w:rsidR="00F71B79" w:rsidRDefault="00F71B79" w:rsidP="00BD5BBE">
      <w:pPr>
        <w:pStyle w:val="footnote"/>
      </w:pPr>
      <w:r>
        <w:rPr>
          <w:rStyle w:val="FootnoteReference"/>
        </w:rPr>
        <w:footnoteRef/>
      </w:r>
      <w:r>
        <w:t xml:space="preserve"> Cf. Isaiah 36:6; 2 Chron. 32:8; 1 Tim. 6:17; Ps. 74:4; Gal. 2:9; 1 Sam. 2:8.</w:t>
      </w:r>
    </w:p>
  </w:footnote>
  <w:footnote w:id="445">
    <w:p w14:paraId="14FEF0D9" w14:textId="77777777" w:rsidR="00F71B79" w:rsidRDefault="00F71B79" w:rsidP="00BD5BBE">
      <w:pPr>
        <w:pStyle w:val="footnote"/>
      </w:pPr>
      <w:r>
        <w:rPr>
          <w:rStyle w:val="FootnoteReference"/>
        </w:rPr>
        <w:footnoteRef/>
      </w:r>
      <w:r>
        <w:t xml:space="preserve"> John 10:34-36.</w:t>
      </w:r>
    </w:p>
  </w:footnote>
  <w:footnote w:id="446">
    <w:p w14:paraId="136A7666" w14:textId="77777777" w:rsidR="00F71B79" w:rsidRDefault="00F71B79" w:rsidP="00BD5BBE">
      <w:pPr>
        <w:pStyle w:val="footnote"/>
      </w:pPr>
      <w:r>
        <w:rPr>
          <w:rStyle w:val="FootnoteReference"/>
        </w:rPr>
        <w:footnoteRef/>
      </w:r>
      <w:r>
        <w:t xml:space="preserve"> This prayer is already answered (John 3:18; 9:39; 12:31; Acts 17:31).</w:t>
      </w:r>
    </w:p>
  </w:footnote>
  <w:footnote w:id="447">
    <w:p w14:paraId="764CD80E" w14:textId="77777777" w:rsidR="00F71B79" w:rsidRDefault="00F71B79" w:rsidP="00BD5BBE">
      <w:pPr>
        <w:pStyle w:val="footnote"/>
      </w:pPr>
      <w:r>
        <w:rPr>
          <w:rStyle w:val="FootnoteReference"/>
        </w:rPr>
        <w:footnoteRef/>
      </w:r>
      <w:r>
        <w:t xml:space="preserve"> </w:t>
      </w:r>
      <w:r w:rsidRPr="003111C9">
        <w:rPr>
          <w:i/>
        </w:rPr>
        <w:t>Lit</w:t>
      </w:r>
      <w:r>
        <w:t>. ‘How beloved are Your dwellings.’</w:t>
      </w:r>
    </w:p>
  </w:footnote>
  <w:footnote w:id="448">
    <w:p w14:paraId="7D098958" w14:textId="77777777" w:rsidR="00F71B79" w:rsidRDefault="00F71B79" w:rsidP="00BD5BBE">
      <w:pPr>
        <w:pStyle w:val="footnote"/>
      </w:pPr>
      <w:r>
        <w:rPr>
          <w:rStyle w:val="FootnoteReference"/>
        </w:rPr>
        <w:footnoteRef/>
      </w:r>
      <w:r>
        <w:t xml:space="preserve"> Man has made a mess of the earth (Gen. 3; Isaiah 24:4-6 etc.)</w:t>
      </w:r>
    </w:p>
  </w:footnote>
  <w:footnote w:id="449">
    <w:p w14:paraId="65885EA4" w14:textId="7CFB9AA8" w:rsidR="00F71B79" w:rsidRDefault="00F71B79" w:rsidP="00C7094F">
      <w:pPr>
        <w:pStyle w:val="footnote"/>
      </w:pPr>
      <w:r>
        <w:rPr>
          <w:rStyle w:val="FootnoteReference"/>
        </w:rPr>
        <w:footnoteRef/>
      </w:r>
      <w:r>
        <w:t xml:space="preserve"> [JS] or “anointed”</w:t>
      </w:r>
    </w:p>
  </w:footnote>
  <w:footnote w:id="450">
    <w:p w14:paraId="71E6E356" w14:textId="3B6C4C62" w:rsidR="00F71B79" w:rsidRDefault="00F71B79" w:rsidP="00BD5BBE">
      <w:pPr>
        <w:pStyle w:val="footnote"/>
      </w:pPr>
      <w:r>
        <w:rPr>
          <w:rStyle w:val="FootnoteReference"/>
        </w:rPr>
        <w:footnoteRef/>
      </w:r>
      <w:r>
        <w:t xml:space="preserve"> Cf. Lk. 13:25; Mk. 4:11; Col. 4:5; Rev. 22:15.</w:t>
      </w:r>
    </w:p>
  </w:footnote>
  <w:footnote w:id="451">
    <w:p w14:paraId="39C94F4B" w14:textId="0B87A78E" w:rsidR="00F71B79" w:rsidRDefault="00F71B79" w:rsidP="006B0A9B">
      <w:pPr>
        <w:pStyle w:val="footnote"/>
      </w:pPr>
      <w:r>
        <w:rPr>
          <w:rStyle w:val="FootnoteReference"/>
        </w:rPr>
        <w:footnoteRef/>
      </w:r>
      <w:r>
        <w:t xml:space="preserve"> [JS] or “transgressions”</w:t>
      </w:r>
    </w:p>
  </w:footnote>
  <w:footnote w:id="452">
    <w:p w14:paraId="41AC4983" w14:textId="77777777" w:rsidR="00F71B79" w:rsidRDefault="00F71B79" w:rsidP="00BD5BBE">
      <w:pPr>
        <w:pStyle w:val="footnote"/>
      </w:pPr>
      <w:r>
        <w:rPr>
          <w:rStyle w:val="FootnoteReference"/>
        </w:rPr>
        <w:footnoteRef/>
      </w:r>
      <w:r>
        <w:t xml:space="preserve"> God is love. Love covers all sins (see 1 Jn. 4:16; 1 Pet. 4:8; Prov. 10:12; Jas. 5:20; Lk. 7:47).</w:t>
      </w:r>
    </w:p>
  </w:footnote>
  <w:footnote w:id="453">
    <w:p w14:paraId="3B0173D6" w14:textId="15DA3620" w:rsidR="00F71B79" w:rsidRDefault="00F71B79" w:rsidP="009745F6">
      <w:pPr>
        <w:pStyle w:val="footnote"/>
      </w:pPr>
      <w:r>
        <w:rPr>
          <w:rStyle w:val="FootnoteReference"/>
        </w:rPr>
        <w:footnoteRef/>
      </w:r>
      <w:r>
        <w:t xml:space="preserve"> [JS] Fr. Lazarus has, “convert us”</w:t>
      </w:r>
    </w:p>
  </w:footnote>
  <w:footnote w:id="454">
    <w:p w14:paraId="5359A239" w14:textId="2D06041F" w:rsidR="00F71B79" w:rsidRDefault="00F71B79" w:rsidP="009745F6">
      <w:pPr>
        <w:pStyle w:val="footnote"/>
      </w:pPr>
      <w:r>
        <w:rPr>
          <w:rStyle w:val="FootnoteReference"/>
        </w:rPr>
        <w:footnoteRef/>
      </w:r>
      <w:r>
        <w:t xml:space="preserve"> [JS] or “sprouted”</w:t>
      </w:r>
    </w:p>
  </w:footnote>
  <w:footnote w:id="455">
    <w:p w14:paraId="098CF664" w14:textId="4B2C526D" w:rsidR="00F71B79" w:rsidRDefault="00F71B79" w:rsidP="00BD5BBE">
      <w:pPr>
        <w:pStyle w:val="footnote"/>
      </w:pPr>
      <w:r>
        <w:rPr>
          <w:rStyle w:val="FootnoteReference"/>
        </w:rPr>
        <w:footnoteRef/>
      </w:r>
      <w:r>
        <w:t xml:space="preserve"> holy: cf. 1 Cor. 3:16,17; 6:15-19; Heb. 3:1; 12:10; 1 Pet. 1:15,16; 2 Pet. 1-4.</w:t>
      </w:r>
    </w:p>
  </w:footnote>
  <w:footnote w:id="456">
    <w:p w14:paraId="7FD51EF5" w14:textId="77777777" w:rsidR="00F71B79" w:rsidRDefault="00F71B79" w:rsidP="00BD5BBE">
      <w:pPr>
        <w:pStyle w:val="footnote"/>
      </w:pPr>
      <w:r>
        <w:rPr>
          <w:rStyle w:val="FootnoteReference"/>
        </w:rPr>
        <w:footnoteRef/>
      </w:r>
      <w:r>
        <w:t xml:space="preserve"> Powers of the soul are will, desire, intellect, understanding, memory, imagination.</w:t>
      </w:r>
    </w:p>
  </w:footnote>
  <w:footnote w:id="457">
    <w:p w14:paraId="5045F193" w14:textId="6C847ECE" w:rsidR="00F71B79" w:rsidRDefault="00F71B79" w:rsidP="00751701">
      <w:pPr>
        <w:pStyle w:val="footnote"/>
      </w:pPr>
      <w:r>
        <w:rPr>
          <w:rStyle w:val="FootnoteReference"/>
        </w:rPr>
        <w:footnoteRef/>
      </w:r>
      <w:r>
        <w:t xml:space="preserve"> [JS] literally, “voice”</w:t>
      </w:r>
    </w:p>
  </w:footnote>
  <w:footnote w:id="458">
    <w:p w14:paraId="3DAD2C70" w14:textId="080A36FD" w:rsidR="00F71B79" w:rsidRDefault="00F71B79" w:rsidP="00C32C04">
      <w:pPr>
        <w:pStyle w:val="footnote"/>
      </w:pPr>
      <w:r>
        <w:rPr>
          <w:rStyle w:val="FootnoteReference"/>
        </w:rPr>
        <w:footnoteRef/>
      </w:r>
      <w:r>
        <w:t xml:space="preserve"> [JS] Literally, “do obeisance”, i.e. physically bow down</w:t>
      </w:r>
    </w:p>
  </w:footnote>
  <w:footnote w:id="459">
    <w:p w14:paraId="2E11ABE5" w14:textId="77777777" w:rsidR="00F71B79" w:rsidRDefault="00F71B79" w:rsidP="00BD5BBE">
      <w:pPr>
        <w:pStyle w:val="footnote"/>
      </w:pPr>
      <w:r>
        <w:rPr>
          <w:rStyle w:val="FootnoteReference"/>
        </w:rPr>
        <w:footnoteRef/>
      </w:r>
      <w:r>
        <w:t xml:space="preserve"> ‘The song of the Lamb.’ (Rev. 15:3-5; John 12:32).</w:t>
      </w:r>
    </w:p>
  </w:footnote>
  <w:footnote w:id="460">
    <w:p w14:paraId="7112E84B" w14:textId="2D3BBD84" w:rsidR="00F71B79" w:rsidRDefault="00F71B79" w:rsidP="00C32C04">
      <w:pPr>
        <w:pStyle w:val="footnote"/>
      </w:pPr>
      <w:r>
        <w:rPr>
          <w:rStyle w:val="FootnoteReference"/>
        </w:rPr>
        <w:footnoteRef/>
      </w:r>
      <w:r>
        <w:t xml:space="preserve"> [JS] Or “I will give thanks to You,” or “I will thankfully confess You with praise”</w:t>
      </w:r>
    </w:p>
  </w:footnote>
  <w:footnote w:id="461">
    <w:p w14:paraId="108052F0" w14:textId="2ED40FDD" w:rsidR="00F71B79" w:rsidRDefault="00F71B79" w:rsidP="00C32C04">
      <w:pPr>
        <w:pStyle w:val="footnote"/>
      </w:pPr>
      <w:r>
        <w:rPr>
          <w:rStyle w:val="FootnoteReference"/>
        </w:rPr>
        <w:footnoteRef/>
      </w:r>
      <w:r>
        <w:t xml:space="preserve"> [JS] or “lawless”</w:t>
      </w:r>
    </w:p>
  </w:footnote>
  <w:footnote w:id="462">
    <w:p w14:paraId="76D459DC" w14:textId="1D5E39F2" w:rsidR="00F71B79" w:rsidRDefault="00F71B79" w:rsidP="004A5192">
      <w:pPr>
        <w:pStyle w:val="footnote"/>
      </w:pPr>
      <w:r>
        <w:rPr>
          <w:rStyle w:val="FootnoteReference"/>
        </w:rPr>
        <w:footnoteRef/>
      </w:r>
      <w:r>
        <w:t xml:space="preserve"> [JS] Or, “band”, “gathering”, or “synagogue”</w:t>
      </w:r>
    </w:p>
  </w:footnote>
  <w:footnote w:id="463">
    <w:p w14:paraId="664DD95E" w14:textId="08E445BA" w:rsidR="00F71B79" w:rsidRDefault="00F71B79" w:rsidP="004A5192">
      <w:pPr>
        <w:pStyle w:val="footnote"/>
      </w:pPr>
      <w:r>
        <w:rPr>
          <w:rStyle w:val="FootnoteReference"/>
        </w:rPr>
        <w:footnoteRef/>
      </w:r>
      <w:r>
        <w:t xml:space="preserve"> [JS] or “pitful”, or “full of pity”, but that has a different connotation in English today.</w:t>
      </w:r>
    </w:p>
  </w:footnote>
  <w:footnote w:id="464">
    <w:p w14:paraId="76FC32A6" w14:textId="12211DCE" w:rsidR="00F71B79" w:rsidRDefault="00F71B79"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5">
    <w:p w14:paraId="44300EEE" w14:textId="77777777" w:rsidR="00F71B79" w:rsidRDefault="00F71B79"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6">
    <w:p w14:paraId="585E74D4" w14:textId="33BA106A" w:rsidR="00F71B79" w:rsidRDefault="00F71B79" w:rsidP="00ED7AD3">
      <w:pPr>
        <w:pStyle w:val="footnote"/>
      </w:pPr>
      <w:r>
        <w:rPr>
          <w:rStyle w:val="FootnoteReference"/>
        </w:rPr>
        <w:footnoteRef/>
      </w:r>
      <w:r>
        <w:t xml:space="preserve"> [JS] or “Mother Zion will say,”</w:t>
      </w:r>
    </w:p>
  </w:footnote>
  <w:footnote w:id="467">
    <w:p w14:paraId="2178F99A" w14:textId="083F0AD6" w:rsidR="00F71B79" w:rsidRDefault="00F71B79" w:rsidP="00ED7AD3">
      <w:pPr>
        <w:pStyle w:val="footnote"/>
      </w:pPr>
      <w:r>
        <w:rPr>
          <w:rStyle w:val="FootnoteReference"/>
        </w:rPr>
        <w:footnoteRef/>
      </w:r>
      <w:r>
        <w:t xml:space="preserve"> [JS] Coptic has, “that a man and a man dwelt in her”</w:t>
      </w:r>
    </w:p>
  </w:footnote>
  <w:footnote w:id="468">
    <w:p w14:paraId="00496924" w14:textId="19753A18" w:rsidR="00F71B79" w:rsidRDefault="00F71B79" w:rsidP="00641372">
      <w:pPr>
        <w:pStyle w:val="footnote"/>
      </w:pPr>
      <w:r>
        <w:rPr>
          <w:rStyle w:val="FootnoteReference"/>
        </w:rPr>
        <w:footnoteRef/>
      </w:r>
      <w:r>
        <w:t xml:space="preserve"> [JS] Coptic has, “established her forever”</w:t>
      </w:r>
    </w:p>
  </w:footnote>
  <w:footnote w:id="469">
    <w:p w14:paraId="02B9876C" w14:textId="07273293" w:rsidR="00F71B79" w:rsidRDefault="00F71B79"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0">
    <w:p w14:paraId="6A0707A1" w14:textId="1AC8DF0B" w:rsidR="00F71B79" w:rsidRDefault="00F71B79" w:rsidP="004E2A9B">
      <w:pPr>
        <w:pStyle w:val="footnote"/>
      </w:pPr>
      <w:r>
        <w:rPr>
          <w:rStyle w:val="FootnoteReference"/>
        </w:rPr>
        <w:footnoteRef/>
      </w:r>
      <w:r>
        <w:t xml:space="preserve"> [JS] or, “corpses”</w:t>
      </w:r>
    </w:p>
  </w:footnote>
  <w:footnote w:id="471">
    <w:p w14:paraId="228CEE3D" w14:textId="77777777" w:rsidR="00F71B79" w:rsidRDefault="00F71B79"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2">
    <w:p w14:paraId="462F1208" w14:textId="4D992D60" w:rsidR="00F71B79" w:rsidRDefault="00F71B79" w:rsidP="004E2A9B">
      <w:pPr>
        <w:pStyle w:val="footnote"/>
      </w:pPr>
      <w:r>
        <w:rPr>
          <w:rStyle w:val="FootnoteReference"/>
        </w:rPr>
        <w:footnoteRef/>
      </w:r>
      <w:r>
        <w:t xml:space="preserve"> [JS] or “billows”</w:t>
      </w:r>
    </w:p>
  </w:footnote>
  <w:footnote w:id="473">
    <w:p w14:paraId="5ACFD856" w14:textId="14632015" w:rsidR="00F71B79" w:rsidRDefault="00F71B79" w:rsidP="00FF46D1">
      <w:pPr>
        <w:pStyle w:val="footnote"/>
      </w:pPr>
      <w:r>
        <w:rPr>
          <w:rStyle w:val="FootnoteReference"/>
        </w:rPr>
        <w:footnoteRef/>
      </w:r>
      <w:r>
        <w:t xml:space="preserve"> [JS] “they” refers to “the dead”, not to “physicians”</w:t>
      </w:r>
    </w:p>
  </w:footnote>
  <w:footnote w:id="474">
    <w:p w14:paraId="0E2F399B" w14:textId="26144FDB" w:rsidR="00F71B79" w:rsidRDefault="00F71B79" w:rsidP="00F06A9C">
      <w:pPr>
        <w:pStyle w:val="footnote"/>
      </w:pPr>
      <w:r>
        <w:rPr>
          <w:rStyle w:val="FootnoteReference"/>
        </w:rPr>
        <w:footnoteRef/>
      </w:r>
      <w:r>
        <w:t xml:space="preserve"> [JS] or “acknowledge You,” or “praise You,” or “thankfully confess You with praise”</w:t>
      </w:r>
    </w:p>
  </w:footnote>
  <w:footnote w:id="475">
    <w:p w14:paraId="73BB560B" w14:textId="3F96747B" w:rsidR="00F71B79" w:rsidRDefault="00F71B79" w:rsidP="00FF46D1">
      <w:pPr>
        <w:pStyle w:val="footnote"/>
      </w:pPr>
      <w:r>
        <w:rPr>
          <w:rStyle w:val="FootnoteReference"/>
        </w:rPr>
        <w:footnoteRef/>
      </w:r>
      <w:r>
        <w:t xml:space="preserve"> [JS] Fr. Lazarus has “the land of oblivion”. Being forgotten by God means death, being remembered by God means life.</w:t>
      </w:r>
    </w:p>
  </w:footnote>
  <w:footnote w:id="476">
    <w:p w14:paraId="139C4FE4" w14:textId="05D71ED0" w:rsidR="00F71B79" w:rsidRDefault="00F71B79" w:rsidP="00BD5BBE">
      <w:pPr>
        <w:pStyle w:val="footnote"/>
      </w:pPr>
      <w:r>
        <w:rPr>
          <w:rStyle w:val="FootnoteReference"/>
        </w:rPr>
        <w:footnoteRef/>
      </w:r>
      <w:r>
        <w:t xml:space="preserve"> ‘No eye has seen, no ear has heard... what God has planned for His lovers’ (1 Cor. 2:9).</w:t>
      </w:r>
    </w:p>
  </w:footnote>
  <w:footnote w:id="477">
    <w:p w14:paraId="6EB18B02" w14:textId="77777777" w:rsidR="00F71B79" w:rsidRDefault="00F71B79" w:rsidP="00BD5BBE">
      <w:pPr>
        <w:pStyle w:val="footnote"/>
      </w:pPr>
      <w:r>
        <w:rPr>
          <w:rStyle w:val="FootnoteReference"/>
        </w:rPr>
        <w:footnoteRef/>
      </w:r>
      <w:r>
        <w:t xml:space="preserve"> ‘God’s mercy is the salvation and grace granted by Christ’ (St. Athanasius).</w:t>
      </w:r>
    </w:p>
  </w:footnote>
  <w:footnote w:id="478">
    <w:p w14:paraId="2C2EB9DF" w14:textId="77777777" w:rsidR="00F71B79" w:rsidRDefault="00F71B79"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79">
    <w:p w14:paraId="0AA4687D" w14:textId="4D39510D" w:rsidR="00F71B79" w:rsidRDefault="00F71B79" w:rsidP="006D6CF8">
      <w:pPr>
        <w:pStyle w:val="footnote"/>
      </w:pPr>
      <w:r>
        <w:rPr>
          <w:rStyle w:val="FootnoteReference"/>
        </w:rPr>
        <w:footnoteRef/>
      </w:r>
      <w:r>
        <w:t xml:space="preserve"> [JS] Fr. Lazarus has, “for an eternal reign”</w:t>
      </w:r>
    </w:p>
  </w:footnote>
  <w:footnote w:id="480">
    <w:p w14:paraId="71813680" w14:textId="7D3BCF59" w:rsidR="00F71B79" w:rsidRDefault="00F71B79" w:rsidP="006D6CF8">
      <w:pPr>
        <w:pStyle w:val="footnote"/>
      </w:pPr>
      <w:r>
        <w:rPr>
          <w:rStyle w:val="FootnoteReference"/>
        </w:rPr>
        <w:footnoteRef/>
      </w:r>
      <w:r>
        <w:t xml:space="preserve"> [JS] Fr. Lazarus has, “for all generations.”</w:t>
      </w:r>
    </w:p>
  </w:footnote>
  <w:footnote w:id="481">
    <w:p w14:paraId="3E8CA221" w14:textId="7ED1052D" w:rsidR="00F71B79" w:rsidRDefault="00F71B79"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2">
    <w:p w14:paraId="033CDC5C" w14:textId="2A3450CF" w:rsidR="00F71B79" w:rsidRDefault="00F71B79" w:rsidP="006D6CF8">
      <w:pPr>
        <w:pStyle w:val="footnote"/>
      </w:pPr>
      <w:r>
        <w:rPr>
          <w:rStyle w:val="FootnoteReference"/>
        </w:rPr>
        <w:footnoteRef/>
      </w:r>
      <w:r>
        <w:t xml:space="preserve"> [JS] literally, “an assembly of holy ones”</w:t>
      </w:r>
    </w:p>
  </w:footnote>
  <w:footnote w:id="483">
    <w:p w14:paraId="2A65B69B" w14:textId="51CE4DFD" w:rsidR="00F71B79" w:rsidRDefault="00F71B79" w:rsidP="003C363D">
      <w:pPr>
        <w:pStyle w:val="footnote"/>
      </w:pPr>
      <w:r>
        <w:rPr>
          <w:rStyle w:val="FootnoteReference"/>
        </w:rPr>
        <w:footnoteRef/>
      </w:r>
      <w:r>
        <w:t xml:space="preserve"> [</w:t>
      </w:r>
      <w:r w:rsidRPr="003C363D">
        <w:t>JS] Fr. Athanasius and Fr. Lazarus have, “above”</w:t>
      </w:r>
    </w:p>
  </w:footnote>
  <w:footnote w:id="484">
    <w:p w14:paraId="6F2C2B7E" w14:textId="7E83EAF6" w:rsidR="00F71B79" w:rsidRDefault="00F71B79" w:rsidP="00CC373E">
      <w:pPr>
        <w:pStyle w:val="footnote"/>
      </w:pPr>
      <w:r>
        <w:rPr>
          <w:rStyle w:val="FootnoteReference"/>
        </w:rPr>
        <w:footnoteRef/>
      </w:r>
      <w:r>
        <w:t xml:space="preserve"> [JS] OSB inserts “wind” here.</w:t>
      </w:r>
    </w:p>
  </w:footnote>
  <w:footnote w:id="485">
    <w:p w14:paraId="179D7A74" w14:textId="04A38D47" w:rsidR="00F71B79" w:rsidRDefault="00F71B79"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6">
    <w:p w14:paraId="1EEEE9FB" w14:textId="52125690" w:rsidR="00F71B79" w:rsidRDefault="00F71B79" w:rsidP="001626CD">
      <w:pPr>
        <w:pStyle w:val="footnote"/>
      </w:pPr>
      <w:r>
        <w:rPr>
          <w:rStyle w:val="FootnoteReference"/>
        </w:rPr>
        <w:footnoteRef/>
      </w:r>
      <w:r>
        <w:t xml:space="preserve"> [JS] Fr. Lazarus has, “will pave the way for Your presence”</w:t>
      </w:r>
    </w:p>
  </w:footnote>
  <w:footnote w:id="487">
    <w:p w14:paraId="6DF491B9" w14:textId="2435757B" w:rsidR="00F71B79" w:rsidRDefault="00F71B79" w:rsidP="001626CD">
      <w:pPr>
        <w:pStyle w:val="footnote"/>
      </w:pPr>
      <w:r>
        <w:rPr>
          <w:rStyle w:val="FootnoteReference"/>
        </w:rPr>
        <w:footnoteRef/>
      </w:r>
      <w:r>
        <w:t xml:space="preserve"> [JS] or “face”</w:t>
      </w:r>
    </w:p>
  </w:footnote>
  <w:footnote w:id="488">
    <w:p w14:paraId="1815409B" w14:textId="50184218" w:rsidR="00F71B79" w:rsidRDefault="00F71B79" w:rsidP="00B5373A">
      <w:pPr>
        <w:pStyle w:val="footnote"/>
      </w:pPr>
      <w:r>
        <w:rPr>
          <w:rStyle w:val="FootnoteReference"/>
        </w:rPr>
        <w:footnoteRef/>
      </w:r>
      <w:r>
        <w:t xml:space="preserve"> [JS] Fr. Lazrus has “we are raised to power”</w:t>
      </w:r>
    </w:p>
  </w:footnote>
  <w:footnote w:id="489">
    <w:p w14:paraId="0F6F70D6" w14:textId="1994D705" w:rsidR="00F71B79" w:rsidRDefault="00F71B79" w:rsidP="00BD5BBE">
      <w:pPr>
        <w:pStyle w:val="footnote"/>
      </w:pPr>
      <w:r>
        <w:rPr>
          <w:rStyle w:val="FootnoteReference"/>
        </w:rPr>
        <w:footnoteRef/>
      </w:r>
      <w:r>
        <w:t xml:space="preserve"> Cf. 2 Samuel 7:4-17; 1 Chron. 17:3-14.</w:t>
      </w:r>
    </w:p>
  </w:footnote>
  <w:footnote w:id="490">
    <w:p w14:paraId="4FF1211C" w14:textId="57A861DB" w:rsidR="00F71B79" w:rsidRDefault="00F71B79" w:rsidP="00962B09">
      <w:pPr>
        <w:pStyle w:val="footnote"/>
      </w:pPr>
      <w:r>
        <w:rPr>
          <w:rStyle w:val="FootnoteReference"/>
        </w:rPr>
        <w:footnoteRef/>
      </w:r>
      <w:r>
        <w:t xml:space="preserve"> [JS] or “lawlessness,” or “transgression</w:t>
      </w:r>
    </w:p>
  </w:footnote>
  <w:footnote w:id="491">
    <w:p w14:paraId="192FE4A3" w14:textId="102CEBCC" w:rsidR="00F71B79" w:rsidRDefault="00F71B79" w:rsidP="00D72FDC">
      <w:pPr>
        <w:pStyle w:val="footnote"/>
      </w:pPr>
      <w:r>
        <w:rPr>
          <w:rStyle w:val="FootnoteReference"/>
        </w:rPr>
        <w:footnoteRef/>
      </w:r>
      <w:r>
        <w:t xml:space="preserve"> [JS] Coptic has “faithfulness”. See Matins of Mesori 3</w:t>
      </w:r>
    </w:p>
  </w:footnote>
  <w:footnote w:id="492">
    <w:p w14:paraId="5008AA97" w14:textId="7C635360" w:rsidR="00F71B79" w:rsidRDefault="00F71B79" w:rsidP="00B5373A">
      <w:pPr>
        <w:pStyle w:val="footnote"/>
      </w:pPr>
      <w:r>
        <w:rPr>
          <w:rStyle w:val="FootnoteReference"/>
        </w:rPr>
        <w:footnoteRef/>
      </w:r>
      <w:r>
        <w:t xml:space="preserve"> [JS] literally, “his horn will be exalted”</w:t>
      </w:r>
    </w:p>
  </w:footnote>
  <w:footnote w:id="493">
    <w:p w14:paraId="2D768480" w14:textId="725D7BB3" w:rsidR="00F71B79" w:rsidRDefault="00F71B79" w:rsidP="00B5373A">
      <w:pPr>
        <w:pStyle w:val="footnote"/>
      </w:pPr>
      <w:r>
        <w:rPr>
          <w:rStyle w:val="FootnoteReference"/>
        </w:rPr>
        <w:footnoteRef/>
      </w:r>
      <w:r>
        <w:t xml:space="preserve"> [JS] Fr. Lazarus has, “I will extend his power over the sea”</w:t>
      </w:r>
    </w:p>
  </w:footnote>
  <w:footnote w:id="494">
    <w:p w14:paraId="41487A2A" w14:textId="014FBA23" w:rsidR="00F71B79" w:rsidRDefault="00F71B79"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5">
    <w:p w14:paraId="73031B5F" w14:textId="4F21879A" w:rsidR="00F71B79" w:rsidRDefault="00F71B79" w:rsidP="00962B09">
      <w:pPr>
        <w:pStyle w:val="footnote"/>
      </w:pPr>
      <w:r>
        <w:rPr>
          <w:rStyle w:val="FootnoteReference"/>
        </w:rPr>
        <w:footnoteRef/>
      </w:r>
      <w:r>
        <w:t xml:space="preserve"> [JS] Fr. Lazarus renders this, “dynasty”</w:t>
      </w:r>
    </w:p>
  </w:footnote>
  <w:footnote w:id="496">
    <w:p w14:paraId="11323AA1" w14:textId="77777777" w:rsidR="00F71B79" w:rsidRDefault="00F71B79"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7">
    <w:p w14:paraId="1FBA801A" w14:textId="38FE3F54" w:rsidR="00F71B79" w:rsidRDefault="00F71B79" w:rsidP="00B5373A">
      <w:pPr>
        <w:pStyle w:val="footnote"/>
      </w:pPr>
      <w:r>
        <w:rPr>
          <w:rStyle w:val="FootnoteReference"/>
        </w:rPr>
        <w:footnoteRef/>
      </w:r>
      <w:r>
        <w:t xml:space="preserve"> [JS] or “in my holy place”</w:t>
      </w:r>
    </w:p>
  </w:footnote>
  <w:footnote w:id="498">
    <w:p w14:paraId="4C1D0FC5" w14:textId="77777777" w:rsidR="00F71B79" w:rsidRDefault="00F71B79" w:rsidP="00C544D6">
      <w:pPr>
        <w:pStyle w:val="footnote"/>
      </w:pPr>
      <w:r>
        <w:rPr>
          <w:rStyle w:val="FootnoteReference"/>
        </w:rPr>
        <w:footnoteRef/>
      </w:r>
      <w:r>
        <w:t xml:space="preserve"> Rev. 1:5; 3:14.</w:t>
      </w:r>
    </w:p>
  </w:footnote>
  <w:footnote w:id="499">
    <w:p w14:paraId="0B7D22CC" w14:textId="391FD3DE" w:rsidR="00F71B79" w:rsidRDefault="00F71B79" w:rsidP="00B5373A">
      <w:pPr>
        <w:pStyle w:val="footnote"/>
      </w:pPr>
      <w:r>
        <w:rPr>
          <w:rStyle w:val="FootnoteReference"/>
        </w:rPr>
        <w:footnoteRef/>
      </w:r>
      <w:r>
        <w:t xml:space="preserve"> [JS] “anointed”</w:t>
      </w:r>
    </w:p>
  </w:footnote>
  <w:footnote w:id="500">
    <w:p w14:paraId="2C6B21AE" w14:textId="0FBCD630" w:rsidR="00F71B79" w:rsidRDefault="00F71B79"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1">
    <w:p w14:paraId="5FCDABAE" w14:textId="06014163" w:rsidR="00F71B79" w:rsidRDefault="00F71B79" w:rsidP="00B5373A">
      <w:pPr>
        <w:pStyle w:val="footnote"/>
      </w:pPr>
      <w:r>
        <w:rPr>
          <w:rStyle w:val="FootnoteReference"/>
        </w:rPr>
        <w:footnoteRef/>
      </w:r>
      <w:r>
        <w:t xml:space="preserve"> [JS] “So be it! So be it!” or “May it be! May it be!”</w:t>
      </w:r>
    </w:p>
  </w:footnote>
  <w:footnote w:id="502">
    <w:p w14:paraId="33FEA89E" w14:textId="6A510F2C" w:rsidR="00F71B79" w:rsidRDefault="00F71B79" w:rsidP="006236CC">
      <w:pPr>
        <w:pStyle w:val="footnote"/>
      </w:pPr>
      <w:r>
        <w:rPr>
          <w:rStyle w:val="FootnoteReference"/>
        </w:rPr>
        <w:footnoteRef/>
      </w:r>
      <w:r>
        <w:t xml:space="preserve"> [JS] or “expired”</w:t>
      </w:r>
    </w:p>
  </w:footnote>
  <w:footnote w:id="503">
    <w:p w14:paraId="11F2D9AD" w14:textId="77777777" w:rsidR="00F71B79" w:rsidRDefault="00F71B79"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4">
    <w:p w14:paraId="7DBCCA76" w14:textId="0938027F" w:rsidR="00F71B79" w:rsidRDefault="00F71B79" w:rsidP="00DB082B">
      <w:pPr>
        <w:pStyle w:val="footnote"/>
      </w:pPr>
      <w:r>
        <w:rPr>
          <w:rStyle w:val="FootnoteReference"/>
        </w:rPr>
        <w:footnoteRef/>
      </w:r>
      <w:r>
        <w:t xml:space="preserve"> [JS] or “chastened”</w:t>
      </w:r>
    </w:p>
  </w:footnote>
  <w:footnote w:id="505">
    <w:p w14:paraId="2C9584E9" w14:textId="0BF57A67" w:rsidR="00F71B79" w:rsidRDefault="00F71B79"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6">
    <w:p w14:paraId="7F18A7EC" w14:textId="77777777" w:rsidR="00F71B79" w:rsidRDefault="00F71B79" w:rsidP="00C544D6">
      <w:pPr>
        <w:pStyle w:val="footnote"/>
      </w:pPr>
      <w:r>
        <w:rPr>
          <w:rStyle w:val="FootnoteReference"/>
        </w:rPr>
        <w:footnoteRef/>
      </w:r>
      <w:r>
        <w:t xml:space="preserve"> That is, in the Kingdom (1 Cor. 4:20).</w:t>
      </w:r>
    </w:p>
  </w:footnote>
  <w:footnote w:id="507">
    <w:p w14:paraId="6FEEFB4C" w14:textId="77777777" w:rsidR="00F71B79" w:rsidRDefault="00F71B79" w:rsidP="00C544D6">
      <w:pPr>
        <w:pStyle w:val="footnote"/>
      </w:pPr>
      <w:r>
        <w:rPr>
          <w:rStyle w:val="FootnoteReference"/>
        </w:rPr>
        <w:footnoteRef/>
      </w:r>
      <w:r>
        <w:t xml:space="preserve"> Verses 11 and 12 were quoted by Satan to tempt Christ (Matt. 4:6; Lk. 4:10).</w:t>
      </w:r>
    </w:p>
  </w:footnote>
  <w:footnote w:id="508">
    <w:p w14:paraId="48783A18" w14:textId="295C4491" w:rsidR="00F71B79" w:rsidRDefault="00F71B79" w:rsidP="00D72FDC">
      <w:pPr>
        <w:pStyle w:val="footnote"/>
      </w:pPr>
      <w:r>
        <w:rPr>
          <w:rStyle w:val="FootnoteReference"/>
        </w:rPr>
        <w:footnoteRef/>
      </w:r>
      <w:r>
        <w:t xml:space="preserve"> [JS] Coptic may mean “bruise” rather than “trample”</w:t>
      </w:r>
    </w:p>
  </w:footnote>
  <w:footnote w:id="509">
    <w:p w14:paraId="3E2B8879" w14:textId="77777777" w:rsidR="00F71B79" w:rsidRDefault="00F71B79" w:rsidP="00C544D6">
      <w:pPr>
        <w:pStyle w:val="footnote"/>
      </w:pPr>
      <w:r>
        <w:rPr>
          <w:rStyle w:val="FootnoteReference"/>
        </w:rPr>
        <w:footnoteRef/>
      </w:r>
      <w:r>
        <w:t xml:space="preserve"> dragon: </w:t>
      </w:r>
      <w:r w:rsidRPr="0090411D">
        <w:rPr>
          <w:i/>
        </w:rPr>
        <w:t>or</w:t>
      </w:r>
      <w:r>
        <w:t xml:space="preserve"> serpent.</w:t>
      </w:r>
    </w:p>
  </w:footnote>
  <w:footnote w:id="510">
    <w:p w14:paraId="26EABD4D" w14:textId="6258FE51" w:rsidR="00F71B79" w:rsidRDefault="00F71B79" w:rsidP="003E7D85">
      <w:pPr>
        <w:pStyle w:val="footnote"/>
      </w:pPr>
      <w:r>
        <w:rPr>
          <w:rStyle w:val="FootnoteReference"/>
        </w:rPr>
        <w:footnoteRef/>
      </w:r>
      <w:r>
        <w:t xml:space="preserve"> [JS] or “to give thanks to the Lord,” or “to thankfully confess the Lord with praise”</w:t>
      </w:r>
    </w:p>
  </w:footnote>
  <w:footnote w:id="511">
    <w:p w14:paraId="0718D3EE" w14:textId="7B8EE1BA" w:rsidR="00F71B79" w:rsidRDefault="00F71B79" w:rsidP="00B74D74">
      <w:pPr>
        <w:pStyle w:val="footnote"/>
      </w:pPr>
      <w:r>
        <w:rPr>
          <w:rStyle w:val="FootnoteReference"/>
        </w:rPr>
        <w:footnoteRef/>
      </w:r>
      <w:r>
        <w:t xml:space="preserve"> [JS] Or “ode”</w:t>
      </w:r>
    </w:p>
  </w:footnote>
  <w:footnote w:id="512">
    <w:p w14:paraId="4C277098" w14:textId="02C8A24D" w:rsidR="00F71B79" w:rsidRDefault="00F71B79" w:rsidP="00B74D74">
      <w:pPr>
        <w:pStyle w:val="footnote"/>
      </w:pPr>
      <w:r>
        <w:rPr>
          <w:rStyle w:val="FootnoteReference"/>
        </w:rPr>
        <w:footnoteRef/>
      </w:r>
      <w:r>
        <w:t xml:space="preserve"> [JS] or “forever and ever.”</w:t>
      </w:r>
    </w:p>
  </w:footnote>
  <w:footnote w:id="513">
    <w:p w14:paraId="3BE1818B" w14:textId="556FC717" w:rsidR="00F71B79" w:rsidRDefault="00F71B79" w:rsidP="00B74D74">
      <w:pPr>
        <w:pStyle w:val="footnote"/>
      </w:pPr>
      <w:r>
        <w:rPr>
          <w:rStyle w:val="FootnoteReference"/>
        </w:rPr>
        <w:footnoteRef/>
      </w:r>
      <w:r>
        <w:t xml:space="preserve"> [JS] literally, “And my horn will be exalted like a unicorn’s”</w:t>
      </w:r>
    </w:p>
  </w:footnote>
  <w:footnote w:id="514">
    <w:p w14:paraId="0EA8E9DE" w14:textId="575E16F4" w:rsidR="00F71B79" w:rsidRDefault="00F71B79"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5">
    <w:p w14:paraId="271F5928" w14:textId="77777777" w:rsidR="00F71B79" w:rsidRDefault="00F71B79" w:rsidP="00C544D6">
      <w:pPr>
        <w:pStyle w:val="footnote"/>
      </w:pPr>
      <w:r>
        <w:rPr>
          <w:rStyle w:val="FootnoteReference"/>
        </w:rPr>
        <w:footnoteRef/>
      </w:r>
      <w:r>
        <w:t xml:space="preserve"> House—Home, Family, Church, Kingdom: where God’s will is done (1 Tim. 3:15; Heb. 3:2-6; Lk. 2:49; Mt. 6:10).</w:t>
      </w:r>
    </w:p>
  </w:footnote>
  <w:footnote w:id="516">
    <w:p w14:paraId="646109EB" w14:textId="4D40DAE6" w:rsidR="00F71B79" w:rsidRDefault="00F71B79" w:rsidP="00325B16">
      <w:pPr>
        <w:pStyle w:val="footnote"/>
      </w:pPr>
      <w:r>
        <w:rPr>
          <w:rStyle w:val="FootnoteReference"/>
        </w:rPr>
        <w:footnoteRef/>
      </w:r>
      <w:r>
        <w:t xml:space="preserve"> [JS] literally “still increase”</w:t>
      </w:r>
    </w:p>
  </w:footnote>
  <w:footnote w:id="517">
    <w:p w14:paraId="5C5C66FF" w14:textId="1F74D241" w:rsidR="00F71B79" w:rsidRDefault="00F71B79" w:rsidP="00325B16">
      <w:pPr>
        <w:pStyle w:val="footnote"/>
      </w:pPr>
      <w:r>
        <w:rPr>
          <w:rStyle w:val="FootnoteReference"/>
        </w:rPr>
        <w:footnoteRef/>
      </w:r>
      <w:r>
        <w:t xml:space="preserve"> [JS] literally, “rich” or “prosperous”</w:t>
      </w:r>
    </w:p>
  </w:footnote>
  <w:footnote w:id="518">
    <w:p w14:paraId="78AC2D24" w14:textId="77777777" w:rsidR="00F71B79" w:rsidRDefault="00F71B79" w:rsidP="00C544D6">
      <w:pPr>
        <w:pStyle w:val="footnote"/>
      </w:pPr>
      <w:r>
        <w:rPr>
          <w:rStyle w:val="FootnoteReference"/>
        </w:rPr>
        <w:footnoteRef/>
      </w:r>
      <w:r>
        <w:t xml:space="preserve"> John 7:38.</w:t>
      </w:r>
    </w:p>
  </w:footnote>
  <w:footnote w:id="519">
    <w:p w14:paraId="65FE19C9" w14:textId="6CEBCB66" w:rsidR="00F71B79" w:rsidRDefault="00F71B79" w:rsidP="00BC5328">
      <w:pPr>
        <w:pStyle w:val="footnote"/>
      </w:pPr>
      <w:r>
        <w:rPr>
          <w:rStyle w:val="FootnoteReference"/>
        </w:rPr>
        <w:footnoteRef/>
      </w:r>
      <w:r>
        <w:t xml:space="preserve"> Coptic has “it” here, and “beauty” in place of majesty.</w:t>
      </w:r>
    </w:p>
  </w:footnote>
  <w:footnote w:id="520">
    <w:p w14:paraId="5CC1789B" w14:textId="24DCEA5C" w:rsidR="00F71B79" w:rsidRDefault="00F71B79"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1">
    <w:p w14:paraId="6ED6A617" w14:textId="771AAD68" w:rsidR="00F71B79" w:rsidRDefault="00F71B79" w:rsidP="00350BD4">
      <w:pPr>
        <w:pStyle w:val="footnote"/>
      </w:pPr>
      <w:r>
        <w:rPr>
          <w:rStyle w:val="FootnoteReference"/>
        </w:rPr>
        <w:footnoteRef/>
      </w:r>
      <w:r>
        <w:t xml:space="preserve"> [JS] or “forever”</w:t>
      </w:r>
    </w:p>
  </w:footnote>
  <w:footnote w:id="522">
    <w:p w14:paraId="004CC793" w14:textId="74A20F1B" w:rsidR="00F71B79" w:rsidRDefault="00F71B79"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3">
    <w:p w14:paraId="7B4C2DB0" w14:textId="39648656" w:rsidR="00F71B79" w:rsidRDefault="00F71B79" w:rsidP="0002098A">
      <w:pPr>
        <w:pStyle w:val="footnote"/>
      </w:pPr>
      <w:r>
        <w:rPr>
          <w:rStyle w:val="FootnoteReference"/>
        </w:rPr>
        <w:footnoteRef/>
      </w:r>
      <w:r>
        <w:t xml:space="preserve"> [JS] resident alien</w:t>
      </w:r>
    </w:p>
  </w:footnote>
  <w:footnote w:id="524">
    <w:p w14:paraId="1C9111DE" w14:textId="17A2009E" w:rsidR="00F71B79" w:rsidRDefault="00F71B79" w:rsidP="00C544D6">
      <w:pPr>
        <w:pStyle w:val="footnote"/>
      </w:pPr>
      <w:r>
        <w:rPr>
          <w:rStyle w:val="FootnoteReference"/>
        </w:rPr>
        <w:footnoteRef/>
      </w:r>
      <w:r>
        <w:t xml:space="preserve"> Cf. 1 Cor. 3:20, ‘The Lord knows the thoughts of the wise…’</w:t>
      </w:r>
    </w:p>
  </w:footnote>
  <w:footnote w:id="525">
    <w:p w14:paraId="63074263" w14:textId="3DCC4808" w:rsidR="00F71B79" w:rsidRDefault="00F71B79" w:rsidP="003E7D85">
      <w:pPr>
        <w:pStyle w:val="footnote"/>
      </w:pPr>
      <w:r>
        <w:rPr>
          <w:rStyle w:val="FootnoteReference"/>
        </w:rPr>
        <w:footnoteRef/>
      </w:r>
      <w:r>
        <w:t xml:space="preserve"> [JS] or “lawless,” or “the throne of iniquity”</w:t>
      </w:r>
    </w:p>
  </w:footnote>
  <w:footnote w:id="526">
    <w:p w14:paraId="31260F30" w14:textId="198F9DB4" w:rsidR="00F71B79" w:rsidRDefault="00F71B79" w:rsidP="000470D3">
      <w:pPr>
        <w:pStyle w:val="footnote"/>
      </w:pPr>
      <w:r>
        <w:rPr>
          <w:rStyle w:val="FootnoteReference"/>
        </w:rPr>
        <w:footnoteRef/>
      </w:r>
      <w:r>
        <w:t xml:space="preserve"> [JS] i.e. presence</w:t>
      </w:r>
    </w:p>
  </w:footnote>
  <w:footnote w:id="527">
    <w:p w14:paraId="3F261962" w14:textId="2EC29D9D" w:rsidR="00F71B79" w:rsidRDefault="00F71B79" w:rsidP="000470D3">
      <w:pPr>
        <w:pStyle w:val="footnote"/>
      </w:pPr>
      <w:r>
        <w:rPr>
          <w:rStyle w:val="FootnoteReference"/>
        </w:rPr>
        <w:footnoteRef/>
      </w:r>
      <w:r>
        <w:t xml:space="preserve"> [JS] or thanksgiving, as in “awknowledgment”. Perhaps, “let us enter His presence and thankfully confess Him,” or “praise”</w:t>
      </w:r>
    </w:p>
  </w:footnote>
  <w:footnote w:id="528">
    <w:p w14:paraId="27D55A36" w14:textId="056A9076" w:rsidR="00F71B79" w:rsidRDefault="00F71B79" w:rsidP="000470D3">
      <w:pPr>
        <w:pStyle w:val="footnote"/>
      </w:pPr>
      <w:r>
        <w:rPr>
          <w:rStyle w:val="FootnoteReference"/>
        </w:rPr>
        <w:footnoteRef/>
      </w:r>
      <w:r>
        <w:t xml:space="preserve"> [JS] or melody</w:t>
      </w:r>
    </w:p>
  </w:footnote>
  <w:footnote w:id="529">
    <w:p w14:paraId="6606F51D" w14:textId="294AC06E" w:rsidR="00F71B79" w:rsidRDefault="00F71B79" w:rsidP="002A2713">
      <w:pPr>
        <w:pStyle w:val="footnote"/>
      </w:pPr>
      <w:r>
        <w:rPr>
          <w:rStyle w:val="FootnoteReference"/>
        </w:rPr>
        <w:footnoteRef/>
      </w:r>
      <w:r>
        <w:t xml:space="preserve"> [JS] “do obeisance”</w:t>
      </w:r>
    </w:p>
  </w:footnote>
  <w:footnote w:id="530">
    <w:p w14:paraId="23B88AAA" w14:textId="4D5A6129" w:rsidR="00F71B79" w:rsidRDefault="00F71B79" w:rsidP="002A2713">
      <w:pPr>
        <w:pStyle w:val="footnote"/>
      </w:pPr>
      <w:r>
        <w:rPr>
          <w:rStyle w:val="FootnoteReference"/>
        </w:rPr>
        <w:footnoteRef/>
      </w:r>
      <w:r>
        <w:t xml:space="preserve"> [JS] “prostrate”</w:t>
      </w:r>
    </w:p>
  </w:footnote>
  <w:footnote w:id="531">
    <w:p w14:paraId="0242B10E" w14:textId="597B77DF" w:rsidR="00F71B79" w:rsidRDefault="00F71B79" w:rsidP="002A2713">
      <w:pPr>
        <w:pStyle w:val="footnote"/>
      </w:pPr>
      <w:r>
        <w:rPr>
          <w:rStyle w:val="FootnoteReference"/>
        </w:rPr>
        <w:footnoteRef/>
      </w:r>
      <w:r>
        <w:t xml:space="preserve"> [JS] OSB has, “Rebellion,” NETS has “embittering”</w:t>
      </w:r>
    </w:p>
  </w:footnote>
  <w:footnote w:id="532">
    <w:p w14:paraId="046745B9" w14:textId="77777777" w:rsidR="00F71B79" w:rsidRDefault="00F71B79" w:rsidP="00C544D6">
      <w:pPr>
        <w:pStyle w:val="footnote"/>
      </w:pPr>
      <w:r>
        <w:rPr>
          <w:rStyle w:val="FootnoteReference"/>
        </w:rPr>
        <w:footnoteRef/>
      </w:r>
      <w:r>
        <w:t xml:space="preserve"> Ex. 17:1-7.</w:t>
      </w:r>
    </w:p>
  </w:footnote>
  <w:footnote w:id="533">
    <w:p w14:paraId="64AAAD4A" w14:textId="25E6F9F0" w:rsidR="00F71B79" w:rsidRDefault="00F71B79" w:rsidP="002A2713">
      <w:pPr>
        <w:pStyle w:val="footnote"/>
      </w:pPr>
      <w:r>
        <w:rPr>
          <w:rStyle w:val="FootnoteReference"/>
        </w:rPr>
        <w:footnoteRef/>
      </w:r>
      <w:r>
        <w:t xml:space="preserve"> [JS] or “tempted”</w:t>
      </w:r>
    </w:p>
  </w:footnote>
  <w:footnote w:id="534">
    <w:p w14:paraId="08EA846E" w14:textId="77777777" w:rsidR="00F71B79" w:rsidRDefault="00F71B79" w:rsidP="00C544D6">
      <w:pPr>
        <w:pStyle w:val="footnote"/>
      </w:pPr>
      <w:r>
        <w:rPr>
          <w:rStyle w:val="FootnoteReference"/>
        </w:rPr>
        <w:footnoteRef/>
      </w:r>
      <w:r>
        <w:t xml:space="preserve"> Num. 14:32-34.</w:t>
      </w:r>
    </w:p>
  </w:footnote>
  <w:footnote w:id="535">
    <w:p w14:paraId="27E7289C" w14:textId="49B8D2B5" w:rsidR="00F71B79" w:rsidRDefault="00F71B79" w:rsidP="00C544D6">
      <w:pPr>
        <w:pStyle w:val="footnote"/>
      </w:pPr>
      <w:r>
        <w:rPr>
          <w:rStyle w:val="FootnoteReference"/>
        </w:rPr>
        <w:footnoteRef/>
      </w:r>
      <w:r>
        <w:t xml:space="preserve"> Cf. Heb.3:7-11; 4:10.</w:t>
      </w:r>
    </w:p>
  </w:footnote>
  <w:footnote w:id="536">
    <w:p w14:paraId="6A0DA86F" w14:textId="27B2622D" w:rsidR="00F71B79" w:rsidRDefault="00F71B79" w:rsidP="00C544D6">
      <w:pPr>
        <w:pStyle w:val="footnote"/>
      </w:pPr>
      <w:r>
        <w:rPr>
          <w:rStyle w:val="FootnoteReference"/>
        </w:rPr>
        <w:footnoteRef/>
      </w:r>
      <w:r>
        <w:t xml:space="preserve"> Cf. Deut. 32:17; 1 Cor. 10:20; Psalm 105:36-38; 1 Chron. 16:26.</w:t>
      </w:r>
    </w:p>
  </w:footnote>
  <w:footnote w:id="537">
    <w:p w14:paraId="20A46088" w14:textId="101D0C08" w:rsidR="00F71B79" w:rsidRDefault="00F71B79" w:rsidP="00363583">
      <w:pPr>
        <w:pStyle w:val="footnote"/>
      </w:pPr>
      <w:r>
        <w:rPr>
          <w:rStyle w:val="FootnoteReference"/>
        </w:rPr>
        <w:footnoteRef/>
      </w:r>
      <w:r>
        <w:t xml:space="preserve"> [JS] or “thanksgiving”, or “praise”. Really, “thankful confession with praise”.</w:t>
      </w:r>
    </w:p>
  </w:footnote>
  <w:footnote w:id="538">
    <w:p w14:paraId="4CE9E737" w14:textId="37ADED0C" w:rsidR="00F71B79" w:rsidRDefault="00F71B79" w:rsidP="00363583">
      <w:pPr>
        <w:pStyle w:val="footnote"/>
      </w:pPr>
      <w:r>
        <w:rPr>
          <w:rStyle w:val="FootnoteReference"/>
        </w:rPr>
        <w:footnoteRef/>
      </w:r>
      <w:r>
        <w:t xml:space="preserve"> [JS] literally, “holy place”</w:t>
      </w:r>
    </w:p>
  </w:footnote>
  <w:footnote w:id="539">
    <w:p w14:paraId="0D26CC38" w14:textId="563291CA" w:rsidR="00F71B79" w:rsidRDefault="00F71B79" w:rsidP="00363583">
      <w:pPr>
        <w:pStyle w:val="footnote"/>
      </w:pPr>
      <w:r>
        <w:rPr>
          <w:rStyle w:val="FootnoteReference"/>
        </w:rPr>
        <w:footnoteRef/>
      </w:r>
      <w:r>
        <w:t xml:space="preserve"> [JS] or, “sacrifices”</w:t>
      </w:r>
    </w:p>
  </w:footnote>
  <w:footnote w:id="540">
    <w:p w14:paraId="3B6D0020" w14:textId="12CB55F6" w:rsidR="00F71B79" w:rsidRDefault="00F71B79" w:rsidP="00363583">
      <w:pPr>
        <w:pStyle w:val="footnote"/>
      </w:pPr>
      <w:r>
        <w:rPr>
          <w:rStyle w:val="FootnoteReference"/>
        </w:rPr>
        <w:footnoteRef/>
      </w:r>
      <w:r>
        <w:t xml:space="preserve"> [JS] “do obeisance”</w:t>
      </w:r>
    </w:p>
  </w:footnote>
  <w:footnote w:id="541">
    <w:p w14:paraId="0223F21B" w14:textId="2545193C" w:rsidR="00F71B79" w:rsidRDefault="00F71B79"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2">
    <w:p w14:paraId="717DF0F4" w14:textId="601B218D" w:rsidR="00F71B79" w:rsidRDefault="00F71B79" w:rsidP="00445570">
      <w:pPr>
        <w:pStyle w:val="footnote"/>
      </w:pPr>
      <w:r>
        <w:rPr>
          <w:rStyle w:val="FootnoteReference"/>
        </w:rPr>
        <w:footnoteRef/>
      </w:r>
      <w:r>
        <w:t xml:space="preserve"> [JS] literally, “set right the world”.</w:t>
      </w:r>
    </w:p>
  </w:footnote>
  <w:footnote w:id="543">
    <w:p w14:paraId="29039A45" w14:textId="77777777" w:rsidR="00F71B79" w:rsidRDefault="00F71B79" w:rsidP="00C544D6">
      <w:pPr>
        <w:pStyle w:val="footnote"/>
      </w:pPr>
      <w:r>
        <w:rPr>
          <w:rStyle w:val="FootnoteReference"/>
        </w:rPr>
        <w:footnoteRef/>
      </w:r>
      <w:r>
        <w:t xml:space="preserve"> i.e. Let the sea dance and roar in thunderous applause as the King of Glory appears. (This line is identical with 97:7a).</w:t>
      </w:r>
    </w:p>
  </w:footnote>
  <w:footnote w:id="544">
    <w:p w14:paraId="0578D96E" w14:textId="3735D823" w:rsidR="00F71B79" w:rsidRDefault="00F71B79" w:rsidP="00445570">
      <w:pPr>
        <w:pStyle w:val="footnote"/>
      </w:pPr>
      <w:r>
        <w:rPr>
          <w:rStyle w:val="FootnoteReference"/>
        </w:rPr>
        <w:footnoteRef/>
      </w:r>
      <w:r>
        <w:t xml:space="preserve"> [JS] or “exult.”</w:t>
      </w:r>
    </w:p>
  </w:footnote>
  <w:footnote w:id="545">
    <w:p w14:paraId="027E6C5C" w14:textId="07849C22" w:rsidR="00F71B79" w:rsidRDefault="00F71B79" w:rsidP="00445570">
      <w:pPr>
        <w:pStyle w:val="footnote"/>
      </w:pPr>
      <w:r>
        <w:rPr>
          <w:rStyle w:val="FootnoteReference"/>
        </w:rPr>
        <w:footnoteRef/>
      </w:r>
      <w:r>
        <w:t xml:space="preserve"> [JS] i.e. “the the presence of the Lord”</w:t>
      </w:r>
    </w:p>
  </w:footnote>
  <w:footnote w:id="546">
    <w:p w14:paraId="502B0E29" w14:textId="363AF83B" w:rsidR="00F71B79" w:rsidRDefault="00F71B79" w:rsidP="00AF055B">
      <w:pPr>
        <w:pStyle w:val="footnote"/>
      </w:pPr>
      <w:r>
        <w:rPr>
          <w:rStyle w:val="FootnoteReference"/>
        </w:rPr>
        <w:footnoteRef/>
      </w:r>
      <w:r>
        <w:t xml:space="preserve"> [JS] or “keep His throne straight.”</w:t>
      </w:r>
    </w:p>
  </w:footnote>
  <w:footnote w:id="547">
    <w:p w14:paraId="0A420AC8" w14:textId="0E9B7FA2" w:rsidR="00F71B79" w:rsidRDefault="00F71B79" w:rsidP="00C544D6">
      <w:pPr>
        <w:pStyle w:val="footnote"/>
      </w:pPr>
      <w:r>
        <w:rPr>
          <w:rStyle w:val="FootnoteReference"/>
        </w:rPr>
        <w:footnoteRef/>
      </w:r>
      <w:r>
        <w:t xml:space="preserve"> Cf. Pss. 32:5b; 84:10b. Rom. 1:19-21; 2 Cor. 4:6; Jn. 1:14; 6:40; 17:22-24.</w:t>
      </w:r>
    </w:p>
  </w:footnote>
  <w:footnote w:id="548">
    <w:p w14:paraId="7B92C494" w14:textId="3893728C" w:rsidR="00F71B79" w:rsidRDefault="00F71B79" w:rsidP="00AF055B">
      <w:pPr>
        <w:pStyle w:val="footnote"/>
      </w:pPr>
      <w:r>
        <w:rPr>
          <w:rStyle w:val="FootnoteReference"/>
        </w:rPr>
        <w:footnoteRef/>
      </w:r>
      <w:r>
        <w:t xml:space="preserve"> [JS] “do obeisance to”</w:t>
      </w:r>
    </w:p>
  </w:footnote>
  <w:footnote w:id="549">
    <w:p w14:paraId="3C69AEE3" w14:textId="2FCFF9DA" w:rsidR="00F71B79" w:rsidRDefault="00F71B79" w:rsidP="00AF055B">
      <w:pPr>
        <w:pStyle w:val="footnote"/>
      </w:pPr>
      <w:r>
        <w:rPr>
          <w:rStyle w:val="FootnoteReference"/>
        </w:rPr>
        <w:footnoteRef/>
      </w:r>
      <w:r>
        <w:t xml:space="preserve"> [JS] “do obeisance to”</w:t>
      </w:r>
    </w:p>
  </w:footnote>
  <w:footnote w:id="550">
    <w:p w14:paraId="7E0327B2" w14:textId="516E0233" w:rsidR="00F71B79" w:rsidRDefault="00F71B79" w:rsidP="00AF055B">
      <w:pPr>
        <w:pStyle w:val="footnote"/>
      </w:pPr>
      <w:r>
        <w:rPr>
          <w:rStyle w:val="FootnoteReference"/>
        </w:rPr>
        <w:footnoteRef/>
      </w:r>
      <w:r>
        <w:t xml:space="preserve"> [JS] Fr. Lazarus has “lives”</w:t>
      </w:r>
    </w:p>
  </w:footnote>
  <w:footnote w:id="551">
    <w:p w14:paraId="202D3E03" w14:textId="48C7AC7B" w:rsidR="00F71B79" w:rsidRDefault="00F71B79"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52">
    <w:p w14:paraId="22A45999" w14:textId="660B33F2" w:rsidR="00F71B79" w:rsidRDefault="00F71B79"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3">
    <w:p w14:paraId="160E0C3D" w14:textId="77777777" w:rsidR="00F71B79" w:rsidRDefault="00F71B79" w:rsidP="00C544D6">
      <w:pPr>
        <w:pStyle w:val="footnote"/>
      </w:pPr>
      <w:r>
        <w:rPr>
          <w:rStyle w:val="FootnoteReference"/>
        </w:rPr>
        <w:footnoteRef/>
      </w:r>
      <w:r>
        <w:t xml:space="preserve"> Rev. 4:6, Ezek. 1:5-10.</w:t>
      </w:r>
    </w:p>
  </w:footnote>
  <w:footnote w:id="554">
    <w:p w14:paraId="2C987C7D" w14:textId="7DA14E0E" w:rsidR="00F71B79" w:rsidRDefault="00F71B79" w:rsidP="006263C2">
      <w:pPr>
        <w:pStyle w:val="footnote"/>
      </w:pPr>
      <w:r>
        <w:rPr>
          <w:rStyle w:val="FootnoteReference"/>
        </w:rPr>
        <w:footnoteRef/>
      </w:r>
      <w:r>
        <w:t xml:space="preserve"> [JS] The word conveys both confessing Him and thanking or praising Him.</w:t>
      </w:r>
    </w:p>
  </w:footnote>
  <w:footnote w:id="555">
    <w:p w14:paraId="5846482D" w14:textId="3A662ECC" w:rsidR="00F71B79" w:rsidRDefault="00F71B79" w:rsidP="006263C2">
      <w:pPr>
        <w:pStyle w:val="footnote"/>
      </w:pPr>
      <w:r>
        <w:rPr>
          <w:rStyle w:val="FootnoteReference"/>
        </w:rPr>
        <w:footnoteRef/>
      </w:r>
      <w:r>
        <w:t xml:space="preserve"> [JS] Fr. Lazarus has “laws”</w:t>
      </w:r>
    </w:p>
  </w:footnote>
  <w:footnote w:id="556">
    <w:p w14:paraId="2FC019B3" w14:textId="70AAB5D0" w:rsidR="00F71B79" w:rsidRDefault="00F71B79" w:rsidP="006263C2">
      <w:pPr>
        <w:pStyle w:val="footnote"/>
      </w:pPr>
      <w:r>
        <w:rPr>
          <w:rStyle w:val="FootnoteReference"/>
        </w:rPr>
        <w:footnoteRef/>
      </w:r>
      <w:r>
        <w:t xml:space="preserve"> [JS] “do obeisance”, commonly rendered “worship”</w:t>
      </w:r>
    </w:p>
  </w:footnote>
  <w:footnote w:id="557">
    <w:p w14:paraId="7386C0B1" w14:textId="0080D811" w:rsidR="00F71B79" w:rsidRDefault="00F71B79" w:rsidP="004A1997">
      <w:pPr>
        <w:pStyle w:val="footnote"/>
      </w:pPr>
      <w:r>
        <w:rPr>
          <w:rStyle w:val="FootnoteReference"/>
        </w:rPr>
        <w:footnoteRef/>
      </w:r>
      <w:r>
        <w:t xml:space="preserve"> [JS] Fr. Lazarus has “correcting”</w:t>
      </w:r>
    </w:p>
  </w:footnote>
  <w:footnote w:id="558">
    <w:p w14:paraId="273EA178" w14:textId="4DFF2FD9" w:rsidR="00F71B79" w:rsidRDefault="00F71B79" w:rsidP="004A1997">
      <w:pPr>
        <w:pStyle w:val="footnote"/>
      </w:pPr>
      <w:r>
        <w:rPr>
          <w:rStyle w:val="FootnoteReference"/>
        </w:rPr>
        <w:footnoteRef/>
      </w:r>
      <w:r>
        <w:t xml:space="preserve"> [JS] “do obeisance” or “fall down”</w:t>
      </w:r>
    </w:p>
  </w:footnote>
  <w:footnote w:id="559">
    <w:p w14:paraId="6E38F9F7" w14:textId="307328EF" w:rsidR="00F71B79" w:rsidRDefault="00F71B79" w:rsidP="0016307C">
      <w:pPr>
        <w:pStyle w:val="footnote"/>
      </w:pPr>
      <w:r>
        <w:rPr>
          <w:rStyle w:val="FootnoteReference"/>
        </w:rPr>
        <w:footnoteRef/>
      </w:r>
      <w:r>
        <w:t xml:space="preserve"> [JS] as in “acknowledging”, or “thankfully confessing Him with praise”, not “confessing sins”</w:t>
      </w:r>
    </w:p>
  </w:footnote>
  <w:footnote w:id="560">
    <w:p w14:paraId="346D7C50" w14:textId="6DED6982" w:rsidR="00F71B79" w:rsidRDefault="00F71B79" w:rsidP="0016307C">
      <w:pPr>
        <w:pStyle w:val="footnote"/>
      </w:pPr>
      <w:r>
        <w:rPr>
          <w:rStyle w:val="FootnoteReference"/>
        </w:rPr>
        <w:footnoteRef/>
      </w:r>
      <w:r>
        <w:t xml:space="preserve"> [JS] or, “and not we Him”</w:t>
      </w:r>
    </w:p>
  </w:footnote>
  <w:footnote w:id="561">
    <w:p w14:paraId="14022FB6" w14:textId="4CE3B2A5" w:rsidR="00F71B79" w:rsidRDefault="00F71B79" w:rsidP="0016307C">
      <w:pPr>
        <w:pStyle w:val="footnote"/>
      </w:pPr>
      <w:r>
        <w:rPr>
          <w:rStyle w:val="FootnoteReference"/>
        </w:rPr>
        <w:footnoteRef/>
      </w:r>
      <w:r>
        <w:t xml:space="preserve"> [JS] not confession of sins, but confessing Him, with thanksgiving and praise.</w:t>
      </w:r>
    </w:p>
  </w:footnote>
  <w:footnote w:id="562">
    <w:p w14:paraId="74BE8AB4" w14:textId="15E7B0AD" w:rsidR="00F71B79" w:rsidRDefault="00F71B79" w:rsidP="00C050C7">
      <w:pPr>
        <w:pStyle w:val="footnote"/>
      </w:pPr>
      <w:r>
        <w:rPr>
          <w:rStyle w:val="FootnoteReference"/>
        </w:rPr>
        <w:footnoteRef/>
      </w:r>
      <w:r>
        <w:t xml:space="preserve"> [JS] or “do wrong,” or “the workers of iniquity”</w:t>
      </w:r>
    </w:p>
  </w:footnote>
  <w:footnote w:id="563">
    <w:p w14:paraId="4E28D6F6" w14:textId="75DDD646" w:rsidR="00F71B79" w:rsidRDefault="00F71B79" w:rsidP="00CD361B">
      <w:pPr>
        <w:pStyle w:val="footnote"/>
      </w:pPr>
      <w:r>
        <w:rPr>
          <w:rStyle w:val="FootnoteReference"/>
        </w:rPr>
        <w:footnoteRef/>
      </w:r>
      <w:r>
        <w:t xml:space="preserve"> [JS] or proud/haughty eyes.</w:t>
      </w:r>
    </w:p>
  </w:footnote>
  <w:footnote w:id="564">
    <w:p w14:paraId="33F848D7" w14:textId="77777777" w:rsidR="00F71B79" w:rsidRDefault="00F71B79" w:rsidP="00C544D6">
      <w:pPr>
        <w:pStyle w:val="footnote"/>
      </w:pPr>
      <w:r>
        <w:rPr>
          <w:rStyle w:val="FootnoteReference"/>
        </w:rPr>
        <w:footnoteRef/>
      </w:r>
      <w:r>
        <w:t xml:space="preserve"> Daily I pray for the lost. Sinners are slain by conversion into believers, saints, friends and lovers.</w:t>
      </w:r>
    </w:p>
  </w:footnote>
  <w:footnote w:id="565">
    <w:p w14:paraId="570F4149" w14:textId="77777777" w:rsidR="00F71B79" w:rsidRDefault="00F71B79" w:rsidP="00C544D6">
      <w:pPr>
        <w:pStyle w:val="footnote"/>
      </w:pPr>
      <w:r>
        <w:rPr>
          <w:rStyle w:val="FootnoteReference"/>
        </w:rPr>
        <w:footnoteRef/>
      </w:r>
      <w:r>
        <w:t xml:space="preserve"> Peter praised and confessed Christ, yet later he swore he did not know Him (Mt. 26:74; Mk. 14:71).</w:t>
      </w:r>
    </w:p>
  </w:footnote>
  <w:footnote w:id="566">
    <w:p w14:paraId="7F487DE9" w14:textId="1D877FA2" w:rsidR="00F71B79" w:rsidRDefault="00F71B79" w:rsidP="00C544D6">
      <w:pPr>
        <w:pStyle w:val="footnote"/>
      </w:pPr>
      <w:r>
        <w:rPr>
          <w:rStyle w:val="FootnoteReference"/>
        </w:rPr>
        <w:footnoteRef/>
      </w:r>
      <w:r>
        <w:t xml:space="preserve"> Cf. Ps. 38:7a.</w:t>
      </w:r>
    </w:p>
  </w:footnote>
  <w:footnote w:id="567">
    <w:p w14:paraId="1B133F2B" w14:textId="56FE4EC3" w:rsidR="00F71B79" w:rsidRDefault="00F71B79"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8">
    <w:p w14:paraId="4C6B2146" w14:textId="77777777" w:rsidR="00F71B79" w:rsidRDefault="00F71B79" w:rsidP="00C544D6">
      <w:pPr>
        <w:pStyle w:val="footnote"/>
      </w:pPr>
      <w:r>
        <w:rPr>
          <w:rStyle w:val="FootnoteReference"/>
        </w:rPr>
        <w:footnoteRef/>
      </w:r>
      <w:r>
        <w:t xml:space="preserve"> descendants: </w:t>
      </w:r>
      <w:r w:rsidRPr="00A80C80">
        <w:rPr>
          <w:i/>
        </w:rPr>
        <w:t>lit</w:t>
      </w:r>
      <w:r>
        <w:t>. seed. Verses 26-28 are quoted at Heb. 1:10-12; 13:8.</w:t>
      </w:r>
    </w:p>
  </w:footnote>
  <w:footnote w:id="569">
    <w:p w14:paraId="44E84D4D" w14:textId="77777777" w:rsidR="00F71B79" w:rsidRDefault="00F71B79" w:rsidP="00C544D6">
      <w:pPr>
        <w:pStyle w:val="footnote"/>
      </w:pPr>
      <w:r>
        <w:rPr>
          <w:rStyle w:val="FootnoteReference"/>
        </w:rPr>
        <w:footnoteRef/>
      </w:r>
      <w:r>
        <w:t xml:space="preserve"> ‘God is love’ (1 John 4:8,16).</w:t>
      </w:r>
    </w:p>
  </w:footnote>
  <w:footnote w:id="570">
    <w:p w14:paraId="169A7896" w14:textId="77777777" w:rsidR="00F71B79" w:rsidRDefault="00F71B79" w:rsidP="00C37403">
      <w:pPr>
        <w:pStyle w:val="footnote"/>
      </w:pPr>
      <w:r>
        <w:rPr>
          <w:rStyle w:val="FootnoteReference"/>
        </w:rPr>
        <w:footnoteRef/>
      </w:r>
      <w:r>
        <w:t xml:space="preserve"> [JS] NETS has “who is very conciliatory towards all your acts of lawlessness”</w:t>
      </w:r>
    </w:p>
  </w:footnote>
  <w:footnote w:id="571">
    <w:p w14:paraId="1EEA58C5" w14:textId="195647BB" w:rsidR="00F71B79" w:rsidRDefault="00F71B79" w:rsidP="00C544D6">
      <w:pPr>
        <w:pStyle w:val="footnote"/>
      </w:pPr>
      <w:r>
        <w:rPr>
          <w:rStyle w:val="FootnoteReference"/>
        </w:rPr>
        <w:footnoteRef/>
      </w:r>
      <w:r>
        <w:t xml:space="preserve"> Cf. Ps. 147:8.</w:t>
      </w:r>
    </w:p>
  </w:footnote>
  <w:footnote w:id="572">
    <w:p w14:paraId="10DD3F1E" w14:textId="3BA67187" w:rsidR="00F71B79" w:rsidRDefault="00F71B79" w:rsidP="00B513C1">
      <w:pPr>
        <w:pStyle w:val="footnote"/>
      </w:pPr>
      <w:r>
        <w:rPr>
          <w:rStyle w:val="FootnoteReference"/>
        </w:rPr>
        <w:footnoteRef/>
      </w:r>
      <w:r>
        <w:t xml:space="preserve"> [JS] or “long-suffering”</w:t>
      </w:r>
    </w:p>
  </w:footnote>
  <w:footnote w:id="573">
    <w:p w14:paraId="3C4F2E7D" w14:textId="704C8BBC" w:rsidR="00F71B79" w:rsidRDefault="00F71B79" w:rsidP="001566BD">
      <w:pPr>
        <w:pStyle w:val="footnote"/>
      </w:pPr>
      <w:r>
        <w:rPr>
          <w:rStyle w:val="FootnoteReference"/>
        </w:rPr>
        <w:footnoteRef/>
      </w:r>
      <w:r>
        <w:t xml:space="preserve"> [JS] or “transgressions”</w:t>
      </w:r>
    </w:p>
  </w:footnote>
  <w:footnote w:id="574">
    <w:p w14:paraId="1F5C3038" w14:textId="77777777" w:rsidR="00F71B79" w:rsidRDefault="00F71B79" w:rsidP="00C544D6">
      <w:pPr>
        <w:pStyle w:val="footnote"/>
      </w:pPr>
      <w:r>
        <w:rPr>
          <w:rStyle w:val="FootnoteReference"/>
        </w:rPr>
        <w:footnoteRef/>
      </w:r>
      <w:r>
        <w:t xml:space="preserve"> East and West intersecting heaven and earth forms the Cross to which our sins were nailed (Col. 1:20; 2:14).</w:t>
      </w:r>
    </w:p>
  </w:footnote>
  <w:footnote w:id="575">
    <w:p w14:paraId="091111BB" w14:textId="79454437" w:rsidR="00F71B79" w:rsidRDefault="00F71B79" w:rsidP="00417F44">
      <w:pPr>
        <w:pStyle w:val="footnote"/>
      </w:pPr>
      <w:r>
        <w:rPr>
          <w:rStyle w:val="FootnoteReference"/>
        </w:rPr>
        <w:footnoteRef/>
      </w:r>
      <w:r>
        <w:t xml:space="preserve"> [JS] wind, or breath, spirit. The analogy is to “as the spirit passes from man, and he does not exist.”</w:t>
      </w:r>
    </w:p>
  </w:footnote>
  <w:footnote w:id="576">
    <w:p w14:paraId="2EB2A618" w14:textId="77777777" w:rsidR="00F71B79" w:rsidRDefault="00F71B79" w:rsidP="00C544D6">
      <w:pPr>
        <w:pStyle w:val="footnote"/>
      </w:pPr>
      <w:r>
        <w:rPr>
          <w:rStyle w:val="FootnoteReference"/>
        </w:rPr>
        <w:footnoteRef/>
      </w:r>
      <w:r>
        <w:t xml:space="preserve"> embraces all: </w:t>
      </w:r>
      <w:r w:rsidRPr="00A80C80">
        <w:rPr>
          <w:i/>
        </w:rPr>
        <w:t>or</w:t>
      </w:r>
      <w:r>
        <w:t>, ‘rules over all.’</w:t>
      </w:r>
    </w:p>
  </w:footnote>
  <w:footnote w:id="577">
    <w:p w14:paraId="74ECADBE" w14:textId="66332B8C" w:rsidR="00F71B79" w:rsidRDefault="00F71B79" w:rsidP="00342E73">
      <w:pPr>
        <w:pStyle w:val="footnote"/>
      </w:pPr>
      <w:r>
        <w:rPr>
          <w:rStyle w:val="FootnoteReference"/>
        </w:rPr>
        <w:footnoteRef/>
      </w:r>
      <w:r>
        <w:t xml:space="preserve"> [JS] Fr. Lazarus has “very great”</w:t>
      </w:r>
    </w:p>
  </w:footnote>
  <w:footnote w:id="578">
    <w:p w14:paraId="4F7FE92C" w14:textId="411FA40A" w:rsidR="00F71B79" w:rsidRDefault="00F71B79" w:rsidP="00342E73">
      <w:pPr>
        <w:pStyle w:val="footnote"/>
      </w:pPr>
      <w:r>
        <w:rPr>
          <w:rStyle w:val="FootnoteReference"/>
        </w:rPr>
        <w:footnoteRef/>
      </w:r>
      <w:r>
        <w:t xml:space="preserve"> [JS] or “thanksgiving,” or “thankful confession with praise”</w:t>
      </w:r>
    </w:p>
  </w:footnote>
  <w:footnote w:id="579">
    <w:p w14:paraId="169AA0B7" w14:textId="592F3FAF" w:rsidR="00F71B79" w:rsidRDefault="00F71B79"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0">
    <w:p w14:paraId="6BB1365A" w14:textId="27497F37" w:rsidR="00F71B79" w:rsidRDefault="00F71B79" w:rsidP="00342E73">
      <w:pPr>
        <w:pStyle w:val="footnote"/>
      </w:pPr>
      <w:r>
        <w:rPr>
          <w:rStyle w:val="FootnoteReference"/>
        </w:rPr>
        <w:footnoteRef/>
      </w:r>
      <w:r>
        <w:t xml:space="preserve"> [JS] or “makes the clouds His chariot”</w:t>
      </w:r>
    </w:p>
  </w:footnote>
  <w:footnote w:id="581">
    <w:p w14:paraId="62DF6E81" w14:textId="51054D24" w:rsidR="00F71B79" w:rsidRDefault="00F71B79" w:rsidP="00342E73">
      <w:pPr>
        <w:pStyle w:val="footnote"/>
      </w:pPr>
      <w:r>
        <w:rPr>
          <w:rStyle w:val="FootnoteReference"/>
        </w:rPr>
        <w:footnoteRef/>
      </w:r>
      <w:r>
        <w:t xml:space="preserve"> [JS] or “messengers”</w:t>
      </w:r>
    </w:p>
  </w:footnote>
  <w:footnote w:id="582">
    <w:p w14:paraId="168D3C90" w14:textId="7FDCEE0D" w:rsidR="00F71B79" w:rsidRDefault="00F71B79" w:rsidP="00342E73">
      <w:pPr>
        <w:pStyle w:val="footnote"/>
      </w:pPr>
      <w:r>
        <w:rPr>
          <w:rStyle w:val="FootnoteReference"/>
        </w:rPr>
        <w:footnoteRef/>
      </w:r>
      <w:r>
        <w:t xml:space="preserve"> [JS] Fr. Lazarus has “servants”</w:t>
      </w:r>
    </w:p>
  </w:footnote>
  <w:footnote w:id="583">
    <w:p w14:paraId="45145696" w14:textId="77777777" w:rsidR="00F71B79" w:rsidRDefault="00F71B79" w:rsidP="00C544D6">
      <w:pPr>
        <w:pStyle w:val="footnote"/>
      </w:pPr>
      <w:r>
        <w:rPr>
          <w:rStyle w:val="FootnoteReference"/>
        </w:rPr>
        <w:footnoteRef/>
      </w:r>
      <w:r>
        <w:t xml:space="preserve"> Heb. 1:7; Ezek. 1:14; 2 Esdras 8:22.</w:t>
      </w:r>
    </w:p>
  </w:footnote>
  <w:footnote w:id="584">
    <w:p w14:paraId="0185F645" w14:textId="47FC8356" w:rsidR="00F71B79" w:rsidRDefault="00F71B79" w:rsidP="00342E73">
      <w:pPr>
        <w:pStyle w:val="footnote"/>
      </w:pPr>
      <w:r>
        <w:rPr>
          <w:rStyle w:val="FootnoteReference"/>
        </w:rPr>
        <w:footnoteRef/>
      </w:r>
      <w:r>
        <w:t xml:space="preserve"> [JS] Fr. Lazarus has “axis”</w:t>
      </w:r>
    </w:p>
  </w:footnote>
  <w:footnote w:id="585">
    <w:p w14:paraId="62442F76" w14:textId="4CE61300" w:rsidR="00F71B79" w:rsidRDefault="00F71B79" w:rsidP="00342E73">
      <w:pPr>
        <w:pStyle w:val="footnote"/>
      </w:pPr>
      <w:r>
        <w:rPr>
          <w:rStyle w:val="FootnoteReference"/>
        </w:rPr>
        <w:footnoteRef/>
      </w:r>
      <w:r>
        <w:t xml:space="preserve"> [JS] Fr. Lazarus has “wander”. NETS has “be tilted”</w:t>
      </w:r>
    </w:p>
  </w:footnote>
  <w:footnote w:id="586">
    <w:p w14:paraId="1733D904" w14:textId="3B68C5C6" w:rsidR="00F71B79" w:rsidRDefault="00F71B79" w:rsidP="006A0F54">
      <w:pPr>
        <w:pStyle w:val="footnote"/>
      </w:pPr>
      <w:r>
        <w:rPr>
          <w:rStyle w:val="FootnoteReference"/>
        </w:rPr>
        <w:footnoteRef/>
      </w:r>
      <w:r>
        <w:t xml:space="preserve"> [JS] literally, “founded”</w:t>
      </w:r>
    </w:p>
  </w:footnote>
  <w:footnote w:id="587">
    <w:p w14:paraId="2075EA79" w14:textId="5E6B474F" w:rsidR="00F71B79" w:rsidRDefault="00F71B79" w:rsidP="006A0F54">
      <w:pPr>
        <w:pStyle w:val="footnote"/>
      </w:pPr>
      <w:r>
        <w:rPr>
          <w:rStyle w:val="FootnoteReference"/>
        </w:rPr>
        <w:footnoteRef/>
      </w:r>
      <w:r>
        <w:t xml:space="preserve"> [JS] or “takes the lead among them”</w:t>
      </w:r>
    </w:p>
  </w:footnote>
  <w:footnote w:id="588">
    <w:p w14:paraId="28E7BE34" w14:textId="16676F65" w:rsidR="00F71B79" w:rsidRDefault="00F71B79" w:rsidP="001566BD">
      <w:pPr>
        <w:pStyle w:val="footnote"/>
      </w:pPr>
      <w:r>
        <w:rPr>
          <w:rStyle w:val="FootnoteReference"/>
        </w:rPr>
        <w:footnoteRef/>
      </w:r>
      <w:r>
        <w:t xml:space="preserve"> [JS] or “serpent”</w:t>
      </w:r>
    </w:p>
  </w:footnote>
  <w:footnote w:id="589">
    <w:p w14:paraId="11DE9B53" w14:textId="0A5609C6" w:rsidR="00F71B79" w:rsidRDefault="00F71B79" w:rsidP="00915FD3">
      <w:pPr>
        <w:pStyle w:val="footnote"/>
      </w:pPr>
      <w:r>
        <w:rPr>
          <w:rStyle w:val="FootnoteReference"/>
        </w:rPr>
        <w:footnoteRef/>
      </w:r>
      <w:r>
        <w:t xml:space="preserve"> [JS] or, “the universe”</w:t>
      </w:r>
    </w:p>
  </w:footnote>
  <w:footnote w:id="590">
    <w:p w14:paraId="74093DC5" w14:textId="1E09F0AA" w:rsidR="00F71B79" w:rsidRDefault="00F71B79" w:rsidP="00915FD3">
      <w:pPr>
        <w:pStyle w:val="footnote"/>
      </w:pPr>
      <w:r>
        <w:rPr>
          <w:rStyle w:val="FootnoteReference"/>
        </w:rPr>
        <w:footnoteRef/>
      </w:r>
      <w:r>
        <w:t xml:space="preserve"> [JS] or, “breath”</w:t>
      </w:r>
    </w:p>
  </w:footnote>
  <w:footnote w:id="591">
    <w:p w14:paraId="7147B16E" w14:textId="621A8A9E" w:rsidR="00F71B79" w:rsidRDefault="00F71B79" w:rsidP="001566BD">
      <w:pPr>
        <w:pStyle w:val="footnote"/>
      </w:pPr>
      <w:r>
        <w:rPr>
          <w:rStyle w:val="FootnoteReference"/>
        </w:rPr>
        <w:footnoteRef/>
      </w:r>
      <w:r>
        <w:t xml:space="preserve"> [JS] Fr. Lazarus has, “meditation”</w:t>
      </w:r>
    </w:p>
  </w:footnote>
  <w:footnote w:id="592">
    <w:p w14:paraId="384A849F" w14:textId="641C79E3" w:rsidR="00F71B79" w:rsidRDefault="00F71B79" w:rsidP="00C544D6">
      <w:pPr>
        <w:pStyle w:val="footnote"/>
      </w:pPr>
      <w:r>
        <w:rPr>
          <w:rStyle w:val="FootnoteReference"/>
        </w:rPr>
        <w:footnoteRef/>
      </w:r>
      <w:r>
        <w:t xml:space="preserve"> Much of Psalm 104 occurs almost verbatim in 1 Chron. 16:8-22 (cf. vv. 7:36).</w:t>
      </w:r>
    </w:p>
  </w:footnote>
  <w:footnote w:id="593">
    <w:p w14:paraId="3905FF41" w14:textId="613F8D2E" w:rsidR="00F71B79" w:rsidRDefault="00F71B79" w:rsidP="00321F6F">
      <w:pPr>
        <w:pStyle w:val="footnote"/>
      </w:pPr>
      <w:r>
        <w:rPr>
          <w:rStyle w:val="FootnoteReference"/>
        </w:rPr>
        <w:footnoteRef/>
      </w:r>
      <w:r>
        <w:t xml:space="preserve"> [JS] or “give thanks to”. “Thankfully confess with praise”</w:t>
      </w:r>
    </w:p>
  </w:footnote>
  <w:footnote w:id="594">
    <w:p w14:paraId="01463307" w14:textId="64E551BC" w:rsidR="00F71B79" w:rsidRDefault="00F71B79" w:rsidP="00321F6F">
      <w:pPr>
        <w:pStyle w:val="footnote"/>
      </w:pPr>
      <w:r>
        <w:rPr>
          <w:rStyle w:val="FootnoteReference"/>
        </w:rPr>
        <w:footnoteRef/>
      </w:r>
      <w:r>
        <w:t xml:space="preserve"> [JS] or “make music to”</w:t>
      </w:r>
    </w:p>
  </w:footnote>
  <w:footnote w:id="595">
    <w:p w14:paraId="2B9E23B4" w14:textId="03FD2FE2" w:rsidR="00F71B79" w:rsidRDefault="00F71B79" w:rsidP="00321F6F">
      <w:pPr>
        <w:pStyle w:val="footnote"/>
      </w:pPr>
      <w:r>
        <w:rPr>
          <w:rStyle w:val="FootnoteReference"/>
        </w:rPr>
        <w:footnoteRef/>
      </w:r>
      <w:r>
        <w:t xml:space="preserve"> [JS] i.e. presence</w:t>
      </w:r>
    </w:p>
  </w:footnote>
  <w:footnote w:id="596">
    <w:p w14:paraId="2E47F8D1" w14:textId="0F7E414C" w:rsidR="00F71B79" w:rsidRDefault="00F71B79" w:rsidP="00F60F42">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7">
    <w:p w14:paraId="661C891F" w14:textId="3A70284B" w:rsidR="00F71B79" w:rsidRDefault="00F71B79" w:rsidP="00321F6F">
      <w:pPr>
        <w:pStyle w:val="footnote"/>
      </w:pPr>
      <w:r>
        <w:rPr>
          <w:rStyle w:val="FootnoteReference"/>
        </w:rPr>
        <w:footnoteRef/>
      </w:r>
      <w:r>
        <w:t xml:space="preserve"> [JS] literally, “seed”</w:t>
      </w:r>
    </w:p>
  </w:footnote>
  <w:footnote w:id="598">
    <w:p w14:paraId="329D8569" w14:textId="5DC45E53" w:rsidR="00F71B79" w:rsidRDefault="00F71B79" w:rsidP="00321F6F">
      <w:pPr>
        <w:pStyle w:val="footnote"/>
      </w:pPr>
      <w:r>
        <w:rPr>
          <w:rStyle w:val="FootnoteReference"/>
        </w:rPr>
        <w:footnoteRef/>
      </w:r>
      <w:r>
        <w:t xml:space="preserve"> [JS] literally, “He remembered His covenant forever”</w:t>
      </w:r>
    </w:p>
  </w:footnote>
  <w:footnote w:id="599">
    <w:p w14:paraId="6010B733" w14:textId="6B64E095" w:rsidR="00F71B79" w:rsidRDefault="00F71B79" w:rsidP="00321F6F">
      <w:pPr>
        <w:pStyle w:val="footnote"/>
      </w:pPr>
      <w:r>
        <w:rPr>
          <w:rStyle w:val="FootnoteReference"/>
        </w:rPr>
        <w:footnoteRef/>
      </w:r>
      <w:r>
        <w:t xml:space="preserve"> [JS] i.e. the covenant</w:t>
      </w:r>
    </w:p>
  </w:footnote>
  <w:footnote w:id="600">
    <w:p w14:paraId="301BA381" w14:textId="3C68C9E1" w:rsidR="00F71B79" w:rsidRDefault="00F71B79" w:rsidP="00280E2D">
      <w:pPr>
        <w:pStyle w:val="footnote"/>
      </w:pPr>
      <w:r>
        <w:rPr>
          <w:rStyle w:val="FootnoteReference"/>
        </w:rPr>
        <w:footnoteRef/>
      </w:r>
      <w:r>
        <w:t xml:space="preserve"> [JS] or foreigners, resident aliens.</w:t>
      </w:r>
    </w:p>
  </w:footnote>
  <w:footnote w:id="601">
    <w:p w14:paraId="1DCE9038" w14:textId="77777777" w:rsidR="00F71B79" w:rsidRDefault="00F71B79"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2">
    <w:p w14:paraId="187F80A0" w14:textId="77777777" w:rsidR="00F71B79" w:rsidRDefault="00F71B79" w:rsidP="00C544D6">
      <w:pPr>
        <w:pStyle w:val="footnote"/>
      </w:pPr>
      <w:r>
        <w:rPr>
          <w:rStyle w:val="FootnoteReference"/>
        </w:rPr>
        <w:footnoteRef/>
      </w:r>
      <w:r>
        <w:t xml:space="preserve"> caterpillars: larva of the locust.</w:t>
      </w:r>
    </w:p>
  </w:footnote>
  <w:footnote w:id="603">
    <w:p w14:paraId="6E762A27" w14:textId="77777777" w:rsidR="00F71B79" w:rsidRDefault="00F71B79" w:rsidP="00C544D6">
      <w:pPr>
        <w:pStyle w:val="footnote"/>
      </w:pPr>
      <w:r>
        <w:rPr>
          <w:rStyle w:val="FootnoteReference"/>
        </w:rPr>
        <w:footnoteRef/>
      </w:r>
      <w:r>
        <w:t xml:space="preserve"> Ex. 16:12-15; Jn. 6:31-35.</w:t>
      </w:r>
    </w:p>
  </w:footnote>
  <w:footnote w:id="604">
    <w:p w14:paraId="49AE41C2" w14:textId="50246779" w:rsidR="00F71B79" w:rsidRDefault="00F71B79" w:rsidP="00E46516">
      <w:pPr>
        <w:pStyle w:val="footnote"/>
      </w:pPr>
      <w:r>
        <w:rPr>
          <w:rStyle w:val="FootnoteReference"/>
        </w:rPr>
        <w:footnoteRef/>
      </w:r>
      <w:r>
        <w:t xml:space="preserve"> [JS] or “promise”</w:t>
      </w:r>
    </w:p>
  </w:footnote>
  <w:footnote w:id="605">
    <w:p w14:paraId="463C0491" w14:textId="77777777" w:rsidR="00F71B79" w:rsidRDefault="00F71B79" w:rsidP="00C544D6">
      <w:pPr>
        <w:pStyle w:val="footnote"/>
      </w:pPr>
      <w:r>
        <w:rPr>
          <w:rStyle w:val="FootnoteReference"/>
        </w:rPr>
        <w:footnoteRef/>
      </w:r>
      <w:r>
        <w:t xml:space="preserve"> Gen. 15:14.</w:t>
      </w:r>
    </w:p>
  </w:footnote>
  <w:footnote w:id="606">
    <w:p w14:paraId="078805D2" w14:textId="5FA9820B" w:rsidR="00F71B79" w:rsidRDefault="00F71B79"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7">
    <w:p w14:paraId="6557E8C2" w14:textId="00E953DA" w:rsidR="00F71B79" w:rsidRDefault="00F71B79" w:rsidP="00854B91">
      <w:pPr>
        <w:pStyle w:val="footnote"/>
      </w:pPr>
      <w:r>
        <w:rPr>
          <w:rStyle w:val="FootnoteReference"/>
        </w:rPr>
        <w:footnoteRef/>
      </w:r>
      <w:r>
        <w:t xml:space="preserve"> [JS] or “give thanks to”. “Thankfully confess with praise”</w:t>
      </w:r>
    </w:p>
  </w:footnote>
  <w:footnote w:id="608">
    <w:p w14:paraId="08540649" w14:textId="77777777" w:rsidR="00F71B79" w:rsidRDefault="00F71B79" w:rsidP="00C544D6">
      <w:pPr>
        <w:pStyle w:val="footnote"/>
      </w:pPr>
      <w:r>
        <w:rPr>
          <w:rStyle w:val="FootnoteReference"/>
        </w:rPr>
        <w:footnoteRef/>
      </w:r>
      <w:r>
        <w:t xml:space="preserve"> mercy: </w:t>
      </w:r>
      <w:r w:rsidRPr="00B246C1">
        <w:rPr>
          <w:i/>
        </w:rPr>
        <w:t>or</w:t>
      </w:r>
      <w:r>
        <w:t xml:space="preserve"> love.</w:t>
      </w:r>
    </w:p>
  </w:footnote>
  <w:footnote w:id="609">
    <w:p w14:paraId="471071BF" w14:textId="61D7EC3C" w:rsidR="00F71B79" w:rsidRDefault="00F71B79" w:rsidP="00854B91">
      <w:pPr>
        <w:pStyle w:val="footnote"/>
      </w:pPr>
      <w:r>
        <w:rPr>
          <w:rStyle w:val="FootnoteReference"/>
        </w:rPr>
        <w:footnoteRef/>
      </w:r>
      <w:r>
        <w:t xml:space="preserve"> [JS] or “observe justice”</w:t>
      </w:r>
    </w:p>
  </w:footnote>
  <w:footnote w:id="610">
    <w:p w14:paraId="03E9E4DD" w14:textId="395B2D3C" w:rsidR="00F71B79" w:rsidRDefault="00F71B79" w:rsidP="00854B91">
      <w:pPr>
        <w:pStyle w:val="footnote"/>
      </w:pPr>
      <w:r>
        <w:rPr>
          <w:rStyle w:val="FootnoteReference"/>
        </w:rPr>
        <w:footnoteRef/>
      </w:r>
      <w:r>
        <w:t xml:space="preserve"> [JS] literally, “do”</w:t>
      </w:r>
    </w:p>
  </w:footnote>
  <w:footnote w:id="611">
    <w:p w14:paraId="5B7ACE2B" w14:textId="78E5BEF3" w:rsidR="00F71B79" w:rsidRDefault="00F71B79" w:rsidP="00854B91">
      <w:pPr>
        <w:pStyle w:val="footnote"/>
      </w:pPr>
      <w:r>
        <w:rPr>
          <w:rStyle w:val="FootnoteReference"/>
        </w:rPr>
        <w:footnoteRef/>
      </w:r>
      <w:r>
        <w:t xml:space="preserve"> [JS] or “because of the good will of Your people”</w:t>
      </w:r>
    </w:p>
  </w:footnote>
  <w:footnote w:id="612">
    <w:p w14:paraId="1A81CC74" w14:textId="6EC9F596" w:rsidR="00F71B79" w:rsidRDefault="00F71B79" w:rsidP="00C544D6">
      <w:pPr>
        <w:pStyle w:val="footnote"/>
      </w:pPr>
      <w:r>
        <w:rPr>
          <w:rStyle w:val="FootnoteReference"/>
        </w:rPr>
        <w:footnoteRef/>
      </w:r>
      <w:r>
        <w:t xml:space="preserve"> Cf. Mark 8:17-21; Matthew 16:9-12.</w:t>
      </w:r>
    </w:p>
  </w:footnote>
  <w:footnote w:id="613">
    <w:p w14:paraId="6D8403EE" w14:textId="7911CBB2" w:rsidR="00F71B79" w:rsidRDefault="00F71B79" w:rsidP="00FF4329">
      <w:pPr>
        <w:pStyle w:val="footnote"/>
      </w:pPr>
      <w:r>
        <w:rPr>
          <w:rStyle w:val="FootnoteReference"/>
        </w:rPr>
        <w:footnoteRef/>
      </w:r>
      <w:r>
        <w:t xml:space="preserve"> [JS] Fr. Lazarus has “will”</w:t>
      </w:r>
    </w:p>
  </w:footnote>
  <w:footnote w:id="614">
    <w:p w14:paraId="008D3EE2" w14:textId="77777777" w:rsidR="00F71B79" w:rsidRDefault="00F71B79" w:rsidP="00C544D6">
      <w:pPr>
        <w:pStyle w:val="footnote"/>
      </w:pPr>
      <w:r>
        <w:rPr>
          <w:rStyle w:val="FootnoteReference"/>
        </w:rPr>
        <w:footnoteRef/>
      </w:r>
      <w:r>
        <w:t xml:space="preserve"> Num. 11:34.</w:t>
      </w:r>
    </w:p>
  </w:footnote>
  <w:footnote w:id="615">
    <w:p w14:paraId="45B2152E" w14:textId="77777777" w:rsidR="00F71B79" w:rsidRDefault="00F71B79" w:rsidP="00C544D6">
      <w:pPr>
        <w:pStyle w:val="footnote"/>
      </w:pPr>
      <w:r>
        <w:rPr>
          <w:rStyle w:val="FootnoteReference"/>
        </w:rPr>
        <w:footnoteRef/>
      </w:r>
      <w:r>
        <w:t xml:space="preserve"> Num. 16:32.</w:t>
      </w:r>
    </w:p>
  </w:footnote>
  <w:footnote w:id="616">
    <w:p w14:paraId="4E447E07" w14:textId="714805BD" w:rsidR="00F71B79" w:rsidRDefault="00F71B79" w:rsidP="00FF4329">
      <w:pPr>
        <w:pStyle w:val="footnote"/>
      </w:pPr>
      <w:r>
        <w:rPr>
          <w:rStyle w:val="FootnoteReference"/>
        </w:rPr>
        <w:footnoteRef/>
      </w:r>
      <w:r>
        <w:t xml:space="preserve"> [JS] “did obeisance”. “bowed down to”.</w:t>
      </w:r>
    </w:p>
  </w:footnote>
  <w:footnote w:id="617">
    <w:p w14:paraId="74DDF551" w14:textId="7993EDFC" w:rsidR="00F71B79" w:rsidRDefault="00F71B79" w:rsidP="00FF4329">
      <w:pPr>
        <w:pStyle w:val="footnote"/>
      </w:pPr>
      <w:r>
        <w:rPr>
          <w:rStyle w:val="FootnoteReference"/>
        </w:rPr>
        <w:footnoteRef/>
      </w:r>
      <w:r>
        <w:t xml:space="preserve"> [JS] or fearful, terrible.</w:t>
      </w:r>
    </w:p>
  </w:footnote>
  <w:footnote w:id="618">
    <w:p w14:paraId="5BE35E93" w14:textId="77777777" w:rsidR="00F71B79" w:rsidRDefault="00F71B79" w:rsidP="00C544D6">
      <w:pPr>
        <w:pStyle w:val="footnote"/>
      </w:pPr>
      <w:r>
        <w:rPr>
          <w:rStyle w:val="FootnoteReference"/>
        </w:rPr>
        <w:footnoteRef/>
      </w:r>
      <w:r>
        <w:t xml:space="preserve"> children: </w:t>
      </w:r>
      <w:r w:rsidRPr="00B246C1">
        <w:rPr>
          <w:i/>
        </w:rPr>
        <w:t>lit</w:t>
      </w:r>
      <w:r>
        <w:t>. seed.</w:t>
      </w:r>
    </w:p>
  </w:footnote>
  <w:footnote w:id="619">
    <w:p w14:paraId="2898F4BB" w14:textId="7CD287CA" w:rsidR="00F71B79" w:rsidRDefault="00F71B79" w:rsidP="00335B68">
      <w:pPr>
        <w:pStyle w:val="footnote"/>
      </w:pPr>
      <w:r>
        <w:rPr>
          <w:rStyle w:val="FootnoteReference"/>
        </w:rPr>
        <w:footnoteRef/>
      </w:r>
      <w:r>
        <w:t xml:space="preserve"> [JS] or, “destruction”</w:t>
      </w:r>
    </w:p>
  </w:footnote>
  <w:footnote w:id="620">
    <w:p w14:paraId="6145EAB5" w14:textId="4C75086F" w:rsidR="00F71B79" w:rsidRDefault="00F71B79" w:rsidP="00335B68">
      <w:pPr>
        <w:pStyle w:val="footnote"/>
      </w:pPr>
      <w:r>
        <w:rPr>
          <w:rStyle w:val="FootnoteReference"/>
        </w:rPr>
        <w:footnoteRef/>
      </w:r>
      <w:r>
        <w:t xml:space="preserve"> [JS] or “the breach abated”</w:t>
      </w:r>
    </w:p>
  </w:footnote>
  <w:footnote w:id="621">
    <w:p w14:paraId="7BC84269" w14:textId="5FF802CF" w:rsidR="00F71B79" w:rsidRDefault="00F71B79" w:rsidP="00335B68">
      <w:pPr>
        <w:pStyle w:val="footnote"/>
      </w:pPr>
      <w:r>
        <w:rPr>
          <w:rStyle w:val="FootnoteReference"/>
        </w:rPr>
        <w:footnoteRef/>
      </w:r>
      <w:r>
        <w:t xml:space="preserve"> [JS] or “reckoned”</w:t>
      </w:r>
    </w:p>
  </w:footnote>
  <w:footnote w:id="622">
    <w:p w14:paraId="7C896B79" w14:textId="22421F6C" w:rsidR="00F71B79" w:rsidRDefault="00F71B79" w:rsidP="00335B68">
      <w:pPr>
        <w:pStyle w:val="footnote"/>
      </w:pPr>
      <w:r>
        <w:rPr>
          <w:rStyle w:val="FootnoteReference"/>
        </w:rPr>
        <w:footnoteRef/>
      </w:r>
      <w:r>
        <w:t xml:space="preserve"> [JS] literally “mingled” and “works”</w:t>
      </w:r>
    </w:p>
  </w:footnote>
  <w:footnote w:id="623">
    <w:p w14:paraId="642B0591" w14:textId="225C9085" w:rsidR="00F71B79" w:rsidRDefault="00F71B79" w:rsidP="00F208ED">
      <w:pPr>
        <w:pStyle w:val="footnote"/>
      </w:pPr>
      <w:r>
        <w:rPr>
          <w:rStyle w:val="FootnoteReference"/>
        </w:rPr>
        <w:footnoteRef/>
      </w:r>
      <w:r>
        <w:t xml:space="preserve"> [JS] or “give thanks to”, “thankfully confess with praise”</w:t>
      </w:r>
    </w:p>
  </w:footnote>
  <w:footnote w:id="624">
    <w:p w14:paraId="1D020CD0" w14:textId="190B32B1" w:rsidR="00F71B79" w:rsidRDefault="00F71B79" w:rsidP="00A87777">
      <w:pPr>
        <w:pStyle w:val="footnote"/>
      </w:pPr>
      <w:r>
        <w:rPr>
          <w:rStyle w:val="FootnoteReference"/>
        </w:rPr>
        <w:footnoteRef/>
      </w:r>
      <w:r>
        <w:t xml:space="preserve"> [JS] or “age to age”</w:t>
      </w:r>
    </w:p>
  </w:footnote>
  <w:footnote w:id="625">
    <w:p w14:paraId="0B2ABDB6" w14:textId="66F5B000" w:rsidR="00F71B79" w:rsidRDefault="00F71B79" w:rsidP="00F208ED">
      <w:pPr>
        <w:pStyle w:val="footnote"/>
      </w:pPr>
      <w:r>
        <w:rPr>
          <w:rStyle w:val="FootnoteReference"/>
        </w:rPr>
        <w:footnoteRef/>
      </w:r>
      <w:r>
        <w:t xml:space="preserve"> [JS] or “May it be! May it be” or “So be it! So be it!”</w:t>
      </w:r>
    </w:p>
  </w:footnote>
  <w:footnote w:id="626">
    <w:p w14:paraId="04C140F9" w14:textId="166D1F53" w:rsidR="00F71B79" w:rsidRDefault="00F71B79" w:rsidP="005843FD">
      <w:pPr>
        <w:pStyle w:val="footnote"/>
      </w:pPr>
      <w:r>
        <w:rPr>
          <w:rStyle w:val="FootnoteReference"/>
        </w:rPr>
        <w:footnoteRef/>
      </w:r>
      <w:r>
        <w:t xml:space="preserve"> [JS] or “give thanks to”, “thankfully confess with praise”</w:t>
      </w:r>
    </w:p>
  </w:footnote>
  <w:footnote w:id="627">
    <w:p w14:paraId="338DEC03" w14:textId="32D0A384" w:rsidR="00F71B79" w:rsidRDefault="00F71B79" w:rsidP="00423B80">
      <w:pPr>
        <w:pStyle w:val="footnote"/>
      </w:pPr>
      <w:r>
        <w:rPr>
          <w:rStyle w:val="FootnoteReference"/>
        </w:rPr>
        <w:footnoteRef/>
      </w:r>
      <w:r>
        <w:t xml:space="preserve"> [JS] NETS, Fr. Lazarus, and the Coptic have “sea”, others have “south”</w:t>
      </w:r>
    </w:p>
  </w:footnote>
  <w:footnote w:id="628">
    <w:p w14:paraId="6197905E" w14:textId="37F1FE6C" w:rsidR="00F71B79" w:rsidRDefault="00F71B79" w:rsidP="005843FD">
      <w:pPr>
        <w:pStyle w:val="footnote"/>
      </w:pPr>
      <w:r>
        <w:rPr>
          <w:rStyle w:val="FootnoteReference"/>
        </w:rPr>
        <w:footnoteRef/>
      </w:r>
      <w:r>
        <w:t xml:space="preserve"> [JS] or “praise and thank”, “thankfully confess with praise”</w:t>
      </w:r>
    </w:p>
  </w:footnote>
  <w:footnote w:id="629">
    <w:p w14:paraId="2927C9DC" w14:textId="30BA0C90" w:rsidR="00F71B79" w:rsidRDefault="00F71B79" w:rsidP="008B5FD0">
      <w:pPr>
        <w:pStyle w:val="footnote"/>
      </w:pPr>
      <w:r>
        <w:rPr>
          <w:rStyle w:val="FootnoteReference"/>
        </w:rPr>
        <w:footnoteRef/>
      </w:r>
      <w:r>
        <w:t xml:space="preserve"> [JS] or “praise and thank”, “thankfully confess with praise.”</w:t>
      </w:r>
    </w:p>
  </w:footnote>
  <w:footnote w:id="630">
    <w:p w14:paraId="6B4B3E8B" w14:textId="1A47DD82" w:rsidR="00F71B79" w:rsidRDefault="00F71B79" w:rsidP="005D0282">
      <w:pPr>
        <w:pStyle w:val="footnote"/>
      </w:pPr>
      <w:r>
        <w:rPr>
          <w:rStyle w:val="FootnoteReference"/>
        </w:rPr>
        <w:footnoteRef/>
      </w:r>
      <w:r>
        <w:t xml:space="preserve"> [JS] or “He helped them out of the way of their iniquity”</w:t>
      </w:r>
    </w:p>
  </w:footnote>
  <w:footnote w:id="631">
    <w:p w14:paraId="3CB0230A" w14:textId="77777777" w:rsidR="00F71B79" w:rsidRDefault="00F71B79"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2">
    <w:p w14:paraId="4C3C4DC6" w14:textId="4D9A8A9A" w:rsidR="00F71B79" w:rsidRDefault="00F71B79" w:rsidP="008B5FD0">
      <w:pPr>
        <w:pStyle w:val="footnote"/>
      </w:pPr>
      <w:r>
        <w:rPr>
          <w:rStyle w:val="FootnoteReference"/>
        </w:rPr>
        <w:footnoteRef/>
      </w:r>
      <w:r>
        <w:t xml:space="preserve"> [JS] or “praise and thank”, “thankfully confess with praise”</w:t>
      </w:r>
    </w:p>
  </w:footnote>
  <w:footnote w:id="633">
    <w:p w14:paraId="678ED315" w14:textId="00F5D3AB" w:rsidR="00F71B79" w:rsidRDefault="00F71B79" w:rsidP="0048178C">
      <w:pPr>
        <w:pStyle w:val="footnote"/>
      </w:pPr>
      <w:r>
        <w:rPr>
          <w:rStyle w:val="FootnoteReference"/>
        </w:rPr>
        <w:footnoteRef/>
      </w:r>
      <w:r>
        <w:t xml:space="preserve"> [JS] Fr. Lazarus has “all their skill was scuttled.”</w:t>
      </w:r>
    </w:p>
  </w:footnote>
  <w:footnote w:id="634">
    <w:p w14:paraId="34CCA381" w14:textId="4D43FBED" w:rsidR="00F71B79" w:rsidRDefault="00F71B79" w:rsidP="0048178C">
      <w:pPr>
        <w:pStyle w:val="footnote"/>
      </w:pPr>
      <w:r>
        <w:rPr>
          <w:rStyle w:val="FootnoteReference"/>
        </w:rPr>
        <w:footnoteRef/>
      </w:r>
      <w:r>
        <w:t xml:space="preserve"> [JS] or “praise and thank”, “thankfully confess with praise”</w:t>
      </w:r>
    </w:p>
  </w:footnote>
  <w:footnote w:id="635">
    <w:p w14:paraId="4C3D1737" w14:textId="77777777" w:rsidR="00F71B79" w:rsidRDefault="00F71B79" w:rsidP="00C544D6">
      <w:pPr>
        <w:pStyle w:val="footnote"/>
      </w:pPr>
      <w:r>
        <w:rPr>
          <w:rStyle w:val="FootnoteReference"/>
        </w:rPr>
        <w:footnoteRef/>
      </w:r>
      <w:r>
        <w:t xml:space="preserve"> ‘mercies of the Lord’: </w:t>
      </w:r>
      <w:r w:rsidRPr="00B246C1">
        <w:rPr>
          <w:i/>
        </w:rPr>
        <w:t>or</w:t>
      </w:r>
      <w:r>
        <w:t>, the Lord’s love.</w:t>
      </w:r>
    </w:p>
  </w:footnote>
  <w:footnote w:id="636">
    <w:p w14:paraId="0ED7A10C" w14:textId="45E3CDC2" w:rsidR="00F71B79" w:rsidRDefault="00F71B79" w:rsidP="00F56D7A">
      <w:pPr>
        <w:pStyle w:val="footnote"/>
      </w:pPr>
      <w:r>
        <w:rPr>
          <w:rStyle w:val="FootnoteReference"/>
        </w:rPr>
        <w:footnoteRef/>
      </w:r>
      <w:r>
        <w:t xml:space="preserve"> [JS] NETS has, “make music”, OSB, “give praise”</w:t>
      </w:r>
    </w:p>
  </w:footnote>
  <w:footnote w:id="637">
    <w:p w14:paraId="004CF885" w14:textId="714969FE" w:rsidR="00F71B79" w:rsidRDefault="00F71B79" w:rsidP="00F56D7A">
      <w:pPr>
        <w:pStyle w:val="footnote"/>
      </w:pPr>
      <w:r>
        <w:rPr>
          <w:rStyle w:val="FootnoteReference"/>
        </w:rPr>
        <w:footnoteRef/>
      </w:r>
      <w:r>
        <w:t xml:space="preserve"> [JS] “thankfully confess You with praise”</w:t>
      </w:r>
    </w:p>
  </w:footnote>
  <w:footnote w:id="638">
    <w:p w14:paraId="5EB077FD" w14:textId="77777777" w:rsidR="00F71B79" w:rsidRDefault="00F71B79" w:rsidP="00C544D6">
      <w:pPr>
        <w:pStyle w:val="footnote"/>
      </w:pPr>
      <w:r>
        <w:rPr>
          <w:rStyle w:val="FootnoteReference"/>
        </w:rPr>
        <w:footnoteRef/>
      </w:r>
      <w:r>
        <w:t xml:space="preserve"> The first 6 verses of this Psalm are almost identical with Psalm 56:8-12, and the rest only differ in 3 words from 59:7-14.</w:t>
      </w:r>
    </w:p>
  </w:footnote>
  <w:footnote w:id="639">
    <w:p w14:paraId="56236551" w14:textId="3FD3F8AE" w:rsidR="00F71B79" w:rsidRDefault="00F71B79" w:rsidP="00F56D7A">
      <w:pPr>
        <w:pStyle w:val="footnote"/>
      </w:pPr>
      <w:r>
        <w:rPr>
          <w:rStyle w:val="FootnoteReference"/>
        </w:rPr>
        <w:footnoteRef/>
      </w:r>
      <w:r>
        <w:t xml:space="preserve"> [JS] “holy place.”</w:t>
      </w:r>
    </w:p>
  </w:footnote>
  <w:footnote w:id="640">
    <w:p w14:paraId="32F80B0A" w14:textId="77777777" w:rsidR="00F71B79" w:rsidRDefault="00F71B79" w:rsidP="00C544D6">
      <w:pPr>
        <w:pStyle w:val="footnote"/>
      </w:pPr>
      <w:r>
        <w:rPr>
          <w:rStyle w:val="FootnoteReference"/>
        </w:rPr>
        <w:footnoteRef/>
      </w:r>
      <w:r>
        <w:t xml:space="preserve"> See Psalm 59:10 and footnote.</w:t>
      </w:r>
    </w:p>
  </w:footnote>
  <w:footnote w:id="641">
    <w:p w14:paraId="70CC4836" w14:textId="77777777" w:rsidR="00F71B79" w:rsidRDefault="00F71B79"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42">
    <w:p w14:paraId="38EEC6DA" w14:textId="0ACCF4C3" w:rsidR="00F71B79" w:rsidRDefault="00F71B79" w:rsidP="00814FC4">
      <w:pPr>
        <w:pStyle w:val="footnote"/>
      </w:pPr>
      <w:r>
        <w:rPr>
          <w:rStyle w:val="FootnoteReference"/>
        </w:rPr>
        <w:footnoteRef/>
      </w:r>
      <w:r>
        <w:t xml:space="preserve"> [JS] or “lawlessness”</w:t>
      </w:r>
    </w:p>
  </w:footnote>
  <w:footnote w:id="643">
    <w:p w14:paraId="67FB27B1" w14:textId="3F7103C4" w:rsidR="00F71B79" w:rsidRDefault="00F71B79" w:rsidP="00C544D6">
      <w:pPr>
        <w:pStyle w:val="footnote"/>
      </w:pPr>
      <w:r>
        <w:rPr>
          <w:rStyle w:val="FootnoteReference"/>
        </w:rPr>
        <w:footnoteRef/>
      </w:r>
      <w:r>
        <w:t xml:space="preserve"> Cf. Num. 5:22.</w:t>
      </w:r>
    </w:p>
  </w:footnote>
  <w:footnote w:id="644">
    <w:p w14:paraId="292E96AE" w14:textId="77777777" w:rsidR="00F71B79" w:rsidRDefault="00F71B79" w:rsidP="00C544D6">
      <w:pPr>
        <w:pStyle w:val="footnote"/>
      </w:pPr>
      <w:r>
        <w:rPr>
          <w:rStyle w:val="FootnoteReference"/>
        </w:rPr>
        <w:footnoteRef/>
      </w:r>
      <w:r>
        <w:t xml:space="preserve"> Mt. 27:39.</w:t>
      </w:r>
    </w:p>
  </w:footnote>
  <w:footnote w:id="645">
    <w:p w14:paraId="151268C5" w14:textId="656FFD88" w:rsidR="00F71B79" w:rsidRDefault="00F71B79" w:rsidP="003A31BD">
      <w:pPr>
        <w:pStyle w:val="footnote"/>
      </w:pPr>
      <w:r>
        <w:rPr>
          <w:rStyle w:val="FootnoteReference"/>
        </w:rPr>
        <w:footnoteRef/>
      </w:r>
      <w:r>
        <w:t xml:space="preserve"> [JS] or “give thanks to”. “thankfully confess with praise”</w:t>
      </w:r>
    </w:p>
  </w:footnote>
  <w:footnote w:id="646">
    <w:p w14:paraId="7B5761D5" w14:textId="1159D032" w:rsidR="00F71B79" w:rsidRDefault="00F71B79"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7">
    <w:p w14:paraId="6251134D" w14:textId="77777777" w:rsidR="00F71B79" w:rsidRDefault="00F71B79"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8">
    <w:p w14:paraId="09E5E6C1" w14:textId="13B68B37" w:rsidR="00F71B79" w:rsidRDefault="00F71B79" w:rsidP="00AB05E1">
      <w:pPr>
        <w:pStyle w:val="footnote"/>
      </w:pPr>
      <w:r>
        <w:rPr>
          <w:rStyle w:val="FootnoteReference"/>
        </w:rPr>
        <w:footnoteRef/>
      </w:r>
      <w:r>
        <w:t xml:space="preserve"> [JS] “with You is the dominion/rule in the day of Your power”</w:t>
      </w:r>
    </w:p>
  </w:footnote>
  <w:footnote w:id="649">
    <w:p w14:paraId="5B5E529A" w14:textId="5149157C" w:rsidR="00F71B79" w:rsidRDefault="00F71B79" w:rsidP="00C544D6">
      <w:pPr>
        <w:pStyle w:val="footnote"/>
      </w:pPr>
      <w:r>
        <w:rPr>
          <w:rStyle w:val="FootnoteReference"/>
        </w:rPr>
        <w:footnoteRef/>
      </w:r>
      <w:r>
        <w:t xml:space="preserve"> Cf. 1 Cor. 15:41-43.</w:t>
      </w:r>
    </w:p>
  </w:footnote>
  <w:footnote w:id="650">
    <w:p w14:paraId="58BF3DF2" w14:textId="33BF2504" w:rsidR="00F71B79" w:rsidRDefault="00F71B79" w:rsidP="00AB05E1">
      <w:pPr>
        <w:pStyle w:val="footnote"/>
      </w:pPr>
      <w:r>
        <w:rPr>
          <w:rStyle w:val="FootnoteReference"/>
        </w:rPr>
        <w:footnoteRef/>
      </w:r>
      <w:r>
        <w:t xml:space="preserve"> [JS] literally “morning star”</w:t>
      </w:r>
    </w:p>
  </w:footnote>
  <w:footnote w:id="651">
    <w:p w14:paraId="4C93D1C9" w14:textId="77777777" w:rsidR="00F71B79" w:rsidRDefault="00F71B79"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2">
    <w:p w14:paraId="1E1E10F2" w14:textId="52211208" w:rsidR="00F71B79" w:rsidRDefault="00F71B79" w:rsidP="00AB05E1">
      <w:pPr>
        <w:pStyle w:val="footnote"/>
      </w:pPr>
      <w:r>
        <w:rPr>
          <w:rStyle w:val="FootnoteReference"/>
        </w:rPr>
        <w:footnoteRef/>
      </w:r>
      <w:r>
        <w:t xml:space="preserve"> [JS] Fr. Lazarus renders “repent” as “change His mind”</w:t>
      </w:r>
    </w:p>
  </w:footnote>
  <w:footnote w:id="653">
    <w:p w14:paraId="5DE3DED0" w14:textId="77777777" w:rsidR="00F71B79" w:rsidRDefault="00F71B79" w:rsidP="00C544D6">
      <w:pPr>
        <w:pStyle w:val="footnote"/>
      </w:pPr>
      <w:r>
        <w:rPr>
          <w:rStyle w:val="FootnoteReference"/>
        </w:rPr>
        <w:footnoteRef/>
      </w:r>
      <w:r>
        <w:t xml:space="preserve"> Heb. 7:21.</w:t>
      </w:r>
    </w:p>
  </w:footnote>
  <w:footnote w:id="654">
    <w:p w14:paraId="09E7C6C1" w14:textId="5A2E3633" w:rsidR="00F71B79" w:rsidRDefault="00F71B79"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5">
    <w:p w14:paraId="5F67B7A9" w14:textId="253D54A9" w:rsidR="00F71B79" w:rsidRDefault="00F71B79" w:rsidP="003C200D">
      <w:pPr>
        <w:pStyle w:val="footnote"/>
      </w:pPr>
      <w:r>
        <w:rPr>
          <w:rStyle w:val="FootnoteReference"/>
        </w:rPr>
        <w:footnoteRef/>
      </w:r>
      <w:r>
        <w:t xml:space="preserve"> [JS] or “give thanks,” or “thankfully confess with praise”</w:t>
      </w:r>
    </w:p>
  </w:footnote>
  <w:footnote w:id="656">
    <w:p w14:paraId="71D97FF3" w14:textId="5ADB40B3" w:rsidR="00F71B79" w:rsidRDefault="00F71B79" w:rsidP="00680987">
      <w:pPr>
        <w:pStyle w:val="footnote"/>
      </w:pPr>
      <w:r>
        <w:rPr>
          <w:rStyle w:val="FootnoteReference"/>
        </w:rPr>
        <w:footnoteRef/>
      </w:r>
      <w:r>
        <w:t xml:space="preserve"> [JS] or “assembly”</w:t>
      </w:r>
    </w:p>
  </w:footnote>
  <w:footnote w:id="657">
    <w:p w14:paraId="794D19AF" w14:textId="3FB23375" w:rsidR="00F71B79" w:rsidRDefault="00F71B79" w:rsidP="00680987">
      <w:pPr>
        <w:pStyle w:val="footnote"/>
      </w:pPr>
      <w:r>
        <w:rPr>
          <w:rStyle w:val="FootnoteReference"/>
        </w:rPr>
        <w:footnoteRef/>
      </w:r>
      <w:r>
        <w:t xml:space="preserve"> [JS] or “sought out in all things according to His will.”</w:t>
      </w:r>
    </w:p>
  </w:footnote>
  <w:footnote w:id="658">
    <w:p w14:paraId="20B5E251" w14:textId="0958B144" w:rsidR="00F71B79" w:rsidRDefault="00F71B79" w:rsidP="003C200D">
      <w:pPr>
        <w:pStyle w:val="footnote"/>
      </w:pPr>
      <w:r>
        <w:rPr>
          <w:rStyle w:val="FootnoteReference"/>
        </w:rPr>
        <w:footnoteRef/>
      </w:r>
      <w:r>
        <w:t xml:space="preserve"> [JS] or “thanksgiving,” or “thankful confession with praise”</w:t>
      </w:r>
    </w:p>
  </w:footnote>
  <w:footnote w:id="659">
    <w:p w14:paraId="1BC090E3" w14:textId="77777777" w:rsidR="00F71B79" w:rsidRDefault="00F71B79"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0">
    <w:p w14:paraId="458325D6" w14:textId="77777777" w:rsidR="00F71B79" w:rsidRDefault="00F71B79" w:rsidP="00C544D6">
      <w:pPr>
        <w:pStyle w:val="footnote"/>
      </w:pPr>
      <w:r>
        <w:rPr>
          <w:rStyle w:val="FootnoteReference"/>
        </w:rPr>
        <w:footnoteRef/>
      </w:r>
      <w:r>
        <w:t xml:space="preserve"> Gen. 6:18; 9:9f; 15; 17; Ex. 19:5; Mk. 14:24; Lk. 22:20,29,30.</w:t>
      </w:r>
    </w:p>
  </w:footnote>
  <w:footnote w:id="661">
    <w:p w14:paraId="37902716" w14:textId="6DF49123" w:rsidR="00F71B79" w:rsidRDefault="00F71B79" w:rsidP="001F0BA8">
      <w:pPr>
        <w:pStyle w:val="footnote"/>
      </w:pPr>
      <w:r>
        <w:rPr>
          <w:rStyle w:val="FootnoteReference"/>
        </w:rPr>
        <w:footnoteRef/>
      </w:r>
      <w:r>
        <w:t xml:space="preserve"> [JS] or “awesome”, “terrible”</w:t>
      </w:r>
    </w:p>
  </w:footnote>
  <w:footnote w:id="662">
    <w:p w14:paraId="534F669F" w14:textId="77777777" w:rsidR="00F71B79" w:rsidRDefault="00F71B79"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63">
    <w:p w14:paraId="2820C079" w14:textId="019C661F" w:rsidR="00F71B79" w:rsidRDefault="00F71B79" w:rsidP="00C544D6">
      <w:pPr>
        <w:pStyle w:val="footnote"/>
      </w:pPr>
      <w:r>
        <w:rPr>
          <w:rStyle w:val="FootnoteReference"/>
        </w:rPr>
        <w:footnoteRef/>
      </w:r>
      <w:r>
        <w:t xml:space="preserve"> To cultivate this fear is to practice living in the presence of God, which is the height of wisdom and understanding.</w:t>
      </w:r>
    </w:p>
  </w:footnote>
  <w:footnote w:id="664">
    <w:p w14:paraId="4EC2A81B" w14:textId="24C25CFD" w:rsidR="00F71B79" w:rsidRDefault="00F71B79" w:rsidP="009717D4">
      <w:pPr>
        <w:pStyle w:val="footnote"/>
      </w:pPr>
      <w:r>
        <w:rPr>
          <w:rStyle w:val="FootnoteReference"/>
        </w:rPr>
        <w:footnoteRef/>
      </w:r>
      <w:r>
        <w:t xml:space="preserve"> [JS] or “endures forever and ever”</w:t>
      </w:r>
    </w:p>
  </w:footnote>
  <w:footnote w:id="665">
    <w:p w14:paraId="6ED31546" w14:textId="32850D5D" w:rsidR="00F71B79" w:rsidRDefault="00F71B79" w:rsidP="00081087">
      <w:pPr>
        <w:pStyle w:val="footnote"/>
      </w:pPr>
      <w:r>
        <w:rPr>
          <w:rStyle w:val="FootnoteReference"/>
        </w:rPr>
        <w:footnoteRef/>
      </w:r>
      <w:r>
        <w:t xml:space="preserve"> [JS] or “dawned”</w:t>
      </w:r>
    </w:p>
  </w:footnote>
  <w:footnote w:id="666">
    <w:p w14:paraId="56F05B01" w14:textId="70E648CE" w:rsidR="00F71B79" w:rsidRDefault="00F71B79" w:rsidP="00081087">
      <w:pPr>
        <w:pStyle w:val="footnote"/>
      </w:pPr>
      <w:r>
        <w:rPr>
          <w:rStyle w:val="FootnoteReference"/>
        </w:rPr>
        <w:footnoteRef/>
      </w:r>
      <w:r>
        <w:t xml:space="preserve"> [JS] NETS interprets this as “He scattered [His enemies]”</w:t>
      </w:r>
    </w:p>
  </w:footnote>
  <w:footnote w:id="667">
    <w:p w14:paraId="246FBDEA" w14:textId="2D78AE51" w:rsidR="00F71B79" w:rsidRDefault="00F71B79" w:rsidP="00081087">
      <w:pPr>
        <w:pStyle w:val="footnote"/>
      </w:pPr>
      <w:r>
        <w:rPr>
          <w:rStyle w:val="FootnoteReference"/>
        </w:rPr>
        <w:footnoteRef/>
      </w:r>
      <w:r>
        <w:t xml:space="preserve"> [JS] or “contines forever and ever”</w:t>
      </w:r>
    </w:p>
  </w:footnote>
  <w:footnote w:id="668">
    <w:p w14:paraId="58019E44" w14:textId="02459B25" w:rsidR="00F71B79" w:rsidRDefault="00F71B79" w:rsidP="00081087">
      <w:pPr>
        <w:pStyle w:val="footnote"/>
      </w:pPr>
      <w:r>
        <w:rPr>
          <w:rStyle w:val="FootnoteReference"/>
        </w:rPr>
        <w:footnoteRef/>
      </w:r>
      <w:r>
        <w:t xml:space="preserve"> [JS] or “he will be raised to power and glory.”</w:t>
      </w:r>
    </w:p>
  </w:footnote>
  <w:footnote w:id="669">
    <w:p w14:paraId="0B84AC37" w14:textId="74BB2C6D" w:rsidR="00F71B79" w:rsidRDefault="00F71B79" w:rsidP="00C544D6">
      <w:pPr>
        <w:pStyle w:val="footnote"/>
      </w:pPr>
      <w:r>
        <w:rPr>
          <w:rStyle w:val="FootnoteReference"/>
        </w:rPr>
        <w:footnoteRef/>
      </w:r>
      <w:r>
        <w:t xml:space="preserve"> ‘The world is passing away, and the desire for it; but anyone who does the will of God lives forever’ (1 Jn. 2:17).</w:t>
      </w:r>
    </w:p>
  </w:footnote>
  <w:footnote w:id="670">
    <w:p w14:paraId="7BCF6DAD" w14:textId="145C36D2" w:rsidR="00F71B79" w:rsidRDefault="00F71B79"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1">
    <w:p w14:paraId="5B7D718A" w14:textId="55E58CE6" w:rsidR="00F71B79" w:rsidRDefault="00F71B79" w:rsidP="00694704">
      <w:pPr>
        <w:pStyle w:val="footnote"/>
      </w:pPr>
      <w:r>
        <w:rPr>
          <w:rStyle w:val="FootnoteReference"/>
        </w:rPr>
        <w:footnoteRef/>
      </w:r>
      <w:r>
        <w:t xml:space="preserve"> [JS] all others have “servants”, but Fr. Athanasius from the Coptic has “children”, which Fr. Lazarus has as well.</w:t>
      </w:r>
    </w:p>
  </w:footnote>
  <w:footnote w:id="672">
    <w:p w14:paraId="5FAF92C9" w14:textId="77777777" w:rsidR="00F71B79" w:rsidRDefault="00F71B79" w:rsidP="00C544D6">
      <w:pPr>
        <w:pStyle w:val="footnote"/>
      </w:pPr>
      <w:r>
        <w:rPr>
          <w:rStyle w:val="FootnoteReference"/>
        </w:rPr>
        <w:footnoteRef/>
      </w:r>
      <w:r>
        <w:t xml:space="preserve"> Ex. 19:6; 29:43-46; Deut. 27:9; Is. 63:18,19; Jer. 2:3; 2 Cor. 6:16.</w:t>
      </w:r>
    </w:p>
  </w:footnote>
  <w:footnote w:id="673">
    <w:p w14:paraId="6D9F1C7B" w14:textId="0AA2BDBF" w:rsidR="00F71B79" w:rsidRDefault="00F71B79"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4">
    <w:p w14:paraId="0C14975E" w14:textId="016BE0A8" w:rsidR="00F71B79" w:rsidRDefault="00F71B79" w:rsidP="00C544D6">
      <w:pPr>
        <w:pStyle w:val="footnote"/>
      </w:pPr>
      <w:r>
        <w:rPr>
          <w:rStyle w:val="FootnoteReference"/>
        </w:rPr>
        <w:footnoteRef/>
      </w:r>
      <w:r>
        <w:t xml:space="preserve"> Earth rocked and rolled in travail at the birth of a nation (cf. Jn. 16:20-22).</w:t>
      </w:r>
    </w:p>
  </w:footnote>
  <w:footnote w:id="675">
    <w:p w14:paraId="57A4E776" w14:textId="40FC4D7E" w:rsidR="00F71B79" w:rsidRDefault="00F71B79" w:rsidP="004446FE">
      <w:pPr>
        <w:pStyle w:val="footnote"/>
      </w:pPr>
      <w:r>
        <w:rPr>
          <w:rStyle w:val="FootnoteReference"/>
        </w:rPr>
        <w:footnoteRef/>
      </w:r>
      <w:r>
        <w:t xml:space="preserve"> [JS] or “presence”</w:t>
      </w:r>
    </w:p>
  </w:footnote>
  <w:footnote w:id="676">
    <w:p w14:paraId="0CFFAE38" w14:textId="5E3C02BC" w:rsidR="00F71B79" w:rsidRDefault="00F71B79" w:rsidP="00C544D6">
      <w:pPr>
        <w:pStyle w:val="footnote"/>
      </w:pPr>
      <w:r>
        <w:rPr>
          <w:rStyle w:val="FootnoteReference"/>
        </w:rPr>
        <w:footnoteRef/>
      </w:r>
      <w:r>
        <w:t xml:space="preserve"> Cf. John 1:18; 3:13; Wisdom 18:16.</w:t>
      </w:r>
    </w:p>
  </w:footnote>
  <w:footnote w:id="677">
    <w:p w14:paraId="47CB4F3E" w14:textId="77777777" w:rsidR="00F71B79" w:rsidRDefault="00F71B79"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8">
    <w:p w14:paraId="30F48768" w14:textId="75F7FA85" w:rsidR="00F71B79" w:rsidRDefault="00F71B79" w:rsidP="00BD138C">
      <w:pPr>
        <w:pStyle w:val="footnote"/>
      </w:pPr>
      <w:r>
        <w:rPr>
          <w:rStyle w:val="FootnoteReference"/>
        </w:rPr>
        <w:footnoteRef/>
      </w:r>
      <w:r>
        <w:t xml:space="preserve"> [JS] or “from now and forevermore.”</w:t>
      </w:r>
    </w:p>
  </w:footnote>
  <w:footnote w:id="679">
    <w:p w14:paraId="5DABE081" w14:textId="210E3418" w:rsidR="00F71B79" w:rsidRDefault="00F71B79"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0">
    <w:p w14:paraId="4FB65011" w14:textId="5A457A03" w:rsidR="00F71B79" w:rsidRDefault="00F71B79" w:rsidP="00D27B1F">
      <w:pPr>
        <w:pStyle w:val="footnote"/>
      </w:pPr>
      <w:r>
        <w:rPr>
          <w:rStyle w:val="FootnoteReference"/>
        </w:rPr>
        <w:footnoteRef/>
      </w:r>
      <w:r>
        <w:t xml:space="preserve"> [JS] or “cry”</w:t>
      </w:r>
    </w:p>
  </w:footnote>
  <w:footnote w:id="681">
    <w:p w14:paraId="181149B5" w14:textId="32524C88" w:rsidR="00F71B79" w:rsidRDefault="00F71B79" w:rsidP="00D27B1F">
      <w:pPr>
        <w:pStyle w:val="footnote"/>
      </w:pPr>
      <w:r>
        <w:rPr>
          <w:rStyle w:val="FootnoteReference"/>
        </w:rPr>
        <w:footnoteRef/>
      </w:r>
      <w:r>
        <w:t xml:space="preserve"> [JS] or “rescue”, i.e. “O Lord, rescue me!”</w:t>
      </w:r>
    </w:p>
  </w:footnote>
  <w:footnote w:id="682">
    <w:p w14:paraId="01C92B04" w14:textId="730DEAF2" w:rsidR="00F71B79" w:rsidRDefault="00F71B79" w:rsidP="00C01007">
      <w:pPr>
        <w:pStyle w:val="footnote"/>
      </w:pPr>
      <w:r>
        <w:rPr>
          <w:rStyle w:val="FootnoteReference"/>
        </w:rPr>
        <w:footnoteRef/>
      </w:r>
      <w:r>
        <w:t xml:space="preserve"> Or “life,” or “self.</w:t>
      </w:r>
    </w:p>
  </w:footnote>
  <w:footnote w:id="683">
    <w:p w14:paraId="25D08CAE" w14:textId="420582EC" w:rsidR="00F71B79" w:rsidRDefault="00F71B79" w:rsidP="00C544D6">
      <w:pPr>
        <w:pStyle w:val="footnote"/>
      </w:pPr>
      <w:r>
        <w:rPr>
          <w:rStyle w:val="FootnoteReference"/>
        </w:rPr>
        <w:footnoteRef/>
      </w:r>
      <w:r>
        <w:t xml:space="preserve"> cf. Heb. 4:10; Phil. 2:12; Mt. 11:28,29; Jer. 6:16.</w:t>
      </w:r>
    </w:p>
  </w:footnote>
  <w:footnote w:id="684">
    <w:p w14:paraId="05F0C10B" w14:textId="6BC266D9" w:rsidR="00F71B79" w:rsidRDefault="00F71B79" w:rsidP="0099246B">
      <w:pPr>
        <w:pStyle w:val="footnote"/>
      </w:pPr>
      <w:r>
        <w:rPr>
          <w:rStyle w:val="FootnoteReference"/>
        </w:rPr>
        <w:footnoteRef/>
      </w:r>
      <w:r>
        <w:t xml:space="preserve"> [JS] Fr. Lazarus has, “I will live to please the Lord”</w:t>
      </w:r>
    </w:p>
  </w:footnote>
  <w:footnote w:id="685">
    <w:p w14:paraId="4CB1C48E" w14:textId="77777777" w:rsidR="00F71B79" w:rsidRDefault="00F71B79" w:rsidP="00C544D6">
      <w:pPr>
        <w:pStyle w:val="footnote"/>
      </w:pPr>
      <w:r>
        <w:rPr>
          <w:rStyle w:val="FootnoteReference"/>
        </w:rPr>
        <w:footnoteRef/>
      </w:r>
      <w:r>
        <w:t xml:space="preserve"> 2 Cor. 4:13.</w:t>
      </w:r>
    </w:p>
  </w:footnote>
  <w:footnote w:id="686">
    <w:p w14:paraId="3BB26747" w14:textId="6DF70EDA" w:rsidR="00F71B79" w:rsidRDefault="00F71B79" w:rsidP="00040C56">
      <w:pPr>
        <w:pStyle w:val="footnote"/>
      </w:pPr>
      <w:r>
        <w:rPr>
          <w:rStyle w:val="FootnoteReference"/>
        </w:rPr>
        <w:footnoteRef/>
      </w:r>
      <w:r>
        <w:t xml:space="preserve"> [JS] or “brought very low”</w:t>
      </w:r>
    </w:p>
  </w:footnote>
  <w:footnote w:id="687">
    <w:p w14:paraId="14C69153" w14:textId="7E1050DE" w:rsidR="00F71B79" w:rsidRDefault="00F71B79" w:rsidP="00B403A1">
      <w:pPr>
        <w:pStyle w:val="footnote"/>
      </w:pPr>
      <w:r>
        <w:rPr>
          <w:rStyle w:val="FootnoteReference"/>
        </w:rPr>
        <w:footnoteRef/>
      </w:r>
      <w:r>
        <w:t xml:space="preserve"> [JS] OSB has, “ecstasy,” Fr. Lazarus has “madness,” Brenton has “amazement.”</w:t>
      </w:r>
    </w:p>
  </w:footnote>
  <w:footnote w:id="688">
    <w:p w14:paraId="01F55DAD" w14:textId="6E588482" w:rsidR="00F71B79" w:rsidRDefault="00F71B79" w:rsidP="00B403A1">
      <w:pPr>
        <w:pStyle w:val="footnote"/>
      </w:pPr>
      <w:r>
        <w:rPr>
          <w:rStyle w:val="FootnoteReference"/>
        </w:rPr>
        <w:footnoteRef/>
      </w:r>
      <w:r>
        <w:t xml:space="preserve"> [JS] NETS and OSB omit vs. 5.</w:t>
      </w:r>
    </w:p>
  </w:footnote>
  <w:footnote w:id="689">
    <w:p w14:paraId="0273528E" w14:textId="77777777" w:rsidR="00F71B79" w:rsidRDefault="00F71B79" w:rsidP="00F01C0B">
      <w:pPr>
        <w:pStyle w:val="footnote"/>
      </w:pPr>
      <w:r>
        <w:rPr>
          <w:rStyle w:val="FootnoteReference"/>
        </w:rPr>
        <w:footnoteRef/>
      </w:r>
      <w:r>
        <w:t xml:space="preserve"> [JS] literally, “holy ones.”</w:t>
      </w:r>
    </w:p>
  </w:footnote>
  <w:footnote w:id="690">
    <w:p w14:paraId="536B616C" w14:textId="77777777" w:rsidR="00F71B79" w:rsidRDefault="00F71B79" w:rsidP="00F01C0B">
      <w:pPr>
        <w:pStyle w:val="footnote"/>
      </w:pPr>
      <w:r>
        <w:rPr>
          <w:rStyle w:val="FootnoteReference"/>
        </w:rPr>
        <w:footnoteRef/>
      </w:r>
      <w:r>
        <w:t xml:space="preserve"> </w:t>
      </w:r>
      <w:r w:rsidRPr="00DC02D9">
        <w:rPr>
          <w:i/>
        </w:rPr>
        <w:t>Or:</w:t>
      </w:r>
      <w:r>
        <w:t xml:space="preserve"> costly (Wisdom 1:13-16).</w:t>
      </w:r>
    </w:p>
  </w:footnote>
  <w:footnote w:id="691">
    <w:p w14:paraId="6DE0E1BC" w14:textId="28145809" w:rsidR="00F71B79" w:rsidRDefault="00F71B79" w:rsidP="00B403A1">
      <w:pPr>
        <w:pStyle w:val="footnote"/>
      </w:pPr>
      <w:r>
        <w:rPr>
          <w:rStyle w:val="FootnoteReference"/>
        </w:rPr>
        <w:footnoteRef/>
      </w:r>
      <w:r>
        <w:t xml:space="preserve"> [JS] litearlly, “slave”.</w:t>
      </w:r>
    </w:p>
  </w:footnote>
  <w:footnote w:id="692">
    <w:p w14:paraId="74CEF705" w14:textId="6A24290B" w:rsidR="00F71B79" w:rsidRDefault="00F71B79" w:rsidP="00B403A1">
      <w:pPr>
        <w:pStyle w:val="footnote"/>
      </w:pPr>
      <w:r>
        <w:rPr>
          <w:rStyle w:val="FootnoteReference"/>
        </w:rPr>
        <w:footnoteRef/>
      </w:r>
      <w:r>
        <w:t xml:space="preserve"> [JS] [] lacking in NETS and OSB.</w:t>
      </w:r>
    </w:p>
  </w:footnote>
  <w:footnote w:id="693">
    <w:p w14:paraId="380C2FA4" w14:textId="77777777" w:rsidR="00F71B79" w:rsidRDefault="00F71B79" w:rsidP="00C544D6">
      <w:pPr>
        <w:pStyle w:val="footnote"/>
      </w:pPr>
      <w:r>
        <w:rPr>
          <w:rStyle w:val="FootnoteReference"/>
        </w:rPr>
        <w:footnoteRef/>
      </w:r>
      <w:r>
        <w:t xml:space="preserve"> Rom. 15:11.</w:t>
      </w:r>
    </w:p>
  </w:footnote>
  <w:footnote w:id="694">
    <w:p w14:paraId="62277668" w14:textId="3F273B69" w:rsidR="00F71B79" w:rsidRDefault="00F71B79" w:rsidP="00A63B10">
      <w:pPr>
        <w:pStyle w:val="footnote"/>
      </w:pPr>
      <w:r>
        <w:rPr>
          <w:rStyle w:val="FootnoteReference"/>
        </w:rPr>
        <w:footnoteRef/>
      </w:r>
      <w:r>
        <w:t xml:space="preserve"> [JS] Fr. Lazarus has “is strong” NETS has “became strong towards us,” OSB has “rules over us.”</w:t>
      </w:r>
    </w:p>
  </w:footnote>
  <w:footnote w:id="695">
    <w:p w14:paraId="5730A607" w14:textId="6F7B9D5F" w:rsidR="00F71B79" w:rsidRDefault="00F71B79" w:rsidP="00407DA2">
      <w:pPr>
        <w:pStyle w:val="footnote"/>
      </w:pPr>
      <w:r>
        <w:rPr>
          <w:rStyle w:val="FootnoteReference"/>
        </w:rPr>
        <w:footnoteRef/>
      </w:r>
      <w:r>
        <w:t xml:space="preserve"> [JS] “thankfully confess the Lord with praise,” here and throughout</w:t>
      </w:r>
    </w:p>
  </w:footnote>
  <w:footnote w:id="696">
    <w:p w14:paraId="468C84B0" w14:textId="77777777" w:rsidR="00F71B79" w:rsidRDefault="00F71B79" w:rsidP="00C544D6">
      <w:pPr>
        <w:pStyle w:val="footnote"/>
      </w:pPr>
      <w:r>
        <w:rPr>
          <w:rStyle w:val="FootnoteReference"/>
        </w:rPr>
        <w:footnoteRef/>
      </w:r>
      <w:r>
        <w:t xml:space="preserve"> Mercy </w:t>
      </w:r>
      <w:r w:rsidRPr="00DC02D9">
        <w:rPr>
          <w:i/>
        </w:rPr>
        <w:t>or</w:t>
      </w:r>
      <w:r>
        <w:t xml:space="preserve"> love.</w:t>
      </w:r>
    </w:p>
  </w:footnote>
  <w:footnote w:id="697">
    <w:p w14:paraId="17CB332D" w14:textId="77777777" w:rsidR="00F71B79" w:rsidRPr="00C544D6" w:rsidRDefault="00F71B79" w:rsidP="00C544D6">
      <w:pPr>
        <w:pStyle w:val="footnote"/>
      </w:pPr>
      <w:r w:rsidRPr="00C544D6">
        <w:rPr>
          <w:rStyle w:val="FootnoteReference"/>
          <w:vertAlign w:val="baseline"/>
        </w:rPr>
        <w:footnoteRef/>
      </w:r>
      <w:r w:rsidRPr="00C544D6">
        <w:t xml:space="preserve"> Heb. 13:6.</w:t>
      </w:r>
    </w:p>
  </w:footnote>
  <w:footnote w:id="698">
    <w:p w14:paraId="0D5076CD" w14:textId="11027FF0" w:rsidR="00F71B79" w:rsidRDefault="00F71B79" w:rsidP="00C13781">
      <w:pPr>
        <w:pStyle w:val="footnote"/>
      </w:pPr>
      <w:r>
        <w:rPr>
          <w:rStyle w:val="FootnoteReference"/>
        </w:rPr>
        <w:footnoteRef/>
      </w:r>
      <w:r>
        <w:t xml:space="preserve"> [JS] Fr. Lazarus has “see the fall of”</w:t>
      </w:r>
    </w:p>
  </w:footnote>
  <w:footnote w:id="699">
    <w:p w14:paraId="6976F3A7" w14:textId="5D43CA43" w:rsidR="00F71B79" w:rsidRDefault="00F71B79"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700">
    <w:p w14:paraId="54F1DDA3" w14:textId="7FA1559F" w:rsidR="00F71B79" w:rsidRDefault="00F71B79" w:rsidP="00283E41">
      <w:pPr>
        <w:pStyle w:val="footnote"/>
      </w:pPr>
      <w:r>
        <w:rPr>
          <w:rStyle w:val="FootnoteReference"/>
        </w:rPr>
        <w:footnoteRef/>
      </w:r>
      <w:r>
        <w:t xml:space="preserve"> [JS] or “give thanks to”, “thankfully confess with praise”</w:t>
      </w:r>
    </w:p>
  </w:footnote>
  <w:footnote w:id="701">
    <w:p w14:paraId="6FF61961" w14:textId="48C00F3F" w:rsidR="00F71B79" w:rsidRDefault="00F71B79" w:rsidP="00283E41">
      <w:pPr>
        <w:pStyle w:val="footnote"/>
      </w:pPr>
      <w:r>
        <w:rPr>
          <w:rStyle w:val="FootnoteReference"/>
        </w:rPr>
        <w:footnoteRef/>
      </w:r>
      <w:r>
        <w:t xml:space="preserve"> [JS] or “praise and thank,” “thankfully confess with praise”</w:t>
      </w:r>
    </w:p>
  </w:footnote>
  <w:footnote w:id="702">
    <w:p w14:paraId="136E3140" w14:textId="77777777" w:rsidR="00F71B79" w:rsidRDefault="00F71B79"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703">
    <w:p w14:paraId="130CB8A8" w14:textId="3314BD86" w:rsidR="00F71B79" w:rsidRDefault="00F71B79" w:rsidP="00283E41">
      <w:pPr>
        <w:pStyle w:val="footnote"/>
      </w:pPr>
      <w:r>
        <w:rPr>
          <w:rStyle w:val="FootnoteReference"/>
        </w:rPr>
        <w:footnoteRef/>
      </w:r>
      <w:r>
        <w:t xml:space="preserve"> [JS] or “prosper us”</w:t>
      </w:r>
    </w:p>
  </w:footnote>
  <w:footnote w:id="704">
    <w:p w14:paraId="7A2D9627" w14:textId="696F8531" w:rsidR="00F71B79" w:rsidRDefault="00F71B79" w:rsidP="00407DA2">
      <w:pPr>
        <w:pStyle w:val="footnote"/>
      </w:pPr>
      <w:r>
        <w:rPr>
          <w:rStyle w:val="FootnoteReference"/>
        </w:rPr>
        <w:footnoteRef/>
      </w:r>
      <w:r>
        <w:t xml:space="preserve"> [JS] or “revealed Himself to us” or, as Fr. Athanasius has it, “has shone upone us.”</w:t>
      </w:r>
    </w:p>
  </w:footnote>
  <w:footnote w:id="705">
    <w:p w14:paraId="05642717" w14:textId="78CE3F15" w:rsidR="00F71B79" w:rsidRDefault="00F71B79"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6">
    <w:p w14:paraId="27685407" w14:textId="50DBBE13" w:rsidR="00F71B79" w:rsidRDefault="00F71B79"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7">
    <w:p w14:paraId="10B6A538" w14:textId="218D14D9" w:rsidR="00F71B79" w:rsidRDefault="00F71B79" w:rsidP="00407DA2">
      <w:pPr>
        <w:pStyle w:val="footnote"/>
      </w:pPr>
      <w:r>
        <w:rPr>
          <w:rStyle w:val="FootnoteReference"/>
        </w:rPr>
        <w:footnoteRef/>
      </w:r>
      <w:r>
        <w:t xml:space="preserve"> [JS] “thankfully confess You with praise”</w:t>
      </w:r>
    </w:p>
  </w:footnote>
  <w:footnote w:id="708">
    <w:p w14:paraId="327B2E03" w14:textId="17966534" w:rsidR="00F71B79" w:rsidRDefault="00F71B79" w:rsidP="00407DA2">
      <w:pPr>
        <w:pStyle w:val="footnote"/>
      </w:pPr>
      <w:r>
        <w:rPr>
          <w:rStyle w:val="FootnoteReference"/>
        </w:rPr>
        <w:footnoteRef/>
      </w:r>
      <w:r>
        <w:t xml:space="preserve"> [JS] “thankfully confess You with praise”</w:t>
      </w:r>
    </w:p>
  </w:footnote>
  <w:footnote w:id="709">
    <w:p w14:paraId="6E3C51BA" w14:textId="77777777" w:rsidR="00F71B79" w:rsidRDefault="00F71B79"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0">
    <w:p w14:paraId="1B184B80" w14:textId="77777777" w:rsidR="00F71B79" w:rsidRDefault="00F71B79" w:rsidP="00C544D6">
      <w:pPr>
        <w:pStyle w:val="footnote"/>
      </w:pPr>
      <w:r>
        <w:rPr>
          <w:rStyle w:val="FootnoteReference"/>
        </w:rPr>
        <w:footnoteRef/>
      </w:r>
      <w:r>
        <w:t xml:space="preserve"> Rom. 10:5; Gal. 3:12; Lev. 18:5; Luke 10:25-28.</w:t>
      </w:r>
    </w:p>
  </w:footnote>
  <w:footnote w:id="711">
    <w:p w14:paraId="0E153BF4" w14:textId="77777777" w:rsidR="00F71B79" w:rsidRDefault="00F71B79"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2">
    <w:p w14:paraId="5FA9B9EF" w14:textId="77777777" w:rsidR="00F71B79" w:rsidRDefault="00F71B79"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3">
    <w:p w14:paraId="253864F1" w14:textId="16AD5912" w:rsidR="00F71B79" w:rsidRDefault="00F71B79" w:rsidP="00E869A6">
      <w:pPr>
        <w:pStyle w:val="footnote"/>
      </w:pPr>
      <w:r>
        <w:rPr>
          <w:rStyle w:val="FootnoteReference"/>
        </w:rPr>
        <w:footnoteRef/>
      </w:r>
      <w:r>
        <w:t xml:space="preserve"> [JS] or “ordinances”. Fr. Athanasius has, “truths”. Literally something engraved or inscribed.</w:t>
      </w:r>
    </w:p>
  </w:footnote>
  <w:footnote w:id="714">
    <w:p w14:paraId="18017E7A" w14:textId="699B3F0B" w:rsidR="00F71B79" w:rsidRDefault="00F71B79" w:rsidP="00E869A6">
      <w:pPr>
        <w:pStyle w:val="footnote"/>
      </w:pPr>
      <w:r>
        <w:rPr>
          <w:rStyle w:val="FootnoteReference"/>
        </w:rPr>
        <w:footnoteRef/>
      </w:r>
      <w:r>
        <w:t xml:space="preserve"> [JS] Fr. Lazarus has “praise and thank”. Could be rendered, “thankfully confess You with praise”.</w:t>
      </w:r>
    </w:p>
  </w:footnote>
  <w:footnote w:id="715">
    <w:p w14:paraId="6175A855" w14:textId="57690D3E" w:rsidR="00F71B79" w:rsidRDefault="00F71B79" w:rsidP="00C57482">
      <w:pPr>
        <w:pStyle w:val="footnote"/>
      </w:pPr>
      <w:r>
        <w:rPr>
          <w:rStyle w:val="FootnoteReference"/>
        </w:rPr>
        <w:footnoteRef/>
      </w:r>
      <w:r>
        <w:t xml:space="preserve"> [JS] or “sayings,” or “teachings”</w:t>
      </w:r>
    </w:p>
  </w:footnote>
  <w:footnote w:id="716">
    <w:p w14:paraId="798DF7BE" w14:textId="68962B07" w:rsidR="00F71B79" w:rsidRDefault="00F71B79" w:rsidP="00BE75D2">
      <w:pPr>
        <w:pStyle w:val="footnote"/>
      </w:pPr>
      <w:r>
        <w:rPr>
          <w:rStyle w:val="FootnoteReference"/>
        </w:rPr>
        <w:footnoteRef/>
      </w:r>
      <w:r>
        <w:t xml:space="preserve"> [JS] Fr. Athanasius has, “repaly,” Brenton has “recompense”</w:t>
      </w:r>
    </w:p>
  </w:footnote>
  <w:footnote w:id="717">
    <w:p w14:paraId="0D4EEBCE" w14:textId="0AC85059" w:rsidR="00F71B79" w:rsidRDefault="00F71B79"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8">
    <w:p w14:paraId="27B8F97B" w14:textId="77777777" w:rsidR="00F71B79" w:rsidRDefault="00F71B79"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19">
    <w:p w14:paraId="7E47ADA2" w14:textId="77777777" w:rsidR="00F71B79" w:rsidRDefault="00F71B79"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0">
    <w:p w14:paraId="1EDD2AC5" w14:textId="77777777" w:rsidR="00F71B79" w:rsidRDefault="00F71B79" w:rsidP="00C544D6">
      <w:pPr>
        <w:pStyle w:val="footnote"/>
      </w:pPr>
      <w:r>
        <w:rPr>
          <w:rStyle w:val="FootnoteReference"/>
        </w:rPr>
        <w:footnoteRef/>
      </w:r>
      <w:r>
        <w:t xml:space="preserve"> sloth: </w:t>
      </w:r>
      <w:r w:rsidRPr="0002544A">
        <w:rPr>
          <w:i/>
        </w:rPr>
        <w:t>or:</w:t>
      </w:r>
      <w:r>
        <w:t xml:space="preserve"> accidie.</w:t>
      </w:r>
    </w:p>
  </w:footnote>
  <w:footnote w:id="721">
    <w:p w14:paraId="35335E72" w14:textId="703A0471" w:rsidR="00F71B79" w:rsidRDefault="00F71B79" w:rsidP="005E7419">
      <w:pPr>
        <w:pStyle w:val="footnote"/>
      </w:pPr>
      <w:r>
        <w:rPr>
          <w:rStyle w:val="FootnoteReference"/>
        </w:rPr>
        <w:footnoteRef/>
      </w:r>
      <w:r>
        <w:t xml:space="preserve"> [JS] or “establish,” “confirm”</w:t>
      </w:r>
    </w:p>
  </w:footnote>
  <w:footnote w:id="722">
    <w:p w14:paraId="2E991C7E" w14:textId="4933BF85" w:rsidR="00F71B79" w:rsidRDefault="00F71B79" w:rsidP="00B5676D">
      <w:pPr>
        <w:pStyle w:val="footnote"/>
      </w:pPr>
      <w:r>
        <w:rPr>
          <w:rStyle w:val="FootnoteReference"/>
        </w:rPr>
        <w:footnoteRef/>
      </w:r>
      <w:r>
        <w:t xml:space="preserve"> [JS] or “covetousness”</w:t>
      </w:r>
    </w:p>
  </w:footnote>
  <w:footnote w:id="723">
    <w:p w14:paraId="25BE986A" w14:textId="2129563B" w:rsidR="00F71B79" w:rsidRDefault="00F71B79"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4">
    <w:p w14:paraId="1BE9F3FA" w14:textId="704CDB82" w:rsidR="00F71B79" w:rsidRDefault="00F71B79" w:rsidP="00C544D6">
      <w:pPr>
        <w:pStyle w:val="footnote"/>
      </w:pPr>
      <w:r>
        <w:rPr>
          <w:rStyle w:val="FootnoteReference"/>
        </w:rPr>
        <w:footnoteRef/>
      </w:r>
      <w:r>
        <w:t xml:space="preserve"> Christ is our way and our righteousness (cf. Jn. 14:6; 1 Cor 1:30; Ephes. 2:5-7).</w:t>
      </w:r>
    </w:p>
  </w:footnote>
  <w:footnote w:id="725">
    <w:p w14:paraId="79416CA6" w14:textId="027AF494" w:rsidR="00F71B79" w:rsidRDefault="00F71B79" w:rsidP="00C544D6">
      <w:pPr>
        <w:pStyle w:val="footnote"/>
      </w:pPr>
      <w:r>
        <w:rPr>
          <w:rStyle w:val="FootnoteReference"/>
        </w:rPr>
        <w:footnoteRef/>
      </w:r>
      <w:r>
        <w:t xml:space="preserve"> The house of wisdom can be built only if the fear of God is rooted deeply in the soul (cf. St Ambrose).</w:t>
      </w:r>
    </w:p>
  </w:footnote>
  <w:footnote w:id="726">
    <w:p w14:paraId="5DF20A4C" w14:textId="42D6EF77" w:rsidR="00F71B79" w:rsidRDefault="00F71B79" w:rsidP="00C544D6">
      <w:pPr>
        <w:pStyle w:val="footnote"/>
      </w:pPr>
      <w:r>
        <w:rPr>
          <w:rStyle w:val="FootnoteReference"/>
        </w:rPr>
        <w:footnoteRef/>
      </w:r>
      <w:r>
        <w:t xml:space="preserve"> Christ is our way and our righteousness (cf. Jn. 14:6; 1 Cor 1:30; Ephes. 2:5-7). &lt;see 2 footnotes above&gt;</w:t>
      </w:r>
    </w:p>
  </w:footnote>
  <w:footnote w:id="727">
    <w:p w14:paraId="2981F854" w14:textId="7B631D2E" w:rsidR="00F71B79" w:rsidRDefault="00F71B79" w:rsidP="00C544D6">
      <w:pPr>
        <w:pStyle w:val="footnote"/>
      </w:pPr>
      <w:r>
        <w:rPr>
          <w:rStyle w:val="FootnoteReference"/>
        </w:rPr>
        <w:footnoteRef/>
      </w:r>
      <w:r>
        <w:t xml:space="preserve"> </w:t>
      </w:r>
      <w:r w:rsidRPr="0002544A">
        <w:rPr>
          <w:i/>
        </w:rPr>
        <w:t>Lit</w:t>
      </w:r>
      <w:r>
        <w:t>. Face: a Hebraism for ‘favor’. (Cf. Psalm 44:13).</w:t>
      </w:r>
    </w:p>
  </w:footnote>
  <w:footnote w:id="728">
    <w:p w14:paraId="38605490" w14:textId="30AFC73A" w:rsidR="00F71B79" w:rsidRDefault="00F71B79" w:rsidP="00D305E3">
      <w:pPr>
        <w:pStyle w:val="footnote"/>
      </w:pPr>
      <w:r>
        <w:rPr>
          <w:rStyle w:val="FootnoteReference"/>
        </w:rPr>
        <w:footnoteRef/>
      </w:r>
      <w:r>
        <w:t xml:space="preserve"> [JS] or “thank,” “thankfully confess You with praise”</w:t>
      </w:r>
    </w:p>
  </w:footnote>
  <w:footnote w:id="729">
    <w:p w14:paraId="7A206583" w14:textId="77777777" w:rsidR="00F71B79" w:rsidRDefault="00F71B79"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0">
    <w:p w14:paraId="47E338DE" w14:textId="77777777" w:rsidR="00F71B79" w:rsidRDefault="00F71B79" w:rsidP="00C544D6">
      <w:pPr>
        <w:pStyle w:val="footnote"/>
      </w:pPr>
      <w:r>
        <w:rPr>
          <w:rStyle w:val="FootnoteReference"/>
        </w:rPr>
        <w:footnoteRef/>
      </w:r>
      <w:r>
        <w:t xml:space="preserve"> Curdled with scorn, anger and fear.</w:t>
      </w:r>
    </w:p>
  </w:footnote>
  <w:footnote w:id="731">
    <w:p w14:paraId="7309743D" w14:textId="0EE8ABB9" w:rsidR="00F71B79" w:rsidRDefault="00F71B79" w:rsidP="00C544D6">
      <w:pPr>
        <w:pStyle w:val="footnote"/>
      </w:pPr>
      <w:r>
        <w:rPr>
          <w:rStyle w:val="FootnoteReference"/>
        </w:rPr>
        <w:footnoteRef/>
      </w:r>
      <w:r>
        <w:t xml:space="preserve"> Was St. Peter poor when he had no gold and silver for the cripple? They are not currency in Canaan (cf. St. Chrysostom).</w:t>
      </w:r>
    </w:p>
  </w:footnote>
  <w:footnote w:id="732">
    <w:p w14:paraId="093B35A7" w14:textId="6379C8CD" w:rsidR="00F71B79" w:rsidRDefault="00F71B79"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3">
    <w:p w14:paraId="66EEA7F3" w14:textId="2655C0E8" w:rsidR="00F71B79" w:rsidRDefault="00F71B79" w:rsidP="00C936FC">
      <w:pPr>
        <w:pStyle w:val="footnote"/>
      </w:pPr>
      <w:r>
        <w:rPr>
          <w:rStyle w:val="FootnoteReference"/>
        </w:rPr>
        <w:footnoteRef/>
      </w:r>
      <w:r>
        <w:t xml:space="preserve"> [JS] i.e. my eyes were straigned looking for your word.</w:t>
      </w:r>
    </w:p>
  </w:footnote>
  <w:footnote w:id="734">
    <w:p w14:paraId="4CBD2EF6" w14:textId="212825E8" w:rsidR="00F71B79" w:rsidRDefault="00F71B79"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5">
    <w:p w14:paraId="10BF754D" w14:textId="77777777" w:rsidR="00F71B79" w:rsidRDefault="00F71B79" w:rsidP="00C544D6">
      <w:pPr>
        <w:pStyle w:val="footnote"/>
      </w:pPr>
      <w:r>
        <w:rPr>
          <w:rStyle w:val="FootnoteReference"/>
        </w:rPr>
        <w:footnoteRef/>
      </w:r>
      <w:r>
        <w:t xml:space="preserve"> Sprinkled with hoar-frost, a wineskin is like the greying head of an old man.</w:t>
      </w:r>
    </w:p>
  </w:footnote>
  <w:footnote w:id="736">
    <w:p w14:paraId="297C1D16" w14:textId="55FFB7CB" w:rsidR="00F71B79" w:rsidRDefault="00F71B79" w:rsidP="00D9575C">
      <w:pPr>
        <w:pStyle w:val="footnote"/>
      </w:pPr>
      <w:r>
        <w:rPr>
          <w:rStyle w:val="FootnoteReference"/>
        </w:rPr>
        <w:footnoteRef/>
      </w:r>
      <w:r>
        <w:t xml:space="preserve"> [JS] revive, “give me life”</w:t>
      </w:r>
    </w:p>
  </w:footnote>
  <w:footnote w:id="737">
    <w:p w14:paraId="43860D7B" w14:textId="0D5C0E48" w:rsidR="00F71B79" w:rsidRDefault="00F71B79" w:rsidP="00D9575C">
      <w:pPr>
        <w:pStyle w:val="footnote"/>
      </w:pPr>
      <w:r>
        <w:rPr>
          <w:rStyle w:val="FootnoteReference"/>
        </w:rPr>
        <w:footnoteRef/>
      </w:r>
      <w:r>
        <w:t xml:space="preserve"> [JS] “all things together”, i.e. “all the universe”</w:t>
      </w:r>
    </w:p>
  </w:footnote>
  <w:footnote w:id="738">
    <w:p w14:paraId="1C03CDF6" w14:textId="6210968E" w:rsidR="00F71B79" w:rsidRDefault="00F71B79"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39">
    <w:p w14:paraId="590118AD" w14:textId="77777777" w:rsidR="00F71B79" w:rsidRDefault="00F71B79" w:rsidP="00C544D6">
      <w:pPr>
        <w:pStyle w:val="footnote"/>
      </w:pPr>
      <w:r>
        <w:rPr>
          <w:rStyle w:val="FootnoteReference"/>
        </w:rPr>
        <w:footnoteRef/>
      </w:r>
      <w:r>
        <w:t xml:space="preserve"> hear: </w:t>
      </w:r>
      <w:r w:rsidRPr="0002544A">
        <w:rPr>
          <w:i/>
        </w:rPr>
        <w:t>lit</w:t>
      </w:r>
      <w:r>
        <w:t>. gullet, throat, larynx.</w:t>
      </w:r>
    </w:p>
  </w:footnote>
  <w:footnote w:id="740">
    <w:p w14:paraId="1A1C9B89" w14:textId="77777777" w:rsidR="00F71B79" w:rsidRDefault="00F71B79"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41">
    <w:p w14:paraId="608F88F3" w14:textId="5EEF24C6" w:rsidR="00F71B79" w:rsidRDefault="00F71B79" w:rsidP="004D36A2">
      <w:pPr>
        <w:pStyle w:val="footnote"/>
      </w:pPr>
      <w:r>
        <w:rPr>
          <w:rStyle w:val="FootnoteReference"/>
        </w:rPr>
        <w:footnoteRef/>
      </w:r>
      <w:r>
        <w:t xml:space="preserve"> [JS] probably “forever for a reward”, rather than “for an eternal reward”</w:t>
      </w:r>
    </w:p>
  </w:footnote>
  <w:footnote w:id="742">
    <w:p w14:paraId="5687A5D1" w14:textId="12E6D97D" w:rsidR="00F71B79" w:rsidRDefault="00F71B79"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43">
    <w:p w14:paraId="2CF134F8" w14:textId="13011A8D" w:rsidR="00F71B79" w:rsidRDefault="00F71B79"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4">
    <w:p w14:paraId="3C89D31A" w14:textId="188553A2" w:rsidR="00F71B79" w:rsidRDefault="00F71B79"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5">
    <w:p w14:paraId="0E747174" w14:textId="77777777" w:rsidR="00F71B79" w:rsidRDefault="00F71B79" w:rsidP="00C544D6">
      <w:pPr>
        <w:pStyle w:val="footnote"/>
      </w:pPr>
      <w:r>
        <w:rPr>
          <w:rStyle w:val="FootnoteReference"/>
        </w:rPr>
        <w:footnoteRef/>
      </w:r>
      <w:r>
        <w:t xml:space="preserve"> These words are repeated by the deacon at the beginning of the Divine Liturgy.</w:t>
      </w:r>
    </w:p>
  </w:footnote>
  <w:footnote w:id="746">
    <w:p w14:paraId="24311CED" w14:textId="1E1A85CD" w:rsidR="00F71B79" w:rsidRDefault="00F71B79"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7">
    <w:p w14:paraId="31DA08D1" w14:textId="75A07B30" w:rsidR="00F71B79" w:rsidRDefault="00F71B79" w:rsidP="00027E51">
      <w:pPr>
        <w:pStyle w:val="footnote"/>
      </w:pPr>
      <w:r>
        <w:rPr>
          <w:rStyle w:val="FootnoteReference"/>
        </w:rPr>
        <w:footnoteRef/>
      </w:r>
      <w:r>
        <w:t xml:space="preserve"> [JS] or “I directed myself towards”</w:t>
      </w:r>
    </w:p>
  </w:footnote>
  <w:footnote w:id="748">
    <w:p w14:paraId="0B2F62E7" w14:textId="0CF252B5" w:rsidR="00F71B79" w:rsidRDefault="00F71B79" w:rsidP="00C544D6">
      <w:pPr>
        <w:pStyle w:val="footnote"/>
      </w:pPr>
      <w:r>
        <w:rPr>
          <w:rStyle w:val="FootnoteReference"/>
        </w:rPr>
        <w:footnoteRef/>
      </w:r>
      <w:r>
        <w:t xml:space="preserve"> Cf. Lk. 24:27,32,45.</w:t>
      </w:r>
    </w:p>
  </w:footnote>
  <w:footnote w:id="749">
    <w:p w14:paraId="081BE299" w14:textId="0DC86D26" w:rsidR="00F71B79" w:rsidRDefault="00F71B79" w:rsidP="00027E51">
      <w:pPr>
        <w:pStyle w:val="footnote"/>
      </w:pPr>
      <w:r>
        <w:rPr>
          <w:rStyle w:val="FootnoteReference"/>
        </w:rPr>
        <w:footnoteRef/>
      </w:r>
      <w:r>
        <w:t xml:space="preserve"> [JS] Fr. Lazarus and Fr. Athanasius interpret this as “the Spirit” or “a Spirit”, (breath and spirit being the same word)</w:t>
      </w:r>
    </w:p>
  </w:footnote>
  <w:footnote w:id="750">
    <w:p w14:paraId="33F1F13D" w14:textId="77777777" w:rsidR="00F71B79" w:rsidRDefault="00F71B79" w:rsidP="00C544D6">
      <w:pPr>
        <w:pStyle w:val="footnote"/>
      </w:pPr>
      <w:r>
        <w:rPr>
          <w:rStyle w:val="FootnoteReference"/>
        </w:rPr>
        <w:footnoteRef/>
      </w:r>
      <w:r>
        <w:t xml:space="preserve"> Just as we who claim to love God judge it right to show mercy, so we can expect the divine mercy (Mt. 5:7).</w:t>
      </w:r>
    </w:p>
  </w:footnote>
  <w:footnote w:id="751">
    <w:p w14:paraId="63C08946" w14:textId="7EC52CFB" w:rsidR="00F71B79" w:rsidRDefault="00F71B79" w:rsidP="00C544D6">
      <w:pPr>
        <w:pStyle w:val="footnote"/>
      </w:pPr>
      <w:r>
        <w:rPr>
          <w:rStyle w:val="FootnoteReference"/>
        </w:rPr>
        <w:footnoteRef/>
      </w:r>
      <w:r>
        <w:t xml:space="preserve"> pure: </w:t>
      </w:r>
      <w:r w:rsidRPr="007B4ADE">
        <w:rPr>
          <w:i/>
        </w:rPr>
        <w:t>lit</w:t>
      </w:r>
      <w:r>
        <w:t>. burnt, fired: hence refined and pure (cf. Psalm 11:7).</w:t>
      </w:r>
    </w:p>
  </w:footnote>
  <w:footnote w:id="752">
    <w:p w14:paraId="6C5F33A5" w14:textId="77777777" w:rsidR="00F71B79" w:rsidRDefault="00F71B79"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3">
    <w:p w14:paraId="1B4D2C64" w14:textId="77376B3B" w:rsidR="00F71B79" w:rsidRDefault="00F71B79"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4">
    <w:p w14:paraId="7AACBE15" w14:textId="544AAC0D" w:rsidR="00F71B79" w:rsidRDefault="00F71B79"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5">
    <w:p w14:paraId="316360CF" w14:textId="52D1E6E8" w:rsidR="00F71B79" w:rsidRDefault="00F71B79" w:rsidP="00330381">
      <w:pPr>
        <w:pStyle w:val="footnote"/>
      </w:pPr>
      <w:r>
        <w:rPr>
          <w:rStyle w:val="FootnoteReference"/>
        </w:rPr>
        <w:footnoteRef/>
      </w:r>
      <w:r>
        <w:t xml:space="preserve"> [JS] or “wickedness”</w:t>
      </w:r>
    </w:p>
  </w:footnote>
  <w:footnote w:id="756">
    <w:p w14:paraId="50052FF4" w14:textId="1790CFD6" w:rsidR="00F71B79" w:rsidRDefault="00F71B79" w:rsidP="00C544D6">
      <w:pPr>
        <w:pStyle w:val="footnote"/>
      </w:pPr>
      <w:r>
        <w:rPr>
          <w:rStyle w:val="FootnoteReference"/>
        </w:rPr>
        <w:footnoteRef/>
      </w:r>
      <w:r>
        <w:t xml:space="preserve"> Cf. Ps. 110:10.</w:t>
      </w:r>
    </w:p>
  </w:footnote>
  <w:footnote w:id="757">
    <w:p w14:paraId="720D7516" w14:textId="1A9EC268" w:rsidR="00F71B79" w:rsidRDefault="00F71B79"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8">
    <w:p w14:paraId="7BCCBEE9" w14:textId="2E070483" w:rsidR="00F71B79" w:rsidRDefault="00F71B79" w:rsidP="00922B79">
      <w:pPr>
        <w:pStyle w:val="footnote"/>
      </w:pPr>
      <w:r>
        <w:rPr>
          <w:rStyle w:val="FootnoteReference"/>
        </w:rPr>
        <w:footnoteRef/>
      </w:r>
      <w:r>
        <w:t xml:space="preserve"> [JS] Coptic has, “Name”.</w:t>
      </w:r>
    </w:p>
  </w:footnote>
  <w:footnote w:id="759">
    <w:p w14:paraId="6758F0AB" w14:textId="1B97FFBE" w:rsidR="00F71B79" w:rsidRDefault="00F71B79" w:rsidP="00922B79">
      <w:pPr>
        <w:pStyle w:val="footnote"/>
      </w:pPr>
      <w:r>
        <w:rPr>
          <w:rStyle w:val="FootnoteReference"/>
        </w:rPr>
        <w:footnoteRef/>
      </w:r>
      <w:r>
        <w:t xml:space="preserve"> [JS] or “word,” or “teachings</w:t>
      </w:r>
    </w:p>
  </w:footnote>
  <w:footnote w:id="760">
    <w:p w14:paraId="323379C4" w14:textId="4014F861" w:rsidR="00F71B79" w:rsidRDefault="00F71B79" w:rsidP="00DA5B2D">
      <w:pPr>
        <w:pStyle w:val="footnote"/>
      </w:pPr>
      <w:r>
        <w:rPr>
          <w:rStyle w:val="FootnoteReference"/>
        </w:rPr>
        <w:footnoteRef/>
      </w:r>
      <w:r>
        <w:t xml:space="preserve"> [JS] [] found in Coptic. See the First Hour of Tuesday of Holy Week.</w:t>
      </w:r>
    </w:p>
  </w:footnote>
  <w:footnote w:id="761">
    <w:p w14:paraId="6F9983BE" w14:textId="25FEB91F" w:rsidR="00F71B79" w:rsidRDefault="00F71B79" w:rsidP="00881117">
      <w:pPr>
        <w:pStyle w:val="footnote"/>
      </w:pPr>
      <w:r>
        <w:rPr>
          <w:rStyle w:val="FootnoteReference"/>
        </w:rPr>
        <w:footnoteRef/>
      </w:r>
      <w:r>
        <w:t xml:space="preserve"> [JS] Fr. Athanaius has “or what shall be added unto you, by a deceitful ltongue?”</w:t>
      </w:r>
    </w:p>
  </w:footnote>
  <w:footnote w:id="762">
    <w:p w14:paraId="0951B7D8" w14:textId="2424F68A" w:rsidR="00F71B79" w:rsidRDefault="00F71B79" w:rsidP="00C544D6">
      <w:pPr>
        <w:pStyle w:val="footnote"/>
      </w:pPr>
      <w:r>
        <w:rPr>
          <w:rStyle w:val="FootnoteReference"/>
        </w:rPr>
        <w:footnoteRef/>
      </w:r>
      <w:r>
        <w:t xml:space="preserve"> Cf. Psalm 139:11; Rom. 12:20. ‘Coals of hell’. For desolation as the equivalent of hell, see Mark 13:14.</w:t>
      </w:r>
    </w:p>
  </w:footnote>
  <w:footnote w:id="763">
    <w:p w14:paraId="1F068DD9" w14:textId="40950119" w:rsidR="00F71B79" w:rsidRDefault="00F71B79" w:rsidP="00C544D6">
      <w:pPr>
        <w:pStyle w:val="footnote"/>
      </w:pPr>
      <w:r>
        <w:rPr>
          <w:rStyle w:val="FootnoteReference"/>
        </w:rPr>
        <w:footnoteRef/>
      </w:r>
      <w:r>
        <w:t xml:space="preserve"> Cf. Jeremiah 3:23. I look through the hills to their unseen Maker.</w:t>
      </w:r>
    </w:p>
  </w:footnote>
  <w:footnote w:id="764">
    <w:p w14:paraId="597C7008" w14:textId="630EBDA2" w:rsidR="00F71B79" w:rsidRDefault="00F71B79"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65">
    <w:p w14:paraId="17B7D2D5" w14:textId="062D6F27" w:rsidR="00F71B79" w:rsidRDefault="00F71B79" w:rsidP="00CE55B0">
      <w:pPr>
        <w:pStyle w:val="footnote"/>
      </w:pPr>
      <w:r>
        <w:rPr>
          <w:rStyle w:val="FootnoteReference"/>
        </w:rPr>
        <w:footnoteRef/>
      </w:r>
      <w:r>
        <w:t xml:space="preserve"> [JS] Fr. Athanasius has, “Jerusalem is built as a city: her good pleasure is in this and that:”</w:t>
      </w:r>
    </w:p>
  </w:footnote>
  <w:footnote w:id="766">
    <w:p w14:paraId="15E2D793" w14:textId="77777777" w:rsidR="00F71B79" w:rsidRDefault="00F71B79"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7">
    <w:p w14:paraId="15A2BE54" w14:textId="760CD576" w:rsidR="00F71B79" w:rsidRDefault="00F71B79" w:rsidP="00CE55B0">
      <w:pPr>
        <w:pStyle w:val="footnote"/>
      </w:pPr>
      <w:r>
        <w:rPr>
          <w:rStyle w:val="FootnoteReference"/>
        </w:rPr>
        <w:footnoteRef/>
      </w:r>
      <w:r>
        <w:t xml:space="preserve"> [JS] or “thank and praise”, “thankfully confess with praise”</w:t>
      </w:r>
    </w:p>
  </w:footnote>
  <w:footnote w:id="768">
    <w:p w14:paraId="351045EF" w14:textId="461615AB" w:rsidR="00F71B79" w:rsidRDefault="00F71B79" w:rsidP="0033276B">
      <w:pPr>
        <w:pStyle w:val="footnote"/>
      </w:pPr>
      <w:r>
        <w:rPr>
          <w:rStyle w:val="FootnoteReference"/>
        </w:rPr>
        <w:footnoteRef/>
      </w:r>
      <w:r>
        <w:t xml:space="preserve"> [JS] or “pray” or “ask after” “that which pertains to the pace of Jesrusalem”</w:t>
      </w:r>
    </w:p>
  </w:footnote>
  <w:footnote w:id="769">
    <w:p w14:paraId="3A74CEC3" w14:textId="7502B3A2" w:rsidR="00F71B79" w:rsidRDefault="00F71B79"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70">
    <w:p w14:paraId="2E2CD6B3" w14:textId="77777777" w:rsidR="00F71B79" w:rsidRDefault="00F71B79" w:rsidP="00C544D6">
      <w:pPr>
        <w:pStyle w:val="footnote"/>
      </w:pPr>
      <w:r>
        <w:rPr>
          <w:rStyle w:val="FootnoteReference"/>
        </w:rPr>
        <w:footnoteRef/>
      </w:r>
      <w:r>
        <w:t xml:space="preserve"> Hebrews 11:26; 13:13.</w:t>
      </w:r>
    </w:p>
  </w:footnote>
  <w:footnote w:id="771">
    <w:p w14:paraId="09354BED" w14:textId="77777777" w:rsidR="00F71B79" w:rsidRDefault="00F71B79" w:rsidP="00C544D6">
      <w:pPr>
        <w:pStyle w:val="footnote"/>
      </w:pPr>
      <w:r>
        <w:rPr>
          <w:rStyle w:val="FootnoteReference"/>
        </w:rPr>
        <w:footnoteRef/>
      </w:r>
      <w:r>
        <w:t xml:space="preserve"> Heaven is here (Mt. 4:17; Lk. 17:21; Prov. 17:24).</w:t>
      </w:r>
    </w:p>
  </w:footnote>
  <w:footnote w:id="772">
    <w:p w14:paraId="70E4A917" w14:textId="510327E2" w:rsidR="00F71B79" w:rsidRDefault="00F71B79" w:rsidP="0017251E">
      <w:pPr>
        <w:pStyle w:val="footnote"/>
      </w:pPr>
      <w:r>
        <w:rPr>
          <w:rStyle w:val="FootnoteReference"/>
        </w:rPr>
        <w:footnoteRef/>
      </w:r>
      <w:r>
        <w:t xml:space="preserve"> [JS] Fr. Lazarus and NETS have “irresistible”, OSB has “overwhelming”</w:t>
      </w:r>
    </w:p>
  </w:footnote>
  <w:footnote w:id="773">
    <w:p w14:paraId="045830C0" w14:textId="3777C1FD" w:rsidR="00F71B79" w:rsidRDefault="00F71B79" w:rsidP="00330381">
      <w:pPr>
        <w:pStyle w:val="footnote"/>
      </w:pPr>
      <w:r>
        <w:rPr>
          <w:rStyle w:val="FootnoteReference"/>
        </w:rPr>
        <w:footnoteRef/>
      </w:r>
      <w:r>
        <w:t xml:space="preserve"> [JS] or “evildoers”</w:t>
      </w:r>
    </w:p>
  </w:footnote>
  <w:footnote w:id="774">
    <w:p w14:paraId="09C30AE4" w14:textId="6C02AB51" w:rsidR="00F71B79" w:rsidRDefault="00F71B79" w:rsidP="00511459">
      <w:pPr>
        <w:pStyle w:val="footnote"/>
      </w:pPr>
      <w:r>
        <w:rPr>
          <w:rStyle w:val="FootnoteReference"/>
        </w:rPr>
        <w:footnoteRef/>
      </w:r>
      <w:r>
        <w:t xml:space="preserve"> [JS] Fr. Athanasius has, “the Lord has magnified His doings with them.”</w:t>
      </w:r>
    </w:p>
  </w:footnote>
  <w:footnote w:id="775">
    <w:p w14:paraId="5CAE6DBB" w14:textId="77777777" w:rsidR="00F71B79" w:rsidRDefault="00F71B79"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6">
    <w:p w14:paraId="2AB48656" w14:textId="77777777" w:rsidR="00F71B79" w:rsidRDefault="00F71B79"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7">
    <w:p w14:paraId="7602D33B" w14:textId="34E014EA" w:rsidR="00F71B79" w:rsidRDefault="00F71B79" w:rsidP="003169DD">
      <w:pPr>
        <w:pStyle w:val="footnote"/>
      </w:pPr>
      <w:r>
        <w:rPr>
          <w:rStyle w:val="FootnoteReference"/>
        </w:rPr>
        <w:footnoteRef/>
      </w:r>
      <w:r>
        <w:t xml:space="preserve"> [JS] “from your rest”, literally, “after sitting”</w:t>
      </w:r>
    </w:p>
  </w:footnote>
  <w:footnote w:id="778">
    <w:p w14:paraId="2EF38BE0" w14:textId="36D5D79C" w:rsidR="00F71B79" w:rsidRDefault="00F71B79" w:rsidP="003169DD">
      <w:pPr>
        <w:pStyle w:val="footnote"/>
      </w:pPr>
      <w:r>
        <w:rPr>
          <w:rStyle w:val="FootnoteReference"/>
        </w:rPr>
        <w:footnoteRef/>
      </w:r>
      <w:r>
        <w:t xml:space="preserve"> [JS] Fr. Athanasius has, “the children of those who have been awakened.”</w:t>
      </w:r>
    </w:p>
  </w:footnote>
  <w:footnote w:id="779">
    <w:p w14:paraId="40FE15BF" w14:textId="13C73A63" w:rsidR="00F71B79" w:rsidRDefault="00F71B79" w:rsidP="008D24A6">
      <w:pPr>
        <w:pStyle w:val="footnote"/>
      </w:pPr>
      <w:r>
        <w:rPr>
          <w:rStyle w:val="FootnoteReference"/>
        </w:rPr>
        <w:footnoteRef/>
      </w:r>
      <w:r>
        <w:t xml:space="preserve"> [JS] Fr. Lazarus has, “such exiles”</w:t>
      </w:r>
    </w:p>
  </w:footnote>
  <w:footnote w:id="780">
    <w:p w14:paraId="48D4D6D3" w14:textId="3C1F801B" w:rsidR="00F71B79" w:rsidRDefault="00F71B79" w:rsidP="00087D9B">
      <w:pPr>
        <w:pStyle w:val="footnote"/>
      </w:pPr>
      <w:r>
        <w:rPr>
          <w:rStyle w:val="FootnoteReference"/>
        </w:rPr>
        <w:footnoteRef/>
      </w:r>
      <w:r>
        <w:t xml:space="preserve"> [JS] Fr. Athanasius has, “You will be blessed”</w:t>
      </w:r>
    </w:p>
  </w:footnote>
  <w:footnote w:id="781">
    <w:p w14:paraId="3AE714F7" w14:textId="7F960624" w:rsidR="00F71B79" w:rsidRDefault="00F71B79" w:rsidP="00537702">
      <w:pPr>
        <w:pStyle w:val="footnote"/>
      </w:pPr>
      <w:r>
        <w:rPr>
          <w:rStyle w:val="FootnoteReference"/>
        </w:rPr>
        <w:footnoteRef/>
      </w:r>
      <w:r>
        <w:t xml:space="preserve"> [JS] Fr. Athanasius has “the Lord will bless,” and “you will see the joys”</w:t>
      </w:r>
    </w:p>
  </w:footnote>
  <w:footnote w:id="782">
    <w:p w14:paraId="7A7A17DB" w14:textId="31683221" w:rsidR="00F71B79" w:rsidRDefault="00F71B79" w:rsidP="00087D9B">
      <w:pPr>
        <w:pStyle w:val="footnote"/>
      </w:pPr>
      <w:r>
        <w:rPr>
          <w:rStyle w:val="FootnoteReference"/>
        </w:rPr>
        <w:footnoteRef/>
      </w:r>
      <w:r>
        <w:t xml:space="preserve"> [JS]. Fr. Athanasius has, “you will,” instead of “may you”, throughout these last two vs. Lit. “sonss’ sons”</w:t>
      </w:r>
    </w:p>
  </w:footnote>
  <w:footnote w:id="783">
    <w:p w14:paraId="60A69A9F" w14:textId="2E477841" w:rsidR="00F71B79" w:rsidRDefault="00F71B79" w:rsidP="0061464A">
      <w:pPr>
        <w:pStyle w:val="footnote"/>
      </w:pPr>
      <w:r>
        <w:rPr>
          <w:rStyle w:val="FootnoteReference"/>
        </w:rPr>
        <w:footnoteRef/>
      </w:r>
      <w:r>
        <w:t xml:space="preserve"> [JS] OSB has “schemed behind my back,” NETS has, “On my back the sinners were practicing hteir skill”</w:t>
      </w:r>
    </w:p>
  </w:footnote>
  <w:footnote w:id="784">
    <w:p w14:paraId="74FF21CF" w14:textId="3FFF46C5" w:rsidR="00F71B79" w:rsidRDefault="00F71B79" w:rsidP="0061464A">
      <w:pPr>
        <w:pStyle w:val="footnote"/>
      </w:pPr>
      <w:r>
        <w:rPr>
          <w:rStyle w:val="FootnoteReference"/>
        </w:rPr>
        <w:footnoteRef/>
      </w:r>
      <w:r>
        <w:t xml:space="preserve"> [JS] or “lawlessness”</w:t>
      </w:r>
    </w:p>
  </w:footnote>
  <w:footnote w:id="785">
    <w:p w14:paraId="6A925E31" w14:textId="50F1CD8D" w:rsidR="00F71B79" w:rsidRDefault="00F71B79"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6">
    <w:p w14:paraId="0FC01CF2" w14:textId="3C79D2D9" w:rsidR="00F71B79" w:rsidRDefault="00F71B79" w:rsidP="00714F88">
      <w:pPr>
        <w:pStyle w:val="footnote"/>
      </w:pPr>
      <w:r>
        <w:rPr>
          <w:rStyle w:val="FootnoteReference"/>
        </w:rPr>
        <w:footnoteRef/>
      </w:r>
      <w:r>
        <w:t xml:space="preserve"> [JS] or “transgressions” or “acts of lawlessness”, throughout.</w:t>
      </w:r>
    </w:p>
  </w:footnote>
  <w:footnote w:id="787">
    <w:p w14:paraId="0461F9AD" w14:textId="6F28CA37" w:rsidR="00F71B79" w:rsidRDefault="00F71B79" w:rsidP="00714F88">
      <w:pPr>
        <w:pStyle w:val="footnote"/>
      </w:pPr>
      <w:r>
        <w:rPr>
          <w:rStyle w:val="FootnoteReference"/>
        </w:rPr>
        <w:footnoteRef/>
      </w:r>
      <w:r>
        <w:t xml:space="preserve"> [JS] or “forgiveness”</w:t>
      </w:r>
    </w:p>
  </w:footnote>
  <w:footnote w:id="788">
    <w:p w14:paraId="0C346C8C" w14:textId="77777777" w:rsidR="00F71B79" w:rsidRDefault="00F71B79"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89">
    <w:p w14:paraId="5234FC2B" w14:textId="0EBBDCE3" w:rsidR="00F71B79" w:rsidRDefault="00F71B79" w:rsidP="00C544D6">
      <w:pPr>
        <w:pStyle w:val="footnote"/>
      </w:pPr>
      <w:r>
        <w:rPr>
          <w:rStyle w:val="FootnoteReference"/>
        </w:rPr>
        <w:footnoteRef/>
      </w:r>
      <w:r>
        <w:t xml:space="preserve"> Cf. Titus 2:14.</w:t>
      </w:r>
    </w:p>
  </w:footnote>
  <w:footnote w:id="790">
    <w:p w14:paraId="55BAD822" w14:textId="77777777" w:rsidR="00F71B79" w:rsidRDefault="00F71B79" w:rsidP="00C544D6">
      <w:pPr>
        <w:pStyle w:val="footnote"/>
      </w:pPr>
      <w:r>
        <w:rPr>
          <w:rStyle w:val="FootnoteReference"/>
        </w:rPr>
        <w:footnoteRef/>
      </w:r>
      <w:r>
        <w:t xml:space="preserve"> Prov. 29:1; 2 Kings 17:14; Neh. 9:16; Dt. 9:6.</w:t>
      </w:r>
    </w:p>
  </w:footnote>
  <w:footnote w:id="791">
    <w:p w14:paraId="4E2F71A4" w14:textId="2CCCE707" w:rsidR="00F71B79" w:rsidRDefault="00F71B79" w:rsidP="00C0758B">
      <w:pPr>
        <w:pStyle w:val="footnote"/>
      </w:pPr>
      <w:r>
        <w:rPr>
          <w:rStyle w:val="FootnoteReference"/>
        </w:rPr>
        <w:footnoteRef/>
      </w:r>
      <w:r>
        <w:t xml:space="preserve"> [JS] literally “the tabernacle of my house”</w:t>
      </w:r>
    </w:p>
  </w:footnote>
  <w:footnote w:id="792">
    <w:p w14:paraId="7C027A5F" w14:textId="25B43E29" w:rsidR="00F71B79" w:rsidRDefault="00F71B79"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3">
    <w:p w14:paraId="061D8F8B" w14:textId="29FA4A55" w:rsidR="00F71B79" w:rsidRDefault="00F71B79" w:rsidP="00C544D6">
      <w:pPr>
        <w:pStyle w:val="footnote"/>
      </w:pPr>
      <w:r>
        <w:rPr>
          <w:rStyle w:val="FootnoteReference"/>
        </w:rPr>
        <w:footnoteRef/>
      </w:r>
      <w:r>
        <w:t xml:space="preserve"> Cf. 1 Kings 6:21 (1 Sam. 6:21).</w:t>
      </w:r>
    </w:p>
  </w:footnote>
  <w:footnote w:id="794">
    <w:p w14:paraId="7A5052C0" w14:textId="161D9B7D" w:rsidR="00F71B79" w:rsidRDefault="00F71B79" w:rsidP="00023B09">
      <w:pPr>
        <w:pStyle w:val="footnote"/>
      </w:pPr>
      <w:r>
        <w:rPr>
          <w:rStyle w:val="FootnoteReference"/>
        </w:rPr>
        <w:footnoteRef/>
      </w:r>
      <w:r>
        <w:t xml:space="preserve"> [JS] “do obeisance”, i.e. literally “bow down”</w:t>
      </w:r>
    </w:p>
  </w:footnote>
  <w:footnote w:id="795">
    <w:p w14:paraId="7B1B3D1C" w14:textId="1A224FFE" w:rsidR="00F71B79" w:rsidRDefault="00F71B79" w:rsidP="00023B09">
      <w:pPr>
        <w:pStyle w:val="footnote"/>
      </w:pPr>
      <w:r>
        <w:rPr>
          <w:rStyle w:val="FootnoteReference"/>
        </w:rPr>
        <w:footnoteRef/>
      </w:r>
      <w:r>
        <w:t xml:space="preserve"> [JS] Fr. Lazarus has “resting-place”</w:t>
      </w:r>
    </w:p>
  </w:footnote>
  <w:footnote w:id="796">
    <w:p w14:paraId="57742C2B" w14:textId="024D8554" w:rsidR="00F71B79" w:rsidRDefault="00F71B79" w:rsidP="00023B09">
      <w:pPr>
        <w:pStyle w:val="footnote"/>
      </w:pPr>
      <w:r>
        <w:rPr>
          <w:rStyle w:val="FootnoteReference"/>
        </w:rPr>
        <w:footnoteRef/>
      </w:r>
      <w:r>
        <w:t xml:space="preserve"> [JS] or “the ark of Your holiness”</w:t>
      </w:r>
    </w:p>
  </w:footnote>
  <w:footnote w:id="797">
    <w:p w14:paraId="371872E1" w14:textId="77777777" w:rsidR="00F71B79" w:rsidRDefault="00F71B79" w:rsidP="00C544D6">
      <w:pPr>
        <w:pStyle w:val="footnote"/>
      </w:pPr>
      <w:r>
        <w:rPr>
          <w:rStyle w:val="FootnoteReference"/>
        </w:rPr>
        <w:footnoteRef/>
      </w:r>
      <w:r>
        <w:t xml:space="preserve"> Ps. 131:8-10 = 2 Chron. 6:41-42.</w:t>
      </w:r>
    </w:p>
  </w:footnote>
  <w:footnote w:id="798">
    <w:p w14:paraId="3FFC0219" w14:textId="77777777" w:rsidR="00F71B79" w:rsidRDefault="00F71B79" w:rsidP="00C544D6">
      <w:pPr>
        <w:pStyle w:val="footnote"/>
      </w:pPr>
      <w:r>
        <w:rPr>
          <w:rStyle w:val="FootnoteReference"/>
        </w:rPr>
        <w:footnoteRef/>
      </w:r>
      <w:r>
        <w:t xml:space="preserve"> I Chron. 17:11-14; Acts 2:30-33.</w:t>
      </w:r>
    </w:p>
  </w:footnote>
  <w:footnote w:id="799">
    <w:p w14:paraId="750994E1" w14:textId="39B5FB55" w:rsidR="00F71B79" w:rsidRDefault="00F71B79" w:rsidP="00631963">
      <w:pPr>
        <w:pStyle w:val="footnote"/>
      </w:pPr>
      <w:r>
        <w:rPr>
          <w:rStyle w:val="FootnoteReference"/>
        </w:rPr>
        <w:footnoteRef/>
      </w:r>
      <w:r>
        <w:t xml:space="preserve"> [JS] Coptic has “widow”.</w:t>
      </w:r>
    </w:p>
  </w:footnote>
  <w:footnote w:id="800">
    <w:p w14:paraId="20533A22" w14:textId="760F6E73" w:rsidR="00F71B79" w:rsidRDefault="00F71B79" w:rsidP="00631963">
      <w:pPr>
        <w:pStyle w:val="footnote"/>
      </w:pPr>
      <w:r>
        <w:rPr>
          <w:rStyle w:val="FootnoteReference"/>
        </w:rPr>
        <w:footnoteRef/>
      </w:r>
      <w:r>
        <w:t xml:space="preserve"> [JS] or “rejoice with rejoicing”</w:t>
      </w:r>
    </w:p>
  </w:footnote>
  <w:footnote w:id="801">
    <w:p w14:paraId="41E94330" w14:textId="77777777" w:rsidR="00F71B79" w:rsidRDefault="00F71B79" w:rsidP="00C544D6">
      <w:pPr>
        <w:pStyle w:val="footnote"/>
      </w:pPr>
      <w:r>
        <w:rPr>
          <w:rStyle w:val="FootnoteReference"/>
        </w:rPr>
        <w:footnoteRef/>
      </w:r>
      <w:r>
        <w:t xml:space="preserve"> stock: </w:t>
      </w:r>
      <w:r w:rsidRPr="00783CA0">
        <w:rPr>
          <w:i/>
        </w:rPr>
        <w:t>lit</w:t>
      </w:r>
      <w:r>
        <w:t>. horn.</w:t>
      </w:r>
    </w:p>
  </w:footnote>
  <w:footnote w:id="802">
    <w:p w14:paraId="2CC35491" w14:textId="77777777" w:rsidR="00F71B79" w:rsidRDefault="00F71B79"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803">
    <w:p w14:paraId="5C900721" w14:textId="77777777" w:rsidR="00F71B79" w:rsidRDefault="00F71B79"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4">
    <w:p w14:paraId="1C6E6FA2" w14:textId="77777777" w:rsidR="00F71B79" w:rsidRDefault="00F71B79"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5">
    <w:p w14:paraId="53BD49E1" w14:textId="53C59812" w:rsidR="00F71B79" w:rsidRDefault="00F71B79"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6">
    <w:p w14:paraId="6C27778C" w14:textId="276CBE19" w:rsidR="00F71B79" w:rsidRDefault="00F71B79" w:rsidP="008B199B">
      <w:pPr>
        <w:pStyle w:val="footnote"/>
      </w:pPr>
      <w:r>
        <w:rPr>
          <w:rStyle w:val="FootnoteReference"/>
        </w:rPr>
        <w:footnoteRef/>
      </w:r>
      <w:r>
        <w:t xml:space="preserve"> [JS] literally, “slaves”</w:t>
      </w:r>
    </w:p>
  </w:footnote>
  <w:footnote w:id="807">
    <w:p w14:paraId="1FC82724" w14:textId="77777777" w:rsidR="00F71B79" w:rsidRDefault="00F71B79" w:rsidP="00C544D6">
      <w:pPr>
        <w:pStyle w:val="footnote"/>
      </w:pPr>
      <w:r>
        <w:rPr>
          <w:rStyle w:val="FootnoteReference"/>
        </w:rPr>
        <w:footnoteRef/>
      </w:r>
      <w:r>
        <w:t xml:space="preserve"> The kingdoms of this world have become the kingdoms of our Lord and of His Christ’ (Rev. 11:15).</w:t>
      </w:r>
    </w:p>
  </w:footnote>
  <w:footnote w:id="808">
    <w:p w14:paraId="5C9240DB" w14:textId="77777777" w:rsidR="00F71B79" w:rsidRDefault="00F71B79" w:rsidP="00C544D6">
      <w:pPr>
        <w:pStyle w:val="footnote"/>
      </w:pPr>
      <w:r>
        <w:rPr>
          <w:rStyle w:val="FootnoteReference"/>
        </w:rPr>
        <w:footnoteRef/>
      </w:r>
      <w:r>
        <w:t xml:space="preserve"> Deut. 32:36.</w:t>
      </w:r>
    </w:p>
  </w:footnote>
  <w:footnote w:id="809">
    <w:p w14:paraId="6CA454B0" w14:textId="699660A9" w:rsidR="00F71B79" w:rsidRDefault="00F71B79" w:rsidP="009F1DA0">
      <w:pPr>
        <w:pStyle w:val="footnote"/>
      </w:pPr>
      <w:r>
        <w:rPr>
          <w:rStyle w:val="FootnoteReference"/>
        </w:rPr>
        <w:footnoteRef/>
      </w:r>
      <w:r>
        <w:t xml:space="preserve"> [JS] [] lacking in all but OSB</w:t>
      </w:r>
    </w:p>
  </w:footnote>
  <w:footnote w:id="810">
    <w:p w14:paraId="71CEF4E9" w14:textId="77777777" w:rsidR="00F71B79" w:rsidRDefault="00F71B79"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11">
    <w:p w14:paraId="6639BD0B" w14:textId="45AA87DA" w:rsidR="00F71B79" w:rsidRDefault="00F71B79"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2">
    <w:p w14:paraId="2B96894E" w14:textId="6C468A01" w:rsidR="00F71B79" w:rsidRDefault="00F71B79" w:rsidP="00C544D6">
      <w:pPr>
        <w:pStyle w:val="footnote"/>
      </w:pPr>
      <w:r>
        <w:rPr>
          <w:rStyle w:val="FootnoteReference"/>
        </w:rPr>
        <w:footnoteRef/>
      </w:r>
      <w:r>
        <w:t xml:space="preserve"> mercy: </w:t>
      </w:r>
      <w:r w:rsidRPr="007F3CE8">
        <w:rPr>
          <w:i/>
        </w:rPr>
        <w:t>or</w:t>
      </w:r>
      <w:r>
        <w:t xml:space="preserve"> love. Cf. Lk. 10:37.</w:t>
      </w:r>
    </w:p>
  </w:footnote>
  <w:footnote w:id="813">
    <w:p w14:paraId="08E6A124" w14:textId="11CACB93" w:rsidR="00F71B79" w:rsidRDefault="00F71B79"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4">
    <w:p w14:paraId="39412F7E" w14:textId="1E04020D" w:rsidR="00F71B79" w:rsidRDefault="00F71B79" w:rsidP="00AE1E0F">
      <w:pPr>
        <w:pStyle w:val="footnote"/>
      </w:pPr>
      <w:r>
        <w:rPr>
          <w:rStyle w:val="FootnoteReference"/>
        </w:rPr>
        <w:footnoteRef/>
      </w:r>
      <w:r>
        <w:t xml:space="preserve"> [JS] or “and shook of Pharaoh and his army into the Red sea,”</w:t>
      </w:r>
    </w:p>
  </w:footnote>
  <w:footnote w:id="815">
    <w:p w14:paraId="0B96BC12" w14:textId="30893C5B" w:rsidR="00F71B79" w:rsidRDefault="00F71B79" w:rsidP="00AE1E0F">
      <w:pPr>
        <w:pStyle w:val="footnote"/>
      </w:pPr>
      <w:r>
        <w:rPr>
          <w:rStyle w:val="FootnoteReference"/>
        </w:rPr>
        <w:footnoteRef/>
      </w:r>
      <w:r>
        <w:t xml:space="preserve"> [JS] or “slew”</w:t>
      </w:r>
    </w:p>
  </w:footnote>
  <w:footnote w:id="816">
    <w:p w14:paraId="0DA78EFF" w14:textId="6EE98942" w:rsidR="00F71B79" w:rsidRDefault="00F71B79" w:rsidP="00AE1E0F">
      <w:pPr>
        <w:pStyle w:val="footnote"/>
      </w:pPr>
      <w:r>
        <w:rPr>
          <w:rStyle w:val="FootnoteReference"/>
        </w:rPr>
        <w:footnoteRef/>
      </w:r>
      <w:r>
        <w:t xml:space="preserve"> [JS] [] lacking in all but the Copitc. This verse and 16b lacking in most translations.</w:t>
      </w:r>
    </w:p>
  </w:footnote>
  <w:footnote w:id="817">
    <w:p w14:paraId="491E3626" w14:textId="77777777" w:rsidR="00F71B79" w:rsidRDefault="00F71B79"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18">
    <w:p w14:paraId="27102E37" w14:textId="01E87A4E" w:rsidR="00F71B79" w:rsidRDefault="00F71B79" w:rsidP="00C544D6">
      <w:pPr>
        <w:pStyle w:val="footnote"/>
      </w:pPr>
      <w:r>
        <w:rPr>
          <w:rStyle w:val="FootnoteReference"/>
        </w:rPr>
        <w:footnoteRef/>
      </w:r>
      <w:r>
        <w:t xml:space="preserve"> See previous footnote.</w:t>
      </w:r>
    </w:p>
  </w:footnote>
  <w:footnote w:id="819">
    <w:p w14:paraId="32C9C8BA" w14:textId="1283C1AE" w:rsidR="00F71B79" w:rsidRDefault="00F71B79"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0">
    <w:p w14:paraId="1CAEC73A" w14:textId="2CFEA53A" w:rsidR="00F71B79" w:rsidRDefault="00F71B79" w:rsidP="00AC3281">
      <w:pPr>
        <w:pStyle w:val="footnote"/>
      </w:pPr>
      <w:r>
        <w:rPr>
          <w:rStyle w:val="FootnoteReference"/>
        </w:rPr>
        <w:footnoteRef/>
      </w:r>
      <w:r>
        <w:t xml:space="preserve"> [JS] or “thank”, or “thankfully confess with praise”</w:t>
      </w:r>
    </w:p>
  </w:footnote>
  <w:footnote w:id="821">
    <w:p w14:paraId="02264BC2" w14:textId="77777777" w:rsidR="00F71B79" w:rsidRDefault="00F71B79"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2">
    <w:p w14:paraId="474A88D1" w14:textId="00155028" w:rsidR="00F71B79" w:rsidRDefault="00F71B79" w:rsidP="00AC3281">
      <w:pPr>
        <w:pStyle w:val="footnote"/>
      </w:pPr>
      <w:r>
        <w:rPr>
          <w:rStyle w:val="FootnoteReference"/>
        </w:rPr>
        <w:footnoteRef/>
      </w:r>
      <w:r>
        <w:t xml:space="preserve"> [JS] “do obeisance”, elsewhere rendered “worship’, but referring to the physical act.</w:t>
      </w:r>
    </w:p>
  </w:footnote>
  <w:footnote w:id="823">
    <w:p w14:paraId="1B1D5002" w14:textId="29B07E11" w:rsidR="00F71B79" w:rsidRDefault="00F71B79" w:rsidP="00C1761F">
      <w:pPr>
        <w:pStyle w:val="footnote"/>
      </w:pPr>
      <w:r>
        <w:rPr>
          <w:rStyle w:val="FootnoteReference"/>
        </w:rPr>
        <w:footnoteRef/>
      </w:r>
      <w:r>
        <w:t xml:space="preserve"> [JS] or “give thanks to,” or “prase,” or “thankfully confess Your Name with praise”</w:t>
      </w:r>
    </w:p>
  </w:footnote>
  <w:footnote w:id="824">
    <w:p w14:paraId="12351032" w14:textId="637DDCD6" w:rsidR="00F71B79" w:rsidRDefault="00F71B79"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5">
    <w:p w14:paraId="00F8589A" w14:textId="3079BAC3" w:rsidR="00F71B79" w:rsidRDefault="00F71B79" w:rsidP="00C1761F">
      <w:pPr>
        <w:pStyle w:val="footnote"/>
      </w:pPr>
      <w:r>
        <w:rPr>
          <w:rStyle w:val="FootnoteReference"/>
        </w:rPr>
        <w:footnoteRef/>
      </w:r>
      <w:r>
        <w:t xml:space="preserve"> [JS] or “acknowledge,” or “give thanks to,” or “thankfully confess with praise”</w:t>
      </w:r>
    </w:p>
  </w:footnote>
  <w:footnote w:id="826">
    <w:p w14:paraId="18BB02EB" w14:textId="33FE7177" w:rsidR="00F71B79" w:rsidRDefault="00F71B79"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27">
    <w:p w14:paraId="333B0F0E" w14:textId="4D89FC4A" w:rsidR="00F71B79" w:rsidRDefault="00F71B79" w:rsidP="00FF6795">
      <w:pPr>
        <w:pStyle w:val="footnote"/>
      </w:pPr>
      <w:r>
        <w:rPr>
          <w:rStyle w:val="FootnoteReference"/>
        </w:rPr>
        <w:footnoteRef/>
      </w:r>
      <w:r>
        <w:t xml:space="preserve"> [JS] literally “those who are exalted” or “the high things”</w:t>
      </w:r>
    </w:p>
  </w:footnote>
  <w:footnote w:id="828">
    <w:p w14:paraId="596BB70E" w14:textId="27F87B4A" w:rsidR="00F71B79" w:rsidRDefault="00F71B79" w:rsidP="00C544D6">
      <w:pPr>
        <w:pStyle w:val="footnote"/>
      </w:pPr>
      <w:r>
        <w:rPr>
          <w:rStyle w:val="FootnoteReference"/>
        </w:rPr>
        <w:footnoteRef/>
      </w:r>
      <w:r>
        <w:t xml:space="preserve"> The Spirit of the Lord fills the world (Wisdom 1:7). [JS] presence: literally “face”</w:t>
      </w:r>
    </w:p>
  </w:footnote>
  <w:footnote w:id="829">
    <w:p w14:paraId="7AB3BB43" w14:textId="5D02016E" w:rsidR="00F71B79" w:rsidRDefault="00F71B79" w:rsidP="00485563">
      <w:pPr>
        <w:pStyle w:val="footnote"/>
      </w:pPr>
      <w:r>
        <w:rPr>
          <w:rStyle w:val="FootnoteReference"/>
        </w:rPr>
        <w:footnoteRef/>
      </w:r>
      <w:r>
        <w:t xml:space="preserve"> [JS] or “possess”</w:t>
      </w:r>
    </w:p>
  </w:footnote>
  <w:footnote w:id="830">
    <w:p w14:paraId="145A6B15" w14:textId="77777777" w:rsidR="00F71B79" w:rsidRDefault="00F71B79" w:rsidP="00C544D6">
      <w:pPr>
        <w:pStyle w:val="footnote"/>
      </w:pPr>
      <w:r>
        <w:rPr>
          <w:rStyle w:val="FootnoteReference"/>
        </w:rPr>
        <w:footnoteRef/>
      </w:r>
      <w:r>
        <w:t xml:space="preserve"> heart: </w:t>
      </w:r>
      <w:r w:rsidRPr="007F3CE8">
        <w:rPr>
          <w:i/>
        </w:rPr>
        <w:t>lit</w:t>
      </w:r>
      <w:r>
        <w:t>. kidneys (seat of the affections in Hebrew thought).</w:t>
      </w:r>
    </w:p>
  </w:footnote>
  <w:footnote w:id="831">
    <w:p w14:paraId="5EA66D53" w14:textId="1C1D5AB6" w:rsidR="00F71B79" w:rsidRDefault="00F71B79" w:rsidP="00485563">
      <w:pPr>
        <w:pStyle w:val="footnote"/>
      </w:pPr>
      <w:r>
        <w:rPr>
          <w:rStyle w:val="FootnoteReference"/>
        </w:rPr>
        <w:footnoteRef/>
      </w:r>
      <w:r>
        <w:t xml:space="preserve"> [JS] or “give thanks,” or “thankfully confess You with praise”</w:t>
      </w:r>
    </w:p>
  </w:footnote>
  <w:footnote w:id="832">
    <w:p w14:paraId="42F762F1" w14:textId="43ABB4D6" w:rsidR="00F71B79" w:rsidRDefault="00F71B79" w:rsidP="00676E6A">
      <w:pPr>
        <w:pStyle w:val="footnote"/>
      </w:pPr>
      <w:r>
        <w:rPr>
          <w:rStyle w:val="FootnoteReference"/>
        </w:rPr>
        <w:footnoteRef/>
      </w:r>
      <w:r>
        <w:t xml:space="preserve"> [JS] or “authorities” or “powers”</w:t>
      </w:r>
    </w:p>
  </w:footnote>
  <w:footnote w:id="833">
    <w:p w14:paraId="4E73646F" w14:textId="549C13C9" w:rsidR="00F71B79" w:rsidRDefault="00F71B79" w:rsidP="00EB72A3">
      <w:pPr>
        <w:pStyle w:val="footnote"/>
      </w:pPr>
      <w:r>
        <w:rPr>
          <w:rStyle w:val="FootnoteReference"/>
        </w:rPr>
        <w:footnoteRef/>
      </w:r>
      <w:r>
        <w:t xml:space="preserve"> [JS] or “and do I not waste away because of my enemies?”</w:t>
      </w:r>
    </w:p>
  </w:footnote>
  <w:footnote w:id="834">
    <w:p w14:paraId="4CC16564" w14:textId="262FCF3B" w:rsidR="00F71B79" w:rsidRDefault="00F71B79" w:rsidP="00814FC4">
      <w:pPr>
        <w:pStyle w:val="footnote"/>
      </w:pPr>
      <w:r>
        <w:rPr>
          <w:rStyle w:val="FootnoteReference"/>
        </w:rPr>
        <w:footnoteRef/>
      </w:r>
      <w:r>
        <w:t xml:space="preserve"> [JS] or “way of iniquity”</w:t>
      </w:r>
    </w:p>
  </w:footnote>
  <w:footnote w:id="835">
    <w:p w14:paraId="6BCAB3AE" w14:textId="77777777" w:rsidR="00F71B79" w:rsidRDefault="00F71B79" w:rsidP="00C544D6">
      <w:pPr>
        <w:pStyle w:val="footnote"/>
      </w:pPr>
      <w:r>
        <w:rPr>
          <w:rStyle w:val="FootnoteReference"/>
        </w:rPr>
        <w:footnoteRef/>
      </w:r>
      <w:r>
        <w:t xml:space="preserve"> ‘He gives songs in the night’ (Job. 35:10).</w:t>
      </w:r>
    </w:p>
  </w:footnote>
  <w:footnote w:id="836">
    <w:p w14:paraId="6FFB8AE3" w14:textId="30159915" w:rsidR="00F71B79" w:rsidRDefault="00F71B79" w:rsidP="00FF4A4F">
      <w:pPr>
        <w:pStyle w:val="footnote"/>
      </w:pPr>
      <w:r>
        <w:rPr>
          <w:rStyle w:val="FootnoteReference"/>
        </w:rPr>
        <w:footnoteRef/>
      </w:r>
      <w:r>
        <w:t xml:space="preserve"> Literally “voice”</w:t>
      </w:r>
    </w:p>
  </w:footnote>
  <w:footnote w:id="837">
    <w:p w14:paraId="1995E6B7" w14:textId="70D38F62" w:rsidR="00F71B79" w:rsidRDefault="00F71B79" w:rsidP="00EB72A3">
      <w:pPr>
        <w:pStyle w:val="footnote"/>
      </w:pPr>
      <w:r>
        <w:rPr>
          <w:rStyle w:val="FootnoteReference"/>
        </w:rPr>
        <w:footnoteRef/>
      </w:r>
      <w:r>
        <w:t xml:space="preserve"> [JS] or “praise,” or “give thanks to,” or “thankfully confess with praise”</w:t>
      </w:r>
    </w:p>
  </w:footnote>
  <w:footnote w:id="838">
    <w:p w14:paraId="7EBC0985" w14:textId="77777777" w:rsidR="00F71B79" w:rsidRDefault="00F71B79" w:rsidP="00784373">
      <w:pPr>
        <w:pStyle w:val="footnote"/>
      </w:pPr>
      <w:r>
        <w:rPr>
          <w:rStyle w:val="FootnoteReference"/>
        </w:rPr>
        <w:footnoteRef/>
      </w:r>
      <w:r>
        <w:t xml:space="preserve"> [JS] or “Hades”.</w:t>
      </w:r>
    </w:p>
  </w:footnote>
  <w:footnote w:id="839">
    <w:p w14:paraId="5A5C1D1C" w14:textId="586EEB89" w:rsidR="00F71B79" w:rsidRDefault="00F71B79"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0">
    <w:p w14:paraId="1AD5A19A" w14:textId="77777777" w:rsidR="00F71B79" w:rsidRDefault="00F71B79" w:rsidP="00C544D6">
      <w:pPr>
        <w:pStyle w:val="footnote"/>
      </w:pPr>
      <w:r>
        <w:rPr>
          <w:rStyle w:val="FootnoteReference"/>
        </w:rPr>
        <w:footnoteRef/>
      </w:r>
      <w:r>
        <w:t xml:space="preserve"> this way: the confession of Christ (2 Tim. 3:12).</w:t>
      </w:r>
    </w:p>
  </w:footnote>
  <w:footnote w:id="841">
    <w:p w14:paraId="1B4DA4D8" w14:textId="4D3CDF72" w:rsidR="00F71B79" w:rsidRDefault="00F71B79" w:rsidP="00EB72A3">
      <w:pPr>
        <w:pStyle w:val="footnote"/>
      </w:pPr>
      <w:r>
        <w:rPr>
          <w:rStyle w:val="FootnoteReference"/>
        </w:rPr>
        <w:footnoteRef/>
      </w:r>
      <w:r>
        <w:t xml:space="preserve"> [JS] or “praise” or “thive thanks to,” or “thankfully confess with praise”</w:t>
      </w:r>
    </w:p>
  </w:footnote>
  <w:footnote w:id="842">
    <w:p w14:paraId="10A5500A" w14:textId="77777777" w:rsidR="00F71B79" w:rsidRDefault="00F71B79" w:rsidP="00C544D6">
      <w:pPr>
        <w:pStyle w:val="footnote"/>
      </w:pPr>
      <w:r>
        <w:rPr>
          <w:rStyle w:val="FootnoteReference"/>
        </w:rPr>
        <w:footnoteRef/>
      </w:r>
      <w:r>
        <w:t xml:space="preserve"> These two lines are identical with Lamentations 3:6.</w:t>
      </w:r>
    </w:p>
  </w:footnote>
  <w:footnote w:id="843">
    <w:p w14:paraId="30FC40DD" w14:textId="11119DF6" w:rsidR="00F71B79" w:rsidRDefault="00F71B79" w:rsidP="00C544D6">
      <w:pPr>
        <w:pStyle w:val="footnote"/>
      </w:pPr>
      <w:r>
        <w:rPr>
          <w:rStyle w:val="FootnoteReference"/>
        </w:rPr>
        <w:footnoteRef/>
      </w:r>
      <w:r>
        <w:t xml:space="preserve"> Cf. Rev. 10:5; Ezek. 20:23,28,42; Deut. 32:14.</w:t>
      </w:r>
    </w:p>
  </w:footnote>
  <w:footnote w:id="844">
    <w:p w14:paraId="58511EB9" w14:textId="77777777" w:rsidR="00F71B79" w:rsidRDefault="00F71B79"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5">
    <w:p w14:paraId="3B148124" w14:textId="77777777" w:rsidR="00F71B79" w:rsidRDefault="00F71B79"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6">
    <w:p w14:paraId="1CAB0511" w14:textId="43E4190B" w:rsidR="00F71B79" w:rsidRDefault="00F71B79" w:rsidP="00C544D6">
      <w:pPr>
        <w:pStyle w:val="footnote"/>
      </w:pPr>
      <w:r>
        <w:rPr>
          <w:rStyle w:val="FootnoteReference"/>
        </w:rPr>
        <w:footnoteRef/>
      </w:r>
      <w:r>
        <w:t xml:space="preserve"> Cf. ‘If I am lifted up from the earth, I will draw all men to Me’ (Jn. 12:32). See also Psalm 45:11 and the note there.</w:t>
      </w:r>
    </w:p>
  </w:footnote>
  <w:footnote w:id="847">
    <w:p w14:paraId="13B01E95" w14:textId="737A6D70" w:rsidR="00F71B79" w:rsidRDefault="00F71B79" w:rsidP="00F53108">
      <w:pPr>
        <w:pStyle w:val="footnote"/>
      </w:pPr>
      <w:r>
        <w:rPr>
          <w:rStyle w:val="FootnoteReference"/>
        </w:rPr>
        <w:footnoteRef/>
      </w:r>
      <w:r>
        <w:t xml:space="preserve"> [JS] or “gush forth”, “overflow”</w:t>
      </w:r>
    </w:p>
  </w:footnote>
  <w:footnote w:id="848">
    <w:p w14:paraId="291B5302" w14:textId="22414254" w:rsidR="00F71B79" w:rsidRDefault="00F71B79" w:rsidP="00F53108">
      <w:pPr>
        <w:pStyle w:val="footnote"/>
      </w:pPr>
      <w:r>
        <w:rPr>
          <w:rStyle w:val="FootnoteReference"/>
        </w:rPr>
        <w:footnoteRef/>
      </w:r>
      <w:r>
        <w:t xml:space="preserve"> [JS] or “thankfully confess You with praise”, or “praise”, or “give thanks to”</w:t>
      </w:r>
    </w:p>
  </w:footnote>
  <w:footnote w:id="849">
    <w:p w14:paraId="7FEF7BE1" w14:textId="0F451A05" w:rsidR="00F71B79" w:rsidRDefault="00F71B79" w:rsidP="008D3680">
      <w:pPr>
        <w:pStyle w:val="footnote"/>
      </w:pPr>
      <w:r>
        <w:rPr>
          <w:rStyle w:val="FootnoteReference"/>
        </w:rPr>
        <w:footnoteRef/>
      </w:r>
      <w:r>
        <w:t xml:space="preserve"> [JS] literally “holy ones”</w:t>
      </w:r>
    </w:p>
  </w:footnote>
  <w:footnote w:id="850">
    <w:p w14:paraId="67EE1F7C" w14:textId="1AC854C4" w:rsidR="00F71B79" w:rsidRDefault="00F71B79"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51">
    <w:p w14:paraId="353ACEBC" w14:textId="59328CB4" w:rsidR="00F71B79" w:rsidRDefault="00F71B79" w:rsidP="00C544D6">
      <w:pPr>
        <w:pStyle w:val="footnote"/>
      </w:pPr>
      <w:r>
        <w:rPr>
          <w:rStyle w:val="FootnoteReference"/>
        </w:rPr>
        <w:footnoteRef/>
      </w:r>
      <w:r>
        <w:t xml:space="preserve"> Cf. Ps. 145:2 with Ps. 103:33. Only verbs differ.</w:t>
      </w:r>
    </w:p>
  </w:footnote>
  <w:footnote w:id="852">
    <w:p w14:paraId="35C0C4DD" w14:textId="71AC6682" w:rsidR="00F71B79" w:rsidRDefault="00F71B79" w:rsidP="007F50FD">
      <w:pPr>
        <w:pStyle w:val="footnote"/>
      </w:pPr>
      <w:r>
        <w:rPr>
          <w:rStyle w:val="FootnoteReference"/>
        </w:rPr>
        <w:footnoteRef/>
      </w:r>
      <w:r>
        <w:t xml:space="preserve"> [JS] or “spirit”</w:t>
      </w:r>
    </w:p>
  </w:footnote>
  <w:footnote w:id="853">
    <w:p w14:paraId="23EB32F2" w14:textId="235BD424" w:rsidR="00F71B79" w:rsidRDefault="00F71B79" w:rsidP="007F50FD">
      <w:pPr>
        <w:pStyle w:val="footnote"/>
      </w:pPr>
      <w:r>
        <w:rPr>
          <w:rStyle w:val="FootnoteReference"/>
        </w:rPr>
        <w:footnoteRef/>
      </w:r>
      <w:r>
        <w:t xml:space="preserve"> [JS] thoughts, or designs, plans, projects</w:t>
      </w:r>
    </w:p>
  </w:footnote>
  <w:footnote w:id="854">
    <w:p w14:paraId="1E480973" w14:textId="3F051D55" w:rsidR="00F71B79" w:rsidRDefault="00F71B79" w:rsidP="007F50FD">
      <w:pPr>
        <w:pStyle w:val="footnote"/>
      </w:pPr>
      <w:r>
        <w:rPr>
          <w:rStyle w:val="FootnoteReference"/>
        </w:rPr>
        <w:footnoteRef/>
      </w:r>
      <w:r>
        <w:t xml:space="preserve"> [JS] or “guards”</w:t>
      </w:r>
    </w:p>
  </w:footnote>
  <w:footnote w:id="855">
    <w:p w14:paraId="6A1BF79E" w14:textId="2C42AEE5" w:rsidR="00F71B79" w:rsidRDefault="00F71B79" w:rsidP="007F50FD">
      <w:pPr>
        <w:pStyle w:val="footnote"/>
      </w:pPr>
      <w:r>
        <w:rPr>
          <w:rStyle w:val="FootnoteReference"/>
        </w:rPr>
        <w:footnoteRef/>
      </w:r>
      <w:r>
        <w:t xml:space="preserve"> [JS] or “frees the prisoners”</w:t>
      </w:r>
    </w:p>
  </w:footnote>
  <w:footnote w:id="856">
    <w:p w14:paraId="5D5111FF" w14:textId="66B6F812" w:rsidR="00F71B79" w:rsidRDefault="00F71B79" w:rsidP="007F50FD">
      <w:pPr>
        <w:pStyle w:val="footnote"/>
      </w:pPr>
      <w:r>
        <w:rPr>
          <w:rStyle w:val="FootnoteReference"/>
        </w:rPr>
        <w:footnoteRef/>
      </w:r>
      <w:r>
        <w:t xml:space="preserve"> [JS] or “bent”</w:t>
      </w:r>
    </w:p>
  </w:footnote>
  <w:footnote w:id="857">
    <w:p w14:paraId="4090A924" w14:textId="68E30641" w:rsidR="00F71B79" w:rsidRDefault="00F71B79" w:rsidP="007F50FD">
      <w:pPr>
        <w:pStyle w:val="footnote"/>
      </w:pPr>
      <w:r>
        <w:rPr>
          <w:rStyle w:val="FootnoteReference"/>
        </w:rPr>
        <w:footnoteRef/>
      </w:r>
      <w:r>
        <w:t xml:space="preserve"> [JS] or “skill”</w:t>
      </w:r>
    </w:p>
  </w:footnote>
  <w:footnote w:id="858">
    <w:p w14:paraId="6F819BD3" w14:textId="78976808" w:rsidR="00F71B79" w:rsidRDefault="00F71B79" w:rsidP="007F50FD">
      <w:pPr>
        <w:pStyle w:val="footnote"/>
      </w:pPr>
      <w:r>
        <w:rPr>
          <w:rStyle w:val="FootnoteReference"/>
        </w:rPr>
        <w:footnoteRef/>
      </w:r>
      <w:r>
        <w:t xml:space="preserve"> [JS] or “foreigners”</w:t>
      </w:r>
    </w:p>
  </w:footnote>
  <w:footnote w:id="859">
    <w:p w14:paraId="78560DE2" w14:textId="6759CA05" w:rsidR="00F71B79" w:rsidRDefault="00F71B79" w:rsidP="007F50FD">
      <w:pPr>
        <w:pStyle w:val="footnote"/>
      </w:pPr>
      <w:r>
        <w:rPr>
          <w:rStyle w:val="FootnoteReference"/>
        </w:rPr>
        <w:footnoteRef/>
      </w:r>
      <w:r>
        <w:t xml:space="preserve"> [JS] or a psalm, or a melody</w:t>
      </w:r>
    </w:p>
  </w:footnote>
  <w:footnote w:id="860">
    <w:p w14:paraId="2C19D159" w14:textId="3C9E27D5" w:rsidR="00F71B79" w:rsidRDefault="00F71B79" w:rsidP="00F258B1">
      <w:pPr>
        <w:pStyle w:val="footnote"/>
      </w:pPr>
      <w:r>
        <w:rPr>
          <w:rStyle w:val="FootnoteReference"/>
        </w:rPr>
        <w:footnoteRef/>
      </w:r>
      <w:r>
        <w:t xml:space="preserve"> </w:t>
      </w:r>
      <w:r w:rsidRPr="00D813A7">
        <w:rPr>
          <w:i/>
        </w:rPr>
        <w:t>Lit</w:t>
      </w:r>
      <w:r>
        <w:t>. ‘dispersions’. Cf. Mt. 24:31.</w:t>
      </w:r>
    </w:p>
  </w:footnote>
  <w:footnote w:id="861">
    <w:p w14:paraId="7AC7AD8B" w14:textId="5BFFD4CA" w:rsidR="00F71B79" w:rsidRDefault="00F71B79"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2">
    <w:p w14:paraId="1F0F4402" w14:textId="056F6B42" w:rsidR="00F71B79" w:rsidRDefault="00F71B79" w:rsidP="00CD1E61">
      <w:pPr>
        <w:pStyle w:val="footnote"/>
      </w:pPr>
      <w:r>
        <w:rPr>
          <w:rStyle w:val="FootnoteReference"/>
        </w:rPr>
        <w:footnoteRef/>
      </w:r>
      <w:r>
        <w:t xml:space="preserve"> [JS] or word, or teaching</w:t>
      </w:r>
    </w:p>
  </w:footnote>
  <w:footnote w:id="863">
    <w:p w14:paraId="407F2DDB" w14:textId="624657B1" w:rsidR="00F71B79" w:rsidRDefault="00F71B79"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64">
    <w:p w14:paraId="35167DCD" w14:textId="373FC63F" w:rsidR="00F71B79" w:rsidRDefault="00F71B79" w:rsidP="00DE04F0">
      <w:pPr>
        <w:pStyle w:val="footnote"/>
      </w:pPr>
      <w:r>
        <w:rPr>
          <w:rStyle w:val="FootnoteReference"/>
        </w:rPr>
        <w:footnoteRef/>
      </w:r>
      <w:r>
        <w:t xml:space="preserve"> [JS] or “stormy wind”</w:t>
      </w:r>
    </w:p>
  </w:footnote>
  <w:footnote w:id="865">
    <w:p w14:paraId="596CA46F" w14:textId="3CE69ED5" w:rsidR="00F71B79" w:rsidRDefault="00F71B79" w:rsidP="00DE04F0">
      <w:pPr>
        <w:pStyle w:val="footnote"/>
      </w:pPr>
      <w:r>
        <w:rPr>
          <w:rStyle w:val="FootnoteReference"/>
        </w:rPr>
        <w:footnoteRef/>
      </w:r>
      <w:r>
        <w:t xml:space="preserve"> [JS] or “maidens,” or “unmarried women”</w:t>
      </w:r>
    </w:p>
  </w:footnote>
  <w:footnote w:id="866">
    <w:p w14:paraId="302477DE" w14:textId="111432A8" w:rsidR="00F71B79" w:rsidRDefault="00F71B79"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67">
    <w:p w14:paraId="33D71E70" w14:textId="2D5394E7" w:rsidR="00F71B79" w:rsidRDefault="00F71B79" w:rsidP="007039A0">
      <w:pPr>
        <w:pStyle w:val="footnote"/>
      </w:pPr>
      <w:r>
        <w:rPr>
          <w:rStyle w:val="FootnoteReference"/>
        </w:rPr>
        <w:footnoteRef/>
      </w:r>
      <w:r>
        <w:t xml:space="preserve"> [JS] literally, “And He will raise/exalt the horn of His people”</w:t>
      </w:r>
    </w:p>
  </w:footnote>
  <w:footnote w:id="868">
    <w:p w14:paraId="43AD805B" w14:textId="6DFE2128" w:rsidR="00F71B79" w:rsidRDefault="00F71B79" w:rsidP="007039A0">
      <w:pPr>
        <w:pStyle w:val="footnote"/>
      </w:pPr>
      <w:r>
        <w:rPr>
          <w:rStyle w:val="FootnoteReference"/>
        </w:rPr>
        <w:footnoteRef/>
      </w:r>
      <w:r>
        <w:t xml:space="preserve"> [JS] “assembly”</w:t>
      </w:r>
    </w:p>
  </w:footnote>
  <w:footnote w:id="869">
    <w:p w14:paraId="0C277B75" w14:textId="51E0F674" w:rsidR="00F71B79" w:rsidRDefault="00F71B79" w:rsidP="007039A0">
      <w:pPr>
        <w:pStyle w:val="footnote"/>
      </w:pPr>
      <w:r>
        <w:rPr>
          <w:rStyle w:val="FootnoteReference"/>
        </w:rPr>
        <w:footnoteRef/>
      </w:r>
      <w:r>
        <w:t xml:space="preserve"> [JS] Coptic has “in the chorus”</w:t>
      </w:r>
    </w:p>
  </w:footnote>
  <w:footnote w:id="870">
    <w:p w14:paraId="195C17E1" w14:textId="7FE4BA09" w:rsidR="00F71B79" w:rsidRDefault="00F71B79" w:rsidP="00704A33">
      <w:pPr>
        <w:pStyle w:val="footnote"/>
      </w:pPr>
      <w:r>
        <w:rPr>
          <w:rStyle w:val="FootnoteReference"/>
        </w:rPr>
        <w:footnoteRef/>
      </w:r>
      <w:r>
        <w:t xml:space="preserve"> [JS] Fr. Athanasius has “exalt,” See the Liturgy of Mesori 26)</w:t>
      </w:r>
    </w:p>
  </w:footnote>
  <w:footnote w:id="871">
    <w:p w14:paraId="7329AB19" w14:textId="77777777" w:rsidR="00F71B79" w:rsidRDefault="00F71B79" w:rsidP="00F258B1">
      <w:pPr>
        <w:pStyle w:val="footnote"/>
      </w:pPr>
      <w:r>
        <w:rPr>
          <w:rStyle w:val="FootnoteReference"/>
        </w:rPr>
        <w:footnoteRef/>
      </w:r>
      <w:r>
        <w:t xml:space="preserve"> two-edged sword: praise which conquers Amalek (St. Chrysostom).</w:t>
      </w:r>
    </w:p>
  </w:footnote>
  <w:footnote w:id="872">
    <w:p w14:paraId="2095C32A" w14:textId="77777777" w:rsidR="00F71B79" w:rsidRDefault="00F71B79" w:rsidP="00F258B1">
      <w:pPr>
        <w:pStyle w:val="footnote"/>
      </w:pPr>
      <w:r>
        <w:rPr>
          <w:rStyle w:val="FootnoteReference"/>
        </w:rPr>
        <w:footnoteRef/>
      </w:r>
      <w:r>
        <w:t xml:space="preserve"> ‘Holiness of life is the mother of glory’ (St Theodoret).</w:t>
      </w:r>
    </w:p>
  </w:footnote>
  <w:footnote w:id="873">
    <w:p w14:paraId="4C5EFC08" w14:textId="6D588D58" w:rsidR="00F71B79" w:rsidRDefault="00F71B79" w:rsidP="00AE5C5A">
      <w:pPr>
        <w:pStyle w:val="footnote"/>
      </w:pPr>
      <w:r>
        <w:rPr>
          <w:rStyle w:val="FootnoteReference"/>
        </w:rPr>
        <w:footnoteRef/>
      </w:r>
      <w:r>
        <w:t xml:space="preserve"> [JS] variant reading, “harp and lyre”</w:t>
      </w:r>
    </w:p>
  </w:footnote>
  <w:footnote w:id="874">
    <w:p w14:paraId="34B39967" w14:textId="081DCB3D" w:rsidR="00F71B79" w:rsidRDefault="00F71B79" w:rsidP="00AE5C5A">
      <w:pPr>
        <w:pStyle w:val="footnote"/>
      </w:pPr>
      <w:r>
        <w:rPr>
          <w:rStyle w:val="FootnoteReference"/>
        </w:rPr>
        <w:footnoteRef/>
      </w:r>
      <w:r>
        <w:t xml:space="preserve"> [JS] Coptic has “dance”, but is rendered in Arabic, and later English, as “chorus”.</w:t>
      </w:r>
    </w:p>
  </w:footnote>
  <w:footnote w:id="875">
    <w:p w14:paraId="3F01F63D" w14:textId="7FB71CE4" w:rsidR="00F71B79" w:rsidRDefault="00F71B79" w:rsidP="00FB1741">
      <w:pPr>
        <w:pStyle w:val="footnote"/>
      </w:pPr>
      <w:r>
        <w:rPr>
          <w:rStyle w:val="FootnoteReference"/>
        </w:rPr>
        <w:footnoteRef/>
      </w:r>
      <w:r>
        <w:t xml:space="preserve"> [JS] or “allophyle”, which means “foreigner”, but specificially in reference to Philistines.</w:t>
      </w:r>
    </w:p>
  </w:footnote>
  <w:footnote w:id="876">
    <w:p w14:paraId="234F96D1" w14:textId="322FE18B" w:rsidR="00F71B79" w:rsidRDefault="00F71B79" w:rsidP="00865C59">
      <w:pPr>
        <w:pStyle w:val="footnote"/>
      </w:pPr>
      <w:r>
        <w:rPr>
          <w:rStyle w:val="FootnoteReference"/>
        </w:rPr>
        <w:footnoteRef/>
      </w:r>
      <w:r>
        <w:t xml:space="preserve"> Or “Spirit”</w:t>
      </w:r>
    </w:p>
  </w:footnote>
  <w:footnote w:id="877">
    <w:p w14:paraId="296DD30B" w14:textId="77777777" w:rsidR="00F71B79" w:rsidRDefault="00F71B79"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8">
    <w:p w14:paraId="75462569" w14:textId="77777777" w:rsidR="00F71B79" w:rsidRDefault="00F71B79" w:rsidP="00344A59">
      <w:pPr>
        <w:pStyle w:val="footnote"/>
      </w:pPr>
      <w:r>
        <w:rPr>
          <w:rStyle w:val="FootnoteReference"/>
        </w:rPr>
        <w:footnoteRef/>
      </w:r>
      <w:r>
        <w:t xml:space="preserve"> The “alleluia” in each vs is inserted into each verse of the Psalm</w:t>
      </w:r>
    </w:p>
  </w:footnote>
  <w:footnote w:id="879">
    <w:p w14:paraId="1F1613E0" w14:textId="77777777" w:rsidR="00F71B79" w:rsidRDefault="00F71B79"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0">
    <w:p w14:paraId="001DC1B4" w14:textId="77777777" w:rsidR="00F71B79" w:rsidRDefault="00F71B79" w:rsidP="00A7333E">
      <w:pPr>
        <w:pStyle w:val="footnote"/>
      </w:pPr>
      <w:r>
        <w:rPr>
          <w:rStyle w:val="FootnoteReference"/>
        </w:rPr>
        <w:footnoteRef/>
      </w:r>
      <w:r>
        <w:t xml:space="preserve"> Do obiesance</w:t>
      </w:r>
    </w:p>
  </w:footnote>
  <w:footnote w:id="881">
    <w:p w14:paraId="109CBDA9" w14:textId="77777777" w:rsidR="00F71B79" w:rsidRDefault="00F71B79" w:rsidP="00A7333E">
      <w:pPr>
        <w:pStyle w:val="footnote"/>
      </w:pPr>
      <w:r>
        <w:rPr>
          <w:rStyle w:val="FootnoteReference"/>
        </w:rPr>
        <w:footnoteRef/>
      </w:r>
      <w:r>
        <w:t xml:space="preserve"> Literally, “horn”</w:t>
      </w:r>
    </w:p>
  </w:footnote>
  <w:footnote w:id="882">
    <w:p w14:paraId="6824A765" w14:textId="77777777" w:rsidR="00F71B79" w:rsidRDefault="00F71B79" w:rsidP="00A7333E">
      <w:pPr>
        <w:pStyle w:val="footnote"/>
      </w:pPr>
      <w:r>
        <w:rPr>
          <w:rStyle w:val="FootnoteReference"/>
        </w:rPr>
        <w:footnoteRef/>
      </w:r>
      <w:r>
        <w:t xml:space="preserve"> Or, “ways”</w:t>
      </w:r>
    </w:p>
  </w:footnote>
  <w:footnote w:id="883">
    <w:p w14:paraId="6136C7AC" w14:textId="77777777" w:rsidR="00F71B79" w:rsidRDefault="00F71B79" w:rsidP="00A7333E">
      <w:pPr>
        <w:pStyle w:val="footnote"/>
      </w:pPr>
      <w:r>
        <w:rPr>
          <w:rStyle w:val="FootnoteReference"/>
        </w:rPr>
        <w:footnoteRef/>
      </w:r>
      <w:r>
        <w:t xml:space="preserve"> Literally, “exalt the horn”</w:t>
      </w:r>
    </w:p>
  </w:footnote>
  <w:footnote w:id="884">
    <w:p w14:paraId="0D97069A" w14:textId="77777777" w:rsidR="00F71B79" w:rsidRDefault="00F71B79" w:rsidP="00A7333E">
      <w:pPr>
        <w:pStyle w:val="footnote"/>
      </w:pPr>
      <w:r>
        <w:rPr>
          <w:rStyle w:val="FootnoteReference"/>
        </w:rPr>
        <w:footnoteRef/>
      </w:r>
      <w:r>
        <w:t xml:space="preserve"> Or “christs”</w:t>
      </w:r>
    </w:p>
  </w:footnote>
  <w:footnote w:id="885">
    <w:p w14:paraId="75E4F1BF" w14:textId="77777777" w:rsidR="00F71B79" w:rsidRDefault="00F71B79" w:rsidP="00A7333E">
      <w:pPr>
        <w:pStyle w:val="footnote"/>
      </w:pPr>
      <w:r>
        <w:rPr>
          <w:rStyle w:val="FootnoteReference"/>
        </w:rPr>
        <w:footnoteRef/>
      </w:r>
      <w:r>
        <w:t xml:space="preserve"> Or “workers of iniquity”</w:t>
      </w:r>
    </w:p>
  </w:footnote>
  <w:footnote w:id="886">
    <w:p w14:paraId="6B1B283E" w14:textId="77777777" w:rsidR="00F71B79" w:rsidRDefault="00F71B79"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7">
    <w:p w14:paraId="0BE3B61B" w14:textId="77777777" w:rsidR="00F71B79" w:rsidRDefault="00F71B79" w:rsidP="00A7333E">
      <w:pPr>
        <w:pStyle w:val="footnote"/>
      </w:pPr>
      <w:r>
        <w:rPr>
          <w:rStyle w:val="FootnoteReference"/>
        </w:rPr>
        <w:footnoteRef/>
      </w:r>
      <w:r>
        <w:t xml:space="preserve"> or “blessing”</w:t>
      </w:r>
    </w:p>
  </w:footnote>
  <w:footnote w:id="888">
    <w:p w14:paraId="39CDECB8" w14:textId="77777777" w:rsidR="00F71B79" w:rsidRDefault="00F71B79" w:rsidP="00A7333E">
      <w:pPr>
        <w:pStyle w:val="footnote"/>
      </w:pPr>
      <w:r>
        <w:rPr>
          <w:rStyle w:val="FootnoteReference"/>
        </w:rPr>
        <w:footnoteRef/>
      </w:r>
      <w:r>
        <w:t xml:space="preserve"> Or “Thy holy Name we do utter”</w:t>
      </w:r>
    </w:p>
  </w:footnote>
  <w:footnote w:id="889">
    <w:p w14:paraId="2BFF308D" w14:textId="77777777" w:rsidR="00F71B79" w:rsidRDefault="00F71B79" w:rsidP="00A7333E">
      <w:pPr>
        <w:pStyle w:val="footnote"/>
      </w:pPr>
      <w:r>
        <w:rPr>
          <w:rStyle w:val="FootnoteReference"/>
        </w:rPr>
        <w:footnoteRef/>
      </w:r>
      <w:r>
        <w:t xml:space="preserve"> Or “May it be so, Lord!”</w:t>
      </w:r>
    </w:p>
  </w:footnote>
  <w:footnote w:id="890">
    <w:p w14:paraId="7211B02A" w14:textId="77777777" w:rsidR="00F71B79" w:rsidRDefault="00F71B79" w:rsidP="008A378B">
      <w:pPr>
        <w:pStyle w:val="footnote"/>
      </w:pPr>
      <w:r>
        <w:rPr>
          <w:rStyle w:val="FootnoteReference"/>
        </w:rPr>
        <w:footnoteRef/>
      </w:r>
      <w:r>
        <w:t xml:space="preserve"> Or “thankfully confess You with praise”</w:t>
      </w:r>
    </w:p>
  </w:footnote>
  <w:footnote w:id="891">
    <w:p w14:paraId="693B122B" w14:textId="28D696D4" w:rsidR="00F71B79" w:rsidRDefault="00F71B79"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2">
    <w:p w14:paraId="7672FC08" w14:textId="77777777" w:rsidR="00F71B79" w:rsidRDefault="00F71B79" w:rsidP="00A7333E">
      <w:pPr>
        <w:pStyle w:val="footnote"/>
      </w:pPr>
      <w:r>
        <w:rPr>
          <w:rStyle w:val="FootnoteReference"/>
        </w:rPr>
        <w:footnoteRef/>
      </w:r>
      <w:r>
        <w:t xml:space="preserve"> Latria</w:t>
      </w:r>
    </w:p>
  </w:footnote>
  <w:footnote w:id="893">
    <w:p w14:paraId="6A1BE515" w14:textId="5E13A526" w:rsidR="00F71B79" w:rsidRDefault="00F71B79" w:rsidP="00426715">
      <w:pPr>
        <w:pStyle w:val="footnote"/>
      </w:pPr>
      <w:r>
        <w:rPr>
          <w:rStyle w:val="FootnoteReference"/>
        </w:rPr>
        <w:footnoteRef/>
      </w:r>
      <w:r>
        <w:t xml:space="preserve"> Or, “Sing a hymn to Him, and exalt Him beyond measure unto the ages.”</w:t>
      </w:r>
    </w:p>
  </w:footnote>
  <w:footnote w:id="894">
    <w:p w14:paraId="68D0AB21" w14:textId="61EA66CA" w:rsidR="00F71B79" w:rsidRDefault="00F71B79" w:rsidP="00426715">
      <w:pPr>
        <w:pStyle w:val="footnote"/>
      </w:pPr>
      <w:r>
        <w:rPr>
          <w:rStyle w:val="FootnoteReference"/>
        </w:rPr>
        <w:footnoteRef/>
      </w:r>
      <w:r>
        <w:t xml:space="preserve"> This verse is lacking in the Greek.</w:t>
      </w:r>
    </w:p>
  </w:footnote>
  <w:footnote w:id="895">
    <w:p w14:paraId="26544D11" w14:textId="10502CC8" w:rsidR="00F71B79" w:rsidRDefault="00F71B79" w:rsidP="007757C9">
      <w:pPr>
        <w:pStyle w:val="footnote"/>
      </w:pPr>
      <w:r>
        <w:rPr>
          <w:rStyle w:val="FootnoteReference"/>
        </w:rPr>
        <w:footnoteRef/>
      </w:r>
      <w:r>
        <w:t xml:space="preserve"> In Greek this verse breaks the pattern and has “Let the earth bless the Lord…”</w:t>
      </w:r>
    </w:p>
  </w:footnote>
  <w:footnote w:id="896">
    <w:p w14:paraId="00301B8D" w14:textId="27445427" w:rsidR="00F71B79" w:rsidRDefault="00F71B79" w:rsidP="007757C9">
      <w:pPr>
        <w:pStyle w:val="footnote"/>
      </w:pPr>
      <w:r>
        <w:rPr>
          <w:rStyle w:val="FootnoteReference"/>
        </w:rPr>
        <w:footnoteRef/>
      </w:r>
      <w:r>
        <w:t xml:space="preserve"> Greek has “sea-monsters”</w:t>
      </w:r>
    </w:p>
  </w:footnote>
  <w:footnote w:id="897">
    <w:p w14:paraId="0ECD7B50" w14:textId="7593729A" w:rsidR="00F71B79" w:rsidRDefault="00F71B79" w:rsidP="007757C9">
      <w:pPr>
        <w:pStyle w:val="footnote"/>
      </w:pPr>
      <w:r>
        <w:rPr>
          <w:rStyle w:val="FootnoteReference"/>
        </w:rPr>
        <w:footnoteRef/>
      </w:r>
      <w:r>
        <w:t xml:space="preserve"> [] not found in Gk.</w:t>
      </w:r>
    </w:p>
  </w:footnote>
  <w:footnote w:id="898">
    <w:p w14:paraId="0A00818E" w14:textId="6F9A1D3E" w:rsidR="00F71B79" w:rsidRDefault="00F71B79"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99">
    <w:p w14:paraId="4C080563" w14:textId="076FB7DA" w:rsidR="00F71B79" w:rsidRDefault="00F71B79"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0">
    <w:p w14:paraId="52E6C24B" w14:textId="77777777" w:rsidR="00F71B79" w:rsidRDefault="00F71B79" w:rsidP="003758F4">
      <w:pPr>
        <w:pStyle w:val="footnote"/>
      </w:pPr>
      <w:r>
        <w:rPr>
          <w:rStyle w:val="FootnoteReference"/>
        </w:rPr>
        <w:footnoteRef/>
      </w:r>
      <w:r>
        <w:t xml:space="preserve"> Or, “Sing a hymn to Him, and exalt Him beyond measure unto the ages.”</w:t>
      </w:r>
    </w:p>
  </w:footnote>
  <w:footnote w:id="901">
    <w:p w14:paraId="3AF01027" w14:textId="77777777" w:rsidR="00F71B79" w:rsidRDefault="00F71B79" w:rsidP="003758F4">
      <w:pPr>
        <w:pStyle w:val="footnote"/>
      </w:pPr>
      <w:r>
        <w:rPr>
          <w:rStyle w:val="FootnoteReference"/>
        </w:rPr>
        <w:footnoteRef/>
      </w:r>
      <w:r>
        <w:t xml:space="preserve"> In Greek this verse breaks the pattern and has “Let the earth bless the Lord…”</w:t>
      </w:r>
    </w:p>
  </w:footnote>
  <w:footnote w:id="902">
    <w:p w14:paraId="29625A78" w14:textId="77777777" w:rsidR="00F71B79" w:rsidRDefault="00F71B79" w:rsidP="003758F4">
      <w:pPr>
        <w:pStyle w:val="footnote"/>
      </w:pPr>
      <w:r>
        <w:rPr>
          <w:rStyle w:val="FootnoteReference"/>
        </w:rPr>
        <w:footnoteRef/>
      </w:r>
      <w:r>
        <w:t xml:space="preserve"> [] not found in Gk.</w:t>
      </w:r>
    </w:p>
  </w:footnote>
  <w:footnote w:id="903">
    <w:p w14:paraId="3D357C32" w14:textId="77777777" w:rsidR="00F71B79" w:rsidRDefault="00F71B79"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4">
    <w:p w14:paraId="206912E7" w14:textId="77777777" w:rsidR="00F71B79" w:rsidRDefault="00F71B7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5">
    <w:p w14:paraId="7A06DB04" w14:textId="77777777" w:rsidR="00F71B79" w:rsidRDefault="00F71B7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28892EF0" w14:textId="6E1CE2C1" w:rsidR="00F71B79" w:rsidRPr="008D5F3D" w:rsidRDefault="00F71B79" w:rsidP="008D5F3D">
      <w:pPr>
        <w:pStyle w:val="footnote"/>
      </w:pPr>
      <w:r>
        <w:rPr>
          <w:rStyle w:val="FootnoteReference"/>
        </w:rPr>
        <w:footnoteRef/>
      </w:r>
      <w:r>
        <w:t xml:space="preserve"> [JS] Greek has “stars and light,” while Coptic has “stars of light”</w:t>
      </w:r>
    </w:p>
  </w:footnote>
  <w:footnote w:id="907">
    <w:p w14:paraId="6888EF75" w14:textId="7291EAAC" w:rsidR="00F71B79" w:rsidRDefault="00F71B79" w:rsidP="00A17656">
      <w:pPr>
        <w:pStyle w:val="footnote"/>
      </w:pPr>
      <w:r>
        <w:rPr>
          <w:rStyle w:val="FootnoteReference"/>
        </w:rPr>
        <w:footnoteRef/>
      </w:r>
      <w:r>
        <w:t xml:space="preserve"> [JS] Gk has “confession/praise of Him is in the earth and heaven”</w:t>
      </w:r>
    </w:p>
  </w:footnote>
  <w:footnote w:id="908">
    <w:p w14:paraId="0C9270F2" w14:textId="14BEF321" w:rsidR="00F71B79" w:rsidRDefault="00F71B79" w:rsidP="00A17656">
      <w:pPr>
        <w:pStyle w:val="footnote"/>
      </w:pPr>
      <w:r>
        <w:rPr>
          <w:rStyle w:val="FootnoteReference"/>
        </w:rPr>
        <w:footnoteRef/>
      </w:r>
      <w:r>
        <w:t xml:space="preserve"> [JS] literally, “And He will exalt the horn of His people”</w:t>
      </w:r>
    </w:p>
  </w:footnote>
  <w:footnote w:id="909">
    <w:p w14:paraId="2890F7AF" w14:textId="127DC52C" w:rsidR="00F71B79" w:rsidRDefault="00F71B79" w:rsidP="008A107E">
      <w:pPr>
        <w:pStyle w:val="footnote"/>
      </w:pPr>
      <w:r>
        <w:rPr>
          <w:rStyle w:val="FootnoteReference"/>
        </w:rPr>
        <w:footnoteRef/>
      </w:r>
      <w:r>
        <w:t xml:space="preserve"> or “statutes.” The meaning is the same as in Ps 118: statutes, ordinances, or truths. Literally, “engraved things”</w:t>
      </w:r>
    </w:p>
  </w:footnote>
  <w:footnote w:id="910">
    <w:p w14:paraId="1BA5672C" w14:textId="77777777" w:rsidR="00F71B79" w:rsidRDefault="00F71B79" w:rsidP="00680B91">
      <w:pPr>
        <w:pStyle w:val="footnote"/>
      </w:pPr>
      <w:r>
        <w:rPr>
          <w:rStyle w:val="FootnoteReference"/>
        </w:rPr>
        <w:footnoteRef/>
      </w:r>
      <w:r>
        <w:t xml:space="preserve"> Latria</w:t>
      </w:r>
    </w:p>
  </w:footnote>
  <w:footnote w:id="911">
    <w:p w14:paraId="690DC348" w14:textId="77777777" w:rsidR="00F71B79" w:rsidRDefault="00F71B7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2">
    <w:p w14:paraId="0E195254" w14:textId="3469BAAE" w:rsidR="00F71B79" w:rsidRDefault="00F71B79"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3">
    <w:p w14:paraId="50098A0E" w14:textId="77777777" w:rsidR="00F71B79" w:rsidRDefault="00F71B7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4">
    <w:p w14:paraId="19022051" w14:textId="77777777" w:rsidR="00F71B79" w:rsidRDefault="00F71B7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3DC9334B" w14:textId="77777777" w:rsidR="00F71B79" w:rsidRDefault="00F71B7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6">
    <w:p w14:paraId="6AC1A98C" w14:textId="77777777" w:rsidR="00F71B79" w:rsidRPr="00260CA9" w:rsidRDefault="00F71B7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7">
    <w:p w14:paraId="22924FE1" w14:textId="77777777" w:rsidR="00F71B79" w:rsidRDefault="00F71B79" w:rsidP="006869EE">
      <w:pPr>
        <w:pStyle w:val="footnote"/>
      </w:pPr>
      <w:r>
        <w:rPr>
          <w:rStyle w:val="FootnoteReference"/>
        </w:rPr>
        <w:footnoteRef/>
      </w:r>
      <w:r>
        <w:t xml:space="preserve"> Literally “hegoumens”, as the monastic and priestly orders have been thoroughly confused.</w:t>
      </w:r>
    </w:p>
  </w:footnote>
  <w:footnote w:id="918">
    <w:p w14:paraId="620F336B" w14:textId="77777777" w:rsidR="00F71B79" w:rsidRDefault="00F71B7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7C34710D" w14:textId="77777777" w:rsidR="00F71B79" w:rsidRDefault="00F71B7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02E1F01F" w14:textId="77777777" w:rsidR="00F71B79" w:rsidRDefault="00F71B7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1">
    <w:p w14:paraId="30C5740F" w14:textId="77777777" w:rsidR="00F71B79" w:rsidRDefault="00F71B7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2">
    <w:p w14:paraId="22023008" w14:textId="77777777" w:rsidR="00F71B79" w:rsidRPr="00B021F8" w:rsidRDefault="00F71B79"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3">
    <w:p w14:paraId="48F95F73" w14:textId="77777777" w:rsidR="00F71B79" w:rsidRDefault="00F71B79"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4">
    <w:p w14:paraId="2C6CD715" w14:textId="77777777" w:rsidR="00F71B79" w:rsidRDefault="00F71B79">
      <w:pPr>
        <w:pStyle w:val="FootnoteText"/>
      </w:pPr>
      <w:r>
        <w:rPr>
          <w:rStyle w:val="FootnoteReference"/>
        </w:rPr>
        <w:footnoteRef/>
      </w:r>
      <w:r>
        <w:t xml:space="preserve"> Acts 7:60</w:t>
      </w:r>
    </w:p>
  </w:footnote>
  <w:footnote w:id="925">
    <w:p w14:paraId="66841CA4" w14:textId="77777777" w:rsidR="00F71B79" w:rsidRDefault="00F71B79" w:rsidP="006B061A">
      <w:pPr>
        <w:pStyle w:val="Footnote0"/>
      </w:pPr>
      <w:r>
        <w:rPr>
          <w:rStyle w:val="FootnoteReference"/>
        </w:rPr>
        <w:footnoteRef/>
      </w:r>
      <w:r>
        <w:t xml:space="preserve"> Literally “virgin monastic”. The traditional English term for a female monastic is not “nun”, but “virgin”.</w:t>
      </w:r>
    </w:p>
  </w:footnote>
  <w:footnote w:id="926">
    <w:p w14:paraId="4603A540" w14:textId="757615F9" w:rsidR="00F71B79" w:rsidRDefault="00F71B79" w:rsidP="00B52F78">
      <w:pPr>
        <w:pStyle w:val="footnote"/>
      </w:pPr>
      <w:r>
        <w:rPr>
          <w:rStyle w:val="FootnoteReference"/>
        </w:rPr>
        <w:footnoteRef/>
      </w:r>
      <w:r>
        <w:t xml:space="preserve"> Composed in English by Heg. Fr. Athanasius Iskander, of Kitchener, Ontario, Canada.</w:t>
      </w:r>
    </w:p>
  </w:footnote>
  <w:footnote w:id="927">
    <w:p w14:paraId="754B9B83" w14:textId="77777777" w:rsidR="00F71B79" w:rsidRDefault="00F71B79">
      <w:pPr>
        <w:pStyle w:val="footnote"/>
        <w:rPr>
          <w:ins w:id="1160" w:author="Brett Slote" w:date="2011-07-21T19:13:00Z"/>
        </w:rPr>
        <w:pPrChange w:id="1161" w:author="Brett Slote" w:date="2011-07-21T20:05:00Z">
          <w:pPr>
            <w:pStyle w:val="FootnoteText"/>
          </w:pPr>
        </w:pPrChange>
      </w:pPr>
      <w:ins w:id="1162" w:author="Brett Slote" w:date="2011-07-21T19:13:00Z">
        <w:r>
          <w:rPr>
            <w:rStyle w:val="FootnoteReference"/>
          </w:rPr>
          <w:footnoteRef/>
        </w:r>
        <w:r>
          <w:t xml:space="preserve"> Numbers 12:7-8</w:t>
        </w:r>
      </w:ins>
    </w:p>
  </w:footnote>
  <w:footnote w:id="928">
    <w:p w14:paraId="7099EBEB" w14:textId="77777777" w:rsidR="00F71B79" w:rsidRDefault="00F71B79">
      <w:pPr>
        <w:pStyle w:val="footnote"/>
        <w:rPr>
          <w:ins w:id="1163" w:author="Brett Slote" w:date="2011-07-21T19:13:00Z"/>
        </w:rPr>
        <w:pPrChange w:id="1164" w:author="Brett Slote" w:date="2011-07-21T20:05:00Z">
          <w:pPr>
            <w:pStyle w:val="FootnoteText"/>
          </w:pPr>
        </w:pPrChange>
      </w:pPr>
      <w:ins w:id="1165" w:author="Brett Slote" w:date="2011-07-21T19:13:00Z">
        <w:r>
          <w:rPr>
            <w:rStyle w:val="FootnoteReference"/>
          </w:rPr>
          <w:footnoteRef/>
        </w:r>
        <w:r>
          <w:t xml:space="preserve"> Exodus 28:1</w:t>
        </w:r>
      </w:ins>
    </w:p>
  </w:footnote>
  <w:footnote w:id="929">
    <w:p w14:paraId="5BFC95F9" w14:textId="77777777" w:rsidR="00F71B79" w:rsidRDefault="00F71B79">
      <w:pPr>
        <w:pStyle w:val="footnote"/>
        <w:rPr>
          <w:ins w:id="1166" w:author="Brett Slote" w:date="2011-07-21T19:13:00Z"/>
        </w:rPr>
        <w:pPrChange w:id="1167" w:author="Brett Slote" w:date="2011-07-21T20:05:00Z">
          <w:pPr>
            <w:pStyle w:val="FootnoteText"/>
          </w:pPr>
        </w:pPrChange>
      </w:pPr>
      <w:ins w:id="1168" w:author="Brett Slote" w:date="2011-07-21T19:13:00Z">
        <w:r>
          <w:rPr>
            <w:rStyle w:val="FootnoteReference"/>
          </w:rPr>
          <w:footnoteRef/>
        </w:r>
        <w:r>
          <w:t xml:space="preserve"> Matthew 16:18</w:t>
        </w:r>
      </w:ins>
    </w:p>
  </w:footnote>
  <w:footnote w:id="930">
    <w:p w14:paraId="04125830" w14:textId="77777777" w:rsidR="00F71B79" w:rsidRDefault="00F71B79">
      <w:pPr>
        <w:pStyle w:val="footnote"/>
        <w:rPr>
          <w:ins w:id="1170" w:author="Brett Slote" w:date="2011-07-21T19:13:00Z"/>
        </w:rPr>
        <w:pPrChange w:id="1171" w:author="Brett Slote" w:date="2011-07-21T20:05:00Z">
          <w:pPr>
            <w:pStyle w:val="FootnoteText"/>
          </w:pPr>
        </w:pPrChange>
      </w:pPr>
      <w:ins w:id="1172" w:author="Brett Slote" w:date="2011-07-21T19:13:00Z">
        <w:r>
          <w:rPr>
            <w:rStyle w:val="FootnoteReference"/>
          </w:rPr>
          <w:footnoteRef/>
        </w:r>
        <w:r>
          <w:t xml:space="preserve"> Psalms 110:4, Hebrews 5:6,10</w:t>
        </w:r>
      </w:ins>
    </w:p>
  </w:footnote>
  <w:footnote w:id="931">
    <w:p w14:paraId="4ECDDE09" w14:textId="77777777" w:rsidR="00F71B79" w:rsidRDefault="00F71B79"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2">
    <w:p w14:paraId="4ACBECBD" w14:textId="77777777" w:rsidR="00F71B79" w:rsidRDefault="00F71B79"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3">
    <w:p w14:paraId="0C45F6F7" w14:textId="77777777" w:rsidR="00F71B79" w:rsidRDefault="00F71B79" w:rsidP="00C0205C">
      <w:pPr>
        <w:pStyle w:val="footnote"/>
      </w:pPr>
      <w:r>
        <w:rPr>
          <w:rStyle w:val="FootnoteReference"/>
          <w:rFonts w:eastAsiaTheme="majorEastAsia"/>
        </w:rPr>
        <w:footnoteRef/>
      </w:r>
      <w:r>
        <w:t xml:space="preserve"> Ps 72:10</w:t>
      </w:r>
    </w:p>
  </w:footnote>
  <w:footnote w:id="934">
    <w:p w14:paraId="73200F36" w14:textId="77777777" w:rsidR="00F71B79" w:rsidRDefault="00F71B79">
      <w:pPr>
        <w:pStyle w:val="FootnoteText"/>
      </w:pPr>
      <w:r>
        <w:rPr>
          <w:rStyle w:val="FootnoteReference"/>
        </w:rPr>
        <w:footnoteRef/>
      </w:r>
      <w:r>
        <w:t xml:space="preserve"> Pope Dioscorus can but substituted here to use this doxology on his feast.</w:t>
      </w:r>
    </w:p>
  </w:footnote>
  <w:footnote w:id="935">
    <w:p w14:paraId="2FF46E46" w14:textId="77777777" w:rsidR="00F71B79" w:rsidRDefault="00F71B79" w:rsidP="003D4209">
      <w:pPr>
        <w:pStyle w:val="footnote"/>
      </w:pPr>
      <w:r>
        <w:rPr>
          <w:rStyle w:val="FootnoteReference"/>
        </w:rPr>
        <w:footnoteRef/>
      </w:r>
      <w:r>
        <w:t xml:space="preserve"> Dan 12:3</w:t>
      </w:r>
    </w:p>
  </w:footnote>
  <w:footnote w:id="936">
    <w:p w14:paraId="4F373D62" w14:textId="77777777" w:rsidR="00F71B79" w:rsidRDefault="00F71B79" w:rsidP="003D4209">
      <w:pPr>
        <w:pStyle w:val="footnote"/>
      </w:pPr>
      <w:r>
        <w:rPr>
          <w:rStyle w:val="FootnoteReference"/>
        </w:rPr>
        <w:footnoteRef/>
      </w:r>
      <w:r>
        <w:t xml:space="preserve"> The Scetis Valley in Egypt, from which the word “ascetic” comes. Sheheet means “measure of the heart.”</w:t>
      </w:r>
    </w:p>
  </w:footnote>
  <w:footnote w:id="937">
    <w:p w14:paraId="153ABD29" w14:textId="77777777" w:rsidR="00F71B79" w:rsidRDefault="00F71B79" w:rsidP="003D4209">
      <w:pPr>
        <w:pStyle w:val="footnote"/>
      </w:pPr>
      <w:r>
        <w:rPr>
          <w:rStyle w:val="FootnoteReference"/>
        </w:rPr>
        <w:footnoteRef/>
      </w:r>
      <w:r>
        <w:t xml:space="preserve"> Cf Lk 22:30, Mt</w:t>
      </w:r>
      <w:r w:rsidRPr="003D4209">
        <w:rPr>
          <w:rStyle w:val="footnoteChar"/>
        </w:rPr>
        <w:t xml:space="preserve"> </w:t>
      </w:r>
      <w:r>
        <w:t>19:20</w:t>
      </w:r>
    </w:p>
  </w:footnote>
  <w:footnote w:id="938">
    <w:p w14:paraId="0977783C" w14:textId="77777777" w:rsidR="00F71B79" w:rsidRDefault="00F71B79">
      <w:pPr>
        <w:pStyle w:val="FootnoteText"/>
      </w:pPr>
      <w:r>
        <w:rPr>
          <w:rStyle w:val="FootnoteReference"/>
        </w:rPr>
        <w:footnoteRef/>
      </w:r>
      <w:r>
        <w:t xml:space="preserve"> Rev 4:6</w:t>
      </w:r>
    </w:p>
  </w:footnote>
  <w:footnote w:id="939">
    <w:p w14:paraId="474C3AF6" w14:textId="77777777" w:rsidR="00F71B79" w:rsidRDefault="00F71B79" w:rsidP="00C14556">
      <w:pPr>
        <w:pStyle w:val="footnote"/>
        <w:rPr>
          <w:ins w:id="1279" w:author="Brett Slote" w:date="2011-07-19T15:43:00Z"/>
        </w:rPr>
      </w:pPr>
      <w:ins w:id="1280" w:author="Brett Slote" w:date="2011-07-19T15:43:00Z">
        <w:r>
          <w:rPr>
            <w:rStyle w:val="FootnoteReference"/>
          </w:rPr>
          <w:footnoteRef/>
        </w:r>
        <w:r>
          <w:t xml:space="preserve"> or supplications/intercessions</w:t>
        </w:r>
      </w:ins>
    </w:p>
  </w:footnote>
  <w:footnote w:id="940">
    <w:p w14:paraId="527ECCCD" w14:textId="77777777" w:rsidR="00F71B79" w:rsidRDefault="00F71B79">
      <w:pPr>
        <w:pStyle w:val="footnote"/>
        <w:rPr>
          <w:ins w:id="1281" w:author="Brett Slote" w:date="2011-07-19T15:43:00Z"/>
        </w:rPr>
        <w:pPrChange w:id="1282" w:author="Brett Slote" w:date="2011-07-21T19:56:00Z">
          <w:pPr>
            <w:pStyle w:val="FootnoteText"/>
          </w:pPr>
        </w:pPrChange>
      </w:pPr>
      <w:ins w:id="1283" w:author="Brett Slote" w:date="2011-07-19T15:43:00Z">
        <w:r>
          <w:rPr>
            <w:rStyle w:val="FootnoteReference"/>
          </w:rPr>
          <w:footnoteRef/>
        </w:r>
        <w:r>
          <w:t xml:space="preserve"> Joel 3:13 – but I’m trying to remember something that says “the harvest is full and the wheat plentiful”</w:t>
        </w:r>
      </w:ins>
    </w:p>
  </w:footnote>
  <w:footnote w:id="941">
    <w:p w14:paraId="6583C1B7" w14:textId="77777777" w:rsidR="00F71B79" w:rsidRDefault="00F71B79">
      <w:pPr>
        <w:pStyle w:val="footnote"/>
        <w:rPr>
          <w:ins w:id="1284" w:author="Brett Slote" w:date="2011-07-19T15:43:00Z"/>
          <w:rFonts w:ascii="Antonious" w:hAnsi="Antonious" w:cs="Antonious"/>
        </w:rPr>
        <w:pPrChange w:id="1285" w:author="Brett Slote" w:date="2011-07-21T19:56:00Z">
          <w:pPr>
            <w:widowControl w:val="0"/>
            <w:autoSpaceDE w:val="0"/>
            <w:autoSpaceDN w:val="0"/>
            <w:adjustRightInd w:val="0"/>
          </w:pPr>
        </w:pPrChange>
      </w:pPr>
      <w:ins w:id="128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42">
    <w:p w14:paraId="3A76C60E" w14:textId="214D0337" w:rsidR="00F71B79" w:rsidRDefault="00F71B79"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3">
    <w:p w14:paraId="0AAB833E" w14:textId="77777777" w:rsidR="00F71B79" w:rsidRDefault="00F71B79" w:rsidP="00935F13">
      <w:pPr>
        <w:pStyle w:val="footnote"/>
      </w:pPr>
      <w:r>
        <w:rPr>
          <w:rStyle w:val="FootnoteReference"/>
        </w:rPr>
        <w:footnoteRef/>
      </w:r>
      <w:r>
        <w:t xml:space="preserve"> Rev 4:4</w:t>
      </w:r>
    </w:p>
  </w:footnote>
  <w:footnote w:id="944">
    <w:p w14:paraId="70D69B5E" w14:textId="77777777" w:rsidR="00F71B79" w:rsidRDefault="00F71B79" w:rsidP="00935F13">
      <w:pPr>
        <w:pStyle w:val="footnote"/>
      </w:pPr>
      <w:r>
        <w:rPr>
          <w:rStyle w:val="FootnoteReference"/>
        </w:rPr>
        <w:footnoteRef/>
      </w:r>
      <w:r>
        <w:t xml:space="preserve"> Rev 5:8</w:t>
      </w:r>
    </w:p>
  </w:footnote>
  <w:footnote w:id="945">
    <w:p w14:paraId="741347AD" w14:textId="77777777" w:rsidR="00F71B79" w:rsidRDefault="00F71B79">
      <w:pPr>
        <w:pStyle w:val="footnote"/>
        <w:rPr>
          <w:ins w:id="1313" w:author="Brett Slote" w:date="2011-07-19T18:33:00Z"/>
        </w:rPr>
        <w:pPrChange w:id="1314" w:author="Brett Slote" w:date="2011-07-21T19:58:00Z">
          <w:pPr>
            <w:pStyle w:val="FootnoteText"/>
          </w:pPr>
        </w:pPrChange>
      </w:pPr>
      <w:ins w:id="1315" w:author="Brett Slote" w:date="2011-07-19T18:33:00Z">
        <w:r w:rsidRPr="00C96A85">
          <w:rPr>
            <w:rStyle w:val="FootnoteReference"/>
            <w:vertAlign w:val="baseline"/>
          </w:rPr>
          <w:footnoteRef/>
        </w:r>
        <w:r w:rsidRPr="00C96A85">
          <w:t xml:space="preserve"> Ephesians 6:11</w:t>
        </w:r>
      </w:ins>
      <w:r>
        <w:t xml:space="preserve"> </w:t>
      </w:r>
      <w:ins w:id="1316" w:author="Brett Slote" w:date="2011-07-19T18:33:00Z">
        <w:r w:rsidRPr="00C96A85">
          <w:t>(Literally: “all the girding”)</w:t>
        </w:r>
      </w:ins>
    </w:p>
  </w:footnote>
  <w:footnote w:id="946">
    <w:p w14:paraId="22B1B2A8" w14:textId="77777777" w:rsidR="00F71B79" w:rsidRDefault="00F71B79">
      <w:pPr>
        <w:pStyle w:val="footnote"/>
        <w:rPr>
          <w:ins w:id="1319" w:author="Brett Slote" w:date="2011-07-19T18:34:00Z"/>
        </w:rPr>
        <w:pPrChange w:id="1320" w:author="Brett Slote" w:date="2011-07-21T19:58:00Z">
          <w:pPr>
            <w:pStyle w:val="FootnoteText"/>
          </w:pPr>
        </w:pPrChange>
      </w:pPr>
      <w:ins w:id="1321" w:author="Brett Slote" w:date="2011-07-19T18:34:00Z">
        <w:r>
          <w:rPr>
            <w:rStyle w:val="FootnoteReference"/>
          </w:rPr>
          <w:footnoteRef/>
        </w:r>
        <w:r>
          <w:t xml:space="preserve"> Col 3:1</w:t>
        </w:r>
      </w:ins>
    </w:p>
  </w:footnote>
  <w:footnote w:id="947">
    <w:p w14:paraId="515A7079" w14:textId="77777777" w:rsidR="00F71B79" w:rsidRDefault="00F71B7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8">
    <w:p w14:paraId="11CE8A3A" w14:textId="77777777" w:rsidR="00F71B79" w:rsidRDefault="00F71B7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9">
    <w:p w14:paraId="40B3C553" w14:textId="77777777" w:rsidR="00F71B79" w:rsidRDefault="00F71B7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0">
    <w:p w14:paraId="161FA5C9" w14:textId="726A1A97" w:rsidR="00F71B79" w:rsidRDefault="00F71B79"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51">
    <w:p w14:paraId="5727BFD3" w14:textId="77777777" w:rsidR="00F71B79" w:rsidRDefault="00F71B79"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52">
    <w:p w14:paraId="5AA889F2" w14:textId="77777777" w:rsidR="00F71B79" w:rsidRDefault="00F71B79">
      <w:pPr>
        <w:pStyle w:val="footnote"/>
        <w:rPr>
          <w:ins w:id="1367" w:author="Brett Slote" w:date="2011-07-21T19:00:00Z"/>
        </w:rPr>
        <w:pPrChange w:id="1368" w:author="Brett Slote" w:date="2011-07-21T20:03:00Z">
          <w:pPr>
            <w:pStyle w:val="FootnoteText"/>
          </w:pPr>
        </w:pPrChange>
      </w:pPr>
      <w:ins w:id="1369" w:author="Brett Slote" w:date="2011-07-21T19:00:00Z">
        <w:r>
          <w:rPr>
            <w:rStyle w:val="FootnoteReference"/>
          </w:rPr>
          <w:footnoteRef/>
        </w:r>
        <w:r>
          <w:t xml:space="preserve"> Need to do some research into the name of this man in English</w:t>
        </w:r>
      </w:ins>
    </w:p>
  </w:footnote>
  <w:footnote w:id="953">
    <w:p w14:paraId="4DD173AD" w14:textId="50F9B05A" w:rsidR="00F71B79" w:rsidRDefault="00F71B79" w:rsidP="00B52F78">
      <w:pPr>
        <w:pStyle w:val="footnote"/>
      </w:pPr>
      <w:r>
        <w:rPr>
          <w:rStyle w:val="FootnoteReference"/>
        </w:rPr>
        <w:footnoteRef/>
      </w:r>
      <w:r>
        <w:t xml:space="preserve"> Though not found on the Coptic Calendar, as one of the 318 gathered at Nicaea, it is fitting to venerate St. Spyridon.</w:t>
      </w:r>
    </w:p>
  </w:footnote>
  <w:footnote w:id="954">
    <w:p w14:paraId="0EC0EB26" w14:textId="77777777" w:rsidR="00F71B79" w:rsidRDefault="00F71B79"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55">
    <w:p w14:paraId="1A09C94E" w14:textId="77777777" w:rsidR="00F71B79" w:rsidRDefault="00F71B79" w:rsidP="00073003">
      <w:pPr>
        <w:pStyle w:val="footnote"/>
      </w:pPr>
      <w:r>
        <w:rPr>
          <w:rStyle w:val="FootnoteReference"/>
        </w:rPr>
        <w:footnoteRef/>
      </w:r>
      <w:r>
        <w:t xml:space="preserve"> Revelation 7:2</w:t>
      </w:r>
    </w:p>
  </w:footnote>
  <w:footnote w:id="956">
    <w:p w14:paraId="047C672B" w14:textId="77777777" w:rsidR="00F71B79" w:rsidRDefault="00F71B79" w:rsidP="00073003">
      <w:pPr>
        <w:pStyle w:val="footnote"/>
      </w:pPr>
      <w:r>
        <w:rPr>
          <w:rStyle w:val="FootnoteReference"/>
        </w:rPr>
        <w:footnoteRef/>
      </w:r>
      <w:r>
        <w:t xml:space="preserve"> Revelation 7:3</w:t>
      </w:r>
    </w:p>
  </w:footnote>
  <w:footnote w:id="957">
    <w:p w14:paraId="338E8815" w14:textId="77777777" w:rsidR="00F71B79" w:rsidRDefault="00F71B79"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58">
    <w:p w14:paraId="7E074E97" w14:textId="77777777" w:rsidR="00F71B79" w:rsidRDefault="00F71B79" w:rsidP="00BC160E">
      <w:pPr>
        <w:pStyle w:val="footnote"/>
      </w:pPr>
      <w:r>
        <w:rPr>
          <w:rStyle w:val="FootnoteReference"/>
        </w:rPr>
        <w:footnoteRef/>
      </w:r>
      <w:r>
        <w:t xml:space="preserve"> John 13:25</w:t>
      </w:r>
    </w:p>
  </w:footnote>
  <w:footnote w:id="959">
    <w:p w14:paraId="0E087572" w14:textId="27E962C9" w:rsidR="00F71B79" w:rsidRDefault="00F71B79"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60">
    <w:p w14:paraId="795EE333" w14:textId="77777777" w:rsidR="00F71B79" w:rsidRDefault="00F71B79" w:rsidP="00B53E05">
      <w:pPr>
        <w:pStyle w:val="footnote"/>
      </w:pPr>
      <w:r>
        <w:rPr>
          <w:rStyle w:val="FootnoteReference"/>
        </w:rPr>
        <w:footnoteRef/>
      </w:r>
      <w:r>
        <w:t xml:space="preserve"> Normally reserved for the Theotokos.</w:t>
      </w:r>
    </w:p>
  </w:footnote>
  <w:footnote w:id="961">
    <w:p w14:paraId="483F0E8B" w14:textId="77777777" w:rsidR="00F71B79" w:rsidRDefault="00F71B79" w:rsidP="00B53E05">
      <w:pPr>
        <w:pStyle w:val="footnote"/>
      </w:pPr>
      <w:r>
        <w:rPr>
          <w:rStyle w:val="FootnoteReference"/>
        </w:rPr>
        <w:footnoteRef/>
      </w:r>
      <w:r>
        <w:t xml:space="preserve"> The law of righteousness, not the Law of the Old Covenant.</w:t>
      </w:r>
    </w:p>
  </w:footnote>
  <w:footnote w:id="962">
    <w:p w14:paraId="361DBD71" w14:textId="77777777" w:rsidR="00F71B79" w:rsidRDefault="00F71B79" w:rsidP="00662600">
      <w:pPr>
        <w:pStyle w:val="footnote"/>
      </w:pPr>
      <w:r>
        <w:rPr>
          <w:rStyle w:val="FootnoteReference"/>
        </w:rPr>
        <w:footnoteRef/>
      </w:r>
      <w:r>
        <w:t xml:space="preserve"> Or image</w:t>
      </w:r>
    </w:p>
  </w:footnote>
  <w:footnote w:id="963">
    <w:p w14:paraId="2DF974D0" w14:textId="77777777" w:rsidR="00F71B79" w:rsidRDefault="00F71B79">
      <w:pPr>
        <w:pStyle w:val="footnote"/>
        <w:rPr>
          <w:ins w:id="1471" w:author="Brett Slote" w:date="2011-07-21T18:57:00Z"/>
        </w:rPr>
        <w:pPrChange w:id="1472" w:author="Brett Slote" w:date="2011-07-21T20:03:00Z">
          <w:pPr>
            <w:pStyle w:val="FootnoteText"/>
          </w:pPr>
        </w:pPrChange>
      </w:pPr>
      <w:ins w:id="1473" w:author="Brett Slote" w:date="2011-07-21T18:57:00Z">
        <w:r>
          <w:rPr>
            <w:rStyle w:val="FootnoteReference"/>
          </w:rPr>
          <w:footnoteRef/>
        </w:r>
        <w:r>
          <w:t xml:space="preserve"> Colossians 3:14</w:t>
        </w:r>
      </w:ins>
    </w:p>
  </w:footnote>
  <w:footnote w:id="964">
    <w:p w14:paraId="371983D9" w14:textId="0B3CAEFE" w:rsidR="00F71B79" w:rsidRDefault="00F71B79" w:rsidP="006035EE">
      <w:pPr>
        <w:pStyle w:val="footnote"/>
      </w:pPr>
      <w:r>
        <w:rPr>
          <w:rStyle w:val="FootnoteReference"/>
        </w:rPr>
        <w:footnoteRef/>
      </w:r>
      <w:r>
        <w:t xml:space="preserve"> Composed in A.D. 2016 in English for St. George’s Ministry to the British people.</w:t>
      </w:r>
    </w:p>
  </w:footnote>
  <w:footnote w:id="965">
    <w:p w14:paraId="56032475" w14:textId="77777777" w:rsidR="00F71B79" w:rsidRDefault="00F71B79" w:rsidP="00E22010">
      <w:pPr>
        <w:pStyle w:val="footnote"/>
      </w:pPr>
      <w:r>
        <w:rPr>
          <w:rStyle w:val="FootnoteReference"/>
        </w:rPr>
        <w:footnoteRef/>
      </w:r>
      <w:r>
        <w:t xml:space="preserve"> 2 Tim 4:7</w:t>
      </w:r>
    </w:p>
  </w:footnote>
  <w:footnote w:id="966">
    <w:p w14:paraId="519A6EA0" w14:textId="77777777" w:rsidR="00F71B79" w:rsidRDefault="00F71B79" w:rsidP="00E22010">
      <w:pPr>
        <w:pStyle w:val="footnote"/>
      </w:pPr>
      <w:r>
        <w:rPr>
          <w:rStyle w:val="FootnoteReference"/>
        </w:rPr>
        <w:footnoteRef/>
      </w:r>
      <w:r>
        <w:t xml:space="preserve"> 2 Tim 4:8</w:t>
      </w:r>
    </w:p>
  </w:footnote>
  <w:footnote w:id="967">
    <w:p w14:paraId="2C92CCF6" w14:textId="77777777" w:rsidR="00F71B79" w:rsidRDefault="00F71B79" w:rsidP="001779C0">
      <w:pPr>
        <w:pStyle w:val="footnote"/>
      </w:pPr>
      <w:r>
        <w:rPr>
          <w:rStyle w:val="FootnoteReference"/>
        </w:rPr>
        <w:footnoteRef/>
      </w:r>
      <w:r>
        <w:t xml:space="preserve"> Composed in Coptic and Arabic by H.G. Bishop Demetrius of Malawi circa A.D. 2000.</w:t>
      </w:r>
    </w:p>
  </w:footnote>
  <w:footnote w:id="968">
    <w:p w14:paraId="16CDD53B" w14:textId="77777777" w:rsidR="00F71B79" w:rsidRDefault="00F71B79"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69">
    <w:p w14:paraId="717A066E" w14:textId="77777777" w:rsidR="00F71B79" w:rsidRDefault="00F71B79">
      <w:pPr>
        <w:pStyle w:val="footnote"/>
        <w:rPr>
          <w:ins w:id="1536" w:author="Brett Slote" w:date="2011-07-21T18:45:00Z"/>
        </w:rPr>
        <w:pPrChange w:id="1537" w:author="Brett Slote" w:date="2011-07-21T20:01:00Z">
          <w:pPr>
            <w:pStyle w:val="FootnoteText"/>
          </w:pPr>
        </w:pPrChange>
      </w:pPr>
      <w:ins w:id="1538" w:author="Brett Slote" w:date="2011-07-21T18:45:00Z">
        <w:r>
          <w:rPr>
            <w:rStyle w:val="FootnoteReference"/>
          </w:rPr>
          <w:footnoteRef/>
        </w:r>
        <w:r>
          <w:t xml:space="preserve"> Daniel 12:3</w:t>
        </w:r>
      </w:ins>
    </w:p>
  </w:footnote>
  <w:footnote w:id="970">
    <w:p w14:paraId="7155AD88" w14:textId="77777777" w:rsidR="00F71B79" w:rsidRDefault="00F71B79">
      <w:pPr>
        <w:pStyle w:val="footnote"/>
        <w:rPr>
          <w:ins w:id="1539" w:author="Brett Slote" w:date="2011-07-21T18:46:00Z"/>
        </w:rPr>
        <w:pPrChange w:id="1540" w:author="Brett Slote" w:date="2011-07-21T20:01:00Z">
          <w:pPr>
            <w:pStyle w:val="FootnoteText"/>
          </w:pPr>
        </w:pPrChange>
      </w:pPr>
      <w:ins w:id="1541" w:author="Brett Slote" w:date="2011-07-21T18:46:00Z">
        <w:r>
          <w:rPr>
            <w:rStyle w:val="FootnoteReference"/>
          </w:rPr>
          <w:footnoteRef/>
        </w:r>
        <w:r>
          <w:t xml:space="preserve"> Literally: all you monastic folk</w:t>
        </w:r>
      </w:ins>
    </w:p>
  </w:footnote>
  <w:footnote w:id="971">
    <w:p w14:paraId="7EEF391B" w14:textId="77777777" w:rsidR="00F71B79" w:rsidRDefault="00F71B79">
      <w:pPr>
        <w:pStyle w:val="FootnoteText"/>
      </w:pPr>
      <w:r>
        <w:rPr>
          <w:rStyle w:val="FootnoteReference"/>
        </w:rPr>
        <w:footnoteRef/>
      </w:r>
      <w:r>
        <w:t xml:space="preserve"> Published by Abouna Matta El-Maskeen of St. Macarius’ Monastery.</w:t>
      </w:r>
    </w:p>
  </w:footnote>
  <w:footnote w:id="972">
    <w:p w14:paraId="6BC2BFA9" w14:textId="77777777" w:rsidR="00F71B79" w:rsidRDefault="00F71B7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3">
    <w:p w14:paraId="3A6EC701" w14:textId="77777777" w:rsidR="00F71B79" w:rsidRDefault="00F71B79" w:rsidP="00670C79">
      <w:pPr>
        <w:pStyle w:val="footnote"/>
      </w:pPr>
      <w:r>
        <w:rPr>
          <w:rStyle w:val="FootnoteReference"/>
        </w:rPr>
        <w:footnoteRef/>
      </w:r>
      <w:r>
        <w:t xml:space="preserve"> Modern day Ethiopia and Eritrea.</w:t>
      </w:r>
    </w:p>
  </w:footnote>
  <w:footnote w:id="974">
    <w:p w14:paraId="46D5577E" w14:textId="77777777" w:rsidR="00F71B79" w:rsidRDefault="00F71B79" w:rsidP="0047441D">
      <w:pPr>
        <w:pStyle w:val="footnote"/>
      </w:pPr>
      <w:r>
        <w:rPr>
          <w:rStyle w:val="FootnoteReference"/>
        </w:rPr>
        <w:footnoteRef/>
      </w:r>
      <w:r>
        <w:t xml:space="preserve"> St. F</w:t>
      </w:r>
      <w:r w:rsidRPr="006422C6">
        <w:t>rumentius</w:t>
      </w:r>
      <w:r>
        <w:t>, whom the Ethiopians called “Abune Selama.”</w:t>
      </w:r>
    </w:p>
  </w:footnote>
  <w:footnote w:id="975">
    <w:p w14:paraId="2F5E6ED4" w14:textId="52CEBBCB" w:rsidR="00F71B79" w:rsidRDefault="00F71B79" w:rsidP="00BD2B3F">
      <w:pPr>
        <w:pStyle w:val="footnote"/>
      </w:pPr>
      <w:r>
        <w:rPr>
          <w:rStyle w:val="FootnoteReference"/>
        </w:rPr>
        <w:footnoteRef/>
      </w:r>
      <w:r>
        <w:t xml:space="preserve"> Adapted from the hymn of St. Severus of Antioch, in 2015 in English.</w:t>
      </w:r>
    </w:p>
  </w:footnote>
  <w:footnote w:id="976">
    <w:p w14:paraId="018A465B" w14:textId="77777777" w:rsidR="00F71B79" w:rsidRDefault="00F71B79">
      <w:pPr>
        <w:pStyle w:val="footnote"/>
        <w:rPr>
          <w:ins w:id="1628" w:author="Brett Slote" w:date="2011-07-21T19:11:00Z"/>
        </w:rPr>
        <w:pPrChange w:id="1629" w:author="Brett Slote" w:date="2011-07-21T20:05:00Z">
          <w:pPr>
            <w:pStyle w:val="FootnoteText"/>
          </w:pPr>
        </w:pPrChange>
      </w:pPr>
      <w:ins w:id="1630" w:author="Brett Slote" w:date="2011-07-21T19:11:00Z">
        <w:r>
          <w:rPr>
            <w:rStyle w:val="FootnoteReference"/>
          </w:rPr>
          <w:footnoteRef/>
        </w:r>
        <w:r>
          <w:t xml:space="preserve"> Psalm 41:1</w:t>
        </w:r>
      </w:ins>
    </w:p>
  </w:footnote>
  <w:footnote w:id="977">
    <w:p w14:paraId="30B9D2C6" w14:textId="77777777" w:rsidR="00F71B79" w:rsidRDefault="00F71B79"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78">
    <w:p w14:paraId="63D7B4DE" w14:textId="77777777" w:rsidR="00F71B79" w:rsidRDefault="00F71B79"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79">
    <w:p w14:paraId="6542A42A" w14:textId="77777777" w:rsidR="00F71B79" w:rsidRDefault="00F71B79"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80">
    <w:p w14:paraId="48A0DCFD" w14:textId="77777777" w:rsidR="00F71B79" w:rsidRDefault="00F71B79" w:rsidP="006D27E4">
      <w:pPr>
        <w:pStyle w:val="Footnote0"/>
      </w:pPr>
      <w:r>
        <w:rPr>
          <w:rStyle w:val="FootnoteReference"/>
        </w:rPr>
        <w:footnoteRef/>
      </w:r>
      <w:r>
        <w:t xml:space="preserve"> In modern day Libya</w:t>
      </w:r>
    </w:p>
  </w:footnote>
  <w:footnote w:id="981">
    <w:p w14:paraId="5E4AA7CE" w14:textId="77777777" w:rsidR="00F71B79" w:rsidRDefault="00F71B79">
      <w:pPr>
        <w:pStyle w:val="footnote"/>
        <w:rPr>
          <w:ins w:id="1655" w:author="Brett Slote" w:date="2011-07-21T18:49:00Z"/>
        </w:rPr>
        <w:pPrChange w:id="1656" w:author="Brett Slote" w:date="2011-07-21T20:02:00Z">
          <w:pPr>
            <w:pStyle w:val="FootnoteText"/>
          </w:pPr>
        </w:pPrChange>
      </w:pPr>
      <w:ins w:id="1657" w:author="Brett Slote" w:date="2011-07-21T18:49:00Z">
        <w:r>
          <w:rPr>
            <w:rStyle w:val="FootnoteReference"/>
          </w:rPr>
          <w:footnoteRef/>
        </w:r>
        <w:r>
          <w:t xml:space="preserve"> Note that </w:t>
        </w:r>
        <w:r w:rsidRPr="003A78C2">
          <w:rPr>
            <w:rFonts w:ascii="CS Avva Shenouda" w:hAnsi="CS Avva Shenouda"/>
            <w:rPrChange w:id="1658" w:author="Brett Slote" w:date="2011-07-21T20:02:00Z">
              <w:rPr>
                <w:rFonts w:ascii="Antonious Normal" w:hAnsi="Antonious Normal"/>
              </w:rPr>
            </w:rPrChange>
          </w:rPr>
          <w:t>twou</w:t>
        </w:r>
        <w:r>
          <w:t xml:space="preserve"> is used as mountain and desert interchangeably in Coptic monastic literature</w:t>
        </w:r>
      </w:ins>
    </w:p>
  </w:footnote>
  <w:footnote w:id="982">
    <w:p w14:paraId="71147821" w14:textId="77777777" w:rsidR="00F71B79" w:rsidRDefault="00F71B79">
      <w:pPr>
        <w:pStyle w:val="footnote"/>
        <w:rPr>
          <w:ins w:id="1659" w:author="Brett Slote" w:date="2011-07-21T18:50:00Z"/>
        </w:rPr>
        <w:pPrChange w:id="1660" w:author="Brett Slote" w:date="2011-07-21T20:02:00Z">
          <w:pPr>
            <w:pStyle w:val="FootnoteText"/>
          </w:pPr>
        </w:pPrChange>
      </w:pPr>
      <w:ins w:id="1661" w:author="Brett Slote" w:date="2011-07-21T18:50:00Z">
        <w:r>
          <w:rPr>
            <w:rStyle w:val="FootnoteReference"/>
          </w:rPr>
          <w:footnoteRef/>
        </w:r>
        <w:r>
          <w:t xml:space="preserve"> US book has “travails of torment” – but it’s not possessive.</w:t>
        </w:r>
      </w:ins>
    </w:p>
  </w:footnote>
  <w:footnote w:id="983">
    <w:p w14:paraId="39517237" w14:textId="77777777" w:rsidR="00F71B79" w:rsidRDefault="00F71B79">
      <w:pPr>
        <w:pStyle w:val="footnote"/>
        <w:rPr>
          <w:ins w:id="1662" w:author="Brett Slote" w:date="2011-07-21T18:49:00Z"/>
        </w:rPr>
        <w:pPrChange w:id="1663" w:author="Brett Slote" w:date="2011-07-21T20:02:00Z">
          <w:pPr>
            <w:pStyle w:val="FootnoteText"/>
          </w:pPr>
        </w:pPrChange>
      </w:pPr>
      <w:ins w:id="1664" w:author="Brett Slote" w:date="2011-07-21T18:49:00Z">
        <w:r>
          <w:rPr>
            <w:rStyle w:val="FootnoteReference"/>
          </w:rPr>
          <w:footnoteRef/>
        </w:r>
        <w:r>
          <w:t xml:space="preserve"> 1 Peter 1:4</w:t>
        </w:r>
      </w:ins>
    </w:p>
  </w:footnote>
  <w:footnote w:id="984">
    <w:p w14:paraId="049774F0" w14:textId="77777777" w:rsidR="00F71B79" w:rsidRDefault="00F71B79" w:rsidP="00E77C68">
      <w:pPr>
        <w:pStyle w:val="footnote"/>
      </w:pPr>
      <w:r>
        <w:rPr>
          <w:rStyle w:val="FootnoteReference"/>
        </w:rPr>
        <w:footnoteRef/>
      </w:r>
      <w:r>
        <w:t xml:space="preserve"> The Coptic has “Three names, one God,” which is the heresy of modalism, and certainly was not said at Ephesus.</w:t>
      </w:r>
    </w:p>
  </w:footnote>
  <w:footnote w:id="985">
    <w:p w14:paraId="416DBD35" w14:textId="77777777" w:rsidR="00F71B79" w:rsidRDefault="00F71B79" w:rsidP="00E77C68">
      <w:pPr>
        <w:pStyle w:val="footnote"/>
      </w:pPr>
      <w:r>
        <w:rPr>
          <w:rStyle w:val="FootnoteReference"/>
        </w:rPr>
        <w:footnoteRef/>
      </w:r>
      <w:r>
        <w:t xml:space="preserve"> This line is heretical.</w:t>
      </w:r>
    </w:p>
  </w:footnote>
  <w:footnote w:id="986">
    <w:p w14:paraId="2A005F90" w14:textId="77777777" w:rsidR="00F71B79" w:rsidRDefault="00F71B79">
      <w:pPr>
        <w:pStyle w:val="footnote"/>
        <w:rPr>
          <w:ins w:id="1699" w:author="Brett Slote" w:date="2011-07-21T18:55:00Z"/>
        </w:rPr>
        <w:pPrChange w:id="1700" w:author="Brett Slote" w:date="2011-07-21T20:02:00Z">
          <w:pPr>
            <w:pStyle w:val="FootnoteText"/>
          </w:pPr>
        </w:pPrChange>
      </w:pPr>
      <w:ins w:id="1701" w:author="Brett Slote" w:date="2011-07-21T18:55:00Z">
        <w:r>
          <w:rPr>
            <w:rStyle w:val="FootnoteReference"/>
          </w:rPr>
          <w:footnoteRef/>
        </w:r>
        <w:r>
          <w:t xml:space="preserve"> Hallow or consecrate – this was, according to a tradition, when he formerly became an archimandrite</w:t>
        </w:r>
      </w:ins>
    </w:p>
  </w:footnote>
  <w:footnote w:id="987">
    <w:p w14:paraId="6B5EF1D3" w14:textId="77777777" w:rsidR="00F71B79" w:rsidRDefault="00F71B79">
      <w:pPr>
        <w:pStyle w:val="footnote"/>
        <w:rPr>
          <w:ins w:id="1707" w:author="Brett Slote" w:date="2011-07-21T18:52:00Z"/>
        </w:rPr>
        <w:pPrChange w:id="1708" w:author="Brett Slote" w:date="2011-07-21T20:02:00Z">
          <w:pPr/>
        </w:pPrChange>
      </w:pPr>
      <w:ins w:id="1709" w:author="Brett Slote" w:date="2011-07-21T18:52:00Z">
        <w:r w:rsidRPr="00FB36D8">
          <w:rPr>
            <w:rStyle w:val="FootnoteReference"/>
            <w:vertAlign w:val="baseline"/>
          </w:rPr>
          <w:footnoteRef/>
        </w:r>
        <w:r w:rsidRPr="00FB36D8">
          <w:t xml:space="preserve"> This line is literally “because the hope of the good”</w:t>
        </w:r>
      </w:ins>
    </w:p>
  </w:footnote>
  <w:footnote w:id="988">
    <w:p w14:paraId="347015AD" w14:textId="77777777" w:rsidR="00F71B79" w:rsidRPr="00A20ACC" w:rsidRDefault="00F71B79">
      <w:pPr>
        <w:pStyle w:val="footnote"/>
        <w:rPr>
          <w:ins w:id="1710" w:author="Brett Slote" w:date="2011-07-21T18:52:00Z"/>
          <w:rFonts w:ascii="CS Avva Shenouda" w:hAnsi="CS Avva Shenouda"/>
          <w:color w:val="FF0000"/>
          <w:rPrChange w:id="1711" w:author="Brett Slote" w:date="2011-07-21T20:02:00Z">
            <w:rPr>
              <w:ins w:id="1712" w:author="Brett Slote" w:date="2011-07-21T18:52:00Z"/>
              <w:color w:val="FF0000"/>
            </w:rPr>
          </w:rPrChange>
        </w:rPr>
        <w:pPrChange w:id="1713" w:author="Brett Slote" w:date="2011-07-21T20:02:00Z">
          <w:pPr/>
        </w:pPrChange>
      </w:pPr>
      <w:ins w:id="1714" w:author="Brett Slote" w:date="2011-07-21T18:52:00Z">
        <w:r w:rsidRPr="00FB36D8">
          <w:rPr>
            <w:rStyle w:val="FootnoteReference"/>
            <w:vertAlign w:val="baseline"/>
          </w:rPr>
          <w:footnoteRef/>
        </w:r>
        <w:r w:rsidRPr="00FB36D8">
          <w:t xml:space="preserve"> </w:t>
        </w:r>
        <w:r w:rsidRPr="003A78C2">
          <w:rPr>
            <w:rPrChange w:id="1715" w:author="Brett Slote" w:date="2011-07-21T20:02:00Z">
              <w:rPr>
                <w:rFonts w:ascii="Antonious Normal" w:hAnsi="Antonious Normal"/>
                <w:color w:val="FF0000"/>
              </w:rPr>
            </w:rPrChange>
          </w:rPr>
          <w:t>qen hanhwd/ nem han'almoc</w:t>
        </w:r>
      </w:ins>
    </w:p>
  </w:footnote>
  <w:footnote w:id="989">
    <w:p w14:paraId="4AFC6896" w14:textId="77777777" w:rsidR="00F71B79" w:rsidRDefault="00F71B79">
      <w:pPr>
        <w:pStyle w:val="FootnoteText"/>
      </w:pPr>
      <w:r>
        <w:rPr>
          <w:rStyle w:val="FootnoteReference"/>
        </w:rPr>
        <w:footnoteRef/>
      </w:r>
      <w:r>
        <w:t xml:space="preserve"> Matthew 1:20</w:t>
      </w:r>
    </w:p>
  </w:footnote>
  <w:footnote w:id="990">
    <w:p w14:paraId="0E9CA519" w14:textId="77777777" w:rsidR="00F71B79" w:rsidRDefault="00F71B79" w:rsidP="00662A48">
      <w:pPr>
        <w:pStyle w:val="footnote"/>
      </w:pPr>
      <w:r>
        <w:rPr>
          <w:rStyle w:val="FootnoteReference"/>
          <w:rFonts w:eastAsiaTheme="majorEastAsia"/>
        </w:rPr>
        <w:footnoteRef/>
      </w:r>
      <w:r>
        <w:t xml:space="preserve"> All-holy</w:t>
      </w:r>
    </w:p>
  </w:footnote>
  <w:footnote w:id="991">
    <w:p w14:paraId="50451B0F" w14:textId="77777777" w:rsidR="00F71B79" w:rsidRDefault="00F71B79">
      <w:pPr>
        <w:pStyle w:val="footnote"/>
        <w:rPr>
          <w:ins w:id="1784" w:author="Brett Slote" w:date="2011-07-21T19:04:00Z"/>
        </w:rPr>
        <w:pPrChange w:id="1785" w:author="Brett Slote" w:date="2011-07-21T20:04:00Z">
          <w:pPr>
            <w:pStyle w:val="FootnoteText"/>
          </w:pPr>
        </w:pPrChange>
      </w:pPr>
      <w:ins w:id="1786" w:author="Brett Slote" w:date="2011-07-21T19:04:00Z">
        <w:r>
          <w:rPr>
            <w:rStyle w:val="FootnoteReference"/>
          </w:rPr>
          <w:footnoteRef/>
        </w:r>
        <w:r>
          <w:t xml:space="preserve"> literal is disregarded</w:t>
        </w:r>
      </w:ins>
    </w:p>
  </w:footnote>
  <w:footnote w:id="992">
    <w:p w14:paraId="28760F43" w14:textId="77777777" w:rsidR="00F71B79" w:rsidRDefault="00F71B79" w:rsidP="00513E2D">
      <w:pPr>
        <w:pStyle w:val="footnote"/>
      </w:pPr>
      <w:r>
        <w:rPr>
          <w:rStyle w:val="FootnoteReference"/>
        </w:rPr>
        <w:footnoteRef/>
      </w:r>
      <w:r>
        <w:t xml:space="preserve"> Fr. Athanasius has “My soul shall make her boast in the Lord”</w:t>
      </w:r>
    </w:p>
  </w:footnote>
  <w:footnote w:id="993">
    <w:p w14:paraId="54344E7C" w14:textId="77777777" w:rsidR="00F71B79" w:rsidRDefault="00F71B79" w:rsidP="00513E2D">
      <w:pPr>
        <w:pStyle w:val="footnote"/>
      </w:pPr>
      <w:r>
        <w:rPr>
          <w:rStyle w:val="FootnoteReference"/>
        </w:rPr>
        <w:footnoteRef/>
      </w:r>
      <w:r>
        <w:t xml:space="preserve"> 2 Sam. 6:2 (LXX).</w:t>
      </w:r>
    </w:p>
  </w:footnote>
  <w:footnote w:id="994">
    <w:p w14:paraId="75B3E062" w14:textId="77777777" w:rsidR="00F71B79" w:rsidRDefault="00F71B79" w:rsidP="00513E2D">
      <w:pPr>
        <w:pStyle w:val="footnote"/>
      </w:pPr>
      <w:r>
        <w:rPr>
          <w:rStyle w:val="FootnoteReference"/>
        </w:rPr>
        <w:footnoteRef/>
      </w:r>
      <w:r>
        <w:t xml:space="preserve"> [JS] or “appear” or “reveal Yourself”</w:t>
      </w:r>
    </w:p>
  </w:footnote>
  <w:footnote w:id="995">
    <w:p w14:paraId="10B3FAAD" w14:textId="77777777" w:rsidR="00F71B79" w:rsidRDefault="00F71B79" w:rsidP="00513E2D">
      <w:pPr>
        <w:pStyle w:val="footnote"/>
      </w:pPr>
      <w:r>
        <w:rPr>
          <w:rStyle w:val="FootnoteReference"/>
        </w:rPr>
        <w:footnoteRef/>
      </w:r>
      <w:r>
        <w:t xml:space="preserve"> [JS] or “reveal Your face”.</w:t>
      </w:r>
    </w:p>
  </w:footnote>
  <w:footnote w:id="996">
    <w:p w14:paraId="63A4880D" w14:textId="77777777" w:rsidR="00F71B79" w:rsidRPr="004A3E27" w:rsidRDefault="00F71B79"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97">
    <w:p w14:paraId="3A044652" w14:textId="77777777" w:rsidR="00F71B79" w:rsidRDefault="00F71B79" w:rsidP="00513E2D">
      <w:pPr>
        <w:pStyle w:val="footnote"/>
      </w:pPr>
      <w:r>
        <w:rPr>
          <w:rStyle w:val="FootnoteReference"/>
        </w:rPr>
        <w:footnoteRef/>
      </w:r>
      <w:r>
        <w:t xml:space="preserve"> [JS] literally “do obeisance”, i.e. “bow down to”</w:t>
      </w:r>
    </w:p>
  </w:footnote>
  <w:footnote w:id="998">
    <w:p w14:paraId="510A8B55" w14:textId="77777777" w:rsidR="00F71B79" w:rsidRPr="004A3E27" w:rsidRDefault="00F71B79"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99">
    <w:p w14:paraId="1C902A07" w14:textId="77777777" w:rsidR="00F71B79" w:rsidRDefault="00F71B79" w:rsidP="00513E2D">
      <w:pPr>
        <w:pStyle w:val="footnote"/>
      </w:pPr>
      <w:r>
        <w:rPr>
          <w:rStyle w:val="FootnoteReference"/>
        </w:rPr>
        <w:footnoteRef/>
      </w:r>
      <w:r>
        <w:t xml:space="preserve"> [JS] or “beautifully situated”</w:t>
      </w:r>
    </w:p>
  </w:footnote>
  <w:footnote w:id="1000">
    <w:p w14:paraId="61A90277" w14:textId="77777777" w:rsidR="00F71B79" w:rsidRPr="004A3E27" w:rsidRDefault="00F71B79"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01">
    <w:p w14:paraId="2BD08AB7" w14:textId="77777777" w:rsidR="00F71B79" w:rsidRDefault="00F71B79"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02">
    <w:p w14:paraId="7A664F24" w14:textId="77777777" w:rsidR="00F71B79" w:rsidRDefault="00F71B79" w:rsidP="00513E2D">
      <w:pPr>
        <w:pStyle w:val="footnote"/>
      </w:pPr>
      <w:r>
        <w:rPr>
          <w:rStyle w:val="FootnoteReference"/>
        </w:rPr>
        <w:footnoteRef/>
      </w:r>
      <w:r>
        <w:t xml:space="preserve"> [JS] or “Mother Zion will say,”</w:t>
      </w:r>
    </w:p>
  </w:footnote>
  <w:footnote w:id="1003">
    <w:p w14:paraId="41F70EEA" w14:textId="77777777" w:rsidR="00F71B79" w:rsidRDefault="00F71B79" w:rsidP="00513E2D">
      <w:pPr>
        <w:pStyle w:val="footnote"/>
      </w:pPr>
      <w:r>
        <w:rPr>
          <w:rStyle w:val="FootnoteReference"/>
        </w:rPr>
        <w:footnoteRef/>
      </w:r>
      <w:r>
        <w:t xml:space="preserve"> [JS] Coptic has, “that a man and a man dwelt in her”</w:t>
      </w:r>
    </w:p>
  </w:footnote>
  <w:footnote w:id="1004">
    <w:p w14:paraId="3E040425" w14:textId="77777777" w:rsidR="00F71B79" w:rsidRDefault="00F71B79" w:rsidP="00513E2D">
      <w:pPr>
        <w:pStyle w:val="footnote"/>
      </w:pPr>
      <w:r>
        <w:rPr>
          <w:rStyle w:val="FootnoteReference"/>
        </w:rPr>
        <w:footnoteRef/>
      </w:r>
      <w:r>
        <w:t xml:space="preserve"> [JS] or “messengers”</w:t>
      </w:r>
    </w:p>
  </w:footnote>
  <w:footnote w:id="1005">
    <w:p w14:paraId="3B1FD0D0" w14:textId="77777777" w:rsidR="00F71B79" w:rsidRDefault="00F71B79" w:rsidP="00513E2D">
      <w:pPr>
        <w:pStyle w:val="footnote"/>
      </w:pPr>
      <w:r>
        <w:rPr>
          <w:rStyle w:val="FootnoteReference"/>
        </w:rPr>
        <w:footnoteRef/>
      </w:r>
      <w:r>
        <w:t xml:space="preserve"> [JS] Fr. Lazarus has “servants”</w:t>
      </w:r>
    </w:p>
  </w:footnote>
  <w:footnote w:id="1006">
    <w:p w14:paraId="4E9A9F71" w14:textId="77777777" w:rsidR="00F71B79" w:rsidRDefault="00F71B79" w:rsidP="00513E2D">
      <w:pPr>
        <w:pStyle w:val="footnote"/>
      </w:pPr>
      <w:r>
        <w:rPr>
          <w:rStyle w:val="FootnoteReference"/>
        </w:rPr>
        <w:footnoteRef/>
      </w:r>
      <w:r>
        <w:t xml:space="preserve"> Heb. 1:7; Ezek. 1:14; 2 Esdras 8:22.</w:t>
      </w:r>
    </w:p>
  </w:footnote>
  <w:footnote w:id="1007">
    <w:p w14:paraId="1CE390C3" w14:textId="77777777" w:rsidR="00F71B79" w:rsidRDefault="00F71B79" w:rsidP="00513E2D">
      <w:pPr>
        <w:pStyle w:val="footnote"/>
      </w:pPr>
      <w:r>
        <w:rPr>
          <w:rStyle w:val="FootnoteReference"/>
        </w:rPr>
        <w:footnoteRef/>
      </w:r>
      <w:r>
        <w:t xml:space="preserve"> [JS] or “makes the clouds His chariot”</w:t>
      </w:r>
    </w:p>
  </w:footnote>
  <w:footnote w:id="1008">
    <w:p w14:paraId="61355318" w14:textId="77777777" w:rsidR="00F71B79" w:rsidRDefault="00F71B79" w:rsidP="00513E2D">
      <w:pPr>
        <w:pStyle w:val="footnote"/>
      </w:pPr>
      <w:r>
        <w:rPr>
          <w:rStyle w:val="FootnoteReference"/>
        </w:rPr>
        <w:footnoteRef/>
      </w:r>
      <w:r>
        <w:t xml:space="preserve"> [JS] “do obeisance”, elsewhere rendered “worship’, but referring to the physical act.</w:t>
      </w:r>
    </w:p>
  </w:footnote>
  <w:footnote w:id="1009">
    <w:p w14:paraId="55C199C8" w14:textId="77777777" w:rsidR="00F71B79" w:rsidRDefault="00F71B79" w:rsidP="00513E2D">
      <w:pPr>
        <w:pStyle w:val="footnote"/>
      </w:pPr>
      <w:r>
        <w:rPr>
          <w:rStyle w:val="FootnoteReference"/>
        </w:rPr>
        <w:footnoteRef/>
      </w:r>
      <w:r>
        <w:t xml:space="preserve"> [JS] lit. day to day</w:t>
      </w:r>
    </w:p>
  </w:footnote>
  <w:footnote w:id="1010">
    <w:p w14:paraId="7F35743B" w14:textId="77777777" w:rsidR="00F71B79" w:rsidRPr="004A3E27" w:rsidRDefault="00F71B79" w:rsidP="00513E2D">
      <w:pPr>
        <w:pStyle w:val="footnote"/>
      </w:pPr>
      <w:r w:rsidRPr="004A3E27">
        <w:rPr>
          <w:rStyle w:val="FootnoteReference"/>
        </w:rPr>
        <w:footnoteRef/>
      </w:r>
      <w:r w:rsidRPr="004A3E27">
        <w:t xml:space="preserve"> Luke 4:32.</w:t>
      </w:r>
    </w:p>
  </w:footnote>
  <w:footnote w:id="1011">
    <w:p w14:paraId="40B8EED3" w14:textId="77777777" w:rsidR="00F71B79" w:rsidRDefault="00F71B79" w:rsidP="00513E2D">
      <w:pPr>
        <w:pStyle w:val="footnote"/>
      </w:pPr>
      <w:r>
        <w:rPr>
          <w:rStyle w:val="FootnoteReference"/>
        </w:rPr>
        <w:footnoteRef/>
      </w:r>
      <w:r>
        <w:t xml:space="preserve"> [JS] or “give thanks to”. “Thankfully confess with praise”</w:t>
      </w:r>
    </w:p>
  </w:footnote>
  <w:footnote w:id="1012">
    <w:p w14:paraId="11AEE401" w14:textId="77777777" w:rsidR="00F71B79" w:rsidRDefault="00F71B79" w:rsidP="00513E2D">
      <w:pPr>
        <w:pStyle w:val="footnote"/>
      </w:pPr>
      <w:r>
        <w:rPr>
          <w:rStyle w:val="FootnoteReference"/>
        </w:rPr>
        <w:footnoteRef/>
      </w:r>
      <w:r>
        <w:t xml:space="preserve"> [JS] literally, “holy ones.”</w:t>
      </w:r>
    </w:p>
  </w:footnote>
  <w:footnote w:id="1013">
    <w:p w14:paraId="7D6DBB8C" w14:textId="77777777" w:rsidR="00F71B79" w:rsidRDefault="00F71B79" w:rsidP="00513E2D">
      <w:pPr>
        <w:pStyle w:val="footnote"/>
      </w:pPr>
      <w:r>
        <w:rPr>
          <w:rStyle w:val="FootnoteReference"/>
        </w:rPr>
        <w:footnoteRef/>
      </w:r>
      <w:r>
        <w:t xml:space="preserve"> </w:t>
      </w:r>
      <w:r w:rsidRPr="00DC02D9">
        <w:rPr>
          <w:i/>
        </w:rPr>
        <w:t>Or:</w:t>
      </w:r>
      <w:r>
        <w:t xml:space="preserve"> costly (Wisdom 1:13-16).</w:t>
      </w:r>
    </w:p>
  </w:footnote>
  <w:footnote w:id="1014">
    <w:p w14:paraId="75C0EB1C" w14:textId="77777777" w:rsidR="00F71B79" w:rsidRDefault="00F71B79" w:rsidP="00513E2D">
      <w:pPr>
        <w:pStyle w:val="footnote"/>
      </w:pPr>
      <w:r>
        <w:rPr>
          <w:rStyle w:val="FootnoteReference"/>
        </w:rPr>
        <w:footnoteRef/>
      </w:r>
      <w:r>
        <w:t xml:space="preserve"> [JS] litearlly, “slave”.</w:t>
      </w:r>
    </w:p>
  </w:footnote>
  <w:footnote w:id="1015">
    <w:p w14:paraId="050877C1" w14:textId="77777777" w:rsidR="00F71B79" w:rsidRPr="004A3E27" w:rsidRDefault="00F71B79" w:rsidP="00513E2D">
      <w:pPr>
        <w:pStyle w:val="footnote"/>
      </w:pPr>
      <w:r w:rsidRPr="004A3E27">
        <w:rPr>
          <w:rStyle w:val="FootnoteReference"/>
        </w:rPr>
        <w:footnoteRef/>
      </w:r>
      <w:r w:rsidRPr="004A3E27">
        <w:t xml:space="preserve"> </w:t>
      </w:r>
      <w:r>
        <w:t>cf</w:t>
      </w:r>
      <w:r w:rsidRPr="004A3E27">
        <w:t>. Rev. 19:11-16.</w:t>
      </w:r>
    </w:p>
  </w:footnote>
  <w:footnote w:id="1016">
    <w:p w14:paraId="30E6CDDA" w14:textId="77777777" w:rsidR="00F71B79" w:rsidRDefault="00F71B79" w:rsidP="00513E2D">
      <w:pPr>
        <w:pStyle w:val="footnote"/>
      </w:pPr>
      <w:r>
        <w:rPr>
          <w:rStyle w:val="FootnoteReference"/>
        </w:rPr>
        <w:footnoteRef/>
      </w:r>
      <w:r>
        <w:t xml:space="preserve"> dragon: </w:t>
      </w:r>
      <w:r w:rsidRPr="0090411D">
        <w:rPr>
          <w:i/>
        </w:rPr>
        <w:t>or</w:t>
      </w:r>
      <w:r>
        <w:t xml:space="preserve"> serpent.</w:t>
      </w:r>
    </w:p>
  </w:footnote>
  <w:footnote w:id="1017">
    <w:p w14:paraId="2173FA84" w14:textId="77777777" w:rsidR="00F71B79" w:rsidRDefault="00F71B79"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18">
    <w:p w14:paraId="795E5704" w14:textId="77777777" w:rsidR="00F71B79" w:rsidRDefault="00F71B79" w:rsidP="00513E2D">
      <w:pPr>
        <w:pStyle w:val="footnote"/>
      </w:pPr>
      <w:r>
        <w:rPr>
          <w:rStyle w:val="FootnoteReference"/>
        </w:rPr>
        <w:footnoteRef/>
      </w:r>
      <w:r>
        <w:t xml:space="preserve"> House—Home, Family, Church, Kingdom: where God’s will is done (1 Tim. 3:15; Heb. 3:2-6; Lk. 2:49; Mt. 6:10).</w:t>
      </w:r>
    </w:p>
  </w:footnote>
  <w:footnote w:id="1019">
    <w:p w14:paraId="333D3615" w14:textId="77777777" w:rsidR="00F71B79" w:rsidRDefault="00F71B79" w:rsidP="00513E2D">
      <w:pPr>
        <w:pStyle w:val="footnote"/>
      </w:pPr>
      <w:r>
        <w:rPr>
          <w:rStyle w:val="FootnoteReference"/>
        </w:rPr>
        <w:footnoteRef/>
      </w:r>
      <w:r>
        <w:t xml:space="preserve"> [JS] or, “boast”</w:t>
      </w:r>
    </w:p>
  </w:footnote>
  <w:footnote w:id="1020">
    <w:p w14:paraId="4E508065" w14:textId="77777777" w:rsidR="00F71B79" w:rsidRPr="004A3E27" w:rsidRDefault="00F71B79" w:rsidP="00513E2D">
      <w:pPr>
        <w:pStyle w:val="footnote"/>
      </w:pPr>
      <w:r w:rsidRPr="004A3E27">
        <w:rPr>
          <w:rStyle w:val="FootnoteReference"/>
        </w:rPr>
        <w:footnoteRef/>
      </w:r>
      <w:r w:rsidRPr="004A3E27">
        <w:t xml:space="preserve"> Man is made for happiness, fruit of grace, forgiveness, right relations, holiness.</w:t>
      </w:r>
    </w:p>
  </w:footnote>
  <w:footnote w:id="1021">
    <w:p w14:paraId="015A8873" w14:textId="77777777" w:rsidR="00F71B79" w:rsidRDefault="00F71B79" w:rsidP="00513E2D">
      <w:pPr>
        <w:pStyle w:val="footnote"/>
      </w:pPr>
      <w:r>
        <w:rPr>
          <w:rStyle w:val="FootnoteReference"/>
        </w:rPr>
        <w:footnoteRef/>
      </w:r>
      <w:r>
        <w:t xml:space="preserve"> [JS] Fr. Lazarus renders “repent” as “change His mind”</w:t>
      </w:r>
    </w:p>
  </w:footnote>
  <w:footnote w:id="1022">
    <w:p w14:paraId="09314A85" w14:textId="77777777" w:rsidR="00F71B79" w:rsidRDefault="00F71B79" w:rsidP="00513E2D">
      <w:pPr>
        <w:pStyle w:val="footnote"/>
      </w:pPr>
      <w:r>
        <w:rPr>
          <w:rStyle w:val="FootnoteReference"/>
        </w:rPr>
        <w:footnoteRef/>
      </w:r>
      <w:r>
        <w:t xml:space="preserve"> Heb. 7:21.</w:t>
      </w:r>
    </w:p>
  </w:footnote>
  <w:footnote w:id="1023">
    <w:p w14:paraId="43048046" w14:textId="77777777" w:rsidR="00F71B79" w:rsidRPr="004A3E27" w:rsidRDefault="00F71B79"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24">
    <w:p w14:paraId="1EB9C600" w14:textId="77777777" w:rsidR="00F71B79" w:rsidRPr="004A3E27" w:rsidRDefault="00F71B79" w:rsidP="00513E2D">
      <w:pPr>
        <w:pStyle w:val="footnote"/>
      </w:pPr>
      <w:r w:rsidRPr="004A3E27">
        <w:rPr>
          <w:rStyle w:val="FootnoteReference"/>
        </w:rPr>
        <w:footnoteRef/>
      </w:r>
      <w:r w:rsidRPr="004A3E27">
        <w:t xml:space="preserve"> </w:t>
      </w:r>
      <w:r>
        <w:t>Cf</w:t>
      </w:r>
      <w:r w:rsidRPr="004A3E27">
        <w:t>. Isaiah 40:11; John 10:11.</w:t>
      </w:r>
    </w:p>
  </w:footnote>
  <w:footnote w:id="1025">
    <w:p w14:paraId="57EDB196" w14:textId="77777777" w:rsidR="00F71B79" w:rsidRDefault="00F71B79" w:rsidP="00513E2D">
      <w:pPr>
        <w:pStyle w:val="footnote"/>
      </w:pPr>
      <w:r>
        <w:rPr>
          <w:rStyle w:val="FootnoteReference"/>
        </w:rPr>
        <w:footnoteRef/>
      </w:r>
      <w:r>
        <w:t xml:space="preserve"> ‘mercies of the Lord’: </w:t>
      </w:r>
      <w:r w:rsidRPr="00B246C1">
        <w:rPr>
          <w:i/>
        </w:rPr>
        <w:t>or</w:t>
      </w:r>
      <w:r>
        <w:t>, the Lord’s love.</w:t>
      </w:r>
    </w:p>
  </w:footnote>
  <w:footnote w:id="1026">
    <w:p w14:paraId="54C29B30" w14:textId="77777777" w:rsidR="00F71B79" w:rsidRDefault="00F71B79" w:rsidP="00513E2D">
      <w:pPr>
        <w:pStyle w:val="footnote"/>
      </w:pPr>
      <w:r>
        <w:rPr>
          <w:rStyle w:val="FootnoteReference"/>
        </w:rPr>
        <w:footnoteRef/>
      </w:r>
      <w:r>
        <w:t xml:space="preserve"> This column is the version abridged by Fr. Athanasius Iskander.</w:t>
      </w:r>
    </w:p>
  </w:footnote>
  <w:footnote w:id="1027">
    <w:p w14:paraId="48C85628" w14:textId="77777777" w:rsidR="00F71B79" w:rsidRDefault="00F71B79"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28">
    <w:p w14:paraId="489E0E94" w14:textId="77777777" w:rsidR="00F71B79" w:rsidRDefault="00F71B79" w:rsidP="00513E2D">
      <w:pPr>
        <w:pStyle w:val="footnote"/>
      </w:pPr>
      <w:r>
        <w:rPr>
          <w:rStyle w:val="FootnoteReference"/>
        </w:rPr>
        <w:footnoteRef/>
      </w:r>
      <w:r>
        <w:t xml:space="preserve"> Here Fr. Athanasius Iskander replaces the remainder with a short conclusion based on the ending of the First Canticle.</w:t>
      </w:r>
    </w:p>
  </w:footnote>
  <w:footnote w:id="1029">
    <w:p w14:paraId="72A219A1" w14:textId="77777777" w:rsidR="00F71B79" w:rsidRDefault="00F71B79" w:rsidP="00513E2D">
      <w:pPr>
        <w:pStyle w:val="footnote"/>
      </w:pPr>
      <w:r>
        <w:rPr>
          <w:rStyle w:val="FootnoteReference"/>
        </w:rPr>
        <w:footnoteRef/>
      </w:r>
      <w:r>
        <w:t xml:space="preserve"> Verses marked with (*) appear in the abridged version of Fr. Athanasius Iskander</w:t>
      </w:r>
    </w:p>
  </w:footnote>
  <w:footnote w:id="1030">
    <w:p w14:paraId="4FBE3BD6" w14:textId="77777777" w:rsidR="00F71B79" w:rsidRDefault="00F71B79"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31">
    <w:p w14:paraId="500A4E71" w14:textId="77777777" w:rsidR="00F71B79" w:rsidRDefault="00F71B79" w:rsidP="00513E2D">
      <w:pPr>
        <w:pStyle w:val="footnote"/>
      </w:pPr>
      <w:r>
        <w:rPr>
          <w:rStyle w:val="FootnoteReference"/>
        </w:rPr>
        <w:footnoteRef/>
      </w:r>
      <w:r>
        <w:t xml:space="preserve"> Clearly a late addition given the Roman Catholic ecclesiology, foreign to Orthodoxy, found in these verses.</w:t>
      </w:r>
    </w:p>
  </w:footnote>
  <w:footnote w:id="1032">
    <w:p w14:paraId="36702CC1" w14:textId="77777777" w:rsidR="00F71B79" w:rsidRDefault="00F71B79" w:rsidP="00513E2D">
      <w:pPr>
        <w:pStyle w:val="footnote"/>
      </w:pPr>
      <w:r>
        <w:rPr>
          <w:rStyle w:val="FootnoteReference"/>
        </w:rPr>
        <w:footnoteRef/>
      </w:r>
      <w:r>
        <w:t xml:space="preserve"> Meaning of “o-ti eros tattis etenhoot” unclear.</w:t>
      </w:r>
    </w:p>
  </w:footnote>
  <w:footnote w:id="1033">
    <w:p w14:paraId="062BDCC1" w14:textId="77777777" w:rsidR="00F71B79" w:rsidRDefault="00F71B79">
      <w:pPr>
        <w:pStyle w:val="FootnoteText"/>
      </w:pPr>
      <w:r>
        <w:rPr>
          <w:rStyle w:val="FootnoteReference"/>
        </w:rPr>
        <w:footnoteRef/>
      </w:r>
      <w:r>
        <w:t xml:space="preserve"> Ps 8:2</w:t>
      </w:r>
    </w:p>
  </w:footnote>
  <w:footnote w:id="1034">
    <w:p w14:paraId="5BC08478" w14:textId="77777777" w:rsidR="00F71B79" w:rsidRPr="000C76BB" w:rsidRDefault="00F71B79"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35">
    <w:p w14:paraId="03A6DDD1" w14:textId="77777777" w:rsidR="00F71B79" w:rsidRDefault="00F71B79">
      <w:pPr>
        <w:pStyle w:val="FootnoteText"/>
      </w:pPr>
      <w:r>
        <w:rPr>
          <w:rStyle w:val="FootnoteReference"/>
        </w:rPr>
        <w:footnoteRef/>
      </w:r>
      <w:r>
        <w:t xml:space="preserve"> Matthew 28:6</w:t>
      </w:r>
    </w:p>
  </w:footnote>
  <w:footnote w:id="1036">
    <w:p w14:paraId="339855D2" w14:textId="77777777" w:rsidR="00F71B79" w:rsidRDefault="00F71B79">
      <w:pPr>
        <w:pStyle w:val="FootnoteText"/>
      </w:pPr>
      <w:r>
        <w:rPr>
          <w:rStyle w:val="FootnoteReference"/>
        </w:rPr>
        <w:footnoteRef/>
      </w:r>
      <w:r>
        <w:t xml:space="preserve"> Matthew 28:7,6</w:t>
      </w:r>
    </w:p>
  </w:footnote>
  <w:footnote w:id="1037">
    <w:p w14:paraId="76212A49" w14:textId="77777777" w:rsidR="00F71B79" w:rsidRDefault="00F71B79">
      <w:pPr>
        <w:pStyle w:val="FootnoteText"/>
      </w:pPr>
      <w:r>
        <w:rPr>
          <w:rStyle w:val="FootnoteReference"/>
        </w:rPr>
        <w:footnoteRef/>
      </w:r>
      <w:r>
        <w:t xml:space="preserve"> Matthew 28:7</w:t>
      </w:r>
    </w:p>
  </w:footnote>
  <w:footnote w:id="1038">
    <w:p w14:paraId="716019EB" w14:textId="77777777" w:rsidR="00F71B79" w:rsidRDefault="00F71B79">
      <w:pPr>
        <w:pStyle w:val="FootnoteText"/>
      </w:pPr>
      <w:r>
        <w:rPr>
          <w:rStyle w:val="FootnoteReference"/>
        </w:rPr>
        <w:footnoteRef/>
      </w:r>
      <w:r>
        <w:t xml:space="preserve"> John 20:27</w:t>
      </w:r>
    </w:p>
  </w:footnote>
  <w:footnote w:id="1039">
    <w:p w14:paraId="0ECF3FB0" w14:textId="77777777" w:rsidR="00F71B79" w:rsidRDefault="00F71B79">
      <w:pPr>
        <w:pStyle w:val="FootnoteText"/>
      </w:pPr>
      <w:r>
        <w:rPr>
          <w:rStyle w:val="FootnoteReference"/>
        </w:rPr>
        <w:footnoteRef/>
      </w:r>
      <w:r>
        <w:t xml:space="preserve"> John 20:28</w:t>
      </w:r>
    </w:p>
  </w:footnote>
  <w:footnote w:id="1040">
    <w:p w14:paraId="3FCB0B65" w14:textId="77777777" w:rsidR="00F71B79" w:rsidRDefault="00F71B79">
      <w:pPr>
        <w:pStyle w:val="FootnoteText"/>
      </w:pPr>
      <w:r>
        <w:rPr>
          <w:rStyle w:val="FootnoteReference"/>
        </w:rPr>
        <w:footnoteRef/>
      </w:r>
      <w:r>
        <w:t xml:space="preserve"> John 20:29</w:t>
      </w:r>
    </w:p>
  </w:footnote>
  <w:footnote w:id="1041">
    <w:p w14:paraId="6B80EDF7" w14:textId="77777777" w:rsidR="00F71B79" w:rsidRDefault="00F71B79">
      <w:pPr>
        <w:pStyle w:val="FootnoteText"/>
      </w:pPr>
      <w:r>
        <w:rPr>
          <w:rStyle w:val="FootnoteReference"/>
        </w:rPr>
        <w:footnoteRef/>
      </w:r>
      <w:r>
        <w:t xml:space="preserve"> John 20:29</w:t>
      </w:r>
    </w:p>
  </w:footnote>
  <w:footnote w:id="1042">
    <w:p w14:paraId="3D721105" w14:textId="77777777" w:rsidR="00F71B79" w:rsidRDefault="00F71B79"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43">
    <w:p w14:paraId="5C03BEB6" w14:textId="77777777" w:rsidR="00F71B79" w:rsidRDefault="00F71B79" w:rsidP="00513E2D">
      <w:pPr>
        <w:pStyle w:val="footnote"/>
      </w:pPr>
      <w:r>
        <w:rPr>
          <w:rStyle w:val="FootnoteReference"/>
        </w:rPr>
        <w:footnoteRef/>
      </w:r>
      <w:r>
        <w:t xml:space="preserve"> From Paoni 12 to Paopi 19: “Bless the waters of the river this year”.</w:t>
      </w:r>
    </w:p>
    <w:p w14:paraId="16B83A6A" w14:textId="77777777" w:rsidR="00F71B79" w:rsidRDefault="00F71B79" w:rsidP="00513E2D">
      <w:pPr>
        <w:pStyle w:val="footnote"/>
      </w:pPr>
      <w:r>
        <w:t>From Paopi 10 to Tobi 10: “Bless the herbs and the plants”.</w:t>
      </w:r>
    </w:p>
    <w:p w14:paraId="34A5B65F" w14:textId="77777777" w:rsidR="00F71B79" w:rsidRDefault="00F71B79" w:rsidP="00513E2D">
      <w:pPr>
        <w:pStyle w:val="footnote"/>
      </w:pPr>
      <w:r>
        <w:t>From Tobi 11 to paoni 18: “Bless the air of heaven”.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37D52E98" w:rsidR="00F71B79" w:rsidRPr="00E00D27" w:rsidRDefault="00F71B7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A632E">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F71B79" w:rsidRPr="00E00D27" w:rsidRDefault="00F71B79"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F71B79" w:rsidRPr="00E00D27" w:rsidRDefault="00F71B79" w:rsidP="00686912">
    <w:pPr>
      <w:pStyle w:val="Header"/>
      <w:jc w:val="center"/>
      <w:rPr>
        <w:sz w:val="20"/>
        <w:szCs w:val="20"/>
      </w:rPr>
    </w:pPr>
  </w:p>
  <w:p w14:paraId="022704DA" w14:textId="77777777" w:rsidR="00F71B79" w:rsidRPr="00686912" w:rsidRDefault="00F71B79"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0C553169" w:rsidR="00F71B79" w:rsidRPr="00E00D27" w:rsidRDefault="00F71B7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0A632E">
      <w:rPr>
        <w:noProof/>
        <w:sz w:val="20"/>
        <w:szCs w:val="20"/>
      </w:rPr>
      <w:t>Vespers Praise</w:t>
    </w:r>
    <w:r>
      <w:rPr>
        <w:sz w:val="20"/>
        <w:szCs w:val="20"/>
      </w:rPr>
      <w:fldChar w:fldCharType="end"/>
    </w:r>
  </w:p>
  <w:p w14:paraId="199CF7F3" w14:textId="77777777" w:rsidR="00F71B79" w:rsidRPr="00E00D27" w:rsidRDefault="00F71B79"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58137D52" w:rsidR="00F71B79" w:rsidRPr="00E00D27" w:rsidRDefault="00F71B7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0A632E">
      <w:rPr>
        <w:noProof/>
        <w:sz w:val="20"/>
        <w:szCs w:val="20"/>
      </w:rPr>
      <w:t>The Psalms of Prime</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56B16771" w:rsidR="00F71B79" w:rsidRPr="00E00D27" w:rsidRDefault="00F71B79"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A632E">
      <w:rPr>
        <w:noProof/>
        <w:sz w:val="20"/>
        <w:szCs w:val="20"/>
      </w:rPr>
      <w:t>Early Morning: Prime (The First Hour)</w:t>
    </w:r>
    <w:r w:rsidRPr="00E00D27">
      <w:rPr>
        <w:sz w:val="20"/>
        <w:szCs w:val="20"/>
      </w:rPr>
      <w:fldChar w:fldCharType="end"/>
    </w:r>
  </w:p>
  <w:p w14:paraId="48CF3F9A" w14:textId="245E316D" w:rsidR="00F71B79" w:rsidRPr="00686912" w:rsidRDefault="00F71B79"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446E526E" w:rsidR="00F71B79" w:rsidRPr="00E00D27" w:rsidRDefault="00F71B7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A632E">
      <w:rPr>
        <w:noProof/>
        <w:sz w:val="20"/>
        <w:szCs w:val="20"/>
      </w:rPr>
      <w:t xml:space="preserve">Hymns for December or </w:t>
    </w:r>
    <w:r w:rsidR="000A632E" w:rsidRPr="000A632E">
      <w:rPr>
        <w:rFonts w:ascii="NotoSansCoptic" w:eastAsia="NotoSansCoptic" w:hAnsi="NotoSansCoptic" w:cs="NotoSansCoptic"/>
        <w:noProof/>
        <w:sz w:val="20"/>
        <w:szCs w:val="20"/>
      </w:rPr>
      <w:t>Ⲕⲟⲓⲁ</w:t>
    </w:r>
    <w:r w:rsidR="000A632E" w:rsidRPr="000A632E">
      <w:rPr>
        <w:rFonts w:ascii="Calibri" w:eastAsia="Calibri" w:hAnsi="Calibri" w:cs="Calibri"/>
        <w:noProof/>
        <w:sz w:val="20"/>
        <w:szCs w:val="20"/>
      </w:rPr>
      <w:t>ϩ</w:t>
    </w:r>
    <w:r w:rsidR="000A632E" w:rsidRPr="000A632E">
      <w:rPr>
        <w:rFonts w:ascii="NotoSansCoptic" w:eastAsia="NotoSansCoptic" w:hAnsi="NotoSansCoptic" w:cs="NotoSansCoptic"/>
        <w:noProof/>
        <w:sz w:val="20"/>
        <w:szCs w:val="20"/>
      </w:rPr>
      <w:t>ⲕ</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674501D4" w:rsidR="00F71B79" w:rsidRPr="00E00D27" w:rsidRDefault="00F71B79"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A632E">
      <w:rPr>
        <w:noProof/>
        <w:sz w:val="20"/>
        <w:szCs w:val="20"/>
      </w:rPr>
      <w:t>The Raising of Evening (or Morning) Incense</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F71B79" w:rsidRPr="00686912" w:rsidRDefault="00F71B79"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1AA94" w14:textId="77777777" w:rsidR="00F71B79" w:rsidRPr="00E00D27" w:rsidRDefault="00F71B7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A632E">
      <w:rPr>
        <w:noProof/>
        <w:sz w:val="20"/>
        <w:szCs w:val="20"/>
      </w:rPr>
      <w:t>The Psali Adam On (Before) the Third Canticle</w:t>
    </w:r>
    <w:r w:rsidRPr="00E00D27">
      <w:rPr>
        <w:sz w:val="20"/>
        <w:szCs w:val="20"/>
      </w:rPr>
      <w:fldChar w:fldCharType="end"/>
    </w:r>
  </w:p>
  <w:p w14:paraId="0BA9A7AA" w14:textId="77777777" w:rsidR="00F71B79" w:rsidRPr="00686912" w:rsidRDefault="00F71B79"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22763" w14:textId="77777777" w:rsidR="00F71B79" w:rsidRPr="00E00D27" w:rsidRDefault="00F71B7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A632E">
      <w:rPr>
        <w:noProof/>
        <w:sz w:val="20"/>
        <w:szCs w:val="20"/>
      </w:rPr>
      <w:t>Prayer for the Church</w:t>
    </w:r>
    <w:r w:rsidRPr="00E00D27">
      <w:rPr>
        <w:sz w:val="20"/>
        <w:szCs w:val="20"/>
      </w:rPr>
      <w:fldChar w:fldCharType="end"/>
    </w:r>
  </w:p>
  <w:p w14:paraId="6EBDE8BD" w14:textId="77777777" w:rsidR="00F71B79" w:rsidRPr="00686912" w:rsidRDefault="00F71B79"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8CE"/>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E47"/>
    <w:rsid w:val="000A632E"/>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625A"/>
    <w:rsid w:val="001779C0"/>
    <w:rsid w:val="00177A6C"/>
    <w:rsid w:val="00180AE1"/>
    <w:rsid w:val="00181F9C"/>
    <w:rsid w:val="001822EB"/>
    <w:rsid w:val="00182A92"/>
    <w:rsid w:val="001834E6"/>
    <w:rsid w:val="00183599"/>
    <w:rsid w:val="00184462"/>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694"/>
    <w:rsid w:val="006F0E3B"/>
    <w:rsid w:val="006F18F6"/>
    <w:rsid w:val="006F20A6"/>
    <w:rsid w:val="006F2203"/>
    <w:rsid w:val="006F2298"/>
    <w:rsid w:val="006F3226"/>
    <w:rsid w:val="006F4187"/>
    <w:rsid w:val="006F5235"/>
    <w:rsid w:val="006F5C01"/>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3F25"/>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3CD7"/>
    <w:rsid w:val="0088413A"/>
    <w:rsid w:val="008852D2"/>
    <w:rsid w:val="0088772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1AA6"/>
    <w:rsid w:val="008B351A"/>
    <w:rsid w:val="008B4095"/>
    <w:rsid w:val="008B531C"/>
    <w:rsid w:val="008B5978"/>
    <w:rsid w:val="008B5AA7"/>
    <w:rsid w:val="008B5FD0"/>
    <w:rsid w:val="008B7CFC"/>
    <w:rsid w:val="008C0462"/>
    <w:rsid w:val="008C0538"/>
    <w:rsid w:val="008C19B4"/>
    <w:rsid w:val="008C4469"/>
    <w:rsid w:val="008C4D26"/>
    <w:rsid w:val="008D031F"/>
    <w:rsid w:val="008D16B1"/>
    <w:rsid w:val="008D24A6"/>
    <w:rsid w:val="008D3204"/>
    <w:rsid w:val="008D3680"/>
    <w:rsid w:val="008D3689"/>
    <w:rsid w:val="008D36EC"/>
    <w:rsid w:val="008D5CF4"/>
    <w:rsid w:val="008D5F3D"/>
    <w:rsid w:val="008D67CA"/>
    <w:rsid w:val="008D6B7B"/>
    <w:rsid w:val="008D6DBB"/>
    <w:rsid w:val="008D7C77"/>
    <w:rsid w:val="008E0C10"/>
    <w:rsid w:val="008E14B2"/>
    <w:rsid w:val="008E2712"/>
    <w:rsid w:val="008E3BAC"/>
    <w:rsid w:val="008E406C"/>
    <w:rsid w:val="008E4B27"/>
    <w:rsid w:val="008E59B4"/>
    <w:rsid w:val="008E7A71"/>
    <w:rsid w:val="008F0F50"/>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580"/>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43"/>
    <w:rsid w:val="00DA18ED"/>
    <w:rsid w:val="00DA3673"/>
    <w:rsid w:val="00DA3C0A"/>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3D64"/>
    <w:rsid w:val="00DC4810"/>
    <w:rsid w:val="00DC4A15"/>
    <w:rsid w:val="00DC7630"/>
    <w:rsid w:val="00DC76DC"/>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2F50"/>
    <w:rsid w:val="00F53108"/>
    <w:rsid w:val="00F54100"/>
    <w:rsid w:val="00F54714"/>
    <w:rsid w:val="00F56D7A"/>
    <w:rsid w:val="00F5755B"/>
    <w:rsid w:val="00F60A0D"/>
    <w:rsid w:val="00F60C8A"/>
    <w:rsid w:val="00F60F42"/>
    <w:rsid w:val="00F611E4"/>
    <w:rsid w:val="00F61B29"/>
    <w:rsid w:val="00F6464C"/>
    <w:rsid w:val="00F6575E"/>
    <w:rsid w:val="00F66BB3"/>
    <w:rsid w:val="00F67B16"/>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E05B09-805F-B249-93AE-C0B2F04AB86E}">
  <ds:schemaRefs>
    <ds:schemaRef ds:uri="http://schemas.openxmlformats.org/officeDocument/2006/bibliography"/>
  </ds:schemaRefs>
</ds:datastoreItem>
</file>

<file path=customXml/itemProps2.xml><?xml version="1.0" encoding="utf-8"?>
<ds:datastoreItem xmlns:ds="http://schemas.openxmlformats.org/officeDocument/2006/customXml" ds:itemID="{D9DAF75F-C30F-7541-B45A-D60B50B26EE7}">
  <ds:schemaRefs>
    <ds:schemaRef ds:uri="http://schemas.openxmlformats.org/officeDocument/2006/bibliography"/>
  </ds:schemaRefs>
</ds:datastoreItem>
</file>

<file path=customXml/itemProps3.xml><?xml version="1.0" encoding="utf-8"?>
<ds:datastoreItem xmlns:ds="http://schemas.openxmlformats.org/officeDocument/2006/customXml" ds:itemID="{7BBB02F4-1D48-9F49-8A92-AFCCBF6AA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31876</TotalTime>
  <Pages>1126</Pages>
  <Words>216652</Words>
  <Characters>1234919</Characters>
  <Application>Microsoft Macintosh Word</Application>
  <DocSecurity>0</DocSecurity>
  <Lines>10290</Lines>
  <Paragraphs>2897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715</cp:revision>
  <cp:lastPrinted>2016-07-01T02:20:00Z</cp:lastPrinted>
  <dcterms:created xsi:type="dcterms:W3CDTF">2014-10-30T02:06:00Z</dcterms:created>
  <dcterms:modified xsi:type="dcterms:W3CDTF">2016-08-20T00:22:00Z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