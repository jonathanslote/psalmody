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89025C">
          <w:rPr>
            <w:noProof/>
            <w:webHidden/>
          </w:rPr>
          <w:t>3</w:t>
        </w:r>
        <w:r w:rsidR="00513E2D">
          <w:rPr>
            <w:noProof/>
            <w:webHidden/>
          </w:rPr>
          <w:fldChar w:fldCharType="end"/>
        </w:r>
      </w:hyperlink>
    </w:p>
    <w:p w14:paraId="5B5304B5" w14:textId="6A17EBAE" w:rsidR="00513E2D" w:rsidRDefault="00513992">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89025C">
          <w:rPr>
            <w:noProof/>
            <w:webHidden/>
          </w:rPr>
          <w:t>4</w:t>
        </w:r>
        <w:r w:rsidR="00513E2D">
          <w:rPr>
            <w:noProof/>
            <w:webHidden/>
          </w:rPr>
          <w:fldChar w:fldCharType="end"/>
        </w:r>
      </w:hyperlink>
    </w:p>
    <w:p w14:paraId="1AE86B6C" w14:textId="0E366BE4" w:rsidR="00513E2D" w:rsidRDefault="00513992">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89025C">
          <w:rPr>
            <w:noProof/>
            <w:webHidden/>
          </w:rPr>
          <w:t>17</w:t>
        </w:r>
        <w:r w:rsidR="00513E2D">
          <w:rPr>
            <w:noProof/>
            <w:webHidden/>
          </w:rPr>
          <w:fldChar w:fldCharType="end"/>
        </w:r>
      </w:hyperlink>
    </w:p>
    <w:p w14:paraId="616DD5A4" w14:textId="1CF4122E" w:rsidR="00513E2D" w:rsidRDefault="00513992">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89025C">
          <w:rPr>
            <w:noProof/>
            <w:webHidden/>
          </w:rPr>
          <w:t>32</w:t>
        </w:r>
        <w:r w:rsidR="00513E2D">
          <w:rPr>
            <w:noProof/>
            <w:webHidden/>
          </w:rPr>
          <w:fldChar w:fldCharType="end"/>
        </w:r>
      </w:hyperlink>
    </w:p>
    <w:p w14:paraId="4DA9D263" w14:textId="36C5050E" w:rsidR="00513E2D" w:rsidRDefault="00513992">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89025C">
          <w:rPr>
            <w:noProof/>
            <w:webHidden/>
          </w:rPr>
          <w:t>47</w:t>
        </w:r>
        <w:r w:rsidR="00513E2D">
          <w:rPr>
            <w:noProof/>
            <w:webHidden/>
          </w:rPr>
          <w:fldChar w:fldCharType="end"/>
        </w:r>
      </w:hyperlink>
    </w:p>
    <w:p w14:paraId="06F909B1" w14:textId="57F7AC40" w:rsidR="00513E2D" w:rsidRDefault="00513992">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89025C">
          <w:rPr>
            <w:noProof/>
            <w:webHidden/>
          </w:rPr>
          <w:t>48</w:t>
        </w:r>
        <w:r w:rsidR="00513E2D">
          <w:rPr>
            <w:noProof/>
            <w:webHidden/>
          </w:rPr>
          <w:fldChar w:fldCharType="end"/>
        </w:r>
      </w:hyperlink>
    </w:p>
    <w:p w14:paraId="1AF58A18" w14:textId="09A5780B" w:rsidR="00513E2D" w:rsidRDefault="00513992">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89025C">
          <w:rPr>
            <w:noProof/>
            <w:webHidden/>
          </w:rPr>
          <w:t>67</w:t>
        </w:r>
        <w:r w:rsidR="00513E2D">
          <w:rPr>
            <w:noProof/>
            <w:webHidden/>
          </w:rPr>
          <w:fldChar w:fldCharType="end"/>
        </w:r>
      </w:hyperlink>
    </w:p>
    <w:p w14:paraId="58BF766F" w14:textId="56956F0A" w:rsidR="00513E2D" w:rsidRDefault="00513992">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89025C">
          <w:rPr>
            <w:noProof/>
            <w:webHidden/>
          </w:rPr>
          <w:t>70</w:t>
        </w:r>
        <w:r w:rsidR="00513E2D">
          <w:rPr>
            <w:noProof/>
            <w:webHidden/>
          </w:rPr>
          <w:fldChar w:fldCharType="end"/>
        </w:r>
      </w:hyperlink>
    </w:p>
    <w:p w14:paraId="442F779C" w14:textId="3200168A" w:rsidR="00513E2D" w:rsidRDefault="00513992">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89025C">
          <w:rPr>
            <w:noProof/>
            <w:webHidden/>
          </w:rPr>
          <w:t>74</w:t>
        </w:r>
        <w:r w:rsidR="00513E2D">
          <w:rPr>
            <w:noProof/>
            <w:webHidden/>
          </w:rPr>
          <w:fldChar w:fldCharType="end"/>
        </w:r>
      </w:hyperlink>
    </w:p>
    <w:p w14:paraId="6C0C7C1A" w14:textId="2D93E94D" w:rsidR="00513E2D" w:rsidRDefault="00513992">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89025C">
          <w:rPr>
            <w:noProof/>
            <w:webHidden/>
          </w:rPr>
          <w:t>78</w:t>
        </w:r>
        <w:r w:rsidR="00513E2D">
          <w:rPr>
            <w:noProof/>
            <w:webHidden/>
          </w:rPr>
          <w:fldChar w:fldCharType="end"/>
        </w:r>
      </w:hyperlink>
    </w:p>
    <w:p w14:paraId="3601E8E2" w14:textId="63DE30DF" w:rsidR="00513E2D" w:rsidRDefault="00513992">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89025C">
          <w:rPr>
            <w:noProof/>
            <w:webHidden/>
          </w:rPr>
          <w:t>81</w:t>
        </w:r>
        <w:r w:rsidR="00513E2D">
          <w:rPr>
            <w:noProof/>
            <w:webHidden/>
          </w:rPr>
          <w:fldChar w:fldCharType="end"/>
        </w:r>
      </w:hyperlink>
    </w:p>
    <w:p w14:paraId="024FEE43" w14:textId="1FBDB56A" w:rsidR="00513E2D" w:rsidRDefault="00513992">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89025C">
          <w:rPr>
            <w:noProof/>
            <w:webHidden/>
          </w:rPr>
          <w:t>321</w:t>
        </w:r>
        <w:r w:rsidR="00513E2D">
          <w:rPr>
            <w:noProof/>
            <w:webHidden/>
          </w:rPr>
          <w:fldChar w:fldCharType="end"/>
        </w:r>
      </w:hyperlink>
    </w:p>
    <w:p w14:paraId="4F7430BE" w14:textId="3D6B57FD" w:rsidR="00513E2D" w:rsidRDefault="00513992">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89025C">
          <w:rPr>
            <w:noProof/>
            <w:webHidden/>
          </w:rPr>
          <w:t>404</w:t>
        </w:r>
        <w:r w:rsidR="00513E2D">
          <w:rPr>
            <w:noProof/>
            <w:webHidden/>
          </w:rPr>
          <w:fldChar w:fldCharType="end"/>
        </w:r>
      </w:hyperlink>
    </w:p>
    <w:p w14:paraId="377ECFE7" w14:textId="65D84B63" w:rsidR="00513E2D" w:rsidRDefault="00513992">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89025C">
          <w:rPr>
            <w:noProof/>
            <w:webHidden/>
          </w:rPr>
          <w:t>405</w:t>
        </w:r>
        <w:r w:rsidR="00513E2D">
          <w:rPr>
            <w:noProof/>
            <w:webHidden/>
          </w:rPr>
          <w:fldChar w:fldCharType="end"/>
        </w:r>
      </w:hyperlink>
    </w:p>
    <w:p w14:paraId="16FAAA76" w14:textId="2ECA3F74" w:rsidR="00513E2D" w:rsidRDefault="00513992">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89025C">
          <w:rPr>
            <w:noProof/>
            <w:webHidden/>
          </w:rPr>
          <w:t>444</w:t>
        </w:r>
        <w:r w:rsidR="00513E2D">
          <w:rPr>
            <w:noProof/>
            <w:webHidden/>
          </w:rPr>
          <w:fldChar w:fldCharType="end"/>
        </w:r>
      </w:hyperlink>
    </w:p>
    <w:p w14:paraId="296A26AB" w14:textId="7DA372DB" w:rsidR="00513E2D" w:rsidRDefault="00513992">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89025C">
          <w:rPr>
            <w:noProof/>
            <w:webHidden/>
          </w:rPr>
          <w:t>447</w:t>
        </w:r>
        <w:r w:rsidR="00513E2D">
          <w:rPr>
            <w:noProof/>
            <w:webHidden/>
          </w:rPr>
          <w:fldChar w:fldCharType="end"/>
        </w:r>
      </w:hyperlink>
    </w:p>
    <w:p w14:paraId="685A31A1" w14:textId="25CF3F8A" w:rsidR="00513E2D" w:rsidRDefault="00513992">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89025C">
          <w:rPr>
            <w:noProof/>
            <w:webHidden/>
          </w:rPr>
          <w:t>462</w:t>
        </w:r>
        <w:r w:rsidR="00513E2D">
          <w:rPr>
            <w:noProof/>
            <w:webHidden/>
          </w:rPr>
          <w:fldChar w:fldCharType="end"/>
        </w:r>
      </w:hyperlink>
    </w:p>
    <w:p w14:paraId="672EE093" w14:textId="1D89D5FA" w:rsidR="00513E2D" w:rsidRDefault="00513992">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89025C">
          <w:rPr>
            <w:noProof/>
            <w:webHidden/>
          </w:rPr>
          <w:t>474</w:t>
        </w:r>
        <w:r w:rsidR="00513E2D">
          <w:rPr>
            <w:noProof/>
            <w:webHidden/>
          </w:rPr>
          <w:fldChar w:fldCharType="end"/>
        </w:r>
      </w:hyperlink>
    </w:p>
    <w:p w14:paraId="0C6A679C" w14:textId="50A44AA3" w:rsidR="00513E2D" w:rsidRDefault="00513992">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89025C">
          <w:rPr>
            <w:noProof/>
            <w:webHidden/>
          </w:rPr>
          <w:t>486</w:t>
        </w:r>
        <w:r w:rsidR="00513E2D">
          <w:rPr>
            <w:noProof/>
            <w:webHidden/>
          </w:rPr>
          <w:fldChar w:fldCharType="end"/>
        </w:r>
      </w:hyperlink>
    </w:p>
    <w:p w14:paraId="691576FA" w14:textId="540E3560" w:rsidR="00513E2D" w:rsidRDefault="00513992">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89025C">
          <w:rPr>
            <w:noProof/>
            <w:webHidden/>
          </w:rPr>
          <w:t>501</w:t>
        </w:r>
        <w:r w:rsidR="00513E2D">
          <w:rPr>
            <w:noProof/>
            <w:webHidden/>
          </w:rPr>
          <w:fldChar w:fldCharType="end"/>
        </w:r>
      </w:hyperlink>
    </w:p>
    <w:p w14:paraId="77825492" w14:textId="06AAE23E" w:rsidR="00513E2D" w:rsidRDefault="00513992">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89025C">
          <w:rPr>
            <w:noProof/>
            <w:webHidden/>
          </w:rPr>
          <w:t>510</w:t>
        </w:r>
        <w:r w:rsidR="00513E2D">
          <w:rPr>
            <w:noProof/>
            <w:webHidden/>
          </w:rPr>
          <w:fldChar w:fldCharType="end"/>
        </w:r>
      </w:hyperlink>
    </w:p>
    <w:p w14:paraId="5DF359A0" w14:textId="38398FE1" w:rsidR="00513E2D" w:rsidRDefault="00513992">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89025C">
          <w:rPr>
            <w:noProof/>
            <w:webHidden/>
          </w:rPr>
          <w:t>525</w:t>
        </w:r>
        <w:r w:rsidR="00513E2D">
          <w:rPr>
            <w:noProof/>
            <w:webHidden/>
          </w:rPr>
          <w:fldChar w:fldCharType="end"/>
        </w:r>
      </w:hyperlink>
    </w:p>
    <w:p w14:paraId="5BC2413D" w14:textId="3A2CA9DE" w:rsidR="00513E2D" w:rsidRDefault="00513992">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89025C">
          <w:rPr>
            <w:noProof/>
            <w:webHidden/>
          </w:rPr>
          <w:t>527</w:t>
        </w:r>
        <w:r w:rsidR="00513E2D">
          <w:rPr>
            <w:noProof/>
            <w:webHidden/>
          </w:rPr>
          <w:fldChar w:fldCharType="end"/>
        </w:r>
      </w:hyperlink>
    </w:p>
    <w:p w14:paraId="464DB380" w14:textId="1063A180" w:rsidR="00513E2D" w:rsidRDefault="00513992">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89025C">
          <w:rPr>
            <w:noProof/>
            <w:webHidden/>
          </w:rPr>
          <w:t>561</w:t>
        </w:r>
        <w:r w:rsidR="00513E2D">
          <w:rPr>
            <w:noProof/>
            <w:webHidden/>
          </w:rPr>
          <w:fldChar w:fldCharType="end"/>
        </w:r>
      </w:hyperlink>
    </w:p>
    <w:p w14:paraId="2DEC1662" w14:textId="3B57B919" w:rsidR="00513E2D" w:rsidRDefault="00513992">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89025C">
          <w:rPr>
            <w:noProof/>
            <w:webHidden/>
          </w:rPr>
          <w:t>562</w:t>
        </w:r>
        <w:r w:rsidR="00513E2D">
          <w:rPr>
            <w:noProof/>
            <w:webHidden/>
          </w:rPr>
          <w:fldChar w:fldCharType="end"/>
        </w:r>
      </w:hyperlink>
    </w:p>
    <w:p w14:paraId="5523821F" w14:textId="4811B5DB" w:rsidR="00513E2D" w:rsidRDefault="00513992">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89025C">
          <w:rPr>
            <w:noProof/>
            <w:webHidden/>
          </w:rPr>
          <w:t>583</w:t>
        </w:r>
        <w:r w:rsidR="00513E2D">
          <w:rPr>
            <w:noProof/>
            <w:webHidden/>
          </w:rPr>
          <w:fldChar w:fldCharType="end"/>
        </w:r>
      </w:hyperlink>
    </w:p>
    <w:p w14:paraId="4E43B4E7" w14:textId="76890C1E" w:rsidR="00513E2D" w:rsidRDefault="00513992">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89025C">
          <w:rPr>
            <w:noProof/>
            <w:webHidden/>
          </w:rPr>
          <w:t>633</w:t>
        </w:r>
        <w:r w:rsidR="00513E2D">
          <w:rPr>
            <w:noProof/>
            <w:webHidden/>
          </w:rPr>
          <w:fldChar w:fldCharType="end"/>
        </w:r>
      </w:hyperlink>
    </w:p>
    <w:p w14:paraId="167FF35D" w14:textId="3DC4BA4B" w:rsidR="00513E2D" w:rsidRDefault="00513992">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45A7EA69" w14:textId="0AA926A9" w:rsidR="00513E2D" w:rsidRDefault="00513992">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55D89DC1" w14:textId="3685C345" w:rsidR="00513E2D" w:rsidRDefault="00513992">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89025C">
          <w:rPr>
            <w:noProof/>
            <w:webHidden/>
          </w:rPr>
          <w:t>729</w:t>
        </w:r>
        <w:r w:rsidR="00513E2D">
          <w:rPr>
            <w:noProof/>
            <w:webHidden/>
          </w:rPr>
          <w:fldChar w:fldCharType="end"/>
        </w:r>
      </w:hyperlink>
    </w:p>
    <w:p w14:paraId="7228C642" w14:textId="718257E6" w:rsidR="00513E2D" w:rsidRDefault="00513992">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89025C">
          <w:rPr>
            <w:noProof/>
            <w:webHidden/>
          </w:rPr>
          <w:t>793</w:t>
        </w:r>
        <w:r w:rsidR="00513E2D">
          <w:rPr>
            <w:noProof/>
            <w:webHidden/>
          </w:rPr>
          <w:fldChar w:fldCharType="end"/>
        </w:r>
      </w:hyperlink>
    </w:p>
    <w:p w14:paraId="214AC751" w14:textId="46959166" w:rsidR="00513E2D" w:rsidRDefault="00513992">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89025C">
          <w:rPr>
            <w:noProof/>
            <w:webHidden/>
          </w:rPr>
          <w:t>799</w:t>
        </w:r>
        <w:r w:rsidR="00513E2D">
          <w:rPr>
            <w:noProof/>
            <w:webHidden/>
          </w:rPr>
          <w:fldChar w:fldCharType="end"/>
        </w:r>
      </w:hyperlink>
    </w:p>
    <w:p w14:paraId="4CCD3349" w14:textId="2A2B5C21" w:rsidR="00513E2D" w:rsidRDefault="00513992">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89025C">
          <w:rPr>
            <w:noProof/>
            <w:webHidden/>
          </w:rPr>
          <w:t>817</w:t>
        </w:r>
        <w:r w:rsidR="00513E2D">
          <w:rPr>
            <w:noProof/>
            <w:webHidden/>
          </w:rPr>
          <w:fldChar w:fldCharType="end"/>
        </w:r>
      </w:hyperlink>
    </w:p>
    <w:p w14:paraId="77354E95" w14:textId="55836B4B" w:rsidR="00513E2D" w:rsidRDefault="00513992">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89025C">
          <w:rPr>
            <w:noProof/>
            <w:webHidden/>
          </w:rPr>
          <w:t>824</w:t>
        </w:r>
        <w:r w:rsidR="00513E2D">
          <w:rPr>
            <w:noProof/>
            <w:webHidden/>
          </w:rPr>
          <w:fldChar w:fldCharType="end"/>
        </w:r>
      </w:hyperlink>
    </w:p>
    <w:p w14:paraId="5314ACE1" w14:textId="06E3EA99" w:rsidR="00513E2D" w:rsidRDefault="00513992">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89025C">
          <w:rPr>
            <w:noProof/>
            <w:webHidden/>
          </w:rPr>
          <w:t>847</w:t>
        </w:r>
        <w:r w:rsidR="00513E2D">
          <w:rPr>
            <w:noProof/>
            <w:webHidden/>
          </w:rPr>
          <w:fldChar w:fldCharType="end"/>
        </w:r>
      </w:hyperlink>
    </w:p>
    <w:p w14:paraId="5B390C3A" w14:textId="028194CD" w:rsidR="00513E2D" w:rsidRDefault="00513992">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89025C">
          <w:rPr>
            <w:noProof/>
            <w:webHidden/>
          </w:rPr>
          <w:t>874</w:t>
        </w:r>
        <w:r w:rsidR="00513E2D">
          <w:rPr>
            <w:noProof/>
            <w:webHidden/>
          </w:rPr>
          <w:fldChar w:fldCharType="end"/>
        </w:r>
      </w:hyperlink>
    </w:p>
    <w:p w14:paraId="3696FAC4" w14:textId="77116F05" w:rsidR="00513E2D" w:rsidRDefault="00513992">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89025C">
          <w:rPr>
            <w:noProof/>
            <w:webHidden/>
          </w:rPr>
          <w:t>888</w:t>
        </w:r>
        <w:r w:rsidR="00513E2D">
          <w:rPr>
            <w:noProof/>
            <w:webHidden/>
          </w:rPr>
          <w:fldChar w:fldCharType="end"/>
        </w:r>
      </w:hyperlink>
    </w:p>
    <w:p w14:paraId="591F080B" w14:textId="277FC95C" w:rsidR="00513E2D" w:rsidRDefault="00513992">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16847BD8" w14:textId="365D0A4B" w:rsidR="00513E2D" w:rsidRDefault="00513992">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89025C">
          <w:rPr>
            <w:noProof/>
            <w:webHidden/>
          </w:rPr>
          <w:t>1012</w:t>
        </w:r>
        <w:r w:rsidR="00513E2D">
          <w:rPr>
            <w:noProof/>
            <w:webHidden/>
          </w:rPr>
          <w:fldChar w:fldCharType="end"/>
        </w:r>
      </w:hyperlink>
    </w:p>
    <w:p w14:paraId="738FCBE2" w14:textId="5A72E0A1" w:rsidR="00513E2D" w:rsidRDefault="00513992">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89025C">
          <w:rPr>
            <w:noProof/>
            <w:webHidden/>
          </w:rPr>
          <w:t>1087</w:t>
        </w:r>
        <w:r w:rsidR="00513E2D">
          <w:rPr>
            <w:noProof/>
            <w:webHidden/>
          </w:rPr>
          <w:fldChar w:fldCharType="end"/>
        </w:r>
      </w:hyperlink>
    </w:p>
    <w:p w14:paraId="6E8D82B4" w14:textId="6B9A3321" w:rsidR="00513E2D" w:rsidRDefault="00513992">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89025C">
          <w:rPr>
            <w:noProof/>
            <w:webHidden/>
          </w:rPr>
          <w:t>1089</w:t>
        </w:r>
        <w:r w:rsidR="00513E2D">
          <w:rPr>
            <w:noProof/>
            <w:webHidden/>
          </w:rPr>
          <w:fldChar w:fldCharType="end"/>
        </w:r>
      </w:hyperlink>
    </w:p>
    <w:p w14:paraId="45DC18EB" w14:textId="78A33C8C" w:rsidR="00513E2D" w:rsidRDefault="00513992">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89025C">
          <w:rPr>
            <w:noProof/>
            <w:webHidden/>
          </w:rPr>
          <w:t>1093</w:t>
        </w:r>
        <w:r w:rsidR="00513E2D">
          <w:rPr>
            <w:noProof/>
            <w:webHidden/>
          </w:rPr>
          <w:fldChar w:fldCharType="end"/>
        </w:r>
      </w:hyperlink>
    </w:p>
    <w:p w14:paraId="27B4CE02" w14:textId="01A69C8F" w:rsidR="00513E2D" w:rsidRDefault="00513992">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89025C">
          <w:rPr>
            <w:noProof/>
            <w:webHidden/>
          </w:rPr>
          <w:t>1094</w:t>
        </w:r>
        <w:r w:rsidR="00513E2D">
          <w:rPr>
            <w:noProof/>
            <w:webHidden/>
          </w:rPr>
          <w:fldChar w:fldCharType="end"/>
        </w:r>
      </w:hyperlink>
    </w:p>
    <w:p w14:paraId="5E4FE603" w14:textId="3A232C3A" w:rsidR="00513E2D" w:rsidRDefault="00513992">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89025C">
          <w:rPr>
            <w:noProof/>
            <w:webHidden/>
          </w:rPr>
          <w:t>1115</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89025C">
              <w:rPr>
                <w:noProof/>
                <w:webHidden/>
              </w:rPr>
              <w:t>5</w:t>
            </w:r>
            <w:r w:rsidR="00916CE7">
              <w:rPr>
                <w:noProof/>
                <w:webHidden/>
              </w:rPr>
              <w:fldChar w:fldCharType="end"/>
            </w:r>
          </w:hyperlink>
        </w:p>
        <w:p w14:paraId="60AC55C1" w14:textId="77777777" w:rsidR="00916CE7" w:rsidRDefault="00513992">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89025C">
              <w:rPr>
                <w:noProof/>
                <w:webHidden/>
              </w:rPr>
              <w:t>10</w:t>
            </w:r>
            <w:r w:rsidR="00916CE7">
              <w:rPr>
                <w:noProof/>
                <w:webHidden/>
              </w:rPr>
              <w:fldChar w:fldCharType="end"/>
            </w:r>
          </w:hyperlink>
        </w:p>
        <w:p w14:paraId="4E62C4D9" w14:textId="77777777" w:rsidR="00916CE7" w:rsidRDefault="00513992">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89025C">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025C">
        <w:rPr>
          <w:noProof/>
          <w:lang w:val="en-US"/>
        </w:rPr>
        <w:t>898</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89025C">
        <w:t>The Fourth Canticle</w:t>
      </w:r>
      <w:r>
        <w:fldChar w:fldCharType="end"/>
      </w:r>
      <w:r>
        <w:tab/>
      </w:r>
      <w:r>
        <w:fldChar w:fldCharType="begin"/>
      </w:r>
      <w:r>
        <w:instrText xml:space="preserve"> PAGEREF _Ref448228505 \h </w:instrText>
      </w:r>
      <w:r>
        <w:fldChar w:fldCharType="separate"/>
      </w:r>
      <w:r w:rsidR="0089025C">
        <w:rPr>
          <w:noProof/>
        </w:rPr>
        <w:t>395</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89025C">
        <w:t>The Annual Psalis and Theotokia</w:t>
      </w:r>
      <w:r>
        <w:fldChar w:fldCharType="end"/>
      </w:r>
      <w:r>
        <w:tab/>
      </w:r>
      <w:r>
        <w:fldChar w:fldCharType="begin"/>
      </w:r>
      <w:r>
        <w:instrText xml:space="preserve"> PAGEREF _Ref448228524 \h </w:instrText>
      </w:r>
      <w:r>
        <w:fldChar w:fldCharType="separate"/>
      </w:r>
      <w:r w:rsidR="0089025C">
        <w:rPr>
          <w:noProof/>
        </w:rPr>
        <w:t>404</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025C">
        <w:t>The Book of Psalis and Doxologies</w:t>
      </w:r>
      <w:r>
        <w:fldChar w:fldCharType="end"/>
      </w:r>
      <w:r>
        <w:tab/>
      </w:r>
      <w:r>
        <w:fldChar w:fldCharType="begin"/>
      </w:r>
      <w:r>
        <w:instrText xml:space="preserve"> PAGEREF _Ref448228546 \h </w:instrText>
      </w:r>
      <w:r>
        <w:fldChar w:fldCharType="separate"/>
      </w:r>
      <w:r w:rsidR="0089025C">
        <w:rPr>
          <w:noProof/>
        </w:rPr>
        <w:t>561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025C">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025C">
        <w:rPr>
          <w:noProof/>
        </w:rPr>
        <w:t>264</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025C">
        <w:rPr>
          <w:noProof/>
        </w:rPr>
        <w:t>265</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025C">
        <w:rPr>
          <w:noProof/>
        </w:rPr>
        <w:t>283</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025C">
        <w:rPr>
          <w:noProof/>
        </w:rPr>
        <w:t>284</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025C">
        <w:rPr>
          <w:noProof/>
        </w:rPr>
        <w:t>285</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025C">
        <w:rPr>
          <w:noProof/>
        </w:rPr>
        <w:t>286</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025C">
        <w:rPr>
          <w:noProof/>
        </w:rPr>
        <w:t>287</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025C">
        <w:rPr>
          <w:noProof/>
        </w:rPr>
        <w:t>288</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025C">
        <w:rPr>
          <w:noProof/>
        </w:rPr>
        <w:t>289</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025C">
        <w:rPr>
          <w:noProof/>
        </w:rPr>
        <w:t>289</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025C">
        <w:rPr>
          <w:noProof/>
        </w:rPr>
        <w:t>290</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025C">
        <w:rPr>
          <w:noProof/>
        </w:rPr>
        <w:t>291</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89025C">
        <w:t>The Raising of Incense</w:t>
      </w:r>
      <w:r>
        <w:fldChar w:fldCharType="end"/>
      </w:r>
      <w:r>
        <w:t xml:space="preserve">, page </w:t>
      </w:r>
      <w:r>
        <w:fldChar w:fldCharType="begin"/>
      </w:r>
      <w:r>
        <w:instrText xml:space="preserve"> PAGEREF _Ref448227880 \h </w:instrText>
      </w:r>
      <w:r>
        <w:fldChar w:fldCharType="separate"/>
      </w:r>
      <w:r w:rsidR="0089025C">
        <w:rPr>
          <w:noProof/>
        </w:rPr>
        <w:t>527</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89025C">
              <w:rPr>
                <w:noProof/>
                <w:webHidden/>
              </w:rPr>
              <w:t>18</w:t>
            </w:r>
            <w:r w:rsidR="00513E2D">
              <w:rPr>
                <w:noProof/>
                <w:webHidden/>
              </w:rPr>
              <w:fldChar w:fldCharType="end"/>
            </w:r>
          </w:hyperlink>
        </w:p>
        <w:p w14:paraId="4FF057CF" w14:textId="0DB2C682" w:rsidR="00513E2D" w:rsidRDefault="00513992">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89025C">
              <w:rPr>
                <w:noProof/>
                <w:webHidden/>
              </w:rPr>
              <w:t>23</w:t>
            </w:r>
            <w:r w:rsidR="00513E2D">
              <w:rPr>
                <w:noProof/>
                <w:webHidden/>
              </w:rPr>
              <w:fldChar w:fldCharType="end"/>
            </w:r>
          </w:hyperlink>
        </w:p>
        <w:p w14:paraId="52658B7F" w14:textId="374B93A1" w:rsidR="00513E2D" w:rsidRDefault="00513992">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89025C">
              <w:rPr>
                <w:noProof/>
                <w:webHidden/>
              </w:rPr>
              <w:t>29</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89025C">
        <w:rPr>
          <w:noProof/>
        </w:rPr>
        <w:t>84</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025C">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025C">
        <w:rPr>
          <w:noProof/>
        </w:rPr>
        <w:t>95</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025C">
        <w:rPr>
          <w:noProof/>
        </w:rPr>
        <w:t>97</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025C">
        <w:rPr>
          <w:noProof/>
        </w:rPr>
        <w:t>113</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025C">
        <w:rPr>
          <w:noProof/>
        </w:rPr>
        <w:t>116</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025C">
        <w:rPr>
          <w:noProof/>
        </w:rPr>
        <w:t>177</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025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025C">
        <w:rPr>
          <w:noProof/>
        </w:rPr>
        <w:t>110</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025C">
        <w:rPr>
          <w:noProof/>
        </w:rPr>
        <w:t>120</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025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025C">
        <w:rPr>
          <w:noProof/>
        </w:rPr>
        <w:t>164</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025C">
        <w:rPr>
          <w:noProof/>
        </w:rPr>
        <w:t>212</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025C">
        <w:rPr>
          <w:noProof/>
        </w:rPr>
        <w:t>221</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025C">
        <w:rPr>
          <w:noProof/>
        </w:rPr>
        <w:t>230</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025C">
        <w:rPr>
          <w:noProof/>
        </w:rPr>
        <w:t>256</w:t>
      </w:r>
      <w:r w:rsidR="003A78C2">
        <w:fldChar w:fldCharType="end"/>
      </w:r>
    </w:p>
    <w:p w14:paraId="19A8593F" w14:textId="34A548F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025C">
        <w:rPr>
          <w:noProof/>
        </w:rPr>
        <w:t>262</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025C">
        <w:rPr>
          <w:noProof/>
        </w:rPr>
        <w:t>263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025C">
        <w:rPr>
          <w:noProof/>
        </w:rPr>
        <w:t>292</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025C">
        <w:rPr>
          <w:noProof/>
        </w:rPr>
        <w:t>293</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025C">
        <w:rPr>
          <w:noProof/>
        </w:rPr>
        <w:t>294</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025C">
        <w:rPr>
          <w:noProof/>
        </w:rPr>
        <w:t>295</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025C">
        <w:rPr>
          <w:noProof/>
        </w:rPr>
        <w:t>296</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025C">
        <w:rPr>
          <w:noProof/>
        </w:rPr>
        <w:t>301</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025C">
        <w:rPr>
          <w:noProof/>
        </w:rPr>
        <w:t>306</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025C">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025C">
        <w:t>Psalm 118 Part 20 (</w:t>
      </w:r>
      <w:r w:rsidR="0089025C" w:rsidRPr="0089025C">
        <w:rPr>
          <w:rFonts w:ascii="Times New Roman" w:hAnsi="Times New Roman"/>
          <w:rtl/>
          <w:lang w:bidi="he-IL"/>
        </w:rPr>
        <w:t>ר</w:t>
      </w:r>
      <w:r w:rsidR="0089025C">
        <w:t>): “See my humiliation and deliver me”</w:t>
      </w:r>
      <w:r>
        <w:fldChar w:fldCharType="end"/>
      </w:r>
      <w:r>
        <w:tab/>
      </w:r>
      <w:r>
        <w:fldChar w:fldCharType="begin"/>
      </w:r>
      <w:r>
        <w:instrText xml:space="preserve"> PAGEREF _Ref434579036 \h </w:instrText>
      </w:r>
      <w:r>
        <w:fldChar w:fldCharType="separate"/>
      </w:r>
      <w:r w:rsidR="0089025C">
        <w:rPr>
          <w:noProof/>
        </w:rPr>
        <w:t>281</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025C">
        <w:t>Psalm 118 Part 21 (</w:t>
      </w:r>
      <w:r w:rsidR="0089025C" w:rsidRPr="0089025C">
        <w:rPr>
          <w:rFonts w:ascii="Times New Roman" w:hAnsi="Times New Roman"/>
          <w:rtl/>
          <w:lang w:bidi="he-IL"/>
        </w:rPr>
        <w:t>ש</w:t>
      </w:r>
      <w:r w:rsidR="0089025C">
        <w:t>): “Rulers persecute me without cause”</w:t>
      </w:r>
      <w:r>
        <w:fldChar w:fldCharType="end"/>
      </w:r>
      <w:r>
        <w:tab/>
      </w:r>
      <w:r>
        <w:fldChar w:fldCharType="begin"/>
      </w:r>
      <w:r>
        <w:instrText xml:space="preserve"> PAGEREF _Ref434579051 \h </w:instrText>
      </w:r>
      <w:r>
        <w:fldChar w:fldCharType="separate"/>
      </w:r>
      <w:r w:rsidR="0089025C">
        <w:rPr>
          <w:noProof/>
        </w:rPr>
        <w:t>282</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025C">
        <w:t>Psalm 118 Part 22 (</w:t>
      </w:r>
      <w:r w:rsidR="0089025C" w:rsidRPr="0089025C">
        <w:rPr>
          <w:rFonts w:ascii="Times New Roman" w:hAnsi="Times New Roman"/>
          <w:rtl/>
          <w:lang w:bidi="he-IL"/>
        </w:rPr>
        <w:t>ת</w:t>
      </w:r>
      <w:r w:rsidR="0089025C">
        <w:t>): “Let my supplication come before You, O Lord”</w:t>
      </w:r>
      <w:r>
        <w:fldChar w:fldCharType="end"/>
      </w:r>
      <w:r>
        <w:tab/>
      </w:r>
      <w:r>
        <w:fldChar w:fldCharType="begin"/>
      </w:r>
      <w:r>
        <w:instrText xml:space="preserve"> PAGEREF _Ref434579065 \h </w:instrText>
      </w:r>
      <w:r>
        <w:fldChar w:fldCharType="separate"/>
      </w:r>
      <w:r w:rsidR="0089025C">
        <w:rPr>
          <w:noProof/>
        </w:rPr>
        <w:t>283</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025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89025C">
              <w:rPr>
                <w:noProof/>
                <w:webHidden/>
              </w:rPr>
              <w:t>33</w:t>
            </w:r>
            <w:r w:rsidR="00513E2D">
              <w:rPr>
                <w:noProof/>
                <w:webHidden/>
              </w:rPr>
              <w:fldChar w:fldCharType="end"/>
            </w:r>
          </w:hyperlink>
        </w:p>
        <w:p w14:paraId="4B66B0BD" w14:textId="06645254" w:rsidR="00513E2D" w:rsidRDefault="00513992">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89025C">
              <w:rPr>
                <w:noProof/>
                <w:webHidden/>
              </w:rPr>
              <w:t>36</w:t>
            </w:r>
            <w:r w:rsidR="00513E2D">
              <w:rPr>
                <w:noProof/>
                <w:webHidden/>
              </w:rPr>
              <w:fldChar w:fldCharType="end"/>
            </w:r>
          </w:hyperlink>
        </w:p>
        <w:p w14:paraId="3D971AA0" w14:textId="773C0C4E" w:rsidR="00513E2D" w:rsidRDefault="00513992">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89025C">
              <w:rPr>
                <w:noProof/>
                <w:webHidden/>
              </w:rPr>
              <w:t>38</w:t>
            </w:r>
            <w:r w:rsidR="00513E2D">
              <w:rPr>
                <w:noProof/>
                <w:webHidden/>
              </w:rPr>
              <w:fldChar w:fldCharType="end"/>
            </w:r>
          </w:hyperlink>
        </w:p>
        <w:p w14:paraId="68E54F67" w14:textId="02F8EA5E" w:rsidR="00513E2D" w:rsidRDefault="00513992">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89025C">
              <w:rPr>
                <w:noProof/>
                <w:webHidden/>
              </w:rPr>
              <w:t>42</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025C">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025C">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025C">
        <w:rPr>
          <w:noProof/>
        </w:rPr>
        <w:t>95</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025C">
        <w:rPr>
          <w:noProof/>
        </w:rPr>
        <w:t>184</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025C">
        <w:rPr>
          <w:noProof/>
        </w:rPr>
        <w:t>212</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025C">
        <w:rPr>
          <w:noProof/>
        </w:rPr>
        <w:t>221</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025C">
        <w:rPr>
          <w:noProof/>
        </w:rPr>
        <w:t>264</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025C">
        <w:rPr>
          <w:noProof/>
        </w:rPr>
        <w:t>265</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89025C">
        <w:t>Psalm</w:t>
      </w:r>
      <w:r w:rsidR="0089025C" w:rsidRPr="00AB1781">
        <w:t xml:space="preserve"> 118</w:t>
      </w:r>
      <w:r w:rsidR="0089025C">
        <w:t>: “Blessed are the blameless in the way”</w:t>
      </w:r>
      <w:r>
        <w:fldChar w:fldCharType="end"/>
      </w:r>
      <w:r w:rsidR="006A0403">
        <w:tab/>
      </w:r>
      <w:r>
        <w:fldChar w:fldCharType="begin"/>
      </w:r>
      <w:r w:rsidR="006A0403">
        <w:instrText xml:space="preserve"> PAGEREF _Ref412027139 \h </w:instrText>
      </w:r>
      <w:r>
        <w:fldChar w:fldCharType="separate"/>
      </w:r>
      <w:r w:rsidR="0089025C">
        <w:rPr>
          <w:noProof/>
        </w:rPr>
        <w:t>268</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025C">
        <w:rPr>
          <w:noProof/>
        </w:rPr>
        <w:t>283</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025C">
        <w:rPr>
          <w:noProof/>
        </w:rPr>
        <w:t>284</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025C">
        <w:rPr>
          <w:noProof/>
        </w:rPr>
        <w:t>285</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025C">
        <w:rPr>
          <w:noProof/>
        </w:rPr>
        <w:t>286</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025C">
        <w:rPr>
          <w:noProof/>
        </w:rPr>
        <w:t>287</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025C">
        <w:rPr>
          <w:noProof/>
        </w:rPr>
        <w:t>288</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025C">
        <w:rPr>
          <w:noProof/>
        </w:rPr>
        <w:t>289</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025C">
        <w:rPr>
          <w:noProof/>
        </w:rPr>
        <w:t>289</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025C">
        <w:rPr>
          <w:noProof/>
        </w:rPr>
        <w:t>290</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025C">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025C">
        <w:t>The First Canticle</w:t>
      </w:r>
      <w:r>
        <w:fldChar w:fldCharType="end"/>
      </w:r>
      <w:r>
        <w:tab/>
      </w:r>
      <w:r>
        <w:fldChar w:fldCharType="begin"/>
      </w:r>
      <w:r>
        <w:instrText xml:space="preserve"> PAGEREF _Ref448228164 \h </w:instrText>
      </w:r>
      <w:r>
        <w:fldChar w:fldCharType="separate"/>
      </w:r>
      <w:r w:rsidR="0089025C">
        <w:rPr>
          <w:noProof/>
        </w:rPr>
        <w:t>321</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89025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89025C">
        <w:rPr>
          <w:noProof/>
        </w:rPr>
        <w:t>332</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89025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89025C">
        <w:rPr>
          <w:noProof/>
        </w:rPr>
        <w:t>338</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89025C">
        <w:t>Additional Canticles for the Vigil of Joyous Saturday from the New Testament</w:t>
      </w:r>
      <w:r>
        <w:fldChar w:fldCharType="end"/>
      </w:r>
      <w:r>
        <w:tab/>
      </w:r>
      <w:r>
        <w:fldChar w:fldCharType="begin"/>
      </w:r>
      <w:r>
        <w:instrText xml:space="preserve"> PAGEREF _Ref450335240 \h </w:instrText>
      </w:r>
      <w:r>
        <w:fldChar w:fldCharType="separate"/>
      </w:r>
      <w:r w:rsidR="0089025C">
        <w:rPr>
          <w:noProof/>
        </w:rPr>
        <w:t>355</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025C">
        <w:t>The Communion of the Saints</w:t>
      </w:r>
      <w:r>
        <w:fldChar w:fldCharType="end"/>
      </w:r>
      <w:r>
        <w:tab/>
      </w:r>
      <w:r>
        <w:fldChar w:fldCharType="begin"/>
      </w:r>
      <w:r>
        <w:instrText xml:space="preserve"> PAGEREF _Ref448228224 \h </w:instrText>
      </w:r>
      <w:r>
        <w:fldChar w:fldCharType="separate"/>
      </w:r>
      <w:r w:rsidR="0089025C">
        <w:rPr>
          <w:noProof/>
        </w:rPr>
        <w:t>374</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025C">
        <w:t>The Doxologies</w:t>
      </w:r>
      <w:r>
        <w:fldChar w:fldCharType="end"/>
      </w:r>
      <w:r>
        <w:tab/>
      </w:r>
      <w:r>
        <w:fldChar w:fldCharType="begin"/>
      </w:r>
      <w:r>
        <w:instrText xml:space="preserve"> PAGEREF _Ref448228235 \h </w:instrText>
      </w:r>
      <w:r>
        <w:fldChar w:fldCharType="separate"/>
      </w:r>
      <w:r w:rsidR="0089025C">
        <w:rPr>
          <w:noProof/>
        </w:rPr>
        <w:t>393</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89025C">
        <w:t>The Conclusion of the Midnight Praise</w:t>
      </w:r>
      <w:r>
        <w:fldChar w:fldCharType="end"/>
      </w:r>
      <w:r>
        <w:tab/>
      </w:r>
      <w:r>
        <w:fldChar w:fldCharType="begin"/>
      </w:r>
      <w:r>
        <w:instrText xml:space="preserve"> PAGEREF _Ref448471060 \h </w:instrText>
      </w:r>
      <w:r>
        <w:fldChar w:fldCharType="separate"/>
      </w:r>
      <w:r w:rsidR="0089025C">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025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025C">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89025C">
        <w:t>Vespers Praise</w:t>
      </w:r>
      <w:r>
        <w:fldChar w:fldCharType="end"/>
      </w:r>
      <w:r>
        <w:t xml:space="preserve">, page </w:t>
      </w:r>
      <w:r>
        <w:fldChar w:fldCharType="begin"/>
      </w:r>
      <w:r>
        <w:instrText xml:space="preserve"> PAGEREF _Ref448228965 \h </w:instrText>
      </w:r>
      <w:r>
        <w:fldChar w:fldCharType="separate"/>
      </w:r>
      <w:r w:rsidR="0089025C">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89025C">
              <w:rPr>
                <w:noProof/>
                <w:webHidden/>
              </w:rPr>
              <w:t>49</w:t>
            </w:r>
            <w:r w:rsidR="00513E2D">
              <w:rPr>
                <w:noProof/>
                <w:webHidden/>
              </w:rPr>
              <w:fldChar w:fldCharType="end"/>
            </w:r>
          </w:hyperlink>
        </w:p>
        <w:p w14:paraId="724FD87D" w14:textId="6D30AE6B" w:rsidR="00513E2D" w:rsidRDefault="00513992">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89025C">
              <w:rPr>
                <w:noProof/>
                <w:webHidden/>
              </w:rPr>
              <w:t>55</w:t>
            </w:r>
            <w:r w:rsidR="00513E2D">
              <w:rPr>
                <w:noProof/>
                <w:webHidden/>
              </w:rPr>
              <w:fldChar w:fldCharType="end"/>
            </w:r>
          </w:hyperlink>
        </w:p>
        <w:p w14:paraId="7C31206D" w14:textId="3E3C74B5" w:rsidR="00513E2D" w:rsidRDefault="00513992">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89025C">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025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025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025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025C">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025C">
        <w:t>Psalm</w:t>
      </w:r>
      <w:r w:rsidR="0089025C" w:rsidRPr="00AB1781">
        <w:t xml:space="preserve"> 2</w:t>
      </w:r>
      <w:r w:rsidR="0089025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025C">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025C">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025C">
        <w:rPr>
          <w:noProof/>
        </w:rPr>
        <w:t>84</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025C">
        <w:t>Psalm</w:t>
      </w:r>
      <w:r w:rsidR="0089025C" w:rsidRPr="00AB1781">
        <w:t xml:space="preserve"> 5</w:t>
      </w:r>
      <w:r w:rsidR="0089025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025C">
        <w:rPr>
          <w:noProof/>
        </w:rPr>
        <w:t>85</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025C">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025C">
        <w:t>Psalm</w:t>
      </w:r>
      <w:r w:rsidR="0089025C" w:rsidRPr="00AB1781">
        <w:t xml:space="preserve"> 8</w:t>
      </w:r>
      <w:r w:rsidR="0089025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025C">
        <w:rPr>
          <w:noProof/>
        </w:rPr>
        <w:t>89</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025C">
        <w:t>Psalm</w:t>
      </w:r>
      <w:r w:rsidR="0089025C" w:rsidRPr="00AB1781">
        <w:t xml:space="preserve"> 11</w:t>
      </w:r>
      <w:r w:rsidR="0089025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025C">
        <w:rPr>
          <w:noProof/>
        </w:rPr>
        <w:t>94</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025C">
        <w:rPr>
          <w:noProof/>
        </w:rPr>
        <w:t>95</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025C">
        <w:t>Psalm</w:t>
      </w:r>
      <w:r w:rsidR="0089025C" w:rsidRPr="00AB1781">
        <w:t xml:space="preserve"> 14</w:t>
      </w:r>
      <w:r w:rsidR="0089025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025C">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025C">
        <w:rPr>
          <w:noProof/>
        </w:rPr>
        <w:t>97</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025C">
        <w:t>Psalm</w:t>
      </w:r>
      <w:r w:rsidR="0089025C" w:rsidRPr="00AB1781">
        <w:t xml:space="preserve"> 18</w:t>
      </w:r>
      <w:r w:rsidR="0089025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025C">
        <w:rPr>
          <w:noProof/>
        </w:rPr>
        <w:t>104</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025C">
        <w:rPr>
          <w:noProof/>
        </w:rPr>
        <w:t>113</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025C">
        <w:rPr>
          <w:noProof/>
        </w:rPr>
        <w:t>116</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025C">
        <w:rPr>
          <w:noProof/>
        </w:rPr>
        <w:t>171</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025C">
        <w:rPr>
          <w:noProof/>
        </w:rPr>
        <w:t>177</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025C">
        <w:rPr>
          <w:noProof/>
        </w:rPr>
        <w:t>184</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025C">
        <w:rPr>
          <w:noProof/>
        </w:rPr>
        <w:t>259</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025C">
        <w:t>Psalm</w:t>
      </w:r>
      <w:r w:rsidR="0089025C" w:rsidRPr="00AB1781">
        <w:t xml:space="preserve"> 142</w:t>
      </w:r>
      <w:r w:rsidR="0089025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025C">
        <w:rPr>
          <w:noProof/>
        </w:rPr>
        <w:t>308</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025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025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025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025C">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89025C" w:rsidRPr="0089025C">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89025C">
        <w:rPr>
          <w:i/>
          <w:noProof/>
        </w:rPr>
        <w:t>527</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025C">
        <w:t>Psalm</w:t>
      </w:r>
      <w:r w:rsidR="0089025C" w:rsidRPr="00AB1781">
        <w:t xml:space="preserve"> 19</w:t>
      </w:r>
      <w:r w:rsidR="0089025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025C">
        <w:rPr>
          <w:noProof/>
        </w:rPr>
        <w:t>106</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025C">
        <w:rPr>
          <w:noProof/>
        </w:rPr>
        <w:t>110</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025C">
        <w:t>Psalm</w:t>
      </w:r>
      <w:r w:rsidR="0089025C" w:rsidRPr="00AB1781">
        <w:t xml:space="preserve"> 23</w:t>
      </w:r>
      <w:r w:rsidR="0089025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025C">
        <w:rPr>
          <w:noProof/>
        </w:rPr>
        <w:t>111</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025C">
        <w:t>Psalm</w:t>
      </w:r>
      <w:r w:rsidR="0089025C" w:rsidRPr="00AB1781">
        <w:t xml:space="preserve"> 25</w:t>
      </w:r>
      <w:r w:rsidR="0089025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025C">
        <w:rPr>
          <w:noProof/>
        </w:rPr>
        <w:t>115</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025C">
        <w:t>Psalm</w:t>
      </w:r>
      <w:r w:rsidR="0089025C" w:rsidRPr="00AB1781">
        <w:t xml:space="preserve"> 28</w:t>
      </w:r>
      <w:r w:rsidR="0089025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025C">
        <w:rPr>
          <w:noProof/>
        </w:rPr>
        <w:t>119</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025C">
        <w:rPr>
          <w:noProof/>
        </w:rPr>
        <w:t>120</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025C">
        <w:t>Psalm</w:t>
      </w:r>
      <w:r w:rsidR="0089025C" w:rsidRPr="00AB1781">
        <w:t xml:space="preserve"> 33</w:t>
      </w:r>
      <w:r w:rsidR="0089025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025C">
        <w:rPr>
          <w:noProof/>
        </w:rPr>
        <w:t>127</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025C">
        <w:t>Psalm</w:t>
      </w:r>
      <w:r w:rsidR="0089025C" w:rsidRPr="00AB1781">
        <w:t xml:space="preserve"> 40</w:t>
      </w:r>
      <w:r w:rsidR="0089025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025C">
        <w:rPr>
          <w:noProof/>
        </w:rPr>
        <w:t>141</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025C">
        <w:rPr>
          <w:noProof/>
        </w:rPr>
        <w:t>144</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025C">
        <w:t>Psalm</w:t>
      </w:r>
      <w:r w:rsidR="0089025C" w:rsidRPr="00AB1781">
        <w:t xml:space="preserve"> 44</w:t>
      </w:r>
      <w:r w:rsidR="0089025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025C">
        <w:rPr>
          <w:noProof/>
        </w:rPr>
        <w:t>147</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025C">
        <w:t>Psalm</w:t>
      </w:r>
      <w:r w:rsidR="0089025C" w:rsidRPr="00AB1781">
        <w:t xml:space="preserve"> 45</w:t>
      </w:r>
      <w:r w:rsidR="0089025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025C">
        <w:rPr>
          <w:noProof/>
        </w:rPr>
        <w:t>149</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025C">
        <w:t>Psalm</w:t>
      </w:r>
      <w:r w:rsidR="0089025C" w:rsidRPr="00AB1781">
        <w:t xml:space="preserve"> 46</w:t>
      </w:r>
      <w:r w:rsidR="0089025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025C">
        <w:rPr>
          <w:noProof/>
        </w:rPr>
        <w:t>150</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025C">
        <w:t>Psalm</w:t>
      </w:r>
      <w:r w:rsidR="0089025C" w:rsidRPr="00AB1781">
        <w:t xml:space="preserve"> 53</w:t>
      </w:r>
      <w:r w:rsidR="0089025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025C">
        <w:rPr>
          <w:noProof/>
        </w:rPr>
        <w:t>160</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025C">
        <w:rPr>
          <w:noProof/>
        </w:rPr>
        <w:t>164</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025C">
        <w:t>Psalm</w:t>
      </w:r>
      <w:r w:rsidR="0089025C" w:rsidRPr="00AB1781">
        <w:t xml:space="preserve"> 60</w:t>
      </w:r>
      <w:r w:rsidR="0089025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025C">
        <w:rPr>
          <w:noProof/>
        </w:rPr>
        <w:t>169</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025C">
        <w:rPr>
          <w:noProof/>
        </w:rPr>
        <w:t>171</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025C">
        <w:t>Psalm</w:t>
      </w:r>
      <w:r w:rsidR="0089025C" w:rsidRPr="00AB1781">
        <w:t xml:space="preserve"> 83</w:t>
      </w:r>
      <w:r w:rsidR="0089025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025C">
        <w:rPr>
          <w:noProof/>
        </w:rPr>
        <w:t>209</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025C">
        <w:t>Psalm</w:t>
      </w:r>
      <w:r w:rsidR="0089025C" w:rsidRPr="00AB1781">
        <w:t xml:space="preserve"> 84</w:t>
      </w:r>
      <w:r w:rsidR="0089025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025C">
        <w:rPr>
          <w:noProof/>
        </w:rPr>
        <w:t>210</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025C">
        <w:rPr>
          <w:noProof/>
        </w:rPr>
        <w:t>212</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025C">
        <w:t>Psalm</w:t>
      </w:r>
      <w:r w:rsidR="0089025C" w:rsidRPr="00AB1781">
        <w:t xml:space="preserve"> 86</w:t>
      </w:r>
      <w:r w:rsidR="0089025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025C">
        <w:rPr>
          <w:noProof/>
        </w:rPr>
        <w:t>213</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025C">
        <w:rPr>
          <w:noProof/>
        </w:rPr>
        <w:t>221</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025C">
        <w:t>Psalm</w:t>
      </w:r>
      <w:r w:rsidR="0089025C" w:rsidRPr="00AB1781">
        <w:t xml:space="preserve"> 92</w:t>
      </w:r>
      <w:r w:rsidR="0089025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025C">
        <w:rPr>
          <w:noProof/>
        </w:rPr>
        <w:t>224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025C">
        <w:t>Psalm</w:t>
      </w:r>
      <w:r w:rsidR="0089025C" w:rsidRPr="00AB1781">
        <w:t xml:space="preserve"> 95</w:t>
      </w:r>
      <w:r w:rsidR="0089025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025C">
        <w:rPr>
          <w:noProof/>
        </w:rPr>
        <w:t>228</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025C">
        <w:rPr>
          <w:noProof/>
        </w:rPr>
        <w:t>230</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025C">
        <w:t>Psalm</w:t>
      </w:r>
      <w:r w:rsidR="0089025C" w:rsidRPr="00AB1781">
        <w:t xml:space="preserve"> 97</w:t>
      </w:r>
      <w:r w:rsidR="0089025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025C">
        <w:rPr>
          <w:noProof/>
        </w:rPr>
        <w:t>231</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025C">
        <w:t>Psalm</w:t>
      </w:r>
      <w:r w:rsidR="0089025C" w:rsidRPr="00AB1781">
        <w:t xml:space="preserve"> 98</w:t>
      </w:r>
      <w:r w:rsidR="0089025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025C">
        <w:rPr>
          <w:noProof/>
        </w:rPr>
        <w:t>232</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025C">
        <w:t>Psalm</w:t>
      </w:r>
      <w:r w:rsidR="0089025C" w:rsidRPr="00AB1781">
        <w:t xml:space="preserve"> 99</w:t>
      </w:r>
      <w:r w:rsidR="0089025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025C">
        <w:rPr>
          <w:noProof/>
        </w:rPr>
        <w:t>233</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025C">
        <w:t>Psalm</w:t>
      </w:r>
      <w:r w:rsidR="0089025C" w:rsidRPr="00AB1781">
        <w:t xml:space="preserve"> 100</w:t>
      </w:r>
      <w:r w:rsidR="0089025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025C">
        <w:rPr>
          <w:noProof/>
        </w:rPr>
        <w:t>234</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025C">
        <w:rPr>
          <w:noProof/>
        </w:rPr>
        <w:t>256</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025C">
        <w:t>Psalm</w:t>
      </w:r>
      <w:r w:rsidR="0089025C" w:rsidRPr="00AB1781">
        <w:t xml:space="preserve"> 110</w:t>
      </w:r>
      <w:r w:rsidR="0089025C">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89025C">
        <w:rPr>
          <w:noProof/>
        </w:rPr>
        <w:t>257</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025C">
        <w:t>Psalm</w:t>
      </w:r>
      <w:r w:rsidR="0089025C" w:rsidRPr="00AB1781">
        <w:t xml:space="preserve"> 111</w:t>
      </w:r>
      <w:r w:rsidR="0089025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025C">
        <w:rPr>
          <w:noProof/>
        </w:rPr>
        <w:t>258</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025C">
        <w:rPr>
          <w:noProof/>
        </w:rPr>
        <w:t>259</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025C">
        <w:rPr>
          <w:noProof/>
        </w:rPr>
        <w:t>262</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025C">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89025C">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025C" w:rsidRPr="00AB1781">
              <w:t>K</w:t>
            </w:r>
            <w:r w:rsidR="0089025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025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025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025C" w:rsidRPr="00AB1781">
              <w:t>K</w:t>
            </w:r>
            <w:r w:rsidR="0089025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89025C" w:rsidRPr="00AB1781">
              <w:t>K</w:t>
            </w:r>
            <w:r w:rsidR="0089025C">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025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025C" w:rsidRPr="00AB1781">
              <w:t>K</w:t>
            </w:r>
            <w:r w:rsidR="0089025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89025C" w:rsidRPr="00AB1781">
              <w:t>K</w:t>
            </w:r>
            <w:r w:rsidR="0089025C">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025C">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025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89025C">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025C" w:rsidRPr="00AB1781">
              <w:t>K</w:t>
            </w:r>
            <w:r w:rsidR="0089025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89025C">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025C" w:rsidRPr="00AB1781">
              <w:t>K</w:t>
            </w:r>
            <w:r w:rsidR="0089025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025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025C" w:rsidRPr="00AB1781">
              <w:t>K</w:t>
            </w:r>
            <w:r w:rsidR="0089025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025C" w:rsidRPr="00AB1781">
              <w:t>K</w:t>
            </w:r>
            <w:r w:rsidR="0089025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025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025C" w:rsidRPr="00AB1781">
              <w:t>K</w:t>
            </w:r>
            <w:r w:rsidR="0089025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025C" w:rsidRPr="00AB1781">
              <w:t>K</w:t>
            </w:r>
            <w:r w:rsidR="0089025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025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025C" w:rsidRPr="00AB1781">
              <w:t>K</w:t>
            </w:r>
            <w:r w:rsidR="0089025C">
              <w:t>athisma</w:t>
            </w:r>
            <w:r w:rsidR="0089025C" w:rsidRPr="00AB1781">
              <w:t xml:space="preserve"> 1</w:t>
            </w:r>
            <w:r w:rsidR="0089025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025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025C" w:rsidRPr="00AB1781">
              <w:t>K</w:t>
            </w:r>
            <w:r w:rsidR="0089025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5D1E6FC7" w14:textId="06BF4D7B" w:rsidR="003A7286" w:rsidRDefault="003A7286" w:rsidP="003A7286">
      <w:pPr>
        <w:pStyle w:val="Heading3"/>
      </w:pPr>
      <w:bookmarkStart w:id="222" w:name="_Ref439535283"/>
      <w:r>
        <w:t>Kathisma 1</w:t>
      </w:r>
      <w:bookmarkEnd w:id="220"/>
      <w:bookmarkEnd w:id="222"/>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3" w:name="_Ref412098127"/>
      <w:r>
        <w:t xml:space="preserve">Psalm 1: </w:t>
      </w:r>
      <w:r w:rsidR="005A728E">
        <w:t>“</w:t>
      </w:r>
      <w:r>
        <w:t>Blessed is the ma</w:t>
      </w:r>
      <w:r w:rsidR="00F017CA">
        <w:t>n”</w:t>
      </w:r>
      <w:bookmarkEnd w:id="223"/>
    </w:p>
    <w:p w14:paraId="15BC72C9" w14:textId="77777777" w:rsidR="00980D99" w:rsidRDefault="00980D99" w:rsidP="00E54261">
      <w:pPr>
        <w:jc w:val="center"/>
        <w:rPr>
          <w:b/>
        </w:rPr>
      </w:pPr>
      <w:r w:rsidRPr="00E54261">
        <w:rPr>
          <w:b/>
        </w:rPr>
        <w:t>The Two Ways: Tree or Dust</w:t>
      </w:r>
    </w:p>
    <w:p w14:paraId="798C55E5" w14:textId="48D1AEFC" w:rsidR="00091E79" w:rsidRPr="00E54261" w:rsidRDefault="00F14AA6" w:rsidP="00091E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6"/>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A6FF624"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_Ref412098168 \h </w:instrText>
      </w:r>
      <w:r>
        <w:fldChar w:fldCharType="separate"/>
      </w:r>
      <w:r w:rsidR="0089025C">
        <w:t>Psalm</w:t>
      </w:r>
      <w:r w:rsidR="0089025C" w:rsidRPr="00AB1781">
        <w:t xml:space="preserve"> 2</w:t>
      </w:r>
      <w:r w:rsidR="0089025C">
        <w:t>: “Why do the nations rage”</w:t>
      </w:r>
      <w:r>
        <w:fldChar w:fldCharType="end"/>
      </w:r>
      <w:r>
        <w:t xml:space="preserve">, on page </w:t>
      </w:r>
      <w:r>
        <w:fldChar w:fldCharType="begin"/>
      </w:r>
      <w:r>
        <w:instrText xml:space="preserve"> PAGEREF _Ref412098168 \h </w:instrText>
      </w:r>
      <w:r>
        <w:fldChar w:fldCharType="separate"/>
      </w:r>
      <w:r w:rsidR="0089025C">
        <w:rPr>
          <w:noProof/>
        </w:rPr>
        <w:t>81</w:t>
      </w:r>
      <w:r>
        <w:fldChar w:fldCharType="end"/>
      </w:r>
      <w:r>
        <w:t>.</w:t>
      </w:r>
    </w:p>
    <w:p w14:paraId="5D0E6F55" w14:textId="63E886AD" w:rsidR="00E54261" w:rsidRPr="009C1C97" w:rsidRDefault="009C1C97" w:rsidP="00BF0205">
      <w:pPr>
        <w:pStyle w:val="Heading4"/>
      </w:pPr>
      <w:bookmarkStart w:id="224" w:name="_Ref412098168"/>
      <w:r>
        <w:t>Psalm</w:t>
      </w:r>
      <w:r w:rsidR="00E54261" w:rsidRPr="00AB1781">
        <w:t xml:space="preserve"> 2</w:t>
      </w:r>
      <w:r>
        <w:t xml:space="preserve">: </w:t>
      </w:r>
      <w:r w:rsidR="005A728E">
        <w:t>“</w:t>
      </w:r>
      <w:r>
        <w:t>Why do the nations rag</w:t>
      </w:r>
      <w:r w:rsidR="00F017CA">
        <w:t>e”</w:t>
      </w:r>
      <w:bookmarkEnd w:id="224"/>
    </w:p>
    <w:p w14:paraId="0DD205F8" w14:textId="77777777" w:rsidR="00E54261" w:rsidRDefault="00E54261" w:rsidP="007A1A59">
      <w:pPr>
        <w:jc w:val="center"/>
        <w:rPr>
          <w:b/>
        </w:rPr>
      </w:pPr>
      <w:r w:rsidRPr="007A1A59">
        <w:rPr>
          <w:b/>
        </w:rPr>
        <w:t>The Messianic Drama: Warnings to Rulers and Nations</w:t>
      </w:r>
    </w:p>
    <w:p w14:paraId="4D3BB8C2" w14:textId="6877C0D0"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7"/>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8"/>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9"/>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30"/>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1"/>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2"/>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075CCB6"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_Ref448061339 \h </w:instrText>
      </w:r>
      <w:r>
        <w:fldChar w:fldCharType="separate"/>
      </w:r>
      <w:r w:rsidR="0089025C">
        <w:t>Psalm</w:t>
      </w:r>
      <w:r w:rsidR="0089025C" w:rsidRPr="00AB1781">
        <w:t xml:space="preserve"> 3</w:t>
      </w:r>
      <w:r w:rsidR="0089025C">
        <w:t>: “Lord, why have those that afflict me increased”</w:t>
      </w:r>
      <w:r>
        <w:fldChar w:fldCharType="end"/>
      </w:r>
      <w:r>
        <w:t xml:space="preserve">, on page </w:t>
      </w:r>
      <w:r>
        <w:fldChar w:fldCharType="begin"/>
      </w:r>
      <w:r>
        <w:instrText xml:space="preserve"> PAGEREF _Ref448061339 \h </w:instrText>
      </w:r>
      <w:r>
        <w:fldChar w:fldCharType="separate"/>
      </w:r>
      <w:r w:rsidR="0089025C">
        <w:rPr>
          <w:noProof/>
        </w:rPr>
        <w:t>83</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5" w:name="_Ref412026989"/>
      <w:bookmarkStart w:id="226"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5"/>
      <w:bookmarkEnd w:id="226"/>
    </w:p>
    <w:p w14:paraId="0B7C065B" w14:textId="77777777" w:rsidR="00E54261" w:rsidRPr="007A1A59" w:rsidRDefault="00E54261" w:rsidP="007A1A59">
      <w:pPr>
        <w:jc w:val="center"/>
        <w:rPr>
          <w:b/>
        </w:rPr>
      </w:pPr>
      <w:r w:rsidRPr="007A1A59">
        <w:rPr>
          <w:b/>
        </w:rPr>
        <w:t>A Morning Prayer for Protection and Salvation</w:t>
      </w:r>
    </w:p>
    <w:p w14:paraId="300C7A0C" w14:textId="494CCDA9"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3"/>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4F84FC9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_Ref412025808 \h </w:instrText>
      </w:r>
      <w:r>
        <w:fldChar w:fldCharType="separate"/>
      </w:r>
      <w:r w:rsidR="0089025C">
        <w:t>Psalm</w:t>
      </w:r>
      <w:r w:rsidR="0089025C" w:rsidRPr="00AB1781">
        <w:t xml:space="preserve"> 4</w:t>
      </w:r>
      <w:r w:rsidR="0089025C">
        <w:t>: “You heard me when I called”</w:t>
      </w:r>
      <w:r>
        <w:fldChar w:fldCharType="end"/>
      </w:r>
      <w:r>
        <w:t xml:space="preserve">, page </w:t>
      </w:r>
      <w:r>
        <w:fldChar w:fldCharType="begin"/>
      </w:r>
      <w:r>
        <w:instrText xml:space="preserve"> PAGEREF _Ref412025808 \h </w:instrText>
      </w:r>
      <w:r>
        <w:fldChar w:fldCharType="separate"/>
      </w:r>
      <w:r w:rsidR="0089025C">
        <w:rPr>
          <w:noProof/>
        </w:rPr>
        <w:t>84</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025C">
        <w:t>Psalm</w:t>
      </w:r>
      <w:r w:rsidR="0089025C" w:rsidRPr="00AB1781">
        <w:t xml:space="preserve"> 6</w:t>
      </w:r>
      <w:r w:rsidR="0089025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025C">
        <w:rPr>
          <w:noProof/>
        </w:rPr>
        <w:t>86</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27"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7"/>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50DFB29E"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4"/>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5"/>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6"/>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7"/>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8"/>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9"/>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40"/>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1"/>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2"/>
      </w:r>
    </w:p>
    <w:p w14:paraId="30E2736C" w14:textId="42D3E874"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_Ref412098238 \h </w:instrText>
      </w:r>
      <w:r>
        <w:fldChar w:fldCharType="separate"/>
      </w:r>
      <w:r w:rsidR="0089025C">
        <w:t>Psalm</w:t>
      </w:r>
      <w:r w:rsidR="0089025C" w:rsidRPr="00AB1781">
        <w:t xml:space="preserve"> 5</w:t>
      </w:r>
      <w:r w:rsidR="0089025C">
        <w:t>: “Give ear to my words, O Lord”</w:t>
      </w:r>
      <w:r>
        <w:fldChar w:fldCharType="end"/>
      </w:r>
      <w:r>
        <w:t xml:space="preserve">, page </w:t>
      </w:r>
      <w:r>
        <w:fldChar w:fldCharType="begin"/>
      </w:r>
      <w:r>
        <w:instrText xml:space="preserve"> PAGEREF _Ref412098238 \h </w:instrText>
      </w:r>
      <w:r>
        <w:fldChar w:fldCharType="separate"/>
      </w:r>
      <w:r w:rsidR="0089025C">
        <w:rPr>
          <w:noProof/>
        </w:rPr>
        <w:t>85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025C">
        <w:t>Psalm</w:t>
      </w:r>
      <w:r w:rsidR="0089025C" w:rsidRPr="00AB1781">
        <w:t xml:space="preserve"> 6</w:t>
      </w:r>
      <w:r w:rsidR="0089025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025C">
        <w:rPr>
          <w:noProof/>
        </w:rPr>
        <w:t>86</w:t>
      </w:r>
      <w:r w:rsidR="00B35B25">
        <w:fldChar w:fldCharType="end"/>
      </w:r>
      <w:r w:rsidR="00B35B25">
        <w:t>.</w:t>
      </w:r>
    </w:p>
    <w:p w14:paraId="20A6142B" w14:textId="54175D5B" w:rsidR="00E54261" w:rsidRPr="009C1C97" w:rsidRDefault="009C1C97" w:rsidP="00BF0205">
      <w:pPr>
        <w:pStyle w:val="Heading4"/>
      </w:pPr>
      <w:bookmarkStart w:id="228" w:name="_Ref412098238"/>
      <w:r>
        <w:t>Psalm</w:t>
      </w:r>
      <w:r w:rsidR="00E54261" w:rsidRPr="00AB1781">
        <w:t xml:space="preserve"> 5</w:t>
      </w:r>
      <w:r>
        <w:t xml:space="preserve">: </w:t>
      </w:r>
      <w:r w:rsidR="005A728E">
        <w:t>“</w:t>
      </w:r>
      <w:r w:rsidR="00F017CA">
        <w:t>Give ear to my words, O Lord”</w:t>
      </w:r>
      <w:bookmarkEnd w:id="228"/>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06720F7"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3"/>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4"/>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5"/>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6"/>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ED4663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_Ref412025822 \h </w:instrText>
      </w:r>
      <w:r>
        <w:fldChar w:fldCharType="separate"/>
      </w:r>
      <w:r w:rsidR="0089025C">
        <w:t>Psalm</w:t>
      </w:r>
      <w:r w:rsidR="0089025C" w:rsidRPr="00AB1781">
        <w:t xml:space="preserve"> 6</w:t>
      </w:r>
      <w:r w:rsidR="0089025C">
        <w:t>: “O Lord, rebuke me, but not in Your anger”</w:t>
      </w:r>
      <w:r>
        <w:fldChar w:fldCharType="end"/>
      </w:r>
      <w:r>
        <w:t xml:space="preserve">, page </w:t>
      </w:r>
      <w:r>
        <w:fldChar w:fldCharType="begin"/>
      </w:r>
      <w:r>
        <w:instrText xml:space="preserve"> PAGEREF _Ref412025822 \h </w:instrText>
      </w:r>
      <w:r>
        <w:fldChar w:fldCharType="separate"/>
      </w:r>
      <w:r w:rsidR="0089025C">
        <w:rPr>
          <w:noProof/>
        </w:rPr>
        <w:t>86</w:t>
      </w:r>
      <w:r>
        <w:fldChar w:fldCharType="end"/>
      </w:r>
      <w:r>
        <w:t>.</w:t>
      </w:r>
    </w:p>
    <w:p w14:paraId="3514BA70" w14:textId="3F9FE953" w:rsidR="00E54261" w:rsidRPr="009C1C97" w:rsidRDefault="009C1C97" w:rsidP="00BF0205">
      <w:pPr>
        <w:pStyle w:val="Heading4"/>
      </w:pPr>
      <w:bookmarkStart w:id="229"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9"/>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DF43F54"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7"/>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0"/>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1"/>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DA9F7E0"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_Ref412098295 \h </w:instrText>
      </w:r>
      <w:r>
        <w:fldChar w:fldCharType="separate"/>
      </w:r>
      <w:r w:rsidR="0089025C">
        <w:t>Psalm</w:t>
      </w:r>
      <w:r w:rsidR="0089025C" w:rsidRPr="00AB1781">
        <w:t xml:space="preserve"> 8</w:t>
      </w:r>
      <w:r w:rsidR="0089025C">
        <w:t>: “O Lord, our Lord, how wonderful is Your Name”</w:t>
      </w:r>
      <w:r>
        <w:fldChar w:fldCharType="end"/>
      </w:r>
      <w:r>
        <w:t xml:space="preserve">, page </w:t>
      </w:r>
      <w:r>
        <w:fldChar w:fldCharType="begin"/>
      </w:r>
      <w:r>
        <w:instrText xml:space="preserve"> PAGEREF _Ref412098295 \h </w:instrText>
      </w:r>
      <w:r>
        <w:fldChar w:fldCharType="separate"/>
      </w:r>
      <w:r w:rsidR="0089025C">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025C">
        <w:t>Psalm</w:t>
      </w:r>
      <w:r w:rsidR="0089025C" w:rsidRPr="00AB1781">
        <w:t xml:space="preserve"> 12</w:t>
      </w:r>
      <w:r w:rsidR="0089025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025C">
        <w:rPr>
          <w:noProof/>
        </w:rPr>
        <w:t>95</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2"/>
      </w:r>
      <w:r w:rsidRPr="00AB1781">
        <w:t xml:space="preserve"> seize my soul like a lion,</w:t>
      </w:r>
      <w:r w:rsidRPr="00AB1781">
        <w:rPr>
          <w:rStyle w:val="FootnoteReference"/>
        </w:rPr>
        <w:footnoteReference w:id="53"/>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6"/>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0"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0"/>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6E5FA7AA"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0"/>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0A98957B"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_Ref412098310 \h </w:instrText>
      </w:r>
      <w:r>
        <w:fldChar w:fldCharType="separate"/>
      </w:r>
      <w:r w:rsidR="0089025C">
        <w:t>Psalm</w:t>
      </w:r>
      <w:r w:rsidR="0089025C" w:rsidRPr="00AB1781">
        <w:t xml:space="preserve"> 11</w:t>
      </w:r>
      <w:r w:rsidR="0089025C">
        <w:t>: “Save me, O Lord, for there is no saint left”</w:t>
      </w:r>
      <w:r>
        <w:fldChar w:fldCharType="end"/>
      </w:r>
      <w:r>
        <w:t xml:space="preserve">, page </w:t>
      </w:r>
      <w:r>
        <w:fldChar w:fldCharType="begin"/>
      </w:r>
      <w:r>
        <w:instrText xml:space="preserve"> PAGEREF _Ref412098310 \h </w:instrText>
      </w:r>
      <w:r>
        <w:fldChar w:fldCharType="separate"/>
      </w:r>
      <w:r w:rsidR="0089025C">
        <w:rPr>
          <w:noProof/>
        </w:rPr>
        <w:t>94</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1" w:name="_Ref435438475"/>
      <w:r w:rsidRPr="00AB1781">
        <w:t>K</w:t>
      </w:r>
      <w:r>
        <w:t>athisma 2</w:t>
      </w:r>
      <w:bookmarkEnd w:id="231"/>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2"/>
      </w:r>
      <w:r w:rsidRPr="00AB1781">
        <w:t xml:space="preserve"> </w:t>
      </w:r>
      <w:r w:rsidR="001040C8">
        <w:t>You</w:t>
      </w:r>
      <w:r w:rsidR="0019202B">
        <w:rPr>
          <w:rStyle w:val="FootnoteReference"/>
        </w:rPr>
        <w:footnoteReference w:id="6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2" w:name="_Ref412098310"/>
      <w:r>
        <w:t>Psalm</w:t>
      </w:r>
      <w:r w:rsidRPr="00AB1781">
        <w:t xml:space="preserve"> 11</w:t>
      </w:r>
      <w:r>
        <w:t xml:space="preserve">: </w:t>
      </w:r>
      <w:r w:rsidR="005A728E">
        <w:t>“</w:t>
      </w:r>
      <w:r>
        <w:t>Save me, O Lord, for there is no saint lef</w:t>
      </w:r>
      <w:r w:rsidR="005453DF">
        <w:t>t”</w:t>
      </w:r>
      <w:bookmarkEnd w:id="232"/>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5E89356A"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5397F607"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_Ref412025965 \h </w:instrText>
      </w:r>
      <w:r>
        <w:fldChar w:fldCharType="separate"/>
      </w:r>
      <w:r w:rsidR="0089025C">
        <w:t>Psalm</w:t>
      </w:r>
      <w:r w:rsidR="0089025C" w:rsidRPr="00AB1781">
        <w:t xml:space="preserve"> 12</w:t>
      </w:r>
      <w:r w:rsidR="0089025C">
        <w:t>: “How long, O Lord, will You forget me”</w:t>
      </w:r>
      <w:r>
        <w:fldChar w:fldCharType="end"/>
      </w:r>
      <w:r>
        <w:t xml:space="preserve">, page </w:t>
      </w:r>
      <w:r>
        <w:fldChar w:fldCharType="begin"/>
      </w:r>
      <w:r>
        <w:instrText xml:space="preserve"> PAGEREF _Ref412025965 \h </w:instrText>
      </w:r>
      <w:r>
        <w:fldChar w:fldCharType="separate"/>
      </w:r>
      <w:r w:rsidR="0089025C">
        <w:rPr>
          <w:noProof/>
        </w:rPr>
        <w:t>95</w:t>
      </w:r>
      <w:r>
        <w:fldChar w:fldCharType="end"/>
      </w:r>
      <w:r>
        <w:t>.</w:t>
      </w:r>
    </w:p>
    <w:p w14:paraId="14C73BB1" w14:textId="7218C759" w:rsidR="00435BD3" w:rsidRPr="00435BD3" w:rsidRDefault="00435BD3" w:rsidP="00BF0205">
      <w:pPr>
        <w:pStyle w:val="Heading4"/>
      </w:pPr>
      <w:bookmarkStart w:id="233"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3"/>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03D30C9"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184A15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_Ref412098343 \h </w:instrText>
      </w:r>
      <w:r>
        <w:fldChar w:fldCharType="separate"/>
      </w:r>
      <w:r w:rsidR="0089025C">
        <w:t>Psalm</w:t>
      </w:r>
      <w:r w:rsidR="0089025C" w:rsidRPr="00AB1781">
        <w:t xml:space="preserve"> 14</w:t>
      </w:r>
      <w:r w:rsidR="0089025C">
        <w:t>: “Lord, who can dwell in Your tabernacle”</w:t>
      </w:r>
      <w:r>
        <w:fldChar w:fldCharType="end"/>
      </w:r>
      <w:r>
        <w:t xml:space="preserve">, page </w:t>
      </w:r>
      <w:r>
        <w:fldChar w:fldCharType="begin"/>
      </w:r>
      <w:r>
        <w:instrText xml:space="preserve"> PAGEREF _Ref412098343 \h </w:instrText>
      </w:r>
      <w:r>
        <w:fldChar w:fldCharType="separate"/>
      </w:r>
      <w:r w:rsidR="0089025C">
        <w:rPr>
          <w:noProof/>
        </w:rPr>
        <w:t>96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025C">
        <w:t>Psalm</w:t>
      </w:r>
      <w:r w:rsidR="0089025C" w:rsidRPr="00AB1781">
        <w:t xml:space="preserve"> 15</w:t>
      </w:r>
      <w:r w:rsidR="0089025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025C">
        <w:rPr>
          <w:noProof/>
        </w:rPr>
        <w:t>97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025C">
        <w:t>Psalm</w:t>
      </w:r>
      <w:r w:rsidR="0089025C" w:rsidRPr="00AB1781">
        <w:t xml:space="preserve"> 69</w:t>
      </w:r>
      <w:r w:rsidR="0089025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025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4" w:name="_Ref412098343"/>
      <w:r>
        <w:t>Psalm</w:t>
      </w:r>
      <w:r w:rsidRPr="00AB1781">
        <w:t xml:space="preserve"> 14</w:t>
      </w:r>
      <w:r>
        <w:t xml:space="preserve">: </w:t>
      </w:r>
      <w:r w:rsidR="005A728E">
        <w:t>“</w:t>
      </w:r>
      <w:r>
        <w:t xml:space="preserve">Lord, who can dwell in </w:t>
      </w:r>
      <w:r w:rsidR="00E570CB">
        <w:t>You</w:t>
      </w:r>
      <w:r w:rsidR="005453DF">
        <w:t>r tabernacle”</w:t>
      </w:r>
      <w:bookmarkEnd w:id="234"/>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05358F47"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019FB7B7"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_Ref412025981 \h </w:instrText>
      </w:r>
      <w:r>
        <w:fldChar w:fldCharType="separate"/>
      </w:r>
      <w:r w:rsidR="0089025C">
        <w:t>Psalm</w:t>
      </w:r>
      <w:r w:rsidR="0089025C" w:rsidRPr="00AB1781">
        <w:t xml:space="preserve"> 15</w:t>
      </w:r>
      <w:r w:rsidR="0089025C">
        <w:t>: “Keep me, O Lord, I hope in You”</w:t>
      </w:r>
      <w:r>
        <w:fldChar w:fldCharType="end"/>
      </w:r>
      <w:r>
        <w:t xml:space="preserve">, page </w:t>
      </w:r>
      <w:r>
        <w:fldChar w:fldCharType="begin"/>
      </w:r>
      <w:r>
        <w:instrText xml:space="preserve"> PAGEREF _Ref412025981 \h </w:instrText>
      </w:r>
      <w:r>
        <w:fldChar w:fldCharType="separate"/>
      </w:r>
      <w:r w:rsidR="0089025C">
        <w:rPr>
          <w:noProof/>
        </w:rPr>
        <w:t>97</w:t>
      </w:r>
      <w:r>
        <w:fldChar w:fldCharType="end"/>
      </w:r>
      <w:r>
        <w:t>.</w:t>
      </w:r>
    </w:p>
    <w:p w14:paraId="7999CE77" w14:textId="36DDA5D9" w:rsidR="00435BD3" w:rsidRPr="00435BD3" w:rsidRDefault="00520302" w:rsidP="00BF0205">
      <w:pPr>
        <w:pStyle w:val="Heading4"/>
      </w:pPr>
      <w:bookmarkStart w:id="235" w:name="_Ref412025981"/>
      <w:r>
        <w:t>Psalm</w:t>
      </w:r>
      <w:r w:rsidR="00435BD3" w:rsidRPr="00AB1781">
        <w:t xml:space="preserve"> 15</w:t>
      </w:r>
      <w:r>
        <w:t xml:space="preserve">: </w:t>
      </w:r>
      <w:r w:rsidR="005A728E">
        <w:t>“</w:t>
      </w:r>
      <w:r>
        <w:t>Keep me, O Lord</w:t>
      </w:r>
      <w:r w:rsidR="00F017CA">
        <w:t>, I hope in You”</w:t>
      </w:r>
      <w:bookmarkEnd w:id="235"/>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BD5FB68"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5"/>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7"/>
      </w:r>
    </w:p>
    <w:p w14:paraId="501763F1" w14:textId="5AC21FE1" w:rsidR="00435BD3" w:rsidRDefault="00435BD3" w:rsidP="00435BD3">
      <w:pPr>
        <w:pStyle w:val="EnglishHangEndNoCoptic"/>
      </w:pPr>
      <w:r w:rsidRPr="00AB1781">
        <w:tab/>
        <w:t>At</w:t>
      </w:r>
      <w:r w:rsidRPr="00AB1781">
        <w:rPr>
          <w:rStyle w:val="FootnoteReference"/>
        </w:rPr>
        <w:footnoteReference w:id="78"/>
      </w:r>
      <w:r w:rsidRPr="00AB1781">
        <w:t xml:space="preserve"> </w:t>
      </w:r>
      <w:r w:rsidR="00E570CB">
        <w:t>Your</w:t>
      </w:r>
      <w:r w:rsidRPr="00AB1781">
        <w:t xml:space="preserve"> right hand are delights</w:t>
      </w:r>
      <w:r w:rsidR="003F1DDB">
        <w:t xml:space="preserve"> forevermore</w:t>
      </w:r>
      <w:r w:rsidRPr="00AB1781">
        <w:t>.</w:t>
      </w:r>
    </w:p>
    <w:p w14:paraId="0A2D3621" w14:textId="2479B71B"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_Ref412098373 \h </w:instrText>
      </w:r>
      <w:r>
        <w:fldChar w:fldCharType="separate"/>
      </w:r>
      <w:r w:rsidR="0089025C">
        <w:t>Psalm</w:t>
      </w:r>
      <w:r w:rsidR="0089025C" w:rsidRPr="00AB1781">
        <w:t xml:space="preserve"> 18</w:t>
      </w:r>
      <w:r w:rsidR="0089025C">
        <w:t>: “The heavens declare the glory of God”</w:t>
      </w:r>
      <w:r>
        <w:fldChar w:fldCharType="end"/>
      </w:r>
      <w:r>
        <w:t xml:space="preserve">, page </w:t>
      </w:r>
      <w:r>
        <w:fldChar w:fldCharType="begin"/>
      </w:r>
      <w:r>
        <w:instrText xml:space="preserve"> PAGEREF _Ref412098373 \h </w:instrText>
      </w:r>
      <w:r>
        <w:fldChar w:fldCharType="separate"/>
      </w:r>
      <w:r w:rsidR="0089025C">
        <w:rPr>
          <w:noProof/>
        </w:rPr>
        <w:t>104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025C">
        <w:t>Psalm</w:t>
      </w:r>
      <w:r w:rsidR="0089025C" w:rsidRPr="00AB1781">
        <w:t xml:space="preserve"> 24</w:t>
      </w:r>
      <w:r w:rsidR="0089025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025C">
        <w:rPr>
          <w:noProof/>
        </w:rPr>
        <w:t>113</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3"/>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6" w:name="_Ref435438484"/>
      <w:r w:rsidRPr="00AB1781">
        <w:t>K</w:t>
      </w:r>
      <w:r>
        <w:t>athisma 3</w:t>
      </w:r>
      <w:bookmarkEnd w:id="236"/>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5"/>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6"/>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7"/>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8"/>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9"/>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7"/>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7"/>
      <w:r w:rsidR="007F516C">
        <w:rPr>
          <w:rStyle w:val="CommentReference"/>
          <w:rFonts w:eastAsiaTheme="minorHAnsi" w:cstheme="minorBidi"/>
          <w:color w:val="auto"/>
          <w:lang w:val="en-CA"/>
        </w:rPr>
        <w:commentReference w:id="237"/>
      </w:r>
      <w:r w:rsidRPr="00AB1781">
        <w:t>.</w:t>
      </w:r>
      <w:r w:rsidRPr="00AB1781">
        <w:rPr>
          <w:rStyle w:val="FootnoteReference"/>
        </w:rPr>
        <w:footnoteReference w:id="9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2"/>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4"/>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5"/>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7"/>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8" w:name="_Ref412098373"/>
      <w:r>
        <w:t>Psalm</w:t>
      </w:r>
      <w:r w:rsidR="00CF35A1" w:rsidRPr="00AB1781">
        <w:t xml:space="preserve"> 18</w:t>
      </w:r>
      <w:r>
        <w:t xml:space="preserve">: </w:t>
      </w:r>
      <w:r w:rsidR="005A728E">
        <w:t>“</w:t>
      </w:r>
      <w:r>
        <w:t>The heavens declare the glory of Go</w:t>
      </w:r>
      <w:r w:rsidR="005453DF">
        <w:t>d”</w:t>
      </w:r>
      <w:bookmarkEnd w:id="238"/>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37FDD480" w:rsidR="00F14AA6" w:rsidRDefault="00F14AA6" w:rsidP="00CF35A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9"/>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1"/>
      </w:r>
      <w:r w:rsidRPr="00AB1781">
        <w:t xml:space="preserve"> in the sun;</w:t>
      </w:r>
      <w:r w:rsidRPr="00AB1781">
        <w:rPr>
          <w:rStyle w:val="FootnoteReference"/>
        </w:rPr>
        <w:footnoteReference w:id="10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6"/>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0FB8A42"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025C">
        <w:t>Psalm</w:t>
      </w:r>
      <w:r w:rsidR="0089025C" w:rsidRPr="00AB1781">
        <w:t xml:space="preserve"> 24</w:t>
      </w:r>
      <w:r w:rsidR="0089025C">
        <w:t>: “To You, O Lord, I lift up my soul”</w:t>
      </w:r>
      <w:r>
        <w:fldChar w:fldCharType="end"/>
      </w:r>
      <w:r>
        <w:t xml:space="preserve">, page </w:t>
      </w:r>
      <w:r>
        <w:fldChar w:fldCharType="begin"/>
      </w:r>
      <w:r>
        <w:instrText xml:space="preserve"> PAGEREF _Ref412026003 \h </w:instrText>
      </w:r>
      <w:r>
        <w:fldChar w:fldCharType="separate"/>
      </w:r>
      <w:r w:rsidR="0089025C">
        <w:rPr>
          <w:noProof/>
        </w:rPr>
        <w:t>113</w:t>
      </w:r>
      <w:r>
        <w:fldChar w:fldCharType="end"/>
      </w:r>
      <w:r>
        <w:t>.</w:t>
      </w:r>
    </w:p>
    <w:p w14:paraId="2E6C9A8C" w14:textId="5A97DDA6" w:rsidR="00CF35A1" w:rsidRPr="00CF35A1" w:rsidRDefault="002D71F0" w:rsidP="00BF0205">
      <w:pPr>
        <w:pStyle w:val="Heading4"/>
      </w:pPr>
      <w:bookmarkStart w:id="239" w:name="_Ref412110716"/>
      <w:r>
        <w:lastRenderedPageBreak/>
        <w:t>Psalm</w:t>
      </w:r>
      <w:r w:rsidR="00CF35A1" w:rsidRPr="00AB1781">
        <w:t xml:space="preserve"> 19</w:t>
      </w:r>
      <w:r>
        <w:t xml:space="preserve">: </w:t>
      </w:r>
      <w:r w:rsidR="005A728E">
        <w:t>“</w:t>
      </w:r>
      <w:r>
        <w:t>May the Lord hear you in the day o</w:t>
      </w:r>
      <w:r w:rsidR="005453DF">
        <w:t>f affliction”</w:t>
      </w:r>
      <w:bookmarkEnd w:id="239"/>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4793B522"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3D05509E"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_Ref412026111 \h </w:instrText>
      </w:r>
      <w:r>
        <w:fldChar w:fldCharType="separate"/>
      </w:r>
      <w:r w:rsidR="0089025C">
        <w:t>Psalm</w:t>
      </w:r>
      <w:r w:rsidR="0089025C" w:rsidRPr="00AB1781">
        <w:t xml:space="preserve"> 22</w:t>
      </w:r>
      <w:r w:rsidR="0089025C">
        <w:t>: “The Lord is my Shepherd, and I will lack nothing”</w:t>
      </w:r>
      <w:r>
        <w:fldChar w:fldCharType="end"/>
      </w:r>
      <w:r>
        <w:t xml:space="preserve">, page </w:t>
      </w:r>
      <w:r>
        <w:fldChar w:fldCharType="begin"/>
      </w:r>
      <w:r>
        <w:instrText xml:space="preserve"> PAGEREF _Ref412026111 \h </w:instrText>
      </w:r>
      <w:r>
        <w:fldChar w:fldCharType="separate"/>
      </w:r>
      <w:r w:rsidR="0089025C">
        <w:rPr>
          <w:noProof/>
        </w:rPr>
        <w:t>110</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1"/>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05B0EBEB" w:rsidR="00CF35A1" w:rsidRPr="00AB1781" w:rsidRDefault="00CF35A1" w:rsidP="00266A55">
      <w:pPr>
        <w:pStyle w:val="EnglishHangNoCoptic"/>
      </w:pPr>
      <w:r w:rsidRPr="00AB1781">
        <w:t xml:space="preserve">6 </w:t>
      </w:r>
      <w:r w:rsidR="00266A55">
        <w:t>His glory is g</w:t>
      </w:r>
      <w:r w:rsidRPr="00AB1781">
        <w:t xml:space="preserve">reat in </w:t>
      </w:r>
      <w:r w:rsidR="00E570CB">
        <w:t>Your</w:t>
      </w:r>
      <w:r w:rsidRPr="00AB1781">
        <w:t xml:space="preserve"> salvation;</w:t>
      </w:r>
      <w:r w:rsidR="00A10A86">
        <w:rPr>
          <w:rStyle w:val="FootnoteReference"/>
        </w:rPr>
        <w:footnoteReference w:id="112"/>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3"/>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4"/>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5"/>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7"/>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0"/>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1"/>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2"/>
      </w:r>
      <w:r w:rsidRPr="00AB1781">
        <w:t xml:space="preserve"> from the power of the dog.</w:t>
      </w:r>
      <w:r w:rsidR="00ED0D70">
        <w:rPr>
          <w:rStyle w:val="FootnoteReference"/>
        </w:rPr>
        <w:footnoteReference w:id="12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4"/>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5"/>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6"/>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7"/>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8"/>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9"/>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0"/>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1"/>
      </w:r>
    </w:p>
    <w:p w14:paraId="3B6A8177" w14:textId="3FDB7992" w:rsidR="00CF35A1" w:rsidRPr="00CF35A1" w:rsidRDefault="002D71F0" w:rsidP="00BF0205">
      <w:pPr>
        <w:pStyle w:val="Heading4"/>
      </w:pPr>
      <w:bookmarkStart w:id="240" w:name="_Ref412026111"/>
      <w:r>
        <w:t>Psalm</w:t>
      </w:r>
      <w:r w:rsidR="00CF35A1" w:rsidRPr="00AB1781">
        <w:t xml:space="preserve"> 22</w:t>
      </w:r>
      <w:r>
        <w:t xml:space="preserve">: </w:t>
      </w:r>
      <w:r w:rsidR="009216DA">
        <w:t>“</w:t>
      </w:r>
      <w:r>
        <w:t>The Lord is my Shepherd, an</w:t>
      </w:r>
      <w:r w:rsidR="00F017CA">
        <w:t>d I will lack nothing”</w:t>
      </w:r>
      <w:bookmarkEnd w:id="240"/>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2F3345AE" w:rsidR="00F14AA6" w:rsidRDefault="00F14AA6" w:rsidP="00CF35A1">
      <w:pPr>
        <w:pStyle w:val="Rubric"/>
      </w:pPr>
      <w:r>
        <w:lastRenderedPageBreak/>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3"/>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4"/>
      </w:r>
    </w:p>
    <w:p w14:paraId="26A7A53B" w14:textId="1154F2D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_Ref412110755 \h </w:instrText>
      </w:r>
      <w:r>
        <w:fldChar w:fldCharType="separate"/>
      </w:r>
      <w:r w:rsidR="0089025C">
        <w:t>Psalm</w:t>
      </w:r>
      <w:r w:rsidR="0089025C" w:rsidRPr="00AB1781">
        <w:t xml:space="preserve"> 23</w:t>
      </w:r>
      <w:r w:rsidR="0089025C">
        <w:t>: “The earth is the Lord's and all that is in it”</w:t>
      </w:r>
      <w:r>
        <w:fldChar w:fldCharType="end"/>
      </w:r>
      <w:r>
        <w:t xml:space="preserve">, page </w:t>
      </w:r>
      <w:r>
        <w:fldChar w:fldCharType="begin"/>
      </w:r>
      <w:r>
        <w:instrText xml:space="preserve"> PAGEREF _Ref412110755 \h </w:instrText>
      </w:r>
      <w:r>
        <w:fldChar w:fldCharType="separate"/>
      </w:r>
      <w:r w:rsidR="0089025C">
        <w:rPr>
          <w:noProof/>
        </w:rPr>
        <w:t>111</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3DFD110A" w14:textId="645B1EB9" w:rsidR="00CF35A1" w:rsidRPr="00CF35A1" w:rsidRDefault="002D71F0" w:rsidP="00BF0205">
      <w:pPr>
        <w:pStyle w:val="Heading4"/>
      </w:pPr>
      <w:bookmarkStart w:id="241" w:name="_Ref412110755"/>
      <w:r>
        <w:t>Psalm</w:t>
      </w:r>
      <w:r w:rsidR="00CF35A1" w:rsidRPr="00AB1781">
        <w:t xml:space="preserve"> 23</w:t>
      </w:r>
      <w:r>
        <w:t xml:space="preserve">: </w:t>
      </w:r>
      <w:r w:rsidR="009216DA">
        <w:t>“</w:t>
      </w:r>
      <w:r>
        <w:t>The earth is the Lord's and all that is in i</w:t>
      </w:r>
      <w:r w:rsidR="005453DF">
        <w:t>t”</w:t>
      </w:r>
      <w:bookmarkEnd w:id="241"/>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E45DC8F"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44FA2878"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_Ref412110770 \h </w:instrText>
      </w:r>
      <w:r>
        <w:fldChar w:fldCharType="separate"/>
      </w:r>
      <w:r w:rsidR="0089025C">
        <w:t>Psalm</w:t>
      </w:r>
      <w:r w:rsidR="0089025C" w:rsidRPr="00AB1781">
        <w:t xml:space="preserve"> 25</w:t>
      </w:r>
      <w:r w:rsidR="0089025C">
        <w:t>: “Judge me, O Lord, for I have walked in my innocence”</w:t>
      </w:r>
      <w:r>
        <w:fldChar w:fldCharType="end"/>
      </w:r>
      <w:r>
        <w:t xml:space="preserve">, page </w:t>
      </w:r>
      <w:r>
        <w:fldChar w:fldCharType="begin"/>
      </w:r>
      <w:r>
        <w:instrText xml:space="preserve"> PAGEREF _Ref412110770 \h </w:instrText>
      </w:r>
      <w:r>
        <w:fldChar w:fldCharType="separate"/>
      </w:r>
      <w:r w:rsidR="0089025C">
        <w:rPr>
          <w:noProof/>
        </w:rPr>
        <w:t>115</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2" w:name="_Ref435989991"/>
      <w:r>
        <w:lastRenderedPageBreak/>
        <w:t>Kathisma 4</w:t>
      </w:r>
      <w:bookmarkEnd w:id="242"/>
    </w:p>
    <w:p w14:paraId="125C09B3" w14:textId="71EB341A" w:rsidR="002D71F0" w:rsidRPr="00AB1781" w:rsidRDefault="002D71F0" w:rsidP="00BF0205">
      <w:pPr>
        <w:pStyle w:val="Heading4"/>
      </w:pPr>
      <w:bookmarkStart w:id="243" w:name="_Ref412026003"/>
      <w:r>
        <w:t>Psalm</w:t>
      </w:r>
      <w:r w:rsidRPr="00AB1781">
        <w:t xml:space="preserve"> 24</w:t>
      </w:r>
      <w:r>
        <w:t xml:space="preserve">: </w:t>
      </w:r>
      <w:r w:rsidR="009216DA">
        <w:t>“</w:t>
      </w:r>
      <w:r>
        <w:t xml:space="preserve">To </w:t>
      </w:r>
      <w:r w:rsidR="001040C8">
        <w:t>You</w:t>
      </w:r>
      <w:r>
        <w:t>, O Lord, I lift up my sou</w:t>
      </w:r>
      <w:r w:rsidR="005453DF">
        <w:t>l”</w:t>
      </w:r>
      <w:bookmarkEnd w:id="243"/>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2F0A35F2" w:rsidR="002D71F0" w:rsidRP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sidRPr="005030F1">
        <w:t>)</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8"/>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9"/>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0"/>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1"/>
      </w:r>
      <w:r w:rsidRPr="00AB1781">
        <w:t xml:space="preserve"> His covenant and His </w:t>
      </w:r>
      <w:r w:rsidR="00055722">
        <w:t>testimonies</w:t>
      </w:r>
      <w:r w:rsidRPr="00AB1781">
        <w:t>.</w:t>
      </w:r>
      <w:r w:rsidRPr="00AB1781">
        <w:rPr>
          <w:rStyle w:val="FootnoteReference"/>
        </w:rPr>
        <w:footnoteReference w:id="142"/>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3"/>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4"/>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5"/>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6"/>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7"/>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8"/>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E21E9A3"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025C">
        <w:t>Psalm</w:t>
      </w:r>
      <w:r w:rsidR="0089025C" w:rsidRPr="00AB1781">
        <w:t xml:space="preserve"> 26</w:t>
      </w:r>
      <w:r w:rsidR="0089025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025C">
        <w:rPr>
          <w:noProof/>
        </w:rPr>
        <w:t>116</w:t>
      </w:r>
      <w:r>
        <w:fldChar w:fldCharType="end"/>
      </w:r>
      <w:r>
        <w:t>.</w:t>
      </w:r>
    </w:p>
    <w:p w14:paraId="4F2251F9" w14:textId="2E14AC17" w:rsidR="002D71F0" w:rsidRPr="00906079" w:rsidRDefault="00906079" w:rsidP="00BF0205">
      <w:pPr>
        <w:pStyle w:val="Heading4"/>
      </w:pPr>
      <w:bookmarkStart w:id="244" w:name="_Ref412110770"/>
      <w:r>
        <w:t>Psalm</w:t>
      </w:r>
      <w:r w:rsidR="002D71F0" w:rsidRPr="00AB1781">
        <w:t xml:space="preserve"> 25</w:t>
      </w:r>
      <w:r>
        <w:t xml:space="preserve">: </w:t>
      </w:r>
      <w:r w:rsidR="009216DA">
        <w:t>“</w:t>
      </w:r>
      <w:r>
        <w:t>Judge me, O Lord, for I have walked in my innocenc</w:t>
      </w:r>
      <w:r w:rsidR="005453DF">
        <w:t>e”</w:t>
      </w:r>
      <w:bookmarkEnd w:id="244"/>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A5C545"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9"/>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0"/>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1"/>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2"/>
      </w:r>
    </w:p>
    <w:p w14:paraId="7BB9F7DC" w14:textId="63F058A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_Ref412110790 \h </w:instrText>
      </w:r>
      <w:r>
        <w:fldChar w:fldCharType="separate"/>
      </w:r>
      <w:r w:rsidR="0089025C">
        <w:t>Psalm</w:t>
      </w:r>
      <w:r w:rsidR="0089025C" w:rsidRPr="00AB1781">
        <w:t xml:space="preserve"> 28</w:t>
      </w:r>
      <w:r w:rsidR="0089025C">
        <w:t>: “Bring to the Lord, O sons of God”</w:t>
      </w:r>
      <w:r>
        <w:fldChar w:fldCharType="end"/>
      </w:r>
      <w:r>
        <w:t xml:space="preserve">, page </w:t>
      </w:r>
      <w:r>
        <w:fldChar w:fldCharType="begin"/>
      </w:r>
      <w:r>
        <w:instrText xml:space="preserve"> PAGEREF _Ref412110790 \h </w:instrText>
      </w:r>
      <w:r>
        <w:fldChar w:fldCharType="separate"/>
      </w:r>
      <w:r w:rsidR="0089025C">
        <w:rPr>
          <w:noProof/>
        </w:rPr>
        <w:t>119</w:t>
      </w:r>
      <w:r>
        <w:fldChar w:fldCharType="end"/>
      </w:r>
      <w:r>
        <w:t>.</w:t>
      </w:r>
    </w:p>
    <w:p w14:paraId="4B35662F" w14:textId="12BA05FF" w:rsidR="002D71F0" w:rsidRPr="00906079" w:rsidRDefault="00906079" w:rsidP="00BF0205">
      <w:pPr>
        <w:pStyle w:val="Heading4"/>
      </w:pPr>
      <w:bookmarkStart w:id="245" w:name="_Ref412026021"/>
      <w:r>
        <w:t>Psalm</w:t>
      </w:r>
      <w:r w:rsidR="002D71F0" w:rsidRPr="00AB1781">
        <w:t xml:space="preserve"> 26</w:t>
      </w:r>
      <w:r>
        <w:t xml:space="preserve"> </w:t>
      </w:r>
      <w:r w:rsidR="009216DA">
        <w:t>“</w:t>
      </w:r>
      <w:r>
        <w:t>The Lord is my light and my Saviour; whom shall I fea</w:t>
      </w:r>
      <w:r w:rsidR="005453DF">
        <w:t>r”</w:t>
      </w:r>
      <w:bookmarkEnd w:id="245"/>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3F0D4DF" w:rsidR="00F14AA6" w:rsidRDefault="00F14AA6" w:rsidP="009060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3"/>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4"/>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5"/>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422FDFD0"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025C">
        <w:t>Psalm</w:t>
      </w:r>
      <w:r w:rsidR="0089025C" w:rsidRPr="00AB1781">
        <w:t xml:space="preserve"> 66</w:t>
      </w:r>
      <w:r w:rsidR="0089025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025C">
        <w:rPr>
          <w:noProof/>
        </w:rPr>
        <w:t>177</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6"/>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7"/>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8"/>
      </w:r>
    </w:p>
    <w:p w14:paraId="74EB604D" w14:textId="1BE439E9" w:rsidR="002D71F0" w:rsidRPr="00906079" w:rsidRDefault="00906079" w:rsidP="00BF0205">
      <w:pPr>
        <w:pStyle w:val="Heading4"/>
      </w:pPr>
      <w:bookmarkStart w:id="246" w:name="_Ref412110790"/>
      <w:r>
        <w:t>Psalm</w:t>
      </w:r>
      <w:r w:rsidR="002D71F0" w:rsidRPr="00AB1781">
        <w:t xml:space="preserve"> 28</w:t>
      </w:r>
      <w:r>
        <w:t xml:space="preserve">: </w:t>
      </w:r>
      <w:r w:rsidR="009216DA">
        <w:t>“</w:t>
      </w:r>
      <w:r>
        <w:t>Bring to the Lord, O sons of Go</w:t>
      </w:r>
      <w:r w:rsidR="005453DF">
        <w:t>d”</w:t>
      </w:r>
      <w:bookmarkEnd w:id="246"/>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491F7BB"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9"/>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0"/>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1"/>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4D9A395"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511CF4D8" w14:textId="0112890B" w:rsidR="002D71F0" w:rsidRPr="00906079" w:rsidRDefault="00906079" w:rsidP="00BF0205">
      <w:pPr>
        <w:pStyle w:val="Heading4"/>
      </w:pPr>
      <w:bookmarkStart w:id="247"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7"/>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CAE38F6"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2"/>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3"/>
      </w:r>
      <w:r w:rsidRPr="00AB1781">
        <w:t xml:space="preserve"> power to my beauty</w:t>
      </w:r>
      <w:r w:rsidR="0065732B">
        <w:t>;</w:t>
      </w:r>
      <w:r w:rsidRPr="00AB1781">
        <w:rPr>
          <w:rStyle w:val="FootnoteReference"/>
        </w:rPr>
        <w:footnoteReference w:id="164"/>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5"/>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6"/>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7"/>
      </w:r>
      <w:r w:rsidRPr="00AB1781">
        <w:t xml:space="preserve"> </w:t>
      </w:r>
      <w:r w:rsidR="001040C8">
        <w:t>You</w:t>
      </w:r>
      <w:r w:rsidRPr="00AB1781">
        <w:t xml:space="preserve"> </w:t>
      </w:r>
      <w:r w:rsidR="00A8396B">
        <w:t>forever</w:t>
      </w:r>
      <w:r w:rsidRPr="00AB1781">
        <w:t>.</w:t>
      </w:r>
    </w:p>
    <w:p w14:paraId="554C34EF" w14:textId="3405E66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_Ref412110815 \h </w:instrText>
      </w:r>
      <w:r>
        <w:fldChar w:fldCharType="separate"/>
      </w:r>
      <w:r w:rsidR="0089025C">
        <w:t>Psalm</w:t>
      </w:r>
      <w:r w:rsidR="0089025C" w:rsidRPr="00AB1781">
        <w:t xml:space="preserve"> 33</w:t>
      </w:r>
      <w:r w:rsidR="0089025C">
        <w:t>: “I will bless the Lord at all times”</w:t>
      </w:r>
      <w:r>
        <w:fldChar w:fldCharType="end"/>
      </w:r>
      <w:r>
        <w:t xml:space="preserve">, page </w:t>
      </w:r>
      <w:r>
        <w:fldChar w:fldCharType="begin"/>
      </w:r>
      <w:r>
        <w:instrText xml:space="preserve"> PAGEREF _Ref412110815 \h </w:instrText>
      </w:r>
      <w:r>
        <w:fldChar w:fldCharType="separate"/>
      </w:r>
      <w:r w:rsidR="0089025C">
        <w:rPr>
          <w:noProof/>
        </w:rPr>
        <w:t>127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9"/>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0"/>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1"/>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5"/>
      </w:r>
      <w:r w:rsidRPr="00AB1781">
        <w:t xml:space="preserve"> truth</w:t>
      </w:r>
      <w:r w:rsidR="007F2564">
        <w:rPr>
          <w:rStyle w:val="FootnoteReference"/>
        </w:rPr>
        <w:footnoteReference w:id="17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r w:rsidR="00DE3F89">
        <w:rPr>
          <w:rStyle w:val="FootnoteReference"/>
        </w:rPr>
        <w:footnoteReference w:id="180"/>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1"/>
      </w:r>
      <w:r w:rsidR="00E87C17">
        <w:t>,</w:t>
      </w:r>
      <w:r w:rsidRPr="00AB1781">
        <w:t xml:space="preserve"> all you </w:t>
      </w:r>
      <w:r w:rsidR="00121720">
        <w:t>upright in</w:t>
      </w:r>
      <w:r w:rsidRPr="00AB1781">
        <w:t xml:space="preserve"> heart.</w:t>
      </w:r>
      <w:r w:rsidRPr="00AB1781">
        <w:rPr>
          <w:rStyle w:val="FootnoteReference"/>
        </w:rPr>
        <w:footnoteReference w:id="182"/>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8" w:name="_Ref435438533"/>
      <w:r w:rsidRPr="00AB1781">
        <w:t>K</w:t>
      </w:r>
      <w:r>
        <w:t>athisma 5</w:t>
      </w:r>
      <w:bookmarkEnd w:id="248"/>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3"/>
      </w:r>
      <w:r w:rsidRPr="00AB1781">
        <w:t xml:space="preserve"> the Lord with the </w:t>
      </w:r>
      <w:r w:rsidR="00643986">
        <w:t>lyre</w:t>
      </w:r>
      <w:r w:rsidR="00643986">
        <w:rPr>
          <w:rStyle w:val="FootnoteReference"/>
        </w:rPr>
        <w:footnoteReference w:id="184"/>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5"/>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6"/>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7"/>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8"/>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9"/>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9" w:name="_Ref412110815"/>
      <w:r>
        <w:t>Psalm</w:t>
      </w:r>
      <w:r w:rsidRPr="00AB1781">
        <w:t xml:space="preserve"> 33</w:t>
      </w:r>
      <w:r>
        <w:t xml:space="preserve">: </w:t>
      </w:r>
      <w:r w:rsidR="009216DA">
        <w:t>“</w:t>
      </w:r>
      <w:r>
        <w:t>I will bless the Lord at all time</w:t>
      </w:r>
      <w:r w:rsidR="005453DF">
        <w:t>s”</w:t>
      </w:r>
      <w:bookmarkEnd w:id="249"/>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0FEEFD29" w:rsidR="00F14AA6" w:rsidRDefault="00F14AA6" w:rsidP="00950468">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90"/>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1"/>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2"/>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3"/>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4"/>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5"/>
      </w:r>
      <w:r w:rsidRPr="00AB1781">
        <w:t>.</w:t>
      </w:r>
    </w:p>
    <w:p w14:paraId="77115137" w14:textId="7DCEB697"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_Ref412110829 \h </w:instrText>
      </w:r>
      <w:r>
        <w:fldChar w:fldCharType="separate"/>
      </w:r>
      <w:r w:rsidR="0089025C">
        <w:t>Psalm</w:t>
      </w:r>
      <w:r w:rsidR="0089025C" w:rsidRPr="00AB1781">
        <w:t xml:space="preserve"> 40</w:t>
      </w:r>
      <w:r w:rsidR="0089025C">
        <w:t>: “Blessed is he who considers the poor and needy”</w:t>
      </w:r>
      <w:r>
        <w:fldChar w:fldCharType="end"/>
      </w:r>
      <w:r>
        <w:t xml:space="preserve">, page </w:t>
      </w:r>
      <w:r>
        <w:fldChar w:fldCharType="begin"/>
      </w:r>
      <w:r>
        <w:instrText xml:space="preserve"> PAGEREF _Ref412110829 \h </w:instrText>
      </w:r>
      <w:r>
        <w:fldChar w:fldCharType="separate"/>
      </w:r>
      <w:r w:rsidR="0089025C">
        <w:rPr>
          <w:noProof/>
        </w:rPr>
        <w:t>141</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6"/>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7"/>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8"/>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9"/>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200"/>
      </w:r>
      <w:r w:rsidRPr="00AB1781">
        <w:t xml:space="preserve"> </w:t>
      </w:r>
      <w:r w:rsidR="001040C8">
        <w:t>You</w:t>
      </w:r>
      <w:r w:rsidR="00E14083">
        <w:t>[, O Lord]</w:t>
      </w:r>
      <w:r w:rsidR="00E14083">
        <w:rPr>
          <w:rStyle w:val="FootnoteReference"/>
        </w:rPr>
        <w:footnoteReference w:id="201"/>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2"/>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3"/>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4"/>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5"/>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6"/>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7"/>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1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1"/>
      </w:r>
      <w:r w:rsidRPr="00AB1781">
        <w:t xml:space="preserve"> and be fed </w:t>
      </w:r>
      <w:r w:rsidR="00402CB0">
        <w:t>by</w:t>
      </w:r>
      <w:r w:rsidRPr="00AB1781">
        <w:t xml:space="preserve"> its wealth.</w:t>
      </w:r>
      <w:r w:rsidRPr="00AB1781">
        <w:rPr>
          <w:rStyle w:val="FootnoteReference"/>
        </w:rPr>
        <w:footnoteReference w:id="21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4"/>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20"/>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2"/>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0" w:name="_Ref435438548"/>
      <w:r w:rsidRPr="00AB1781">
        <w:t>K</w:t>
      </w:r>
      <w:r>
        <w:t>athisma 6</w:t>
      </w:r>
      <w:bookmarkEnd w:id="250"/>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4"/>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6"/>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7"/>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8"/>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9"/>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30"/>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1"/>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2"/>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3"/>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4"/>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1" w:name="_Ref412110829"/>
      <w:r>
        <w:t>Psalm</w:t>
      </w:r>
      <w:r w:rsidR="00950468" w:rsidRPr="00AB1781">
        <w:t xml:space="preserve"> 40</w:t>
      </w:r>
      <w:r>
        <w:t xml:space="preserve">: </w:t>
      </w:r>
      <w:r w:rsidR="009216DA">
        <w:t>“</w:t>
      </w:r>
      <w:r>
        <w:t>Blessed is he who considers the poor and need</w:t>
      </w:r>
      <w:r w:rsidR="005453DF">
        <w:t>y”</w:t>
      </w:r>
      <w:bookmarkEnd w:id="251"/>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6D7569E"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40"/>
      </w:r>
    </w:p>
    <w:p w14:paraId="3B07415D" w14:textId="0E5E73CB" w:rsidR="00B35B25"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3"/>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4"/>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5"/>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2" w:name="_Ref412026139"/>
      <w:r>
        <w:t>Psalm</w:t>
      </w:r>
      <w:r w:rsidR="00950468" w:rsidRPr="00AB1781">
        <w:t xml:space="preserve"> 42</w:t>
      </w:r>
      <w:r>
        <w:t xml:space="preserve">: </w:t>
      </w:r>
      <w:r w:rsidR="009216DA">
        <w:t>“</w:t>
      </w:r>
      <w:r>
        <w:t>Judge me, O God, and defend my caus</w:t>
      </w:r>
      <w:r w:rsidR="00F017CA">
        <w:t>e”</w:t>
      </w:r>
      <w:bookmarkEnd w:id="252"/>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5C689838"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6"/>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7"/>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8"/>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9"/>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8CFEA0A"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_Ref412110857 \h </w:instrText>
      </w:r>
      <w:r>
        <w:fldChar w:fldCharType="separate"/>
      </w:r>
      <w:r w:rsidR="0089025C">
        <w:t>Psalm</w:t>
      </w:r>
      <w:r w:rsidR="0089025C" w:rsidRPr="00AB1781">
        <w:t xml:space="preserve"> 44</w:t>
      </w:r>
      <w:r w:rsidR="0089025C">
        <w:t>: “My heart erupted with a good word”</w:t>
      </w:r>
      <w:r>
        <w:fldChar w:fldCharType="end"/>
      </w:r>
      <w:r>
        <w:t xml:space="preserve">, page </w:t>
      </w:r>
      <w:r>
        <w:fldChar w:fldCharType="begin"/>
      </w:r>
      <w:r>
        <w:instrText xml:space="preserve"> PAGEREF _Ref412110857 \h </w:instrText>
      </w:r>
      <w:r>
        <w:fldChar w:fldCharType="separate"/>
      </w:r>
      <w:r w:rsidR="0089025C">
        <w:rPr>
          <w:noProof/>
        </w:rPr>
        <w:t>147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5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1"/>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2"/>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3"/>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4"/>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5"/>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3"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3"/>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A873140"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6"/>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7"/>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8"/>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60"/>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1"/>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2"/>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3"/>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D741CAD"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_Ref412110915 \h </w:instrText>
      </w:r>
      <w:r>
        <w:fldChar w:fldCharType="separate"/>
      </w:r>
      <w:r w:rsidR="0089025C">
        <w:t>Psalm</w:t>
      </w:r>
      <w:r w:rsidR="0089025C" w:rsidRPr="00AB1781">
        <w:t xml:space="preserve"> 45</w:t>
      </w:r>
      <w:r w:rsidR="0089025C">
        <w:t>: “God is our refuge and strength”</w:t>
      </w:r>
      <w:r>
        <w:fldChar w:fldCharType="end"/>
      </w:r>
      <w:r>
        <w:t xml:space="preserve">, page </w:t>
      </w:r>
      <w:r>
        <w:fldChar w:fldCharType="begin"/>
      </w:r>
      <w:r>
        <w:instrText xml:space="preserve"> PAGEREF _Ref412110915 \h </w:instrText>
      </w:r>
      <w:r>
        <w:fldChar w:fldCharType="separate"/>
      </w:r>
      <w:r w:rsidR="0089025C">
        <w:rPr>
          <w:noProof/>
        </w:rPr>
        <w:t>149</w:t>
      </w:r>
      <w:r>
        <w:fldChar w:fldCharType="end"/>
      </w:r>
      <w:r>
        <w:t>.</w:t>
      </w:r>
    </w:p>
    <w:p w14:paraId="5C84228E" w14:textId="1E068D83" w:rsidR="00950468" w:rsidRPr="008242AB" w:rsidRDefault="008242AB" w:rsidP="00BF0205">
      <w:pPr>
        <w:pStyle w:val="Heading4"/>
      </w:pPr>
      <w:bookmarkStart w:id="254" w:name="_Ref412110915"/>
      <w:r>
        <w:t>Psalm</w:t>
      </w:r>
      <w:r w:rsidR="00950468" w:rsidRPr="00AB1781">
        <w:t xml:space="preserve"> 45</w:t>
      </w:r>
      <w:r>
        <w:t xml:space="preserve">: </w:t>
      </w:r>
      <w:r w:rsidR="009216DA">
        <w:t>“</w:t>
      </w:r>
      <w:r>
        <w:t>God is our refuge and strengt</w:t>
      </w:r>
      <w:r w:rsidR="005453DF">
        <w:t>h”</w:t>
      </w:r>
      <w:bookmarkEnd w:id="254"/>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9A2F7F8" w:rsidR="00F14AA6" w:rsidRDefault="00F14AA6" w:rsidP="008242AB">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5"/>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8"/>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A45699A"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_Ref412110929 \h </w:instrText>
      </w:r>
      <w:r>
        <w:fldChar w:fldCharType="separate"/>
      </w:r>
      <w:r w:rsidR="0089025C">
        <w:t>Psalm</w:t>
      </w:r>
      <w:r w:rsidR="0089025C" w:rsidRPr="00AB1781">
        <w:t xml:space="preserve"> 46</w:t>
      </w:r>
      <w:r w:rsidR="0089025C">
        <w:t>: “Clap your hands, all you nations”</w:t>
      </w:r>
      <w:r>
        <w:fldChar w:fldCharType="end"/>
      </w:r>
      <w:r>
        <w:t xml:space="preserve">, page </w:t>
      </w:r>
      <w:r>
        <w:fldChar w:fldCharType="begin"/>
      </w:r>
      <w:r>
        <w:instrText xml:space="preserve"> PAGEREF _Ref412110929 \h </w:instrText>
      </w:r>
      <w:r>
        <w:fldChar w:fldCharType="separate"/>
      </w:r>
      <w:r w:rsidR="0089025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5" w:name="_Ref435990010"/>
      <w:r>
        <w:t>Kathisma 7</w:t>
      </w:r>
      <w:bookmarkEnd w:id="255"/>
    </w:p>
    <w:p w14:paraId="3F629085" w14:textId="3F034B79" w:rsidR="00A6346F" w:rsidRPr="00A6346F" w:rsidRDefault="00A6346F" w:rsidP="00BF0205">
      <w:pPr>
        <w:pStyle w:val="Heading4"/>
      </w:pPr>
      <w:bookmarkStart w:id="256" w:name="_Ref412110929"/>
      <w:r>
        <w:t>Psalm</w:t>
      </w:r>
      <w:r w:rsidRPr="00AB1781">
        <w:t xml:space="preserve"> 46</w:t>
      </w:r>
      <w:r>
        <w:t xml:space="preserve">: </w:t>
      </w:r>
      <w:r w:rsidR="009216DA">
        <w:t>“C</w:t>
      </w:r>
      <w:r>
        <w:t>lap your hand</w:t>
      </w:r>
      <w:r w:rsidR="005453DF">
        <w:t>s, all you nations”</w:t>
      </w:r>
      <w:bookmarkEnd w:id="256"/>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BD3A5B2" w:rsidR="00F14AA6" w:rsidRDefault="00F14AA6" w:rsidP="00A6346F">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70"/>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1"/>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2"/>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3"/>
      </w:r>
    </w:p>
    <w:p w14:paraId="262D1E8F" w14:textId="2022E06F"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4"/>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6"/>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8"/>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80"/>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1"/>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2"/>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3"/>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4"/>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5"/>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7"/>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8"/>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9"/>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7"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7"/>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2877A72" w:rsidR="00C06875" w:rsidRDefault="00C06875" w:rsidP="00336170">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025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025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025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025C">
        <w:rPr>
          <w:noProof/>
        </w:rPr>
        <w:t>48</w:t>
      </w:r>
      <w:r>
        <w:fldChar w:fldCharType="end"/>
      </w:r>
      <w:r>
        <w:t xml:space="preserve">; </w:t>
      </w:r>
      <w:r>
        <w:fldChar w:fldCharType="begin"/>
      </w:r>
      <w:r>
        <w:instrText xml:space="preserve"> REF _Ref435434353 \h </w:instrText>
      </w:r>
      <w:r>
        <w:fldChar w:fldCharType="separate"/>
      </w:r>
      <w:r w:rsidR="0089025C">
        <w:t>The Psalms of the Third Hour</w:t>
      </w:r>
      <w:r>
        <w:fldChar w:fldCharType="end"/>
      </w:r>
      <w:r>
        <w:t xml:space="preserve">, page </w:t>
      </w:r>
      <w:r>
        <w:fldChar w:fldCharType="begin"/>
      </w:r>
      <w:r>
        <w:instrText xml:space="preserve"> PAGEREF _Ref435434358 \h </w:instrText>
      </w:r>
      <w:r>
        <w:fldChar w:fldCharType="separate"/>
      </w:r>
      <w:r w:rsidR="0089025C">
        <w:rPr>
          <w:noProof/>
        </w:rPr>
        <w:t>67</w:t>
      </w:r>
      <w:r>
        <w:fldChar w:fldCharType="end"/>
      </w:r>
      <w:r>
        <w:t xml:space="preserve">; </w:t>
      </w:r>
      <w:r>
        <w:fldChar w:fldCharType="begin"/>
      </w:r>
      <w:r>
        <w:instrText xml:space="preserve"> REF _Ref435434365 \h </w:instrText>
      </w:r>
      <w:r>
        <w:fldChar w:fldCharType="separate"/>
      </w:r>
      <w:r w:rsidR="0089025C">
        <w:t>The Psalms of the Sixth Hour</w:t>
      </w:r>
      <w:r>
        <w:fldChar w:fldCharType="end"/>
      </w:r>
      <w:r>
        <w:t xml:space="preserve">, page </w:t>
      </w:r>
      <w:r>
        <w:fldChar w:fldCharType="begin"/>
      </w:r>
      <w:r>
        <w:instrText xml:space="preserve"> PAGEREF _Ref435434371 \p \h </w:instrText>
      </w:r>
      <w:r>
        <w:fldChar w:fldCharType="separate"/>
      </w:r>
      <w:r w:rsidR="0089025C">
        <w:rPr>
          <w:noProof/>
        </w:rPr>
        <w:t>on page 70</w:t>
      </w:r>
      <w:r>
        <w:fldChar w:fldCharType="end"/>
      </w:r>
      <w:r>
        <w:t xml:space="preserve">; </w:t>
      </w:r>
      <w:r>
        <w:fldChar w:fldCharType="begin"/>
      </w:r>
      <w:r>
        <w:instrText xml:space="preserve"> REF _Ref435434381 \h </w:instrText>
      </w:r>
      <w:r>
        <w:fldChar w:fldCharType="separate"/>
      </w:r>
      <w:r w:rsidR="0089025C">
        <w:t>The Psalms of the Ninth Hour</w:t>
      </w:r>
      <w:r>
        <w:fldChar w:fldCharType="end"/>
      </w:r>
      <w:r>
        <w:t xml:space="preserve">, page </w:t>
      </w:r>
      <w:r>
        <w:fldChar w:fldCharType="begin"/>
      </w:r>
      <w:r>
        <w:instrText xml:space="preserve"> PAGEREF _Ref435434387 \h </w:instrText>
      </w:r>
      <w:r>
        <w:fldChar w:fldCharType="separate"/>
      </w:r>
      <w:r w:rsidR="0089025C">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90"/>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1"/>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2"/>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3"/>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4"/>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5"/>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6"/>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8"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8"/>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65529184" w:rsidR="00F14AA6" w:rsidRDefault="00F14AA6" w:rsidP="00FD3FDA">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7"/>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9"/>
      </w:r>
      <w:r w:rsidRPr="00AB1781">
        <w:t xml:space="preserve"> </w:t>
      </w:r>
      <w:r w:rsidR="00E570CB">
        <w:t>Your</w:t>
      </w:r>
      <w:r w:rsidRPr="00AB1781">
        <w:t xml:space="preserve"> Name, O Lord, for it is good.</w:t>
      </w:r>
      <w:r w:rsidRPr="00AB1781">
        <w:rPr>
          <w:rStyle w:val="FootnoteReference"/>
        </w:rPr>
        <w:footnoteReference w:id="300"/>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1"/>
      </w:r>
    </w:p>
    <w:p w14:paraId="01F8EC09" w14:textId="73053269"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2"/>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3"/>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4"/>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9" w:name="_Ref435438564"/>
      <w:r w:rsidRPr="00AB1781">
        <w:lastRenderedPageBreak/>
        <w:t>K</w:t>
      </w:r>
      <w:r>
        <w:t>athisma</w:t>
      </w:r>
      <w:r w:rsidR="0044639B">
        <w:t xml:space="preserve"> 8</w:t>
      </w:r>
      <w:bookmarkEnd w:id="259"/>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5"/>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6"/>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7"/>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0" w:name="_Ref412026190"/>
      <w:r>
        <w:t>Psalm</w:t>
      </w:r>
      <w:r w:rsidRPr="00AB1781">
        <w:t xml:space="preserve"> 56</w:t>
      </w:r>
      <w:r>
        <w:t xml:space="preserve">: </w:t>
      </w:r>
      <w:r w:rsidR="009216DA">
        <w:t>“</w:t>
      </w:r>
      <w:r>
        <w:t>Have mercy on me, O God, have mercy on m</w:t>
      </w:r>
      <w:r w:rsidR="00F017CA">
        <w:t>e”</w:t>
      </w:r>
      <w:bookmarkEnd w:id="260"/>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7EA2540" w:rsidR="00F14AA6" w:rsidRDefault="00F14AA6" w:rsidP="009E7111">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8"/>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9"/>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10"/>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1"/>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2"/>
      </w:r>
    </w:p>
    <w:p w14:paraId="46679648" w14:textId="18DEE8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025C">
        <w:t>Psalm</w:t>
      </w:r>
      <w:r w:rsidR="0089025C" w:rsidRPr="00AB1781">
        <w:t xml:space="preserve"> 60</w:t>
      </w:r>
      <w:r w:rsidR="0089025C">
        <w:t>: “Hear my supplication, O God”</w:t>
      </w:r>
      <w:r>
        <w:fldChar w:fldCharType="end"/>
      </w:r>
      <w:r>
        <w:t xml:space="preserve">, page </w:t>
      </w:r>
      <w:r>
        <w:fldChar w:fldCharType="begin"/>
      </w:r>
      <w:r>
        <w:instrText xml:space="preserve"> PAGEREF _Ref412111219 \h </w:instrText>
      </w:r>
      <w:r>
        <w:fldChar w:fldCharType="separate"/>
      </w:r>
      <w:r w:rsidR="0089025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3"/>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4"/>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5"/>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6"/>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7"/>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8"/>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1" w:name="_Ref412111219"/>
      <w:r>
        <w:t>Psalm</w:t>
      </w:r>
      <w:r w:rsidR="009E7111" w:rsidRPr="00AB1781">
        <w:t xml:space="preserve"> 60</w:t>
      </w:r>
      <w:r>
        <w:t xml:space="preserve">: </w:t>
      </w:r>
      <w:r w:rsidR="009216DA">
        <w:t>“Hear</w:t>
      </w:r>
      <w:r>
        <w:t xml:space="preserve"> my supplicatio</w:t>
      </w:r>
      <w:r w:rsidR="005453DF">
        <w:t>n, O God”</w:t>
      </w:r>
      <w:bookmarkEnd w:id="261"/>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0E8E0786" w:rsidR="00F14AA6" w:rsidRDefault="00F14AA6" w:rsidP="0003564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7A7F21A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9"/>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2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2"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2"/>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9FD582B" w:rsidR="00F14AA6" w:rsidRDefault="00F14AA6" w:rsidP="00035647">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4"/>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2F6BE19"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025C">
        <w:t>Psalm</w:t>
      </w:r>
      <w:r w:rsidR="0089025C" w:rsidRPr="00AB1781">
        <w:t xml:space="preserve"> 66</w:t>
      </w:r>
      <w:r w:rsidR="0089025C">
        <w:t>: “May God have compassion on us and bless us”</w:t>
      </w:r>
      <w:r>
        <w:fldChar w:fldCharType="end"/>
      </w:r>
      <w:r>
        <w:t xml:space="preserve">, page </w:t>
      </w:r>
      <w:r>
        <w:fldChar w:fldCharType="begin"/>
      </w:r>
      <w:r>
        <w:instrText xml:space="preserve"> PAGEREF _Ref412026041 \h </w:instrText>
      </w:r>
      <w:r>
        <w:fldChar w:fldCharType="separate"/>
      </w:r>
      <w:r w:rsidR="0089025C">
        <w:rPr>
          <w:noProof/>
        </w:rPr>
        <w:t>177</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3" w:name="_Ref435438574"/>
      <w:r w:rsidRPr="00AB1781">
        <w:lastRenderedPageBreak/>
        <w:t>K</w:t>
      </w:r>
      <w:r>
        <w:t>athisma 9</w:t>
      </w:r>
      <w:bookmarkEnd w:id="263"/>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3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4"/>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7"/>
      </w:r>
      <w:r w:rsidRPr="00AB1781">
        <w:t xml:space="preserve"> worship</w:t>
      </w:r>
      <w:r w:rsidR="000E01D1">
        <w:rPr>
          <w:rStyle w:val="FootnoteReference"/>
        </w:rPr>
        <w:footnoteReference w:id="33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4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4" w:name="_Ref412026041"/>
      <w:r>
        <w:t>Psalm</w:t>
      </w:r>
      <w:r w:rsidRPr="00AB1781">
        <w:t xml:space="preserve"> 66</w:t>
      </w:r>
      <w:r>
        <w:t xml:space="preserve">: </w:t>
      </w:r>
      <w:r w:rsidR="007D2678">
        <w:t>“</w:t>
      </w:r>
      <w:r>
        <w:t>M</w:t>
      </w:r>
      <w:r w:rsidR="007D2678">
        <w:t>a</w:t>
      </w:r>
      <w:r>
        <w:t>y God have compassion on us and bless u</w:t>
      </w:r>
      <w:r w:rsidR="005453DF">
        <w:t>s”</w:t>
      </w:r>
      <w:bookmarkEnd w:id="264"/>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0A22DE66" w:rsidR="00F14AA6" w:rsidRDefault="00F14AA6" w:rsidP="00C879D4">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35F3E7A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025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025C">
        <w:t>Psalm</w:t>
      </w:r>
      <w:r w:rsidR="0089025C" w:rsidRPr="00AB1781">
        <w:t xml:space="preserve"> 69</w:t>
      </w:r>
      <w:r w:rsidR="0089025C">
        <w:t>: “O Lord, make haste to help me”</w:t>
      </w:r>
      <w:r>
        <w:fldChar w:fldCharType="end"/>
      </w:r>
      <w:r>
        <w:t xml:space="preserve">, page </w:t>
      </w:r>
      <w:r>
        <w:fldChar w:fldCharType="begin"/>
      </w:r>
      <w:r>
        <w:instrText xml:space="preserve"> PAGEREF _Ref412026055 \h </w:instrText>
      </w:r>
      <w:r>
        <w:fldChar w:fldCharType="separate"/>
      </w:r>
      <w:r w:rsidR="0089025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5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2"/>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3"/>
      </w:r>
      <w:r w:rsidR="00C879D4" w:rsidRPr="00AB1781">
        <w:t xml:space="preserve"> of</w:t>
      </w:r>
      <w:r>
        <w:rPr>
          <w:rStyle w:val="FootnoteReference"/>
        </w:rPr>
        <w:footnoteReference w:id="35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6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2"/>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4"/>
      </w:r>
      <w:r w:rsidRPr="00AB1781">
        <w:t>, and there is no foothold;</w:t>
      </w:r>
      <w:r w:rsidRPr="00AB1781">
        <w:rPr>
          <w:rStyle w:val="FootnoteReference"/>
        </w:rPr>
        <w:footnoteReference w:id="36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6"/>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70"/>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5"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5"/>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54C81155" w:rsidR="00F14AA6" w:rsidRDefault="00F14AA6" w:rsidP="00B139A8">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5"/>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6"/>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7"/>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1033458" w:rsidR="00F35AEA"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025C">
        <w:t>Psalm</w:t>
      </w:r>
      <w:r w:rsidR="0089025C" w:rsidRPr="00AB1781">
        <w:t xml:space="preserve"> 83</w:t>
      </w:r>
      <w:r w:rsidR="0089025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025C">
        <w:rPr>
          <w:noProof/>
        </w:rPr>
        <w:t>209</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025C">
        <w:t>Psalm</w:t>
      </w:r>
      <w:r w:rsidR="0089025C" w:rsidRPr="00AB1781">
        <w:t xml:space="preserve"> 22</w:t>
      </w:r>
      <w:r w:rsidR="0089025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025C">
        <w:rPr>
          <w:noProof/>
        </w:rPr>
        <w:t>110</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6" w:name="_Ref435438582"/>
      <w:r w:rsidRPr="00AB1781">
        <w:t>K</w:t>
      </w:r>
      <w:r>
        <w:t>athisma 10</w:t>
      </w:r>
      <w:bookmarkEnd w:id="266"/>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8"/>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9"/>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80"/>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1"/>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2"/>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4"/>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5"/>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6"/>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7"/>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8"/>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9"/>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90"/>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1"/>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2"/>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3"/>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4"/>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8"/>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40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1"/>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7"/>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9"/>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1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4"/>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2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7" w:name="_Ref435438587"/>
      <w:r w:rsidRPr="00AB1781">
        <w:t>K</w:t>
      </w:r>
      <w:r>
        <w:t>athisma</w:t>
      </w:r>
      <w:r w:rsidRPr="00AB1781">
        <w:t xml:space="preserve"> 1</w:t>
      </w:r>
      <w:r>
        <w:t>1</w:t>
      </w:r>
      <w:bookmarkEnd w:id="267"/>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3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5"/>
      </w:r>
      <w:r>
        <w:t xml:space="preserve">, </w:t>
      </w:r>
      <w:r w:rsidR="006B0A9B">
        <w:t>manifest Yourself</w:t>
      </w:r>
      <w:r w:rsidR="006B0A9B">
        <w:rPr>
          <w:rStyle w:val="FootnoteReference"/>
        </w:rPr>
        <w:footnoteReference w:id="43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4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8"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8"/>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8EAC7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50"/>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F5CE6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025C">
        <w:t>Psalm</w:t>
      </w:r>
      <w:r w:rsidR="0089025C" w:rsidRPr="00AB1781">
        <w:t xml:space="preserve"> 84</w:t>
      </w:r>
      <w:r w:rsidR="0089025C">
        <w:t>:” O Lord, You were pleased with Your land”</w:t>
      </w:r>
      <w:r>
        <w:fldChar w:fldCharType="end"/>
      </w:r>
      <w:r>
        <w:t xml:space="preserve">, page </w:t>
      </w:r>
      <w:r>
        <w:fldChar w:fldCharType="begin"/>
      </w:r>
      <w:r>
        <w:instrText xml:space="preserve"> PAGEREF _Ref412111302 \h </w:instrText>
      </w:r>
      <w:r>
        <w:fldChar w:fldCharType="separate"/>
      </w:r>
      <w:r w:rsidR="0089025C">
        <w:rPr>
          <w:noProof/>
        </w:rPr>
        <w:t>210</w:t>
      </w:r>
      <w:r>
        <w:fldChar w:fldCharType="end"/>
      </w:r>
      <w:r>
        <w:t>.</w:t>
      </w:r>
    </w:p>
    <w:p w14:paraId="2EFF1703" w14:textId="35323D47" w:rsidR="004A51E7" w:rsidRPr="00AB1781" w:rsidRDefault="00A93CE8" w:rsidP="00BF0205">
      <w:pPr>
        <w:pStyle w:val="Heading4"/>
      </w:pPr>
      <w:bookmarkStart w:id="269"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9"/>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F5A0B9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2"/>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3F72BA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025C">
        <w:t>Psalm</w:t>
      </w:r>
      <w:r w:rsidR="0089025C" w:rsidRPr="00AB1781">
        <w:t xml:space="preserve"> 85</w:t>
      </w:r>
      <w:r w:rsidR="0089025C">
        <w:t>: “Incline Your ear, O Lord, and hear me”</w:t>
      </w:r>
      <w:r>
        <w:fldChar w:fldCharType="end"/>
      </w:r>
      <w:r>
        <w:t xml:space="preserve">, page </w:t>
      </w:r>
      <w:r>
        <w:fldChar w:fldCharType="begin"/>
      </w:r>
      <w:r>
        <w:instrText xml:space="preserve"> PAGEREF _Ref412026212 \h </w:instrText>
      </w:r>
      <w:r>
        <w:fldChar w:fldCharType="separate"/>
      </w:r>
      <w:r w:rsidR="0089025C">
        <w:rPr>
          <w:noProof/>
        </w:rPr>
        <w:t>212</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0" w:name="_Ref435990025"/>
      <w:r>
        <w:lastRenderedPageBreak/>
        <w:t>Kathisma 12</w:t>
      </w:r>
      <w:bookmarkEnd w:id="270"/>
    </w:p>
    <w:p w14:paraId="3C923651" w14:textId="0BCFC39C" w:rsidR="00935D4B" w:rsidRPr="00AB1781" w:rsidRDefault="00935D4B" w:rsidP="00BF0205">
      <w:pPr>
        <w:pStyle w:val="Heading4"/>
      </w:pPr>
      <w:bookmarkStart w:id="271"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1"/>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52B43E"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7"/>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6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4EF48F8" w:rsidR="00B35B25" w:rsidRPr="00935D4B" w:rsidRDefault="00B35B25" w:rsidP="00E611C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w:t>
      </w:r>
      <w:r>
        <w:fldChar w:fldCharType="begin"/>
      </w:r>
      <w:r>
        <w:instrText xml:space="preserve"> REF _Ref412111328 \h </w:instrText>
      </w:r>
      <w:r>
        <w:fldChar w:fldCharType="separate"/>
      </w:r>
      <w:r w:rsidR="0089025C">
        <w:t>Psalm</w:t>
      </w:r>
      <w:r w:rsidR="0089025C" w:rsidRPr="00AB1781">
        <w:t xml:space="preserve"> 86</w:t>
      </w:r>
      <w:r w:rsidR="0089025C">
        <w:t>: “His foundations are on the holy mountains”</w:t>
      </w:r>
      <w:r>
        <w:fldChar w:fldCharType="end"/>
      </w:r>
      <w:r>
        <w:t xml:space="preserve">, page </w:t>
      </w:r>
      <w:r>
        <w:fldChar w:fldCharType="begin"/>
      </w:r>
      <w:r>
        <w:instrText xml:space="preserve"> PAGEREF _Ref412111328 \h </w:instrText>
      </w:r>
      <w:r>
        <w:fldChar w:fldCharType="separate"/>
      </w:r>
      <w:r w:rsidR="0089025C">
        <w:rPr>
          <w:noProof/>
        </w:rPr>
        <w:t>213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025C">
        <w:t>Psalm</w:t>
      </w:r>
      <w:r w:rsidR="0089025C" w:rsidRPr="00AB1781">
        <w:t xml:space="preserve"> 90</w:t>
      </w:r>
      <w:r w:rsidR="0089025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025C">
        <w:rPr>
          <w:noProof/>
        </w:rPr>
        <w:t>221</w:t>
      </w:r>
      <w:r w:rsidR="00E611C7">
        <w:fldChar w:fldCharType="end"/>
      </w:r>
      <w:r w:rsidR="00E611C7">
        <w:t>.</w:t>
      </w:r>
    </w:p>
    <w:p w14:paraId="45920DE7" w14:textId="6372A487" w:rsidR="00935D4B" w:rsidRPr="00AB1781" w:rsidRDefault="00935D4B" w:rsidP="00BF0205">
      <w:pPr>
        <w:pStyle w:val="Heading4"/>
      </w:pPr>
      <w:bookmarkStart w:id="272" w:name="_Ref412111328"/>
      <w:r>
        <w:t>Psalm</w:t>
      </w:r>
      <w:r w:rsidRPr="00AB1781">
        <w:t xml:space="preserve"> 86</w:t>
      </w:r>
      <w:r>
        <w:t xml:space="preserve">: </w:t>
      </w:r>
      <w:r w:rsidR="007D2678">
        <w:t>“</w:t>
      </w:r>
      <w:r>
        <w:t>His foundations are on the holy mountain</w:t>
      </w:r>
      <w:r w:rsidR="005453DF">
        <w:t>s”</w:t>
      </w:r>
      <w:bookmarkEnd w:id="272"/>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5250AD4F"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7"/>
      </w:r>
    </w:p>
    <w:p w14:paraId="41ECC6AA" w14:textId="04147FD6" w:rsidR="00935D4B" w:rsidRPr="00AB1781" w:rsidRDefault="00ED7AD3" w:rsidP="00935D4B">
      <w:pPr>
        <w:pStyle w:val="EnglishHangNoCoptic"/>
      </w:pPr>
      <w:r>
        <w:tab/>
        <w:t>and, “a man was born in her,”</w:t>
      </w:r>
      <w:r>
        <w:rPr>
          <w:rStyle w:val="FootnoteReference"/>
        </w:rPr>
        <w:footnoteReference w:id="468"/>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70"/>
      </w:r>
    </w:p>
    <w:p w14:paraId="238BF1CD" w14:textId="780DE2E4"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89025C">
        <w:t>Psalm</w:t>
      </w:r>
      <w:r w:rsidR="0089025C" w:rsidRPr="00AB1781">
        <w:t xml:space="preserve"> 90</w:t>
      </w:r>
      <w:r w:rsidR="0089025C">
        <w:t>: “He who dwells in the help of the Most High”</w:t>
      </w:r>
      <w:r>
        <w:fldChar w:fldCharType="end"/>
      </w:r>
      <w:r>
        <w:t xml:space="preserve">, page </w:t>
      </w:r>
      <w:r>
        <w:fldChar w:fldCharType="begin"/>
      </w:r>
      <w:r>
        <w:instrText xml:space="preserve"> PAGEREF _Ref412026283 \h </w:instrText>
      </w:r>
      <w:r>
        <w:fldChar w:fldCharType="separate"/>
      </w:r>
      <w:r w:rsidR="0089025C">
        <w:rPr>
          <w:noProof/>
        </w:rPr>
        <w:t>221</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4"/>
      </w:r>
      <w:r>
        <w:t xml:space="preserve"> confess</w:t>
      </w:r>
      <w:r w:rsidR="00F06A9C">
        <w:rPr>
          <w:rStyle w:val="FootnoteReference"/>
        </w:rPr>
        <w:footnoteReference w:id="47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9"/>
      </w:r>
      <w:r w:rsidRPr="00AB1781">
        <w:t xml:space="preserve"> </w:t>
      </w:r>
      <w:r w:rsidR="006D6CF8">
        <w:t>forever</w:t>
      </w:r>
      <w:r w:rsidR="006D6CF8">
        <w:rPr>
          <w:rStyle w:val="FootnoteReference"/>
        </w:rPr>
        <w:footnoteReference w:id="48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4"/>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5"/>
      </w:r>
      <w:r w:rsidR="001626CD">
        <w:t xml:space="preserve"> </w:t>
      </w:r>
      <w:r w:rsidRPr="00AB1781">
        <w:t>and the sea</w:t>
      </w:r>
      <w:r w:rsidR="001626CD">
        <w:t>s;</w:t>
      </w:r>
      <w:r w:rsidRPr="00AB1781">
        <w:rPr>
          <w:rStyle w:val="FootnoteReference"/>
        </w:rPr>
        <w:footnoteReference w:id="48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9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2"/>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50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3"/>
      </w:r>
      <w:r w:rsidRPr="00AB1781">
        <w:t xml:space="preserve"> in </w:t>
      </w:r>
      <w:r w:rsidR="00E570CB">
        <w:t>Your</w:t>
      </w:r>
      <w:r w:rsidRPr="00AB1781">
        <w:t xml:space="preserve"> wrath,</w:t>
      </w:r>
      <w:r w:rsidRPr="00AB1781">
        <w:rPr>
          <w:rStyle w:val="FootnoteReference"/>
        </w:rPr>
        <w:footnoteReference w:id="50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3" w:name="_Ref412026283"/>
      <w:r>
        <w:t>Psalm</w:t>
      </w:r>
      <w:r w:rsidRPr="00AB1781">
        <w:t xml:space="preserve"> 90</w:t>
      </w:r>
      <w:r>
        <w:t xml:space="preserve">: </w:t>
      </w:r>
      <w:r w:rsidR="007D2678">
        <w:t>“</w:t>
      </w:r>
      <w:r>
        <w:t>He who dwells in the help of the Most Hig</w:t>
      </w:r>
      <w:r w:rsidR="00F017CA">
        <w:t>h”</w:t>
      </w:r>
      <w:bookmarkEnd w:id="273"/>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0D3BFCA8"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8"/>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9"/>
      </w:r>
      <w:r w:rsidR="00DB082B">
        <w:t xml:space="preserve"> </w:t>
      </w:r>
      <w:r w:rsidRPr="00AB1781">
        <w:t>the lion and the dragon</w:t>
      </w:r>
      <w:r w:rsidRPr="00AB1781">
        <w:rPr>
          <w:rStyle w:val="FootnoteReference"/>
        </w:rPr>
        <w:footnoteReference w:id="51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43674AD3"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025C">
        <w:t>Psalm</w:t>
      </w:r>
      <w:r w:rsidR="0089025C" w:rsidRPr="00AB1781">
        <w:t xml:space="preserve"> 92</w:t>
      </w:r>
      <w:r w:rsidR="0089025C">
        <w:t>: “The Lord is reigns, He is robed in majesty”</w:t>
      </w:r>
      <w:r>
        <w:fldChar w:fldCharType="end"/>
      </w:r>
      <w:r>
        <w:t xml:space="preserve">, page </w:t>
      </w:r>
      <w:r>
        <w:fldChar w:fldCharType="begin"/>
      </w:r>
      <w:r>
        <w:instrText xml:space="preserve"> PAGEREF _Ref412111374 \h </w:instrText>
      </w:r>
      <w:r>
        <w:fldChar w:fldCharType="separate"/>
      </w:r>
      <w:r w:rsidR="0089025C">
        <w:rPr>
          <w:noProof/>
        </w:rPr>
        <w:t>224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025C">
        <w:t>Psalm</w:t>
      </w:r>
      <w:r w:rsidR="0089025C" w:rsidRPr="00AB1781">
        <w:t xml:space="preserve"> 96</w:t>
      </w:r>
      <w:r w:rsidR="0089025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025C">
        <w:rPr>
          <w:noProof/>
        </w:rPr>
        <w:t>230</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025C">
        <w:t>Psalm</w:t>
      </w:r>
      <w:r w:rsidR="0089025C" w:rsidRPr="00AB1781">
        <w:t xml:space="preserve"> 116</w:t>
      </w:r>
      <w:r w:rsidR="0089025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025C">
        <w:rPr>
          <w:noProof/>
        </w:rPr>
        <w:t>264</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4" w:name="_Ref435438606"/>
      <w:r w:rsidRPr="00AB1781">
        <w:t>K</w:t>
      </w:r>
      <w:r>
        <w:t>athisma</w:t>
      </w:r>
      <w:r w:rsidRPr="00AB1781">
        <w:t xml:space="preserve"> 1</w:t>
      </w:r>
      <w:r>
        <w:t>3</w:t>
      </w:r>
      <w:bookmarkEnd w:id="274"/>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7"/>
      </w:r>
      <w:r w:rsidRPr="00AB1781">
        <w:t xml:space="preserve"> in a ripe</w:t>
      </w:r>
      <w:r w:rsidR="00325B16">
        <w:rPr>
          <w:rStyle w:val="FootnoteReference"/>
        </w:rPr>
        <w:footnoteReference w:id="51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5" w:name="_Ref412111374"/>
      <w:r>
        <w:t>Psalm</w:t>
      </w:r>
      <w:r w:rsidRPr="00AB1781">
        <w:t xml:space="preserve"> 92</w:t>
      </w:r>
      <w:r>
        <w:t xml:space="preserve">: </w:t>
      </w:r>
      <w:r w:rsidR="007D2678">
        <w:t>“The Lord is reigns</w:t>
      </w:r>
      <w:r>
        <w:t xml:space="preserve">, He is robed in </w:t>
      </w:r>
      <w:r w:rsidR="007D2678">
        <w:t>majesty”</w:t>
      </w:r>
      <w:bookmarkEnd w:id="275"/>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58ABB301" w:rsidR="00F14AA6" w:rsidRDefault="00F14AA6" w:rsidP="008016CF">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2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2"/>
      </w:r>
      <w:r w:rsidRPr="00AB1781">
        <w:t>.</w:t>
      </w:r>
    </w:p>
    <w:p w14:paraId="4C593705" w14:textId="55071C0F"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7"/>
      </w:r>
      <w:r w:rsidRPr="00AB1781">
        <w:t xml:space="preserve"> with </w:t>
      </w:r>
      <w:r w:rsidR="00B513C1">
        <w:t>confession</w:t>
      </w:r>
      <w:r w:rsidR="000470D3">
        <w:rPr>
          <w:rStyle w:val="FootnoteReference"/>
        </w:rPr>
        <w:footnoteReference w:id="52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30"/>
      </w:r>
      <w:r w:rsidRPr="00AB1781">
        <w:t xml:space="preserve"> and fall down</w:t>
      </w:r>
      <w:r w:rsidR="002A2713">
        <w:rPr>
          <w:rStyle w:val="FootnoteReference"/>
        </w:rPr>
        <w:footnoteReference w:id="53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6"/>
      </w:r>
    </w:p>
    <w:p w14:paraId="0D54EE54" w14:textId="754B1C97" w:rsidR="008016CF" w:rsidRPr="00AB1781" w:rsidRDefault="008016CF" w:rsidP="00BF0205">
      <w:pPr>
        <w:pStyle w:val="Heading4"/>
      </w:pPr>
      <w:bookmarkStart w:id="276"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6"/>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8DAB83E" w:rsidR="00F14AA6" w:rsidRDefault="00F14AA6" w:rsidP="008016C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4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268D7F1"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025C">
        <w:t>Psalm</w:t>
      </w:r>
      <w:r w:rsidR="0089025C" w:rsidRPr="00AB1781">
        <w:t xml:space="preserve"> 96</w:t>
      </w:r>
      <w:r w:rsidR="0089025C">
        <w:t>: “The Lord reigns, let the earth rejoice”</w:t>
      </w:r>
      <w:r>
        <w:fldChar w:fldCharType="end"/>
      </w:r>
      <w:r>
        <w:t xml:space="preserve">, page </w:t>
      </w:r>
      <w:r>
        <w:fldChar w:fldCharType="begin"/>
      </w:r>
      <w:r>
        <w:instrText xml:space="preserve"> PAGEREF _Ref412026313 \h </w:instrText>
      </w:r>
      <w:r>
        <w:fldChar w:fldCharType="separate"/>
      </w:r>
      <w:r w:rsidR="0089025C">
        <w:rPr>
          <w:noProof/>
        </w:rPr>
        <w:t>230</w:t>
      </w:r>
      <w:r>
        <w:fldChar w:fldCharType="end"/>
      </w:r>
      <w:r>
        <w:t>.</w:t>
      </w:r>
    </w:p>
    <w:p w14:paraId="27826D3E" w14:textId="51F45D77" w:rsidR="008016CF" w:rsidRPr="00AB1781" w:rsidRDefault="00A0015F" w:rsidP="00BF0205">
      <w:pPr>
        <w:pStyle w:val="Heading4"/>
      </w:pPr>
      <w:bookmarkStart w:id="277"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7"/>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1D62F06"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5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2"/>
      </w:r>
      <w:r w:rsidRPr="00AB1781">
        <w:t xml:space="preserve"> at the remembrance of His holiness.</w:t>
      </w:r>
    </w:p>
    <w:p w14:paraId="087C431E" w14:textId="09CB90DE"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025C">
        <w:t>Psalm</w:t>
      </w:r>
      <w:r w:rsidR="0089025C" w:rsidRPr="00AB1781">
        <w:t xml:space="preserve"> 97</w:t>
      </w:r>
      <w:r w:rsidR="0089025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025C">
        <w:rPr>
          <w:noProof/>
        </w:rPr>
        <w:t>231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025C">
        <w:t>Psalm</w:t>
      </w:r>
      <w:r w:rsidR="0089025C" w:rsidRPr="00AB1781">
        <w:t xml:space="preserve"> 109</w:t>
      </w:r>
      <w:r w:rsidR="0089025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025C">
        <w:rPr>
          <w:noProof/>
        </w:rPr>
        <w:t>256</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8"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8"/>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27AC6D7"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3486D6B"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025C">
        <w:t>Psalm</w:t>
      </w:r>
      <w:r w:rsidR="0089025C" w:rsidRPr="00AB1781">
        <w:t xml:space="preserve"> 98</w:t>
      </w:r>
      <w:r w:rsidR="0089025C">
        <w:t>: “The Lord reigns, let the peoples rage”</w:t>
      </w:r>
      <w:r>
        <w:fldChar w:fldCharType="end"/>
      </w:r>
      <w:r>
        <w:t xml:space="preserve">, page </w:t>
      </w:r>
      <w:r>
        <w:fldChar w:fldCharType="begin"/>
      </w:r>
      <w:r>
        <w:instrText xml:space="preserve"> PAGEREF _Ref412111731 \h </w:instrText>
      </w:r>
      <w:r>
        <w:fldChar w:fldCharType="separate"/>
      </w:r>
      <w:r w:rsidR="0089025C">
        <w:rPr>
          <w:noProof/>
        </w:rPr>
        <w:t>232</w:t>
      </w:r>
      <w:r>
        <w:fldChar w:fldCharType="end"/>
      </w:r>
      <w:r>
        <w:t>.</w:t>
      </w:r>
    </w:p>
    <w:p w14:paraId="45190D05" w14:textId="5690E2E2" w:rsidR="008016CF" w:rsidRPr="00A0015F" w:rsidRDefault="00A0015F" w:rsidP="00BF0205">
      <w:pPr>
        <w:pStyle w:val="Heading4"/>
      </w:pPr>
      <w:bookmarkStart w:id="279" w:name="_Ref412111731"/>
      <w:r>
        <w:t>Psalm</w:t>
      </w:r>
      <w:r w:rsidR="008016CF" w:rsidRPr="00AB1781">
        <w:t xml:space="preserve"> 98</w:t>
      </w:r>
      <w:r>
        <w:t xml:space="preserve">: </w:t>
      </w:r>
      <w:r w:rsidR="007D2678">
        <w:t>“The Lord reigns</w:t>
      </w:r>
      <w:r>
        <w:t>, let the peoples rag</w:t>
      </w:r>
      <w:r w:rsidR="007D2678">
        <w:t>e”</w:t>
      </w:r>
      <w:bookmarkEnd w:id="279"/>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F88F4A2"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04FF4B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025C">
        <w:t>Psalm</w:t>
      </w:r>
      <w:r w:rsidR="0089025C" w:rsidRPr="00AB1781">
        <w:t xml:space="preserve"> 99</w:t>
      </w:r>
      <w:r w:rsidR="0089025C">
        <w:t>: “Shout for joy to the Lord, all the earth”</w:t>
      </w:r>
      <w:r>
        <w:fldChar w:fldCharType="end"/>
      </w:r>
      <w:r>
        <w:t xml:space="preserve">, page </w:t>
      </w:r>
      <w:r>
        <w:fldChar w:fldCharType="begin"/>
      </w:r>
      <w:r>
        <w:instrText xml:space="preserve"> PAGEREF _Ref412111741 \h </w:instrText>
      </w:r>
      <w:r>
        <w:fldChar w:fldCharType="separate"/>
      </w:r>
      <w:r w:rsidR="0089025C">
        <w:rPr>
          <w:noProof/>
        </w:rPr>
        <w:t>233</w:t>
      </w:r>
      <w:r>
        <w:fldChar w:fldCharType="end"/>
      </w:r>
      <w:r>
        <w:t>.</w:t>
      </w:r>
    </w:p>
    <w:p w14:paraId="03F16376" w14:textId="0C4C7F9B" w:rsidR="008016CF" w:rsidRPr="00A0015F" w:rsidRDefault="00A0015F" w:rsidP="00BF0205">
      <w:pPr>
        <w:pStyle w:val="Heading4"/>
      </w:pPr>
      <w:bookmarkStart w:id="280" w:name="_Ref412111741"/>
      <w:r>
        <w:t>Psalm</w:t>
      </w:r>
      <w:r w:rsidR="008016CF" w:rsidRPr="00AB1781">
        <w:t xml:space="preserve"> 99</w:t>
      </w:r>
      <w:r>
        <w:t xml:space="preserve">: </w:t>
      </w:r>
      <w:r w:rsidR="007D2678">
        <w:t>“</w:t>
      </w:r>
      <w:r>
        <w:t>Shout for joy to the Lord, all the eart</w:t>
      </w:r>
      <w:r w:rsidR="007D2678">
        <w:t>h”</w:t>
      </w:r>
      <w:bookmarkEnd w:id="280"/>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7CFE25F"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6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443D23B"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025C">
        <w:t>Psalm</w:t>
      </w:r>
      <w:r w:rsidR="0089025C" w:rsidRPr="00AB1781">
        <w:t xml:space="preserve"> 100</w:t>
      </w:r>
      <w:r w:rsidR="0089025C">
        <w:t>: “I will sing to You of mercy and judgment, O Lord”</w:t>
      </w:r>
      <w:r>
        <w:fldChar w:fldCharType="end"/>
      </w:r>
      <w:r>
        <w:t xml:space="preserve">, page </w:t>
      </w:r>
      <w:r>
        <w:fldChar w:fldCharType="begin"/>
      </w:r>
      <w:r>
        <w:instrText xml:space="preserve"> PAGEREF _Ref412111752 \h </w:instrText>
      </w:r>
      <w:r>
        <w:fldChar w:fldCharType="separate"/>
      </w:r>
      <w:r w:rsidR="0089025C">
        <w:rPr>
          <w:noProof/>
        </w:rPr>
        <w:t>234</w:t>
      </w:r>
      <w:r>
        <w:fldChar w:fldCharType="end"/>
      </w:r>
      <w:r>
        <w:t>.</w:t>
      </w:r>
    </w:p>
    <w:p w14:paraId="1FF767BE" w14:textId="1FAD1E5E" w:rsidR="008016CF" w:rsidRPr="00A0015F" w:rsidRDefault="00A0015F" w:rsidP="00BF0205">
      <w:pPr>
        <w:pStyle w:val="Heading4"/>
      </w:pPr>
      <w:bookmarkStart w:id="281"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1"/>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3447DDC"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BD1912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025C">
        <w:t>Psalm</w:t>
      </w:r>
      <w:r w:rsidR="0089025C" w:rsidRPr="00AB1781">
        <w:t xml:space="preserve"> 109</w:t>
      </w:r>
      <w:r w:rsidR="0089025C">
        <w:t>: “The Lord said to my Lord, “Sit at My right hand’”</w:t>
      </w:r>
      <w:r>
        <w:fldChar w:fldCharType="end"/>
      </w:r>
      <w:r>
        <w:t xml:space="preserve">, page </w:t>
      </w:r>
      <w:r>
        <w:fldChar w:fldCharType="begin"/>
      </w:r>
      <w:r>
        <w:instrText xml:space="preserve"> PAGEREF _Ref412026343 \h </w:instrText>
      </w:r>
      <w:r>
        <w:fldChar w:fldCharType="separate"/>
      </w:r>
      <w:r w:rsidR="0089025C">
        <w:rPr>
          <w:noProof/>
        </w:rPr>
        <w:t>256</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2" w:name="_Ref435438613"/>
      <w:r w:rsidRPr="00AB1781">
        <w:t>K</w:t>
      </w:r>
      <w:r>
        <w:t>athisma</w:t>
      </w:r>
      <w:r w:rsidRPr="00AB1781">
        <w:t xml:space="preserve"> 1</w:t>
      </w:r>
      <w:r>
        <w:t>4</w:t>
      </w:r>
      <w:bookmarkEnd w:id="282"/>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6"/>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2"/>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3"/>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4"/>
      </w:r>
      <w:r w:rsidRPr="00AB1781">
        <w:t xml:space="preserve"> from us.</w:t>
      </w:r>
      <w:r w:rsidRPr="00AB1781">
        <w:rPr>
          <w:rStyle w:val="FootnoteReference"/>
        </w:rPr>
        <w:footnoteReference w:id="57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7"/>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8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3"/>
      </w:r>
      <w:r w:rsidR="00342E73">
        <w:t xml:space="preserve"> flames of fire.</w:t>
      </w:r>
      <w:r w:rsidRPr="00AB1781">
        <w:rPr>
          <w:rStyle w:val="FootnoteReference"/>
        </w:rPr>
        <w:footnoteReference w:id="58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7"/>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9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6"/>
      </w:r>
    </w:p>
    <w:p w14:paraId="52913E58" w14:textId="0923678B" w:rsidR="00F60F42" w:rsidRPr="00DA6717" w:rsidRDefault="00F60F42" w:rsidP="00F60F42">
      <w:pPr>
        <w:pStyle w:val="EnglishHangEndNoCoptic"/>
        <w:ind w:firstLine="0"/>
      </w:pPr>
      <w:r>
        <w:t>[and walk after Him.]</w:t>
      </w:r>
      <w:r>
        <w:rPr>
          <w:rStyle w:val="FootnoteReference"/>
        </w:rPr>
        <w:footnoteReference w:id="597"/>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60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3" w:name="_Ref435438622"/>
      <w:r w:rsidRPr="00AB1781">
        <w:t>K</w:t>
      </w:r>
      <w:r>
        <w:t>athisma</w:t>
      </w:r>
      <w:r w:rsidRPr="00AB1781">
        <w:t xml:space="preserve"> 1</w:t>
      </w:r>
      <w:r>
        <w:t>5</w:t>
      </w:r>
      <w:bookmarkEnd w:id="283"/>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1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2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1"/>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3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9"/>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4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4" w:name="_Ref435990041"/>
      <w:r>
        <w:t>Kathisma 16</w:t>
      </w:r>
      <w:bookmarkEnd w:id="284"/>
    </w:p>
    <w:p w14:paraId="10F0C415" w14:textId="0AB078EF" w:rsidR="00510795" w:rsidRPr="00267F42" w:rsidRDefault="00267F42" w:rsidP="00BF0205">
      <w:pPr>
        <w:pStyle w:val="Heading4"/>
      </w:pPr>
      <w:bookmarkStart w:id="285" w:name="_Ref412026343"/>
      <w:r>
        <w:t>Psalm</w:t>
      </w:r>
      <w:r w:rsidR="00510795" w:rsidRPr="00AB1781">
        <w:t xml:space="preserve"> 109</w:t>
      </w:r>
      <w:r>
        <w:t xml:space="preserve">: </w:t>
      </w:r>
      <w:r w:rsidR="00E67F94">
        <w:t>“The Lord said to my Lord, “</w:t>
      </w:r>
      <w:r>
        <w:t>Sit at My right han</w:t>
      </w:r>
      <w:r w:rsidR="00E67F94">
        <w:t>d’”</w:t>
      </w:r>
      <w:bookmarkEnd w:id="285"/>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79572EA"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5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1"/>
      </w:r>
      <w:r w:rsidRPr="00AB1781">
        <w:t>.</w:t>
      </w:r>
      <w:r w:rsidRPr="00AB1781">
        <w:rPr>
          <w:rStyle w:val="FootnoteReference"/>
        </w:rPr>
        <w:footnoteReference w:id="65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5"/>
      </w:r>
    </w:p>
    <w:p w14:paraId="3ABB1A49" w14:textId="0D3B2A62"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025C">
        <w:t>Psalm</w:t>
      </w:r>
      <w:r w:rsidR="0089025C" w:rsidRPr="00AB1781">
        <w:t xml:space="preserve"> 110</w:t>
      </w:r>
      <w:r w:rsidR="0089025C">
        <w:t>: “I will confess You, O Lord, with my whole heart”</w:t>
      </w:r>
      <w:r>
        <w:fldChar w:fldCharType="end"/>
      </w:r>
      <w:r>
        <w:t xml:space="preserve">, page </w:t>
      </w:r>
      <w:r>
        <w:fldChar w:fldCharType="begin"/>
      </w:r>
      <w:r>
        <w:instrText xml:space="preserve"> PAGEREF _Ref412111792 \h </w:instrText>
      </w:r>
      <w:r>
        <w:fldChar w:fldCharType="separate"/>
      </w:r>
      <w:r w:rsidR="0089025C">
        <w:rPr>
          <w:noProof/>
        </w:rPr>
        <w:t>257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025C">
        <w:t>Psalm</w:t>
      </w:r>
      <w:r w:rsidR="0089025C" w:rsidRPr="00AB1781">
        <w:t xml:space="preserve"> 114</w:t>
      </w:r>
      <w:r w:rsidR="0089025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025C">
        <w:rPr>
          <w:noProof/>
        </w:rPr>
        <w:t>262</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6"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6"/>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C0050BD"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6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6EC957AA"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025C">
        <w:t>Psalm</w:t>
      </w:r>
      <w:r w:rsidR="0089025C" w:rsidRPr="00AB1781">
        <w:t xml:space="preserve"> 111</w:t>
      </w:r>
      <w:r w:rsidR="0089025C">
        <w:t>: “Blessed is the man who fears the Lord”</w:t>
      </w:r>
      <w:r>
        <w:fldChar w:fldCharType="end"/>
      </w:r>
      <w:r>
        <w:t xml:space="preserve">, page </w:t>
      </w:r>
      <w:r>
        <w:fldChar w:fldCharType="begin"/>
      </w:r>
      <w:r>
        <w:instrText xml:space="preserve"> PAGEREF _Ref412111806 \h </w:instrText>
      </w:r>
      <w:r>
        <w:fldChar w:fldCharType="separate"/>
      </w:r>
      <w:r w:rsidR="0089025C">
        <w:rPr>
          <w:noProof/>
        </w:rPr>
        <w:t>258</w:t>
      </w:r>
      <w:r>
        <w:fldChar w:fldCharType="end"/>
      </w:r>
      <w:r>
        <w:t>.</w:t>
      </w:r>
    </w:p>
    <w:p w14:paraId="15C2806A" w14:textId="7A8D6D1E" w:rsidR="00510795" w:rsidRPr="00267F42" w:rsidRDefault="00267F42" w:rsidP="00BF0205">
      <w:pPr>
        <w:pStyle w:val="Heading4"/>
      </w:pPr>
      <w:bookmarkStart w:id="287" w:name="_Ref412111806"/>
      <w:r>
        <w:t>Psalm</w:t>
      </w:r>
      <w:r w:rsidR="00510795" w:rsidRPr="00AB1781">
        <w:t xml:space="preserve"> 111</w:t>
      </w:r>
      <w:r>
        <w:t xml:space="preserve">: </w:t>
      </w:r>
      <w:r w:rsidR="00E67F94">
        <w:t>“</w:t>
      </w:r>
      <w:r>
        <w:t>Blessed is the man who fears the Lor</w:t>
      </w:r>
      <w:r w:rsidR="00E67F94">
        <w:t>d”</w:t>
      </w:r>
      <w:bookmarkEnd w:id="287"/>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EBF67D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70"/>
      </w:r>
    </w:p>
    <w:p w14:paraId="6BACCBFA" w14:textId="258B71B5"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1"/>
      </w:r>
      <w:r w:rsidR="00267F42">
        <w:t xml:space="preserve">: </w:t>
      </w:r>
      <w:r w:rsidR="00E67F94">
        <w:t>“</w:t>
      </w:r>
      <w:r w:rsidR="00267F42">
        <w:t>Praise the Lord, you childre</w:t>
      </w:r>
      <w:r w:rsidR="00E67F94">
        <w:t>n”</w:t>
      </w:r>
      <w:bookmarkEnd w:id="288"/>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A1EDCBF" w:rsidR="00F14AA6" w:rsidRDefault="00F14AA6" w:rsidP="00267F42">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21E309FD"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_Ref412098508 \h </w:instrText>
      </w:r>
      <w:r>
        <w:fldChar w:fldCharType="separate"/>
      </w:r>
      <w:r w:rsidR="0089025C">
        <w:t>Psalm</w:t>
      </w:r>
      <w:r w:rsidR="0089025C" w:rsidRPr="00AB1781">
        <w:t xml:space="preserve"> 142</w:t>
      </w:r>
      <w:r w:rsidR="0089025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025C">
        <w:rPr>
          <w:noProof/>
        </w:rPr>
        <w:t>308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025C">
        <w:t>Psalm</w:t>
      </w:r>
      <w:r w:rsidR="0089025C" w:rsidRPr="00AB1781">
        <w:t xml:space="preserve"> 114</w:t>
      </w:r>
      <w:r w:rsidR="0089025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025C">
        <w:rPr>
          <w:noProof/>
        </w:rPr>
        <w:t>262</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9"/>
      </w:r>
      <w:r w:rsidR="00510795" w:rsidRPr="00AB1781">
        <w:t>.</w:t>
      </w:r>
    </w:p>
    <w:p w14:paraId="397629CE" w14:textId="75AE80C9" w:rsidR="00510795" w:rsidRPr="00267F42" w:rsidRDefault="00267F42" w:rsidP="00BF0205">
      <w:pPr>
        <w:pStyle w:val="Heading4"/>
      </w:pPr>
      <w:bookmarkStart w:id="289"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9"/>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0EF124DF"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8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1"/>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2"/>
      </w:r>
      <w:r>
        <w:t xml:space="preserve"> my soul</w:t>
      </w:r>
      <w:r w:rsidR="00C01007">
        <w:rPr>
          <w:rStyle w:val="FootnoteReference"/>
        </w:rPr>
        <w:footnoteReference w:id="683"/>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5"/>
      </w:r>
    </w:p>
    <w:p w14:paraId="30D31F28" w14:textId="11F59766" w:rsidR="00510795" w:rsidRDefault="00510795" w:rsidP="00267F42">
      <w:pPr>
        <w:pStyle w:val="EnglishHangEndNoCoptic"/>
      </w:pPr>
      <w:r w:rsidRPr="00AB1781">
        <w:tab/>
        <w:t>in the land of the living.</w:t>
      </w:r>
    </w:p>
    <w:p w14:paraId="15BDDE6D" w14:textId="2D04712B"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025C">
        <w:t>Psalm</w:t>
      </w:r>
      <w:r w:rsidR="0089025C" w:rsidRPr="00AB1781">
        <w:t xml:space="preserve"> 115</w:t>
      </w:r>
      <w:r w:rsidR="0089025C">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025C">
        <w:rPr>
          <w:noProof/>
        </w:rPr>
        <w:t>263</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0"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0"/>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1E2600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7"/>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9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6E94B761"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025C">
        <w:t>Psalm</w:t>
      </w:r>
      <w:r w:rsidR="0089025C" w:rsidRPr="00AB1781">
        <w:t xml:space="preserve"> 120</w:t>
      </w:r>
      <w:r w:rsidR="0089025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025C">
        <w:rPr>
          <w:noProof/>
        </w:rPr>
        <w:t>284</w:t>
      </w:r>
      <w:r w:rsidR="00E611C7">
        <w:fldChar w:fldCharType="end"/>
      </w:r>
      <w:r w:rsidR="00E611C7">
        <w:t>.</w:t>
      </w:r>
    </w:p>
    <w:p w14:paraId="2E64A8D8" w14:textId="4F0384A6" w:rsidR="00510795" w:rsidRPr="00267F42" w:rsidRDefault="00267F42" w:rsidP="00BF0205">
      <w:pPr>
        <w:pStyle w:val="Heading4"/>
      </w:pPr>
      <w:bookmarkStart w:id="291" w:name="_Ref411967180"/>
      <w:r>
        <w:t>Psalm</w:t>
      </w:r>
      <w:r w:rsidR="00510795" w:rsidRPr="00AB1781">
        <w:t xml:space="preserve"> 116</w:t>
      </w:r>
      <w:r>
        <w:t xml:space="preserve">: </w:t>
      </w:r>
      <w:r w:rsidR="00E67F94">
        <w:t xml:space="preserve">“Praise the Lord, all </w:t>
      </w:r>
      <w:r>
        <w:t>you nations</w:t>
      </w:r>
      <w:r w:rsidR="00E67F94">
        <w:t>”</w:t>
      </w:r>
      <w:bookmarkEnd w:id="291"/>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2A241CE7" w:rsidR="00F14AA6" w:rsidRDefault="00F14AA6" w:rsidP="00267F42">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E5BA79B"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025C">
        <w:t>Psalm</w:t>
      </w:r>
      <w:r w:rsidR="0089025C" w:rsidRPr="00AB1781">
        <w:t xml:space="preserve"> 117</w:t>
      </w:r>
      <w:r w:rsidR="0089025C">
        <w:t>: “Confess the Lord, He is good”</w:t>
      </w:r>
      <w:r>
        <w:fldChar w:fldCharType="end"/>
      </w:r>
      <w:r>
        <w:t xml:space="preserve">, page </w:t>
      </w:r>
      <w:r>
        <w:fldChar w:fldCharType="begin"/>
      </w:r>
      <w:r>
        <w:instrText xml:space="preserve"> PAGEREF _Ref411967211 \h </w:instrText>
      </w:r>
      <w:r>
        <w:fldChar w:fldCharType="separate"/>
      </w:r>
      <w:r w:rsidR="0089025C">
        <w:rPr>
          <w:noProof/>
        </w:rPr>
        <w:t>265</w:t>
      </w:r>
      <w:r>
        <w:fldChar w:fldCharType="end"/>
      </w:r>
      <w:r>
        <w:t>.</w:t>
      </w:r>
    </w:p>
    <w:p w14:paraId="0CBD83A7" w14:textId="74CB9E6B" w:rsidR="00510795" w:rsidRPr="00267F42" w:rsidRDefault="00267F42" w:rsidP="00BF0205">
      <w:pPr>
        <w:pStyle w:val="Heading4"/>
      </w:pPr>
      <w:bookmarkStart w:id="292" w:name="_Ref411967211"/>
      <w:r>
        <w:t>Psalm</w:t>
      </w:r>
      <w:r w:rsidR="00510795" w:rsidRPr="00AB1781">
        <w:t xml:space="preserve"> 117</w:t>
      </w:r>
      <w:r>
        <w:t xml:space="preserve">: </w:t>
      </w:r>
      <w:r w:rsidR="00E67F94">
        <w:t>“Confess</w:t>
      </w:r>
      <w:r>
        <w:t xml:space="preserve"> the Lord, He is goo</w:t>
      </w:r>
      <w:r w:rsidR="00E67F94">
        <w:t>d”</w:t>
      </w:r>
      <w:bookmarkEnd w:id="292"/>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4C0AAC20" w:rsidR="00F14AA6" w:rsidRDefault="00F14AA6" w:rsidP="00267F42">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9"/>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70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1"/>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4"/>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58F16FB4"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89025C">
        <w:t>The Psalms of the Eleventh Hour (Little Vespers)</w:t>
      </w:r>
      <w:r>
        <w:fldChar w:fldCharType="end"/>
      </w:r>
      <w:r>
        <w:t xml:space="preserve"> continue with </w:t>
      </w:r>
      <w:r>
        <w:fldChar w:fldCharType="begin"/>
      </w:r>
      <w:r>
        <w:instrText xml:space="preserve"> REF _Ref411967235 \h </w:instrText>
      </w:r>
      <w:r>
        <w:fldChar w:fldCharType="separate"/>
      </w:r>
      <w:r w:rsidR="0089025C">
        <w:t>Psalm</w:t>
      </w:r>
      <w:r w:rsidR="0089025C" w:rsidRPr="00AB1781">
        <w:t xml:space="preserve"> 119</w:t>
      </w:r>
      <w:r w:rsidR="0089025C">
        <w:t>: “When I was afflicted, I cried out to the Lord”</w:t>
      </w:r>
      <w:r>
        <w:fldChar w:fldCharType="end"/>
      </w:r>
      <w:r>
        <w:t xml:space="preserve">, page </w:t>
      </w:r>
      <w:r>
        <w:fldChar w:fldCharType="begin"/>
      </w:r>
      <w:r>
        <w:instrText xml:space="preserve"> PAGEREF _Ref411967235 \h </w:instrText>
      </w:r>
      <w:r>
        <w:fldChar w:fldCharType="separate"/>
      </w:r>
      <w:r w:rsidR="0089025C">
        <w:rPr>
          <w:noProof/>
        </w:rPr>
        <w:t>283</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025C">
        <w:t>Psalm</w:t>
      </w:r>
      <w:r w:rsidR="0089025C" w:rsidRPr="00AB1781">
        <w:t xml:space="preserve"> 118</w:t>
      </w:r>
      <w:r w:rsidR="0089025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025C">
        <w:rPr>
          <w:noProof/>
        </w:rPr>
        <w:t>268</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3" w:name="_Ref435990049"/>
      <w:r>
        <w:t>Kathisma 17</w:t>
      </w:r>
      <w:bookmarkEnd w:id="293"/>
    </w:p>
    <w:p w14:paraId="5D7D7323" w14:textId="4F44AF1E" w:rsidR="00385CB8" w:rsidRPr="00385CB8" w:rsidRDefault="00385CB8" w:rsidP="00BF0205">
      <w:pPr>
        <w:pStyle w:val="Heading4"/>
      </w:pPr>
      <w:bookmarkStart w:id="294"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4"/>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0F4B00" w:rsidR="00EE2E1D" w:rsidRDefault="00EE2E1D" w:rsidP="00385CB8">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584DE33" w:rsidR="006D2FE5" w:rsidRPr="006D2FE5" w:rsidRDefault="00EE2E1D" w:rsidP="006D2FE5">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1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0BE0154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172B2E5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2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050B714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60EE3DD6"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FD7E05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7D10E10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41FFA0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3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2CD04D1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7A42EE93"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B900D7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6725AF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7B37AD4D"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4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4346962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54C79955"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5ACD361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24940F2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5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2D1A7162"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238686D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5"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295"/>
    </w:p>
    <w:p w14:paraId="1B546F80" w14:textId="51C992EF"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3AF0E6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_Ref434579051 \h </w:instrText>
      </w:r>
      <w:r>
        <w:fldChar w:fldCharType="separate"/>
      </w:r>
      <w:r w:rsidR="0089025C">
        <w:t>Psalm 118 Part 21 (</w:t>
      </w:r>
      <w:r w:rsidR="0089025C" w:rsidRPr="0082523C">
        <w:rPr>
          <w:rFonts w:ascii="Tahoma" w:eastAsia="Tahoma" w:hAnsi="Tahoma" w:cs="Tahoma"/>
          <w:szCs w:val="28"/>
          <w:rtl/>
          <w:lang w:bidi="he-IL"/>
        </w:rPr>
        <w:t>ש</w:t>
      </w:r>
      <w:r w:rsidR="0089025C">
        <w:t>): “Rulers persecute me without cause”</w:t>
      </w:r>
      <w:r>
        <w:fldChar w:fldCharType="end"/>
      </w:r>
      <w:r>
        <w:t>.</w:t>
      </w:r>
    </w:p>
    <w:p w14:paraId="4DDA1B57" w14:textId="1B122AC3" w:rsidR="00494693" w:rsidRPr="00494693" w:rsidRDefault="00494693" w:rsidP="00BF0205">
      <w:pPr>
        <w:pStyle w:val="Heading5"/>
      </w:pPr>
      <w:bookmarkStart w:id="296"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296"/>
    </w:p>
    <w:p w14:paraId="4357BBBC" w14:textId="62532884"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6566059A"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_Ref434579065 \h </w:instrText>
      </w:r>
      <w:r>
        <w:fldChar w:fldCharType="separate"/>
      </w:r>
      <w:r w:rsidR="0089025C">
        <w:t>Psalm 118 Part 22 (</w:t>
      </w:r>
      <w:r w:rsidR="0089025C" w:rsidRPr="0082523C">
        <w:rPr>
          <w:rFonts w:ascii="Tahoma" w:eastAsia="Tahoma" w:hAnsi="Tahoma" w:cs="Tahoma"/>
          <w:szCs w:val="28"/>
          <w:rtl/>
          <w:lang w:bidi="he-IL"/>
        </w:rPr>
        <w:t>ת</w:t>
      </w:r>
      <w:r w:rsidR="0089025C">
        <w:t>): “Let my supplication come before You, O Lord”</w:t>
      </w:r>
      <w:r>
        <w:fldChar w:fldCharType="end"/>
      </w:r>
      <w:r>
        <w:t>.</w:t>
      </w:r>
    </w:p>
    <w:p w14:paraId="473F235B" w14:textId="730800CE" w:rsidR="00494693" w:rsidRPr="00AB1781" w:rsidRDefault="00494693" w:rsidP="00BF0205">
      <w:pPr>
        <w:pStyle w:val="Heading5"/>
      </w:pPr>
      <w:bookmarkStart w:id="297"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297"/>
    </w:p>
    <w:p w14:paraId="5C3C407C" w14:textId="7BB0CA9E"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6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7FF56BB" w:rsidR="00E611C7" w:rsidRDefault="00E611C7" w:rsidP="00E611C7">
      <w:pPr>
        <w:pStyle w:val="Rubric"/>
      </w:pPr>
      <w:r>
        <w:t xml:space="preserve">Alleluia. </w:t>
      </w:r>
      <w:r>
        <w:fldChar w:fldCharType="begin"/>
      </w:r>
      <w:r>
        <w:instrText xml:space="preserve"> REF _Ref434578449 \h </w:instrText>
      </w:r>
      <w:r>
        <w:fldChar w:fldCharType="separate"/>
      </w:r>
      <w:r w:rsidR="0089025C">
        <w:rPr>
          <w:lang w:val="en-GB"/>
        </w:rPr>
        <w:t>The Psalms of the Veil</w:t>
      </w:r>
      <w:r>
        <w:fldChar w:fldCharType="end"/>
      </w:r>
      <w:r>
        <w:t xml:space="preserve"> and </w:t>
      </w:r>
      <w:r>
        <w:fldChar w:fldCharType="begin"/>
      </w:r>
      <w:r>
        <w:instrText xml:space="preserve"> REF _Ref448127130 \h </w:instrText>
      </w:r>
      <w:r>
        <w:fldChar w:fldCharType="separate"/>
      </w:r>
      <w:r w:rsidR="0089025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8" w:name="_Ref435990063"/>
      <w:r>
        <w:t>Kathisma 18</w:t>
      </w:r>
      <w:bookmarkEnd w:id="298"/>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9" w:name="_Ref411967235"/>
      <w:r>
        <w:t>Psalm</w:t>
      </w:r>
      <w:r w:rsidRPr="00AB1781">
        <w:t xml:space="preserve"> 119</w:t>
      </w:r>
      <w:r>
        <w:t xml:space="preserve">: </w:t>
      </w:r>
      <w:r w:rsidR="00E67F94">
        <w:t>“When I was afflicted, I cried out to the Lord”</w:t>
      </w:r>
      <w:bookmarkEnd w:id="299"/>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3BEF566" w:rsidR="00F14AA6" w:rsidRDefault="00F14AA6" w:rsidP="00550889">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1"/>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2"/>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3"/>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61ED6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025C">
        <w:t>Psalm</w:t>
      </w:r>
      <w:r w:rsidR="0089025C" w:rsidRPr="00AB1781">
        <w:t xml:space="preserve"> 120</w:t>
      </w:r>
      <w:r w:rsidR="0089025C">
        <w:t>: “I lifted up my eyes to the mountains”</w:t>
      </w:r>
      <w:r>
        <w:fldChar w:fldCharType="end"/>
      </w:r>
      <w:r>
        <w:t xml:space="preserve">, page </w:t>
      </w:r>
      <w:r>
        <w:fldChar w:fldCharType="begin"/>
      </w:r>
      <w:r>
        <w:instrText xml:space="preserve"> PAGEREF _Ref411967252 \h </w:instrText>
      </w:r>
      <w:r>
        <w:fldChar w:fldCharType="separate"/>
      </w:r>
      <w:r w:rsidR="0089025C">
        <w:rPr>
          <w:noProof/>
        </w:rPr>
        <w:t>284</w:t>
      </w:r>
      <w:r>
        <w:fldChar w:fldCharType="end"/>
      </w:r>
      <w:r>
        <w:t>.</w:t>
      </w:r>
      <w:r w:rsidR="00C61C1A">
        <w:t xml:space="preserve"> </w:t>
      </w:r>
    </w:p>
    <w:p w14:paraId="75788234" w14:textId="63941554" w:rsidR="00FD25B7" w:rsidRPr="00FD25B7" w:rsidRDefault="00FD25B7" w:rsidP="00BF0205">
      <w:pPr>
        <w:pStyle w:val="Heading4"/>
      </w:pPr>
      <w:bookmarkStart w:id="300"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0"/>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45CACEC"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4"/>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88A7382"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025C">
        <w:t>Psalm</w:t>
      </w:r>
      <w:r w:rsidR="0089025C" w:rsidRPr="00AB1781">
        <w:t xml:space="preserve"> 121</w:t>
      </w:r>
      <w:r w:rsidR="0089025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025C">
        <w:rPr>
          <w:noProof/>
        </w:rPr>
        <w:t>285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025C">
        <w:t>Psalm</w:t>
      </w:r>
      <w:r w:rsidR="0089025C" w:rsidRPr="00AB1781">
        <w:t xml:space="preserve"> 128</w:t>
      </w:r>
      <w:r w:rsidR="0089025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025C">
        <w:rPr>
          <w:noProof/>
        </w:rPr>
        <w:t>291</w:t>
      </w:r>
      <w:r w:rsidR="00E611C7">
        <w:fldChar w:fldCharType="end"/>
      </w:r>
      <w:r w:rsidR="00E611C7">
        <w:t>.</w:t>
      </w:r>
    </w:p>
    <w:p w14:paraId="7438C3A4" w14:textId="55B00F2C" w:rsidR="00FD25B7" w:rsidRPr="00FD25B7" w:rsidRDefault="00FD25B7" w:rsidP="00BF0205">
      <w:pPr>
        <w:pStyle w:val="Heading4"/>
      </w:pPr>
      <w:bookmarkStart w:id="301" w:name="_Ref411967283"/>
      <w:r>
        <w:t>Psalm</w:t>
      </w:r>
      <w:r w:rsidRPr="00AB1781">
        <w:t xml:space="preserve"> 121</w:t>
      </w:r>
      <w:r>
        <w:t xml:space="preserve">: </w:t>
      </w:r>
      <w:r w:rsidR="00E67F94">
        <w:t>“I was glad when they said to me, ‘we will</w:t>
      </w:r>
      <w:r>
        <w:t xml:space="preserve"> go to the house of the Lord</w:t>
      </w:r>
      <w:r w:rsidR="00E67F94">
        <w:t>’”</w:t>
      </w:r>
      <w:bookmarkEnd w:id="301"/>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3FFBF337"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6"/>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7"/>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8"/>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9"/>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70"/>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126FF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025C">
        <w:t>Psalm</w:t>
      </w:r>
      <w:r w:rsidR="0089025C" w:rsidRPr="00AB1781">
        <w:t xml:space="preserve"> 122</w:t>
      </w:r>
      <w:r w:rsidR="0089025C">
        <w:t>: “I lift up my eyes to You, Who dwells in heaven”</w:t>
      </w:r>
      <w:r>
        <w:fldChar w:fldCharType="end"/>
      </w:r>
      <w:r>
        <w:t xml:space="preserve">, page </w:t>
      </w:r>
      <w:r>
        <w:fldChar w:fldCharType="begin"/>
      </w:r>
      <w:r>
        <w:instrText xml:space="preserve"> PAGEREF _Ref411967299 \h </w:instrText>
      </w:r>
      <w:r>
        <w:fldChar w:fldCharType="separate"/>
      </w:r>
      <w:r w:rsidR="0089025C">
        <w:rPr>
          <w:noProof/>
        </w:rPr>
        <w:t>286</w:t>
      </w:r>
      <w:r>
        <w:fldChar w:fldCharType="end"/>
      </w:r>
      <w:r>
        <w:t>.</w:t>
      </w:r>
    </w:p>
    <w:p w14:paraId="3D506578" w14:textId="0E4C1AE7" w:rsidR="00FD25B7" w:rsidRPr="00FD25B7" w:rsidRDefault="00FD25B7" w:rsidP="00BF0205">
      <w:pPr>
        <w:pStyle w:val="Heading4"/>
      </w:pPr>
      <w:bookmarkStart w:id="302"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2"/>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CBE0F0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2"/>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4F913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025C">
        <w:t>Psalm</w:t>
      </w:r>
      <w:r w:rsidR="0089025C" w:rsidRPr="00AB1781">
        <w:t xml:space="preserve"> 123</w:t>
      </w:r>
      <w:r w:rsidR="0089025C">
        <w:t>: “‘if the Lord had not been among us,”—let Israel now say”</w:t>
      </w:r>
      <w:r>
        <w:fldChar w:fldCharType="end"/>
      </w:r>
      <w:r>
        <w:t xml:space="preserve">, page </w:t>
      </w:r>
      <w:r>
        <w:fldChar w:fldCharType="begin"/>
      </w:r>
      <w:r>
        <w:instrText xml:space="preserve"> PAGEREF _Ref411967321 \h </w:instrText>
      </w:r>
      <w:r>
        <w:fldChar w:fldCharType="separate"/>
      </w:r>
      <w:r w:rsidR="0089025C">
        <w:rPr>
          <w:noProof/>
        </w:rPr>
        <w:t>287</w:t>
      </w:r>
      <w:r>
        <w:fldChar w:fldCharType="end"/>
      </w:r>
      <w:r>
        <w:t>.</w:t>
      </w:r>
    </w:p>
    <w:p w14:paraId="0C3917C8" w14:textId="7B98D177" w:rsidR="00FD25B7" w:rsidRPr="00FD25B7" w:rsidRDefault="00FD25B7" w:rsidP="00BF0205">
      <w:pPr>
        <w:pStyle w:val="Heading4"/>
      </w:pPr>
      <w:bookmarkStart w:id="303"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3"/>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4DEF5740" w:rsidR="00FD25B7" w:rsidRP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3"/>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76320231"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025C">
        <w:t>Psalm</w:t>
      </w:r>
      <w:r w:rsidR="0089025C" w:rsidRPr="00AB1781">
        <w:t xml:space="preserve"> 124</w:t>
      </w:r>
      <w:r w:rsidR="0089025C">
        <w:t>: “Those who trust in the Lord are like Mount Zion”</w:t>
      </w:r>
      <w:r>
        <w:fldChar w:fldCharType="end"/>
      </w:r>
      <w:r>
        <w:t xml:space="preserve">, page </w:t>
      </w:r>
      <w:r>
        <w:fldChar w:fldCharType="begin"/>
      </w:r>
      <w:r>
        <w:instrText xml:space="preserve"> PAGEREF _Ref411967338 \h </w:instrText>
      </w:r>
      <w:r>
        <w:fldChar w:fldCharType="separate"/>
      </w:r>
      <w:r w:rsidR="0089025C">
        <w:rPr>
          <w:noProof/>
        </w:rPr>
        <w:t>288</w:t>
      </w:r>
      <w:r>
        <w:fldChar w:fldCharType="end"/>
      </w:r>
      <w:r>
        <w:t>.</w:t>
      </w:r>
    </w:p>
    <w:p w14:paraId="5C7DBE57" w14:textId="3EE91A95" w:rsidR="00FD25B7" w:rsidRPr="00FD25B7" w:rsidRDefault="003A7286" w:rsidP="00BF0205">
      <w:pPr>
        <w:pStyle w:val="Heading4"/>
      </w:pPr>
      <w:bookmarkStart w:id="304"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4"/>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4C80C21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4"/>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9B29AF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025C">
        <w:t>Psalm</w:t>
      </w:r>
      <w:r w:rsidR="0089025C" w:rsidRPr="00AB1781">
        <w:t xml:space="preserve"> 125</w:t>
      </w:r>
      <w:r w:rsidR="0089025C">
        <w:t>: “When the Lord brought back the captivy of Zion”</w:t>
      </w:r>
      <w:r>
        <w:fldChar w:fldCharType="end"/>
      </w:r>
      <w:r>
        <w:t xml:space="preserve">, page </w:t>
      </w:r>
      <w:r>
        <w:fldChar w:fldCharType="begin"/>
      </w:r>
      <w:r>
        <w:instrText xml:space="preserve"> PAGEREF _Ref411967353 \h </w:instrText>
      </w:r>
      <w:r>
        <w:fldChar w:fldCharType="separate"/>
      </w:r>
      <w:r w:rsidR="0089025C">
        <w:rPr>
          <w:noProof/>
        </w:rPr>
        <w:t>289</w:t>
      </w:r>
      <w:r>
        <w:fldChar w:fldCharType="end"/>
      </w:r>
      <w:r>
        <w:t>.</w:t>
      </w:r>
    </w:p>
    <w:p w14:paraId="29D5D02A" w14:textId="734D2AA5" w:rsidR="00FD25B7" w:rsidRPr="00FD25B7" w:rsidRDefault="00FD25B7" w:rsidP="00BF0205">
      <w:pPr>
        <w:pStyle w:val="Heading4"/>
      </w:pPr>
      <w:bookmarkStart w:id="305"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5"/>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3D89E611"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C8AA2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025C">
        <w:t>Psalm</w:t>
      </w:r>
      <w:r w:rsidR="0089025C" w:rsidRPr="00AB1781">
        <w:t xml:space="preserve"> 126</w:t>
      </w:r>
      <w:r w:rsidR="0089025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025C">
        <w:rPr>
          <w:noProof/>
        </w:rPr>
        <w:t>289</w:t>
      </w:r>
      <w:r>
        <w:fldChar w:fldCharType="end"/>
      </w:r>
      <w:r>
        <w:t>.</w:t>
      </w:r>
    </w:p>
    <w:p w14:paraId="7ABE7E2A" w14:textId="57E0B25A" w:rsidR="00FD25B7" w:rsidRPr="00FD25B7" w:rsidRDefault="00FD25B7" w:rsidP="00BF0205">
      <w:pPr>
        <w:pStyle w:val="Heading4"/>
      </w:pPr>
      <w:bookmarkStart w:id="306"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6"/>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1462D7D"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8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1BB2347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025C">
        <w:t>Psalm</w:t>
      </w:r>
      <w:r w:rsidR="0089025C" w:rsidRPr="00AB1781">
        <w:t xml:space="preserve"> 127</w:t>
      </w:r>
      <w:r w:rsidR="0089025C">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025C">
        <w:rPr>
          <w:noProof/>
        </w:rPr>
        <w:t>290</w:t>
      </w:r>
      <w:r>
        <w:fldChar w:fldCharType="end"/>
      </w:r>
      <w:r>
        <w:t>.</w:t>
      </w:r>
    </w:p>
    <w:p w14:paraId="3AAB1DE2" w14:textId="063F50A4" w:rsidR="00FD25B7" w:rsidRPr="00FD25B7" w:rsidRDefault="00FD25B7" w:rsidP="00BF0205">
      <w:pPr>
        <w:pStyle w:val="Heading4"/>
      </w:pPr>
      <w:bookmarkStart w:id="307"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7"/>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7E79F2F"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1"/>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2"/>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3"/>
      </w:r>
    </w:p>
    <w:p w14:paraId="2D925D0C" w14:textId="3CAA3245" w:rsidR="00FD25B7" w:rsidRDefault="00FD25B7" w:rsidP="00FD25B7">
      <w:pPr>
        <w:pStyle w:val="EnglishHangEndNoCoptic"/>
      </w:pPr>
      <w:r w:rsidRPr="00AB1781">
        <w:tab/>
      </w:r>
      <w:r w:rsidR="00087D9B">
        <w:t>Peace be upon Israel!</w:t>
      </w:r>
    </w:p>
    <w:p w14:paraId="0FE658EC" w14:textId="12C7533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025C">
        <w:t>Psalm</w:t>
      </w:r>
      <w:r w:rsidR="0089025C" w:rsidRPr="00AB1781">
        <w:t xml:space="preserve"> 128</w:t>
      </w:r>
      <w:r w:rsidR="0089025C">
        <w:t>: “Many times have they warred against me from my youth”</w:t>
      </w:r>
      <w:r>
        <w:fldChar w:fldCharType="end"/>
      </w:r>
      <w:r>
        <w:t xml:space="preserve">, page </w:t>
      </w:r>
      <w:r>
        <w:fldChar w:fldCharType="begin"/>
      </w:r>
      <w:r>
        <w:instrText xml:space="preserve"> PAGEREF _Ref411967400 \h </w:instrText>
      </w:r>
      <w:r>
        <w:fldChar w:fldCharType="separate"/>
      </w:r>
      <w:r w:rsidR="0089025C">
        <w:rPr>
          <w:noProof/>
        </w:rPr>
        <w:t>291</w:t>
      </w:r>
      <w:r>
        <w:fldChar w:fldCharType="end"/>
      </w:r>
      <w:r>
        <w:t>.</w:t>
      </w:r>
    </w:p>
    <w:p w14:paraId="63084F0D" w14:textId="6A0EE63A" w:rsidR="00FD25B7" w:rsidRPr="00AB1781" w:rsidRDefault="00FD25B7" w:rsidP="00BF0205">
      <w:pPr>
        <w:pStyle w:val="Heading4"/>
      </w:pPr>
      <w:bookmarkStart w:id="308" w:name="_Ref411967400"/>
      <w:r>
        <w:t>Psalm</w:t>
      </w:r>
      <w:r w:rsidRPr="00AB1781">
        <w:t xml:space="preserve"> 128</w:t>
      </w:r>
      <w:r>
        <w:t xml:space="preserve">: </w:t>
      </w:r>
      <w:r w:rsidR="00BB3B58">
        <w:t xml:space="preserve">“Many times have </w:t>
      </w:r>
      <w:r>
        <w:t>they warred against me from my yout</w:t>
      </w:r>
      <w:r w:rsidR="00BB3B58">
        <w:t>h”</w:t>
      </w:r>
      <w:bookmarkEnd w:id="308"/>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3089D088"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5775BB4" w:rsidR="00550889"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025C">
        <w:t>Psalm</w:t>
      </w:r>
      <w:r w:rsidR="0089025C" w:rsidRPr="00AB1781">
        <w:t xml:space="preserve"> 129</w:t>
      </w:r>
      <w:r w:rsidR="0089025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025C">
        <w:rPr>
          <w:noProof/>
        </w:rPr>
        <w:t>292</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9" w:name="_Ref411968046"/>
      <w:r>
        <w:t>Psalm</w:t>
      </w:r>
      <w:r w:rsidRPr="00AB1781">
        <w:t xml:space="preserve"> 129</w:t>
      </w:r>
      <w:r>
        <w:t xml:space="preserve">: </w:t>
      </w:r>
      <w:r w:rsidR="00BB3B58">
        <w:t>“I cried to You, O Lord, out of the depths”</w:t>
      </w:r>
      <w:bookmarkEnd w:id="309"/>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DE8363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8"/>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90"/>
      </w:r>
    </w:p>
    <w:p w14:paraId="5BFD100E" w14:textId="3DFD510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025C">
        <w:t>Psalm</w:t>
      </w:r>
      <w:r w:rsidR="0089025C" w:rsidRPr="00AB1781">
        <w:t xml:space="preserve"> 130</w:t>
      </w:r>
      <w:r w:rsidR="0089025C">
        <w:t>: “O Lord, my heart is not exalted, nor my eyes raised up”</w:t>
      </w:r>
      <w:r>
        <w:fldChar w:fldCharType="end"/>
      </w:r>
      <w:r>
        <w:t xml:space="preserve">, page </w:t>
      </w:r>
      <w:r>
        <w:fldChar w:fldCharType="begin"/>
      </w:r>
      <w:r>
        <w:instrText xml:space="preserve"> PAGEREF _Ref411968066 \h </w:instrText>
      </w:r>
      <w:r>
        <w:fldChar w:fldCharType="separate"/>
      </w:r>
      <w:r w:rsidR="0089025C">
        <w:rPr>
          <w:noProof/>
        </w:rPr>
        <w:t>293</w:t>
      </w:r>
      <w:r>
        <w:fldChar w:fldCharType="end"/>
      </w:r>
      <w:r>
        <w:t>.</w:t>
      </w:r>
      <w:r w:rsidR="00E611C7">
        <w:t xml:space="preserve"> </w:t>
      </w:r>
    </w:p>
    <w:p w14:paraId="0B5F9423" w14:textId="010EE6E6" w:rsidR="00FD25B7" w:rsidRPr="00FD25B7" w:rsidRDefault="00FD25B7" w:rsidP="00BF0205">
      <w:pPr>
        <w:pStyle w:val="Heading4"/>
      </w:pPr>
      <w:bookmarkStart w:id="310"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0"/>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7C49B4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4326AA46"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025C">
        <w:t>Psalm</w:t>
      </w:r>
      <w:r w:rsidR="0089025C" w:rsidRPr="00AB1781">
        <w:t xml:space="preserve"> 131</w:t>
      </w:r>
      <w:r w:rsidR="0089025C">
        <w:t>: “O Lord, remember David and all his meekness”</w:t>
      </w:r>
      <w:r>
        <w:fldChar w:fldCharType="end"/>
      </w:r>
      <w:r>
        <w:t xml:space="preserve">, page </w:t>
      </w:r>
      <w:r>
        <w:fldChar w:fldCharType="begin"/>
      </w:r>
      <w:r>
        <w:instrText xml:space="preserve"> PAGEREF _Ref411968081 \h </w:instrText>
      </w:r>
      <w:r>
        <w:fldChar w:fldCharType="separate"/>
      </w:r>
      <w:r w:rsidR="0089025C">
        <w:rPr>
          <w:noProof/>
        </w:rPr>
        <w:t>294</w:t>
      </w:r>
      <w:r>
        <w:fldChar w:fldCharType="end"/>
      </w:r>
      <w:r>
        <w:t>.</w:t>
      </w:r>
    </w:p>
    <w:p w14:paraId="43A0FD26" w14:textId="359FA4AA" w:rsidR="00FD25B7" w:rsidRPr="00F431B1" w:rsidRDefault="00F431B1" w:rsidP="00BF0205">
      <w:pPr>
        <w:pStyle w:val="Heading4"/>
      </w:pPr>
      <w:bookmarkStart w:id="311" w:name="_Ref411968081"/>
      <w:r>
        <w:t>Psalm</w:t>
      </w:r>
      <w:r w:rsidR="00FD25B7" w:rsidRPr="00AB1781">
        <w:t xml:space="preserve"> 131</w:t>
      </w:r>
      <w:r>
        <w:t xml:space="preserve">: </w:t>
      </w:r>
      <w:r w:rsidR="00BB3B58">
        <w:t>“</w:t>
      </w:r>
      <w:r>
        <w:t>O Lord, remember David and all his meeknes</w:t>
      </w:r>
      <w:r w:rsidR="00BB3B58">
        <w:t>s”</w:t>
      </w:r>
      <w:bookmarkEnd w:id="311"/>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56768BE2" w:rsidR="00F14AA6" w:rsidRDefault="00F14AA6" w:rsidP="00F431B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80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408FF2E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025C">
        <w:rPr>
          <w:noProof/>
        </w:rPr>
        <w:t>295</w:t>
      </w:r>
      <w:r>
        <w:fldChar w:fldCharType="end"/>
      </w:r>
      <w:r>
        <w:t>.</w:t>
      </w:r>
    </w:p>
    <w:p w14:paraId="359E6A39" w14:textId="3D6C3CDC" w:rsidR="00FD25B7" w:rsidRPr="00F431B1" w:rsidRDefault="00F431B1" w:rsidP="00BF0205">
      <w:pPr>
        <w:pStyle w:val="Heading4"/>
      </w:pPr>
      <w:bookmarkStart w:id="312"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2"/>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65E20E" w:rsidR="00F14AA6" w:rsidRDefault="00F14AA6" w:rsidP="00F431B1">
      <w:pPr>
        <w:pStyle w:val="Rubric"/>
      </w:pPr>
      <w:r>
        <w:lastRenderedPageBreak/>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7DCDACCB"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025C">
        <w:t>Psalm</w:t>
      </w:r>
      <w:r w:rsidR="0089025C" w:rsidRPr="00AB1781">
        <w:t xml:space="preserve"> 133</w:t>
      </w:r>
      <w:r w:rsidR="0089025C">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025C">
        <w:rPr>
          <w:noProof/>
        </w:rPr>
        <w:t>296</w:t>
      </w:r>
      <w:r>
        <w:fldChar w:fldCharType="end"/>
      </w:r>
      <w:r>
        <w:t>.</w:t>
      </w:r>
    </w:p>
    <w:p w14:paraId="2852ED99" w14:textId="4294FF84" w:rsidR="00FD25B7" w:rsidRPr="00AB1781" w:rsidRDefault="00FD25B7" w:rsidP="00BF0205">
      <w:pPr>
        <w:pStyle w:val="Heading4"/>
      </w:pPr>
      <w:bookmarkStart w:id="313"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3"/>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1BB4AA9"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45645F95"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025C">
        <w:t>Psalm</w:t>
      </w:r>
      <w:r w:rsidR="0089025C" w:rsidRPr="00AB1781">
        <w:t xml:space="preserve"> 136</w:t>
      </w:r>
      <w:r w:rsidR="0089025C">
        <w:t>: “By the rivers of Babylon—we sat down, and wept”</w:t>
      </w:r>
      <w:r>
        <w:fldChar w:fldCharType="end"/>
      </w:r>
      <w:r>
        <w:t xml:space="preserve">, page </w:t>
      </w:r>
      <w:r>
        <w:fldChar w:fldCharType="begin"/>
      </w:r>
      <w:r>
        <w:instrText xml:space="preserve"> PAGEREF _Ref411968136 \h </w:instrText>
      </w:r>
      <w:r>
        <w:fldChar w:fldCharType="separate"/>
      </w:r>
      <w:r w:rsidR="0089025C">
        <w:rPr>
          <w:noProof/>
        </w:rPr>
        <w:t>301</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4" w:name="_Ref435438658"/>
      <w:r w:rsidRPr="00AB1781">
        <w:t>K</w:t>
      </w:r>
      <w:r>
        <w:t>athisma</w:t>
      </w:r>
      <w:r w:rsidRPr="00AB1781">
        <w:t xml:space="preserve"> 1</w:t>
      </w:r>
      <w:r>
        <w:t>9</w:t>
      </w:r>
      <w:bookmarkEnd w:id="314"/>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1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183366B" w:rsidR="00086B05" w:rsidRDefault="00086B05" w:rsidP="00E276C1">
      <w:pPr>
        <w:pStyle w:val="Rubric"/>
      </w:pPr>
      <w:r>
        <w:fldChar w:fldCharType="begin"/>
      </w:r>
      <w:r>
        <w:instrText xml:space="preserve"> REF _Ref434580757 \h </w:instrText>
      </w:r>
      <w:r>
        <w:fldChar w:fldCharType="separate"/>
      </w:r>
      <w:r w:rsidR="0089025C">
        <w:t>The Second Canticle: Psalm 135</w:t>
      </w:r>
      <w:r>
        <w:fldChar w:fldCharType="end"/>
      </w:r>
      <w:r>
        <w:t xml:space="preserve">, page </w:t>
      </w:r>
      <w:r>
        <w:fldChar w:fldCharType="begin"/>
      </w:r>
      <w:r>
        <w:instrText xml:space="preserve"> PAGEREF _Ref434580763 \h </w:instrText>
      </w:r>
      <w:r>
        <w:fldChar w:fldCharType="separate"/>
      </w:r>
      <w:r w:rsidR="0089025C">
        <w:rPr>
          <w:noProof/>
        </w:rPr>
        <w:t>332</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5"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5"/>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597BCED" w:rsidR="00F14AA6" w:rsidRDefault="00F14AA6" w:rsidP="00F14AA6">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20"/>
      </w:r>
    </w:p>
    <w:p w14:paraId="0078B0CE" w14:textId="1102F340" w:rsidR="003E6DC3"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025C">
        <w:t>Psalm</w:t>
      </w:r>
      <w:r w:rsidR="0089025C" w:rsidRPr="00AB1781">
        <w:t xml:space="preserve"> 137</w:t>
      </w:r>
      <w:r w:rsidR="0089025C">
        <w:t>: “I will confess You, O Lord, with all my heart”</w:t>
      </w:r>
      <w:r>
        <w:fldChar w:fldCharType="end"/>
      </w:r>
      <w:r>
        <w:t xml:space="preserve">, page </w:t>
      </w:r>
      <w:r>
        <w:fldChar w:fldCharType="begin"/>
      </w:r>
      <w:r>
        <w:instrText xml:space="preserve"> PAGEREF _Ref411968152 \h </w:instrText>
      </w:r>
      <w:r>
        <w:fldChar w:fldCharType="separate"/>
      </w:r>
      <w:r w:rsidR="0089025C">
        <w:rPr>
          <w:noProof/>
        </w:rPr>
        <w:t>302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025C">
        <w:t>Psalm</w:t>
      </w:r>
      <w:r w:rsidR="0089025C" w:rsidRPr="00AB1781">
        <w:t xml:space="preserve"> 140</w:t>
      </w:r>
      <w:r w:rsidR="0089025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025C">
        <w:rPr>
          <w:noProof/>
        </w:rPr>
        <w:t>306</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6"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6"/>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5DA15CC"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9757862"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025C">
        <w:t>Psalm</w:t>
      </w:r>
      <w:r w:rsidR="0089025C" w:rsidRPr="00AB1781">
        <w:t xml:space="preserve"> 140</w:t>
      </w:r>
      <w:r w:rsidR="0089025C">
        <w:t>: “O Lord, I have cried to You, hear me”</w:t>
      </w:r>
      <w:r>
        <w:fldChar w:fldCharType="end"/>
      </w:r>
      <w:r>
        <w:t xml:space="preserve">, page </w:t>
      </w:r>
      <w:r>
        <w:fldChar w:fldCharType="begin"/>
      </w:r>
      <w:r>
        <w:instrText xml:space="preserve"> PAGEREF _Ref411968172 \h </w:instrText>
      </w:r>
      <w:r>
        <w:fldChar w:fldCharType="separate"/>
      </w:r>
      <w:r w:rsidR="0089025C">
        <w:rPr>
          <w:noProof/>
        </w:rPr>
        <w:t>306</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3"/>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7"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7"/>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A1E65F"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40"/>
      </w:r>
    </w:p>
    <w:p w14:paraId="7853C3F1" w14:textId="106DE7A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025C">
        <w:t>Psalm</w:t>
      </w:r>
      <w:r w:rsidR="0089025C" w:rsidRPr="00AB1781">
        <w:t xml:space="preserve"> 141</w:t>
      </w:r>
      <w:r w:rsidR="0089025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025C">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025C">
        <w:t>Psalm</w:t>
      </w:r>
      <w:r w:rsidR="0089025C" w:rsidRPr="00AB1781">
        <w:t xml:space="preserve"> 145</w:t>
      </w:r>
      <w:r w:rsidR="0089025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025C">
        <w:rPr>
          <w:noProof/>
        </w:rPr>
        <w:t>313</w:t>
      </w:r>
      <w:r w:rsidR="00E611C7">
        <w:fldChar w:fldCharType="end"/>
      </w:r>
      <w:r w:rsidR="00E611C7">
        <w:t>.</w:t>
      </w:r>
    </w:p>
    <w:p w14:paraId="51E1BFBF" w14:textId="48E35753" w:rsidR="00E276C1" w:rsidRPr="00E276C1" w:rsidRDefault="00E276C1" w:rsidP="00BF0205">
      <w:pPr>
        <w:pStyle w:val="Heading4"/>
      </w:pPr>
      <w:bookmarkStart w:id="318"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8"/>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60BD4630"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64F3AEC"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025C">
        <w:t>Psalm</w:t>
      </w:r>
      <w:r w:rsidR="0089025C" w:rsidRPr="00AB1781">
        <w:t xml:space="preserve"> 145</w:t>
      </w:r>
      <w:r w:rsidR="0089025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025C">
        <w:rPr>
          <w:noProof/>
        </w:rPr>
        <w:t>313</w:t>
      </w:r>
      <w:r>
        <w:fldChar w:fldCharType="end"/>
      </w:r>
      <w:r>
        <w:t>.</w:t>
      </w:r>
    </w:p>
    <w:p w14:paraId="1BBA4A8E" w14:textId="3A53A20E" w:rsidR="00E276C1" w:rsidRPr="00E276C1" w:rsidRDefault="00E276C1" w:rsidP="00BF0205">
      <w:pPr>
        <w:pStyle w:val="Heading4"/>
      </w:pPr>
      <w:bookmarkStart w:id="319"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9"/>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07D62847" w:rsidR="00F14AA6" w:rsidRDefault="00F14AA6" w:rsidP="00E276C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15BEFCAC"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0" w:name="_Ref435438665"/>
      <w:r w:rsidRPr="00AB1781">
        <w:lastRenderedPageBreak/>
        <w:t>K</w:t>
      </w:r>
      <w:r>
        <w:t>athisma 20</w:t>
      </w:r>
      <w:bookmarkEnd w:id="320"/>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5"/>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5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1"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1"/>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205FBF5"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4475AD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025C">
        <w:t>Psalm</w:t>
      </w:r>
      <w:r w:rsidR="0089025C" w:rsidRPr="00AB1781">
        <w:t xml:space="preserve"> 146</w:t>
      </w:r>
      <w:r w:rsidR="0089025C">
        <w:t>: “Praise the Lord, for psalmody a is good thing”</w:t>
      </w:r>
      <w:r>
        <w:fldChar w:fldCharType="end"/>
      </w:r>
      <w:r>
        <w:t xml:space="preserve">, page </w:t>
      </w:r>
      <w:r>
        <w:fldChar w:fldCharType="begin"/>
      </w:r>
      <w:r>
        <w:instrText xml:space="preserve"> PAGEREF _Ref411968226 \h </w:instrText>
      </w:r>
      <w:r>
        <w:fldChar w:fldCharType="separate"/>
      </w:r>
      <w:r w:rsidR="0089025C">
        <w:rPr>
          <w:noProof/>
        </w:rPr>
        <w:t>314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025C">
        <w:t>Psalm 118 Part 20 (</w:t>
      </w:r>
      <w:r w:rsidR="0089025C" w:rsidRPr="0082523C">
        <w:rPr>
          <w:rFonts w:ascii="Tahoma" w:eastAsia="Tahoma" w:hAnsi="Tahoma" w:cs="Tahoma"/>
          <w:szCs w:val="28"/>
          <w:rtl/>
          <w:lang w:bidi="he-IL"/>
        </w:rPr>
        <w:t>ר</w:t>
      </w:r>
      <w:r w:rsidR="0089025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025C">
        <w:rPr>
          <w:noProof/>
        </w:rPr>
        <w:t>281</w:t>
      </w:r>
      <w:r w:rsidR="00E611C7">
        <w:fldChar w:fldCharType="end"/>
      </w:r>
      <w:r w:rsidR="00E611C7">
        <w:t>.</w:t>
      </w:r>
    </w:p>
    <w:p w14:paraId="16732583" w14:textId="68D0A344" w:rsidR="00E276C1" w:rsidRPr="002A0A20" w:rsidRDefault="002A0A20" w:rsidP="00BF0205">
      <w:pPr>
        <w:pStyle w:val="Heading4"/>
      </w:pPr>
      <w:bookmarkStart w:id="322"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2"/>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B4BCB76"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6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7A9DC0BC"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025C">
        <w:t>Psalm</w:t>
      </w:r>
      <w:r w:rsidR="0089025C" w:rsidRPr="00AB1781">
        <w:t xml:space="preserve"> 147</w:t>
      </w:r>
      <w:r w:rsidR="0089025C">
        <w:t>: “Praise the Lord, O Jerusalem! Praise your God, O Zion”</w:t>
      </w:r>
      <w:r>
        <w:fldChar w:fldCharType="end"/>
      </w:r>
      <w:r>
        <w:t xml:space="preserve"> Page </w:t>
      </w:r>
      <w:r>
        <w:fldChar w:fldCharType="begin"/>
      </w:r>
      <w:r>
        <w:instrText xml:space="preserve"> PAGEREF _Ref411968245 \h </w:instrText>
      </w:r>
      <w:r>
        <w:fldChar w:fldCharType="separate"/>
      </w:r>
      <w:r w:rsidR="0089025C">
        <w:rPr>
          <w:noProof/>
        </w:rPr>
        <w:t>315</w:t>
      </w:r>
      <w:r>
        <w:fldChar w:fldCharType="end"/>
      </w:r>
      <w:r>
        <w:t>.</w:t>
      </w:r>
    </w:p>
    <w:p w14:paraId="1D6C58E5" w14:textId="2704929F" w:rsidR="00E276C1" w:rsidRPr="002A0A20" w:rsidRDefault="002A0A20" w:rsidP="00BF0205">
      <w:pPr>
        <w:pStyle w:val="Heading4"/>
      </w:pPr>
      <w:bookmarkStart w:id="323" w:name="_Ref411968245"/>
      <w:r>
        <w:t>Psalm</w:t>
      </w:r>
      <w:r w:rsidR="00E276C1" w:rsidRPr="00AB1781">
        <w:t xml:space="preserve"> 147</w:t>
      </w:r>
      <w:r>
        <w:t xml:space="preserve">: </w:t>
      </w:r>
      <w:r w:rsidR="00BB3B58">
        <w:t>“</w:t>
      </w:r>
      <w:r>
        <w:t>Praise the Lord, O Jerusalem! Praise your God, O Zion</w:t>
      </w:r>
      <w:r w:rsidR="00BB3B58">
        <w:t>”</w:t>
      </w:r>
      <w:bookmarkEnd w:id="323"/>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5EE3020D"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51FAFD8"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BF2C294"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30868AAC" w:rsidR="00086B05" w:rsidRPr="00AB1781" w:rsidRDefault="00086B05" w:rsidP="00086B05">
      <w:pPr>
        <w:pStyle w:val="Rubric"/>
      </w:pPr>
      <w:r>
        <w:lastRenderedPageBreak/>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7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1"/>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D4E66FA"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4" w:name="_Toc410196196"/>
      <w:bookmarkStart w:id="325" w:name="_Toc410196438"/>
      <w:bookmarkStart w:id="326" w:name="_Toc410196940"/>
    </w:p>
    <w:p w14:paraId="5AB6630A" w14:textId="7A71FD45" w:rsidR="00D31F38" w:rsidRDefault="00D31F38" w:rsidP="00D31F38">
      <w:pPr>
        <w:pStyle w:val="Heading2"/>
      </w:pPr>
      <w:bookmarkStart w:id="327" w:name="_Toc459399187"/>
      <w:r>
        <w:lastRenderedPageBreak/>
        <w:t>The Canticles</w:t>
      </w:r>
      <w:bookmarkEnd w:id="327"/>
    </w:p>
    <w:p w14:paraId="020E29B8" w14:textId="562B7E1E" w:rsidR="00D31F38" w:rsidRDefault="00D31F38" w:rsidP="00D31F38">
      <w:pPr>
        <w:pStyle w:val="Heading3"/>
      </w:pPr>
      <w:bookmarkStart w:id="328" w:name="_Ref448228164"/>
      <w:r>
        <w:t>The First Canticle</w:t>
      </w:r>
      <w:bookmarkEnd w:id="328"/>
    </w:p>
    <w:p w14:paraId="396134CA" w14:textId="3A8C8F71" w:rsidR="00D16E1F" w:rsidRPr="00D16E1F" w:rsidRDefault="00D31F38" w:rsidP="00D16E1F">
      <w:pPr>
        <w:pStyle w:val="Heading4"/>
        <w:rPr>
          <w:lang w:val="en-US"/>
        </w:rPr>
      </w:pPr>
      <w:bookmarkStart w:id="329" w:name="_Ref452619306"/>
      <w:r>
        <w:rPr>
          <w:lang w:val="en-US"/>
        </w:rPr>
        <w:t>The Beginning of the Midnight Praise</w:t>
      </w:r>
      <w:bookmarkEnd w:id="3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0"/>
            <w:r>
              <w:t>Arise</w:t>
            </w:r>
            <w:commentRangeEnd w:id="330"/>
            <w:r>
              <w:rPr>
                <w:rStyle w:val="CommentReference"/>
              </w:rPr>
              <w:commentReference w:id="330"/>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1"/>
            <w:r>
              <w:t>flesh</w:t>
            </w:r>
            <w:commentRangeEnd w:id="331"/>
            <w:r>
              <w:rPr>
                <w:rStyle w:val="CommentReference"/>
              </w:rPr>
              <w:commentReference w:id="331"/>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2"/>
            <w:r w:rsidRPr="004E04E2">
              <w:t xml:space="preserve">send up </w:t>
            </w:r>
            <w:commentRangeEnd w:id="332"/>
            <w:r>
              <w:rPr>
                <w:rStyle w:val="CommentReference"/>
              </w:rPr>
              <w:commentReference w:id="332"/>
            </w:r>
            <w:r>
              <w:t>to</w:t>
            </w:r>
            <w:r w:rsidRPr="004E04E2">
              <w:t xml:space="preserve"> </w:t>
            </w:r>
            <w:r>
              <w:t>You</w:t>
            </w:r>
            <w:r w:rsidRPr="004E04E2">
              <w:t xml:space="preserve"> a befitting </w:t>
            </w:r>
            <w:commentRangeStart w:id="333"/>
            <w:r w:rsidRPr="004E04E2">
              <w:t>doxology</w:t>
            </w:r>
            <w:commentRangeEnd w:id="333"/>
            <w:r>
              <w:rPr>
                <w:rStyle w:val="CommentReference"/>
              </w:rPr>
              <w:commentReference w:id="333"/>
            </w:r>
            <w:r w:rsidRPr="004E04E2">
              <w:t xml:space="preserve">, and win the forgiveness of our many sins: </w:t>
            </w:r>
            <w:commentRangeStart w:id="334"/>
            <w:r w:rsidRPr="004E04E2">
              <w:t xml:space="preserve">Glory to </w:t>
            </w:r>
            <w:r>
              <w:t>You</w:t>
            </w:r>
            <w:r w:rsidRPr="004E04E2">
              <w:t xml:space="preserve"> </w:t>
            </w:r>
            <w:commentRangeEnd w:id="334"/>
            <w:r>
              <w:rPr>
                <w:rStyle w:val="CommentReference"/>
              </w:rPr>
              <w:commentReference w:id="334"/>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5"/>
            <w:r w:rsidRPr="004E04E2">
              <w:t xml:space="preserve">Who </w:t>
            </w:r>
            <w:commentRangeEnd w:id="335"/>
            <w:r>
              <w:rPr>
                <w:rStyle w:val="CommentReference"/>
              </w:rPr>
              <w:commentReference w:id="335"/>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6"/>
            <w:r w:rsidRPr="004E04E2">
              <w:t>to</w:t>
            </w:r>
            <w:r w:rsidR="00985EC5">
              <w:t>wards</w:t>
            </w:r>
            <w:r w:rsidRPr="004E04E2">
              <w:t xml:space="preserve"> the sanctuary</w:t>
            </w:r>
            <w:commentRangeEnd w:id="336"/>
            <w:r>
              <w:rPr>
                <w:rStyle w:val="CommentReference"/>
              </w:rPr>
              <w:commentReference w:id="336"/>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7"/>
            <w:r w:rsidRPr="004E04E2">
              <w:t xml:space="preserve">you out </w:t>
            </w:r>
            <w:commentRangeEnd w:id="337"/>
            <w:r>
              <w:rPr>
                <w:rStyle w:val="CommentReference"/>
              </w:rPr>
              <w:commentReference w:id="337"/>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8"/>
            <w:r w:rsidRPr="004E04E2">
              <w:t xml:space="preserve">supplication </w:t>
            </w:r>
            <w:commentRangeEnd w:id="338"/>
            <w:r>
              <w:rPr>
                <w:rStyle w:val="CommentReference"/>
              </w:rPr>
              <w:commentReference w:id="338"/>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9"/>
            <w:r w:rsidRPr="004E04E2">
              <w:t xml:space="preserve">petition </w:t>
            </w:r>
            <w:commentRangeEnd w:id="339"/>
            <w:r>
              <w:rPr>
                <w:rStyle w:val="CommentReference"/>
              </w:rPr>
              <w:commentReference w:id="339"/>
            </w:r>
            <w:r w:rsidR="00985EC5">
              <w:t>will</w:t>
            </w:r>
            <w:r w:rsidRPr="004E04E2">
              <w:t xml:space="preserve"> come in before </w:t>
            </w:r>
            <w:r>
              <w:t>You</w:t>
            </w:r>
            <w:r w:rsidR="00985EC5">
              <w:t xml:space="preserve">; </w:t>
            </w:r>
            <w:commentRangeStart w:id="340"/>
            <w:r w:rsidRPr="004E04E2">
              <w:t xml:space="preserve">revive </w:t>
            </w:r>
            <w:commentRangeEnd w:id="340"/>
            <w:r>
              <w:rPr>
                <w:rStyle w:val="CommentReference"/>
              </w:rPr>
              <w:commentReference w:id="340"/>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1"/>
            <w:r w:rsidRPr="004E04E2">
              <w:t>pour forth</w:t>
            </w:r>
            <w:commentRangeEnd w:id="341"/>
            <w:r>
              <w:rPr>
                <w:rStyle w:val="CommentReference"/>
              </w:rPr>
              <w:commentReference w:id="341"/>
            </w:r>
            <w:r w:rsidRPr="004E04E2">
              <w:t xml:space="preserve"> </w:t>
            </w:r>
            <w:commentRangeStart w:id="342"/>
            <w:r w:rsidRPr="004E04E2">
              <w:t>blessing</w:t>
            </w:r>
            <w:commentRangeEnd w:id="342"/>
            <w:r>
              <w:rPr>
                <w:rStyle w:val="CommentReference"/>
              </w:rPr>
              <w:commentReference w:id="342"/>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3"/>
            <w:r w:rsidRPr="004E04E2">
              <w:t xml:space="preserve">respond </w:t>
            </w:r>
            <w:commentRangeEnd w:id="343"/>
            <w:r>
              <w:rPr>
                <w:rStyle w:val="CommentReference"/>
              </w:rPr>
              <w:commentReference w:id="343"/>
            </w:r>
            <w:r w:rsidRPr="004E04E2">
              <w:t xml:space="preserve">with </w:t>
            </w:r>
            <w:r>
              <w:t>Your</w:t>
            </w:r>
            <w:r w:rsidR="00985EC5">
              <w:t xml:space="preserve"> words,</w:t>
            </w:r>
            <w:r w:rsidRPr="004E04E2">
              <w:t xml:space="preserve"> for all </w:t>
            </w:r>
            <w:r>
              <w:t>Your</w:t>
            </w:r>
            <w:r w:rsidRPr="004E04E2">
              <w:t xml:space="preserve"> commandments are </w:t>
            </w:r>
            <w:commentRangeStart w:id="344"/>
            <w:r w:rsidRPr="004E04E2">
              <w:t>righteous</w:t>
            </w:r>
            <w:commentRangeEnd w:id="344"/>
            <w:r>
              <w:rPr>
                <w:rStyle w:val="CommentReference"/>
              </w:rPr>
              <w:commentReference w:id="344"/>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5"/>
            <w:r w:rsidRPr="004E04E2">
              <w:t>meditation</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6"/>
            <w:r w:rsidRPr="004E04E2">
              <w:t>always</w:t>
            </w:r>
            <w:commentRangeEnd w:id="346"/>
            <w:r>
              <w:rPr>
                <w:rStyle w:val="CommentReference"/>
              </w:rPr>
              <w:commentReference w:id="346"/>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7"/>
            <w:r w:rsidRPr="004E04E2">
              <w:rPr>
                <w:rFonts w:eastAsia="@MingLiU"/>
              </w:rPr>
              <w:t xml:space="preserve">and </w:t>
            </w:r>
            <w:commentRangeEnd w:id="347"/>
            <w:r>
              <w:rPr>
                <w:rStyle w:val="CommentReference"/>
              </w:rPr>
              <w:commentReference w:id="347"/>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8"/>
            <w:r w:rsidRPr="004E04E2">
              <w:rPr>
                <w:rFonts w:eastAsia="@MingLiU"/>
              </w:rPr>
              <w:t xml:space="preserve">to </w:t>
            </w:r>
            <w:commentRangeEnd w:id="348"/>
            <w:r>
              <w:rPr>
                <w:rStyle w:val="CommentReference"/>
              </w:rPr>
              <w:commentReference w:id="348"/>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9"/>
            <w:r w:rsidRPr="004E04E2">
              <w:t xml:space="preserve">to </w:t>
            </w:r>
            <w:commentRangeEnd w:id="349"/>
            <w:r>
              <w:rPr>
                <w:rStyle w:val="CommentReference"/>
              </w:rPr>
              <w:commentReference w:id="349"/>
            </w:r>
            <w:r>
              <w:t>You</w:t>
            </w:r>
            <w:r w:rsidRPr="004E04E2">
              <w:t>, O Only</w:t>
            </w:r>
            <w:r w:rsidRPr="004E04E2">
              <w:noBreakHyphen/>
            </w:r>
            <w:commentRangeStart w:id="350"/>
            <w:r w:rsidRPr="004E04E2">
              <w:t>Begotten</w:t>
            </w:r>
            <w:commentRangeEnd w:id="350"/>
            <w:r>
              <w:rPr>
                <w:rStyle w:val="CommentReference"/>
              </w:rPr>
              <w:commentReference w:id="350"/>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1"/>
            <w:r w:rsidRPr="004E04E2">
              <w:t xml:space="preserve">utter </w:t>
            </w:r>
            <w:commentRangeEnd w:id="351"/>
            <w:r>
              <w:rPr>
                <w:rStyle w:val="CommentReference"/>
              </w:rPr>
              <w:commentReference w:id="351"/>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89025C">
        <w:rPr>
          <w:noProof/>
        </w:rPr>
        <w:t>915</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2" w:name="_Ref452619365"/>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bookmarkEnd w:id="352"/>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2" w:name="_Ref452619450"/>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bookmarkEnd w:id="37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bookmarkStart w:id="398" w:name="_Ref452619541"/>
      <w:r>
        <w:t>Psali Adam</w:t>
      </w:r>
      <w:bookmarkEnd w:id="393"/>
      <w:bookmarkEnd w:id="394"/>
      <w:bookmarkEnd w:id="395"/>
      <w:bookmarkEnd w:id="396"/>
      <w:bookmarkEnd w:id="397"/>
      <w:r w:rsidR="009E143A">
        <w:t xml:space="preserve"> on the First Canticle</w:t>
      </w:r>
      <w:bookmarkEnd w:id="398"/>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9"/>
            <w:r>
              <w:t xml:space="preserve">The </w:t>
            </w:r>
            <w:commentRangeEnd w:id="399"/>
            <w:r>
              <w:rPr>
                <w:rStyle w:val="CommentReference"/>
                <w:lang w:val="en-CA"/>
              </w:rPr>
              <w:commentReference w:id="399"/>
            </w:r>
            <w:r>
              <w:t xml:space="preserve">water of the sea was parted into parts, And the great deep became a </w:t>
            </w:r>
            <w:commentRangeStart w:id="400"/>
            <w:r>
              <w:t>path</w:t>
            </w:r>
            <w:commentRangeEnd w:id="400"/>
            <w:r>
              <w:rPr>
                <w:rStyle w:val="CommentReference"/>
                <w:lang w:val="en-CA"/>
              </w:rPr>
              <w:commentReference w:id="400"/>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1"/>
            <w:r w:rsidRPr="00D33B3C">
              <w:rPr>
                <w:rFonts w:ascii="Times New Roman" w:hAnsi="Times New Roman" w:cs="Times New Roman"/>
              </w:rPr>
              <w:t>Ϧ</w:t>
            </w:r>
            <w:r w:rsidRPr="00D33B3C">
              <w:t>ⲉⲛ</w:t>
            </w:r>
            <w:commentRangeEnd w:id="401"/>
            <w:r>
              <w:rPr>
                <w:rStyle w:val="CommentReference"/>
                <w:rFonts w:ascii="Garamond" w:hAnsi="Garamond" w:cstheme="minorBidi"/>
                <w:noProof w:val="0"/>
                <w:lang w:val="en-CA"/>
              </w:rPr>
              <w:commentReference w:id="401"/>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2"/>
            <w:r>
              <w:t xml:space="preserve">miraculous </w:t>
            </w:r>
            <w:commentRangeEnd w:id="402"/>
            <w:r>
              <w:rPr>
                <w:rStyle w:val="CommentReference"/>
                <w:lang w:val="en-CA"/>
              </w:rPr>
              <w:commentReference w:id="402"/>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3"/>
            <w:r>
              <w:t xml:space="preserve">passed </w:t>
            </w:r>
            <w:commentRangeEnd w:id="403"/>
            <w:r>
              <w:rPr>
                <w:rStyle w:val="CommentReference"/>
                <w:lang w:val="en-CA"/>
              </w:rPr>
              <w:commentReference w:id="403"/>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4"/>
            <w:r>
              <w:t xml:space="preserve">praising </w:t>
            </w:r>
            <w:commentRangeEnd w:id="404"/>
            <w:r>
              <w:rPr>
                <w:rStyle w:val="CommentReference"/>
                <w:lang w:val="en-CA"/>
              </w:rPr>
              <w:commentReference w:id="404"/>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05"/>
            <w:r>
              <w:t xml:space="preserve"> </w:t>
            </w:r>
            <w:commentRangeEnd w:id="405"/>
            <w:r>
              <w:rPr>
                <w:rStyle w:val="CommentReference"/>
                <w:lang w:val="en-CA"/>
              </w:rPr>
              <w:commentReference w:id="405"/>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025C">
        <w:rPr>
          <w:noProof/>
        </w:rPr>
        <w:t>426</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89025C">
        <w:rPr>
          <w:noProof/>
        </w:rPr>
        <w:t>930</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89025C">
        <w:rPr>
          <w:noProof/>
        </w:rPr>
        <w:t>338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06" w:name="_Ref449954885"/>
      <w:bookmarkStart w:id="407" w:name="_Ref448228178"/>
      <w:r>
        <w:t>The Second Canticle</w:t>
      </w:r>
      <w:bookmarkEnd w:id="406"/>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89025C">
        <w:rPr>
          <w:noProof/>
        </w:rPr>
        <w:t>934</w:t>
      </w:r>
      <w:r w:rsidR="007F3F25">
        <w:fldChar w:fldCharType="end"/>
      </w:r>
      <w:r>
        <w:t>, is said.</w:t>
      </w:r>
    </w:p>
    <w:p w14:paraId="55F7FEC9" w14:textId="77777777" w:rsidR="00344A59" w:rsidRDefault="00344A59" w:rsidP="00344A59">
      <w:pPr>
        <w:pStyle w:val="Heading4"/>
      </w:pPr>
      <w:bookmarkStart w:id="408" w:name="_Toc297322055"/>
      <w:bookmarkStart w:id="409" w:name="_Toc297407700"/>
      <w:bookmarkStart w:id="410" w:name="_Ref297493889"/>
      <w:bookmarkStart w:id="411" w:name="_Toc298445752"/>
      <w:bookmarkStart w:id="412" w:name="_Toc298681235"/>
      <w:bookmarkStart w:id="413" w:name="_Toc298447477"/>
      <w:bookmarkStart w:id="414" w:name="_Toc308441895"/>
      <w:bookmarkStart w:id="415" w:name="_Ref434580757"/>
      <w:bookmarkStart w:id="416" w:name="_Ref434580763"/>
      <w:bookmarkStart w:id="417" w:name="_Ref452619873"/>
      <w:bookmarkStart w:id="418" w:name="_Ref452619877"/>
      <w:r>
        <w:t>The Second Canticle: Psalm 135</w:t>
      </w:r>
      <w:bookmarkEnd w:id="408"/>
      <w:bookmarkEnd w:id="409"/>
      <w:bookmarkEnd w:id="410"/>
      <w:bookmarkEnd w:id="411"/>
      <w:bookmarkEnd w:id="412"/>
      <w:bookmarkEnd w:id="413"/>
      <w:bookmarkEnd w:id="414"/>
      <w:bookmarkEnd w:id="415"/>
      <w:bookmarkEnd w:id="416"/>
      <w:bookmarkEnd w:id="417"/>
      <w:bookmarkEnd w:id="418"/>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9"/>
            <w:r w:rsidRPr="00FC3604">
              <w:t>Ⲉⲩⲕ̀ⲗⲏⲣⲟⲛⲟⲙⲓⲁ̀ ⲙ̀ⲡⲉϥⲃⲱⲕ ⲡⲓⲥ̅ⲗ̅</w:t>
            </w:r>
            <w:r w:rsidRPr="00597158">
              <w:t xml:space="preserve"> </w:t>
            </w:r>
            <w:commentRangeEnd w:id="419"/>
            <w:r>
              <w:rPr>
                <w:rStyle w:val="CommentReference"/>
                <w:rFonts w:ascii="Garamond" w:hAnsi="Garamond" w:cstheme="minorBidi"/>
                <w:noProof w:val="0"/>
                <w:lang w:val="en-CA"/>
              </w:rPr>
              <w:commentReference w:id="419"/>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0" w:name="_Toc297322056"/>
      <w:bookmarkStart w:id="421" w:name="_Toc297407701"/>
      <w:bookmarkStart w:id="422" w:name="_Toc298445753"/>
      <w:bookmarkStart w:id="423" w:name="_Toc298681236"/>
      <w:bookmarkStart w:id="424" w:name="_Toc298447478"/>
      <w:bookmarkStart w:id="425" w:name="_Ref452619883"/>
      <w:r>
        <w:t>Psali Adam</w:t>
      </w:r>
      <w:bookmarkEnd w:id="420"/>
      <w:bookmarkEnd w:id="421"/>
      <w:bookmarkEnd w:id="422"/>
      <w:bookmarkEnd w:id="423"/>
      <w:bookmarkEnd w:id="424"/>
      <w:r>
        <w:t xml:space="preserve"> on the Second Canticle</w:t>
      </w:r>
      <w:bookmarkEnd w:id="425"/>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025C">
        <w:rPr>
          <w:noProof/>
        </w:rPr>
        <w:t>938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6"/>
            <w:r w:rsidRPr="004C0CA2">
              <w:t xml:space="preserve">brought </w:t>
            </w:r>
            <w:commentRangeEnd w:id="426"/>
            <w:r>
              <w:rPr>
                <w:rStyle w:val="CommentReference"/>
                <w:rFonts w:eastAsiaTheme="minorHAnsi" w:cstheme="minorBidi"/>
                <w:color w:val="auto"/>
                <w:lang w:val="en-CA"/>
              </w:rPr>
              <w:commentReference w:id="426"/>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025C">
        <w:rPr>
          <w:noProof/>
        </w:rPr>
        <w:t>989</w:t>
      </w:r>
      <w:r>
        <w:fldChar w:fldCharType="end"/>
      </w:r>
      <w:r>
        <w:t>.</w:t>
      </w:r>
    </w:p>
    <w:bookmarkEnd w:id="407"/>
    <w:p w14:paraId="2E7A68B9" w14:textId="4BEF5E0D" w:rsidR="00D31F38" w:rsidRDefault="00D31F38" w:rsidP="00D31F38">
      <w:pPr>
        <w:jc w:val="left"/>
      </w:pPr>
    </w:p>
    <w:p w14:paraId="2CF40924" w14:textId="6307B7EC" w:rsidR="00A7333E" w:rsidRDefault="00A7333E" w:rsidP="00A7333E">
      <w:pPr>
        <w:pStyle w:val="Heading3"/>
      </w:pPr>
      <w:bookmarkStart w:id="427" w:name="_Ref449954950"/>
      <w:bookmarkStart w:id="428" w:name="_Ref448228188"/>
      <w:r>
        <w:t>Additional Canticles for the Vigil of Joyous Saturday from the Old Testament</w:t>
      </w:r>
      <w:bookmarkEnd w:id="427"/>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29"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0" w:name="_Ref450335240"/>
      <w:bookmarkEnd w:id="429"/>
      <w:r>
        <w:t>Additional Canticles for the Vigil of Joyous Saturday from the New Testament</w:t>
      </w:r>
      <w:r w:rsidR="00680B91">
        <w:rPr>
          <w:rStyle w:val="FootnoteReference"/>
        </w:rPr>
        <w:footnoteReference w:id="892"/>
      </w:r>
      <w:bookmarkEnd w:id="430"/>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1" w:name="_Ref452620197"/>
      <w:r>
        <w:t>The Third Canticle</w:t>
      </w:r>
      <w:bookmarkStart w:id="432" w:name="_Toc297322057"/>
      <w:bookmarkStart w:id="433" w:name="_Toc297407702"/>
      <w:bookmarkStart w:id="434" w:name="_Toc298445754"/>
      <w:bookmarkStart w:id="435" w:name="_Toc298681237"/>
      <w:bookmarkStart w:id="436" w:name="_Toc298447479"/>
      <w:bookmarkStart w:id="437" w:name="_Toc308441896"/>
      <w:bookmarkEnd w:id="428"/>
      <w:bookmarkEnd w:id="431"/>
    </w:p>
    <w:bookmarkEnd w:id="432"/>
    <w:bookmarkEnd w:id="433"/>
    <w:bookmarkEnd w:id="434"/>
    <w:bookmarkEnd w:id="435"/>
    <w:bookmarkEnd w:id="436"/>
    <w:bookmarkEnd w:id="437"/>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8"/>
            <w:r w:rsidRPr="00BE273A">
              <w:t xml:space="preserve">Blessed </w:t>
            </w:r>
            <w:commentRangeEnd w:id="438"/>
            <w:r w:rsidRPr="00BE273A">
              <w:rPr>
                <w:rStyle w:val="CommentReference"/>
                <w:rFonts w:eastAsiaTheme="minorHAnsi"/>
                <w:sz w:val="24"/>
              </w:rPr>
              <w:commentReference w:id="438"/>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39"/>
            <w:r w:rsidRPr="00BE273A">
              <w:t>heaven</w:t>
            </w:r>
            <w:commentRangeEnd w:id="439"/>
            <w:r w:rsidRPr="00BE273A">
              <w:rPr>
                <w:rStyle w:val="CommentReference"/>
                <w:rFonts w:eastAsiaTheme="minorHAnsi"/>
                <w:sz w:val="24"/>
              </w:rPr>
              <w:commentReference w:id="439"/>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0"/>
            <w:r w:rsidRPr="00BE273A">
              <w:t xml:space="preserve">clouds </w:t>
            </w:r>
            <w:commentRangeEnd w:id="440"/>
            <w:r w:rsidRPr="00BE273A">
              <w:rPr>
                <w:rStyle w:val="CommentReference"/>
                <w:rFonts w:eastAsiaTheme="minorHAnsi"/>
                <w:sz w:val="24"/>
              </w:rPr>
              <w:commentReference w:id="440"/>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1"/>
            <w:r w:rsidRPr="00BE273A">
              <w:t xml:space="preserve">Bless </w:t>
            </w:r>
            <w:commentRangeEnd w:id="441"/>
            <w:r w:rsidRPr="00BE273A">
              <w:rPr>
                <w:rStyle w:val="CommentReference"/>
                <w:rFonts w:eastAsiaTheme="minorHAnsi"/>
                <w:sz w:val="24"/>
              </w:rPr>
              <w:commentReference w:id="441"/>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2"/>
            <w:r w:rsidRPr="00BE273A">
              <w:t>falling snow</w:t>
            </w:r>
            <w:commentRangeEnd w:id="442"/>
            <w:r w:rsidRPr="00BE273A">
              <w:rPr>
                <w:rStyle w:val="CommentReference"/>
                <w:rFonts w:eastAsiaTheme="minorHAnsi"/>
                <w:sz w:val="24"/>
              </w:rPr>
              <w:commentReference w:id="442"/>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3"/>
            <w:r w:rsidRPr="00BE273A">
              <w:t xml:space="preserve">Bless </w:t>
            </w:r>
            <w:commentRangeEnd w:id="443"/>
            <w:r w:rsidRPr="00BE273A">
              <w:rPr>
                <w:rStyle w:val="CommentReference"/>
                <w:rFonts w:eastAsiaTheme="minorHAnsi"/>
                <w:sz w:val="24"/>
              </w:rPr>
              <w:commentReference w:id="443"/>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5"/>
            <w:r w:rsidRPr="00BE273A">
              <w:t>whales</w:t>
            </w:r>
            <w:r w:rsidR="007757C9">
              <w:rPr>
                <w:rStyle w:val="FootnoteReference"/>
              </w:rPr>
              <w:footnoteReference w:id="897"/>
            </w:r>
            <w:r w:rsidRPr="00BE273A">
              <w:t xml:space="preserve"> </w:t>
            </w:r>
            <w:commentRangeEnd w:id="445"/>
            <w:r w:rsidRPr="00BE273A">
              <w:rPr>
                <w:rStyle w:val="CommentReference"/>
                <w:rFonts w:eastAsiaTheme="minorHAnsi"/>
                <w:sz w:val="24"/>
              </w:rPr>
              <w:commentReference w:id="445"/>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6"/>
            <w:r w:rsidRPr="00BE273A">
              <w:t xml:space="preserve"> </w:t>
            </w:r>
            <w:commentRangeEnd w:id="446"/>
            <w:r w:rsidRPr="00BE273A">
              <w:rPr>
                <w:rStyle w:val="CommentReference"/>
                <w:rFonts w:eastAsiaTheme="minorHAnsi"/>
                <w:sz w:val="24"/>
              </w:rPr>
              <w:commentReference w:id="446"/>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7"/>
            <w:r w:rsidRPr="00BE273A">
              <w:t xml:space="preserve"> </w:t>
            </w:r>
            <w:commentRangeEnd w:id="447"/>
            <w:r w:rsidRPr="00BE273A">
              <w:rPr>
                <w:rStyle w:val="CommentReference"/>
                <w:rFonts w:eastAsiaTheme="minorHAnsi"/>
                <w:sz w:val="24"/>
              </w:rPr>
              <w:commentReference w:id="447"/>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48"/>
            <w:r w:rsidR="00D31F38" w:rsidRPr="00BE273A">
              <w:t xml:space="preserve">of </w:t>
            </w:r>
            <w:commentRangeEnd w:id="448"/>
            <w:r w:rsidR="00D31F38" w:rsidRPr="00BE273A">
              <w:rPr>
                <w:rStyle w:val="CommentReference"/>
                <w:rFonts w:eastAsiaTheme="minorHAnsi"/>
                <w:sz w:val="24"/>
              </w:rPr>
              <w:commentReference w:id="448"/>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0" w:name="_Toc297322058"/>
      <w:bookmarkStart w:id="451" w:name="_Toc297407703"/>
      <w:bookmarkStart w:id="452" w:name="_Toc298445755"/>
      <w:bookmarkStart w:id="453" w:name="_Toc298681238"/>
      <w:bookmarkStart w:id="454"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5"/>
            <w:r w:rsidRPr="00BE273A">
              <w:t xml:space="preserve">Blessed </w:t>
            </w:r>
            <w:commentRangeEnd w:id="455"/>
            <w:r w:rsidRPr="00BE273A">
              <w:rPr>
                <w:rStyle w:val="CommentReference"/>
                <w:rFonts w:eastAsiaTheme="minorHAnsi"/>
                <w:sz w:val="24"/>
              </w:rPr>
              <w:commentReference w:id="455"/>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6"/>
            <w:r w:rsidRPr="00BE273A">
              <w:t>heaven</w:t>
            </w:r>
            <w:commentRangeEnd w:id="456"/>
            <w:r w:rsidRPr="00BE273A">
              <w:rPr>
                <w:rStyle w:val="CommentReference"/>
                <w:rFonts w:eastAsiaTheme="minorHAnsi"/>
                <w:sz w:val="24"/>
              </w:rPr>
              <w:commentReference w:id="456"/>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7"/>
            <w:r w:rsidRPr="00BE273A">
              <w:t>falling snow</w:t>
            </w:r>
            <w:commentRangeEnd w:id="457"/>
            <w:r w:rsidRPr="00BE273A">
              <w:rPr>
                <w:rStyle w:val="CommentReference"/>
                <w:rFonts w:eastAsiaTheme="minorHAnsi"/>
                <w:sz w:val="24"/>
              </w:rPr>
              <w:commentReference w:id="457"/>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8"/>
            <w:r w:rsidRPr="00BE273A">
              <w:t xml:space="preserve">Bless </w:t>
            </w:r>
            <w:commentRangeEnd w:id="458"/>
            <w:r w:rsidRPr="00BE273A">
              <w:rPr>
                <w:rStyle w:val="CommentReference"/>
                <w:rFonts w:eastAsiaTheme="minorHAnsi"/>
                <w:sz w:val="24"/>
              </w:rPr>
              <w:commentReference w:id="458"/>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9"/>
            <w:r w:rsidRPr="00BE273A">
              <w:t xml:space="preserve">Bless </w:t>
            </w:r>
            <w:commentRangeEnd w:id="459"/>
            <w:r w:rsidRPr="00BE273A">
              <w:rPr>
                <w:rStyle w:val="CommentReference"/>
                <w:rFonts w:eastAsiaTheme="minorHAnsi"/>
                <w:sz w:val="24"/>
              </w:rPr>
              <w:commentReference w:id="459"/>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0"/>
            <w:r w:rsidRPr="00BE273A">
              <w:t xml:space="preserve"> </w:t>
            </w:r>
            <w:commentRangeEnd w:id="460"/>
            <w:r w:rsidRPr="00BE273A">
              <w:rPr>
                <w:rStyle w:val="CommentReference"/>
                <w:rFonts w:eastAsiaTheme="minorHAnsi"/>
                <w:sz w:val="24"/>
              </w:rPr>
              <w:commentReference w:id="460"/>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1"/>
            <w:r w:rsidR="003758F4" w:rsidRPr="00BE273A">
              <w:t xml:space="preserve">of </w:t>
            </w:r>
            <w:commentRangeEnd w:id="461"/>
            <w:r w:rsidR="003758F4" w:rsidRPr="00BE273A">
              <w:rPr>
                <w:rStyle w:val="CommentReference"/>
                <w:rFonts w:eastAsiaTheme="minorHAnsi"/>
                <w:sz w:val="24"/>
              </w:rPr>
              <w:commentReference w:id="461"/>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3" w:name="_Ref452620282"/>
      <w:r>
        <w:t>Psali Batos</w:t>
      </w:r>
      <w:bookmarkEnd w:id="450"/>
      <w:bookmarkEnd w:id="451"/>
      <w:bookmarkEnd w:id="452"/>
      <w:bookmarkEnd w:id="453"/>
      <w:bookmarkEnd w:id="454"/>
      <w:r w:rsidR="009E143A">
        <w:t xml:space="preserve"> on the Third Canticle</w:t>
      </w:r>
      <w:bookmarkEnd w:id="463"/>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lastRenderedPageBreak/>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64"/>
            <w:r>
              <w:t>Giver</w:t>
            </w:r>
            <w:r w:rsidRPr="00C05A5B">
              <w:t xml:space="preserve"> </w:t>
            </w:r>
            <w:commentRangeEnd w:id="464"/>
            <w:r>
              <w:rPr>
                <w:rStyle w:val="CommentReference"/>
                <w:rFonts w:eastAsiaTheme="minorHAnsi" w:cstheme="minorBidi"/>
                <w:color w:val="auto"/>
                <w:lang w:val="en-CA"/>
              </w:rPr>
              <w:commentReference w:id="464"/>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5"/>
            <w:r w:rsidRPr="00C05A5B">
              <w:t>nanias</w:t>
            </w:r>
            <w:commentRangeEnd w:id="465"/>
            <w:r>
              <w:rPr>
                <w:rStyle w:val="CommentReference"/>
                <w:rFonts w:eastAsiaTheme="minorHAnsi" w:cstheme="minorBidi"/>
                <w:color w:val="auto"/>
                <w:lang w:val="en-CA"/>
              </w:rPr>
              <w:commentReference w:id="465"/>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6"/>
            <w:r w:rsidRPr="00C05A5B">
              <w:t>Morning</w:t>
            </w:r>
            <w:commentRangeEnd w:id="466"/>
            <w:r>
              <w:rPr>
                <w:rStyle w:val="CommentReference"/>
                <w:rFonts w:eastAsiaTheme="minorHAnsi" w:cstheme="minorBidi"/>
                <w:color w:val="auto"/>
                <w:lang w:val="en-CA"/>
              </w:rPr>
              <w:commentReference w:id="466"/>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7"/>
            <w:r w:rsidRPr="00C05A5B">
              <w:t>Emmanuel</w:t>
            </w:r>
            <w:commentRangeEnd w:id="467"/>
            <w:r>
              <w:rPr>
                <w:rStyle w:val="CommentReference"/>
                <w:rFonts w:eastAsiaTheme="minorHAnsi" w:cstheme="minorBidi"/>
                <w:color w:val="auto"/>
                <w:lang w:val="en-CA"/>
              </w:rPr>
              <w:commentReference w:id="467"/>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8"/>
            <w:r w:rsidRPr="00C05A5B">
              <w:t xml:space="preserve">Proclaim </w:t>
            </w:r>
            <w:commentRangeEnd w:id="468"/>
            <w:r>
              <w:rPr>
                <w:rStyle w:val="CommentReference"/>
                <w:rFonts w:eastAsiaTheme="minorHAnsi" w:cstheme="minorBidi"/>
                <w:color w:val="auto"/>
                <w:lang w:val="en-CA"/>
              </w:rPr>
              <w:commentReference w:id="468"/>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9"/>
            <w:r>
              <w:t>persevere</w:t>
            </w:r>
            <w:commentRangeEnd w:id="469"/>
            <w:r>
              <w:rPr>
                <w:rStyle w:val="CommentReference"/>
                <w:rFonts w:eastAsiaTheme="minorHAnsi" w:cstheme="minorBidi"/>
                <w:color w:val="auto"/>
                <w:lang w:val="en-CA"/>
              </w:rPr>
              <w:commentReference w:id="469"/>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0"/>
            <w:r>
              <w:t>presbyters</w:t>
            </w:r>
            <w:commentRangeEnd w:id="470"/>
            <w:r>
              <w:rPr>
                <w:rStyle w:val="CommentReference"/>
                <w:rFonts w:eastAsiaTheme="minorHAnsi" w:cstheme="minorBidi"/>
                <w:color w:val="auto"/>
                <w:lang w:val="en-CA"/>
              </w:rPr>
              <w:commentReference w:id="470"/>
            </w:r>
            <w:r w:rsidRPr="00C05A5B">
              <w:t>:</w:t>
            </w:r>
          </w:p>
          <w:p w14:paraId="0639E799" w14:textId="42F5BA8C" w:rsidR="00D31F38" w:rsidRDefault="00985EC5" w:rsidP="00E35F1F">
            <w:pPr>
              <w:pStyle w:val="EngHang"/>
            </w:pPr>
            <w:r>
              <w:t>“</w:t>
            </w:r>
            <w:commentRangeStart w:id="471"/>
            <w:r w:rsidR="00D31F38">
              <w:t>Bless</w:t>
            </w:r>
            <w:commentRangeEnd w:id="471"/>
            <w:r w:rsidR="00D31F38">
              <w:rPr>
                <w:rStyle w:val="CommentReference"/>
                <w:rFonts w:eastAsiaTheme="minorHAnsi" w:cstheme="minorBidi"/>
                <w:color w:val="auto"/>
                <w:lang w:val="en-CA"/>
              </w:rPr>
              <w:commentReference w:id="471"/>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2"/>
            <w:r>
              <w:t>day</w:t>
            </w:r>
            <w:commentRangeEnd w:id="472"/>
            <w:r>
              <w:rPr>
                <w:rStyle w:val="CommentReference"/>
                <w:rFonts w:eastAsiaTheme="minorHAnsi" w:cstheme="minorBidi"/>
                <w:color w:val="auto"/>
                <w:lang w:val="en-CA"/>
              </w:rPr>
              <w:commentReference w:id="472"/>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3"/>
            <w:r w:rsidRPr="00C05A5B">
              <w:t xml:space="preserve">souls </w:t>
            </w:r>
            <w:commentRangeEnd w:id="473"/>
            <w:r>
              <w:rPr>
                <w:rStyle w:val="CommentReference"/>
                <w:rFonts w:eastAsiaTheme="minorHAnsi" w:cstheme="minorBidi"/>
                <w:color w:val="auto"/>
                <w:lang w:val="en-CA"/>
              </w:rPr>
              <w:commentReference w:id="473"/>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74"/>
            <w:r w:rsidRPr="00C05A5B">
              <w:t>sea</w:t>
            </w:r>
            <w:commentRangeEnd w:id="474"/>
            <w:r>
              <w:rPr>
                <w:rStyle w:val="CommentReference"/>
                <w:rFonts w:eastAsiaTheme="minorHAnsi" w:cstheme="minorBidi"/>
                <w:color w:val="auto"/>
                <w:lang w:val="en-CA"/>
              </w:rPr>
              <w:commentReference w:id="474"/>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5"/>
            <w:r w:rsidR="00D31F38" w:rsidRPr="00C05A5B">
              <w:t xml:space="preserve">all </w:t>
            </w:r>
            <w:commentRangeEnd w:id="475"/>
            <w:r w:rsidR="00D31F38">
              <w:rPr>
                <w:rStyle w:val="CommentReference"/>
                <w:rFonts w:eastAsiaTheme="minorHAnsi" w:cstheme="minorBidi"/>
                <w:color w:val="auto"/>
                <w:lang w:val="en-CA"/>
              </w:rPr>
              <w:commentReference w:id="475"/>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6"/>
            <w:r w:rsidRPr="00C05A5B">
              <w:t>heretics</w:t>
            </w:r>
            <w:commentRangeEnd w:id="476"/>
            <w:r>
              <w:rPr>
                <w:rStyle w:val="CommentReference"/>
                <w:rFonts w:eastAsiaTheme="minorHAnsi" w:cstheme="minorBidi"/>
                <w:color w:val="auto"/>
                <w:lang w:val="en-CA"/>
              </w:rPr>
              <w:commentReference w:id="476"/>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7"/>
            <w:r w:rsidRPr="00C05A5B">
              <w:t xml:space="preserve">spirits </w:t>
            </w:r>
            <w:commentRangeEnd w:id="477"/>
            <w:r>
              <w:rPr>
                <w:rStyle w:val="CommentReference"/>
                <w:rFonts w:eastAsiaTheme="minorHAnsi" w:cstheme="minorBidi"/>
                <w:color w:val="auto"/>
                <w:lang w:val="en-CA"/>
              </w:rPr>
              <w:commentReference w:id="477"/>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8"/>
            <w:r>
              <w:t>contrite</w:t>
            </w:r>
            <w:r w:rsidRPr="00C05A5B">
              <w:t xml:space="preserve"> </w:t>
            </w:r>
            <w:commentRangeEnd w:id="478"/>
            <w:r>
              <w:rPr>
                <w:rStyle w:val="CommentReference"/>
                <w:rFonts w:eastAsiaTheme="minorHAnsi" w:cstheme="minorBidi"/>
                <w:color w:val="auto"/>
                <w:lang w:val="en-CA"/>
              </w:rPr>
              <w:commentReference w:id="478"/>
            </w:r>
            <w:commentRangeStart w:id="479"/>
            <w:r w:rsidRPr="00C05A5B">
              <w:t>hearts</w:t>
            </w:r>
            <w:commentRangeEnd w:id="479"/>
            <w:r>
              <w:rPr>
                <w:rStyle w:val="CommentReference"/>
                <w:rFonts w:eastAsiaTheme="minorHAnsi" w:cstheme="minorBidi"/>
                <w:color w:val="auto"/>
                <w:lang w:val="en-CA"/>
              </w:rPr>
              <w:commentReference w:id="479"/>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0"/>
            <w:r w:rsidRPr="00C05A5B">
              <w:t>Make haste and be very attentive</w:t>
            </w:r>
            <w:commentRangeEnd w:id="480"/>
            <w:r>
              <w:rPr>
                <w:rStyle w:val="CommentReference"/>
                <w:rFonts w:eastAsiaTheme="minorHAnsi" w:cstheme="minorBidi"/>
                <w:color w:val="auto"/>
                <w:lang w:val="en-CA"/>
              </w:rPr>
              <w:commentReference w:id="480"/>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1"/>
            <w:r w:rsidRPr="00C05A5B">
              <w:t xml:space="preserve">righteous </w:t>
            </w:r>
            <w:commentRangeEnd w:id="481"/>
            <w:r>
              <w:rPr>
                <w:rStyle w:val="CommentReference"/>
                <w:rFonts w:eastAsiaTheme="minorHAnsi" w:cstheme="minorBidi"/>
                <w:color w:val="auto"/>
                <w:lang w:val="en-CA"/>
              </w:rPr>
              <w:commentReference w:id="481"/>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2"/>
            <w:r w:rsidR="00D31F38">
              <w:t>condemned</w:t>
            </w:r>
            <w:commentRangeEnd w:id="482"/>
            <w:r w:rsidR="00D31F38">
              <w:rPr>
                <w:rStyle w:val="CommentReference"/>
                <w:rFonts w:eastAsiaTheme="minorHAnsi" w:cstheme="minorBidi"/>
                <w:color w:val="auto"/>
                <w:lang w:val="en-CA"/>
              </w:rPr>
              <w:commentReference w:id="482"/>
            </w:r>
            <w:r w:rsidR="00D31F38" w:rsidRPr="00C05A5B">
              <w:t xml:space="preserve">, </w:t>
            </w:r>
          </w:p>
          <w:p w14:paraId="25CD9610" w14:textId="77777777" w:rsidR="00D31F38" w:rsidRDefault="00D31F38" w:rsidP="00E35F1F">
            <w:pPr>
              <w:pStyle w:val="EngHang"/>
            </w:pPr>
            <w:r w:rsidRPr="00C05A5B">
              <w:t xml:space="preserve">That he may </w:t>
            </w:r>
            <w:commentRangeStart w:id="483"/>
            <w:r w:rsidRPr="00C05A5B">
              <w:t xml:space="preserve">join </w:t>
            </w:r>
            <w:commentRangeEnd w:id="483"/>
            <w:r>
              <w:rPr>
                <w:rStyle w:val="CommentReference"/>
                <w:rFonts w:eastAsiaTheme="minorHAnsi" w:cstheme="minorBidi"/>
                <w:color w:val="auto"/>
                <w:lang w:val="en-CA"/>
              </w:rPr>
              <w:commentReference w:id="483"/>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025C">
        <w:rPr>
          <w:noProof/>
        </w:rPr>
        <w:t>942</w:t>
      </w:r>
      <w:r>
        <w:fldChar w:fldCharType="end"/>
      </w:r>
      <w:r>
        <w:t>.</w:t>
      </w:r>
    </w:p>
    <w:p w14:paraId="1CC85704" w14:textId="77777777" w:rsidR="00D31F38" w:rsidRDefault="00D31F38" w:rsidP="00F4219E">
      <w:pPr>
        <w:pStyle w:val="Heading3"/>
      </w:pPr>
      <w:bookmarkStart w:id="484" w:name="_Toc297322059"/>
      <w:bookmarkStart w:id="485" w:name="_Toc297407704"/>
      <w:bookmarkStart w:id="486" w:name="_Toc298445756"/>
      <w:bookmarkStart w:id="487" w:name="_Toc298681239"/>
      <w:bookmarkStart w:id="488" w:name="_Toc298447481"/>
      <w:bookmarkStart w:id="489" w:name="_Ref452620367"/>
      <w:bookmarkStart w:id="490" w:name="_Ref452620370"/>
      <w:r>
        <w:lastRenderedPageBreak/>
        <w:t>We Follow You</w:t>
      </w:r>
      <w:bookmarkEnd w:id="484"/>
      <w:bookmarkEnd w:id="485"/>
      <w:bookmarkEnd w:id="486"/>
      <w:bookmarkEnd w:id="487"/>
      <w:bookmarkEnd w:id="488"/>
      <w:bookmarkEnd w:id="489"/>
      <w:bookmarkEnd w:id="490"/>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1" w:name="_Toc297322060"/>
      <w:bookmarkStart w:id="492" w:name="_Toc297407705"/>
      <w:bookmarkStart w:id="493" w:name="_Toc298445757"/>
      <w:bookmarkStart w:id="494" w:name="_Toc298681240"/>
      <w:bookmarkStart w:id="495" w:name="_Toc298447482"/>
      <w:bookmarkStart w:id="496" w:name="_Toc308441897"/>
      <w:bookmarkStart w:id="497" w:name="_Ref448228216"/>
      <w:bookmarkStart w:id="498" w:name="_Ref448228224"/>
      <w:bookmarkStart w:id="499" w:name="_Ref452620378"/>
      <w:bookmarkStart w:id="500" w:name="_Ref452620382"/>
      <w:r>
        <w:lastRenderedPageBreak/>
        <w:t>The Communion of the Saints</w:t>
      </w:r>
      <w:bookmarkEnd w:id="491"/>
      <w:bookmarkEnd w:id="492"/>
      <w:bookmarkEnd w:id="493"/>
      <w:bookmarkEnd w:id="494"/>
      <w:bookmarkEnd w:id="495"/>
      <w:bookmarkEnd w:id="496"/>
      <w:bookmarkEnd w:id="497"/>
      <w:bookmarkEnd w:id="498"/>
      <w:bookmarkEnd w:id="499"/>
      <w:bookmarkEnd w:id="500"/>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1"/>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1"/>
            <w:r>
              <w:rPr>
                <w:rStyle w:val="CommentReference"/>
                <w:rFonts w:ascii="Garamond" w:hAnsi="Garamond" w:cstheme="minorBidi"/>
                <w:noProof w:val="0"/>
                <w:lang w:val="en-CA"/>
              </w:rPr>
              <w:commentReference w:id="501"/>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2"/>
            <w:r w:rsidRPr="00006239">
              <w:t>My</w:t>
            </w:r>
            <w:commentRangeEnd w:id="502"/>
            <w:r>
              <w:rPr>
                <w:rStyle w:val="CommentReference"/>
                <w:rFonts w:eastAsiaTheme="minorHAnsi" w:cstheme="minorBidi"/>
                <w:color w:val="auto"/>
                <w:lang w:val="en-CA"/>
              </w:rPr>
              <w:commentReference w:id="502"/>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3"/>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04"/>
            <w:r w:rsidRPr="00FC3604">
              <w:t>ⲡⲓϣⲟⲙⲧ ϣⲉ ⲙⲏⲧ ϣ̀ⲙⲏⲛ</w:t>
            </w:r>
            <w:commentRangeEnd w:id="504"/>
            <w:r>
              <w:rPr>
                <w:rStyle w:val="CommentReference"/>
                <w:rFonts w:ascii="Garamond" w:hAnsi="Garamond" w:cstheme="minorBidi"/>
                <w:noProof w:val="0"/>
                <w:lang w:val="en-CA"/>
              </w:rPr>
              <w:commentReference w:id="504"/>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05"/>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05"/>
            <w:r>
              <w:rPr>
                <w:rStyle w:val="CommentReference"/>
                <w:rFonts w:eastAsiaTheme="minorHAnsi" w:cstheme="minorBidi"/>
                <w:color w:val="auto"/>
                <w:lang w:val="en-CA"/>
              </w:rPr>
              <w:commentReference w:id="505"/>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06"/>
            <w:r w:rsidRPr="00645C3A">
              <w:t xml:space="preserve">Pray </w:t>
            </w:r>
            <w:commentRangeEnd w:id="506"/>
            <w:r>
              <w:rPr>
                <w:rStyle w:val="CommentReference"/>
                <w:rFonts w:eastAsiaTheme="minorHAnsi" w:cstheme="minorBidi"/>
                <w:color w:val="auto"/>
                <w:lang w:val="en-CA"/>
              </w:rPr>
              <w:commentReference w:id="506"/>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07"/>
            </w:r>
          </w:p>
        </w:tc>
      </w:tr>
    </w:tbl>
    <w:p w14:paraId="38417DCC" w14:textId="77777777" w:rsidR="00D31F38" w:rsidRDefault="00D31F38" w:rsidP="00D31F38">
      <w:pPr>
        <w:pStyle w:val="Heading4"/>
      </w:pPr>
      <w:bookmarkStart w:id="508" w:name="_Toc298681241"/>
      <w:bookmarkStart w:id="509" w:name="_Toc308441898"/>
      <w:r>
        <w:lastRenderedPageBreak/>
        <w:t xml:space="preserve">A </w:t>
      </w:r>
      <w:commentRangeStart w:id="510"/>
      <w:r>
        <w:t xml:space="preserve">Short </w:t>
      </w:r>
      <w:commentRangeEnd w:id="510"/>
      <w:r>
        <w:rPr>
          <w:rStyle w:val="CommentReference"/>
          <w:rFonts w:eastAsiaTheme="minorHAnsi" w:cstheme="minorBidi"/>
          <w:b w:val="0"/>
          <w:bCs w:val="0"/>
        </w:rPr>
        <w:commentReference w:id="510"/>
      </w:r>
      <w:commentRangeStart w:id="511"/>
      <w:r>
        <w:t xml:space="preserve">Communion </w:t>
      </w:r>
      <w:commentRangeEnd w:id="511"/>
      <w:r>
        <w:rPr>
          <w:rStyle w:val="CommentReference"/>
          <w:rFonts w:eastAsiaTheme="minorHAnsi" w:cstheme="minorBidi"/>
          <w:b w:val="0"/>
          <w:bCs w:val="0"/>
        </w:rPr>
        <w:commentReference w:id="511"/>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2"/>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2"/>
            <w:r>
              <w:rPr>
                <w:rStyle w:val="CommentReference"/>
                <w:rFonts w:ascii="Garamond" w:hAnsi="Garamond" w:cstheme="minorBidi"/>
                <w:noProof w:val="0"/>
                <w:lang w:val="en-CA"/>
              </w:rPr>
              <w:commentReference w:id="512"/>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3"/>
            <w:r w:rsidRPr="00006239">
              <w:t>My</w:t>
            </w:r>
            <w:commentRangeEnd w:id="513"/>
            <w:r>
              <w:rPr>
                <w:rStyle w:val="CommentReference"/>
                <w:rFonts w:eastAsiaTheme="minorHAnsi" w:cstheme="minorBidi"/>
                <w:color w:val="auto"/>
                <w:lang w:val="en-CA"/>
              </w:rPr>
              <w:commentReference w:id="513"/>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lastRenderedPageBreak/>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14"/>
            <w:r w:rsidRPr="00FC3604">
              <w:t>ⲡⲓϣⲟⲙⲧ ϣⲉ ⲙⲏⲧ ϣ̀ⲙⲏⲛ</w:t>
            </w:r>
            <w:commentRangeEnd w:id="514"/>
            <w:r>
              <w:rPr>
                <w:rStyle w:val="CommentReference"/>
                <w:rFonts w:ascii="Garamond" w:hAnsi="Garamond" w:cstheme="minorBidi"/>
                <w:noProof w:val="0"/>
                <w:lang w:val="en-CA"/>
              </w:rPr>
              <w:commentReference w:id="514"/>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15"/>
            <w:r w:rsidRPr="000100FF">
              <w:t xml:space="preserve">Pray </w:t>
            </w:r>
            <w:commentRangeEnd w:id="515"/>
            <w:r>
              <w:rPr>
                <w:rStyle w:val="CommentReference"/>
                <w:rFonts w:eastAsiaTheme="minorHAnsi" w:cstheme="minorBidi"/>
                <w:color w:val="auto"/>
                <w:lang w:val="en-CA"/>
              </w:rPr>
              <w:commentReference w:id="515"/>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lastRenderedPageBreak/>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16"/>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16"/>
            <w:r>
              <w:rPr>
                <w:rStyle w:val="CommentReference"/>
                <w:rFonts w:eastAsiaTheme="minorHAnsi" w:cstheme="minorBidi"/>
                <w:color w:val="auto"/>
                <w:lang w:val="en-CA"/>
              </w:rPr>
              <w:commentReference w:id="516"/>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17" w:name="_Ref448228235"/>
      <w:r>
        <w:rPr>
          <w:lang w:val="en-US"/>
        </w:rPr>
        <w:t>The Doxologies</w:t>
      </w:r>
      <w:bookmarkEnd w:id="508"/>
      <w:bookmarkEnd w:id="509"/>
      <w:bookmarkEnd w:id="517"/>
    </w:p>
    <w:p w14:paraId="04E32178" w14:textId="149795CE" w:rsidR="00D31F38" w:rsidRDefault="00D31F38" w:rsidP="00266A55">
      <w:pPr>
        <w:pStyle w:val="Rubric"/>
        <w:rPr>
          <w:lang w:val="en-US"/>
        </w:rPr>
      </w:pPr>
      <w:bookmarkStart w:id="518"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89025C">
        <w:rPr>
          <w:noProof/>
          <w:lang w:val="en-US"/>
        </w:rPr>
        <w:t>561</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19" w:name="_Toc308441900"/>
      <w:bookmarkStart w:id="520" w:name="_Ref434487886"/>
      <w:bookmarkStart w:id="521" w:name="_Ref434487891"/>
      <w:r>
        <w:rPr>
          <w:lang w:val="en-US"/>
        </w:rPr>
        <w:lastRenderedPageBreak/>
        <w:t>The Doxology of the Virgin for Midnight Praise</w:t>
      </w:r>
      <w:bookmarkEnd w:id="519"/>
      <w:bookmarkEnd w:id="520"/>
      <w:bookmarkEnd w:id="521"/>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2"/>
            <w:r>
              <w:t>Godhead</w:t>
            </w:r>
            <w:commentRangeEnd w:id="522"/>
            <w:r>
              <w:rPr>
                <w:rStyle w:val="CommentReference"/>
                <w:rFonts w:eastAsiaTheme="minorHAnsi" w:cstheme="minorBidi"/>
                <w:color w:val="auto"/>
                <w:lang w:val="en-CA"/>
              </w:rPr>
              <w:commentReference w:id="522"/>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3"/>
            <w:r>
              <w:t xml:space="preserve">to </w:t>
            </w:r>
            <w:commentRangeEnd w:id="523"/>
            <w:r>
              <w:rPr>
                <w:rStyle w:val="CommentReference"/>
                <w:rFonts w:eastAsiaTheme="minorHAnsi" w:cstheme="minorBidi"/>
                <w:color w:val="auto"/>
                <w:lang w:val="en-CA"/>
              </w:rPr>
              <w:commentReference w:id="523"/>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24"/>
            <w:r>
              <w:t xml:space="preserve">faithful </w:t>
            </w:r>
            <w:commentRangeEnd w:id="524"/>
            <w:r>
              <w:rPr>
                <w:rStyle w:val="CommentReference"/>
                <w:rFonts w:eastAsiaTheme="minorHAnsi" w:cstheme="minorBidi"/>
                <w:color w:val="auto"/>
                <w:lang w:val="en-CA"/>
              </w:rPr>
              <w:commentReference w:id="524"/>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025C">
        <w:rPr>
          <w:noProof/>
          <w:lang w:val="en-US"/>
        </w:rPr>
        <w:t>1090</w:t>
      </w:r>
      <w:r>
        <w:rPr>
          <w:lang w:val="en-US"/>
        </w:rPr>
        <w:fldChar w:fldCharType="end"/>
      </w:r>
      <w:r>
        <w:rPr>
          <w:lang w:val="en-US"/>
        </w:rPr>
        <w:t>.</w:t>
      </w:r>
    </w:p>
    <w:p w14:paraId="367F23ED" w14:textId="77777777" w:rsidR="00D31F38" w:rsidRDefault="00D31F38" w:rsidP="00D31F38">
      <w:pPr>
        <w:pStyle w:val="Heading4"/>
        <w:rPr>
          <w:lang w:val="en-US"/>
        </w:rPr>
      </w:pPr>
      <w:bookmarkStart w:id="525" w:name="_Toc308441901"/>
      <w:r>
        <w:rPr>
          <w:lang w:val="en-US"/>
        </w:rPr>
        <w:t>The Conclusion of the Doxologies</w:t>
      </w:r>
      <w:bookmarkEnd w:id="518"/>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26" w:name="_Ref448228501"/>
      <w:bookmarkStart w:id="527" w:name="_Ref448228505"/>
      <w:r>
        <w:lastRenderedPageBreak/>
        <w:t>The Fourth Canticle</w:t>
      </w:r>
      <w:bookmarkEnd w:id="526"/>
      <w:bookmarkEnd w:id="527"/>
    </w:p>
    <w:p w14:paraId="575FD42E" w14:textId="77777777" w:rsidR="00D31F38" w:rsidRDefault="00D31F38" w:rsidP="00D31F38">
      <w:pPr>
        <w:pStyle w:val="Heading4"/>
      </w:pPr>
      <w:bookmarkStart w:id="528" w:name="_Toc410196423"/>
      <w:bookmarkStart w:id="529" w:name="_Toc410196925"/>
      <w:bookmarkStart w:id="530" w:name="_Ref434580708"/>
      <w:bookmarkStart w:id="531" w:name="_Ref434580714"/>
      <w:r>
        <w:t>The Fourth Canticle</w:t>
      </w:r>
      <w:bookmarkEnd w:id="528"/>
      <w:bookmarkEnd w:id="529"/>
      <w:bookmarkEnd w:id="530"/>
      <w:bookmarkEnd w:id="531"/>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2" w:name="_Toc297322062"/>
      <w:bookmarkStart w:id="533" w:name="_Toc297407707"/>
      <w:bookmarkStart w:id="534" w:name="_Toc298445759"/>
      <w:bookmarkStart w:id="535" w:name="_Toc298681245"/>
      <w:bookmarkStart w:id="536" w:name="_Toc298447484"/>
      <w:r>
        <w:rPr>
          <w:lang w:val="en-US"/>
        </w:rPr>
        <w:t>Psalm 148</w:t>
      </w:r>
      <w:bookmarkEnd w:id="532"/>
      <w:bookmarkEnd w:id="533"/>
      <w:bookmarkEnd w:id="534"/>
      <w:bookmarkEnd w:id="535"/>
      <w:bookmarkEnd w:id="536"/>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37"/>
            <w:commentRangeStart w:id="538"/>
            <w:r w:rsidRPr="00FC3604">
              <w:t>For</w:t>
            </w:r>
            <w:commentRangeEnd w:id="537"/>
            <w:r w:rsidRPr="00FC3604">
              <w:rPr>
                <w:rStyle w:val="CommentReference"/>
                <w:rFonts w:cstheme="minorBidi"/>
                <w:color w:val="auto"/>
                <w:lang w:val="en-CA"/>
              </w:rPr>
              <w:commentReference w:id="537"/>
            </w:r>
            <w:r w:rsidRPr="00FC3604">
              <w:t xml:space="preserve"> He spoke and </w:t>
            </w:r>
            <w:r w:rsidRPr="00FC3604">
              <w:rPr>
                <w:color w:val="auto"/>
              </w:rPr>
              <w:t>they</w:t>
            </w:r>
            <w:r w:rsidRPr="00FC3604">
              <w:t xml:space="preserve"> came to be!</w:t>
            </w:r>
            <w:commentRangeEnd w:id="538"/>
            <w:r>
              <w:rPr>
                <w:rStyle w:val="CommentReference"/>
                <w:rFonts w:cstheme="minorBidi"/>
                <w:color w:val="auto"/>
                <w:lang w:val="en-CA"/>
              </w:rPr>
              <w:commentReference w:id="538"/>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39"/>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39"/>
            <w:r w:rsidR="00D31F38">
              <w:rPr>
                <w:rStyle w:val="CommentReference"/>
                <w:rFonts w:eastAsiaTheme="minorHAnsi" w:cstheme="minorBidi"/>
                <w:color w:val="auto"/>
                <w:lang w:val="en-CA"/>
              </w:rPr>
              <w:commentReference w:id="539"/>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0"/>
            <w:r w:rsidRPr="00FC3604">
              <w:t>Praise the Lord from the earth!</w:t>
            </w:r>
            <w:commentRangeEnd w:id="540"/>
            <w:r>
              <w:rPr>
                <w:rStyle w:val="CommentReference"/>
                <w:rFonts w:cstheme="minorBidi"/>
                <w:color w:val="auto"/>
                <w:lang w:val="en-CA"/>
              </w:rPr>
              <w:commentReference w:id="540"/>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1"/>
            <w:r w:rsidRPr="007425E1">
              <w:rPr>
                <w:rFonts w:eastAsiaTheme="minorHAnsi"/>
              </w:rPr>
              <w:t xml:space="preserve">His </w:t>
            </w:r>
            <w:commentRangeEnd w:id="541"/>
            <w:r>
              <w:rPr>
                <w:rStyle w:val="CommentReference"/>
                <w:rFonts w:eastAsiaTheme="minorHAnsi" w:cstheme="minorBidi"/>
                <w:color w:val="auto"/>
                <w:lang w:val="en-CA"/>
              </w:rPr>
              <w:commentReference w:id="541"/>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2" w:name="_Toc297322063"/>
      <w:bookmarkStart w:id="543" w:name="_Toc297407708"/>
      <w:bookmarkStart w:id="544" w:name="_Toc298445760"/>
      <w:bookmarkStart w:id="545" w:name="_Toc298681246"/>
      <w:bookmarkStart w:id="546" w:name="_Toc298447485"/>
      <w:r>
        <w:rPr>
          <w:lang w:val="en-US"/>
        </w:rPr>
        <w:t>Psalm 149</w:t>
      </w:r>
      <w:bookmarkEnd w:id="542"/>
      <w:bookmarkEnd w:id="543"/>
      <w:bookmarkEnd w:id="544"/>
      <w:bookmarkEnd w:id="545"/>
      <w:bookmarkEnd w:id="546"/>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47"/>
            <w:r w:rsidRPr="007425E1">
              <w:rPr>
                <w:rFonts w:eastAsiaTheme="minorHAnsi"/>
              </w:rPr>
              <w:t>chorus</w:t>
            </w:r>
            <w:commentRangeEnd w:id="547"/>
            <w:r>
              <w:rPr>
                <w:rStyle w:val="CommentReference"/>
                <w:rFonts w:eastAsiaTheme="minorHAnsi" w:cstheme="minorBidi"/>
                <w:color w:val="auto"/>
                <w:lang w:val="en-CA"/>
              </w:rPr>
              <w:commentReference w:id="547"/>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48"/>
            <w:r w:rsidRPr="007425E1">
              <w:rPr>
                <w:rFonts w:eastAsiaTheme="minorHAnsi"/>
              </w:rPr>
              <w:t xml:space="preserve"> </w:t>
            </w:r>
            <w:commentRangeEnd w:id="548"/>
            <w:r>
              <w:rPr>
                <w:rStyle w:val="CommentReference"/>
                <w:rFonts w:eastAsiaTheme="minorHAnsi" w:cstheme="minorBidi"/>
                <w:color w:val="auto"/>
                <w:lang w:val="en-CA"/>
              </w:rPr>
              <w:commentReference w:id="548"/>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49"/>
            <w:r w:rsidR="00D31F38">
              <w:t>rejoice</w:t>
            </w:r>
            <w:r w:rsidR="00D31F38" w:rsidRPr="007425E1">
              <w:t xml:space="preserve"> </w:t>
            </w:r>
            <w:commentRangeEnd w:id="549"/>
            <w:r w:rsidR="00D31F38">
              <w:rPr>
                <w:rStyle w:val="CommentReference"/>
                <w:rFonts w:cstheme="minorBidi"/>
                <w:color w:val="auto"/>
                <w:lang w:val="en-CA"/>
              </w:rPr>
              <w:commentReference w:id="549"/>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0"/>
            <w:r w:rsidRPr="007425E1">
              <w:rPr>
                <w:rFonts w:eastAsiaTheme="minorHAnsi"/>
              </w:rPr>
              <w:t>mouth</w:t>
            </w:r>
            <w:commentRangeEnd w:id="550"/>
            <w:r w:rsidR="002275C0">
              <w:rPr>
                <w:rFonts w:eastAsiaTheme="minorHAnsi"/>
              </w:rPr>
              <w:t>s</w:t>
            </w:r>
            <w:r>
              <w:rPr>
                <w:rStyle w:val="CommentReference"/>
                <w:rFonts w:eastAsiaTheme="minorHAnsi" w:cstheme="minorBidi"/>
                <w:color w:val="auto"/>
                <w:lang w:val="en-CA"/>
              </w:rPr>
              <w:commentReference w:id="550"/>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1"/>
            <w:r>
              <w:t>rebukes</w:t>
            </w:r>
            <w:r w:rsidRPr="007425E1">
              <w:t xml:space="preserve"> </w:t>
            </w:r>
            <w:commentRangeEnd w:id="551"/>
            <w:r>
              <w:rPr>
                <w:rStyle w:val="CommentReference"/>
                <w:rFonts w:cstheme="minorBidi"/>
                <w:color w:val="auto"/>
                <w:lang w:val="en-CA"/>
              </w:rPr>
              <w:commentReference w:id="551"/>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2" w:name="_Toc297322064"/>
      <w:bookmarkStart w:id="553" w:name="_Toc297407709"/>
      <w:bookmarkStart w:id="554" w:name="_Toc298445761"/>
      <w:bookmarkStart w:id="555" w:name="_Toc298681247"/>
      <w:bookmarkStart w:id="556" w:name="_Toc298447486"/>
      <w:r>
        <w:rPr>
          <w:lang w:val="en-US"/>
        </w:rPr>
        <w:t>Psalm 150</w:t>
      </w:r>
      <w:bookmarkEnd w:id="552"/>
      <w:bookmarkEnd w:id="553"/>
      <w:bookmarkEnd w:id="554"/>
      <w:bookmarkEnd w:id="555"/>
      <w:bookmarkEnd w:id="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57"/>
            <w:r w:rsidRPr="007425E1">
              <w:t xml:space="preserve">psaltery </w:t>
            </w:r>
            <w:commentRangeEnd w:id="557"/>
            <w:r>
              <w:rPr>
                <w:rStyle w:val="CommentReference"/>
                <w:rFonts w:cstheme="minorBidi"/>
                <w:color w:val="auto"/>
                <w:lang w:val="en-CA"/>
              </w:rPr>
              <w:commentReference w:id="557"/>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025C">
        <w:rPr>
          <w:noProof/>
        </w:rPr>
        <w:t>404</w:t>
      </w:r>
      <w:r>
        <w:fldChar w:fldCharType="end"/>
      </w:r>
      <w:r>
        <w:t xml:space="preserve">, or Seasonal Psali (see </w:t>
      </w:r>
      <w:r>
        <w:fldChar w:fldCharType="begin"/>
      </w:r>
      <w:r>
        <w:instrText xml:space="preserve"> PAGEREF _Ref448471804 \h </w:instrText>
      </w:r>
      <w:r>
        <w:fldChar w:fldCharType="separate"/>
      </w:r>
      <w:r w:rsidR="0089025C">
        <w:rPr>
          <w:noProof/>
        </w:rPr>
        <w:t>561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8" w:name="_Ref448228521"/>
      <w:bookmarkStart w:id="559" w:name="_Ref448228524"/>
      <w:bookmarkStart w:id="560" w:name="_Ref448471720"/>
      <w:bookmarkStart w:id="561" w:name="_Toc459399188"/>
      <w:r>
        <w:lastRenderedPageBreak/>
        <w:t>The Annual Psalis and Theotokia</w:t>
      </w:r>
      <w:bookmarkEnd w:id="558"/>
      <w:bookmarkEnd w:id="559"/>
      <w:bookmarkEnd w:id="560"/>
      <w:bookmarkEnd w:id="561"/>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2" w:name="_Toc459399189"/>
      <w:r>
        <w:lastRenderedPageBreak/>
        <w:t>Sunday</w:t>
      </w:r>
      <w:bookmarkEnd w:id="562"/>
    </w:p>
    <w:p w14:paraId="45726092" w14:textId="77777777" w:rsidR="00E35F1F" w:rsidRDefault="00E35F1F" w:rsidP="00E35F1F">
      <w:pPr>
        <w:pStyle w:val="Heading3"/>
        <w:rPr>
          <w:lang w:val="en-US"/>
        </w:rPr>
      </w:pPr>
      <w:bookmarkStart w:id="563" w:name="_Toc297322066"/>
      <w:bookmarkStart w:id="564" w:name="_Toc297407711"/>
      <w:bookmarkStart w:id="565" w:name="_Toc298445763"/>
      <w:bookmarkStart w:id="566" w:name="_Toc298447488"/>
      <w:bookmarkStart w:id="567" w:name="_Toc308441905"/>
      <w:bookmarkStart w:id="568" w:name="_Ref452620816"/>
      <w:bookmarkStart w:id="569" w:name="_Ref452620821"/>
      <w:r>
        <w:rPr>
          <w:lang w:val="en-US"/>
        </w:rPr>
        <w:t>The Sunday Psali for the Lord</w:t>
      </w:r>
      <w:bookmarkEnd w:id="563"/>
      <w:bookmarkEnd w:id="564"/>
      <w:bookmarkEnd w:id="565"/>
      <w:bookmarkEnd w:id="566"/>
      <w:bookmarkEnd w:id="567"/>
      <w:bookmarkEnd w:id="568"/>
      <w:bookmarkEnd w:id="569"/>
    </w:p>
    <w:p w14:paraId="136558CF" w14:textId="2DAE99D4" w:rsidR="006F0694" w:rsidRPr="00CE3852" w:rsidRDefault="00E35F1F" w:rsidP="006F0694">
      <w:pPr>
        <w:pStyle w:val="Heading5non-TOC"/>
        <w:rPr>
          <w:lang w:val="en-US"/>
        </w:rPr>
      </w:pPr>
      <w:commentRangeStart w:id="57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0"/>
      <w:r>
        <w:rPr>
          <w:rStyle w:val="CommentReference"/>
          <w:rFonts w:ascii="Garamond" w:eastAsiaTheme="minorHAnsi" w:hAnsi="Garamond" w:cstheme="minorBidi"/>
        </w:rPr>
        <w:commentReference w:id="57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1"/>
            <w:r w:rsidRPr="00FC3604">
              <w:t>ⲛⲏⲓ</w:t>
            </w:r>
            <w:commentRangeEnd w:id="571"/>
            <w:r>
              <w:rPr>
                <w:rStyle w:val="CommentReference"/>
                <w:rFonts w:ascii="Garamond" w:hAnsi="Garamond" w:cstheme="minorBidi"/>
                <w:noProof w:val="0"/>
                <w:lang w:val="en-CA"/>
              </w:rPr>
              <w:commentReference w:id="571"/>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2"/>
            <w:r w:rsidRPr="005832A1">
              <w:t xml:space="preserve">praise </w:t>
            </w:r>
            <w:commentRangeEnd w:id="572"/>
            <w:r w:rsidRPr="005832A1">
              <w:rPr>
                <w:rStyle w:val="CommentReference"/>
                <w:rFonts w:eastAsiaTheme="minorHAnsi"/>
                <w:sz w:val="24"/>
              </w:rPr>
              <w:commentReference w:id="572"/>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73"/>
            <w:r w:rsidRPr="005832A1">
              <w:t>Earth</w:t>
            </w:r>
            <w:commentRangeEnd w:id="573"/>
            <w:r w:rsidRPr="005832A1">
              <w:rPr>
                <w:rStyle w:val="CommentReference"/>
                <w:rFonts w:eastAsiaTheme="minorHAnsi"/>
                <w:sz w:val="24"/>
              </w:rPr>
              <w:commentReference w:id="573"/>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74"/>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74"/>
            <w:r>
              <w:rPr>
                <w:rStyle w:val="CommentReference"/>
                <w:rFonts w:ascii="Garamond" w:hAnsi="Garamond" w:cstheme="minorBidi"/>
                <w:noProof w:val="0"/>
                <w:lang w:val="en-CA"/>
              </w:rPr>
              <w:commentReference w:id="574"/>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75"/>
            <w:r w:rsidRPr="005832A1">
              <w:t xml:space="preserve">Make haste </w:t>
            </w:r>
            <w:commentRangeEnd w:id="575"/>
            <w:r w:rsidRPr="005832A1">
              <w:rPr>
                <w:rStyle w:val="CommentReference"/>
                <w:rFonts w:eastAsiaTheme="minorHAnsi"/>
                <w:sz w:val="24"/>
              </w:rPr>
              <w:commentReference w:id="575"/>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76"/>
            <w:r w:rsidRPr="005832A1">
              <w:rPr>
                <w:rFonts w:eastAsiaTheme="minorHAnsi"/>
              </w:rPr>
              <w:t xml:space="preserve">different </w:t>
            </w:r>
            <w:commentRangeEnd w:id="576"/>
            <w:r w:rsidRPr="005832A1">
              <w:rPr>
                <w:rStyle w:val="CommentReference"/>
                <w:rFonts w:eastAsiaTheme="minorHAnsi"/>
                <w:sz w:val="24"/>
              </w:rPr>
              <w:commentReference w:id="576"/>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77"/>
            <w:r w:rsidRPr="005832A1">
              <w:t>truth</w:t>
            </w:r>
            <w:commentRangeEnd w:id="577"/>
            <w:r w:rsidRPr="005832A1">
              <w:rPr>
                <w:rStyle w:val="CommentReference"/>
                <w:rFonts w:eastAsiaTheme="minorHAnsi"/>
                <w:sz w:val="24"/>
              </w:rPr>
              <w:commentReference w:id="577"/>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78"/>
            <w:r w:rsidRPr="005832A1">
              <w:t xml:space="preserve">longsuffering </w:t>
            </w:r>
            <w:commentRangeEnd w:id="578"/>
            <w:r w:rsidRPr="005832A1">
              <w:rPr>
                <w:rStyle w:val="CommentReference"/>
                <w:rFonts w:eastAsiaTheme="minorHAnsi"/>
                <w:sz w:val="24"/>
              </w:rPr>
              <w:commentReference w:id="578"/>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79"/>
            <w:r w:rsidRPr="005832A1">
              <w:t xml:space="preserve">I rise </w:t>
            </w:r>
            <w:commentRangeEnd w:id="579"/>
            <w:r w:rsidRPr="005832A1">
              <w:rPr>
                <w:rStyle w:val="CommentReference"/>
                <w:rFonts w:eastAsiaTheme="minorHAnsi"/>
                <w:sz w:val="24"/>
              </w:rPr>
              <w:commentReference w:id="579"/>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0"/>
            <w:r w:rsidRPr="005832A1">
              <w:t>sweet</w:t>
            </w:r>
            <w:commentRangeEnd w:id="580"/>
            <w:r w:rsidRPr="005832A1">
              <w:rPr>
                <w:rStyle w:val="CommentReference"/>
                <w:rFonts w:eastAsiaTheme="minorHAnsi"/>
                <w:sz w:val="24"/>
              </w:rPr>
              <w:commentReference w:id="580"/>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1"/>
            <w:r w:rsidRPr="005832A1">
              <w:rPr>
                <w:rFonts w:eastAsiaTheme="minorHAnsi"/>
              </w:rPr>
              <w:t>Oh, how I love</w:t>
            </w:r>
            <w:commentRangeEnd w:id="581"/>
            <w:r w:rsidRPr="005832A1">
              <w:rPr>
                <w:rStyle w:val="CommentReference"/>
                <w:rFonts w:eastAsiaTheme="minorHAnsi"/>
                <w:sz w:val="24"/>
              </w:rPr>
              <w:commentReference w:id="581"/>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2"/>
            <w:r w:rsidRPr="005832A1">
              <w:rPr>
                <w:rFonts w:eastAsiaTheme="minorHAnsi"/>
              </w:rPr>
              <w:t xml:space="preserve">of </w:t>
            </w:r>
            <w:commentRangeEnd w:id="582"/>
            <w:r w:rsidRPr="005832A1">
              <w:rPr>
                <w:rStyle w:val="CommentReference"/>
                <w:rFonts w:eastAsiaTheme="minorHAnsi"/>
                <w:sz w:val="24"/>
              </w:rPr>
              <w:commentReference w:id="582"/>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83"/>
            <w:r w:rsidRPr="005832A1">
              <w:t>truth</w:t>
            </w:r>
            <w:commentRangeEnd w:id="583"/>
            <w:r w:rsidRPr="005832A1">
              <w:rPr>
                <w:rStyle w:val="CommentReference"/>
                <w:rFonts w:eastAsiaTheme="minorHAnsi"/>
                <w:sz w:val="24"/>
              </w:rPr>
              <w:commentReference w:id="583"/>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84"/>
            <w:r w:rsidRPr="005832A1">
              <w:t xml:space="preserve">true </w:t>
            </w:r>
            <w:commentRangeEnd w:id="584"/>
            <w:r w:rsidRPr="005832A1">
              <w:rPr>
                <w:rStyle w:val="CommentReference"/>
                <w:rFonts w:eastAsiaTheme="minorHAnsi"/>
                <w:sz w:val="24"/>
              </w:rPr>
              <w:commentReference w:id="584"/>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85"/>
            <w:r>
              <w:t xml:space="preserve">Whenever </w:t>
            </w:r>
            <w:commentRangeEnd w:id="585"/>
            <w:r>
              <w:rPr>
                <w:rStyle w:val="CommentReference"/>
                <w:rFonts w:eastAsiaTheme="minorHAnsi" w:cstheme="minorBidi"/>
                <w:color w:val="auto"/>
                <w:lang w:val="en-CA"/>
              </w:rPr>
              <w:commentReference w:id="585"/>
            </w:r>
            <w:r>
              <w:t>we</w:t>
            </w:r>
          </w:p>
          <w:p w14:paraId="1820B153" w14:textId="77777777" w:rsidR="00E35F1F" w:rsidRDefault="00E35F1F" w:rsidP="00E35F1F">
            <w:pPr>
              <w:pStyle w:val="EngHang"/>
            </w:pPr>
            <w:commentRangeStart w:id="586"/>
            <w:r>
              <w:t xml:space="preserve">Gather </w:t>
            </w:r>
            <w:commentRangeEnd w:id="586"/>
            <w:r>
              <w:rPr>
                <w:rStyle w:val="CommentReference"/>
                <w:rFonts w:eastAsiaTheme="minorHAnsi" w:cstheme="minorBidi"/>
                <w:color w:val="auto"/>
                <w:lang w:val="en-CA"/>
              </w:rPr>
              <w:commentReference w:id="586"/>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87"/>
            <w:r>
              <w:t xml:space="preserve">will </w:t>
            </w:r>
            <w:commentRangeEnd w:id="587"/>
            <w:r>
              <w:rPr>
                <w:rStyle w:val="CommentReference"/>
                <w:rFonts w:eastAsiaTheme="minorHAnsi" w:cstheme="minorBidi"/>
                <w:color w:val="auto"/>
                <w:lang w:val="en-CA"/>
              </w:rPr>
              <w:commentReference w:id="587"/>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88"/>
            <w:r>
              <w:t xml:space="preserve">Deliver </w:t>
            </w:r>
            <w:commentRangeEnd w:id="588"/>
            <w:r>
              <w:rPr>
                <w:rStyle w:val="CommentReference"/>
                <w:rFonts w:eastAsiaTheme="minorHAnsi" w:cstheme="minorBidi"/>
                <w:color w:val="auto"/>
                <w:lang w:val="en-CA"/>
              </w:rPr>
              <w:commentReference w:id="588"/>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89"/>
            <w:r w:rsidRPr="00A16DFE">
              <w:rPr>
                <w:rFonts w:eastAsiaTheme="minorHAnsi"/>
              </w:rPr>
              <w:t xml:space="preserve">come </w:t>
            </w:r>
            <w:commentRangeEnd w:id="589"/>
            <w:r>
              <w:rPr>
                <w:rStyle w:val="CommentReference"/>
                <w:rFonts w:eastAsiaTheme="minorHAnsi" w:cstheme="minorBidi"/>
                <w:color w:val="auto"/>
                <w:lang w:val="en-CA"/>
              </w:rPr>
              <w:commentReference w:id="589"/>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0"/>
            <w:r>
              <w:rPr>
                <w:rFonts w:eastAsiaTheme="minorHAnsi"/>
              </w:rPr>
              <w:t>be</w:t>
            </w:r>
            <w:r w:rsidRPr="00A16DFE">
              <w:rPr>
                <w:rFonts w:eastAsiaTheme="minorHAnsi"/>
              </w:rPr>
              <w:t xml:space="preserve"> </w:t>
            </w:r>
            <w:commentRangeEnd w:id="590"/>
            <w:r>
              <w:rPr>
                <w:rStyle w:val="CommentReference"/>
                <w:rFonts w:eastAsiaTheme="minorHAnsi" w:cstheme="minorBidi"/>
                <w:color w:val="auto"/>
                <w:lang w:val="en-CA"/>
              </w:rPr>
              <w:commentReference w:id="590"/>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1" w:name="_Toc297322067"/>
      <w:bookmarkStart w:id="592" w:name="_Toc297407712"/>
      <w:bookmarkStart w:id="593" w:name="_Toc298445764"/>
      <w:bookmarkStart w:id="594" w:name="_Toc298681249"/>
      <w:bookmarkStart w:id="595" w:name="_Toc298447489"/>
      <w:bookmarkStart w:id="596" w:name="_Toc308441906"/>
      <w:bookmarkStart w:id="597" w:name="_Ref452620835"/>
      <w:bookmarkStart w:id="598" w:name="_Ref452620839"/>
      <w:r>
        <w:rPr>
          <w:lang w:val="en-US"/>
        </w:rPr>
        <w:lastRenderedPageBreak/>
        <w:t>The Sunday Theotokia</w:t>
      </w:r>
      <w:bookmarkEnd w:id="591"/>
      <w:bookmarkEnd w:id="592"/>
      <w:bookmarkEnd w:id="593"/>
      <w:bookmarkEnd w:id="594"/>
      <w:bookmarkEnd w:id="595"/>
      <w:bookmarkEnd w:id="596"/>
      <w:bookmarkEnd w:id="597"/>
      <w:bookmarkEnd w:id="598"/>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99" w:name="_Toc298445765"/>
      <w:bookmarkStart w:id="600" w:name="_Toc298681250"/>
      <w:bookmarkStart w:id="601" w:name="_Toc298447490"/>
      <w:r>
        <w:rPr>
          <w:lang w:val="en-US"/>
        </w:rPr>
        <w:t>Part One</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2"/>
            <w:r w:rsidRPr="007425E1">
              <w:rPr>
                <w:rFonts w:eastAsiaTheme="minorHAnsi"/>
              </w:rPr>
              <w:t>Of the Covenant</w:t>
            </w:r>
            <w:commentRangeEnd w:id="602"/>
            <w:r>
              <w:rPr>
                <w:rStyle w:val="CommentReference"/>
                <w:rFonts w:eastAsiaTheme="minorHAnsi" w:cstheme="minorBidi"/>
                <w:color w:val="auto"/>
                <w:lang w:val="en-CA"/>
              </w:rPr>
              <w:commentReference w:id="602"/>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03"/>
            <w:r>
              <w:rPr>
                <w:rFonts w:eastAsiaTheme="minorHAnsi"/>
              </w:rPr>
              <w:t>sprinkling</w:t>
            </w:r>
            <w:commentRangeEnd w:id="603"/>
            <w:r>
              <w:rPr>
                <w:rStyle w:val="CommentReference"/>
                <w:rFonts w:eastAsiaTheme="minorHAnsi" w:cstheme="minorBidi"/>
                <w:color w:val="auto"/>
                <w:lang w:val="en-CA"/>
              </w:rPr>
              <w:commentReference w:id="603"/>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04"/>
            <w:r>
              <w:rPr>
                <w:rFonts w:eastAsiaTheme="minorHAnsi"/>
              </w:rPr>
              <w:t>dwelt</w:t>
            </w:r>
            <w:commentRangeEnd w:id="604"/>
            <w:r>
              <w:rPr>
                <w:rStyle w:val="CommentReference"/>
                <w:rFonts w:eastAsiaTheme="minorHAnsi" w:cstheme="minorBidi"/>
                <w:color w:val="auto"/>
                <w:lang w:val="en-CA"/>
              </w:rPr>
              <w:commentReference w:id="604"/>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05"/>
            <w:r>
              <w:t xml:space="preserve">Magnify </w:t>
            </w:r>
            <w:commentRangeEnd w:id="605"/>
            <w:r>
              <w:rPr>
                <w:rStyle w:val="CommentReference"/>
                <w:rFonts w:eastAsiaTheme="minorHAnsi" w:cstheme="minorBidi"/>
                <w:color w:val="auto"/>
                <w:lang w:val="en-CA"/>
              </w:rPr>
              <w:commentReference w:id="605"/>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06"/>
            <w:r>
              <w:t xml:space="preserve">obtain </w:t>
            </w:r>
            <w:commentRangeEnd w:id="606"/>
            <w:r>
              <w:rPr>
                <w:rStyle w:val="CommentReference"/>
                <w:rFonts w:eastAsiaTheme="minorHAnsi" w:cstheme="minorBidi"/>
                <w:color w:val="auto"/>
                <w:lang w:val="en-CA"/>
              </w:rPr>
              <w:commentReference w:id="606"/>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07" w:name="_Toc298445766"/>
      <w:bookmarkStart w:id="608" w:name="_Toc298681251"/>
      <w:bookmarkStart w:id="609"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07"/>
      <w:bookmarkEnd w:id="608"/>
      <w:bookmarkEnd w:id="609"/>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0"/>
            <w:r>
              <w:rPr>
                <w:rFonts w:eastAsiaTheme="minorHAnsi"/>
              </w:rPr>
              <w:t xml:space="preserve">type </w:t>
            </w:r>
            <w:commentRangeEnd w:id="610"/>
            <w:r>
              <w:rPr>
                <w:rStyle w:val="CommentReference"/>
                <w:rFonts w:eastAsiaTheme="minorHAnsi" w:cstheme="minorBidi"/>
                <w:color w:val="auto"/>
                <w:lang w:val="en-CA"/>
              </w:rPr>
              <w:commentReference w:id="610"/>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1"/>
            <w:r>
              <w:t xml:space="preserve">one </w:t>
            </w:r>
            <w:commentRangeEnd w:id="611"/>
            <w:r>
              <w:rPr>
                <w:rStyle w:val="CommentReference"/>
                <w:rFonts w:eastAsiaTheme="minorHAnsi" w:cstheme="minorBidi"/>
                <w:color w:val="auto"/>
                <w:lang w:val="en-CA"/>
              </w:rPr>
              <w:commentReference w:id="611"/>
            </w:r>
            <w:r>
              <w:t>from two,</w:t>
            </w:r>
          </w:p>
          <w:p w14:paraId="12509199" w14:textId="77777777" w:rsidR="00E35F1F" w:rsidRDefault="00E35F1F" w:rsidP="00E35F1F">
            <w:pPr>
              <w:pStyle w:val="EngHang"/>
            </w:pPr>
            <w:r>
              <w:t xml:space="preserve">A </w:t>
            </w:r>
            <w:commentRangeStart w:id="612"/>
            <w:r>
              <w:t xml:space="preserve">Holy </w:t>
            </w:r>
            <w:commentRangeEnd w:id="612"/>
            <w:r>
              <w:rPr>
                <w:rStyle w:val="CommentReference"/>
                <w:rFonts w:eastAsiaTheme="minorHAnsi" w:cstheme="minorBidi"/>
                <w:color w:val="auto"/>
                <w:lang w:val="en-CA"/>
              </w:rPr>
              <w:commentReference w:id="612"/>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13"/>
            <w:r>
              <w:rPr>
                <w:rFonts w:eastAsiaTheme="minorHAnsi"/>
              </w:rPr>
              <w:t xml:space="preserve">Begotten </w:t>
            </w:r>
            <w:commentRangeEnd w:id="613"/>
            <w:r>
              <w:rPr>
                <w:rStyle w:val="CommentReference"/>
                <w:rFonts w:eastAsiaTheme="minorHAnsi" w:cstheme="minorBidi"/>
                <w:color w:val="auto"/>
                <w:lang w:val="en-CA"/>
              </w:rPr>
              <w:commentReference w:id="613"/>
            </w:r>
            <w:r>
              <w:rPr>
                <w:rFonts w:eastAsiaTheme="minorHAnsi"/>
              </w:rPr>
              <w:t>without seed,</w:t>
            </w:r>
          </w:p>
          <w:p w14:paraId="47914132" w14:textId="77777777" w:rsidR="00E35F1F" w:rsidRDefault="00E35F1F" w:rsidP="00E35F1F">
            <w:pPr>
              <w:pStyle w:val="EngHang"/>
              <w:rPr>
                <w:rFonts w:eastAsiaTheme="minorHAnsi"/>
              </w:rPr>
            </w:pPr>
            <w:commentRangeStart w:id="614"/>
            <w:r>
              <w:rPr>
                <w:rFonts w:eastAsiaTheme="minorHAnsi"/>
              </w:rPr>
              <w:t xml:space="preserve">Consubstantial </w:t>
            </w:r>
            <w:commentRangeEnd w:id="614"/>
            <w:r>
              <w:rPr>
                <w:rStyle w:val="CommentReference"/>
                <w:rFonts w:eastAsiaTheme="minorHAnsi" w:cstheme="minorBidi"/>
                <w:color w:val="auto"/>
                <w:lang w:val="en-CA"/>
              </w:rPr>
              <w:commentReference w:id="614"/>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15"/>
            <w:r>
              <w:rPr>
                <w:rFonts w:eastAsiaTheme="minorHAnsi"/>
              </w:rPr>
              <w:t xml:space="preserve">made one </w:t>
            </w:r>
            <w:commentRangeEnd w:id="615"/>
            <w:r>
              <w:rPr>
                <w:rStyle w:val="CommentReference"/>
                <w:rFonts w:eastAsiaTheme="minorHAnsi" w:cstheme="minorBidi"/>
                <w:color w:val="auto"/>
                <w:lang w:val="en-CA"/>
              </w:rPr>
              <w:commentReference w:id="615"/>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16"/>
            <w:r>
              <w:t xml:space="preserve">The </w:t>
            </w:r>
            <w:commentRangeEnd w:id="616"/>
            <w:r>
              <w:rPr>
                <w:rStyle w:val="CommentReference"/>
                <w:rFonts w:eastAsiaTheme="minorHAnsi" w:cstheme="minorBidi"/>
                <w:color w:val="auto"/>
                <w:lang w:val="en-CA"/>
              </w:rPr>
              <w:commentReference w:id="616"/>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17"/>
            <w:r>
              <w:rPr>
                <w:rFonts w:eastAsiaTheme="minorHAnsi"/>
              </w:rPr>
              <w:t xml:space="preserve">Purple </w:t>
            </w:r>
            <w:commentRangeEnd w:id="617"/>
            <w:r>
              <w:rPr>
                <w:rStyle w:val="CommentReference"/>
                <w:rFonts w:eastAsiaTheme="minorHAnsi" w:cstheme="minorBidi"/>
                <w:color w:val="auto"/>
                <w:lang w:val="en-CA"/>
              </w:rPr>
              <w:commentReference w:id="617"/>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18"/>
            <w:r>
              <w:rPr>
                <w:rFonts w:eastAsiaTheme="minorHAnsi"/>
              </w:rPr>
              <w:t xml:space="preserve">fine </w:t>
            </w:r>
            <w:commentRangeEnd w:id="618"/>
            <w:r>
              <w:rPr>
                <w:rStyle w:val="CommentReference"/>
                <w:rFonts w:eastAsiaTheme="minorHAnsi" w:cstheme="minorBidi"/>
                <w:color w:val="auto"/>
                <w:lang w:val="en-CA"/>
              </w:rPr>
              <w:commentReference w:id="618"/>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19"/>
            <w:r>
              <w:rPr>
                <w:rFonts w:eastAsiaTheme="minorHAnsi"/>
              </w:rPr>
              <w:t xml:space="preserve">wood </w:t>
            </w:r>
            <w:commentRangeEnd w:id="619"/>
            <w:r>
              <w:rPr>
                <w:rStyle w:val="CommentReference"/>
                <w:rFonts w:eastAsiaTheme="minorHAnsi" w:cstheme="minorBidi"/>
                <w:color w:val="auto"/>
                <w:lang w:val="en-CA"/>
              </w:rPr>
              <w:commentReference w:id="619"/>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0"/>
            <w:r>
              <w:t xml:space="preserve">Magnify </w:t>
            </w:r>
            <w:commentRangeEnd w:id="620"/>
            <w:r>
              <w:rPr>
                <w:rStyle w:val="CommentReference"/>
                <w:rFonts w:eastAsiaTheme="minorHAnsi" w:cstheme="minorBidi"/>
                <w:color w:val="auto"/>
                <w:lang w:val="en-CA"/>
              </w:rPr>
              <w:commentReference w:id="620"/>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1"/>
            <w:r>
              <w:t xml:space="preserve">obtain </w:t>
            </w:r>
            <w:commentRangeEnd w:id="621"/>
            <w:r>
              <w:rPr>
                <w:rStyle w:val="CommentReference"/>
                <w:rFonts w:eastAsiaTheme="minorHAnsi" w:cstheme="minorBidi"/>
                <w:color w:val="auto"/>
                <w:lang w:val="en-CA"/>
              </w:rPr>
              <w:commentReference w:id="621"/>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2" w:name="_Toc298445767"/>
      <w:bookmarkStart w:id="623" w:name="_Toc298681252"/>
      <w:bookmarkStart w:id="624"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2"/>
      <w:bookmarkEnd w:id="623"/>
      <w:bookmarkEnd w:id="624"/>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25"/>
            <w:r>
              <w:rPr>
                <w:rFonts w:eastAsiaTheme="minorHAnsi"/>
              </w:rPr>
              <w:t>Cherubs</w:t>
            </w:r>
            <w:commentRangeEnd w:id="625"/>
            <w:r>
              <w:rPr>
                <w:rStyle w:val="CommentReference"/>
                <w:rFonts w:eastAsiaTheme="minorHAnsi" w:cstheme="minorBidi"/>
                <w:color w:val="auto"/>
                <w:lang w:val="en-CA"/>
              </w:rPr>
              <w:commentReference w:id="625"/>
            </w:r>
          </w:p>
          <w:p w14:paraId="338C43D3" w14:textId="65EF4612" w:rsidR="00E35F1F" w:rsidRPr="001A0083" w:rsidRDefault="00E35F1F" w:rsidP="00E35F1F">
            <w:pPr>
              <w:pStyle w:val="EngHangEnd"/>
            </w:pPr>
            <w:commentRangeStart w:id="626"/>
            <w:r>
              <w:rPr>
                <w:rFonts w:eastAsiaTheme="minorHAnsi"/>
              </w:rPr>
              <w:t xml:space="preserve">Forged </w:t>
            </w:r>
            <w:commentRangeEnd w:id="626"/>
            <w:r>
              <w:rPr>
                <w:rStyle w:val="CommentReference"/>
                <w:rFonts w:eastAsiaTheme="minorHAnsi" w:cstheme="minorBidi"/>
                <w:color w:val="auto"/>
                <w:lang w:val="en-CA"/>
              </w:rPr>
              <w:commentReference w:id="626"/>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27"/>
            <w:r>
              <w:t xml:space="preserve">Always </w:t>
            </w:r>
            <w:commentRangeEnd w:id="627"/>
            <w:r>
              <w:rPr>
                <w:rStyle w:val="CommentReference"/>
                <w:rFonts w:eastAsiaTheme="minorHAnsi" w:cstheme="minorBidi"/>
                <w:color w:val="auto"/>
                <w:lang w:val="en-CA"/>
              </w:rPr>
              <w:commentReference w:id="627"/>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28"/>
            <w:r>
              <w:rPr>
                <w:rFonts w:eastAsiaTheme="minorHAnsi"/>
              </w:rPr>
              <w:t xml:space="preserve">Overshadowed </w:t>
            </w:r>
            <w:commentRangeEnd w:id="628"/>
            <w:r>
              <w:rPr>
                <w:rStyle w:val="CommentReference"/>
                <w:rFonts w:eastAsiaTheme="minorHAnsi" w:cstheme="minorBidi"/>
                <w:color w:val="auto"/>
                <w:lang w:val="en-CA"/>
              </w:rPr>
              <w:commentReference w:id="628"/>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29"/>
            <w:r>
              <w:rPr>
                <w:rFonts w:eastAsiaTheme="minorHAnsi"/>
              </w:rPr>
              <w:t xml:space="preserve">sin </w:t>
            </w:r>
            <w:commentRangeEnd w:id="629"/>
            <w:r>
              <w:rPr>
                <w:rStyle w:val="CommentReference"/>
                <w:rFonts w:eastAsiaTheme="minorHAnsi" w:cstheme="minorBidi"/>
                <w:color w:val="auto"/>
                <w:lang w:val="en-CA"/>
              </w:rPr>
              <w:commentReference w:id="629"/>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0"/>
            <w:r>
              <w:t xml:space="preserve">Magnify </w:t>
            </w:r>
            <w:commentRangeEnd w:id="630"/>
            <w:r>
              <w:rPr>
                <w:rStyle w:val="CommentReference"/>
                <w:rFonts w:eastAsiaTheme="minorHAnsi" w:cstheme="minorBidi"/>
                <w:color w:val="auto"/>
                <w:lang w:val="en-CA"/>
              </w:rPr>
              <w:commentReference w:id="630"/>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1"/>
            <w:r>
              <w:t xml:space="preserve">obtain </w:t>
            </w:r>
            <w:commentRangeEnd w:id="631"/>
            <w:r>
              <w:rPr>
                <w:rStyle w:val="CommentReference"/>
                <w:rFonts w:eastAsiaTheme="minorHAnsi" w:cstheme="minorBidi"/>
                <w:color w:val="auto"/>
                <w:lang w:val="en-CA"/>
              </w:rPr>
              <w:commentReference w:id="631"/>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2" w:name="_Toc298445768"/>
      <w:bookmarkStart w:id="633" w:name="_Toc298681253"/>
      <w:bookmarkStart w:id="634"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2"/>
      <w:bookmarkEnd w:id="633"/>
      <w:bookmarkEnd w:id="634"/>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35"/>
            <w:r>
              <w:t xml:space="preserve">you </w:t>
            </w:r>
            <w:commentRangeEnd w:id="635"/>
            <w:r>
              <w:rPr>
                <w:rStyle w:val="CommentReference"/>
                <w:rFonts w:eastAsiaTheme="minorHAnsi" w:cstheme="minorBidi"/>
                <w:color w:val="auto"/>
                <w:lang w:val="en-CA"/>
              </w:rPr>
              <w:commentReference w:id="635"/>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36"/>
            <w:r>
              <w:rPr>
                <w:rFonts w:eastAsiaTheme="minorHAnsi"/>
              </w:rPr>
              <w:t xml:space="preserve">for </w:t>
            </w:r>
            <w:commentRangeEnd w:id="636"/>
            <w:r>
              <w:rPr>
                <w:rStyle w:val="CommentReference"/>
                <w:rFonts w:eastAsiaTheme="minorHAnsi" w:cstheme="minorBidi"/>
                <w:color w:val="auto"/>
                <w:lang w:val="en-CA"/>
              </w:rPr>
              <w:commentReference w:id="636"/>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39" w:name="_Toc298445769"/>
      <w:bookmarkStart w:id="640" w:name="_Toc298681254"/>
      <w:bookmarkStart w:id="641"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39"/>
      <w:bookmarkEnd w:id="640"/>
      <w:bookmarkEnd w:id="641"/>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2"/>
            <w:r w:rsidR="00E35F1F">
              <w:rPr>
                <w:rFonts w:eastAsiaTheme="minorHAnsi"/>
              </w:rPr>
              <w:t xml:space="preserve">burning </w:t>
            </w:r>
            <w:commentRangeEnd w:id="642"/>
            <w:r w:rsidR="00E35F1F">
              <w:rPr>
                <w:rStyle w:val="CommentReference"/>
                <w:rFonts w:eastAsiaTheme="minorHAnsi" w:cstheme="minorBidi"/>
                <w:color w:val="auto"/>
                <w:lang w:val="en-CA"/>
              </w:rPr>
              <w:commentReference w:id="642"/>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43"/>
            <w:r>
              <w:rPr>
                <w:rFonts w:eastAsiaTheme="minorHAnsi"/>
              </w:rPr>
              <w:t>manifestation</w:t>
            </w:r>
            <w:commentRangeEnd w:id="643"/>
            <w:r>
              <w:rPr>
                <w:rStyle w:val="CommentReference"/>
                <w:rFonts w:eastAsiaTheme="minorHAnsi" w:cstheme="minorBidi"/>
                <w:color w:val="auto"/>
                <w:lang w:val="en-CA"/>
              </w:rPr>
              <w:commentReference w:id="643"/>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44"/>
            <w:r>
              <w:rPr>
                <w:rFonts w:eastAsiaTheme="minorHAnsi"/>
              </w:rPr>
              <w:t xml:space="preserve">carried </w:t>
            </w:r>
            <w:commentRangeEnd w:id="644"/>
            <w:r>
              <w:rPr>
                <w:rStyle w:val="CommentReference"/>
                <w:rFonts w:eastAsiaTheme="minorHAnsi" w:cstheme="minorBidi"/>
                <w:color w:val="auto"/>
                <w:lang w:val="en-CA"/>
              </w:rPr>
              <w:commentReference w:id="644"/>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45"/>
            <w:r>
              <w:rPr>
                <w:rFonts w:eastAsiaTheme="minorHAnsi"/>
              </w:rPr>
              <w:t xml:space="preserve">Gives light to </w:t>
            </w:r>
            <w:commentRangeEnd w:id="645"/>
            <w:r>
              <w:rPr>
                <w:rStyle w:val="CommentReference"/>
                <w:rFonts w:eastAsiaTheme="minorHAnsi" w:cstheme="minorBidi"/>
                <w:color w:val="auto"/>
                <w:lang w:val="en-CA"/>
              </w:rPr>
              <w:commentReference w:id="645"/>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46"/>
            <w:r>
              <w:t xml:space="preserve">Magnify </w:t>
            </w:r>
            <w:commentRangeEnd w:id="646"/>
            <w:r>
              <w:rPr>
                <w:rStyle w:val="CommentReference"/>
                <w:rFonts w:eastAsiaTheme="minorHAnsi" w:cstheme="minorBidi"/>
                <w:color w:val="auto"/>
                <w:lang w:val="en-CA"/>
              </w:rPr>
              <w:commentReference w:id="646"/>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47"/>
            <w:r>
              <w:t xml:space="preserve">obtain </w:t>
            </w:r>
            <w:commentRangeEnd w:id="647"/>
            <w:r>
              <w:rPr>
                <w:rStyle w:val="CommentReference"/>
                <w:rFonts w:eastAsiaTheme="minorHAnsi" w:cstheme="minorBidi"/>
                <w:color w:val="auto"/>
                <w:lang w:val="en-CA"/>
              </w:rPr>
              <w:commentReference w:id="647"/>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48" w:name="_Toc298445770"/>
      <w:bookmarkStart w:id="649" w:name="_Toc298681255"/>
      <w:bookmarkStart w:id="650"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48"/>
      <w:bookmarkEnd w:id="649"/>
      <w:bookmarkEnd w:id="650"/>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1"/>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1"/>
            <w:r>
              <w:rPr>
                <w:rStyle w:val="CommentReference"/>
                <w:rFonts w:eastAsiaTheme="minorHAnsi" w:cstheme="minorBidi"/>
                <w:color w:val="auto"/>
                <w:lang w:val="en-CA"/>
              </w:rPr>
              <w:commentReference w:id="651"/>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2"/>
            <w:r>
              <w:rPr>
                <w:rFonts w:eastAsiaTheme="minorHAnsi"/>
              </w:rPr>
              <w:t xml:space="preserve">Upon </w:t>
            </w:r>
            <w:commentRangeEnd w:id="652"/>
            <w:r>
              <w:rPr>
                <w:rStyle w:val="CommentReference"/>
                <w:rFonts w:eastAsiaTheme="minorHAnsi" w:cstheme="minorBidi"/>
                <w:color w:val="auto"/>
                <w:lang w:val="en-CA"/>
              </w:rPr>
              <w:commentReference w:id="652"/>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55" w:name="_Toc298445771"/>
      <w:bookmarkStart w:id="656" w:name="_Toc298681256"/>
      <w:bookmarkStart w:id="657" w:name="_Toc298447496"/>
      <w:bookmarkStart w:id="658" w:name="_Ref299211949"/>
      <w:r>
        <w:t>The Gospel According the St. Luke</w:t>
      </w:r>
      <w:bookmarkEnd w:id="655"/>
      <w:bookmarkEnd w:id="656"/>
      <w:bookmarkEnd w:id="657"/>
      <w:bookmarkEnd w:id="658"/>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59" w:name="_Toc298445772"/>
      <w:bookmarkStart w:id="660" w:name="_Toc298681257"/>
      <w:bookmarkStart w:id="661" w:name="_Toc298447497"/>
      <w:r>
        <w:t xml:space="preserve">Part </w:t>
      </w:r>
      <w:bookmarkEnd w:id="659"/>
      <w:bookmarkEnd w:id="660"/>
      <w:bookmarkEnd w:id="661"/>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2"/>
            <w:r>
              <w:rPr>
                <w:rFonts w:eastAsiaTheme="minorHAnsi"/>
              </w:rPr>
              <w:t>truth</w:t>
            </w:r>
            <w:commentRangeEnd w:id="662"/>
            <w:r>
              <w:rPr>
                <w:rStyle w:val="CommentReference"/>
                <w:rFonts w:eastAsiaTheme="minorHAnsi" w:cstheme="minorBidi"/>
                <w:color w:val="auto"/>
                <w:lang w:val="en-CA"/>
              </w:rPr>
              <w:commentReference w:id="662"/>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63"/>
            <w:r>
              <w:rPr>
                <w:rFonts w:eastAsiaTheme="minorHAnsi"/>
              </w:rPr>
              <w:t xml:space="preserve">a </w:t>
            </w:r>
            <w:commentRangeEnd w:id="663"/>
            <w:r>
              <w:rPr>
                <w:rStyle w:val="CommentReference"/>
                <w:rFonts w:eastAsiaTheme="minorHAnsi" w:cstheme="minorBidi"/>
                <w:color w:val="auto"/>
                <w:lang w:val="en-CA"/>
              </w:rPr>
              <w:commentReference w:id="663"/>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64"/>
            <w:r>
              <w:rPr>
                <w:rFonts w:eastAsiaTheme="minorHAnsi"/>
              </w:rPr>
              <w:t xml:space="preserve">holy </w:t>
            </w:r>
            <w:commentRangeEnd w:id="664"/>
            <w:r>
              <w:rPr>
                <w:rStyle w:val="CommentReference"/>
                <w:rFonts w:eastAsiaTheme="minorHAnsi" w:cstheme="minorBidi"/>
                <w:color w:val="auto"/>
                <w:lang w:val="en-CA"/>
              </w:rPr>
              <w:commentReference w:id="664"/>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65"/>
            <w:r>
              <w:rPr>
                <w:rFonts w:eastAsiaTheme="minorHAnsi"/>
              </w:rPr>
              <w:t xml:space="preserve">abode </w:t>
            </w:r>
            <w:commentRangeEnd w:id="665"/>
            <w:r>
              <w:rPr>
                <w:rStyle w:val="CommentReference"/>
                <w:rFonts w:eastAsiaTheme="minorHAnsi" w:cstheme="minorBidi"/>
                <w:color w:val="auto"/>
                <w:lang w:val="en-CA"/>
              </w:rPr>
              <w:commentReference w:id="665"/>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66"/>
            <w:r>
              <w:t xml:space="preserve">Magnify </w:t>
            </w:r>
            <w:commentRangeEnd w:id="666"/>
            <w:r>
              <w:rPr>
                <w:rStyle w:val="CommentReference"/>
                <w:rFonts w:eastAsiaTheme="minorHAnsi" w:cstheme="minorBidi"/>
                <w:color w:val="auto"/>
                <w:lang w:val="en-CA"/>
              </w:rPr>
              <w:commentReference w:id="666"/>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67"/>
            <w:r>
              <w:t xml:space="preserve">obtain </w:t>
            </w:r>
            <w:commentRangeEnd w:id="667"/>
            <w:r>
              <w:rPr>
                <w:rStyle w:val="CommentReference"/>
                <w:rFonts w:eastAsiaTheme="minorHAnsi" w:cstheme="minorBidi"/>
                <w:color w:val="auto"/>
                <w:lang w:val="en-CA"/>
              </w:rPr>
              <w:commentReference w:id="667"/>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68" w:name="_Toc298445773"/>
      <w:bookmarkStart w:id="669" w:name="_Toc298681258"/>
      <w:bookmarkStart w:id="670" w:name="_Toc298447498"/>
      <w:r>
        <w:t>Part Seven (Modern Part Eight)</w:t>
      </w:r>
      <w:bookmarkEnd w:id="668"/>
      <w:bookmarkEnd w:id="669"/>
      <w:bookmarkEnd w:id="670"/>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1"/>
            <w:r>
              <w:rPr>
                <w:rFonts w:eastAsiaTheme="minorHAnsi"/>
              </w:rPr>
              <w:t>O Lord of all.</w:t>
            </w:r>
            <w:commentRangeEnd w:id="671"/>
            <w:r>
              <w:rPr>
                <w:rStyle w:val="CommentReference"/>
                <w:rFonts w:eastAsiaTheme="minorHAnsi" w:cstheme="minorBidi"/>
                <w:color w:val="auto"/>
                <w:lang w:val="en-CA"/>
              </w:rPr>
              <w:commentReference w:id="671"/>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2"/>
            <w:r>
              <w:rPr>
                <w:rFonts w:eastAsiaTheme="minorHAnsi"/>
              </w:rPr>
              <w:t>The True One who came</w:t>
            </w:r>
            <w:commentRangeEnd w:id="672"/>
            <w:r>
              <w:rPr>
                <w:rStyle w:val="CommentReference"/>
                <w:rFonts w:eastAsiaTheme="minorHAnsi" w:cstheme="minorBidi"/>
                <w:color w:val="auto"/>
                <w:lang w:val="en-CA"/>
              </w:rPr>
              <w:commentReference w:id="672"/>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73"/>
            <w:r>
              <w:rPr>
                <w:rFonts w:eastAsiaTheme="minorHAnsi"/>
              </w:rPr>
              <w:t>And perfect rejoicing.</w:t>
            </w:r>
            <w:commentRangeEnd w:id="673"/>
            <w:r>
              <w:rPr>
                <w:rStyle w:val="CommentReference"/>
                <w:rFonts w:eastAsiaTheme="minorHAnsi" w:cstheme="minorBidi"/>
                <w:color w:val="auto"/>
                <w:lang w:val="en-CA"/>
              </w:rPr>
              <w:commentReference w:id="673"/>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74"/>
            <w:r>
              <w:rPr>
                <w:rFonts w:eastAsiaTheme="minorHAnsi"/>
              </w:rPr>
              <w:t>about</w:t>
            </w:r>
            <w:commentRangeEnd w:id="674"/>
            <w:r>
              <w:rPr>
                <w:rStyle w:val="CommentReference"/>
                <w:rFonts w:eastAsiaTheme="minorHAnsi" w:cstheme="minorBidi"/>
                <w:color w:val="auto"/>
                <w:lang w:val="en-CA"/>
              </w:rPr>
              <w:commentReference w:id="674"/>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75"/>
            <w:r>
              <w:rPr>
                <w:rFonts w:eastAsiaTheme="minorHAnsi"/>
              </w:rPr>
              <w:t>proclaim</w:t>
            </w:r>
            <w:commentRangeEnd w:id="675"/>
            <w:r>
              <w:rPr>
                <w:rStyle w:val="CommentReference"/>
                <w:rFonts w:eastAsiaTheme="minorHAnsi" w:cstheme="minorBidi"/>
                <w:color w:val="auto"/>
                <w:lang w:val="en-CA"/>
              </w:rPr>
              <w:commentReference w:id="675"/>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76"/>
            <w:r w:rsidR="00E35F1F">
              <w:t>generations</w:t>
            </w:r>
            <w:commentRangeEnd w:id="676"/>
            <w:r w:rsidR="00E35F1F">
              <w:rPr>
                <w:rStyle w:val="CommentReference"/>
                <w:rFonts w:eastAsiaTheme="minorHAnsi" w:cstheme="minorBidi"/>
                <w:color w:val="auto"/>
                <w:lang w:val="en-CA"/>
              </w:rPr>
              <w:commentReference w:id="676"/>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77"/>
            <w:r w:rsidR="00E35F1F">
              <w:t xml:space="preserve">just </w:t>
            </w:r>
            <w:commentRangeEnd w:id="677"/>
            <w:r w:rsidR="00E35F1F">
              <w:rPr>
                <w:rStyle w:val="CommentReference"/>
                <w:rFonts w:eastAsiaTheme="minorHAnsi" w:cstheme="minorBidi"/>
                <w:color w:val="auto"/>
                <w:lang w:val="en-CA"/>
              </w:rPr>
              <w:commentReference w:id="677"/>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78"/>
            <w:r w:rsidR="00E35F1F">
              <w:t xml:space="preserve">chaste </w:t>
            </w:r>
            <w:commentRangeEnd w:id="678"/>
            <w:r w:rsidR="00E35F1F">
              <w:rPr>
                <w:rStyle w:val="CommentReference"/>
                <w:rFonts w:eastAsiaTheme="minorHAnsi" w:cstheme="minorBidi"/>
                <w:color w:val="auto"/>
                <w:lang w:val="en-CA"/>
              </w:rPr>
              <w:commentReference w:id="678"/>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79"/>
            <w:r w:rsidR="00E35F1F">
              <w:t>Isaac</w:t>
            </w:r>
            <w:commentRangeEnd w:id="679"/>
            <w:r w:rsidR="00E35F1F">
              <w:rPr>
                <w:rStyle w:val="CommentReference"/>
                <w:rFonts w:eastAsiaTheme="minorHAnsi" w:cstheme="minorBidi"/>
                <w:color w:val="auto"/>
                <w:lang w:val="en-CA"/>
              </w:rPr>
              <w:commentReference w:id="679"/>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0"/>
            <w:r w:rsidR="00E35F1F">
              <w:t>myriads of myriads.</w:t>
            </w:r>
            <w:commentRangeEnd w:id="680"/>
            <w:r w:rsidR="00E35F1F">
              <w:rPr>
                <w:rStyle w:val="CommentReference"/>
                <w:rFonts w:eastAsiaTheme="minorHAnsi" w:cstheme="minorBidi"/>
                <w:color w:val="auto"/>
                <w:lang w:val="en-CA"/>
              </w:rPr>
              <w:commentReference w:id="680"/>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1"/>
            <w:r w:rsidR="00E35F1F">
              <w:t>Master</w:t>
            </w:r>
            <w:commentRangeEnd w:id="681"/>
            <w:r w:rsidR="00E35F1F">
              <w:rPr>
                <w:rStyle w:val="CommentReference"/>
                <w:rFonts w:eastAsiaTheme="minorHAnsi" w:cstheme="minorBidi"/>
                <w:color w:val="auto"/>
                <w:lang w:val="en-CA"/>
              </w:rPr>
              <w:commentReference w:id="681"/>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2"/>
            <w:r w:rsidR="00E35F1F">
              <w:t xml:space="preserve">honour </w:t>
            </w:r>
            <w:commentRangeEnd w:id="682"/>
            <w:r w:rsidR="00E35F1F">
              <w:rPr>
                <w:rStyle w:val="CommentReference"/>
                <w:rFonts w:eastAsiaTheme="minorHAnsi" w:cstheme="minorBidi"/>
                <w:color w:val="auto"/>
                <w:lang w:val="en-CA"/>
              </w:rPr>
              <w:commentReference w:id="682"/>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3"/>
            <w:r w:rsidR="00E35F1F">
              <w:t xml:space="preserve">spouse </w:t>
            </w:r>
            <w:commentRangeEnd w:id="683"/>
            <w:r w:rsidR="00E35F1F">
              <w:rPr>
                <w:rStyle w:val="CommentReference"/>
                <w:rFonts w:eastAsiaTheme="minorHAnsi" w:cstheme="minorBidi"/>
                <w:color w:val="auto"/>
                <w:lang w:val="en-CA"/>
              </w:rPr>
              <w:commentReference w:id="683"/>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4"/>
            <w:r w:rsidR="00E35F1F">
              <w:t xml:space="preserve">health </w:t>
            </w:r>
            <w:commentRangeEnd w:id="684"/>
            <w:r w:rsidR="00E35F1F">
              <w:rPr>
                <w:rStyle w:val="CommentReference"/>
                <w:rFonts w:eastAsiaTheme="minorHAnsi" w:cstheme="minorBidi"/>
                <w:color w:val="auto"/>
                <w:lang w:val="en-CA"/>
              </w:rPr>
              <w:commentReference w:id="684"/>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85"/>
            <w:r>
              <w:t>indescribable</w:t>
            </w:r>
            <w:commentRangeEnd w:id="685"/>
            <w:r>
              <w:rPr>
                <w:rStyle w:val="CommentReference"/>
                <w:rFonts w:eastAsiaTheme="minorHAnsi" w:cstheme="minorBidi"/>
                <w:color w:val="auto"/>
                <w:lang w:val="en-CA"/>
              </w:rPr>
              <w:commentReference w:id="685"/>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86"/>
            <w:r>
              <w:t>Without mingling of substance</w:t>
            </w:r>
            <w:commentRangeEnd w:id="686"/>
            <w:r>
              <w:rPr>
                <w:rStyle w:val="CommentReference"/>
                <w:rFonts w:eastAsiaTheme="minorHAnsi" w:cstheme="minorBidi"/>
                <w:color w:val="auto"/>
                <w:lang w:val="en-CA"/>
              </w:rPr>
              <w:commentReference w:id="686"/>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687"/>
            <w:r w:rsidRPr="008D3689">
              <w:rPr>
                <w:highlight w:val="yellow"/>
              </w:rPr>
              <w:t>Ϯϯϩⲟ</w:t>
            </w:r>
            <w:commentRangeEnd w:id="687"/>
            <w:r w:rsidR="00F71B79">
              <w:rPr>
                <w:rStyle w:val="CommentReference"/>
                <w:rFonts w:ascii="Garamond" w:hAnsi="Garamond" w:cstheme="minorBidi"/>
                <w:noProof w:val="0"/>
                <w:lang w:val="en-CA"/>
              </w:rPr>
              <w:commentReference w:id="687"/>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88"/>
            <w:r>
              <w:t xml:space="preserve">intercede </w:t>
            </w:r>
            <w:commentRangeEnd w:id="688"/>
            <w:r>
              <w:rPr>
                <w:rStyle w:val="CommentReference"/>
                <w:rFonts w:eastAsiaTheme="minorHAnsi" w:cstheme="minorBidi"/>
                <w:color w:val="auto"/>
                <w:lang w:val="en-CA"/>
              </w:rPr>
              <w:commentReference w:id="688"/>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89" w:name="_Toc298445774"/>
      <w:bookmarkStart w:id="690" w:name="_Toc298681259"/>
      <w:bookmarkStart w:id="691" w:name="_Toc298447499"/>
      <w:r>
        <w:t>Part Nine</w:t>
      </w:r>
      <w:bookmarkEnd w:id="689"/>
      <w:bookmarkEnd w:id="690"/>
      <w:bookmarkEnd w:id="691"/>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r w:rsidR="00513992">
        <w:fldChar w:fldCharType="begin"/>
      </w:r>
      <w:r w:rsidR="00513992">
        <w:instrText xml:space="preserve"> PAGEREF _Ref297493889 </w:instrText>
      </w:r>
      <w:r w:rsidR="00513992">
        <w:fldChar w:fldCharType="separate"/>
      </w:r>
      <w:r w:rsidR="0089025C">
        <w:rPr>
          <w:noProof/>
        </w:rPr>
        <w:t>332</w:t>
      </w:r>
      <w:r w:rsidR="00513992">
        <w:rPr>
          <w:noProof/>
        </w:rPr>
        <w:fldChar w:fldCharType="end"/>
      </w:r>
      <w:r>
        <w:t>.</w:t>
      </w:r>
    </w:p>
    <w:p w14:paraId="7308305D" w14:textId="17DB14E7" w:rsidR="00E35F1F" w:rsidRDefault="00E35F1F" w:rsidP="00E35F1F">
      <w:pPr>
        <w:pStyle w:val="Heading6"/>
      </w:pPr>
      <w:bookmarkStart w:id="692" w:name="_Toc298445775"/>
      <w:bookmarkStart w:id="693" w:name="_Toc298681260"/>
      <w:bookmarkStart w:id="694" w:name="_Toc298447500"/>
      <w:r>
        <w:t>Part Ten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95"/>
            <w:r>
              <w:t>honoured</w:t>
            </w:r>
            <w:r w:rsidRPr="007425E1">
              <w:t xml:space="preserve"> </w:t>
            </w:r>
            <w:commentRangeEnd w:id="695"/>
            <w:r>
              <w:rPr>
                <w:rStyle w:val="CommentReference"/>
                <w:rFonts w:eastAsiaTheme="minorHAnsi" w:cstheme="minorBidi"/>
                <w:color w:val="auto"/>
                <w:lang w:val="en-CA"/>
              </w:rPr>
              <w:commentReference w:id="695"/>
            </w:r>
            <w:commentRangeStart w:id="696"/>
            <w:r w:rsidRPr="007425E1">
              <w:t xml:space="preserve">more </w:t>
            </w:r>
            <w:commentRangeEnd w:id="696"/>
            <w:r>
              <w:rPr>
                <w:rStyle w:val="CommentReference"/>
                <w:rFonts w:eastAsiaTheme="minorHAnsi" w:cstheme="minorBidi"/>
                <w:color w:val="auto"/>
                <w:lang w:val="en-CA"/>
              </w:rPr>
              <w:commentReference w:id="696"/>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97"/>
            <w:r w:rsidRPr="007425E1">
              <w:t>means</w:t>
            </w:r>
            <w:commentRangeEnd w:id="697"/>
            <w:r>
              <w:rPr>
                <w:rStyle w:val="CommentReference"/>
                <w:rFonts w:eastAsiaTheme="minorHAnsi" w:cstheme="minorBidi"/>
                <w:color w:val="auto"/>
                <w:lang w:val="en-CA"/>
              </w:rPr>
              <w:commentReference w:id="697"/>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98" w:name="_Toc298445776"/>
      <w:bookmarkStart w:id="699" w:name="_Toc298681261"/>
      <w:bookmarkStart w:id="700" w:name="_Toc298447501"/>
      <w:r w:rsidRPr="00D24FE1">
        <w:t>Part</w:t>
      </w:r>
      <w:r>
        <w:t xml:space="preserve"> Eleven</w:t>
      </w:r>
      <w:bookmarkEnd w:id="698"/>
      <w:bookmarkEnd w:id="699"/>
      <w:bookmarkEnd w:id="700"/>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1" w:name="_Toc298445777"/>
      <w:bookmarkStart w:id="702" w:name="_Toc298681262"/>
      <w:bookmarkStart w:id="703" w:name="_Toc298447502"/>
      <w:r>
        <w:lastRenderedPageBreak/>
        <w:t>Part Twelve</w:t>
      </w:r>
      <w:bookmarkEnd w:id="701"/>
      <w:bookmarkEnd w:id="702"/>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04"/>
            <w:r w:rsidRPr="007425E1">
              <w:t>heaven</w:t>
            </w:r>
            <w:commentRangeEnd w:id="704"/>
            <w:r>
              <w:rPr>
                <w:rStyle w:val="CommentReference"/>
                <w:rFonts w:eastAsiaTheme="minorHAnsi" w:cstheme="minorBidi"/>
                <w:color w:val="auto"/>
                <w:lang w:val="en-CA"/>
              </w:rPr>
              <w:commentReference w:id="704"/>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05"/>
            <w:r w:rsidRPr="007425E1">
              <w:t xml:space="preserve">true </w:t>
            </w:r>
            <w:commentRangeEnd w:id="705"/>
            <w:r>
              <w:rPr>
                <w:rStyle w:val="CommentReference"/>
                <w:rFonts w:eastAsiaTheme="minorHAnsi" w:cstheme="minorBidi"/>
                <w:color w:val="auto"/>
                <w:lang w:val="en-CA"/>
              </w:rPr>
              <w:commentReference w:id="705"/>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06" w:name="_Toc298445778"/>
      <w:bookmarkStart w:id="707" w:name="_Toc298681263"/>
      <w:bookmarkStart w:id="708" w:name="_Toc298447503"/>
      <w:r>
        <w:t>Part Thirteen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09"/>
            <w:r>
              <w:rPr>
                <w:rFonts w:eastAsiaTheme="minorHAnsi"/>
              </w:rPr>
              <w:t xml:space="preserve">Virgin Mary </w:t>
            </w:r>
            <w:commentRangeEnd w:id="709"/>
            <w:r>
              <w:rPr>
                <w:rStyle w:val="CommentReference"/>
                <w:rFonts w:eastAsiaTheme="minorHAnsi" w:cstheme="minorBidi"/>
                <w:color w:val="auto"/>
                <w:lang w:val="en-CA"/>
              </w:rPr>
              <w:commentReference w:id="709"/>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0"/>
            <w:r w:rsidRPr="007425E1">
              <w:t>And the Cherubic,</w:t>
            </w:r>
          </w:p>
          <w:p w14:paraId="317A08CE" w14:textId="77777777" w:rsidR="00E35F1F" w:rsidRPr="001A0083" w:rsidRDefault="00E35F1F" w:rsidP="00E35F1F">
            <w:pPr>
              <w:pStyle w:val="EngHangEnd"/>
            </w:pPr>
            <w:r>
              <w:t>Mercy Seat</w:t>
            </w:r>
            <w:commentRangeEnd w:id="710"/>
            <w:r>
              <w:t>.</w:t>
            </w:r>
            <w:r>
              <w:rPr>
                <w:rStyle w:val="CommentReference"/>
                <w:rFonts w:eastAsiaTheme="minorHAnsi" w:cstheme="minorBidi"/>
                <w:color w:val="auto"/>
                <w:lang w:val="en-CA"/>
              </w:rPr>
              <w:commentReference w:id="710"/>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1"/>
            <w:r w:rsidRPr="007425E1">
              <w:t>pot</w:t>
            </w:r>
            <w:commentRangeEnd w:id="711"/>
            <w:r>
              <w:rPr>
                <w:rStyle w:val="CommentReference"/>
                <w:rFonts w:eastAsiaTheme="minorHAnsi" w:cstheme="minorBidi"/>
                <w:color w:val="auto"/>
                <w:lang w:val="en-CA"/>
              </w:rPr>
              <w:commentReference w:id="711"/>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2"/>
            <w:r w:rsidRPr="007425E1">
              <w:t>l</w:t>
            </w:r>
            <w:r>
              <w:t>ampstand</w:t>
            </w:r>
            <w:commentRangeEnd w:id="712"/>
            <w:r>
              <w:rPr>
                <w:rStyle w:val="CommentReference"/>
                <w:rFonts w:eastAsiaTheme="minorHAnsi" w:cstheme="minorBidi"/>
                <w:color w:val="auto"/>
                <w:lang w:val="en-CA"/>
              </w:rPr>
              <w:commentReference w:id="712"/>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3" w:name="_Toc298445779"/>
      <w:bookmarkStart w:id="714" w:name="_Toc298681264"/>
      <w:bookmarkStart w:id="715" w:name="_Toc298447504"/>
      <w:r>
        <w:lastRenderedPageBreak/>
        <w:t>Part Fourteen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16"/>
            <w:r w:rsidRPr="007425E1">
              <w:t>t</w:t>
            </w:r>
            <w:commentRangeEnd w:id="716"/>
            <w:r>
              <w:rPr>
                <w:rStyle w:val="CommentReference"/>
                <w:rFonts w:eastAsiaTheme="minorHAnsi" w:cstheme="minorBidi"/>
                <w:color w:val="auto"/>
                <w:lang w:val="en-CA"/>
              </w:rPr>
              <w:commentReference w:id="716"/>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17"/>
            <w:r>
              <w:t xml:space="preserve">The </w:t>
            </w:r>
            <w:commentRangeEnd w:id="717"/>
            <w:r>
              <w:rPr>
                <w:rStyle w:val="CommentReference"/>
                <w:rFonts w:eastAsiaTheme="minorHAnsi" w:cstheme="minorBidi"/>
                <w:color w:val="auto"/>
                <w:lang w:val="en-CA"/>
              </w:rPr>
              <w:commentReference w:id="717"/>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18"/>
            <w:r w:rsidRPr="007425E1">
              <w:t xml:space="preserve">And </w:t>
            </w:r>
            <w:commentRangeEnd w:id="718"/>
            <w:r>
              <w:rPr>
                <w:rStyle w:val="CommentReference"/>
                <w:rFonts w:eastAsiaTheme="minorHAnsi" w:cstheme="minorBidi"/>
                <w:color w:val="auto"/>
                <w:lang w:val="en-CA"/>
              </w:rPr>
              <w:commentReference w:id="718"/>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19" w:name="_Toc298445780"/>
      <w:bookmarkStart w:id="720" w:name="_Toc298681265"/>
      <w:bookmarkStart w:id="721" w:name="_Toc298447505"/>
      <w:r>
        <w:t>Part Fifteen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2"/>
            <w:r>
              <w:t>Which</w:t>
            </w:r>
            <w:r w:rsidRPr="007425E1">
              <w:t xml:space="preserve"> </w:t>
            </w:r>
            <w:commentRangeEnd w:id="722"/>
            <w:r>
              <w:rPr>
                <w:rStyle w:val="CommentReference"/>
                <w:rFonts w:eastAsiaTheme="minorHAnsi" w:cstheme="minorBidi"/>
                <w:color w:val="auto"/>
                <w:lang w:val="en-CA"/>
              </w:rPr>
              <w:commentReference w:id="722"/>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3"/>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3"/>
            <w:r>
              <w:rPr>
                <w:rStyle w:val="CommentReference"/>
                <w:rFonts w:ascii="Garamond" w:hAnsi="Garamond" w:cstheme="minorBidi"/>
                <w:noProof w:val="0"/>
                <w:lang w:val="en-CA"/>
              </w:rPr>
              <w:commentReference w:id="723"/>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24"/>
            <w:r w:rsidRPr="007425E1">
              <w:t>savour</w:t>
            </w:r>
            <w:commentRangeEnd w:id="724"/>
            <w:r>
              <w:rPr>
                <w:rStyle w:val="CommentReference"/>
                <w:rFonts w:eastAsiaTheme="minorHAnsi" w:cstheme="minorBidi"/>
                <w:color w:val="auto"/>
                <w:lang w:val="en-CA"/>
              </w:rPr>
              <w:commentReference w:id="724"/>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25"/>
            <w:r w:rsidRPr="007425E1">
              <w:t>estate</w:t>
            </w:r>
            <w:commentRangeEnd w:id="725"/>
            <w:r>
              <w:rPr>
                <w:rStyle w:val="CommentReference"/>
                <w:rFonts w:eastAsiaTheme="minorHAnsi" w:cstheme="minorBidi"/>
                <w:color w:val="auto"/>
                <w:lang w:val="en-CA"/>
              </w:rPr>
              <w:commentReference w:id="725"/>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26" w:name="_Toc298445781"/>
      <w:bookmarkStart w:id="727" w:name="_Toc298681266"/>
      <w:bookmarkStart w:id="728" w:name="_Toc298447506"/>
      <w:r>
        <w:rPr>
          <w:lang w:val="en-GB"/>
        </w:rPr>
        <w:lastRenderedPageBreak/>
        <w:t>Part Sixteen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29" w:name="_Toc298445782"/>
      <w:bookmarkStart w:id="730" w:name="_Toc298681267"/>
      <w:bookmarkStart w:id="731" w:name="_Toc298447507"/>
      <w:r w:rsidRPr="00D24FE1">
        <w:t>Part</w:t>
      </w:r>
      <w:r>
        <w:t xml:space="preserve"> Seventeen</w:t>
      </w:r>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2" w:name="_Toc298445783"/>
      <w:bookmarkStart w:id="733" w:name="_Toc298681268"/>
      <w:bookmarkStart w:id="734" w:name="_Toc298447508"/>
      <w:r>
        <w:t>Part Eighteen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35"/>
            <w:r>
              <w:t>care</w:t>
            </w:r>
            <w:commentRangeEnd w:id="735"/>
            <w:r>
              <w:rPr>
                <w:rStyle w:val="CommentReference"/>
                <w:rFonts w:eastAsiaTheme="minorHAnsi" w:cstheme="minorBidi"/>
                <w:color w:val="auto"/>
                <w:lang w:val="en-CA"/>
              </w:rPr>
              <w:commentReference w:id="735"/>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36"/>
            <w:r w:rsidRPr="007425E1">
              <w:t xml:space="preserve">Sabbath </w:t>
            </w:r>
            <w:commentRangeEnd w:id="736"/>
            <w:r>
              <w:rPr>
                <w:rStyle w:val="CommentReference"/>
                <w:rFonts w:eastAsiaTheme="minorHAnsi" w:cstheme="minorBidi"/>
                <w:color w:val="auto"/>
                <w:lang w:val="en-CA"/>
              </w:rPr>
              <w:commentReference w:id="736"/>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37" w:name="_Toc298445784"/>
      <w:bookmarkStart w:id="738" w:name="_Toc298681269"/>
      <w:bookmarkStart w:id="739" w:name="_Toc298447509"/>
      <w:bookmarkStart w:id="740" w:name="_Ref299212037"/>
      <w:bookmarkStart w:id="741" w:name="_Ref299212071"/>
      <w:bookmarkStart w:id="742" w:name="_Toc308441907"/>
      <w:r>
        <w:t>The Antiphonarium is read.</w:t>
      </w:r>
    </w:p>
    <w:p w14:paraId="220BAA57" w14:textId="77777777" w:rsidR="00E35F1F" w:rsidRDefault="00E35F1F" w:rsidP="00E35F1F">
      <w:pPr>
        <w:pStyle w:val="Heading2"/>
      </w:pPr>
      <w:bookmarkStart w:id="743" w:name="_Ref434564976"/>
      <w:bookmarkStart w:id="744" w:name="_Toc459399190"/>
      <w:r>
        <w:lastRenderedPageBreak/>
        <w:t>The Conclusion of the Adam Theotokias</w:t>
      </w:r>
      <w:bookmarkEnd w:id="737"/>
      <w:bookmarkEnd w:id="738"/>
      <w:bookmarkEnd w:id="739"/>
      <w:bookmarkEnd w:id="740"/>
      <w:bookmarkEnd w:id="741"/>
      <w:bookmarkEnd w:id="742"/>
      <w:bookmarkEnd w:id="743"/>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45"/>
            <w:r w:rsidRPr="007425E1">
              <w:rPr>
                <w:rFonts w:eastAsiaTheme="minorHAnsi"/>
              </w:rPr>
              <w:t xml:space="preserve">too </w:t>
            </w:r>
            <w:commentRangeEnd w:id="745"/>
            <w:r>
              <w:rPr>
                <w:rStyle w:val="CommentReference"/>
                <w:rFonts w:eastAsiaTheme="minorHAnsi" w:cstheme="minorBidi"/>
                <w:color w:val="auto"/>
                <w:lang w:val="en-CA"/>
              </w:rPr>
              <w:commentReference w:id="745"/>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46"/>
            <w:r>
              <w:rPr>
                <w:rFonts w:eastAsiaTheme="minorHAnsi"/>
              </w:rPr>
              <w:t>I</w:t>
            </w:r>
            <w:r w:rsidRPr="007425E1">
              <w:rPr>
                <w:rFonts w:eastAsiaTheme="minorHAnsi"/>
              </w:rPr>
              <w:t xml:space="preserve"> </w:t>
            </w:r>
            <w:commentRangeEnd w:id="746"/>
            <w:r>
              <w:rPr>
                <w:rStyle w:val="CommentReference"/>
                <w:rFonts w:eastAsiaTheme="minorHAnsi" w:cstheme="minorBidi"/>
                <w:color w:val="auto"/>
                <w:lang w:val="en-CA"/>
              </w:rPr>
              <w:commentReference w:id="746"/>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47"/>
            <w:r w:rsidRPr="007425E1">
              <w:rPr>
                <w:rFonts w:eastAsiaTheme="minorHAnsi"/>
              </w:rPr>
              <w:t>To offer repentance</w:t>
            </w:r>
            <w:commentRangeEnd w:id="747"/>
            <w:r>
              <w:rPr>
                <w:rStyle w:val="CommentReference"/>
                <w:rFonts w:eastAsiaTheme="minorHAnsi" w:cstheme="minorBidi"/>
                <w:color w:val="auto"/>
                <w:lang w:val="en-CA"/>
              </w:rPr>
              <w:commentReference w:id="747"/>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48"/>
            <w:r w:rsidRPr="007425E1">
              <w:rPr>
                <w:rFonts w:eastAsiaTheme="minorHAnsi"/>
              </w:rPr>
              <w:t>The death of a sinner</w:t>
            </w:r>
            <w:commentRangeEnd w:id="748"/>
            <w:r>
              <w:rPr>
                <w:rStyle w:val="CommentReference"/>
                <w:rFonts w:eastAsiaTheme="minorHAnsi" w:cstheme="minorBidi"/>
                <w:color w:val="auto"/>
                <w:lang w:val="en-CA"/>
              </w:rPr>
              <w:commentReference w:id="748"/>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49"/>
            <w:r>
              <w:t>kind-hearted</w:t>
            </w:r>
            <w:commentRangeEnd w:id="749"/>
            <w:r>
              <w:rPr>
                <w:rStyle w:val="CommentReference"/>
                <w:rFonts w:eastAsiaTheme="minorHAnsi" w:cstheme="minorBidi"/>
                <w:color w:val="auto"/>
                <w:lang w:val="en-CA"/>
              </w:rPr>
              <w:commentReference w:id="749"/>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0"/>
            <w:r>
              <w:t>compassions</w:t>
            </w:r>
            <w:commentRangeEnd w:id="750"/>
            <w:r>
              <w:rPr>
                <w:rStyle w:val="CommentReference"/>
                <w:rFonts w:eastAsiaTheme="minorHAnsi" w:cstheme="minorBidi"/>
                <w:color w:val="auto"/>
                <w:lang w:val="en-CA"/>
              </w:rPr>
              <w:commentReference w:id="750"/>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1"/>
            <w:r w:rsidRPr="007425E1">
              <w:t xml:space="preserve">May </w:t>
            </w:r>
            <w:commentRangeEnd w:id="751"/>
            <w:r>
              <w:rPr>
                <w:rStyle w:val="CommentReference"/>
                <w:rFonts w:eastAsiaTheme="minorHAnsi" w:cstheme="minorBidi"/>
                <w:color w:val="auto"/>
                <w:lang w:val="en-CA"/>
              </w:rPr>
              <w:commentReference w:id="751"/>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2" w:name="_Toc298445791"/>
      <w:bookmarkStart w:id="753" w:name="_Toc298681276"/>
      <w:bookmarkStart w:id="754" w:name="_Toc298447516"/>
      <w:bookmarkStart w:id="755" w:name="_Toc308441914"/>
      <w:bookmarkStart w:id="756" w:name="_Toc459399191"/>
      <w:r>
        <w:lastRenderedPageBreak/>
        <w:t>Monday</w:t>
      </w:r>
      <w:bookmarkEnd w:id="752"/>
      <w:bookmarkEnd w:id="753"/>
      <w:bookmarkEnd w:id="754"/>
      <w:bookmarkEnd w:id="755"/>
      <w:bookmarkEnd w:id="756"/>
    </w:p>
    <w:p w14:paraId="47BF983A" w14:textId="77777777" w:rsidR="00E35F1F" w:rsidRDefault="00E35F1F" w:rsidP="00E35F1F">
      <w:pPr>
        <w:pStyle w:val="Heading3"/>
      </w:pPr>
      <w:bookmarkStart w:id="757" w:name="_Toc298445792"/>
      <w:bookmarkStart w:id="758" w:name="_Toc298681277"/>
      <w:bookmarkStart w:id="759" w:name="_Toc298447517"/>
      <w:bookmarkStart w:id="760" w:name="_Toc308441915"/>
      <w:bookmarkStart w:id="761" w:name="_Ref452619611"/>
      <w:bookmarkStart w:id="762" w:name="_Ref452619614"/>
      <w:r>
        <w:t>The Monday Psali Adam</w:t>
      </w:r>
      <w:bookmarkEnd w:id="757"/>
      <w:bookmarkEnd w:id="758"/>
      <w:bookmarkEnd w:id="759"/>
      <w:bookmarkEnd w:id="760"/>
      <w:bookmarkEnd w:id="761"/>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63"/>
            <w:r>
              <w:t>G</w:t>
            </w:r>
            <w:r w:rsidRPr="007425E1">
              <w:t xml:space="preserve">reatly </w:t>
            </w:r>
            <w:commentRangeEnd w:id="763"/>
            <w:r>
              <w:rPr>
                <w:rStyle w:val="CommentReference"/>
                <w:rFonts w:ascii="Times New Roman" w:eastAsiaTheme="minorHAnsi" w:hAnsi="Times New Roman" w:cstheme="minorBidi"/>
                <w:color w:val="auto"/>
              </w:rPr>
              <w:commentReference w:id="763"/>
            </w:r>
            <w:r w:rsidRPr="007425E1">
              <w:t>exalted</w:t>
            </w:r>
            <w:r>
              <w:t>,</w:t>
            </w:r>
          </w:p>
          <w:p w14:paraId="5F0EBDF2" w14:textId="77777777" w:rsidR="00E35F1F" w:rsidRDefault="00E35F1F" w:rsidP="00E35F1F">
            <w:pPr>
              <w:pStyle w:val="EngHang"/>
              <w:spacing w:before="2"/>
            </w:pPr>
            <w:commentRangeStart w:id="764"/>
            <w:r>
              <w:t>B</w:t>
            </w:r>
            <w:r w:rsidRPr="007425E1">
              <w:t xml:space="preserve">eyond </w:t>
            </w:r>
            <w:commentRangeEnd w:id="764"/>
            <w:r>
              <w:rPr>
                <w:rStyle w:val="CommentReference"/>
                <w:rFonts w:ascii="Times New Roman" w:eastAsiaTheme="minorHAnsi" w:hAnsi="Times New Roman" w:cstheme="minorBidi"/>
                <w:color w:val="auto"/>
              </w:rPr>
              <w:commentReference w:id="764"/>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65"/>
            <w:r>
              <w:t>righteous</w:t>
            </w:r>
            <w:commentRangeEnd w:id="765"/>
            <w:r>
              <w:rPr>
                <w:rStyle w:val="CommentReference"/>
                <w:rFonts w:ascii="Times New Roman" w:eastAsiaTheme="minorHAnsi" w:hAnsi="Times New Roman" w:cstheme="minorBidi"/>
                <w:color w:val="auto"/>
              </w:rPr>
              <w:commentReference w:id="765"/>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66"/>
            <w:r>
              <w:t>M</w:t>
            </w:r>
            <w:r w:rsidRPr="007425E1">
              <w:t xml:space="preserve">editate </w:t>
            </w:r>
            <w:commentRangeEnd w:id="766"/>
            <w:r>
              <w:rPr>
                <w:rStyle w:val="CommentReference"/>
                <w:rFonts w:ascii="Times New Roman" w:eastAsiaTheme="minorHAnsi" w:hAnsi="Times New Roman" w:cstheme="minorBidi"/>
                <w:color w:val="auto"/>
              </w:rPr>
              <w:commentReference w:id="766"/>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67"/>
            <w:r>
              <w:t>lips</w:t>
            </w:r>
            <w:commentRangeEnd w:id="767"/>
            <w:r>
              <w:rPr>
                <w:rStyle w:val="CommentReference"/>
              </w:rPr>
              <w:commentReference w:id="767"/>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68"/>
            <w:r w:rsidR="00E35F1F" w:rsidRPr="007425E1">
              <w:t>f</w:t>
            </w:r>
            <w:commentRangeEnd w:id="768"/>
            <w:r w:rsidR="00E35F1F">
              <w:rPr>
                <w:rStyle w:val="CommentReference"/>
              </w:rPr>
              <w:commentReference w:id="768"/>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69"/>
            <w:r w:rsidRPr="007425E1">
              <w:t>praise</w:t>
            </w:r>
            <w:r>
              <w:t xml:space="preserve"> </w:t>
            </w:r>
            <w:commentRangeEnd w:id="769"/>
            <w:r>
              <w:rPr>
                <w:rStyle w:val="CommentReference"/>
                <w:rFonts w:ascii="Times New Roman" w:eastAsiaTheme="minorHAnsi" w:hAnsi="Times New Roman" w:cstheme="minorBidi"/>
                <w:color w:val="auto"/>
              </w:rPr>
              <w:commentReference w:id="769"/>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0"/>
            <w:r>
              <w:t>set</w:t>
            </w:r>
            <w:r w:rsidRPr="007425E1">
              <w:t xml:space="preserve"> </w:t>
            </w:r>
            <w:commentRangeEnd w:id="770"/>
            <w:r>
              <w:rPr>
                <w:rStyle w:val="CommentReference"/>
                <w:rFonts w:ascii="Times New Roman" w:eastAsiaTheme="minorHAnsi" w:hAnsi="Times New Roman" w:cstheme="minorBidi"/>
                <w:color w:val="auto"/>
              </w:rPr>
              <w:commentReference w:id="770"/>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1"/>
            <w:r w:rsidRPr="007425E1">
              <w:t xml:space="preserve"> </w:t>
            </w:r>
            <w:commentRangeEnd w:id="771"/>
            <w:r>
              <w:rPr>
                <w:rStyle w:val="CommentReference"/>
                <w:rFonts w:ascii="Times New Roman" w:eastAsiaTheme="minorHAnsi" w:hAnsi="Times New Roman" w:cstheme="minorBidi"/>
                <w:color w:val="auto"/>
              </w:rPr>
              <w:commentReference w:id="771"/>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2"/>
            <w:r>
              <w:t xml:space="preserve">similitudes </w:t>
            </w:r>
            <w:commentRangeEnd w:id="772"/>
            <w:r>
              <w:rPr>
                <w:rStyle w:val="CommentReference"/>
                <w:rFonts w:ascii="Times New Roman" w:eastAsiaTheme="minorHAnsi" w:hAnsi="Times New Roman" w:cstheme="minorBidi"/>
                <w:color w:val="auto"/>
              </w:rPr>
              <w:commentReference w:id="772"/>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73" w:name="_Toc298445793"/>
      <w:bookmarkStart w:id="774" w:name="_Toc298681278"/>
      <w:bookmarkStart w:id="775" w:name="_Toc298447518"/>
      <w:bookmarkStart w:id="776" w:name="_Toc308441916"/>
      <w:r w:rsidRPr="00FD2E69">
        <w:t>The Conclusion of the Adam Psali</w:t>
      </w:r>
      <w:bookmarkEnd w:id="773"/>
      <w:bookmarkEnd w:id="774"/>
      <w:bookmarkEnd w:id="775"/>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77" w:name="_Ref452619708"/>
      <w:r>
        <w:t>The Monday Theotokia</w:t>
      </w:r>
      <w:bookmarkEnd w:id="777"/>
    </w:p>
    <w:p w14:paraId="709F76CB" w14:textId="77777777" w:rsidR="00E35F1F" w:rsidRDefault="00E35F1F" w:rsidP="00E35F1F">
      <w:pPr>
        <w:pStyle w:val="Heading6"/>
      </w:pPr>
      <w:bookmarkStart w:id="778" w:name="_Toc298445794"/>
      <w:bookmarkStart w:id="779" w:name="_Toc298681279"/>
      <w:bookmarkStart w:id="780" w:name="_Toc298447519"/>
      <w:r>
        <w:t>Part One</w:t>
      </w:r>
      <w:bookmarkEnd w:id="778"/>
      <w:bookmarkEnd w:id="779"/>
      <w:bookmarkEnd w:id="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1"/>
            <w:r>
              <w:t xml:space="preserve">his </w:t>
            </w:r>
            <w:commentRangeEnd w:id="781"/>
            <w:r>
              <w:rPr>
                <w:rStyle w:val="CommentReference"/>
              </w:rPr>
              <w:commentReference w:id="781"/>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82"/>
            <w:r w:rsidRPr="007425E1">
              <w:t xml:space="preserve"> </w:t>
            </w:r>
            <w:commentRangeEnd w:id="782"/>
            <w:r>
              <w:rPr>
                <w:rStyle w:val="CommentReference"/>
                <w:rFonts w:ascii="Times New Roman" w:eastAsiaTheme="minorHAnsi" w:hAnsi="Times New Roman" w:cstheme="minorBidi"/>
                <w:color w:val="auto"/>
              </w:rPr>
              <w:commentReference w:id="782"/>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83" w:name="_Toc298445795"/>
      <w:bookmarkStart w:id="784" w:name="_Toc298681280"/>
      <w:bookmarkStart w:id="785" w:name="_Toc298447520"/>
      <w:r>
        <w:t>Part Two</w:t>
      </w:r>
      <w:bookmarkEnd w:id="783"/>
      <w:bookmarkEnd w:id="784"/>
      <w:bookmarkEnd w:id="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86"/>
            <w:r w:rsidRPr="007425E1">
              <w:t xml:space="preserve"> </w:t>
            </w:r>
            <w:commentRangeEnd w:id="786"/>
            <w:r>
              <w:rPr>
                <w:rStyle w:val="CommentReference"/>
                <w:rFonts w:ascii="Times New Roman" w:eastAsiaTheme="minorHAnsi" w:hAnsi="Times New Roman" w:cstheme="minorBidi"/>
                <w:color w:val="auto"/>
              </w:rPr>
              <w:commentReference w:id="786"/>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87" w:name="_Toc298445796"/>
      <w:bookmarkStart w:id="788" w:name="_Toc298681281"/>
      <w:bookmarkStart w:id="789" w:name="_Toc298447521"/>
      <w:r>
        <w:t>Part Three</w:t>
      </w:r>
      <w:bookmarkEnd w:id="787"/>
      <w:bookmarkEnd w:id="788"/>
      <w:bookmarkEnd w:id="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0"/>
            <w:r w:rsidRPr="007425E1">
              <w:t xml:space="preserve">only </w:t>
            </w:r>
            <w:commentRangeEnd w:id="790"/>
            <w:r>
              <w:rPr>
                <w:rStyle w:val="CommentReference"/>
                <w:rFonts w:ascii="Times New Roman" w:eastAsiaTheme="minorHAnsi" w:hAnsi="Times New Roman" w:cstheme="minorBidi"/>
                <w:color w:val="auto"/>
              </w:rPr>
              <w:commentReference w:id="790"/>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1"/>
            <w:r w:rsidRPr="007425E1">
              <w:t xml:space="preserve">save </w:t>
            </w:r>
            <w:commentRangeEnd w:id="791"/>
            <w:r>
              <w:rPr>
                <w:rStyle w:val="CommentReference"/>
              </w:rPr>
              <w:commentReference w:id="791"/>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3" w:name="_Toc298445797"/>
      <w:bookmarkStart w:id="794" w:name="_Toc298681282"/>
      <w:bookmarkStart w:id="795" w:name="_Toc298447522"/>
      <w:r>
        <w:lastRenderedPageBreak/>
        <w:t>Part Four</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96"/>
            <w:r w:rsidRPr="007425E1">
              <w:t>counsel</w:t>
            </w:r>
            <w:commentRangeEnd w:id="796"/>
            <w:r>
              <w:rPr>
                <w:rStyle w:val="CommentReference"/>
              </w:rPr>
              <w:commentReference w:id="796"/>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797"/>
            <w:r w:rsidRPr="007425E1">
              <w:t xml:space="preserve"> </w:t>
            </w:r>
            <w:commentRangeEnd w:id="797"/>
            <w:r>
              <w:rPr>
                <w:rStyle w:val="CommentReference"/>
                <w:rFonts w:ascii="Times New Roman" w:eastAsiaTheme="minorHAnsi" w:hAnsi="Times New Roman" w:cstheme="minorBidi"/>
                <w:color w:val="auto"/>
              </w:rPr>
              <w:commentReference w:id="797"/>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98" w:name="_Toc298445798"/>
      <w:bookmarkStart w:id="799" w:name="_Toc298681283"/>
      <w:bookmarkStart w:id="800" w:name="_Toc298447523"/>
      <w:r>
        <w:t>Part Five</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1"/>
            <w:r w:rsidRPr="007425E1">
              <w:t>overcome</w:t>
            </w:r>
            <w:commentRangeEnd w:id="801"/>
            <w:r>
              <w:rPr>
                <w:rStyle w:val="CommentReference"/>
                <w:rFonts w:ascii="Times New Roman" w:eastAsiaTheme="minorHAnsi" w:hAnsi="Times New Roman" w:cstheme="minorBidi"/>
                <w:color w:val="auto"/>
              </w:rPr>
              <w:commentReference w:id="801"/>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02"/>
            <w:r w:rsidRPr="007425E1">
              <w:t xml:space="preserve"> </w:t>
            </w:r>
            <w:commentRangeEnd w:id="802"/>
            <w:r>
              <w:rPr>
                <w:rStyle w:val="CommentReference"/>
                <w:rFonts w:ascii="Times New Roman" w:eastAsiaTheme="minorHAnsi" w:hAnsi="Times New Roman" w:cstheme="minorBidi"/>
                <w:color w:val="auto"/>
              </w:rPr>
              <w:commentReference w:id="802"/>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3" w:name="_Toc298445799"/>
      <w:bookmarkStart w:id="804" w:name="_Toc298681284"/>
      <w:bookmarkStart w:id="805" w:name="_Toc298447524"/>
      <w:r>
        <w:t>Part Six</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06"/>
            <w:r>
              <w:t>A</w:t>
            </w:r>
            <w:r w:rsidRPr="007425E1">
              <w:t xml:space="preserve">nd became </w:t>
            </w:r>
            <w:r w:rsidR="00DA1843">
              <w:t>man perfectly</w:t>
            </w:r>
            <w:commentRangeEnd w:id="806"/>
            <w:r>
              <w:rPr>
                <w:rStyle w:val="CommentReference"/>
              </w:rPr>
              <w:commentReference w:id="806"/>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07"/>
            <w:r w:rsidRPr="007425E1">
              <w:t xml:space="preserve">Without </w:t>
            </w:r>
            <w:commentRangeEnd w:id="807"/>
            <w:r>
              <w:rPr>
                <w:rStyle w:val="CommentReference"/>
                <w:rFonts w:ascii="Times New Roman" w:eastAsiaTheme="minorHAnsi" w:hAnsi="Times New Roman" w:cstheme="minorBidi"/>
                <w:color w:val="auto"/>
              </w:rPr>
              <w:commentReference w:id="807"/>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08"/>
            <w:r w:rsidRPr="007425E1">
              <w:t xml:space="preserve"> </w:t>
            </w:r>
            <w:commentRangeEnd w:id="808"/>
            <w:r>
              <w:rPr>
                <w:rStyle w:val="CommentReference"/>
                <w:rFonts w:ascii="Times New Roman" w:eastAsiaTheme="minorHAnsi" w:hAnsi="Times New Roman" w:cstheme="minorBidi"/>
                <w:color w:val="auto"/>
              </w:rPr>
              <w:commentReference w:id="808"/>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09" w:name="_Toc298445800"/>
      <w:bookmarkStart w:id="810" w:name="_Toc298681285"/>
      <w:bookmarkStart w:id="811" w:name="_Toc298447525"/>
      <w:r>
        <w:t>Part Seven</w:t>
      </w:r>
      <w:bookmarkEnd w:id="809"/>
      <w:bookmarkEnd w:id="810"/>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12"/>
            <w:r w:rsidRPr="007425E1">
              <w:t xml:space="preserve"> </w:t>
            </w:r>
            <w:commentRangeEnd w:id="812"/>
            <w:r>
              <w:rPr>
                <w:rStyle w:val="CommentReference"/>
                <w:rFonts w:ascii="Times New Roman" w:eastAsiaTheme="minorHAnsi" w:hAnsi="Times New Roman" w:cstheme="minorBidi"/>
                <w:color w:val="auto"/>
              </w:rPr>
              <w:commentReference w:id="812"/>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3" w:name="_Toc298445801"/>
      <w:bookmarkStart w:id="814" w:name="_Toc298681286"/>
      <w:bookmarkStart w:id="815" w:name="_Toc298447526"/>
      <w:r>
        <w:t>Part Eight</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17"/>
            <w:r w:rsidRPr="007425E1">
              <w:t xml:space="preserve"> </w:t>
            </w:r>
            <w:commentRangeEnd w:id="817"/>
            <w:r>
              <w:rPr>
                <w:rStyle w:val="CommentReference"/>
                <w:rFonts w:ascii="Times New Roman" w:eastAsiaTheme="minorHAnsi" w:hAnsi="Times New Roman" w:cstheme="minorBidi"/>
                <w:color w:val="auto"/>
              </w:rPr>
              <w:commentReference w:id="817"/>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18" w:name="_Toc298445802"/>
      <w:bookmarkStart w:id="819" w:name="_Toc298681287"/>
      <w:bookmarkStart w:id="820" w:name="_Toc298447527"/>
      <w:r>
        <w:t>Part Nine</w:t>
      </w:r>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1"/>
            <w:r>
              <w:t>A</w:t>
            </w:r>
            <w:r w:rsidRPr="007425E1">
              <w:t>ngels</w:t>
            </w:r>
            <w:commentRangeEnd w:id="821"/>
            <w:r>
              <w:rPr>
                <w:rStyle w:val="CommentReference"/>
                <w:rFonts w:ascii="Times New Roman" w:eastAsiaTheme="minorHAnsi" w:hAnsi="Times New Roman" w:cstheme="minorBidi"/>
                <w:color w:val="auto"/>
              </w:rPr>
              <w:commentReference w:id="821"/>
            </w:r>
            <w:r w:rsidRPr="007425E1">
              <w:t xml:space="preserve"> of light </w:t>
            </w:r>
          </w:p>
          <w:p w14:paraId="63D00661" w14:textId="77777777" w:rsidR="00E35F1F" w:rsidRDefault="00E35F1F" w:rsidP="00E35F1F">
            <w:pPr>
              <w:pStyle w:val="EngHangEnd"/>
            </w:pPr>
            <w:commentRangeStart w:id="822"/>
            <w:r>
              <w:t>P</w:t>
            </w:r>
            <w:r w:rsidRPr="007425E1">
              <w:t xml:space="preserve">raise </w:t>
            </w:r>
            <w:commentRangeEnd w:id="822"/>
            <w:r>
              <w:rPr>
                <w:rStyle w:val="CommentReference"/>
              </w:rPr>
              <w:commentReference w:id="822"/>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3"/>
            <w:r>
              <w:t>shone</w:t>
            </w:r>
            <w:commentRangeEnd w:id="823"/>
            <w:r>
              <w:rPr>
                <w:rStyle w:val="CommentReference"/>
                <w:rFonts w:ascii="Times New Roman" w:eastAsiaTheme="minorHAnsi" w:hAnsi="Times New Roman" w:cstheme="minorBidi"/>
                <w:color w:val="auto"/>
              </w:rPr>
              <w:commentReference w:id="823"/>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4"/>
            <w:r w:rsidRPr="007425E1">
              <w:t xml:space="preserve">In </w:t>
            </w:r>
            <w:commentRangeEnd w:id="824"/>
            <w:r>
              <w:rPr>
                <w:rStyle w:val="CommentReference"/>
                <w:rFonts w:ascii="Times New Roman" w:eastAsiaTheme="minorHAnsi" w:hAnsi="Times New Roman" w:cstheme="minorBidi"/>
                <w:color w:val="auto"/>
              </w:rPr>
              <w:commentReference w:id="824"/>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5"/>
            <w:r>
              <w:t>W</w:t>
            </w:r>
            <w:r w:rsidRPr="007425E1">
              <w:t xml:space="preserve">ho </w:t>
            </w:r>
            <w:commentRangeEnd w:id="825"/>
            <w:r>
              <w:rPr>
                <w:rStyle w:val="CommentReference"/>
                <w:rFonts w:ascii="Times New Roman" w:eastAsiaTheme="minorHAnsi" w:hAnsi="Times New Roman" w:cstheme="minorBidi"/>
                <w:color w:val="auto"/>
              </w:rPr>
              <w:commentReference w:id="825"/>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6"/>
            <w:r w:rsidRPr="007425E1">
              <w:t xml:space="preserve">we bless </w:t>
            </w:r>
            <w:r>
              <w:t>You</w:t>
            </w:r>
            <w:r w:rsidRPr="007425E1">
              <w:t xml:space="preserve"> </w:t>
            </w:r>
            <w:commentRangeEnd w:id="826"/>
            <w:r>
              <w:rPr>
                <w:rStyle w:val="CommentReference"/>
                <w:rFonts w:ascii="Times New Roman" w:eastAsiaTheme="minorHAnsi" w:hAnsi="Times New Roman" w:cstheme="minorBidi"/>
                <w:color w:val="auto"/>
              </w:rPr>
              <w:commentReference w:id="826"/>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27"/>
            <w:r w:rsidRPr="007425E1">
              <w:t xml:space="preserve"> </w:t>
            </w:r>
            <w:commentRangeEnd w:id="827"/>
            <w:r>
              <w:rPr>
                <w:rStyle w:val="CommentReference"/>
                <w:rFonts w:ascii="Times New Roman" w:eastAsiaTheme="minorHAnsi" w:hAnsi="Times New Roman" w:cstheme="minorBidi"/>
                <w:color w:val="auto"/>
              </w:rPr>
              <w:commentReference w:id="827"/>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8" w:name="_Toc298445803"/>
      <w:bookmarkStart w:id="829" w:name="_Toc298681288"/>
      <w:bookmarkStart w:id="830" w:name="_Toc298447528"/>
      <w:bookmarkStart w:id="831" w:name="_Toc308441917"/>
      <w:r>
        <w:lastRenderedPageBreak/>
        <w:t>The Crown Adam</w:t>
      </w:r>
      <w:bookmarkEnd w:id="828"/>
      <w:bookmarkEnd w:id="829"/>
      <w:bookmarkEnd w:id="830"/>
      <w:bookmarkEnd w:id="831"/>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2"/>
            <w:r w:rsidRPr="007425E1">
              <w:t>estate</w:t>
            </w:r>
            <w:commentRangeEnd w:id="832"/>
            <w:r>
              <w:rPr>
                <w:rStyle w:val="CommentReference"/>
              </w:rPr>
              <w:commentReference w:id="832"/>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3"/>
            <w:r w:rsidRPr="007425E1">
              <w:t xml:space="preserve">holy </w:t>
            </w:r>
            <w:commentRangeEnd w:id="833"/>
            <w:r>
              <w:rPr>
                <w:rStyle w:val="CommentReference"/>
              </w:rPr>
              <w:commentReference w:id="833"/>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4"/>
            <w:r>
              <w:t xml:space="preserve">Womanhood </w:t>
            </w:r>
            <w:commentRangeEnd w:id="834"/>
            <w:r>
              <w:rPr>
                <w:rStyle w:val="CommentReference"/>
                <w:rFonts w:ascii="Times New Roman" w:eastAsiaTheme="minorHAnsi" w:hAnsi="Times New Roman" w:cstheme="minorBidi"/>
                <w:color w:val="auto"/>
              </w:rPr>
              <w:commentReference w:id="834"/>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025C">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5" w:name="_Toc298445804"/>
      <w:bookmarkStart w:id="836" w:name="_Toc298681289"/>
      <w:bookmarkStart w:id="837" w:name="_Toc298447529"/>
      <w:bookmarkStart w:id="838" w:name="_Toc308441918"/>
      <w:bookmarkStart w:id="839" w:name="_Toc459399192"/>
      <w:r>
        <w:lastRenderedPageBreak/>
        <w:t>Tuesday</w:t>
      </w:r>
      <w:bookmarkEnd w:id="835"/>
      <w:bookmarkEnd w:id="836"/>
      <w:bookmarkEnd w:id="837"/>
      <w:bookmarkEnd w:id="838"/>
      <w:bookmarkEnd w:id="839"/>
    </w:p>
    <w:p w14:paraId="5EF92007" w14:textId="77777777" w:rsidR="00E35F1F" w:rsidRDefault="00E35F1F" w:rsidP="00E35F1F">
      <w:pPr>
        <w:pStyle w:val="Heading3"/>
      </w:pPr>
      <w:bookmarkStart w:id="840" w:name="_Toc298445805"/>
      <w:bookmarkStart w:id="841" w:name="_Toc298681290"/>
      <w:bookmarkStart w:id="842" w:name="_Toc298447530"/>
      <w:bookmarkStart w:id="843" w:name="_Toc308441919"/>
      <w:bookmarkStart w:id="844" w:name="_Ref452619734"/>
      <w:bookmarkStart w:id="845" w:name="_Ref452619738"/>
      <w:r>
        <w:t>The Tuesday Psali Adam</w:t>
      </w:r>
      <w:bookmarkEnd w:id="840"/>
      <w:bookmarkEnd w:id="841"/>
      <w:bookmarkEnd w:id="842"/>
      <w:bookmarkEnd w:id="843"/>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6"/>
            <w:r w:rsidRPr="007425E1">
              <w:t>wandered</w:t>
            </w:r>
            <w:commentRangeEnd w:id="846"/>
            <w:r>
              <w:rPr>
                <w:rStyle w:val="CommentReference"/>
                <w:rFonts w:ascii="Times New Roman" w:eastAsiaTheme="minorHAnsi" w:hAnsi="Times New Roman" w:cstheme="minorBidi"/>
                <w:color w:val="auto"/>
              </w:rPr>
              <w:commentReference w:id="846"/>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7"/>
            <w:r w:rsidRPr="007425E1">
              <w:t>cold and frost</w:t>
            </w:r>
            <w:commentRangeEnd w:id="847"/>
            <w:r>
              <w:rPr>
                <w:rStyle w:val="CommentReference"/>
              </w:rPr>
              <w:commentReference w:id="847"/>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8"/>
            <w:r>
              <w:t>From</w:t>
            </w:r>
            <w:r w:rsidRPr="007425E1">
              <w:t xml:space="preserve"> </w:t>
            </w:r>
            <w:commentRangeEnd w:id="848"/>
            <w:r>
              <w:rPr>
                <w:rStyle w:val="CommentReference"/>
              </w:rPr>
              <w:commentReference w:id="848"/>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49" w:name="_Toc298445806"/>
      <w:bookmarkStart w:id="850" w:name="_Toc298681291"/>
      <w:bookmarkStart w:id="851" w:name="_Toc298447531"/>
      <w:bookmarkStart w:id="852" w:name="_Toc308441920"/>
      <w:r w:rsidRPr="00FD2E69">
        <w:lastRenderedPageBreak/>
        <w:t>The Conclusion of the Adam Psali</w:t>
      </w:r>
      <w:bookmarkEnd w:id="849"/>
      <w:bookmarkEnd w:id="850"/>
      <w:bookmarkEnd w:id="851"/>
      <w:bookmarkEnd w:id="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3" w:name="_Toc298445807"/>
      <w:bookmarkStart w:id="854" w:name="_Toc298681292"/>
      <w:bookmarkStart w:id="855" w:name="_Toc298447532"/>
      <w:bookmarkStart w:id="856" w:name="_Toc308441921"/>
      <w:bookmarkStart w:id="857" w:name="_Ref452619755"/>
      <w:bookmarkStart w:id="858" w:name="_Ref452619759"/>
      <w:r>
        <w:t>The Tuesday Theotokia</w:t>
      </w:r>
      <w:bookmarkEnd w:id="853"/>
      <w:bookmarkEnd w:id="854"/>
      <w:bookmarkEnd w:id="855"/>
      <w:bookmarkEnd w:id="856"/>
      <w:bookmarkEnd w:id="857"/>
      <w:bookmarkEnd w:id="858"/>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59" w:name="_Toc298445808"/>
      <w:bookmarkStart w:id="860" w:name="_Toc298681293"/>
      <w:bookmarkStart w:id="861" w:name="_Toc298447533"/>
      <w:r>
        <w:t>Part One</w:t>
      </w:r>
      <w:bookmarkEnd w:id="859"/>
      <w:bookmarkEnd w:id="860"/>
      <w:bookmarkEnd w:id="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2" w:name="_Toc298445809"/>
      <w:bookmarkStart w:id="863" w:name="_Toc298681294"/>
      <w:bookmarkStart w:id="864" w:name="_Toc298447534"/>
      <w:r>
        <w:t>Part Tw</w:t>
      </w:r>
      <w:bookmarkEnd w:id="862"/>
      <w:r>
        <w:t>o</w:t>
      </w:r>
      <w:bookmarkEnd w:id="863"/>
      <w:bookmarkEnd w:id="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65"/>
            <w:r>
              <w:t>received</w:t>
            </w:r>
            <w:commentRangeEnd w:id="865"/>
            <w:r>
              <w:rPr>
                <w:rStyle w:val="CommentReference"/>
                <w:rFonts w:ascii="Times New Roman" w:eastAsiaTheme="minorHAnsi" w:hAnsi="Times New Roman" w:cstheme="minorBidi"/>
                <w:color w:val="auto"/>
              </w:rPr>
              <w:commentReference w:id="865"/>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6" w:name="_Toc298681295"/>
      <w:bookmarkStart w:id="867" w:name="_Toc298447535"/>
      <w:r>
        <w:lastRenderedPageBreak/>
        <w:t>Part Three</w:t>
      </w:r>
      <w:bookmarkEnd w:id="866"/>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8" w:name="_Toc298681296"/>
      <w:bookmarkStart w:id="869" w:name="_Toc298447536"/>
      <w:r>
        <w:lastRenderedPageBreak/>
        <w:t>Part Four</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0" w:name="_Toc298681297"/>
      <w:bookmarkStart w:id="871" w:name="_Toc298447537"/>
      <w:r>
        <w:t>Part Five</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2"/>
            <w:r>
              <w:t>unlimited</w:t>
            </w:r>
            <w:commentRangeEnd w:id="872"/>
            <w:r>
              <w:rPr>
                <w:rStyle w:val="CommentReference"/>
                <w:rFonts w:ascii="Times New Roman" w:eastAsiaTheme="minorHAnsi" w:hAnsi="Times New Roman" w:cstheme="minorBidi"/>
                <w:color w:val="auto"/>
              </w:rPr>
              <w:commentReference w:id="872"/>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3" w:name="_Toc298681298"/>
      <w:bookmarkStart w:id="874" w:name="_Toc298447538"/>
      <w:r>
        <w:t>Part Six</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5"/>
            <w:r>
              <w:t xml:space="preserve"> </w:t>
            </w:r>
            <w:commentRangeEnd w:id="875"/>
            <w:r>
              <w:rPr>
                <w:rStyle w:val="CommentReference"/>
              </w:rPr>
              <w:commentReference w:id="875"/>
            </w:r>
            <w:r>
              <w:t>f</w:t>
            </w:r>
            <w:commentRangeStart w:id="876"/>
            <w:r>
              <w:t>aith</w:t>
            </w:r>
            <w:commentRangeEnd w:id="876"/>
            <w:r>
              <w:rPr>
                <w:rStyle w:val="CommentReference"/>
              </w:rPr>
              <w:commentReference w:id="876"/>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7" w:name="_Toc298681299"/>
      <w:bookmarkStart w:id="878" w:name="_Toc298447539"/>
      <w:r>
        <w:lastRenderedPageBreak/>
        <w:t>Part Seven</w:t>
      </w:r>
      <w:bookmarkEnd w:id="877"/>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79"/>
            <w:r>
              <w:t xml:space="preserve">a </w:t>
            </w:r>
            <w:commentRangeEnd w:id="879"/>
            <w:r>
              <w:rPr>
                <w:rStyle w:val="CommentReference"/>
                <w:rFonts w:ascii="Times New Roman" w:eastAsiaTheme="minorHAnsi" w:hAnsi="Times New Roman" w:cstheme="minorBidi"/>
                <w:color w:val="auto"/>
              </w:rPr>
              <w:commentReference w:id="879"/>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0" w:name="_Toc298681300"/>
      <w:bookmarkStart w:id="881" w:name="_Toc298447540"/>
      <w:bookmarkStart w:id="882" w:name="_Toc308441922"/>
      <w:r>
        <w:t>The Crown Adam</w:t>
      </w:r>
      <w:bookmarkEnd w:id="880"/>
      <w:bookmarkEnd w:id="881"/>
      <w:bookmarkEnd w:id="882"/>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3"/>
            <w:r>
              <w:t>He</w:t>
            </w:r>
            <w:r w:rsidRPr="007425E1">
              <w:t xml:space="preserve"> </w:t>
            </w:r>
            <w:commentRangeEnd w:id="883"/>
            <w:r>
              <w:rPr>
                <w:rStyle w:val="CommentReference"/>
                <w:rFonts w:ascii="Times New Roman" w:eastAsiaTheme="minorHAnsi" w:hAnsi="Times New Roman" w:cstheme="minorBidi"/>
                <w:color w:val="auto"/>
              </w:rPr>
              <w:commentReference w:id="883"/>
            </w:r>
            <w:r w:rsidRPr="007425E1">
              <w:t xml:space="preserve">who is carried </w:t>
            </w:r>
          </w:p>
          <w:p w14:paraId="05DA09F2" w14:textId="04037ECB" w:rsidR="00E35F1F" w:rsidRDefault="00557D05" w:rsidP="00E35F1F">
            <w:pPr>
              <w:pStyle w:val="EngHangEnd"/>
            </w:pPr>
            <w:r>
              <w:t>Upon</w:t>
            </w:r>
            <w:commentRangeStart w:id="884"/>
            <w:r w:rsidR="00E35F1F" w:rsidRPr="007425E1">
              <w:t xml:space="preserve"> </w:t>
            </w:r>
            <w:commentRangeEnd w:id="884"/>
            <w:r w:rsidR="00E35F1F">
              <w:rPr>
                <w:rStyle w:val="CommentReference"/>
              </w:rPr>
              <w:commentReference w:id="884"/>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5"/>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5"/>
            <w:r>
              <w:rPr>
                <w:rStyle w:val="CommentReference"/>
                <w:rFonts w:ascii="Garamond" w:hAnsi="Garamond" w:cstheme="minorBidi"/>
                <w:noProof w:val="0"/>
                <w:lang w:val="en-CA"/>
              </w:rPr>
              <w:commentReference w:id="885"/>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025C">
        <w:rPr>
          <w:noProof/>
        </w:rPr>
        <w:t>443</w:t>
      </w:r>
      <w:r>
        <w:fldChar w:fldCharType="end"/>
      </w:r>
      <w:r>
        <w:t>.</w:t>
      </w:r>
    </w:p>
    <w:p w14:paraId="55A2AE2E" w14:textId="77777777" w:rsidR="00E35F1F" w:rsidRDefault="00E35F1F" w:rsidP="00E35F1F">
      <w:pPr>
        <w:pStyle w:val="Heading2"/>
      </w:pPr>
      <w:bookmarkStart w:id="886" w:name="_Toc298681301"/>
      <w:bookmarkStart w:id="887" w:name="_Toc308441923"/>
      <w:bookmarkStart w:id="888" w:name="_Toc459399193"/>
      <w:r>
        <w:lastRenderedPageBreak/>
        <w:t>Wednesday</w:t>
      </w:r>
      <w:bookmarkEnd w:id="886"/>
      <w:bookmarkEnd w:id="887"/>
      <w:bookmarkEnd w:id="888"/>
    </w:p>
    <w:p w14:paraId="5D01081B" w14:textId="77777777" w:rsidR="00E35F1F" w:rsidRDefault="00E35F1F" w:rsidP="00E35F1F">
      <w:pPr>
        <w:pStyle w:val="Heading3"/>
      </w:pPr>
      <w:bookmarkStart w:id="889" w:name="_Toc298681302"/>
      <w:bookmarkStart w:id="890" w:name="_Toc308441924"/>
      <w:bookmarkStart w:id="891" w:name="_Ref452619950"/>
      <w:bookmarkStart w:id="892" w:name="_Ref452619954"/>
      <w:r>
        <w:t>The Wednesday Psali Batos</w:t>
      </w:r>
      <w:bookmarkEnd w:id="889"/>
      <w:bookmarkEnd w:id="890"/>
      <w:bookmarkEnd w:id="891"/>
      <w:bookmarkEnd w:id="892"/>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3"/>
            <w:r>
              <w:t xml:space="preserve">breaths </w:t>
            </w:r>
            <w:commentRangeEnd w:id="893"/>
            <w:r>
              <w:rPr>
                <w:rStyle w:val="CommentReference"/>
                <w:rFonts w:ascii="Times New Roman" w:eastAsiaTheme="minorHAnsi" w:hAnsi="Times New Roman" w:cstheme="minorBidi"/>
                <w:color w:val="auto"/>
              </w:rPr>
              <w:commentReference w:id="893"/>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4"/>
            <w:r>
              <w:t xml:space="preserve">When </w:t>
            </w:r>
            <w:commentRangeEnd w:id="894"/>
            <w:r>
              <w:rPr>
                <w:rStyle w:val="CommentReference"/>
                <w:rFonts w:ascii="Times New Roman" w:eastAsiaTheme="minorHAnsi" w:hAnsi="Times New Roman" w:cstheme="minorBidi"/>
                <w:color w:val="auto"/>
              </w:rPr>
              <w:commentReference w:id="894"/>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5"/>
            <w:r>
              <w:t>tribulations</w:t>
            </w:r>
            <w:commentRangeEnd w:id="895"/>
            <w:r>
              <w:rPr>
                <w:rStyle w:val="CommentReference"/>
                <w:rFonts w:ascii="Times New Roman" w:eastAsiaTheme="minorHAnsi" w:hAnsi="Times New Roman" w:cstheme="minorBidi"/>
                <w:color w:val="auto"/>
              </w:rPr>
              <w:commentReference w:id="895"/>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6" w:name="_Toc298681303"/>
      <w:bookmarkStart w:id="897" w:name="_Toc308441925"/>
      <w:r w:rsidRPr="00FD2E69">
        <w:t xml:space="preserve">The Conclusion of the </w:t>
      </w:r>
      <w:r>
        <w:t>Batos</w:t>
      </w:r>
      <w:r w:rsidRPr="00FD2E69">
        <w:t xml:space="preserve"> Psali</w:t>
      </w:r>
      <w:bookmarkEnd w:id="896"/>
      <w:bookmarkEnd w:id="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98" w:name="_Toc298681304"/>
      <w:bookmarkStart w:id="899" w:name="_Toc308441926"/>
      <w:bookmarkStart w:id="900" w:name="_Ref452619983"/>
      <w:bookmarkStart w:id="901" w:name="_Ref452619987"/>
      <w:r>
        <w:t>The Wednesday Theotokia</w:t>
      </w:r>
      <w:bookmarkEnd w:id="898"/>
      <w:bookmarkEnd w:id="899"/>
      <w:bookmarkEnd w:id="900"/>
      <w:bookmarkEnd w:id="901"/>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2" w:name="_Toc298681305"/>
      <w:r>
        <w:t>Part One</w:t>
      </w:r>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3" w:name="_Toc298681306"/>
      <w:r>
        <w:t>Part Two</w:t>
      </w:r>
      <w:bookmarkEnd w:id="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4"/>
            <w:r w:rsidRPr="00FA5B8C">
              <w:t>ⲥⲉⲙⲟϣⲓ ϧⲉⲛ ⲛ̀ⲧⲉ ⲡ̀ⲕⲁϩⲓ ⲥⲉⲙⲟϣⲓ ϧⲉⲛ ⲡⲉⲟⲩⲱⲓⲛⲓ</w:t>
            </w:r>
            <w:r w:rsidRPr="00F6464C">
              <w:t xml:space="preserve"> </w:t>
            </w:r>
            <w:commentRangeEnd w:id="904"/>
            <w:r>
              <w:rPr>
                <w:rStyle w:val="CommentReference"/>
                <w:rFonts w:ascii="Garamond" w:hAnsi="Garamond" w:cstheme="minorBidi"/>
                <w:noProof w:val="0"/>
                <w:lang w:val="en-CA"/>
              </w:rPr>
              <w:commentReference w:id="904"/>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5" w:name="_Toc298681307"/>
      <w:r>
        <w:lastRenderedPageBreak/>
        <w:t>Part Three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6"/>
            <w:r w:rsidRPr="007425E1">
              <w:t>For you brought forth</w:t>
            </w:r>
            <w:commentRangeEnd w:id="906"/>
            <w:r>
              <w:rPr>
                <w:rStyle w:val="CommentReference"/>
                <w:rFonts w:ascii="Times New Roman" w:eastAsiaTheme="minorHAnsi" w:hAnsi="Times New Roman" w:cstheme="minorBidi"/>
                <w:color w:val="auto"/>
              </w:rPr>
              <w:commentReference w:id="906"/>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7" w:name="_Toc298681308"/>
      <w:r>
        <w:t>Part Four</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08" w:name="_Toc298681309"/>
      <w:r>
        <w:t>Part Five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09"/>
            <w:r>
              <w:t>He</w:t>
            </w:r>
            <w:r w:rsidRPr="007425E1">
              <w:t xml:space="preserve"> </w:t>
            </w:r>
            <w:commentRangeEnd w:id="909"/>
            <w:r>
              <w:rPr>
                <w:rStyle w:val="CommentReference"/>
              </w:rPr>
              <w:commentReference w:id="909"/>
            </w:r>
            <w:r w:rsidRPr="007425E1">
              <w:t xml:space="preserve">Who </w:t>
            </w:r>
            <w:commentRangeStart w:id="910"/>
            <w:r w:rsidRPr="007425E1">
              <w:t xml:space="preserve">is </w:t>
            </w:r>
            <w:commentRangeEnd w:id="910"/>
            <w:r>
              <w:rPr>
                <w:rStyle w:val="CommentReference"/>
              </w:rPr>
              <w:commentReference w:id="910"/>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1"/>
            <w:r w:rsidRPr="007425E1">
              <w:t>He to Whom is due the glory forever</w:t>
            </w:r>
            <w:commentRangeEnd w:id="911"/>
            <w:r>
              <w:rPr>
                <w:rStyle w:val="CommentReference"/>
                <w:rFonts w:ascii="Times New Roman" w:eastAsiaTheme="minorHAnsi" w:hAnsi="Times New Roman" w:cstheme="minorBidi"/>
                <w:color w:val="auto"/>
              </w:rPr>
              <w:commentReference w:id="911"/>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2" w:name="_Toc298681310"/>
      <w:r>
        <w:t>Part Six</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13"/>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13"/>
            <w:r>
              <w:rPr>
                <w:rStyle w:val="CommentReference"/>
              </w:rPr>
              <w:commentReference w:id="913"/>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4"/>
            <w:r w:rsidRPr="00FA5B8C">
              <w:t>ⲙⲁⲣⲓⲁ</w:t>
            </w:r>
            <w:r w:rsidRPr="002147AA">
              <w:t xml:space="preserve"> </w:t>
            </w:r>
            <w:commentRangeEnd w:id="914"/>
            <w:r>
              <w:rPr>
                <w:rStyle w:val="CommentReference"/>
                <w:rFonts w:ascii="Garamond" w:hAnsi="Garamond" w:cstheme="minorBidi"/>
                <w:noProof w:val="0"/>
                <w:lang w:val="en-CA"/>
              </w:rPr>
              <w:commentReference w:id="914"/>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5"/>
            <w:r w:rsidRPr="00FA5B8C">
              <w:t>ⲥⲧⲁⲓⲏⲟⲩⲧ ̀</w:t>
            </w:r>
            <w:commentRangeEnd w:id="915"/>
            <w:r>
              <w:rPr>
                <w:rStyle w:val="CommentReference"/>
                <w:rFonts w:ascii="Garamond" w:hAnsi="Garamond" w:cstheme="minorBidi"/>
                <w:noProof w:val="0"/>
                <w:lang w:val="en-CA"/>
              </w:rPr>
              <w:commentReference w:id="915"/>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6"/>
            <w:r w:rsidRPr="00FA5B8C">
              <w:t>ⲙⲡⲓⲟⲩⲁⲓ ̀</w:t>
            </w:r>
            <w:commentRangeEnd w:id="916"/>
            <w:r>
              <w:rPr>
                <w:rStyle w:val="CommentReference"/>
                <w:rFonts w:ascii="Garamond" w:hAnsi="Garamond" w:cstheme="minorBidi"/>
                <w:noProof w:val="0"/>
                <w:lang w:val="en-CA"/>
              </w:rPr>
              <w:commentReference w:id="916"/>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7"/>
            <w:r w:rsidRPr="00FA5B8C">
              <w:t>ⲉⲣⲉ ̀</w:t>
            </w:r>
            <w:commentRangeEnd w:id="917"/>
            <w:r>
              <w:rPr>
                <w:rStyle w:val="CommentReference"/>
                <w:rFonts w:ascii="Garamond" w:hAnsi="Garamond" w:cstheme="minorBidi"/>
                <w:noProof w:val="0"/>
                <w:lang w:val="en-CA"/>
              </w:rPr>
              <w:commentReference w:id="917"/>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18" w:name="_Toc298681311"/>
      <w:r>
        <w:t>Part Seven</w:t>
      </w:r>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19"/>
            <w:r>
              <w:t xml:space="preserve">sits </w:t>
            </w:r>
            <w:commentRangeEnd w:id="919"/>
            <w:r>
              <w:rPr>
                <w:rStyle w:val="CommentReference"/>
                <w:rFonts w:ascii="Times New Roman" w:eastAsiaTheme="minorHAnsi" w:hAnsi="Times New Roman" w:cstheme="minorBidi"/>
                <w:color w:val="auto"/>
              </w:rPr>
              <w:commentReference w:id="919"/>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0"/>
            <w:r w:rsidRPr="00FA5B8C">
              <w:t>ⲉⲧⲁϥⲟⲩⲱⲛϩ</w:t>
            </w:r>
            <w:r w:rsidRPr="002147AA">
              <w:t xml:space="preserve"> </w:t>
            </w:r>
            <w:commentRangeEnd w:id="920"/>
            <w:r>
              <w:rPr>
                <w:rStyle w:val="CommentReference"/>
                <w:rFonts w:ascii="Garamond" w:hAnsi="Garamond" w:cstheme="minorBidi"/>
                <w:noProof w:val="0"/>
                <w:lang w:val="en-CA"/>
              </w:rPr>
              <w:commentReference w:id="920"/>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1"/>
            <w:r w:rsidRPr="00FA5B8C">
              <w:t>Ϫⲉ ⲡⲓⲁⲧⲥⲁⲣⲝ</w:t>
            </w:r>
            <w:commentRangeEnd w:id="921"/>
            <w:r>
              <w:rPr>
                <w:rStyle w:val="CommentReference"/>
                <w:rFonts w:ascii="Garamond" w:hAnsi="Garamond" w:cstheme="minorBidi"/>
                <w:noProof w:val="0"/>
                <w:lang w:val="en-CA"/>
              </w:rPr>
              <w:commentReference w:id="921"/>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2" w:name="_Toc298681312"/>
      <w:bookmarkStart w:id="923" w:name="_Toc308441927"/>
      <w:r>
        <w:t>The Crown Batos</w:t>
      </w:r>
      <w:bookmarkEnd w:id="922"/>
      <w:bookmarkEnd w:id="923"/>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4"/>
            <w:r w:rsidRPr="007425E1">
              <w:t>has entered and come forth</w:t>
            </w:r>
            <w:commentRangeEnd w:id="924"/>
            <w:r>
              <w:rPr>
                <w:rStyle w:val="CommentReference"/>
                <w:rFonts w:ascii="Times New Roman" w:eastAsiaTheme="minorHAnsi" w:hAnsi="Times New Roman" w:cstheme="minorBidi"/>
                <w:color w:val="auto"/>
              </w:rPr>
              <w:commentReference w:id="924"/>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5"/>
            <w:r w:rsidRPr="007425E1">
              <w:t>manifestation</w:t>
            </w:r>
            <w:commentRangeEnd w:id="925"/>
            <w:r>
              <w:rPr>
                <w:rStyle w:val="CommentReference"/>
              </w:rPr>
              <w:commentReference w:id="925"/>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6"/>
            <w:r>
              <w:t>and</w:t>
            </w:r>
            <w:r w:rsidRPr="007425E1">
              <w:t xml:space="preserve"> </w:t>
            </w:r>
            <w:commentRangeEnd w:id="926"/>
            <w:r>
              <w:rPr>
                <w:rStyle w:val="CommentReference"/>
              </w:rPr>
              <w:commentReference w:id="926"/>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025C">
        <w:rPr>
          <w:noProof/>
        </w:rPr>
        <w:t>525</w:t>
      </w:r>
      <w:r>
        <w:fldChar w:fldCharType="end"/>
      </w:r>
      <w:r>
        <w:t>.</w:t>
      </w:r>
    </w:p>
    <w:p w14:paraId="6C2803B6" w14:textId="77777777" w:rsidR="00E35F1F" w:rsidRDefault="00E35F1F" w:rsidP="00E35F1F">
      <w:pPr>
        <w:pStyle w:val="Heading2"/>
      </w:pPr>
      <w:bookmarkStart w:id="927" w:name="_Toc298681313"/>
      <w:bookmarkStart w:id="928" w:name="_Toc308441928"/>
      <w:bookmarkStart w:id="929" w:name="_Toc459399194"/>
      <w:r>
        <w:lastRenderedPageBreak/>
        <w:t>Thursday</w:t>
      </w:r>
      <w:bookmarkEnd w:id="927"/>
      <w:bookmarkEnd w:id="928"/>
      <w:bookmarkEnd w:id="929"/>
    </w:p>
    <w:p w14:paraId="562349E9" w14:textId="453ED52C" w:rsidR="00E35F1F" w:rsidRDefault="00E35F1F" w:rsidP="00E35F1F">
      <w:pPr>
        <w:pStyle w:val="Heading3"/>
      </w:pPr>
      <w:bookmarkStart w:id="930" w:name="_Toc298681314"/>
      <w:bookmarkStart w:id="931" w:name="_Toc308441929"/>
      <w:bookmarkStart w:id="932" w:name="_Ref452620057"/>
      <w:r>
        <w:t xml:space="preserve">The Psali Batos for </w:t>
      </w:r>
      <w:bookmarkEnd w:id="930"/>
      <w:bookmarkEnd w:id="931"/>
      <w:r w:rsidR="00CF15BA">
        <w:t>Thursday</w:t>
      </w:r>
      <w:bookmarkEnd w:id="932"/>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3"/>
            <w:r w:rsidRPr="007425E1">
              <w:t xml:space="preserve">on </w:t>
            </w:r>
            <w:commentRangeEnd w:id="933"/>
            <w:r>
              <w:rPr>
                <w:rStyle w:val="CommentReference"/>
              </w:rPr>
              <w:commentReference w:id="933"/>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34"/>
            <w:r w:rsidR="00E35F1F" w:rsidRPr="007425E1">
              <w:t xml:space="preserve"> </w:t>
            </w:r>
            <w:commentRangeEnd w:id="934"/>
            <w:r w:rsidR="00E1284B">
              <w:rPr>
                <w:rStyle w:val="CommentReference"/>
                <w:rFonts w:eastAsiaTheme="minorHAnsi" w:cstheme="minorBidi"/>
                <w:color w:val="auto"/>
                <w:lang w:val="en-CA"/>
              </w:rPr>
              <w:commentReference w:id="934"/>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5"/>
            <w:r w:rsidRPr="007425E1">
              <w:t xml:space="preserve">Crush </w:t>
            </w:r>
            <w:r w:rsidR="00CF15BA" w:rsidRPr="00CF15BA">
              <w:t xml:space="preserve">beneath </w:t>
            </w:r>
            <w:r w:rsidRPr="007425E1">
              <w:t>us</w:t>
            </w:r>
            <w:commentRangeEnd w:id="935"/>
            <w:r>
              <w:rPr>
                <w:rStyle w:val="CommentReference"/>
                <w:rFonts w:ascii="Times New Roman" w:eastAsiaTheme="minorHAnsi" w:hAnsi="Times New Roman" w:cstheme="minorBidi"/>
                <w:color w:val="auto"/>
              </w:rPr>
              <w:commentReference w:id="935"/>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6" w:name="_Toc298681315"/>
      <w:bookmarkStart w:id="937" w:name="_Toc308441930"/>
      <w:r w:rsidRPr="00FD2E69">
        <w:lastRenderedPageBreak/>
        <w:t xml:space="preserve">The Conclusion of the </w:t>
      </w:r>
      <w:r>
        <w:t>Batos</w:t>
      </w:r>
      <w:r w:rsidRPr="00FD2E69">
        <w:t xml:space="preserve"> Psali</w:t>
      </w:r>
      <w:bookmarkEnd w:id="936"/>
      <w:bookmarkEnd w:id="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38" w:name="_Toc298681316"/>
      <w:bookmarkStart w:id="939" w:name="_Toc308441931"/>
      <w:bookmarkStart w:id="940" w:name="_Ref452620072"/>
      <w:bookmarkStart w:id="941" w:name="_Ref452620076"/>
      <w:r>
        <w:t>The Thursday Theotokia</w:t>
      </w:r>
      <w:bookmarkEnd w:id="938"/>
      <w:bookmarkEnd w:id="939"/>
      <w:bookmarkEnd w:id="940"/>
      <w:bookmarkEnd w:id="941"/>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2" w:name="_Toc298681317"/>
      <w:r>
        <w:t>Part One</w:t>
      </w:r>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3"/>
            <w:r w:rsidRPr="007425E1">
              <w:t>virgin</w:t>
            </w:r>
            <w:commentRangeEnd w:id="943"/>
            <w:r>
              <w:rPr>
                <w:rStyle w:val="CommentReference"/>
                <w:rFonts w:ascii="Times New Roman" w:eastAsiaTheme="minorHAnsi" w:hAnsi="Times New Roman" w:cstheme="minorBidi"/>
                <w:color w:val="auto"/>
              </w:rPr>
              <w:commentReference w:id="943"/>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4" w:name="_Toc298681318"/>
      <w:r>
        <w:t>Part Two</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5"/>
            <w:r>
              <w:t>abolished</w:t>
            </w:r>
            <w:commentRangeEnd w:id="945"/>
            <w:r>
              <w:rPr>
                <w:rStyle w:val="CommentReference"/>
                <w:rFonts w:ascii="Times New Roman" w:eastAsiaTheme="minorHAnsi" w:hAnsi="Times New Roman" w:cstheme="minorBidi"/>
                <w:color w:val="auto"/>
              </w:rPr>
              <w:commentReference w:id="945"/>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6" w:name="_Toc298681319"/>
      <w:r>
        <w:t>Part Three</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7" w:name="_Toc298681320"/>
      <w:r>
        <w:t>Part Four</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48"/>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49"/>
            <w:r>
              <w:t xml:space="preserve">appeared </w:t>
            </w:r>
            <w:commentRangeEnd w:id="949"/>
            <w:r>
              <w:rPr>
                <w:rStyle w:val="CommentReference"/>
                <w:rFonts w:ascii="Times New Roman" w:eastAsiaTheme="minorHAnsi" w:hAnsi="Times New Roman" w:cstheme="minorBidi"/>
                <w:color w:val="auto"/>
              </w:rPr>
              <w:commentReference w:id="949"/>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0"/>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1"/>
            <w:r w:rsidRPr="007425E1">
              <w:t>strength</w:t>
            </w:r>
            <w:commentRangeEnd w:id="951"/>
            <w:r>
              <w:rPr>
                <w:rStyle w:val="CommentReference"/>
                <w:rFonts w:ascii="Times New Roman" w:eastAsiaTheme="minorHAnsi" w:hAnsi="Times New Roman" w:cstheme="minorBidi"/>
                <w:color w:val="auto"/>
              </w:rPr>
              <w:commentReference w:id="951"/>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2"/>
            <w:r>
              <w:t>N</w:t>
            </w:r>
            <w:r w:rsidRPr="007425E1">
              <w:t xml:space="preserve">ow </w:t>
            </w:r>
            <w:commentRangeEnd w:id="952"/>
            <w:r>
              <w:rPr>
                <w:rStyle w:val="CommentReference"/>
                <w:rFonts w:ascii="Times New Roman" w:eastAsiaTheme="minorHAnsi" w:hAnsi="Times New Roman" w:cstheme="minorBidi"/>
                <w:color w:val="auto"/>
              </w:rPr>
              <w:commentReference w:id="952"/>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3" w:name="_Toc298681321"/>
      <w:r>
        <w:t>Part Five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4"/>
            <w:r>
              <w:t>Theotokos</w:t>
            </w:r>
            <w:commentRangeEnd w:id="954"/>
            <w:r>
              <w:rPr>
                <w:rStyle w:val="CommentReference"/>
                <w:rFonts w:ascii="Times New Roman" w:eastAsiaTheme="minorHAnsi" w:hAnsi="Times New Roman" w:cstheme="minorBidi"/>
                <w:color w:val="auto"/>
              </w:rPr>
              <w:commentReference w:id="954"/>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5"/>
            <w:r>
              <w:t xml:space="preserve">of </w:t>
            </w:r>
            <w:commentRangeEnd w:id="955"/>
            <w:r>
              <w:rPr>
                <w:rStyle w:val="CommentReference"/>
                <w:rFonts w:ascii="Times New Roman" w:eastAsiaTheme="minorHAnsi" w:hAnsi="Times New Roman" w:cstheme="minorBidi"/>
                <w:color w:val="auto"/>
              </w:rPr>
              <w:commentReference w:id="955"/>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6" w:name="_Toc298681322"/>
      <w:r>
        <w:t>Part Six</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7"/>
            <w:r>
              <w:t xml:space="preserve">The </w:t>
            </w:r>
            <w:commentRangeEnd w:id="957"/>
            <w:r>
              <w:rPr>
                <w:rStyle w:val="CommentReference"/>
                <w:rFonts w:ascii="Times New Roman" w:eastAsiaTheme="minorHAnsi" w:hAnsi="Times New Roman" w:cstheme="minorBidi"/>
                <w:color w:val="auto"/>
              </w:rPr>
              <w:commentReference w:id="957"/>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58"/>
            <w:r>
              <w:t>would</w:t>
            </w:r>
            <w:r w:rsidRPr="007425E1">
              <w:t xml:space="preserve"> </w:t>
            </w:r>
            <w:commentRangeEnd w:id="958"/>
            <w:r>
              <w:rPr>
                <w:rStyle w:val="CommentReference"/>
              </w:rPr>
              <w:commentReference w:id="958"/>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59" w:name="_Toc298681323"/>
      <w:r>
        <w:t>Part Seven</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0"/>
            <w:r>
              <w:t>David</w:t>
            </w:r>
            <w:commentRangeEnd w:id="960"/>
            <w:r>
              <w:rPr>
                <w:rStyle w:val="CommentReference"/>
                <w:rFonts w:ascii="Times New Roman" w:eastAsiaTheme="minorHAnsi" w:hAnsi="Times New Roman" w:cstheme="minorBidi"/>
                <w:color w:val="auto"/>
              </w:rPr>
              <w:commentReference w:id="960"/>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1"/>
            <w:r w:rsidRPr="00E03CD4">
              <w:t xml:space="preserve">deemed </w:t>
            </w:r>
            <w:commentRangeEnd w:id="961"/>
            <w:r>
              <w:rPr>
                <w:rStyle w:val="CommentReference"/>
                <w:rFonts w:ascii="Times New Roman" w:eastAsiaTheme="minorHAnsi" w:hAnsi="Times New Roman" w:cstheme="minorBidi"/>
                <w:color w:val="auto"/>
              </w:rPr>
              <w:commentReference w:id="961"/>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2" w:name="_Toc298681324"/>
      <w:r>
        <w:t>Part Eight</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3"/>
            <w:r>
              <w:t>heaven</w:t>
            </w:r>
            <w:r w:rsidRPr="007425E1">
              <w:t xml:space="preserve"> </w:t>
            </w:r>
            <w:commentRangeEnd w:id="963"/>
            <w:r>
              <w:rPr>
                <w:rStyle w:val="CommentReference"/>
                <w:rFonts w:ascii="Times New Roman" w:eastAsiaTheme="minorHAnsi" w:hAnsi="Times New Roman" w:cstheme="minorBidi"/>
                <w:color w:val="auto"/>
              </w:rPr>
              <w:commentReference w:id="963"/>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4" w:name="_Toc298681325"/>
      <w:r>
        <w:lastRenderedPageBreak/>
        <w:t>Part Nine</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5"/>
            <w:r w:rsidRPr="007425E1">
              <w:t>Rises</w:t>
            </w:r>
            <w:commentRangeEnd w:id="965"/>
            <w:r>
              <w:rPr>
                <w:rStyle w:val="CommentReference"/>
              </w:rPr>
              <w:commentReference w:id="965"/>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6" w:name="_Toc298681326"/>
      <w:bookmarkStart w:id="967" w:name="_Toc308441932"/>
      <w:r>
        <w:lastRenderedPageBreak/>
        <w:t xml:space="preserve">The </w:t>
      </w:r>
      <w:r w:rsidRPr="007C4181">
        <w:t>Crown</w:t>
      </w:r>
      <w:bookmarkEnd w:id="966"/>
      <w:bookmarkEnd w:id="967"/>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68"/>
            <w:r w:rsidRPr="007425E1">
              <w:t>destroyed</w:t>
            </w:r>
            <w:commentRangeEnd w:id="968"/>
            <w:r>
              <w:rPr>
                <w:rStyle w:val="CommentReference"/>
                <w:rFonts w:ascii="Times New Roman" w:eastAsiaTheme="minorHAnsi" w:hAnsi="Times New Roman" w:cstheme="minorBidi"/>
                <w:color w:val="auto"/>
              </w:rPr>
              <w:commentReference w:id="968"/>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025C">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69" w:name="_Toc298681327"/>
      <w:bookmarkStart w:id="970" w:name="_Toc308441933"/>
      <w:bookmarkStart w:id="971" w:name="_Toc459399195"/>
      <w:r>
        <w:lastRenderedPageBreak/>
        <w:t>Friday</w:t>
      </w:r>
      <w:bookmarkEnd w:id="969"/>
      <w:bookmarkEnd w:id="970"/>
      <w:bookmarkEnd w:id="971"/>
    </w:p>
    <w:p w14:paraId="05EA9798" w14:textId="77777777" w:rsidR="00E35F1F" w:rsidRDefault="00E35F1F" w:rsidP="00E35F1F">
      <w:pPr>
        <w:pStyle w:val="Heading3"/>
      </w:pPr>
      <w:bookmarkStart w:id="972" w:name="_Toc298681328"/>
      <w:bookmarkStart w:id="973" w:name="_Toc308441934"/>
      <w:bookmarkStart w:id="974" w:name="_Ref452620428"/>
      <w:bookmarkStart w:id="975" w:name="_Ref452620435"/>
      <w:r>
        <w:t>The Psali Batos for Friday</w:t>
      </w:r>
      <w:bookmarkEnd w:id="972"/>
      <w:bookmarkEnd w:id="973"/>
      <w:bookmarkEnd w:id="974"/>
      <w:bookmarkEnd w:id="975"/>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6"/>
            <w:r w:rsidRPr="007425E1">
              <w:t>servants</w:t>
            </w:r>
            <w:commentRangeEnd w:id="976"/>
            <w:r>
              <w:rPr>
                <w:rStyle w:val="CommentReference"/>
                <w:rFonts w:ascii="Times New Roman" w:eastAsiaTheme="minorHAnsi" w:hAnsi="Times New Roman" w:cstheme="minorBidi"/>
                <w:color w:val="auto"/>
              </w:rPr>
              <w:commentReference w:id="976"/>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7"/>
            <w:r w:rsidRPr="007425E1">
              <w:t>To escape the face of the bows.</w:t>
            </w:r>
            <w:commentRangeEnd w:id="977"/>
            <w:r>
              <w:rPr>
                <w:rStyle w:val="CommentReference"/>
              </w:rPr>
              <w:commentReference w:id="977"/>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78"/>
            <w:r w:rsidRPr="00FA5B8C">
              <w:t>ⲉⲑⲣⲟⲩⲱ̀ϣⲉⲙ ⲛ̀ⲧ̀ϫⲟⲙ ⲛ̀ⲧⲉ ⲡⲓⲭ̀ⲣⲱⲙ</w:t>
            </w:r>
            <w:commentRangeEnd w:id="978"/>
            <w:r>
              <w:rPr>
                <w:rStyle w:val="CommentReference"/>
                <w:rFonts w:ascii="Garamond" w:hAnsi="Garamond" w:cstheme="minorBidi"/>
                <w:noProof w:val="0"/>
                <w:lang w:val="en-CA"/>
              </w:rPr>
              <w:commentReference w:id="978"/>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79" w:name="_Toc298681329"/>
      <w:bookmarkStart w:id="980" w:name="_Toc308441935"/>
      <w:r w:rsidRPr="00FD2E69">
        <w:lastRenderedPageBreak/>
        <w:t xml:space="preserve">The Conclusion of the </w:t>
      </w:r>
      <w:r>
        <w:t>Batos</w:t>
      </w:r>
      <w:r w:rsidRPr="00FD2E69">
        <w:t xml:space="preserve"> Psali</w:t>
      </w:r>
      <w:bookmarkEnd w:id="979"/>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1" w:name="_Toc298681330"/>
      <w:bookmarkStart w:id="982" w:name="_Toc308441936"/>
      <w:bookmarkStart w:id="983" w:name="_Ref452620452"/>
      <w:bookmarkStart w:id="984" w:name="_Ref452620455"/>
      <w:r>
        <w:t>The Friday Theotokia</w:t>
      </w:r>
      <w:bookmarkEnd w:id="981"/>
      <w:bookmarkEnd w:id="982"/>
      <w:bookmarkEnd w:id="983"/>
      <w:bookmarkEnd w:id="984"/>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5" w:name="_Toc298681331"/>
      <w:r>
        <w:t>Part One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6"/>
            <w:r>
              <w:t>the fruit of your womb</w:t>
            </w:r>
            <w:commentRangeEnd w:id="986"/>
            <w:r>
              <w:rPr>
                <w:rStyle w:val="CommentReference"/>
                <w:rFonts w:ascii="Times New Roman" w:eastAsiaTheme="minorHAnsi" w:hAnsi="Times New Roman" w:cstheme="minorBidi"/>
                <w:color w:val="auto"/>
              </w:rPr>
              <w:commentReference w:id="986"/>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7" w:name="_Toc298681332"/>
      <w:r>
        <w:lastRenderedPageBreak/>
        <w:t>Part Two</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88"/>
            <w:r>
              <w:t xml:space="preserve">incarnate </w:t>
            </w:r>
            <w:commentRangeEnd w:id="988"/>
            <w:r>
              <w:rPr>
                <w:rStyle w:val="CommentReference"/>
                <w:rFonts w:ascii="Times New Roman" w:eastAsiaTheme="minorHAnsi" w:hAnsi="Times New Roman" w:cstheme="minorBidi"/>
                <w:color w:val="auto"/>
              </w:rPr>
              <w:commentReference w:id="988"/>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89" w:name="_Toc298681333"/>
      <w:r>
        <w:t>Part Three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0" w:name="_Toc298681334"/>
      <w:r>
        <w:t>Part Four</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1" w:name="_Toc298681335"/>
      <w:r>
        <w:t>Part Five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2" w:name="_Toc298681336"/>
      <w:r>
        <w:lastRenderedPageBreak/>
        <w:t>Part Six</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3" w:name="_Toc298681337"/>
      <w:r>
        <w:t>Part Seven</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4"/>
            <w:r>
              <w:t>temple</w:t>
            </w:r>
            <w:commentRangeEnd w:id="994"/>
            <w:r>
              <w:rPr>
                <w:rStyle w:val="CommentReference"/>
                <w:rFonts w:ascii="Times New Roman" w:eastAsiaTheme="minorHAnsi" w:hAnsi="Times New Roman" w:cstheme="minorBidi"/>
                <w:color w:val="auto"/>
              </w:rPr>
              <w:commentReference w:id="994"/>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5" w:name="_Toc298681338"/>
      <w:bookmarkStart w:id="996" w:name="_Toc308441937"/>
      <w:r>
        <w:lastRenderedPageBreak/>
        <w:t>The Crown</w:t>
      </w:r>
      <w:bookmarkEnd w:id="995"/>
      <w:bookmarkEnd w:id="996"/>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97"/>
            <w:r w:rsidRPr="00F0646D">
              <w:t xml:space="preserve">Infinite </w:t>
            </w:r>
            <w:commentRangeEnd w:id="997"/>
            <w:r>
              <w:rPr>
                <w:rStyle w:val="CommentReference"/>
                <w:rFonts w:ascii="Times New Roman" w:eastAsiaTheme="minorHAnsi" w:hAnsi="Times New Roman" w:cstheme="minorBidi"/>
                <w:color w:val="auto"/>
              </w:rPr>
              <w:commentReference w:id="997"/>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98"/>
            <w:r w:rsidRPr="007425E1">
              <w:t>hook</w:t>
            </w:r>
            <w:commentRangeEnd w:id="998"/>
            <w:r>
              <w:rPr>
                <w:rStyle w:val="CommentReference"/>
                <w:rFonts w:ascii="Times New Roman" w:eastAsiaTheme="minorHAnsi" w:hAnsi="Times New Roman" w:cstheme="minorBidi"/>
                <w:color w:val="auto"/>
              </w:rPr>
              <w:commentReference w:id="998"/>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99"/>
            <w:r w:rsidRPr="007425E1">
              <w:t xml:space="preserve">Teaching </w:t>
            </w:r>
            <w:commentRangeEnd w:id="999"/>
            <w:r>
              <w:rPr>
                <w:rStyle w:val="CommentReference"/>
                <w:rFonts w:ascii="Times New Roman" w:eastAsiaTheme="minorHAnsi" w:hAnsi="Times New Roman" w:cstheme="minorBidi"/>
                <w:color w:val="auto"/>
              </w:rPr>
              <w:commentReference w:id="999"/>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0"/>
            <w:r w:rsidRPr="007425E1">
              <w:t>a cause</w:t>
            </w:r>
            <w:r>
              <w:t xml:space="preserve"> for us</w:t>
            </w:r>
            <w:r w:rsidRPr="007425E1">
              <w:t>,</w:t>
            </w:r>
            <w:commentRangeEnd w:id="1000"/>
            <w:r>
              <w:rPr>
                <w:rStyle w:val="CommentReference"/>
                <w:rFonts w:ascii="Times New Roman" w:eastAsiaTheme="minorHAnsi" w:hAnsi="Times New Roman" w:cstheme="minorBidi"/>
                <w:color w:val="auto"/>
              </w:rPr>
              <w:commentReference w:id="1000"/>
            </w:r>
          </w:p>
          <w:p w14:paraId="18A8A756" w14:textId="77777777" w:rsidR="00E35F1F" w:rsidRDefault="00E35F1F" w:rsidP="00E35F1F">
            <w:pPr>
              <w:pStyle w:val="EngHangEnd"/>
            </w:pPr>
            <w:r w:rsidRPr="007425E1">
              <w:t xml:space="preserve">To ascend the </w:t>
            </w:r>
            <w:commentRangeStart w:id="1001"/>
            <w:r w:rsidRPr="007425E1">
              <w:t xml:space="preserve">path </w:t>
            </w:r>
            <w:commentRangeEnd w:id="1001"/>
            <w:r>
              <w:rPr>
                <w:rStyle w:val="CommentReference"/>
                <w:rFonts w:ascii="Times New Roman" w:eastAsiaTheme="minorHAnsi" w:hAnsi="Times New Roman" w:cstheme="minorBidi"/>
                <w:color w:val="auto"/>
              </w:rPr>
              <w:commentReference w:id="1001"/>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02"/>
            </w:r>
            <w:r w:rsidR="00E35F1F">
              <w:t>,</w:t>
            </w:r>
          </w:p>
          <w:p w14:paraId="51E3C73A" w14:textId="77777777" w:rsidR="00E35F1F" w:rsidRDefault="00E35F1F" w:rsidP="00E35F1F">
            <w:pPr>
              <w:pStyle w:val="EngHangEnd"/>
            </w:pPr>
            <w:r>
              <w:t>With</w:t>
            </w:r>
            <w:r w:rsidRPr="007425E1">
              <w:t xml:space="preserve"> joy and </w:t>
            </w:r>
            <w:commentRangeStart w:id="1003"/>
            <w:r w:rsidRPr="007425E1">
              <w:t>rejoicing</w:t>
            </w:r>
            <w:commentRangeEnd w:id="1003"/>
            <w:r>
              <w:rPr>
                <w:rStyle w:val="CommentReference"/>
                <w:rFonts w:ascii="Times New Roman" w:eastAsiaTheme="minorHAnsi" w:hAnsi="Times New Roman" w:cstheme="minorBidi"/>
                <w:color w:val="auto"/>
              </w:rPr>
              <w:commentReference w:id="1003"/>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025C">
        <w:rPr>
          <w:noProof/>
        </w:rPr>
        <w:t>525</w:t>
      </w:r>
      <w:r>
        <w:fldChar w:fldCharType="end"/>
      </w:r>
      <w:r>
        <w:t>.</w:t>
      </w:r>
    </w:p>
    <w:p w14:paraId="38557AE9" w14:textId="77777777" w:rsidR="00E35F1F" w:rsidRDefault="00E35F1F" w:rsidP="00E35F1F">
      <w:pPr>
        <w:pStyle w:val="Heading2"/>
      </w:pPr>
      <w:bookmarkStart w:id="1004" w:name="_Toc298681339"/>
      <w:bookmarkStart w:id="1005" w:name="_Toc308441938"/>
      <w:bookmarkStart w:id="1006" w:name="_Toc459399196"/>
      <w:r>
        <w:lastRenderedPageBreak/>
        <w:t>Saturday</w:t>
      </w:r>
      <w:bookmarkEnd w:id="1004"/>
      <w:bookmarkEnd w:id="1005"/>
      <w:bookmarkEnd w:id="1006"/>
    </w:p>
    <w:p w14:paraId="425920E6" w14:textId="77777777" w:rsidR="00E35F1F" w:rsidRDefault="00E35F1F" w:rsidP="00E35F1F">
      <w:pPr>
        <w:pStyle w:val="Heading3"/>
      </w:pPr>
      <w:bookmarkStart w:id="1007" w:name="_Toc298681340"/>
      <w:bookmarkStart w:id="1008" w:name="_Toc308441939"/>
      <w:bookmarkStart w:id="1009" w:name="_Ref452620561"/>
      <w:bookmarkStart w:id="1010" w:name="_Ref452620564"/>
      <w:r>
        <w:t>The Saturday Psali Batos</w:t>
      </w:r>
      <w:bookmarkEnd w:id="1007"/>
      <w:bookmarkEnd w:id="1008"/>
      <w:bookmarkEnd w:id="1009"/>
      <w:bookmarkEnd w:id="1010"/>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1"/>
            <w:r w:rsidRPr="007425E1">
              <w:rPr>
                <w:rFonts w:eastAsiaTheme="minorHAnsi"/>
              </w:rPr>
              <w:t xml:space="preserve">All </w:t>
            </w:r>
            <w:commentRangeEnd w:id="1011"/>
            <w:r>
              <w:rPr>
                <w:rStyle w:val="CommentReference"/>
                <w:rFonts w:ascii="Times New Roman" w:eastAsiaTheme="minorHAnsi" w:hAnsi="Times New Roman" w:cstheme="minorBidi"/>
                <w:color w:val="auto"/>
              </w:rPr>
              <w:commentReference w:id="1011"/>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2"/>
            <w:r w:rsidRPr="007425E1">
              <w:rPr>
                <w:rFonts w:eastAsiaTheme="minorHAnsi"/>
              </w:rPr>
              <w:t>every</w:t>
            </w:r>
            <w:r>
              <w:rPr>
                <w:rFonts w:eastAsiaTheme="minorHAnsi"/>
              </w:rPr>
              <w:t xml:space="preserve"> </w:t>
            </w:r>
            <w:r w:rsidRPr="007425E1">
              <w:rPr>
                <w:rFonts w:eastAsiaTheme="minorHAnsi"/>
              </w:rPr>
              <w:t>day</w:t>
            </w:r>
            <w:commentRangeEnd w:id="1012"/>
            <w:r>
              <w:rPr>
                <w:rStyle w:val="CommentReference"/>
                <w:rFonts w:ascii="Times New Roman" w:eastAsiaTheme="minorHAnsi" w:hAnsi="Times New Roman" w:cstheme="minorBidi"/>
                <w:color w:val="auto"/>
              </w:rPr>
              <w:commentReference w:id="1012"/>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3"/>
            <w:r>
              <w:rPr>
                <w:rFonts w:eastAsiaTheme="minorHAnsi"/>
              </w:rPr>
              <w:t>ecstasy</w:t>
            </w:r>
            <w:commentRangeEnd w:id="1013"/>
            <w:r>
              <w:rPr>
                <w:rStyle w:val="CommentReference"/>
                <w:rFonts w:ascii="Times New Roman" w:eastAsiaTheme="minorHAnsi" w:hAnsi="Times New Roman" w:cstheme="minorBidi"/>
                <w:color w:val="auto"/>
              </w:rPr>
              <w:commentReference w:id="1013"/>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4"/>
            <w:r w:rsidRPr="007425E1">
              <w:rPr>
                <w:color w:val="000000"/>
              </w:rPr>
              <w:t xml:space="preserve">glory </w:t>
            </w:r>
            <w:commentRangeEnd w:id="1014"/>
            <w:r>
              <w:rPr>
                <w:rStyle w:val="CommentReference"/>
              </w:rPr>
              <w:commentReference w:id="1014"/>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5"/>
            <w:r>
              <w:rPr>
                <w:rFonts w:eastAsiaTheme="minorHAnsi"/>
              </w:rPr>
              <w:t xml:space="preserve">From </w:t>
            </w:r>
            <w:commentRangeEnd w:id="1015"/>
            <w:r>
              <w:rPr>
                <w:rStyle w:val="CommentReference"/>
                <w:rFonts w:ascii="Times New Roman" w:eastAsiaTheme="minorHAnsi" w:hAnsi="Times New Roman" w:cstheme="minorBidi"/>
                <w:color w:val="auto"/>
              </w:rPr>
              <w:commentReference w:id="1015"/>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6"/>
            <w:r>
              <w:rPr>
                <w:rFonts w:eastAsiaTheme="minorHAnsi"/>
              </w:rPr>
              <w:t>prophet</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17"/>
            <w:r w:rsidRPr="007425E1">
              <w:rPr>
                <w:rFonts w:eastAsiaTheme="minorHAnsi"/>
              </w:rPr>
              <w:t>everyone</w:t>
            </w:r>
            <w:commentRangeEnd w:id="1017"/>
            <w:r>
              <w:rPr>
                <w:rStyle w:val="CommentReference"/>
                <w:rFonts w:ascii="Times New Roman" w:eastAsiaTheme="minorHAnsi" w:hAnsi="Times New Roman" w:cstheme="minorBidi"/>
                <w:color w:val="auto"/>
              </w:rPr>
              <w:commentReference w:id="1017"/>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18"/>
            <w:r>
              <w:rPr>
                <w:rFonts w:eastAsiaTheme="minorHAnsi"/>
              </w:rPr>
              <w:t xml:space="preserve">never </w:t>
            </w:r>
            <w:commentRangeEnd w:id="1018"/>
            <w:r>
              <w:rPr>
                <w:rStyle w:val="CommentReference"/>
                <w:rFonts w:ascii="Times New Roman" w:eastAsiaTheme="minorHAnsi" w:hAnsi="Times New Roman" w:cstheme="minorBidi"/>
                <w:color w:val="auto"/>
              </w:rPr>
              <w:commentReference w:id="1018"/>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19"/>
            <w:r w:rsidRPr="007425E1">
              <w:rPr>
                <w:rFonts w:eastAsiaTheme="minorHAnsi"/>
              </w:rPr>
              <w:t xml:space="preserve">and </w:t>
            </w:r>
            <w:commentRangeEnd w:id="1019"/>
            <w:r>
              <w:rPr>
                <w:rStyle w:val="CommentReference"/>
                <w:rFonts w:ascii="Times New Roman" w:eastAsiaTheme="minorHAnsi" w:hAnsi="Times New Roman" w:cstheme="minorBidi"/>
                <w:color w:val="auto"/>
              </w:rPr>
              <w:commentReference w:id="1019"/>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0"/>
            <w:r w:rsidRPr="007425E1">
              <w:rPr>
                <w:rFonts w:eastAsiaTheme="minorHAnsi"/>
              </w:rPr>
              <w:t xml:space="preserve">praises </w:t>
            </w:r>
            <w:commentRangeEnd w:id="1020"/>
            <w:r>
              <w:rPr>
                <w:rStyle w:val="CommentReference"/>
                <w:rFonts w:ascii="Times New Roman" w:eastAsiaTheme="minorHAnsi" w:hAnsi="Times New Roman" w:cstheme="minorBidi"/>
                <w:color w:val="auto"/>
              </w:rPr>
              <w:commentReference w:id="1020"/>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1"/>
            <w:r w:rsidRPr="007425E1">
              <w:rPr>
                <w:rFonts w:eastAsiaTheme="minorHAnsi"/>
              </w:rPr>
              <w:t>blessing</w:t>
            </w:r>
            <w:commentRangeEnd w:id="1021"/>
            <w:r>
              <w:rPr>
                <w:rStyle w:val="CommentReference"/>
                <w:rFonts w:ascii="Times New Roman" w:eastAsiaTheme="minorHAnsi" w:hAnsi="Times New Roman" w:cstheme="minorBidi"/>
                <w:color w:val="auto"/>
              </w:rPr>
              <w:commentReference w:id="1021"/>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2"/>
            <w:r w:rsidRPr="007425E1">
              <w:rPr>
                <w:rFonts w:eastAsiaTheme="minorHAnsi"/>
              </w:rPr>
              <w:t xml:space="preserve">we'll </w:t>
            </w:r>
            <w:commentRangeEnd w:id="1022"/>
            <w:r>
              <w:rPr>
                <w:rStyle w:val="CommentReference"/>
                <w:rFonts w:ascii="Times New Roman" w:eastAsiaTheme="minorHAnsi" w:hAnsi="Times New Roman" w:cstheme="minorBidi"/>
                <w:color w:val="auto"/>
              </w:rPr>
              <w:commentReference w:id="1022"/>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3"/>
            <w:r w:rsidRPr="007425E1">
              <w:rPr>
                <w:rFonts w:eastAsiaTheme="minorHAnsi"/>
              </w:rPr>
              <w:t xml:space="preserve">perfect </w:t>
            </w:r>
            <w:commentRangeEnd w:id="1023"/>
            <w:r>
              <w:rPr>
                <w:rStyle w:val="CommentReference"/>
                <w:rFonts w:ascii="Times New Roman" w:eastAsiaTheme="minorHAnsi" w:hAnsi="Times New Roman" w:cstheme="minorBidi"/>
                <w:color w:val="auto"/>
              </w:rPr>
              <w:commentReference w:id="1023"/>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4" w:name="_Toc298681341"/>
      <w:bookmarkStart w:id="1025" w:name="_Toc308441940"/>
      <w:r w:rsidRPr="00FD2E69">
        <w:lastRenderedPageBreak/>
        <w:t xml:space="preserve">The Conclusion of the </w:t>
      </w:r>
      <w:r>
        <w:t>Batos</w:t>
      </w:r>
      <w:r w:rsidRPr="00FD2E69">
        <w:t xml:space="preserve"> Psali</w:t>
      </w:r>
      <w:bookmarkEnd w:id="1024"/>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6"/>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6"/>
            <w:r>
              <w:rPr>
                <w:rStyle w:val="CommentReference"/>
                <w:rFonts w:ascii="Garamond" w:hAnsi="Garamond" w:cstheme="minorBidi"/>
                <w:noProof w:val="0"/>
                <w:lang w:val="en-CA"/>
              </w:rPr>
              <w:commentReference w:id="1026"/>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27" w:name="_Toc298681342"/>
      <w:bookmarkStart w:id="1028" w:name="_Toc308441941"/>
      <w:bookmarkStart w:id="1029" w:name="_Ref452620570"/>
      <w:bookmarkStart w:id="1030" w:name="_Ref452620573"/>
      <w:r>
        <w:t>The Saturday Theotokia</w:t>
      </w:r>
      <w:bookmarkEnd w:id="1027"/>
      <w:bookmarkEnd w:id="1028"/>
      <w:bookmarkEnd w:id="1029"/>
      <w:bookmarkEnd w:id="1030"/>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1" w:name="_Toc298681343"/>
      <w:r>
        <w:t>Part One</w:t>
      </w:r>
      <w:bookmarkEnd w:id="10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2" w:name="_Toc298681344"/>
      <w:r w:rsidRPr="00D24FE1">
        <w:lastRenderedPageBreak/>
        <w:t>Part</w:t>
      </w:r>
      <w:r>
        <w:t xml:space="preserve"> Two</w:t>
      </w:r>
      <w:bookmarkEnd w:id="1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3"/>
            <w:r w:rsidRPr="007425E1">
              <w:rPr>
                <w:rFonts w:eastAsiaTheme="minorHAnsi"/>
              </w:rPr>
              <w:t xml:space="preserve">honour </w:t>
            </w:r>
            <w:commentRangeEnd w:id="1033"/>
            <w:r>
              <w:rPr>
                <w:rStyle w:val="CommentReference"/>
                <w:rFonts w:ascii="Times New Roman" w:eastAsiaTheme="minorHAnsi" w:hAnsi="Times New Roman" w:cstheme="minorBidi"/>
                <w:color w:val="auto"/>
              </w:rPr>
              <w:commentReference w:id="1033"/>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4"/>
            <w:r w:rsidRPr="007425E1">
              <w:rPr>
                <w:rFonts w:eastAsiaTheme="minorHAnsi"/>
              </w:rPr>
              <w:t xml:space="preserve">prudent </w:t>
            </w:r>
            <w:commentRangeEnd w:id="1034"/>
            <w:r>
              <w:rPr>
                <w:rStyle w:val="CommentReference"/>
                <w:rFonts w:ascii="Times New Roman" w:eastAsiaTheme="minorHAnsi" w:hAnsi="Times New Roman" w:cstheme="minorBidi"/>
                <w:color w:val="auto"/>
              </w:rPr>
              <w:commentReference w:id="1034"/>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5" w:name="_Toc298681345"/>
      <w:r>
        <w:t>Part Three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6"/>
            <w:r w:rsidRPr="007425E1">
              <w:rPr>
                <w:rFonts w:eastAsiaTheme="minorHAnsi"/>
              </w:rPr>
              <w:t>bride</w:t>
            </w:r>
            <w:commentRangeEnd w:id="1036"/>
            <w:r>
              <w:rPr>
                <w:rStyle w:val="CommentReference"/>
                <w:rFonts w:ascii="Times New Roman" w:eastAsiaTheme="minorHAnsi" w:hAnsi="Times New Roman" w:cstheme="minorBidi"/>
                <w:color w:val="auto"/>
              </w:rPr>
              <w:commentReference w:id="1036"/>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37"/>
            <w:r w:rsidRPr="007425E1">
              <w:rPr>
                <w:rFonts w:eastAsiaTheme="minorHAnsi"/>
              </w:rPr>
              <w:t xml:space="preserve">rue </w:t>
            </w:r>
            <w:commentRangeEnd w:id="1037"/>
            <w:r>
              <w:rPr>
                <w:rStyle w:val="CommentReference"/>
                <w:rFonts w:ascii="Times New Roman" w:eastAsiaTheme="minorHAnsi" w:hAnsi="Times New Roman" w:cstheme="minorBidi"/>
                <w:color w:val="auto"/>
              </w:rPr>
              <w:commentReference w:id="1037"/>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38"/>
            <w:r w:rsidRPr="007425E1">
              <w:rPr>
                <w:rFonts w:eastAsiaTheme="minorHAnsi"/>
              </w:rPr>
              <w:t xml:space="preserve">ed </w:t>
            </w:r>
            <w:commentRangeEnd w:id="1038"/>
            <w:r>
              <w:rPr>
                <w:rStyle w:val="CommentReference"/>
                <w:rFonts w:ascii="Times New Roman" w:eastAsiaTheme="minorHAnsi" w:hAnsi="Times New Roman" w:cstheme="minorBidi"/>
                <w:color w:val="auto"/>
              </w:rPr>
              <w:commentReference w:id="1038"/>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39" w:name="_Toc298681346"/>
      <w:r w:rsidRPr="00D24FE1">
        <w:lastRenderedPageBreak/>
        <w:t>Part</w:t>
      </w:r>
      <w:r>
        <w:t xml:space="preserve"> Four</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0"/>
            <w:r>
              <w:rPr>
                <w:rFonts w:eastAsiaTheme="minorHAnsi"/>
              </w:rPr>
              <w:t xml:space="preserve">unto </w:t>
            </w:r>
            <w:commentRangeEnd w:id="1040"/>
            <w:r>
              <w:rPr>
                <w:rStyle w:val="CommentReference"/>
                <w:rFonts w:ascii="Times New Roman" w:eastAsiaTheme="minorHAnsi" w:hAnsi="Times New Roman" w:cstheme="minorBidi"/>
                <w:color w:val="auto"/>
              </w:rPr>
              <w:commentReference w:id="1040"/>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1" w:name="_Toc298681347"/>
      <w:r w:rsidRPr="00D24FE1">
        <w:t>Part</w:t>
      </w:r>
      <w:r>
        <w:t xml:space="preserve"> Five</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2" w:name="_Toc298681348"/>
      <w:r>
        <w:lastRenderedPageBreak/>
        <w:t>Part Six</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43"/>
            <w:r w:rsidRPr="007425E1">
              <w:t>rejoice</w:t>
            </w:r>
            <w:r>
              <w:t>d</w:t>
            </w:r>
            <w:commentRangeEnd w:id="1043"/>
            <w:r>
              <w:rPr>
                <w:rStyle w:val="CommentReference"/>
                <w:rFonts w:ascii="Times New Roman" w:eastAsiaTheme="minorHAnsi" w:hAnsi="Times New Roman" w:cstheme="minorBidi"/>
                <w:color w:val="auto"/>
              </w:rPr>
              <w:commentReference w:id="1043"/>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4"/>
            <w:r>
              <w:t>save</w:t>
            </w:r>
            <w:r w:rsidRPr="007425E1">
              <w:t xml:space="preserve"> </w:t>
            </w:r>
            <w:commentRangeEnd w:id="1044"/>
            <w:r>
              <w:rPr>
                <w:rStyle w:val="CommentReference"/>
              </w:rPr>
              <w:commentReference w:id="1044"/>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5" w:name="_Toc298681349"/>
      <w:r>
        <w:lastRenderedPageBreak/>
        <w:t>Part Seven</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6"/>
            <w:r>
              <w:t>Paradoxically</w:t>
            </w:r>
            <w:commentRangeEnd w:id="1046"/>
            <w:r>
              <w:rPr>
                <w:rStyle w:val="CommentReference"/>
                <w:rFonts w:ascii="Times New Roman" w:eastAsiaTheme="minorHAnsi" w:hAnsi="Times New Roman" w:cstheme="minorBidi"/>
                <w:color w:val="auto"/>
              </w:rPr>
              <w:commentReference w:id="1046"/>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47"/>
            <w:r>
              <w:t xml:space="preserve">is </w:t>
            </w:r>
            <w:commentRangeEnd w:id="1047"/>
            <w:r>
              <w:rPr>
                <w:rStyle w:val="CommentReference"/>
                <w:rFonts w:ascii="Times New Roman" w:eastAsiaTheme="minorHAnsi" w:hAnsi="Times New Roman" w:cstheme="minorBidi"/>
                <w:color w:val="auto"/>
              </w:rPr>
              <w:commentReference w:id="1047"/>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48" w:name="_Toc298681350"/>
      <w:r>
        <w:t>Part Eight</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49"/>
            <w:r w:rsidRPr="007425E1">
              <w:t>from all sides</w:t>
            </w:r>
            <w:commentRangeEnd w:id="1049"/>
            <w:r>
              <w:rPr>
                <w:rStyle w:val="CommentReference"/>
                <w:rFonts w:ascii="Times New Roman" w:eastAsiaTheme="minorHAnsi" w:hAnsi="Times New Roman" w:cstheme="minorBidi"/>
                <w:color w:val="auto"/>
              </w:rPr>
              <w:commentReference w:id="1049"/>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0"/>
            <w:r>
              <w:t>Saviour</w:t>
            </w:r>
            <w:commentRangeEnd w:id="1050"/>
            <w:r>
              <w:rPr>
                <w:rStyle w:val="CommentReference"/>
                <w:rFonts w:ascii="Times New Roman" w:eastAsiaTheme="minorHAnsi" w:hAnsi="Times New Roman" w:cstheme="minorBidi"/>
                <w:color w:val="auto"/>
              </w:rPr>
              <w:commentReference w:id="1050"/>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1" w:name="_Toc298681351"/>
      <w:r>
        <w:t>Part Nine</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2"/>
            <w:r>
              <w:t>compassion</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3" w:name="_Toc298681352"/>
      <w:bookmarkStart w:id="1054" w:name="_Toc308441942"/>
      <w:r>
        <w:t>The Crown Batos</w:t>
      </w:r>
      <w:bookmarkEnd w:id="1053"/>
      <w:bookmarkEnd w:id="1054"/>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5"/>
            <w:r>
              <w:t>Sanctuary</w:t>
            </w:r>
            <w:commentRangeEnd w:id="1055"/>
            <w:r>
              <w:rPr>
                <w:rStyle w:val="CommentReference"/>
                <w:rFonts w:ascii="Times New Roman" w:eastAsiaTheme="minorHAnsi" w:hAnsi="Times New Roman" w:cstheme="minorBidi"/>
                <w:color w:val="auto"/>
              </w:rPr>
              <w:commentReference w:id="1055"/>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6"/>
            <w:r>
              <w:t>lampstand</w:t>
            </w:r>
            <w:commentRangeEnd w:id="1056"/>
            <w:r>
              <w:rPr>
                <w:rStyle w:val="CommentReference"/>
                <w:rFonts w:ascii="Times New Roman" w:eastAsiaTheme="minorHAnsi" w:hAnsi="Times New Roman" w:cstheme="minorBidi"/>
                <w:color w:val="auto"/>
              </w:rPr>
              <w:commentReference w:id="1056"/>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57"/>
            <w:r>
              <w:t>Greeted</w:t>
            </w:r>
            <w:commentRangeEnd w:id="1057"/>
            <w:r>
              <w:rPr>
                <w:rStyle w:val="CommentReference"/>
                <w:rFonts w:ascii="Times New Roman" w:eastAsiaTheme="minorHAnsi" w:hAnsi="Times New Roman" w:cstheme="minorBidi"/>
                <w:color w:val="auto"/>
              </w:rPr>
              <w:commentReference w:id="1057"/>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58"/>
            <w:r w:rsidRPr="007425E1">
              <w:t xml:space="preserve">For </w:t>
            </w:r>
            <w:commentRangeEnd w:id="1058"/>
            <w:r>
              <w:rPr>
                <w:rStyle w:val="CommentReference"/>
                <w:rFonts w:ascii="Times New Roman" w:eastAsiaTheme="minorHAnsi" w:hAnsi="Times New Roman" w:cstheme="minorBidi"/>
                <w:color w:val="auto"/>
              </w:rPr>
              <w:commentReference w:id="1058"/>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59"/>
            <w:r>
              <w:t>coming</w:t>
            </w:r>
            <w:r w:rsidRPr="007425E1">
              <w:t xml:space="preserve"> </w:t>
            </w:r>
            <w:commentRangeEnd w:id="1059"/>
            <w:r>
              <w:rPr>
                <w:rStyle w:val="CommentReference"/>
                <w:rFonts w:ascii="Times New Roman" w:eastAsiaTheme="minorHAnsi" w:hAnsi="Times New Roman" w:cstheme="minorBidi"/>
                <w:color w:val="auto"/>
              </w:rPr>
              <w:commentReference w:id="1059"/>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0"/>
            <w:r w:rsidRPr="00582AD7">
              <w:t>ⲧⲉⲥⲱⲙⲁ</w:t>
            </w:r>
            <w:commentRangeEnd w:id="1060"/>
            <w:r>
              <w:rPr>
                <w:rStyle w:val="CommentReference"/>
                <w:rFonts w:ascii="Garamond" w:hAnsi="Garamond" w:cstheme="minorBidi"/>
                <w:noProof w:val="0"/>
                <w:lang w:val="en-CA"/>
              </w:rPr>
              <w:commentReference w:id="1060"/>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1"/>
            <w:r w:rsidRPr="007425E1">
              <w:t>you</w:t>
            </w:r>
            <w:commentRangeEnd w:id="1061"/>
            <w:r>
              <w:rPr>
                <w:rStyle w:val="CommentReference"/>
                <w:rFonts w:ascii="Times New Roman" w:eastAsiaTheme="minorHAnsi" w:hAnsi="Times New Roman" w:cstheme="minorBidi"/>
                <w:color w:val="auto"/>
              </w:rPr>
              <w:commentReference w:id="1061"/>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2" w:name="_Toc298681353"/>
      <w:bookmarkStart w:id="1063" w:name="_Toc308441943"/>
      <w:r>
        <w:t>The Second Crown Batos</w:t>
      </w:r>
      <w:bookmarkEnd w:id="1062"/>
      <w:bookmarkEnd w:id="1063"/>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4"/>
            <w:r>
              <w:t>evangelized</w:t>
            </w:r>
            <w:r w:rsidRPr="007425E1">
              <w:t xml:space="preserve"> </w:t>
            </w:r>
            <w:commentRangeEnd w:id="1064"/>
            <w:r>
              <w:rPr>
                <w:rStyle w:val="CommentReference"/>
                <w:rFonts w:ascii="Times New Roman" w:eastAsiaTheme="minorHAnsi" w:hAnsi="Times New Roman" w:cstheme="minorBidi"/>
                <w:color w:val="auto"/>
              </w:rPr>
              <w:commentReference w:id="1064"/>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5"/>
            <w:r w:rsidRPr="007425E1">
              <w:t>thereof</w:t>
            </w:r>
            <w:commentRangeEnd w:id="1065"/>
            <w:r>
              <w:rPr>
                <w:rStyle w:val="CommentReference"/>
                <w:rFonts w:ascii="Times New Roman" w:eastAsiaTheme="minorHAnsi" w:hAnsi="Times New Roman" w:cstheme="minorBidi"/>
                <w:color w:val="auto"/>
              </w:rPr>
              <w:commentReference w:id="1065"/>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6"/>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6"/>
            <w:r>
              <w:rPr>
                <w:rStyle w:val="CommentReference"/>
                <w:rFonts w:ascii="Garamond" w:hAnsi="Garamond" w:cstheme="minorBidi"/>
                <w:noProof w:val="0"/>
                <w:lang w:val="en-CA"/>
              </w:rPr>
              <w:commentReference w:id="1066"/>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67" w:name="_Toc298681354"/>
      <w:bookmarkStart w:id="1068" w:name="_Ref299212102"/>
      <w:bookmarkStart w:id="1069" w:name="_Ref299212144"/>
      <w:bookmarkStart w:id="1070" w:name="_Ref299212161"/>
      <w:bookmarkStart w:id="1071" w:name="_Toc308441944"/>
      <w:bookmarkStart w:id="1072" w:name="_Ref452620758"/>
      <w:bookmarkStart w:id="1073" w:name="_Ref452620761"/>
      <w:bookmarkStart w:id="1074" w:name="_Toc459399197"/>
      <w:r>
        <w:lastRenderedPageBreak/>
        <w:t>The Ending of the Batos Theotokias</w:t>
      </w:r>
      <w:bookmarkEnd w:id="1067"/>
      <w:bookmarkEnd w:id="1068"/>
      <w:bookmarkEnd w:id="1069"/>
      <w:bookmarkEnd w:id="1070"/>
      <w:bookmarkEnd w:id="1071"/>
      <w:bookmarkEnd w:id="1072"/>
      <w:bookmarkEnd w:id="1073"/>
      <w:bookmarkEnd w:id="1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5"/>
            <w:r w:rsidRPr="007425E1">
              <w:rPr>
                <w:rFonts w:eastAsiaTheme="minorHAnsi"/>
              </w:rPr>
              <w:t>Awesome and full of glory</w:t>
            </w:r>
            <w:commentRangeEnd w:id="1075"/>
            <w:r>
              <w:rPr>
                <w:rStyle w:val="CommentReference"/>
                <w:rFonts w:ascii="Times New Roman" w:eastAsiaTheme="minorHAnsi" w:hAnsi="Times New Roman" w:cstheme="minorBidi"/>
                <w:color w:val="auto"/>
              </w:rPr>
              <w:commentReference w:id="1075"/>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6"/>
            <w:r w:rsidRPr="007425E1">
              <w:rPr>
                <w:rFonts w:eastAsiaTheme="minorHAnsi"/>
              </w:rPr>
              <w:t>works</w:t>
            </w:r>
            <w:commentRangeEnd w:id="1076"/>
            <w:r>
              <w:rPr>
                <w:rStyle w:val="CommentReference"/>
                <w:rFonts w:ascii="Times New Roman" w:eastAsiaTheme="minorHAnsi" w:hAnsi="Times New Roman" w:cstheme="minorBidi"/>
                <w:color w:val="auto"/>
              </w:rPr>
              <w:commentReference w:id="1076"/>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77"/>
            <w:r w:rsidRPr="00582AD7">
              <w:t>ϥ̀ⲛⲁϯ ⲙ̀ⲡⲓⲟⲩⲁⲓ</w:t>
            </w:r>
            <w:commentRangeEnd w:id="1077"/>
            <w:r>
              <w:rPr>
                <w:rStyle w:val="CommentReference"/>
                <w:rFonts w:ascii="Garamond" w:hAnsi="Garamond" w:cstheme="minorBidi"/>
                <w:noProof w:val="0"/>
                <w:lang w:val="en-CA"/>
              </w:rPr>
              <w:commentReference w:id="1077"/>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78"/>
            <w:r w:rsidRPr="007425E1">
              <w:rPr>
                <w:rFonts w:eastAsiaTheme="minorHAnsi"/>
              </w:rPr>
              <w:t xml:space="preserve">with </w:t>
            </w:r>
            <w:commentRangeEnd w:id="1078"/>
            <w:r>
              <w:rPr>
                <w:rStyle w:val="CommentReference"/>
                <w:rFonts w:ascii="Times New Roman" w:eastAsiaTheme="minorHAnsi" w:hAnsi="Times New Roman" w:cstheme="minorBidi"/>
                <w:color w:val="auto"/>
              </w:rPr>
              <w:commentReference w:id="1078"/>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79"/>
            <w:r w:rsidRPr="00582AD7">
              <w:t>ⲡⲁⲓ ⲉ̀ϩⲟⲟⲩ</w:t>
            </w:r>
            <w:commentRangeEnd w:id="1079"/>
            <w:r>
              <w:rPr>
                <w:rStyle w:val="CommentReference"/>
                <w:rFonts w:ascii="Garamond" w:hAnsi="Garamond" w:cstheme="minorBidi"/>
                <w:noProof w:val="0"/>
                <w:lang w:val="en-CA"/>
              </w:rPr>
              <w:commentReference w:id="1079"/>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0"/>
            <w:r w:rsidRPr="007425E1">
              <w:rPr>
                <w:rFonts w:eastAsiaTheme="minorHAnsi"/>
              </w:rPr>
              <w:t xml:space="preserve">bless </w:t>
            </w:r>
            <w:commentRangeEnd w:id="1080"/>
            <w:r>
              <w:rPr>
                <w:rStyle w:val="CommentReference"/>
                <w:rFonts w:ascii="Times New Roman" w:eastAsiaTheme="minorHAnsi" w:hAnsi="Times New Roman" w:cstheme="minorBidi"/>
                <w:color w:val="auto"/>
              </w:rPr>
              <w:commentReference w:id="1080"/>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89025C">
        <w:rPr>
          <w:noProof/>
        </w:rPr>
        <w:t>5</w:t>
      </w:r>
      <w:r>
        <w:fldChar w:fldCharType="end"/>
      </w:r>
      <w:r>
        <w:t>.</w:t>
      </w:r>
    </w:p>
    <w:p w14:paraId="0F571DA3" w14:textId="41F2142E" w:rsidR="006869EE" w:rsidRDefault="006869EE" w:rsidP="006869EE">
      <w:pPr>
        <w:pStyle w:val="Heading1"/>
      </w:pPr>
      <w:bookmarkStart w:id="1081" w:name="_Ref448227875"/>
      <w:bookmarkStart w:id="1082" w:name="_Ref448227880"/>
      <w:bookmarkStart w:id="1083" w:name="_Toc459399198"/>
      <w:r>
        <w:lastRenderedPageBreak/>
        <w:t>The Raising of Incense</w:t>
      </w:r>
      <w:bookmarkEnd w:id="1081"/>
      <w:bookmarkEnd w:id="1082"/>
      <w:bookmarkEnd w:id="108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084"/>
      <w:r>
        <w:t>Morning</w:t>
      </w:r>
      <w:commentRangeEnd w:id="1084"/>
      <w:r>
        <w:rPr>
          <w:rStyle w:val="CommentReference"/>
          <w:rFonts w:eastAsiaTheme="minorHAnsi" w:cstheme="minorBidi"/>
          <w:b w:val="0"/>
          <w:bCs w:val="0"/>
        </w:rPr>
        <w:commentReference w:id="1084"/>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5" w:name="ThanksgivingIncense"/>
      <w:r>
        <w:lastRenderedPageBreak/>
        <w:t>The Prayer of Thanksgiving</w:t>
      </w:r>
    </w:p>
    <w:bookmarkEnd w:id="108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89025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89025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86" w:name="_Ref435789344"/>
      <w:bookmarkStart w:id="1087" w:name="VersesCymbals"/>
      <w:r>
        <w:t>The Verses of the Cymbals</w:t>
      </w:r>
      <w:bookmarkEnd w:id="1086"/>
    </w:p>
    <w:bookmarkEnd w:id="108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88"/>
            <w:r w:rsidRPr="007425E1">
              <w:t xml:space="preserve">May </w:t>
            </w:r>
            <w:commentRangeEnd w:id="1088"/>
            <w:r>
              <w:rPr>
                <w:rStyle w:val="CommentReference"/>
                <w:rFonts w:eastAsiaTheme="minorHAnsi" w:cstheme="minorBidi"/>
                <w:color w:val="auto"/>
                <w:lang w:val="en-CA"/>
              </w:rPr>
              <w:commentReference w:id="108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89" w:name="PrayerDeparted"/>
      <w:r>
        <w:t>The Prayer for the Departed</w:t>
      </w:r>
    </w:p>
    <w:bookmarkEnd w:id="108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090"/>
      <w:r>
        <w:t xml:space="preserve"> </w:t>
      </w:r>
      <w:commentRangeEnd w:id="1090"/>
      <w:r>
        <w:rPr>
          <w:rStyle w:val="CommentReference"/>
          <w:lang w:val="en-CA"/>
        </w:rPr>
        <w:commentReference w:id="109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1"/>
      <w:r>
        <w:t xml:space="preserve"> </w:t>
      </w:r>
      <w:commentRangeEnd w:id="1091"/>
      <w:r>
        <w:rPr>
          <w:rStyle w:val="CommentReference"/>
          <w:lang w:val="en-CA"/>
        </w:rPr>
        <w:commentReference w:id="109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2"/>
      <w:r>
        <w:t>You</w:t>
      </w:r>
      <w:commentRangeEnd w:id="1092"/>
      <w:r>
        <w:rPr>
          <w:rStyle w:val="CommentReference"/>
          <w:lang w:val="en-CA"/>
        </w:rPr>
        <w:commentReference w:id="1092"/>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025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3" w:name="_Ref435789903"/>
      <w:r>
        <w:rPr>
          <w:lang w:val="en-GB"/>
        </w:rPr>
        <w:t>Graciously Accord</w:t>
      </w:r>
      <w:bookmarkEnd w:id="109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4" w:name="_Ref435789927"/>
      <w:bookmarkStart w:id="1095"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96"/>
      <w:r>
        <w:rPr>
          <w:lang w:val="en-GB"/>
        </w:rPr>
        <w:t xml:space="preserve">to </w:t>
      </w:r>
      <w:commentRangeEnd w:id="1096"/>
      <w:r>
        <w:rPr>
          <w:rStyle w:val="CommentReference"/>
          <w:lang w:val="en-CA"/>
        </w:rPr>
        <w:commentReference w:id="109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97" w:name="_Ref442856274"/>
      <w:r>
        <w:t>The Gloria</w:t>
      </w:r>
      <w:bookmarkEnd w:id="1094"/>
      <w:bookmarkEnd w:id="109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98" w:name="_Ref435789969"/>
      <w:bookmarkEnd w:id="1095"/>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99" w:name="_Ref442856358"/>
      <w:r>
        <w:t>The Trisagion</w:t>
      </w:r>
      <w:bookmarkEnd w:id="1098"/>
      <w:bookmarkEnd w:id="1099"/>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0" w:name="_Ref442856453"/>
      <w:r>
        <w:t>Hail to You</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1" w:name="_Ref434477171"/>
      <w:r>
        <w:t>The Introduction to the Doxologies</w:t>
      </w:r>
      <w:bookmarkEnd w:id="110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2" w:name="_Ref435799700"/>
      <w:r>
        <w:lastRenderedPageBreak/>
        <w:t>The Doxologies</w:t>
      </w:r>
      <w:bookmarkEnd w:id="110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3" w:name="_Ref434487836"/>
      <w:r>
        <w:t>The Evening Doxology of the Virgin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4" w:name="_Ref434487846"/>
      <w:r>
        <w:t>The Morning Doxology of the Virgin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5"/>
            <w:r>
              <w:t xml:space="preserve">declared </w:t>
            </w:r>
            <w:commentRangeEnd w:id="1105"/>
            <w:r>
              <w:rPr>
                <w:rStyle w:val="CommentReference"/>
                <w:rFonts w:ascii="Times New Roman" w:eastAsiaTheme="minorHAnsi" w:hAnsi="Times New Roman" w:cstheme="minorBidi"/>
                <w:color w:val="auto"/>
              </w:rPr>
              <w:commentReference w:id="110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06"/>
            <w:r>
              <w:t xml:space="preserve">Good New </w:t>
            </w:r>
            <w:commentRangeEnd w:id="1106"/>
            <w:r>
              <w:rPr>
                <w:rStyle w:val="CommentReference"/>
                <w:rFonts w:ascii="Times New Roman" w:eastAsiaTheme="minorHAnsi" w:hAnsi="Times New Roman" w:cstheme="minorBidi"/>
                <w:color w:val="auto"/>
              </w:rPr>
              <w:commentReference w:id="110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07"/>
            <w:r>
              <w:t>Be our advocate</w:t>
            </w:r>
            <w:commentRangeEnd w:id="1107"/>
            <w:r>
              <w:rPr>
                <w:rStyle w:val="CommentReference"/>
                <w:rFonts w:ascii="Times New Roman" w:eastAsiaTheme="minorHAnsi" w:hAnsi="Times New Roman" w:cstheme="minorBidi"/>
                <w:color w:val="auto"/>
              </w:rPr>
              <w:commentReference w:id="110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08"/>
            <w:r>
              <w:t>Mary</w:t>
            </w:r>
            <w:commentRangeEnd w:id="1108"/>
            <w:r>
              <w:rPr>
                <w:rStyle w:val="CommentReference"/>
                <w:rFonts w:ascii="Times New Roman" w:eastAsiaTheme="minorHAnsi" w:hAnsi="Times New Roman" w:cstheme="minorBidi"/>
                <w:color w:val="auto"/>
              </w:rPr>
              <w:commentReference w:id="110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09" w:name="_Ref435799710"/>
      <w:r>
        <w:lastRenderedPageBreak/>
        <w:t>The Orthodox Creed</w:t>
      </w:r>
      <w:bookmarkEnd w:id="1109"/>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0" w:name="_Ref442856751"/>
      <w:r>
        <w:t>God Have mercy upon us</w:t>
      </w:r>
      <w:bookmarkEnd w:id="111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1"/>
      <w:r>
        <w:t>God</w:t>
      </w:r>
      <w:commentRangeEnd w:id="1111"/>
      <w:r>
        <w:rPr>
          <w:rStyle w:val="CommentReference"/>
          <w:lang w:val="en-CA"/>
        </w:rPr>
        <w:commentReference w:id="1111"/>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2" w:name="_Ref442856856"/>
      <w:r>
        <w:lastRenderedPageBreak/>
        <w:t>The Prayer for the Gospel</w:t>
      </w:r>
      <w:bookmarkEnd w:id="1112"/>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3" w:name="_Ref442870575"/>
      <w:r>
        <w:t>The Gospel Response</w:t>
      </w:r>
      <w:bookmarkEnd w:id="111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4" w:name="_Ref442870289"/>
      <w:r>
        <w:t>The Absolutions</w:t>
      </w:r>
      <w:bookmarkEnd w:id="111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15" w:name="_Ref448228543"/>
      <w:bookmarkStart w:id="1116" w:name="_Ref448228546"/>
      <w:bookmarkStart w:id="1117" w:name="_Ref448471804"/>
      <w:bookmarkStart w:id="1118" w:name="_Toc459399199"/>
      <w:r>
        <w:lastRenderedPageBreak/>
        <w:t>The Book of Psalis and Doxologies</w:t>
      </w:r>
      <w:bookmarkEnd w:id="324"/>
      <w:bookmarkEnd w:id="325"/>
      <w:bookmarkEnd w:id="326"/>
      <w:bookmarkEnd w:id="1115"/>
      <w:bookmarkEnd w:id="1116"/>
      <w:bookmarkEnd w:id="1117"/>
      <w:bookmarkEnd w:id="1118"/>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19" w:name="_Toc459399200"/>
      <w:bookmarkStart w:id="1120" w:name="_Toc410196197"/>
      <w:bookmarkStart w:id="1121" w:name="_Toc410196439"/>
      <w:bookmarkStart w:id="1122" w:name="_Toc410196941"/>
      <w:r>
        <w:lastRenderedPageBreak/>
        <w:t>General and Common Doxologies</w:t>
      </w:r>
      <w:bookmarkEnd w:id="1119"/>
    </w:p>
    <w:p w14:paraId="1B082926" w14:textId="77777777" w:rsidR="009C13E9" w:rsidRDefault="009C13E9" w:rsidP="009C13E9">
      <w:pPr>
        <w:pStyle w:val="Heading3"/>
      </w:pPr>
      <w:bookmarkStart w:id="1123" w:name="_Ref434488390"/>
      <w:r>
        <w:t>The Doxology of the Heavenly</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24"/>
            <w:r>
              <w:t>The great and holy luminaries,</w:t>
            </w:r>
            <w:commentRangeEnd w:id="1124"/>
            <w:r>
              <w:rPr>
                <w:rStyle w:val="CommentReference"/>
                <w:rFonts w:ascii="Times New Roman" w:hAnsi="Times New Roman"/>
              </w:rPr>
              <w:commentReference w:id="1124"/>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25"/>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25"/>
            <w:r>
              <w:rPr>
                <w:rStyle w:val="CommentReference"/>
                <w:rFonts w:ascii="Times New Roman" w:hAnsi="Times New Roman"/>
              </w:rPr>
              <w:commentReference w:id="1125"/>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26"/>
            <w:r w:rsidRPr="00602B0F">
              <w:t xml:space="preserve">O Lord, </w:t>
            </w:r>
            <w:commentRangeEnd w:id="1126"/>
            <w:r>
              <w:rPr>
                <w:rStyle w:val="CommentReference"/>
                <w:rFonts w:ascii="Times New Roman" w:hAnsi="Times New Roman"/>
              </w:rPr>
              <w:commentReference w:id="1126"/>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27" w:name="_Ref434488524"/>
      <w:r>
        <w:t>The Doxology of St. John the Baptist</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28" w:name="_Ref434488546"/>
      <w:r>
        <w:t>Another Doxology of St. John the Baptist</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29" w:name="_Ref434488644"/>
      <w:r>
        <w:lastRenderedPageBreak/>
        <w:t>A Doxology for the Apostles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0"/>
            <w:r>
              <w:t xml:space="preserve">called </w:t>
            </w:r>
            <w:commentRangeEnd w:id="1130"/>
            <w:r>
              <w:rPr>
                <w:rStyle w:val="CommentReference"/>
                <w:rFonts w:ascii="Times New Roman" w:eastAsiaTheme="minorHAnsi" w:hAnsi="Times New Roman" w:cstheme="minorBidi"/>
                <w:color w:val="auto"/>
              </w:rPr>
              <w:commentReference w:id="1130"/>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1"/>
            <w:r>
              <w:t>Who loved him greatly.</w:t>
            </w:r>
            <w:commentRangeEnd w:id="1131"/>
            <w:r>
              <w:rPr>
                <w:rStyle w:val="CommentReference"/>
                <w:rFonts w:ascii="Times New Roman" w:eastAsiaTheme="minorHAnsi" w:hAnsi="Times New Roman" w:cstheme="minorBidi"/>
                <w:color w:val="auto"/>
              </w:rPr>
              <w:commentReference w:id="1131"/>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32" w:name="_Ref434488657"/>
      <w:r>
        <w:t>Another Doxology for the Apostles</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33"/>
            <w:r>
              <w:t xml:space="preserve">Our </w:t>
            </w:r>
            <w:commentRangeEnd w:id="1133"/>
            <w:r>
              <w:rPr>
                <w:rStyle w:val="CommentReference"/>
                <w:rFonts w:ascii="Times New Roman" w:eastAsiaTheme="minorHAnsi" w:hAnsi="Times New Roman" w:cstheme="minorBidi"/>
                <w:color w:val="auto"/>
              </w:rPr>
              <w:commentReference w:id="1133"/>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34"/>
            <w:r>
              <w:t xml:space="preserve">And </w:t>
            </w:r>
            <w:commentRangeEnd w:id="1134"/>
            <w:r>
              <w:rPr>
                <w:rStyle w:val="CommentReference"/>
                <w:rFonts w:ascii="Times New Roman" w:eastAsiaTheme="minorHAnsi" w:hAnsi="Times New Roman" w:cstheme="minorBidi"/>
                <w:color w:val="auto"/>
              </w:rPr>
              <w:commentReference w:id="1134"/>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35"/>
            <w:r>
              <w:t>And was numbered with</w:t>
            </w:r>
          </w:p>
          <w:p w14:paraId="5527B3A6" w14:textId="77777777" w:rsidR="004C7F73" w:rsidRDefault="004C7F73" w:rsidP="004C7F73">
            <w:pPr>
              <w:pStyle w:val="EngHangEnd"/>
            </w:pPr>
            <w:r>
              <w:t>The rest of the Apostles.</w:t>
            </w:r>
            <w:commentRangeEnd w:id="1135"/>
            <w:r>
              <w:rPr>
                <w:rStyle w:val="CommentReference"/>
                <w:rFonts w:ascii="Times New Roman" w:eastAsiaTheme="minorHAnsi" w:hAnsi="Times New Roman" w:cstheme="minorBidi"/>
                <w:color w:val="auto"/>
              </w:rPr>
              <w:commentReference w:id="1135"/>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36"/>
            <w:r>
              <w:t xml:space="preserve">sound </w:t>
            </w:r>
            <w:commentRangeEnd w:id="1136"/>
            <w:r>
              <w:rPr>
                <w:rStyle w:val="CommentReference"/>
                <w:rFonts w:ascii="Times New Roman" w:eastAsiaTheme="minorHAnsi" w:hAnsi="Times New Roman" w:cstheme="minorBidi"/>
                <w:color w:val="auto"/>
              </w:rPr>
              <w:commentReference w:id="1136"/>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37" w:name="_Ref434488814"/>
      <w:r>
        <w:t>The Doxology of St. Mark</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38"/>
            <w:r>
              <w:t>Beholder of God</w:t>
            </w:r>
            <w:commentRangeEnd w:id="1138"/>
            <w:r>
              <w:rPr>
                <w:rStyle w:val="CommentReference"/>
                <w:rFonts w:ascii="Times New Roman" w:eastAsiaTheme="minorHAnsi" w:hAnsi="Times New Roman" w:cstheme="minorBidi"/>
                <w:color w:val="auto"/>
              </w:rPr>
              <w:commentReference w:id="1138"/>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39" w:name="_Ref434488992"/>
      <w:r>
        <w:t>The Doxology of Any Apostle</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0"/>
            <w:r>
              <w:rPr>
                <w:rStyle w:val="CommentReference"/>
                <w:rFonts w:ascii="Times New Roman" w:eastAsiaTheme="minorHAnsi" w:hAnsi="Times New Roman" w:cstheme="minorBidi"/>
                <w:color w:val="auto"/>
              </w:rPr>
              <w:commentReference w:id="114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1"/>
            <w:r>
              <w:t>compatriots</w:t>
            </w:r>
            <w:commentRangeEnd w:id="1141"/>
            <w:r>
              <w:rPr>
                <w:rStyle w:val="CommentReference"/>
                <w:rFonts w:ascii="Times New Roman" w:eastAsiaTheme="minorHAnsi" w:hAnsi="Times New Roman" w:cstheme="minorBidi"/>
                <w:color w:val="auto"/>
              </w:rPr>
              <w:commentReference w:id="114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42" w:name="_Ref434489014"/>
      <w:r>
        <w:t>The Doxology of St. Stephen</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43" w:name="_Ref434489170"/>
      <w:r>
        <w:t>The Doxology of St. George</w:t>
      </w:r>
      <w:bookmarkEnd w:id="1143"/>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025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025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025C">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44" w:name="_Ref434490082"/>
      <w:r>
        <w:t>The Doxology of St. Demiana</w:t>
      </w:r>
      <w:bookmarkEnd w:id="1144"/>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025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025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025C">
        <w:rPr>
          <w:noProof/>
        </w:rPr>
        <w:t>782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45" w:name="_Ref434489950"/>
      <w:r>
        <w:t>The Doxology of the Martyrs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46"/>
            <w:r>
              <w:t>Akrash</w:t>
            </w:r>
            <w:commentRangeEnd w:id="1146"/>
            <w:r>
              <w:rPr>
                <w:rStyle w:val="CommentReference"/>
              </w:rPr>
              <w:commentReference w:id="114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47" w:name="_Ref434490311"/>
      <w:r>
        <w:t>The Doxology of St. Anthony and St. Paul</w:t>
      </w:r>
      <w:bookmarkEnd w:id="1147"/>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025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025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025C">
        <w:rPr>
          <w:noProof/>
        </w:rPr>
        <w:t>788</w:t>
      </w:r>
      <w:r w:rsidR="00191A26">
        <w:fldChar w:fldCharType="end"/>
      </w:r>
      <w:r>
        <w:t xml:space="preserve">, and </w:t>
      </w:r>
      <w:r w:rsidR="00191A26">
        <w:fldChar w:fldCharType="begin"/>
      </w:r>
      <w:r w:rsidR="00191A26">
        <w:instrText xml:space="preserve"> REF _Ref434490368 \h </w:instrText>
      </w:r>
      <w:r w:rsidR="00191A26">
        <w:fldChar w:fldCharType="separate"/>
      </w:r>
      <w:r w:rsidR="0089025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025C">
        <w:rPr>
          <w:noProof/>
        </w:rPr>
        <w:t>790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48"/>
            <w:r w:rsidRPr="004764BD">
              <w:t>give light to</w:t>
            </w:r>
            <w:commentRangeEnd w:id="1148"/>
            <w:r>
              <w:rPr>
                <w:rStyle w:val="CommentReference"/>
                <w:rFonts w:ascii="Times New Roman" w:eastAsiaTheme="minorHAnsi" w:hAnsi="Times New Roman" w:cstheme="minorBidi"/>
                <w:color w:val="auto"/>
              </w:rPr>
              <w:commentReference w:id="114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49" w:name="_Ref434490826"/>
      <w:r>
        <w:lastRenderedPageBreak/>
        <w:t>The Doxology of St. Pishoy and St. Paul of Tammah</w:t>
      </w:r>
      <w:bookmarkEnd w:id="1149"/>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025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025C">
        <w:rPr>
          <w:lang w:val="en-US"/>
        </w:rPr>
        <w:t>July 2 / Epip 8: St. Pishoy</w:t>
      </w:r>
      <w:r>
        <w:fldChar w:fldCharType="end"/>
      </w:r>
      <w:r>
        <w:t xml:space="preserve">, page </w:t>
      </w:r>
      <w:r>
        <w:fldChar w:fldCharType="begin"/>
      </w:r>
      <w:r>
        <w:instrText xml:space="preserve"> PAGEREF _Ref434490783 \h </w:instrText>
      </w:r>
      <w:r>
        <w:fldChar w:fldCharType="separate"/>
      </w:r>
      <w:r w:rsidR="0089025C">
        <w:rPr>
          <w:noProof/>
        </w:rPr>
        <w:t>877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0" w:name="_Ref434492161"/>
      <w:r>
        <w:lastRenderedPageBreak/>
        <w:t>The Doxology of St. Athanasius the Apostolic</w:t>
      </w:r>
      <w:bookmarkEnd w:id="1150"/>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025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025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025C">
        <w:rPr>
          <w:noProof/>
        </w:rPr>
        <w:t>825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025C">
        <w:rPr>
          <w:noProof/>
        </w:rPr>
        <w:t>827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1" w:name="_Ref434492536"/>
      <w:r>
        <w:t xml:space="preserve">The Doxology of </w:t>
      </w:r>
      <w:r w:rsidR="00231798">
        <w:t>the</w:t>
      </w:r>
      <w:r>
        <w:t xml:space="preserve"> Cross Bearers</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52" w:name="_Ref434492645"/>
      <w:r>
        <w:t>The Doxology for a Hierarch Who is Present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6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62"/>
            <w:r>
              <w:rPr>
                <w:rStyle w:val="CommentReference"/>
                <w:rFonts w:ascii="Times New Roman" w:eastAsiaTheme="minorHAnsi" w:hAnsi="Times New Roman" w:cstheme="minorBidi"/>
                <w:color w:val="auto"/>
              </w:rPr>
              <w:commentReference w:id="116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66" w:name="_Toc459399201"/>
      <w:bookmarkStart w:id="1167" w:name="September"/>
      <w:r>
        <w:lastRenderedPageBreak/>
        <w:t>September</w:t>
      </w:r>
      <w:bookmarkEnd w:id="1120"/>
      <w:bookmarkEnd w:id="1121"/>
      <w:bookmarkEnd w:id="1122"/>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66"/>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89025C">
              <w:rPr>
                <w:noProof/>
                <w:webHidden/>
              </w:rPr>
              <w:t>584</w:t>
            </w:r>
            <w:r w:rsidR="00513E2D">
              <w:rPr>
                <w:noProof/>
                <w:webHidden/>
              </w:rPr>
              <w:fldChar w:fldCharType="end"/>
            </w:r>
          </w:hyperlink>
        </w:p>
        <w:p w14:paraId="09704F3F" w14:textId="19C530F9" w:rsidR="00513E2D" w:rsidRDefault="00513992">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349CC707" w14:textId="0A71F998" w:rsidR="00513E2D" w:rsidRDefault="00513992">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7D8C38A6" w14:textId="592DC035" w:rsidR="00513E2D" w:rsidRDefault="00513992">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076621BC" w14:textId="1562F2C3" w:rsidR="00513E2D" w:rsidRDefault="00513992">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7428CC49" w14:textId="18CC868E" w:rsidR="00513E2D" w:rsidRDefault="00513992">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5C32060D" w14:textId="767116D9" w:rsidR="00513E2D" w:rsidRDefault="00513992">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061F128B" w14:textId="20D113DE" w:rsidR="00513E2D" w:rsidRDefault="00513992">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89025C">
              <w:rPr>
                <w:noProof/>
                <w:webHidden/>
              </w:rPr>
              <w:t>602</w:t>
            </w:r>
            <w:r w:rsidR="00513E2D">
              <w:rPr>
                <w:noProof/>
                <w:webHidden/>
              </w:rPr>
              <w:fldChar w:fldCharType="end"/>
            </w:r>
          </w:hyperlink>
        </w:p>
        <w:p w14:paraId="71170E99" w14:textId="19BDE08F" w:rsidR="00513E2D" w:rsidRDefault="00513992">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1C97F4F3" w14:textId="0D08F6D3" w:rsidR="00513E2D" w:rsidRDefault="00513992">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0C9CE160" w14:textId="70F07FD0" w:rsidR="00513E2D" w:rsidRDefault="00513992">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797EE435" w14:textId="04AD0143" w:rsidR="00513E2D" w:rsidRDefault="00513992">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1405B846" w14:textId="799C183D" w:rsidR="00513E2D" w:rsidRDefault="00513992">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3A7B0203" w14:textId="5A8007A8" w:rsidR="00513E2D" w:rsidRDefault="00513992">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1C0909DB" w14:textId="68D53238" w:rsidR="00513E2D" w:rsidRDefault="00513992">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21CBC517" w14:textId="1CC09F93" w:rsidR="00513E2D" w:rsidRDefault="00513992">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89025C">
              <w:rPr>
                <w:noProof/>
                <w:webHidden/>
              </w:rPr>
              <w:t>630</w:t>
            </w:r>
            <w:r w:rsidR="00513E2D">
              <w:rPr>
                <w:noProof/>
                <w:webHidden/>
              </w:rPr>
              <w:fldChar w:fldCharType="end"/>
            </w:r>
          </w:hyperlink>
        </w:p>
        <w:p w14:paraId="2154D57B" w14:textId="0C0184A2" w:rsidR="00513E2D" w:rsidRDefault="00513992">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89025C">
              <w:rPr>
                <w:noProof/>
                <w:webHidden/>
              </w:rPr>
              <w:t>631</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68" w:name="_Toc410196198"/>
      <w:bookmarkStart w:id="1169" w:name="_Toc410196440"/>
      <w:bookmarkStart w:id="1170" w:name="_Toc410196942"/>
      <w:r>
        <w:br w:type="page"/>
      </w:r>
    </w:p>
    <w:p w14:paraId="3B77A2B2" w14:textId="6F99453D" w:rsidR="00495F1A" w:rsidRDefault="0092592B" w:rsidP="00495F1A">
      <w:pPr>
        <w:pStyle w:val="Heading3"/>
      </w:pPr>
      <w:bookmarkStart w:id="1171" w:name="_Toc459399235"/>
      <w:r>
        <w:lastRenderedPageBreak/>
        <w:t xml:space="preserve">August 29 (30) / Tho-out 1: </w:t>
      </w:r>
      <w:r w:rsidR="00495F1A">
        <w:t>Ecclesiastical New Year: Nairouz</w:t>
      </w:r>
      <w:bookmarkEnd w:id="1168"/>
      <w:bookmarkEnd w:id="1169"/>
      <w:bookmarkEnd w:id="1170"/>
      <w:bookmarkEnd w:id="117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7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73" w:name="_Ref459398951"/>
      <w:r>
        <w:t>The Doxolog</w:t>
      </w:r>
      <w:r w:rsidR="00E21EA3">
        <w:t>y for Ecclesiastical New Year</w:t>
      </w:r>
      <w:bookmarkEnd w:id="1172"/>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74"/>
            <w:r>
              <w:t xml:space="preserve">wiles </w:t>
            </w:r>
            <w:commentRangeEnd w:id="1174"/>
            <w:r>
              <w:rPr>
                <w:rStyle w:val="CommentReference"/>
                <w:rFonts w:ascii="Times New Roman" w:eastAsiaTheme="minorHAnsi" w:hAnsi="Times New Roman" w:cstheme="minorBidi"/>
                <w:color w:val="auto"/>
              </w:rPr>
              <w:commentReference w:id="117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75" w:name="_Ref434473482"/>
      <w:r>
        <w:t>The Psali Adam</w:t>
      </w:r>
      <w:r w:rsidR="00B411C9">
        <w:t xml:space="preserve"> for the Ecclesiastical New Year</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76"/>
            <w:r>
              <w:t xml:space="preserve">Ϯⲛⲁⲟⲩⲱϣⲧ </w:t>
            </w:r>
            <w:commentRangeEnd w:id="1176"/>
            <w:r>
              <w:rPr>
                <w:rStyle w:val="CommentReference"/>
                <w:rFonts w:ascii="Times New Roman" w:hAnsi="Times New Roman"/>
              </w:rPr>
              <w:commentReference w:id="117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77"/>
            <w:r>
              <w:t>reign</w:t>
            </w:r>
            <w:commentRangeEnd w:id="1177"/>
            <w:r>
              <w:rPr>
                <w:rStyle w:val="CommentReference"/>
              </w:rPr>
              <w:commentReference w:id="117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78" w:name="_Ref434473530"/>
      <w:r>
        <w:t xml:space="preserve">The Psali </w:t>
      </w:r>
      <w:r w:rsidR="004E71A7">
        <w:t>Batos for the Ecclesiastical New Year</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79"/>
            <w:r>
              <w:t xml:space="preserve">be </w:t>
            </w:r>
            <w:commentRangeEnd w:id="1179"/>
            <w:r>
              <w:rPr>
                <w:rStyle w:val="CommentReference"/>
              </w:rPr>
              <w:commentReference w:id="117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0"/>
            <w:r>
              <w:t xml:space="preserve">Ⲁⲙⲱⲛⲓ </w:t>
            </w:r>
            <w:commentRangeEnd w:id="1180"/>
            <w:r>
              <w:rPr>
                <w:rStyle w:val="CommentReference"/>
                <w:rFonts w:ascii="Times New Roman" w:hAnsi="Times New Roman"/>
              </w:rPr>
              <w:commentReference w:id="118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1"/>
            <w:r>
              <w:t xml:space="preserve">the </w:t>
            </w:r>
            <w:commentRangeEnd w:id="1181"/>
            <w:r>
              <w:rPr>
                <w:rStyle w:val="CommentReference"/>
              </w:rPr>
              <w:commentReference w:id="118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2"/>
            <w:r>
              <w:t xml:space="preserve">entreat </w:t>
            </w:r>
            <w:commentRangeEnd w:id="1182"/>
            <w:r>
              <w:rPr>
                <w:rStyle w:val="CommentReference"/>
              </w:rPr>
              <w:commentReference w:id="118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83" w:name="_Toc459399236"/>
      <w:r>
        <w:t xml:space="preserve">August 29 (30) / Tho-out 1: </w:t>
      </w:r>
      <w:r w:rsidRPr="00646349">
        <w:t xml:space="preserve">Also </w:t>
      </w:r>
      <w:r>
        <w:t>the Martyrdom of St. Bartholomew the Apostle</w:t>
      </w:r>
      <w:bookmarkEnd w:id="1183"/>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77D452E" w14:textId="77777777" w:rsidR="0092592B" w:rsidRDefault="0092592B" w:rsidP="0092592B">
      <w:pPr>
        <w:pStyle w:val="Heading3"/>
      </w:pPr>
      <w:bookmarkStart w:id="1184" w:name="_Toc459399237"/>
      <w:r>
        <w:t xml:space="preserve">August 30 (31) / Tho-out 2: </w:t>
      </w:r>
      <w:r w:rsidR="005242D1">
        <w:t xml:space="preserve">Martyrdom of </w:t>
      </w:r>
      <w:r>
        <w:t>St. John the Baptist</w:t>
      </w:r>
      <w:bookmarkEnd w:id="1184"/>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t>.</w:t>
      </w:r>
    </w:p>
    <w:p w14:paraId="53087CDB" w14:textId="77777777" w:rsidR="00C46B09" w:rsidRDefault="00C46B09" w:rsidP="0039635A">
      <w:pPr>
        <w:pStyle w:val="Heading3"/>
      </w:pPr>
      <w:bookmarkStart w:id="1185" w:name="_Toc459399238"/>
      <w:r>
        <w:t>September 1 (2) / Tho-out 4: St. Verena</w:t>
      </w:r>
      <w:bookmarkEnd w:id="1185"/>
    </w:p>
    <w:p w14:paraId="593C8957" w14:textId="505B2827" w:rsidR="00DB5470" w:rsidRDefault="00296539" w:rsidP="00DB5470">
      <w:pPr>
        <w:pStyle w:val="Heading4"/>
      </w:pPr>
      <w:bookmarkStart w:id="118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187" w:name="_Ref459401476"/>
      <w:r>
        <w:t>The Doxology</w:t>
      </w:r>
      <w:r w:rsidR="00B46E6E">
        <w:t xml:space="preserve"> for St. Verena</w:t>
      </w:r>
      <w:bookmarkEnd w:id="1186"/>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188" w:name="_Toc459399239"/>
      <w:r>
        <w:t>September 3 (4) / Tho-out 6: St. Phoebe the Protodeaconess</w:t>
      </w:r>
      <w:r w:rsidR="008C4D26">
        <w:rPr>
          <w:rStyle w:val="FootnoteReference"/>
        </w:rPr>
        <w:footnoteReference w:id="932"/>
      </w:r>
      <w:bookmarkEnd w:id="1188"/>
    </w:p>
    <w:p w14:paraId="47E3028B" w14:textId="77777777" w:rsidR="0039635A" w:rsidRDefault="0039635A" w:rsidP="0039635A">
      <w:pPr>
        <w:pStyle w:val="Heading3"/>
      </w:pPr>
      <w:bookmarkStart w:id="1189" w:name="_Toc459399240"/>
      <w:r>
        <w:t>September 4 (5) / Tho-out 7: St. Dioscorus</w:t>
      </w:r>
      <w:bookmarkEnd w:id="1189"/>
    </w:p>
    <w:p w14:paraId="6AE56346" w14:textId="2D840D17" w:rsidR="0039635A" w:rsidRDefault="00191A26" w:rsidP="0039635A">
      <w:pPr>
        <w:pStyle w:val="Rubric"/>
      </w:pPr>
      <w:r>
        <w:fldChar w:fldCharType="begin"/>
      </w:r>
      <w:r>
        <w:instrText xml:space="preserve"> REF _Ref434492249 \h </w:instrText>
      </w:r>
      <w:r>
        <w:fldChar w:fldCharType="separate"/>
      </w:r>
      <w:r w:rsidR="0089025C">
        <w:t>The Doxology for St. Severus</w:t>
      </w:r>
      <w:r>
        <w:fldChar w:fldCharType="end"/>
      </w:r>
      <w:r>
        <w:t xml:space="preserve">, </w:t>
      </w:r>
      <w:r>
        <w:fldChar w:fldCharType="begin"/>
      </w:r>
      <w:r>
        <w:instrText xml:space="preserve"> REF _Ref434561058 \h </w:instrText>
      </w:r>
      <w:r>
        <w:fldChar w:fldCharType="separate"/>
      </w:r>
      <w:r w:rsidR="0089025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025C">
        <w:rPr>
          <w:noProof/>
        </w:rPr>
        <w:t>631</w:t>
      </w:r>
      <w:r>
        <w:fldChar w:fldCharType="end"/>
      </w:r>
      <w:r w:rsidR="0039635A">
        <w:t xml:space="preserve"> can be adapted.</w:t>
      </w:r>
    </w:p>
    <w:p w14:paraId="7D1E759A" w14:textId="77777777" w:rsidR="0046481B" w:rsidRDefault="0046481B" w:rsidP="0046481B">
      <w:pPr>
        <w:pStyle w:val="Heading3"/>
      </w:pPr>
      <w:bookmarkStart w:id="1190" w:name="_Toc459399241"/>
      <w:r>
        <w:t>September 4 (5) / Tho-out 7: Also St. Rebecca and her Children</w:t>
      </w:r>
      <w:bookmarkEnd w:id="1190"/>
    </w:p>
    <w:p w14:paraId="51FECB60" w14:textId="7CDB2FBF" w:rsidR="00BD6485" w:rsidRDefault="00BD6485" w:rsidP="00BD6485">
      <w:pPr>
        <w:pStyle w:val="Heading4"/>
      </w:pPr>
      <w:bookmarkStart w:id="119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192" w:name="_Ref459401387"/>
      <w:r>
        <w:t>The Doxology</w:t>
      </w:r>
      <w:r w:rsidR="00B46E6E">
        <w:t xml:space="preserve"> for St. Rebecca and her Children</w:t>
      </w:r>
      <w:bookmarkEnd w:id="1191"/>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193" w:name="_Toc459399242"/>
      <w:r>
        <w:t>September 9 (10) / Tho-out 12: Commemoration of Archangel Michael</w:t>
      </w:r>
      <w:bookmarkEnd w:id="1193"/>
    </w:p>
    <w:p w14:paraId="06EE9188" w14:textId="77777777" w:rsidR="0089025C"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54229B" w14:textId="77777777" w:rsidTr="0082304E">
        <w:trPr>
          <w:cantSplit/>
          <w:jc w:val="center"/>
        </w:trPr>
        <w:tc>
          <w:tcPr>
            <w:tcW w:w="288" w:type="dxa"/>
          </w:tcPr>
          <w:p w14:paraId="0951B812" w14:textId="77777777" w:rsidR="0089025C" w:rsidRDefault="0089025C" w:rsidP="0082304E">
            <w:pPr>
              <w:pStyle w:val="CopticCross"/>
            </w:pPr>
          </w:p>
        </w:tc>
        <w:tc>
          <w:tcPr>
            <w:tcW w:w="3960" w:type="dxa"/>
          </w:tcPr>
          <w:p w14:paraId="1F0F3DB8" w14:textId="77777777" w:rsidR="0089025C" w:rsidRDefault="0089025C" w:rsidP="00C83ECE">
            <w:pPr>
              <w:pStyle w:val="EngHang"/>
            </w:pPr>
            <w:r>
              <w:t>Through the intercessions</w:t>
            </w:r>
          </w:p>
          <w:p w14:paraId="26BF71A5" w14:textId="77777777" w:rsidR="0089025C" w:rsidRDefault="0089025C" w:rsidP="00C83ECE">
            <w:pPr>
              <w:pStyle w:val="EngHang"/>
            </w:pPr>
            <w:r>
              <w:t>Of the Four Incorporeal Beasts,</w:t>
            </w:r>
          </w:p>
          <w:p w14:paraId="19778A74" w14:textId="77777777" w:rsidR="0089025C" w:rsidRDefault="0089025C" w:rsidP="00C83ECE">
            <w:pPr>
              <w:pStyle w:val="EngHang"/>
            </w:pPr>
            <w:r>
              <w:t>The ministering flames of fire,</w:t>
            </w:r>
          </w:p>
          <w:p w14:paraId="1A0750DF" w14:textId="77777777" w:rsidR="0089025C" w:rsidRDefault="0089025C" w:rsidP="0082304E">
            <w:pPr>
              <w:pStyle w:val="EngHangEnd"/>
            </w:pPr>
            <w:r>
              <w:t>O Lord, grant us the forgiveness of our sins.</w:t>
            </w:r>
          </w:p>
        </w:tc>
        <w:tc>
          <w:tcPr>
            <w:tcW w:w="288" w:type="dxa"/>
          </w:tcPr>
          <w:p w14:paraId="25B62E7D" w14:textId="77777777" w:rsidR="0089025C" w:rsidRDefault="0089025C" w:rsidP="0082304E"/>
        </w:tc>
        <w:tc>
          <w:tcPr>
            <w:tcW w:w="288" w:type="dxa"/>
          </w:tcPr>
          <w:p w14:paraId="59224315" w14:textId="77777777" w:rsidR="0089025C" w:rsidRDefault="0089025C" w:rsidP="0082304E">
            <w:pPr>
              <w:pStyle w:val="CopticCross"/>
            </w:pPr>
          </w:p>
        </w:tc>
        <w:tc>
          <w:tcPr>
            <w:tcW w:w="3960" w:type="dxa"/>
          </w:tcPr>
          <w:p w14:paraId="12745605" w14:textId="77777777" w:rsidR="0089025C" w:rsidRDefault="0089025C" w:rsidP="00C83ECE">
            <w:pPr>
              <w:pStyle w:val="CopticVersemulti-line"/>
            </w:pPr>
            <w:r>
              <w:t>Ϩⲓⲧⲉⲛ ⲛⲓⲡ̀ⲣⲉⲥⲃⲓⲁ̀</w:t>
            </w:r>
          </w:p>
          <w:p w14:paraId="1414CC0B" w14:textId="77777777" w:rsidR="0089025C" w:rsidRDefault="0089025C" w:rsidP="00C83ECE">
            <w:pPr>
              <w:pStyle w:val="CopticVersemulti-line"/>
            </w:pPr>
            <w:r>
              <w:t>ⲛ̀ⲧⲉ ⲡⲓϥ̀ⲧⲟⲩ ⲛ̀ⲍⲱⲟⲛ ⲛ̀ⲁⲥⲱⲙⲁⲧⲟⲥ</w:t>
            </w:r>
          </w:p>
          <w:p w14:paraId="7CE48DBF" w14:textId="77777777" w:rsidR="0089025C" w:rsidRDefault="0089025C" w:rsidP="00C83ECE">
            <w:pPr>
              <w:pStyle w:val="CopticVersemulti-line"/>
            </w:pPr>
            <w:r>
              <w:t>ⲛ̀ⲗⲓⲧⲟⲩⲣⲅⲟⲥ ⲛ̀ϣⲁϩ ⲛ̀ⲭ̀ⲣⲟⲙ:</w:t>
            </w:r>
          </w:p>
          <w:p w14:paraId="671ECABA" w14:textId="77777777" w:rsidR="0089025C" w:rsidRPr="00C35319" w:rsidRDefault="0089025C" w:rsidP="00C83ECE">
            <w:pPr>
              <w:pStyle w:val="CopticHangingVerse"/>
            </w:pPr>
            <w:r>
              <w:t>Ⲡϭⲟⲓⲥ ⲁⲣⲓϩ̀ⲙⲟⲧ ⲛⲁⲛ ⲙ̀ⲡⲓⲭⲱ ⲉ̀ⲃⲟⲗ ⲛ̀ⲧⲉ ⲛⲉⲛⲛⲟⲃⲓ.</w:t>
            </w:r>
          </w:p>
        </w:tc>
      </w:tr>
    </w:tbl>
    <w:p w14:paraId="6DC05066"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F5B9E3B" w14:textId="77777777" w:rsidTr="00C83ECE">
        <w:trPr>
          <w:cantSplit/>
          <w:jc w:val="center"/>
        </w:trPr>
        <w:tc>
          <w:tcPr>
            <w:tcW w:w="288" w:type="dxa"/>
          </w:tcPr>
          <w:p w14:paraId="05D94CD3" w14:textId="77777777" w:rsidR="0089025C" w:rsidRDefault="0089025C" w:rsidP="00C83ECE">
            <w:pPr>
              <w:pStyle w:val="CopticCross"/>
            </w:pPr>
          </w:p>
        </w:tc>
        <w:tc>
          <w:tcPr>
            <w:tcW w:w="3960" w:type="dxa"/>
          </w:tcPr>
          <w:p w14:paraId="7C64E030" w14:textId="77777777" w:rsidR="0089025C" w:rsidRDefault="0089025C" w:rsidP="00C83ECE">
            <w:pPr>
              <w:pStyle w:val="EngHang"/>
            </w:pPr>
            <w:r>
              <w:t>Hail to the four incorporeal living beasts,</w:t>
            </w:r>
          </w:p>
          <w:p w14:paraId="44F991B7" w14:textId="77777777" w:rsidR="0089025C" w:rsidRDefault="0089025C" w:rsidP="00C83ECE">
            <w:pPr>
              <w:pStyle w:val="EngHang"/>
            </w:pPr>
            <w:r>
              <w:t>Carrying the throne of God,</w:t>
            </w:r>
          </w:p>
          <w:p w14:paraId="3557F21F" w14:textId="77777777" w:rsidR="0089025C" w:rsidRDefault="0089025C" w:rsidP="00C83ECE">
            <w:pPr>
              <w:pStyle w:val="EngHang"/>
            </w:pPr>
            <w:r>
              <w:t>A lion’s face, and a calf’s face,</w:t>
            </w:r>
          </w:p>
          <w:p w14:paraId="09F06489" w14:textId="77777777" w:rsidR="0089025C" w:rsidRDefault="0089025C" w:rsidP="00C83ECE">
            <w:pPr>
              <w:pStyle w:val="EngHangEnd"/>
            </w:pPr>
            <w:r>
              <w:t>A man’s face, and an eagle’s face.</w:t>
            </w:r>
          </w:p>
        </w:tc>
        <w:tc>
          <w:tcPr>
            <w:tcW w:w="288" w:type="dxa"/>
          </w:tcPr>
          <w:p w14:paraId="664D8401" w14:textId="77777777" w:rsidR="0089025C" w:rsidRDefault="0089025C" w:rsidP="00C83ECE"/>
        </w:tc>
        <w:tc>
          <w:tcPr>
            <w:tcW w:w="288" w:type="dxa"/>
          </w:tcPr>
          <w:p w14:paraId="46CE08F5" w14:textId="77777777" w:rsidR="0089025C" w:rsidRDefault="0089025C" w:rsidP="00C83ECE">
            <w:pPr>
              <w:pStyle w:val="CopticCross"/>
            </w:pPr>
          </w:p>
        </w:tc>
        <w:tc>
          <w:tcPr>
            <w:tcW w:w="3960" w:type="dxa"/>
          </w:tcPr>
          <w:p w14:paraId="693A7CBD" w14:textId="77777777" w:rsidR="0089025C" w:rsidRDefault="0089025C" w:rsidP="00C83ECE">
            <w:pPr>
              <w:pStyle w:val="CopticVersemulti-line"/>
            </w:pPr>
            <w:r>
              <w:t>Ⲭⲉⲣⲉ ⲡⲓϥ̀ⲧⲟⲩ ⲛ̀ⲍⲱⲟⲛ ⲛ̀ⲁ̀ⲥⲱⲙⲁⲧⲟⲥ:</w:t>
            </w:r>
          </w:p>
          <w:p w14:paraId="03D0416B" w14:textId="77777777" w:rsidR="0089025C" w:rsidRDefault="0089025C" w:rsidP="00C83ECE">
            <w:pPr>
              <w:pStyle w:val="CopticVersemulti-line"/>
            </w:pPr>
            <w:r>
              <w:t>ⲉⲧϥⲁⲓ ϧⲁ ⲡⲓϩⲁⲣⲙⲁ ⲛ̀ⲧⲉ Ⲫϯ:</w:t>
            </w:r>
          </w:p>
          <w:p w14:paraId="676A68C8" w14:textId="77777777" w:rsidR="0089025C" w:rsidRDefault="0089025C" w:rsidP="00C83ECE">
            <w:pPr>
              <w:pStyle w:val="CopticVersemulti-line"/>
            </w:pPr>
            <w:r>
              <w:t>ⲟⲩϩⲟ ⲙ̀ⲙⲟⲩⲓ̀ ⲛⲉⲙ ⲟⲩϩⲟ ⲙ̀ⲙⲁⲥⲓ:</w:t>
            </w:r>
          </w:p>
          <w:p w14:paraId="7842A25C" w14:textId="77777777" w:rsidR="0089025C" w:rsidRPr="00C35319" w:rsidRDefault="0089025C" w:rsidP="00C83ECE">
            <w:pPr>
              <w:pStyle w:val="CopticHangingVerse"/>
            </w:pPr>
            <w:r>
              <w:t>ⲛⲉⲙ ⲟⲩϩⲟ ⲛ̀ⲣⲱⲙⲓ ⲛⲉⲙ ⲟⲩϩⲟ ⲛ̀ⲁ̀ⲏ̀ⲧⲟⲥ.</w:t>
            </w:r>
          </w:p>
        </w:tc>
      </w:tr>
    </w:tbl>
    <w:p w14:paraId="68D20C2E" w14:textId="77777777" w:rsidR="0089025C" w:rsidRDefault="0089025C" w:rsidP="0082304E">
      <w:pPr>
        <w:pStyle w:val="Heading4"/>
      </w:pPr>
      <w:r>
        <w:lastRenderedPageBreak/>
        <w:t>The Gospel Response for the Four Incorporeal Beasts</w:t>
      </w:r>
    </w:p>
    <w:p w14:paraId="5D2A3D3E" w14:textId="77777777" w:rsidR="0089025C" w:rsidRPr="00C14556" w:rsidRDefault="0089025C" w:rsidP="00C14556">
      <w:pPr>
        <w:pStyle w:val="Rubric"/>
      </w:pPr>
      <w:r>
        <w:t>The last verse of the Doxology may be inserted into the Annual Gospel Response.</w:t>
      </w:r>
    </w:p>
    <w:p w14:paraId="3D3E8225" w14:textId="76D0853A" w:rsidR="00B637D8" w:rsidRPr="00B637D8" w:rsidRDefault="0089025C"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221393BE" w14:textId="77777777" w:rsidR="0092592B" w:rsidRDefault="006E370D" w:rsidP="006E370D">
      <w:pPr>
        <w:pStyle w:val="Heading3"/>
      </w:pPr>
      <w:bookmarkStart w:id="1194" w:name="_Toc459399243"/>
      <w:r>
        <w:t xml:space="preserve">September 12 (13) / Tho-out 15: </w:t>
      </w:r>
      <w:r w:rsidR="00191A26">
        <w:t xml:space="preserve">Translocation of the Relics of </w:t>
      </w:r>
      <w:r>
        <w:t>St. Stephen</w:t>
      </w:r>
      <w:bookmarkEnd w:id="1194"/>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025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025C">
        <w:rPr>
          <w:noProof/>
        </w:rPr>
        <w:t>726</w:t>
      </w:r>
      <w:r w:rsidR="00191A26">
        <w:fldChar w:fldCharType="end"/>
      </w:r>
      <w:r>
        <w:t>.</w:t>
      </w:r>
    </w:p>
    <w:p w14:paraId="7C31113D" w14:textId="77777777" w:rsidR="00495F1A" w:rsidRDefault="0092592B" w:rsidP="00495F1A">
      <w:pPr>
        <w:pStyle w:val="Heading3"/>
      </w:pPr>
      <w:bookmarkStart w:id="1195" w:name="_Toc410196199"/>
      <w:bookmarkStart w:id="1196" w:name="_Toc410196441"/>
      <w:bookmarkStart w:id="1197" w:name="_Toc410196943"/>
      <w:bookmarkStart w:id="1198" w:name="_Ref434563524"/>
      <w:bookmarkStart w:id="1199" w:name="_Ref434563530"/>
      <w:bookmarkStart w:id="1200" w:name="_Toc459399244"/>
      <w:r>
        <w:t xml:space="preserve">September 14 (15) / Tho-out 17: </w:t>
      </w:r>
      <w:r w:rsidR="00495F1A">
        <w:t>The Dedication of the Church of the Holy Cross</w:t>
      </w:r>
      <w:bookmarkEnd w:id="1195"/>
      <w:bookmarkEnd w:id="1196"/>
      <w:bookmarkEnd w:id="1197"/>
      <w:bookmarkEnd w:id="1198"/>
      <w:bookmarkEnd w:id="1199"/>
      <w:bookmarkEnd w:id="120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1"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02" w:name="_Ref459399000"/>
      <w:r>
        <w:t>The Doxology</w:t>
      </w:r>
      <w:r w:rsidR="00E21EA3">
        <w:t xml:space="preserve"> for the Feast of the Cross</w:t>
      </w:r>
      <w:bookmarkEnd w:id="1201"/>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3" w:name="_Ref434474964"/>
      <w:r>
        <w:t>The Psali Ada</w:t>
      </w:r>
      <w:r w:rsidR="006C1B94">
        <w:t>m for the Feast of the Cross</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4"/>
            <w:r>
              <w:rPr>
                <w:rStyle w:val="CommentReference"/>
              </w:rPr>
              <w:commentReference w:id="120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5" w:name="_Ref434474992"/>
      <w:r>
        <w:t>The Psali Bato</w:t>
      </w:r>
      <w:r w:rsidR="006C1B94">
        <w:t>s for the Feast of the Cross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06" w:name="_Toc459399245"/>
      <w:r>
        <w:t>September 18 (19) / Tho-out 21: Commemoration of the Theotokos</w:t>
      </w:r>
      <w:bookmarkEnd w:id="1206"/>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5C17FB1" w14:textId="77777777" w:rsidR="00160DE3" w:rsidRDefault="00160DE3" w:rsidP="00160DE3">
      <w:pPr>
        <w:pStyle w:val="Heading3"/>
      </w:pPr>
      <w:bookmarkStart w:id="1207" w:name="_Toc459399246"/>
      <w:r>
        <w:t>September 21 (22) / Tho-out 24: Martyrdom of St. Quandratus, One of the Seventy Two</w:t>
      </w:r>
      <w:bookmarkEnd w:id="1207"/>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025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025C">
        <w:rPr>
          <w:noProof/>
        </w:rPr>
        <w:t>565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025C">
        <w:rPr>
          <w:noProof/>
        </w:rPr>
        <w:t>565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025C">
        <w:rPr>
          <w:noProof/>
        </w:rPr>
        <w:t>567</w:t>
      </w:r>
      <w:r w:rsidR="00191A26">
        <w:fldChar w:fldCharType="end"/>
      </w:r>
      <w:r>
        <w:t>.</w:t>
      </w:r>
    </w:p>
    <w:p w14:paraId="56FE4C4F" w14:textId="77777777" w:rsidR="00D54A29" w:rsidRDefault="00D54A29" w:rsidP="00D54A29">
      <w:pPr>
        <w:pStyle w:val="Heading3"/>
      </w:pPr>
      <w:bookmarkStart w:id="1208" w:name="_Toc459399247"/>
      <w:r>
        <w:t xml:space="preserve">September 22 (23) / </w:t>
      </w:r>
      <w:commentRangeStart w:id="1209"/>
      <w:r>
        <w:t>Tho-out 24</w:t>
      </w:r>
      <w:commentRangeEnd w:id="1209"/>
      <w:r w:rsidR="00C46B09">
        <w:rPr>
          <w:rStyle w:val="CommentReference"/>
          <w:rFonts w:eastAsiaTheme="minorHAnsi" w:cstheme="minorBidi"/>
          <w:b w:val="0"/>
          <w:bCs w:val="0"/>
        </w:rPr>
        <w:commentReference w:id="1209"/>
      </w:r>
      <w:r>
        <w:t>: St. Maurice and the Theban Legion</w:t>
      </w:r>
      <w:bookmarkEnd w:id="1208"/>
    </w:p>
    <w:p w14:paraId="74C264D0" w14:textId="77777777" w:rsidR="00D54A29" w:rsidRDefault="00B46E6E" w:rsidP="00D54A29">
      <w:pPr>
        <w:pStyle w:val="Heading4"/>
      </w:pPr>
      <w:bookmarkStart w:id="1210" w:name="_Ref434489859"/>
      <w:r>
        <w:t>The Doxology for</w:t>
      </w:r>
      <w:r w:rsidR="00D54A29">
        <w:t xml:space="preserve"> St. Maurice and the Theban Legion</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1" w:name="_Ref434489873"/>
      <w:r>
        <w:lastRenderedPageBreak/>
        <w:t>Another Doxology of St. Maurice</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2" w:name="_Toc459399248"/>
      <w:r>
        <w:t>September 23 (24) / Tho-out 26: Annunciation of St. John the Baptist to Zacharias</w:t>
      </w:r>
      <w:bookmarkEnd w:id="1212"/>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3" w:name="_Ref435003974"/>
      <w:bookmarkStart w:id="1214"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3"/>
      <w:bookmarkEnd w:id="1214"/>
    </w:p>
    <w:p w14:paraId="0A0A7EC3" w14:textId="08992E6A" w:rsidR="00C0205C" w:rsidRDefault="00C0205C" w:rsidP="00C0205C">
      <w:pPr>
        <w:pStyle w:val="Heading4"/>
      </w:pPr>
      <w:bookmarkStart w:id="1215" w:name="_Ref435003845"/>
      <w:r>
        <w:t>The Psali Adam for the 29</w:t>
      </w:r>
      <w:r w:rsidRPr="00C0205C">
        <w:rPr>
          <w:vertAlign w:val="superscript"/>
        </w:rPr>
        <w:t>th</w:t>
      </w:r>
      <w:r>
        <w:t xml:space="preserve"> of Every </w:t>
      </w:r>
      <w:r w:rsidR="004246C3">
        <w:t xml:space="preserve">Coptic </w:t>
      </w:r>
      <w:r>
        <w:t>Month</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16"/>
            <w:r>
              <w:t>At the end of times.</w:t>
            </w:r>
            <w:commentRangeEnd w:id="1216"/>
            <w:r>
              <w:rPr>
                <w:rStyle w:val="CommentReference"/>
                <w:rFonts w:ascii="Times New Roman" w:eastAsiaTheme="minorHAnsi" w:hAnsi="Times New Roman" w:cstheme="minorBidi"/>
                <w:color w:val="auto"/>
              </w:rPr>
              <w:commentReference w:id="121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17" w:name="_Ref435003860"/>
      <w:r>
        <w:t>The Psali Batos for the 29</w:t>
      </w:r>
      <w:r w:rsidRPr="00C0205C">
        <w:rPr>
          <w:vertAlign w:val="superscript"/>
        </w:rPr>
        <w:t>th</w:t>
      </w:r>
      <w:r>
        <w:t xml:space="preserve"> of Every Month</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1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18"/>
            <w:r>
              <w:rPr>
                <w:rStyle w:val="CommentReference"/>
                <w:rFonts w:ascii="Times New Roman" w:eastAsiaTheme="minorHAnsi" w:hAnsi="Times New Roman" w:cstheme="minorBidi"/>
                <w:color w:val="auto"/>
              </w:rPr>
              <w:commentReference w:id="121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19"/>
            <w:r>
              <w:t xml:space="preserve"> Lord God</w:t>
            </w:r>
            <w:commentRangeEnd w:id="1219"/>
            <w:r>
              <w:rPr>
                <w:rStyle w:val="CommentReference"/>
                <w:rFonts w:ascii="Times New Roman" w:eastAsiaTheme="minorHAnsi" w:hAnsi="Times New Roman" w:cstheme="minorBidi"/>
                <w:color w:val="auto"/>
              </w:rPr>
              <w:commentReference w:id="121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0" w:name="_Toc459399250"/>
      <w:r>
        <w:t>September 27 (28) / Tho-out 30: Miracle performed by St. Athanasius the Apostolic</w:t>
      </w:r>
      <w:bookmarkEnd w:id="122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1" w:name="_Ref434561058"/>
      <w:bookmarkStart w:id="1222" w:name="_Toc459399251"/>
      <w:r>
        <w:t xml:space="preserve">September 29 (30) / Paopi 2: </w:t>
      </w:r>
      <w:r w:rsidR="000274A5">
        <w:t xml:space="preserve">The Coming of </w:t>
      </w:r>
      <w:r>
        <w:t>St. Severus</w:t>
      </w:r>
      <w:r w:rsidR="000274A5">
        <w:t xml:space="preserve"> to Egypt</w:t>
      </w:r>
      <w:bookmarkEnd w:id="1221"/>
      <w:bookmarkEnd w:id="1222"/>
    </w:p>
    <w:p w14:paraId="1B16436A" w14:textId="77777777" w:rsidR="0039635A" w:rsidRDefault="0039635A" w:rsidP="0039635A">
      <w:pPr>
        <w:pStyle w:val="Heading4"/>
      </w:pPr>
      <w:bookmarkStart w:id="1223" w:name="_Ref434492249"/>
      <w:r>
        <w:t>The Doxology</w:t>
      </w:r>
      <w:r w:rsidR="00B82753">
        <w:t xml:space="preserve"> for St. Severus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4"/>
            <w:r w:rsidRPr="004764BD">
              <w:t xml:space="preserve">confirmed </w:t>
            </w:r>
            <w:commentRangeEnd w:id="1224"/>
            <w:r>
              <w:rPr>
                <w:rStyle w:val="CommentReference"/>
                <w:rFonts w:ascii="Times New Roman" w:eastAsiaTheme="minorHAnsi" w:hAnsi="Times New Roman" w:cstheme="minorBidi"/>
                <w:color w:val="auto"/>
              </w:rPr>
              <w:commentReference w:id="122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5" w:name="_Toc410196200"/>
      <w:bookmarkStart w:id="1226" w:name="_Toc410196442"/>
      <w:bookmarkStart w:id="1227" w:name="_Toc410196944"/>
      <w:bookmarkStart w:id="1228" w:name="October"/>
      <w:bookmarkEnd w:id="116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29" w:name="_Toc459399202"/>
      <w:r>
        <w:t>October</w:t>
      </w:r>
      <w:bookmarkEnd w:id="1225"/>
      <w:bookmarkEnd w:id="1226"/>
      <w:bookmarkEnd w:id="1227"/>
      <w:r w:rsidR="006E370D">
        <w:t xml:space="preserve"> or </w:t>
      </w:r>
      <w:r w:rsidR="006E370D">
        <w:rPr>
          <w:rFonts w:ascii="FreeSerifAvvaShenouda" w:hAnsi="FreeSerifAvvaShenouda" w:cs="FreeSerifAvvaShenouda"/>
        </w:rPr>
        <w:t>Ⲡⲁⲱⲡⲉ</w:t>
      </w:r>
      <w:bookmarkEnd w:id="1229"/>
    </w:p>
    <w:bookmarkStart w:id="1230"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89025C">
              <w:rPr>
                <w:noProof/>
                <w:webHidden/>
              </w:rPr>
              <w:t>634</w:t>
            </w:r>
            <w:r w:rsidR="00513E2D">
              <w:rPr>
                <w:noProof/>
                <w:webHidden/>
              </w:rPr>
              <w:fldChar w:fldCharType="end"/>
            </w:r>
          </w:hyperlink>
        </w:p>
        <w:p w14:paraId="0FA54436" w14:textId="4F8EB486" w:rsidR="00513E2D" w:rsidRDefault="00513992">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52367859" w14:textId="75F33A27" w:rsidR="00513E2D" w:rsidRDefault="00513992">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0EB3D909" w14:textId="2D7296DA" w:rsidR="00513E2D" w:rsidRDefault="00513992">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2499D48F" w14:textId="6EA95AD3" w:rsidR="00513E2D" w:rsidRDefault="00513992">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89025C">
              <w:rPr>
                <w:noProof/>
                <w:webHidden/>
              </w:rPr>
              <w:t>637</w:t>
            </w:r>
            <w:r w:rsidR="00513E2D">
              <w:rPr>
                <w:noProof/>
                <w:webHidden/>
              </w:rPr>
              <w:fldChar w:fldCharType="end"/>
            </w:r>
          </w:hyperlink>
        </w:p>
        <w:p w14:paraId="3C7C44D2" w14:textId="2AB68DEE" w:rsidR="00513E2D" w:rsidRDefault="00513992">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89025C">
              <w:rPr>
                <w:noProof/>
                <w:webHidden/>
              </w:rPr>
              <w:t>638</w:t>
            </w:r>
            <w:r w:rsidR="00513E2D">
              <w:rPr>
                <w:noProof/>
                <w:webHidden/>
              </w:rPr>
              <w:fldChar w:fldCharType="end"/>
            </w:r>
          </w:hyperlink>
        </w:p>
        <w:p w14:paraId="06690216" w14:textId="2F5CA010" w:rsidR="00513E2D" w:rsidRDefault="00513992">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89025C">
              <w:rPr>
                <w:noProof/>
                <w:webHidden/>
              </w:rPr>
              <w:t>639</w:t>
            </w:r>
            <w:r w:rsidR="00513E2D">
              <w:rPr>
                <w:noProof/>
                <w:webHidden/>
              </w:rPr>
              <w:fldChar w:fldCharType="end"/>
            </w:r>
          </w:hyperlink>
        </w:p>
        <w:p w14:paraId="0581B8A6" w14:textId="2384AB1F" w:rsidR="00513E2D" w:rsidRDefault="00513992">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89025C">
              <w:rPr>
                <w:noProof/>
                <w:webHidden/>
              </w:rPr>
              <w:t>641</w:t>
            </w:r>
            <w:r w:rsidR="00513E2D">
              <w:rPr>
                <w:noProof/>
                <w:webHidden/>
              </w:rPr>
              <w:fldChar w:fldCharType="end"/>
            </w:r>
          </w:hyperlink>
        </w:p>
        <w:p w14:paraId="5C9563B0" w14:textId="6E79591F" w:rsidR="00513E2D" w:rsidRDefault="00513992">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6A1E374B" w14:textId="490A4419" w:rsidR="00513E2D" w:rsidRDefault="00513992">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243C28B7" w14:textId="12639061" w:rsidR="00513E2D" w:rsidRDefault="00513992">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32F2C09C" w14:textId="63879696" w:rsidR="00513E2D" w:rsidRDefault="00513992">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25D3E921" w14:textId="612C1AEF" w:rsidR="00513E2D" w:rsidRDefault="00513992">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1" w:name="_Ref436250096"/>
      <w:bookmarkStart w:id="1232" w:name="_Ref436250168"/>
      <w:bookmarkStart w:id="1233" w:name="_Toc459399252"/>
      <w:r>
        <w:t>October 1 (2) / Paopi 4: St. Bacchus</w:t>
      </w:r>
      <w:bookmarkEnd w:id="1230"/>
      <w:bookmarkEnd w:id="1231"/>
      <w:bookmarkEnd w:id="1232"/>
      <w:bookmarkEnd w:id="1233"/>
    </w:p>
    <w:p w14:paraId="5652177B" w14:textId="579A358D" w:rsidR="003037B8" w:rsidRDefault="003037B8" w:rsidP="003037B8">
      <w:pPr>
        <w:pStyle w:val="Heading4"/>
      </w:pPr>
      <w:bookmarkStart w:id="1234"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35" w:name="_Ref459401216"/>
      <w:r>
        <w:t>The Doxology</w:t>
      </w:r>
      <w:r w:rsidR="00B46E6E">
        <w:t xml:space="preserve"> for Sts. Sergius and Bacchus</w:t>
      </w:r>
      <w:bookmarkEnd w:id="1234"/>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6"/>
            <w:r>
              <w:t>heroes</w:t>
            </w:r>
            <w:commentRangeEnd w:id="1236"/>
            <w:r>
              <w:rPr>
                <w:rStyle w:val="CommentReference"/>
                <w:rFonts w:ascii="Times New Roman" w:eastAsiaTheme="minorHAnsi" w:hAnsi="Times New Roman" w:cstheme="minorBidi"/>
                <w:color w:val="auto"/>
              </w:rPr>
              <w:commentReference w:id="123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37" w:name="_Toc459399253"/>
      <w:r>
        <w:t>October 4 (5) / Paopi 7: St. Paul of Tammoh</w:t>
      </w:r>
      <w:bookmarkEnd w:id="1237"/>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89025C">
        <w:t>The Doxology of St. Pishoy and St. Paul of Tammah</w:t>
      </w:r>
      <w:r>
        <w:fldChar w:fldCharType="end"/>
      </w:r>
      <w:r>
        <w:t xml:space="preserve">, page </w:t>
      </w:r>
      <w:r>
        <w:fldChar w:fldCharType="begin"/>
      </w:r>
      <w:r>
        <w:instrText xml:space="preserve"> PAGEREF _Ref434490826 \h </w:instrText>
      </w:r>
      <w:r>
        <w:fldChar w:fldCharType="separate"/>
      </w:r>
      <w:r w:rsidR="0089025C">
        <w:rPr>
          <w:noProof/>
        </w:rPr>
        <w:t>579</w:t>
      </w:r>
      <w:r>
        <w:fldChar w:fldCharType="end"/>
      </w:r>
      <w:r w:rsidR="00FB36D8">
        <w:t>.</w:t>
      </w:r>
    </w:p>
    <w:p w14:paraId="2F2896A9" w14:textId="77777777" w:rsidR="0081710C" w:rsidRDefault="0081710C" w:rsidP="0081710C">
      <w:pPr>
        <w:pStyle w:val="Heading3"/>
      </w:pPr>
      <w:bookmarkStart w:id="1238" w:name="_Toc459399254"/>
      <w:r>
        <w:t>October 7 (8) / Paopi 10: St. Sergius</w:t>
      </w:r>
      <w:bookmarkEnd w:id="1238"/>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025C">
        <w:t>October 1 (2) / Paopi 4: St. Bacchus</w:t>
      </w:r>
      <w:r w:rsidR="00336170">
        <w:fldChar w:fldCharType="end"/>
      </w:r>
      <w:r>
        <w:t xml:space="preserve">, page </w:t>
      </w:r>
      <w:r>
        <w:fldChar w:fldCharType="begin"/>
      </w:r>
      <w:r>
        <w:instrText xml:space="preserve"> PAGEREF _Ref434561633 \h </w:instrText>
      </w:r>
      <w:r>
        <w:fldChar w:fldCharType="separate"/>
      </w:r>
      <w:r w:rsidR="0089025C">
        <w:rPr>
          <w:noProof/>
        </w:rPr>
        <w:t>633</w:t>
      </w:r>
      <w:r>
        <w:fldChar w:fldCharType="end"/>
      </w:r>
      <w:r w:rsidR="0081710C">
        <w:t>.</w:t>
      </w:r>
    </w:p>
    <w:p w14:paraId="0CF66909" w14:textId="39F79845" w:rsidR="008B74E6" w:rsidRDefault="008B74E6" w:rsidP="008B74E6">
      <w:pPr>
        <w:pStyle w:val="Heading3"/>
      </w:pPr>
      <w:bookmarkStart w:id="1239" w:name="_Toc459399255"/>
      <w:r>
        <w:t>October 8 (9) / Paopi 11: St. Pelagia</w:t>
      </w:r>
    </w:p>
    <w:p w14:paraId="6BEB9A40" w14:textId="6BC176D9" w:rsidR="008B74E6" w:rsidRDefault="008B74E6" w:rsidP="008B74E6">
      <w:pPr>
        <w:pStyle w:val="Heading4"/>
      </w:pPr>
      <w:bookmarkStart w:id="1240" w:name="_Ref465591664"/>
      <w:r>
        <w:t>The Doxology for St. Pelagia</w:t>
      </w:r>
      <w:r>
        <w:rPr>
          <w:rStyle w:val="FootnoteReference"/>
        </w:rPr>
        <w:footnoteReference w:id="936"/>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t>October 9 (10) / Paopi 12: Commemoration of Archangel Michael</w:t>
      </w:r>
      <w:bookmarkEnd w:id="1239"/>
    </w:p>
    <w:p w14:paraId="77234650"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629A7FC" w14:textId="77777777" w:rsidTr="0082304E">
        <w:trPr>
          <w:cantSplit/>
          <w:jc w:val="center"/>
        </w:trPr>
        <w:tc>
          <w:tcPr>
            <w:tcW w:w="288" w:type="dxa"/>
          </w:tcPr>
          <w:p w14:paraId="1F4D6054" w14:textId="77777777" w:rsidR="0089025C" w:rsidRDefault="0089025C" w:rsidP="0082304E">
            <w:pPr>
              <w:pStyle w:val="CopticCross"/>
            </w:pPr>
          </w:p>
        </w:tc>
        <w:tc>
          <w:tcPr>
            <w:tcW w:w="3960" w:type="dxa"/>
          </w:tcPr>
          <w:p w14:paraId="76753454" w14:textId="77777777" w:rsidR="0089025C" w:rsidRDefault="0089025C" w:rsidP="00C83ECE">
            <w:pPr>
              <w:pStyle w:val="EngHang"/>
            </w:pPr>
            <w:r>
              <w:t>Through the intercessions</w:t>
            </w:r>
          </w:p>
          <w:p w14:paraId="0965751A" w14:textId="77777777" w:rsidR="0089025C" w:rsidRDefault="0089025C" w:rsidP="00C83ECE">
            <w:pPr>
              <w:pStyle w:val="EngHang"/>
            </w:pPr>
            <w:r>
              <w:t>Of the Four Incorporeal Beasts,</w:t>
            </w:r>
          </w:p>
          <w:p w14:paraId="144A2038" w14:textId="77777777" w:rsidR="0089025C" w:rsidRDefault="0089025C" w:rsidP="00C83ECE">
            <w:pPr>
              <w:pStyle w:val="EngHang"/>
            </w:pPr>
            <w:r>
              <w:t>The ministering flames of fire,</w:t>
            </w:r>
          </w:p>
          <w:p w14:paraId="7AC2B98A" w14:textId="77777777" w:rsidR="0089025C" w:rsidRDefault="0089025C" w:rsidP="0082304E">
            <w:pPr>
              <w:pStyle w:val="EngHangEnd"/>
            </w:pPr>
            <w:r>
              <w:t>O Lord, grant us the forgiveness of our sins.</w:t>
            </w:r>
          </w:p>
        </w:tc>
        <w:tc>
          <w:tcPr>
            <w:tcW w:w="288" w:type="dxa"/>
          </w:tcPr>
          <w:p w14:paraId="1B54E1FD" w14:textId="77777777" w:rsidR="0089025C" w:rsidRDefault="0089025C" w:rsidP="0082304E"/>
        </w:tc>
        <w:tc>
          <w:tcPr>
            <w:tcW w:w="288" w:type="dxa"/>
          </w:tcPr>
          <w:p w14:paraId="226E6E52" w14:textId="77777777" w:rsidR="0089025C" w:rsidRDefault="0089025C" w:rsidP="0082304E">
            <w:pPr>
              <w:pStyle w:val="CopticCross"/>
            </w:pPr>
          </w:p>
        </w:tc>
        <w:tc>
          <w:tcPr>
            <w:tcW w:w="3960" w:type="dxa"/>
          </w:tcPr>
          <w:p w14:paraId="018AF73D" w14:textId="77777777" w:rsidR="0089025C" w:rsidRDefault="0089025C" w:rsidP="00C83ECE">
            <w:pPr>
              <w:pStyle w:val="CopticVersemulti-line"/>
            </w:pPr>
            <w:r>
              <w:t>Ϩⲓⲧⲉⲛ ⲛⲓⲡ̀ⲣⲉⲥⲃⲓⲁ̀</w:t>
            </w:r>
          </w:p>
          <w:p w14:paraId="4B3BA285" w14:textId="77777777" w:rsidR="0089025C" w:rsidRDefault="0089025C" w:rsidP="00C83ECE">
            <w:pPr>
              <w:pStyle w:val="CopticVersemulti-line"/>
            </w:pPr>
            <w:r>
              <w:t>ⲛ̀ⲧⲉ ⲡⲓϥ̀ⲧⲟⲩ ⲛ̀ⲍⲱⲟⲛ ⲛ̀ⲁⲥⲱⲙⲁⲧⲟⲥ</w:t>
            </w:r>
          </w:p>
          <w:p w14:paraId="49D6AD78" w14:textId="77777777" w:rsidR="0089025C" w:rsidRDefault="0089025C" w:rsidP="00C83ECE">
            <w:pPr>
              <w:pStyle w:val="CopticVersemulti-line"/>
            </w:pPr>
            <w:r>
              <w:t>ⲛ̀ⲗⲓⲧⲟⲩⲣⲅⲟⲥ ⲛ̀ϣⲁϩ ⲛ̀ⲭ̀ⲣⲟⲙ:</w:t>
            </w:r>
          </w:p>
          <w:p w14:paraId="4BC9C223" w14:textId="77777777" w:rsidR="0089025C" w:rsidRPr="00C35319" w:rsidRDefault="0089025C" w:rsidP="00C83ECE">
            <w:pPr>
              <w:pStyle w:val="CopticHangingVerse"/>
            </w:pPr>
            <w:r>
              <w:t>Ⲡϭⲟⲓⲥ ⲁⲣⲓϩ̀ⲙⲟⲧ ⲛⲁⲛ ⲙ̀ⲡⲓⲭⲱ ⲉ̀ⲃⲟⲗ ⲛ̀ⲧⲉ ⲛⲉⲛⲛⲟⲃⲓ.</w:t>
            </w:r>
          </w:p>
        </w:tc>
      </w:tr>
    </w:tbl>
    <w:p w14:paraId="571E3E4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889668E" w14:textId="77777777" w:rsidTr="00C83ECE">
        <w:trPr>
          <w:cantSplit/>
          <w:jc w:val="center"/>
        </w:trPr>
        <w:tc>
          <w:tcPr>
            <w:tcW w:w="288" w:type="dxa"/>
          </w:tcPr>
          <w:p w14:paraId="3E47C119" w14:textId="77777777" w:rsidR="0089025C" w:rsidRDefault="0089025C" w:rsidP="00C83ECE">
            <w:pPr>
              <w:pStyle w:val="CopticCross"/>
            </w:pPr>
          </w:p>
        </w:tc>
        <w:tc>
          <w:tcPr>
            <w:tcW w:w="3960" w:type="dxa"/>
          </w:tcPr>
          <w:p w14:paraId="61C7A25D" w14:textId="77777777" w:rsidR="0089025C" w:rsidRDefault="0089025C" w:rsidP="00C83ECE">
            <w:pPr>
              <w:pStyle w:val="EngHang"/>
            </w:pPr>
            <w:r>
              <w:t>Hail to the four incorporeal living beasts,</w:t>
            </w:r>
          </w:p>
          <w:p w14:paraId="42ACB229" w14:textId="77777777" w:rsidR="0089025C" w:rsidRDefault="0089025C" w:rsidP="00C83ECE">
            <w:pPr>
              <w:pStyle w:val="EngHang"/>
            </w:pPr>
            <w:r>
              <w:t>Carrying the throne of God,</w:t>
            </w:r>
          </w:p>
          <w:p w14:paraId="763BA9B4" w14:textId="77777777" w:rsidR="0089025C" w:rsidRDefault="0089025C" w:rsidP="00C83ECE">
            <w:pPr>
              <w:pStyle w:val="EngHang"/>
            </w:pPr>
            <w:r>
              <w:t>A lion’s face, and a calf’s face,</w:t>
            </w:r>
          </w:p>
          <w:p w14:paraId="69EA6449" w14:textId="77777777" w:rsidR="0089025C" w:rsidRDefault="0089025C" w:rsidP="00C83ECE">
            <w:pPr>
              <w:pStyle w:val="EngHangEnd"/>
            </w:pPr>
            <w:r>
              <w:t>A man’s face, and an eagle’s face.</w:t>
            </w:r>
          </w:p>
        </w:tc>
        <w:tc>
          <w:tcPr>
            <w:tcW w:w="288" w:type="dxa"/>
          </w:tcPr>
          <w:p w14:paraId="60163523" w14:textId="77777777" w:rsidR="0089025C" w:rsidRDefault="0089025C" w:rsidP="00C83ECE"/>
        </w:tc>
        <w:tc>
          <w:tcPr>
            <w:tcW w:w="288" w:type="dxa"/>
          </w:tcPr>
          <w:p w14:paraId="4F0159C7" w14:textId="77777777" w:rsidR="0089025C" w:rsidRDefault="0089025C" w:rsidP="00C83ECE">
            <w:pPr>
              <w:pStyle w:val="CopticCross"/>
            </w:pPr>
          </w:p>
        </w:tc>
        <w:tc>
          <w:tcPr>
            <w:tcW w:w="3960" w:type="dxa"/>
          </w:tcPr>
          <w:p w14:paraId="01DE0DE0" w14:textId="77777777" w:rsidR="0089025C" w:rsidRDefault="0089025C" w:rsidP="00C83ECE">
            <w:pPr>
              <w:pStyle w:val="CopticVersemulti-line"/>
            </w:pPr>
            <w:r>
              <w:t>Ⲭⲉⲣⲉ ⲡⲓϥ̀ⲧⲟⲩ ⲛ̀ⲍⲱⲟⲛ ⲛ̀ⲁ̀ⲥⲱⲙⲁⲧⲟⲥ:</w:t>
            </w:r>
          </w:p>
          <w:p w14:paraId="3EC6F10A" w14:textId="77777777" w:rsidR="0089025C" w:rsidRDefault="0089025C" w:rsidP="00C83ECE">
            <w:pPr>
              <w:pStyle w:val="CopticVersemulti-line"/>
            </w:pPr>
            <w:r>
              <w:t>ⲉⲧϥⲁⲓ ϧⲁ ⲡⲓϩⲁⲣⲙⲁ ⲛ̀ⲧⲉ Ⲫϯ:</w:t>
            </w:r>
          </w:p>
          <w:p w14:paraId="7119DBFB" w14:textId="77777777" w:rsidR="0089025C" w:rsidRDefault="0089025C" w:rsidP="00C83ECE">
            <w:pPr>
              <w:pStyle w:val="CopticVersemulti-line"/>
            </w:pPr>
            <w:r>
              <w:t>ⲟⲩϩⲟ ⲙ̀ⲙⲟⲩⲓ̀ ⲛⲉⲙ ⲟⲩϩⲟ ⲙ̀ⲙⲁⲥⲓ:</w:t>
            </w:r>
          </w:p>
          <w:p w14:paraId="08192ABE" w14:textId="77777777" w:rsidR="0089025C" w:rsidRPr="00C35319" w:rsidRDefault="0089025C" w:rsidP="00C83ECE">
            <w:pPr>
              <w:pStyle w:val="CopticHangingVerse"/>
            </w:pPr>
            <w:r>
              <w:t>ⲛⲉⲙ ⲟⲩϩⲟ ⲛ̀ⲣⲱⲙⲓ ⲛⲉⲙ ⲟⲩϩⲟ ⲛ̀ⲁ̀ⲏ̀ⲧⲟⲥ.</w:t>
            </w:r>
          </w:p>
        </w:tc>
      </w:tr>
    </w:tbl>
    <w:p w14:paraId="5A3043E1" w14:textId="77777777" w:rsidR="0089025C" w:rsidRDefault="0089025C" w:rsidP="0082304E">
      <w:pPr>
        <w:pStyle w:val="Heading4"/>
      </w:pPr>
      <w:r>
        <w:t>The Gospel Response for the Four Incorporeal Beasts</w:t>
      </w:r>
    </w:p>
    <w:p w14:paraId="08A8F6F8" w14:textId="77777777" w:rsidR="0089025C" w:rsidRPr="00C14556" w:rsidRDefault="0089025C" w:rsidP="00C14556">
      <w:pPr>
        <w:pStyle w:val="Rubric"/>
      </w:pPr>
      <w:r>
        <w:t>The last verse of the Doxology may be inserted into the Annual Gospel Response.</w:t>
      </w:r>
    </w:p>
    <w:p w14:paraId="4A7DC24D" w14:textId="3F80515B"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3626890A" w14:textId="2671041E" w:rsidR="008B74E6" w:rsidRDefault="008B74E6" w:rsidP="008B74E6">
      <w:pPr>
        <w:pStyle w:val="Heading3"/>
      </w:pPr>
      <w:bookmarkStart w:id="1241" w:name="_Ref434564830"/>
      <w:bookmarkStart w:id="1242" w:name="_Toc459399256"/>
      <w:r>
        <w:t>October 11 (12) / Paopi 14: St. Philip the Deacon, One of the 72</w:t>
      </w:r>
    </w:p>
    <w:p w14:paraId="604ECA2E" w14:textId="7C4F7F00" w:rsidR="008B74E6" w:rsidRDefault="008B74E6" w:rsidP="008B74E6">
      <w:pPr>
        <w:pStyle w:val="Heading4"/>
      </w:pPr>
      <w:bookmarkStart w:id="1243" w:name="_Ref465591592"/>
      <w:r>
        <w:t>The Doxology for St. Philip the Deacon</w:t>
      </w:r>
      <w:r>
        <w:rPr>
          <w:rStyle w:val="FootnoteReference"/>
        </w:rPr>
        <w:footnoteReference w:id="937"/>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77777777" w:rsidR="008B74E6" w:rsidRDefault="008B74E6" w:rsidP="008B74E6">
            <w:pPr>
              <w:pStyle w:val="EngHang"/>
            </w:pPr>
            <w:r>
              <w:t>O beholder of God, the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41"/>
      <w:bookmarkEnd w:id="1242"/>
    </w:p>
    <w:p w14:paraId="689E6585" w14:textId="146B5B2A" w:rsidR="0056261A" w:rsidRDefault="0056261A" w:rsidP="0056261A">
      <w:pPr>
        <w:pStyle w:val="Heading4"/>
      </w:pPr>
      <w:bookmarkStart w:id="124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45" w:name="_Ref459401434"/>
      <w:r>
        <w:t>The Doxology</w:t>
      </w:r>
      <w:r w:rsidR="00B46E6E">
        <w:t xml:space="preserve"> for St. John the Short</w:t>
      </w:r>
      <w:bookmarkEnd w:id="1244"/>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46" w:name="_Toc459399257"/>
      <w:r>
        <w:t>October 18 (19) / Paopi</w:t>
      </w:r>
      <w:r w:rsidR="00FE0AE4">
        <w:t xml:space="preserve"> </w:t>
      </w:r>
      <w:r>
        <w:t>21: Commemoration of the Theotokos</w:t>
      </w:r>
      <w:bookmarkEnd w:id="1246"/>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2229EA11" w14:textId="1FAF6C37" w:rsidR="00BF2674" w:rsidRDefault="00BF2674" w:rsidP="00BF2674">
      <w:pPr>
        <w:pStyle w:val="Heading3"/>
      </w:pPr>
      <w:bookmarkStart w:id="1247" w:name="_Toc459399258"/>
      <w:r>
        <w:t>October 18 (19) / Paopi</w:t>
      </w:r>
      <w:r w:rsidR="00FE0AE4">
        <w:t xml:space="preserve"> </w:t>
      </w:r>
      <w:r>
        <w:t>21: Also St. Teji (Reweiss)</w:t>
      </w:r>
      <w:bookmarkEnd w:id="124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49"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50" w:name="_Toc459399259"/>
      <w:r>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59399260"/>
      <w:r>
        <w:t>October 23 (24) / Paopi</w:t>
      </w:r>
      <w:r w:rsidR="00FE0AE4">
        <w:t xml:space="preserve"> </w:t>
      </w:r>
      <w:r>
        <w:t>26: The Martyrdom of St. Timothy the Apostle</w:t>
      </w:r>
      <w:bookmarkEnd w:id="1252"/>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C276672" w14:textId="77777777" w:rsidR="00137929" w:rsidRDefault="00137929" w:rsidP="00137929">
      <w:pPr>
        <w:pStyle w:val="Heading3"/>
      </w:pPr>
      <w:bookmarkStart w:id="1253" w:name="_Toc459399261"/>
      <w:r>
        <w:t>October 24 (25) / Paopi</w:t>
      </w:r>
      <w:r w:rsidR="00FE0AE4">
        <w:t xml:space="preserve"> </w:t>
      </w:r>
      <w:r>
        <w:t>27: St. Macarius the Bishop of Edkow</w:t>
      </w:r>
      <w:bookmarkEnd w:id="1253"/>
    </w:p>
    <w:p w14:paraId="1E91FBC2" w14:textId="74F8FE2B"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55" w:name="_Toc459399262"/>
      <w:r>
        <w:t>October 26 (27) / Paopi 29: Commemoration of the Annunciation, Nativity, and Resurrection on the 29</w:t>
      </w:r>
      <w:r w:rsidRPr="00C0205C">
        <w:rPr>
          <w:vertAlign w:val="superscript"/>
        </w:rPr>
        <w:t>th</w:t>
      </w:r>
      <w:r>
        <w:t xml:space="preserve"> of Every Month</w:t>
      </w:r>
      <w:bookmarkEnd w:id="1255"/>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9EB3135" w14:textId="77777777" w:rsidR="00205EA4" w:rsidRDefault="00205EA4" w:rsidP="00205EA4">
      <w:pPr>
        <w:pStyle w:val="Heading3"/>
      </w:pPr>
      <w:bookmarkStart w:id="1256" w:name="_Toc459399263"/>
      <w:r>
        <w:t>October 27 (28) / Paopi 30: St. Mark</w:t>
      </w:r>
      <w:r w:rsidR="00F20BBD">
        <w:t xml:space="preserve"> (Consecration and Appearance of Head)</w:t>
      </w:r>
      <w:bookmarkEnd w:id="1256"/>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025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025C">
        <w:rPr>
          <w:noProof/>
        </w:rPr>
        <w:t>821</w:t>
      </w:r>
      <w:r w:rsidR="00191A26">
        <w:fldChar w:fldCharType="end"/>
      </w:r>
      <w:r>
        <w:t>.</w:t>
      </w:r>
    </w:p>
    <w:p w14:paraId="42BC2C38" w14:textId="77777777" w:rsidR="006E370D" w:rsidRPr="007F571C" w:rsidRDefault="007F571C" w:rsidP="007F571C">
      <w:pPr>
        <w:pStyle w:val="Heading3"/>
      </w:pPr>
      <w:bookmarkStart w:id="1257" w:name="_Toc459399264"/>
      <w:r>
        <w:t>October 28 (29) / Athor 1: St. Cleopas and His Companion, Two of the Seventy Two Apostles</w:t>
      </w:r>
      <w:bookmarkEnd w:id="1257"/>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58" w:name="_Toc410196201"/>
      <w:bookmarkStart w:id="1259" w:name="_Toc410196443"/>
      <w:bookmarkStart w:id="1260" w:name="_Toc410196945"/>
      <w:bookmarkStart w:id="1261" w:name="_Toc459399203"/>
      <w:bookmarkStart w:id="1262" w:name="November"/>
      <w:bookmarkEnd w:id="1228"/>
      <w:r>
        <w:t>November</w:t>
      </w:r>
      <w:r w:rsidR="00495F1A">
        <w:t xml:space="preserve"> or </w:t>
      </w:r>
      <w:bookmarkEnd w:id="1258"/>
      <w:bookmarkEnd w:id="1259"/>
      <w:bookmarkEnd w:id="1260"/>
      <w:r w:rsidRPr="00FB5E62">
        <w:rPr>
          <w:rFonts w:ascii="FreeSerifAvvaShenouda" w:eastAsia="Arial Unicode MS" w:hAnsi="FreeSerifAvvaShenouda" w:cs="FreeSerifAvvaShenouda"/>
        </w:rPr>
        <w:t>Ⲁⲑⲟⲣ</w:t>
      </w:r>
      <w:bookmarkEnd w:id="1261"/>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0CBA593C" w14:textId="2C8DE3DE" w:rsidR="00513E2D" w:rsidRDefault="00513992">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63FE1D59" w14:textId="6BA355F8" w:rsidR="00513E2D" w:rsidRDefault="00513992">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89025C">
              <w:rPr>
                <w:noProof/>
                <w:webHidden/>
              </w:rPr>
              <w:t>646</w:t>
            </w:r>
            <w:r w:rsidR="00513E2D">
              <w:rPr>
                <w:noProof/>
                <w:webHidden/>
              </w:rPr>
              <w:fldChar w:fldCharType="end"/>
            </w:r>
          </w:hyperlink>
        </w:p>
        <w:p w14:paraId="26B8D545" w14:textId="6FE8B2AC" w:rsidR="00513E2D" w:rsidRDefault="00513992">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89025C">
              <w:rPr>
                <w:noProof/>
                <w:webHidden/>
              </w:rPr>
              <w:t>650</w:t>
            </w:r>
            <w:r w:rsidR="00513E2D">
              <w:rPr>
                <w:noProof/>
                <w:webHidden/>
              </w:rPr>
              <w:fldChar w:fldCharType="end"/>
            </w:r>
          </w:hyperlink>
        </w:p>
        <w:p w14:paraId="1BDA8E29" w14:textId="2C581462" w:rsidR="00513E2D" w:rsidRDefault="00513992">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89025C">
              <w:rPr>
                <w:noProof/>
                <w:webHidden/>
              </w:rPr>
              <w:t>652</w:t>
            </w:r>
            <w:r w:rsidR="00513E2D">
              <w:rPr>
                <w:noProof/>
                <w:webHidden/>
              </w:rPr>
              <w:fldChar w:fldCharType="end"/>
            </w:r>
          </w:hyperlink>
        </w:p>
        <w:p w14:paraId="2A8C896C" w14:textId="4A3B8972" w:rsidR="00513E2D" w:rsidRDefault="00513992">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6C80B57F" w14:textId="582EEBFC" w:rsidR="00513E2D" w:rsidRDefault="00513992">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20BFAAFF" w14:textId="380AB224" w:rsidR="00513E2D" w:rsidRDefault="00513992">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40FB4CD" w14:textId="5AC8A60D" w:rsidR="00513E2D" w:rsidRDefault="00513992">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19981735" w14:textId="6511016C" w:rsidR="00513E2D" w:rsidRDefault="00513992">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ABF141B" w14:textId="6FCE619C" w:rsidR="00513E2D" w:rsidRDefault="00513992">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0F73576F" w14:textId="5F78384C" w:rsidR="00513E2D" w:rsidRDefault="00513992">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56EDE81B" w14:textId="0A9C4F9E" w:rsidR="00513E2D" w:rsidRDefault="00513992">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7FEE4925" w14:textId="09702D06" w:rsidR="00513E2D" w:rsidRDefault="00513992">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89025C">
              <w:rPr>
                <w:noProof/>
                <w:webHidden/>
              </w:rPr>
              <w:t>658</w:t>
            </w:r>
            <w:r w:rsidR="00513E2D">
              <w:rPr>
                <w:noProof/>
                <w:webHidden/>
              </w:rPr>
              <w:fldChar w:fldCharType="end"/>
            </w:r>
          </w:hyperlink>
        </w:p>
        <w:p w14:paraId="7378FB83" w14:textId="43BC6A50" w:rsidR="00513E2D" w:rsidRDefault="00513992">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89025C">
              <w:rPr>
                <w:noProof/>
                <w:webHidden/>
              </w:rPr>
              <w:t>660</w:t>
            </w:r>
            <w:r w:rsidR="00513E2D">
              <w:rPr>
                <w:noProof/>
                <w:webHidden/>
              </w:rPr>
              <w:fldChar w:fldCharType="end"/>
            </w:r>
          </w:hyperlink>
        </w:p>
        <w:p w14:paraId="0355C029" w14:textId="00B1D889" w:rsidR="00513E2D" w:rsidRDefault="00513992">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0BB9AA35" w14:textId="655E658C" w:rsidR="00513E2D" w:rsidRDefault="00513992">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CC36767" w14:textId="24187655" w:rsidR="00513E2D" w:rsidRDefault="00513992">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1F62C472" w14:textId="2C503374" w:rsidR="00513E2D" w:rsidRDefault="00513992">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63" w:name="_Toc459399266"/>
      <w:r>
        <w:t>November 4 (5) / Athor 8</w:t>
      </w:r>
      <w:r w:rsidR="00205EA4">
        <w:t>: The Four Incorporeal Beasts</w:t>
      </w:r>
      <w:bookmarkEnd w:id="1263"/>
    </w:p>
    <w:p w14:paraId="2682F152" w14:textId="5FCB5172" w:rsidR="0082304E" w:rsidRDefault="0082304E" w:rsidP="0082304E">
      <w:pPr>
        <w:pStyle w:val="Heading4"/>
      </w:pPr>
      <w:bookmarkStart w:id="126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65" w:name="_Ref459400553"/>
      <w:r>
        <w:t>The Doxology</w:t>
      </w:r>
      <w:r w:rsidR="00B46E6E">
        <w:t xml:space="preserve"> for the Four Incorporeal Beasts</w:t>
      </w:r>
      <w:bookmarkEnd w:id="1264"/>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6"/>
            <w:r>
              <w:t>Bea</w:t>
            </w:r>
            <w:r w:rsidR="001D2DF6">
              <w:t>s</w:t>
            </w:r>
            <w:r>
              <w:t>ts</w:t>
            </w:r>
            <w:commentRangeEnd w:id="1266"/>
            <w:r>
              <w:rPr>
                <w:rStyle w:val="CommentReference"/>
                <w:rFonts w:ascii="Times New Roman" w:eastAsiaTheme="minorHAnsi" w:hAnsi="Times New Roman" w:cstheme="minorBidi"/>
                <w:color w:val="auto"/>
              </w:rPr>
              <w:commentReference w:id="126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7"/>
            <w:r>
              <w:t xml:space="preserve">incessant </w:t>
            </w:r>
            <w:commentRangeEnd w:id="1267"/>
            <w:r>
              <w:rPr>
                <w:rStyle w:val="CommentReference"/>
                <w:rFonts w:ascii="Times New Roman" w:eastAsiaTheme="minorHAnsi" w:hAnsi="Times New Roman" w:cstheme="minorBidi"/>
                <w:color w:val="auto"/>
              </w:rPr>
              <w:commentReference w:id="126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8"/>
            <w:r>
              <w:t>The ministering flames of fire,</w:t>
            </w:r>
            <w:commentRangeEnd w:id="1268"/>
            <w:r>
              <w:rPr>
                <w:rStyle w:val="CommentReference"/>
                <w:rFonts w:ascii="Times New Roman" w:eastAsiaTheme="minorHAnsi" w:hAnsi="Times New Roman" w:cstheme="minorBidi"/>
                <w:color w:val="auto"/>
              </w:rPr>
              <w:commentReference w:id="126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69"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70" w:name="_Toc459399267"/>
      <w:r>
        <w:t>November 8 (9) / Athor 12: Archangel Michael</w:t>
      </w:r>
      <w:bookmarkEnd w:id="1269"/>
      <w:bookmarkEnd w:id="1270"/>
    </w:p>
    <w:p w14:paraId="7E078728" w14:textId="77777777" w:rsidR="004750F8" w:rsidRDefault="004750F8" w:rsidP="004750F8">
      <w:pPr>
        <w:pStyle w:val="Heading4"/>
      </w:pPr>
      <w:bookmarkStart w:id="1271" w:name="_Ref434487967"/>
      <w:r>
        <w:t>The Doxology</w:t>
      </w:r>
      <w:r w:rsidR="009D0B24">
        <w:t xml:space="preserve"> for Archangel Michael</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2"/>
            <w:r w:rsidRPr="004764BD">
              <w:t xml:space="preserve">before </w:t>
            </w:r>
            <w:commentRangeEnd w:id="1272"/>
            <w:r>
              <w:rPr>
                <w:rStyle w:val="CommentReference"/>
                <w:rFonts w:ascii="Times New Roman" w:eastAsiaTheme="minorHAnsi" w:hAnsi="Times New Roman" w:cstheme="minorBidi"/>
                <w:color w:val="auto"/>
              </w:rPr>
              <w:commentReference w:id="12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1" w:name="_Ref434487984"/>
      <w:r>
        <w:t>The Doxology for Michael and Gabriel</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282" w:name="_Toc459399268"/>
      <w:r>
        <w:t>November 10 (11) / Athor 14: St. Martin of Tours</w:t>
      </w:r>
      <w:bookmarkEnd w:id="1282"/>
    </w:p>
    <w:p w14:paraId="098FEB00" w14:textId="77777777" w:rsidR="00056020" w:rsidRDefault="00056020" w:rsidP="00056020">
      <w:pPr>
        <w:pStyle w:val="Heading4"/>
      </w:pPr>
      <w:bookmarkStart w:id="1283" w:name="_Ref439518461"/>
      <w:r>
        <w:t>The Doxology for St. Martin of Tours</w:t>
      </w:r>
      <w:r>
        <w:rPr>
          <w:rStyle w:val="FootnoteReference"/>
        </w:rPr>
        <w:footnoteReference w:id="945"/>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4" w:name="_Toc459399269"/>
      <w:r>
        <w:t>November 11 (12) / Athor 15: St</w:t>
      </w:r>
      <w:r w:rsidR="004750F8">
        <w:t>. Me</w:t>
      </w:r>
      <w:r>
        <w:t>na the Martyr</w:t>
      </w:r>
      <w:bookmarkEnd w:id="1284"/>
    </w:p>
    <w:p w14:paraId="685781D4" w14:textId="246C52D9" w:rsidR="00E102A0" w:rsidRDefault="00E102A0" w:rsidP="00E102A0">
      <w:pPr>
        <w:pStyle w:val="Heading4"/>
      </w:pPr>
      <w:bookmarkStart w:id="128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286" w:name="_Ref465591760"/>
      <w:r>
        <w:t>The Doxology</w:t>
      </w:r>
      <w:r w:rsidR="00B46E6E">
        <w:t xml:space="preserve"> for St. Mena</w:t>
      </w:r>
      <w:bookmarkEnd w:id="1285"/>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289" w:name="_Toc459399270"/>
      <w:r>
        <w:t>November 13 (14) / Athor 17</w:t>
      </w:r>
      <w:r w:rsidR="00072CB8">
        <w:t>: St</w:t>
      </w:r>
      <w:r>
        <w:t>. John Chrysostom</w:t>
      </w:r>
    </w:p>
    <w:p w14:paraId="3EC5F863" w14:textId="3E5F9225" w:rsidR="00E64404" w:rsidRDefault="00E64404" w:rsidP="00E64404">
      <w:pPr>
        <w:pStyle w:val="Heading4"/>
      </w:pPr>
      <w:bookmarkStart w:id="1290" w:name="_Ref467356854"/>
      <w:r>
        <w:t>The Doxology for St. John Chrysostom</w:t>
      </w:r>
      <w:r>
        <w:rPr>
          <w:rStyle w:val="FootnoteReference"/>
        </w:rPr>
        <w:footnoteReference w:id="946"/>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289"/>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ADC4A64" w14:textId="77777777" w:rsidR="007F571C" w:rsidRDefault="007F571C" w:rsidP="007F571C">
      <w:pPr>
        <w:pStyle w:val="Heading3"/>
      </w:pPr>
      <w:bookmarkStart w:id="1291" w:name="_Toc459399271"/>
      <w:r>
        <w:t>November 15 (16) / Athor 19: The Preaching of St. Bartholomew</w:t>
      </w:r>
      <w:bookmarkEnd w:id="1291"/>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A5FA22" w14:textId="77777777" w:rsidR="009F6E07" w:rsidRDefault="009F6E07" w:rsidP="009F6E07">
      <w:pPr>
        <w:pStyle w:val="Heading3"/>
      </w:pPr>
      <w:bookmarkStart w:id="1292" w:name="_Toc459399272"/>
      <w:r>
        <w:t>November 15 (16) / Athor 19: Also the Consecration of the Church of Sts. Sergius and Bacchus.</w:t>
      </w:r>
      <w:bookmarkEnd w:id="1292"/>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025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025C">
        <w:rPr>
          <w:noProof/>
        </w:rPr>
        <w:t>633</w:t>
      </w:r>
      <w:r w:rsidR="00191A26">
        <w:fldChar w:fldCharType="end"/>
      </w:r>
      <w:r>
        <w:t>.</w:t>
      </w:r>
    </w:p>
    <w:p w14:paraId="23C83E44" w14:textId="77777777" w:rsidR="002F1988" w:rsidRDefault="002F1988" w:rsidP="002F1988">
      <w:pPr>
        <w:pStyle w:val="Heading3"/>
      </w:pPr>
      <w:bookmarkStart w:id="1293" w:name="_Toc459399273"/>
      <w:r>
        <w:t>November 16 (17) / Athor 20: Consecration of Sts. Theodore and Theodore</w:t>
      </w:r>
      <w:bookmarkEnd w:id="1293"/>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025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025C">
        <w:rPr>
          <w:noProof/>
        </w:rPr>
        <w:t>880</w:t>
      </w:r>
      <w:r w:rsidR="00191A26">
        <w:fldChar w:fldCharType="end"/>
      </w:r>
      <w:r>
        <w:t xml:space="preserve">, and </w:t>
      </w:r>
      <w:commentRangeStart w:id="1294"/>
      <w:r w:rsidR="00191A26">
        <w:fldChar w:fldCharType="begin"/>
      </w:r>
      <w:r w:rsidR="00191A26">
        <w:instrText xml:space="preserve"> REF _Ref434562461 \h </w:instrText>
      </w:r>
      <w:r w:rsidR="00191A26">
        <w:fldChar w:fldCharType="separate"/>
      </w:r>
      <w:r w:rsidR="0089025C">
        <w:t>January 7 (8) / Tobi 12: Also St. Theodore Anatoly</w:t>
      </w:r>
      <w:r w:rsidR="00191A26">
        <w:fldChar w:fldCharType="end"/>
      </w:r>
      <w:r w:rsidR="00191A26">
        <w:t>,</w:t>
      </w:r>
      <w:commentRangeEnd w:id="1294"/>
      <w:r w:rsidR="00191A26">
        <w:rPr>
          <w:rStyle w:val="CommentReference"/>
          <w:i w:val="0"/>
        </w:rPr>
        <w:commentReference w:id="1294"/>
      </w:r>
      <w:r w:rsidR="00191A26">
        <w:t xml:space="preserve"> page </w:t>
      </w:r>
      <w:r w:rsidR="00191A26">
        <w:fldChar w:fldCharType="begin"/>
      </w:r>
      <w:r w:rsidR="00191A26">
        <w:instrText xml:space="preserve"> PAGEREF _Ref434562461 \h </w:instrText>
      </w:r>
      <w:r w:rsidR="00191A26">
        <w:fldChar w:fldCharType="separate"/>
      </w:r>
      <w:r w:rsidR="0089025C">
        <w:rPr>
          <w:noProof/>
        </w:rPr>
        <w:t>772</w:t>
      </w:r>
      <w:r w:rsidR="00191A26">
        <w:fldChar w:fldCharType="end"/>
      </w:r>
      <w:r>
        <w:t>.</w:t>
      </w:r>
    </w:p>
    <w:p w14:paraId="0CDE62FA" w14:textId="77777777" w:rsidR="005329C1" w:rsidRDefault="005329C1" w:rsidP="005329C1">
      <w:pPr>
        <w:pStyle w:val="Heading3"/>
      </w:pPr>
      <w:bookmarkStart w:id="1295" w:name="_Toc459399274"/>
      <w:r>
        <w:t>November 17 (18) / Athor 21: Commemoration of the Theotokos</w:t>
      </w:r>
      <w:bookmarkEnd w:id="1295"/>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3BF60EE" w14:textId="1B5D8139" w:rsidR="001D43EE" w:rsidRDefault="00F56CDE" w:rsidP="00F56CDE">
      <w:pPr>
        <w:pStyle w:val="Heading3"/>
      </w:pPr>
      <w:bookmarkStart w:id="1296" w:name="_Ref434562715"/>
      <w:bookmarkStart w:id="1297"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298" w:name="_Ref468134316"/>
      <w:r>
        <w:t xml:space="preserve">The Doxology for St. </w:t>
      </w:r>
      <w:r w:rsidR="00DA4B37">
        <w:t>Gregory the Wonderworker</w:t>
      </w:r>
      <w:r>
        <w:rPr>
          <w:rStyle w:val="FootnoteReference"/>
        </w:rPr>
        <w:footnoteReference w:id="947"/>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296"/>
      <w:bookmarkEnd w:id="1297"/>
    </w:p>
    <w:p w14:paraId="4E7F190E" w14:textId="7450EC22" w:rsidR="00935F13" w:rsidRDefault="00935F13" w:rsidP="00935F13">
      <w:pPr>
        <w:pStyle w:val="Heading4"/>
      </w:pPr>
      <w:bookmarkStart w:id="129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00" w:name="_Ref459401259"/>
      <w:r>
        <w:t>The Doxology</w:t>
      </w:r>
      <w:r w:rsidR="00B46E6E">
        <w:t xml:space="preserve"> for Sts. Cosmas, Damian, their Brothers and their Mother</w:t>
      </w:r>
      <w:bookmarkEnd w:id="1299"/>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01"/>
            <w:r>
              <w:t>Prabioc</w:t>
            </w:r>
            <w:commentRangeEnd w:id="1301"/>
            <w:r>
              <w:rPr>
                <w:rStyle w:val="CommentReference"/>
                <w:rFonts w:ascii="Times New Roman" w:eastAsiaTheme="minorHAnsi" w:hAnsi="Times New Roman" w:cstheme="minorBidi"/>
                <w:color w:val="auto"/>
              </w:rPr>
              <w:commentReference w:id="13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2"/>
            <w:r>
              <w:t xml:space="preserve">confirming </w:t>
            </w:r>
            <w:commentRangeEnd w:id="1302"/>
            <w:r>
              <w:rPr>
                <w:rStyle w:val="CommentReference"/>
                <w:rFonts w:ascii="Times New Roman" w:eastAsiaTheme="minorHAnsi" w:hAnsi="Times New Roman" w:cstheme="minorBidi"/>
                <w:color w:val="auto"/>
              </w:rPr>
              <w:commentReference w:id="13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03" w:name="_Toc459399276"/>
      <w:r>
        <w:t>November 19 (20) / Athor 23: Consecration of the Church of St. Marina</w:t>
      </w:r>
      <w:bookmarkEnd w:id="1303"/>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025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025C">
        <w:rPr>
          <w:noProof/>
        </w:rPr>
        <w:t>882</w:t>
      </w:r>
      <w:r w:rsidR="00191A26">
        <w:fldChar w:fldCharType="end"/>
      </w:r>
      <w:r>
        <w:t>.</w:t>
      </w:r>
    </w:p>
    <w:p w14:paraId="0E22041B" w14:textId="77777777" w:rsidR="00205EA4" w:rsidRDefault="00205EA4" w:rsidP="00205EA4">
      <w:pPr>
        <w:pStyle w:val="Heading3"/>
      </w:pPr>
      <w:bookmarkStart w:id="1304" w:name="_Toc459399277"/>
      <w:r>
        <w:t>November 20 (21) / Athor 24: The Twenty Four Presbyters</w:t>
      </w:r>
      <w:bookmarkEnd w:id="1304"/>
    </w:p>
    <w:p w14:paraId="253EB9EC" w14:textId="431DB748" w:rsidR="00935F13" w:rsidRDefault="00935F13" w:rsidP="00935F13">
      <w:pPr>
        <w:pStyle w:val="Heading4"/>
      </w:pPr>
      <w:bookmarkStart w:id="1305"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06" w:name="_Ref459400916"/>
      <w:r>
        <w:t>The Doxology</w:t>
      </w:r>
      <w:r w:rsidR="00B46E6E">
        <w:t xml:space="preserve"> for the Twenty Four Presbyters</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07" w:name="_Toc459399278"/>
      <w:r>
        <w:t>November 21 (22) / Athor 25: St. Philopater Mercurius</w:t>
      </w:r>
      <w:bookmarkEnd w:id="130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09" w:name="_Ref459400991"/>
      <w:r>
        <w:t>The Doxology</w:t>
      </w:r>
      <w:r w:rsidR="00B46E6E">
        <w:t xml:space="preserve"> for St. Philopater Mercurius</w:t>
      </w:r>
      <w:bookmarkEnd w:id="1308"/>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4"/>
            <w:r>
              <w:t>Placed</w:t>
            </w:r>
            <w:commentRangeEnd w:id="1314"/>
            <w:r>
              <w:rPr>
                <w:rStyle w:val="CommentReference"/>
                <w:rFonts w:ascii="Times New Roman" w:eastAsiaTheme="minorHAnsi" w:hAnsi="Times New Roman" w:cstheme="minorBidi"/>
                <w:color w:val="auto"/>
              </w:rPr>
              <w:commentReference w:id="131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5"/>
            <w:r>
              <w:t>emperate</w:t>
            </w:r>
            <w:r w:rsidRPr="004764BD">
              <w:t xml:space="preserve"> </w:t>
            </w:r>
            <w:r>
              <w:t>with</w:t>
            </w:r>
            <w:commentRangeEnd w:id="1315"/>
            <w:r>
              <w:rPr>
                <w:rStyle w:val="CommentReference"/>
                <w:rFonts w:ascii="Times New Roman" w:eastAsiaTheme="minorHAnsi" w:hAnsi="Times New Roman" w:cstheme="minorBidi"/>
                <w:color w:val="auto"/>
              </w:rPr>
              <w:commentReference w:id="131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19" w:name="_Toc459399279"/>
      <w:r>
        <w:t>November 22 (23) / Athor 26: St. Gregory of Nyssa</w:t>
      </w:r>
    </w:p>
    <w:p w14:paraId="73B16A55" w14:textId="22D2F64C" w:rsidR="00F4564C" w:rsidRDefault="00F4564C" w:rsidP="00F4564C">
      <w:pPr>
        <w:pStyle w:val="Heading4"/>
      </w:pPr>
      <w:bookmarkStart w:id="1320" w:name="_Ref468565896"/>
      <w:r>
        <w:t>The Doxology for St. Gregory of Nyssa</w:t>
      </w:r>
      <w:r>
        <w:rPr>
          <w:rStyle w:val="FootnoteReference"/>
        </w:rPr>
        <w:footnoteReference w:id="952"/>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21" w:name="_Ref468565824"/>
      <w:r>
        <w:t>The Doxology for St. James the Sawn-Asunder</w:t>
      </w:r>
      <w:r>
        <w:rPr>
          <w:rStyle w:val="FootnoteReference"/>
        </w:rPr>
        <w:footnoteReference w:id="953"/>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19"/>
    </w:p>
    <w:p w14:paraId="31266C94" w14:textId="74CE43E4" w:rsidR="00F76CFB" w:rsidRPr="00F76CFB" w:rsidRDefault="00F76CFB" w:rsidP="00F76CFB">
      <w:pPr>
        <w:pStyle w:val="Heading4"/>
      </w:pPr>
      <w:bookmarkStart w:id="132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23" w:name="_Ref459401310"/>
      <w:r>
        <w:t>The Doxology</w:t>
      </w:r>
      <w:r w:rsidR="00B46E6E">
        <w:t xml:space="preserve"> for St. Serapamon</w:t>
      </w:r>
      <w:bookmarkEnd w:id="1322"/>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24"/>
            <w:r>
              <w:t>sprang forth</w:t>
            </w:r>
            <w:commentRangeEnd w:id="1324"/>
            <w:r>
              <w:rPr>
                <w:rStyle w:val="CommentReference"/>
                <w:rFonts w:ascii="Times New Roman" w:eastAsiaTheme="minorHAnsi" w:hAnsi="Times New Roman" w:cstheme="minorBidi"/>
                <w:color w:val="auto"/>
              </w:rPr>
              <w:commentReference w:id="132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25" w:name="_Toc459399280"/>
      <w:r>
        <w:t>November 25 (26) / Athor 29: Commemoration of the Annunciation, Nativity, and Resurrection on the 29</w:t>
      </w:r>
      <w:r w:rsidRPr="00C0205C">
        <w:rPr>
          <w:vertAlign w:val="superscript"/>
        </w:rPr>
        <w:t>th</w:t>
      </w:r>
      <w:r>
        <w:t xml:space="preserve"> of Every Month</w:t>
      </w:r>
      <w:bookmarkEnd w:id="1325"/>
    </w:p>
    <w:p w14:paraId="38FF89F6" w14:textId="45012C90"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26" w:name="_Ref472885608"/>
      <w:r>
        <w:t>The Doxology for St. Peter the Seal of the Martyrs</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27" w:name="_Toc459399281"/>
      <w:r>
        <w:t>November 26 (27) / Athor 30: Consecration of a Church of St. Cosmas and Damian, Their Brothers and Their Mother</w:t>
      </w:r>
      <w:bookmarkEnd w:id="1327"/>
    </w:p>
    <w:p w14:paraId="7B556319" w14:textId="7480D32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025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025C">
        <w:rPr>
          <w:noProof/>
        </w:rPr>
        <w:t>654</w:t>
      </w:r>
      <w:r w:rsidR="00191A26">
        <w:fldChar w:fldCharType="end"/>
      </w:r>
      <w:r>
        <w:t>.</w:t>
      </w:r>
    </w:p>
    <w:p w14:paraId="15C7AC8C" w14:textId="77777777" w:rsidR="00F67B89" w:rsidRDefault="00F67B89" w:rsidP="00F67B89">
      <w:pPr>
        <w:pStyle w:val="Heading3"/>
      </w:pPr>
      <w:bookmarkStart w:id="1328" w:name="_Toc459399282"/>
      <w:r>
        <w:t>November 27 (28) / Koiak 1: Consecration of the Church of St. Shenoute</w:t>
      </w:r>
      <w:bookmarkEnd w:id="1328"/>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025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025C">
        <w:rPr>
          <w:noProof/>
        </w:rPr>
        <w:t>874</w:t>
      </w:r>
      <w:r w:rsidR="00191A26">
        <w:fldChar w:fldCharType="end"/>
      </w:r>
      <w:r>
        <w:t>.</w:t>
      </w:r>
    </w:p>
    <w:p w14:paraId="4B02CBA1" w14:textId="14A99C6D" w:rsidR="002A29E0" w:rsidRDefault="002A29E0" w:rsidP="002A29E0">
      <w:pPr>
        <w:pStyle w:val="Heading3"/>
      </w:pPr>
      <w:bookmarkStart w:id="1329" w:name="_Toc459399283"/>
      <w:r>
        <w:t>November 29 (30) / Koiak 3: Entry of the Theotokos into the Temple</w:t>
      </w:r>
    </w:p>
    <w:p w14:paraId="422AF9D7" w14:textId="6CAD5146" w:rsidR="002A29E0" w:rsidRDefault="002A29E0" w:rsidP="002A29E0">
      <w:pPr>
        <w:pStyle w:val="Heading4"/>
      </w:pPr>
      <w:bookmarkStart w:id="1330" w:name="_Ref470555203"/>
      <w:r>
        <w:t>The Doxology of the Entry of the Theotokos into the Temple</w:t>
      </w:r>
      <w:r>
        <w:rPr>
          <w:rStyle w:val="FootnoteReference"/>
        </w:rPr>
        <w:footnoteReference w:id="954"/>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29"/>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bookmarkEnd w:id="1262"/>
      <w:r>
        <w:t>.</w:t>
      </w:r>
    </w:p>
    <w:p w14:paraId="2DF67188" w14:textId="77777777" w:rsidR="00495F1A" w:rsidRDefault="00495F1A" w:rsidP="00495F1A">
      <w:pPr>
        <w:pStyle w:val="Heading2"/>
        <w:rPr>
          <w:rFonts w:ascii="FreeSerifAvvaShenouda" w:hAnsi="FreeSerifAvvaShenouda" w:cs="FreeSerifAvvaShenouda"/>
        </w:rPr>
      </w:pPr>
      <w:bookmarkStart w:id="1331" w:name="_Toc410196202"/>
      <w:bookmarkStart w:id="1332" w:name="_Toc410196444"/>
      <w:bookmarkStart w:id="1333" w:name="_Toc410196946"/>
      <w:bookmarkStart w:id="1334" w:name="_Toc459399204"/>
      <w:bookmarkStart w:id="1335" w:name="_Toc459399284"/>
      <w:bookmarkStart w:id="1336" w:name="December"/>
      <w:r>
        <w:t>December</w:t>
      </w:r>
      <w:bookmarkEnd w:id="1331"/>
      <w:bookmarkEnd w:id="1332"/>
      <w:bookmarkEnd w:id="1333"/>
      <w:r w:rsidR="00205EA4">
        <w:t xml:space="preserve"> or </w:t>
      </w:r>
      <w:r w:rsidR="00205EA4">
        <w:rPr>
          <w:rFonts w:ascii="FreeSerifAvvaShenouda" w:hAnsi="FreeSerifAvvaShenouda" w:cs="FreeSerifAvvaShenouda"/>
        </w:rPr>
        <w:t>Ⲕⲟⲓⲁϩⲕ</w:t>
      </w:r>
      <w:bookmarkEnd w:id="1334"/>
      <w:bookmarkEnd w:id="1335"/>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65DD40A7" w14:textId="1C74E7CA" w:rsidR="00513E2D" w:rsidRDefault="00513992">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89025C">
              <w:rPr>
                <w:noProof/>
                <w:webHidden/>
              </w:rPr>
              <w:t>679</w:t>
            </w:r>
            <w:r w:rsidR="00513E2D">
              <w:rPr>
                <w:noProof/>
                <w:webHidden/>
              </w:rPr>
              <w:fldChar w:fldCharType="end"/>
            </w:r>
          </w:hyperlink>
        </w:p>
        <w:p w14:paraId="74063170" w14:textId="5E9FCA89" w:rsidR="00513E2D" w:rsidRDefault="00513992">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89025C">
              <w:rPr>
                <w:noProof/>
                <w:webHidden/>
              </w:rPr>
              <w:t>680</w:t>
            </w:r>
            <w:r w:rsidR="00513E2D">
              <w:rPr>
                <w:noProof/>
                <w:webHidden/>
              </w:rPr>
              <w:fldChar w:fldCharType="end"/>
            </w:r>
          </w:hyperlink>
        </w:p>
        <w:p w14:paraId="2CA38FAC" w14:textId="64C083A7" w:rsidR="00513E2D" w:rsidRDefault="00513992">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89025C">
              <w:rPr>
                <w:noProof/>
                <w:webHidden/>
              </w:rPr>
              <w:t>681</w:t>
            </w:r>
            <w:r w:rsidR="00513E2D">
              <w:rPr>
                <w:noProof/>
                <w:webHidden/>
              </w:rPr>
              <w:fldChar w:fldCharType="end"/>
            </w:r>
          </w:hyperlink>
        </w:p>
        <w:p w14:paraId="19CB883D" w14:textId="1181B692" w:rsidR="00513E2D" w:rsidRDefault="00513992">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89025C">
              <w:rPr>
                <w:noProof/>
                <w:webHidden/>
              </w:rPr>
              <w:t>683</w:t>
            </w:r>
            <w:r w:rsidR="00513E2D">
              <w:rPr>
                <w:noProof/>
                <w:webHidden/>
              </w:rPr>
              <w:fldChar w:fldCharType="end"/>
            </w:r>
          </w:hyperlink>
        </w:p>
        <w:p w14:paraId="30363BF7" w14:textId="68481C4F" w:rsidR="00513E2D" w:rsidRDefault="00513992">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2BA7483A" w14:textId="206C15D2" w:rsidR="00513E2D" w:rsidRDefault="00513992">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4B8A9636" w14:textId="78229CC3" w:rsidR="00513E2D" w:rsidRDefault="00513992">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B177DA" w14:textId="0261A6AD" w:rsidR="00513E2D" w:rsidRDefault="00513992">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94F9EB2" w14:textId="06B2B9F5" w:rsidR="00513E2D" w:rsidRDefault="00513992">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87C47E" w14:textId="0C69925C" w:rsidR="00513E2D" w:rsidRDefault="00513992">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5989E798" w14:textId="0279197C" w:rsidR="00513E2D" w:rsidRDefault="00513992">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A86998C" w14:textId="1B559CBC" w:rsidR="00513E2D" w:rsidRDefault="00513992">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89025C">
              <w:rPr>
                <w:noProof/>
                <w:webHidden/>
              </w:rPr>
              <w:t>686</w:t>
            </w:r>
            <w:r w:rsidR="00513E2D">
              <w:rPr>
                <w:noProof/>
                <w:webHidden/>
              </w:rPr>
              <w:fldChar w:fldCharType="end"/>
            </w:r>
          </w:hyperlink>
        </w:p>
        <w:p w14:paraId="38BD55D8" w14:textId="19333496" w:rsidR="00513E2D" w:rsidRDefault="00513992">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89025C">
              <w:rPr>
                <w:noProof/>
                <w:webHidden/>
              </w:rPr>
              <w:t>687</w:t>
            </w:r>
            <w:r w:rsidR="00513E2D">
              <w:rPr>
                <w:noProof/>
                <w:webHidden/>
              </w:rPr>
              <w:fldChar w:fldCharType="end"/>
            </w:r>
          </w:hyperlink>
        </w:p>
        <w:p w14:paraId="52930BF8" w14:textId="1422130B" w:rsidR="00513E2D" w:rsidRDefault="00513992">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89025C">
              <w:rPr>
                <w:noProof/>
                <w:webHidden/>
              </w:rPr>
              <w:t>690</w:t>
            </w:r>
            <w:r w:rsidR="00513E2D">
              <w:rPr>
                <w:noProof/>
                <w:webHidden/>
              </w:rPr>
              <w:fldChar w:fldCharType="end"/>
            </w:r>
          </w:hyperlink>
        </w:p>
        <w:p w14:paraId="6E3F1463" w14:textId="33FCF782" w:rsidR="00513E2D" w:rsidRDefault="00513992">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04FE1E5E" w14:textId="209B9FE2" w:rsidR="00513E2D" w:rsidRDefault="00513992">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23DFAE21" w14:textId="065FA9D6" w:rsidR="00513E2D" w:rsidRDefault="00513992">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5727E162" w14:textId="55D98AA3" w:rsidR="00513E2D" w:rsidRDefault="00513992">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89025C">
              <w:rPr>
                <w:noProof/>
                <w:webHidden/>
              </w:rPr>
              <w:t>727</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37" w:name="_Ref434478837"/>
      <w:r w:rsidR="009E261C">
        <w:t xml:space="preserve"> four Sundays before the Feast.</w:t>
      </w:r>
    </w:p>
    <w:p w14:paraId="3838D434" w14:textId="77777777" w:rsidR="006C0F49" w:rsidRDefault="006C0F49" w:rsidP="006C0F49">
      <w:pPr>
        <w:pStyle w:val="Heading4"/>
      </w:pPr>
      <w:bookmarkStart w:id="1338" w:name="_Ref459399026"/>
      <w:r>
        <w:t xml:space="preserve">The First Doxology of December or </w:t>
      </w:r>
      <w:r w:rsidRPr="006C0F49">
        <w:rPr>
          <w:rFonts w:ascii="FreeSerifAvvaShenouda" w:hAnsi="FreeSerifAvvaShenouda" w:cs="FreeSerifAvvaShenouda"/>
        </w:rPr>
        <w:t>Ⲕⲟⲓⲁϩⲕ</w:t>
      </w:r>
      <w:bookmarkEnd w:id="1337"/>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9"/>
            <w:r>
              <w:rPr>
                <w:rStyle w:val="CommentReference"/>
                <w:rFonts w:ascii="Times New Roman" w:eastAsiaTheme="minorHAnsi" w:hAnsi="Times New Roman" w:cstheme="minorBidi"/>
                <w:color w:val="auto"/>
              </w:rPr>
              <w:commentReference w:id="133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40"/>
            <w:r>
              <w:t xml:space="preserve">Announced </w:t>
            </w:r>
            <w:commentRangeEnd w:id="1340"/>
            <w:r>
              <w:rPr>
                <w:rStyle w:val="CommentReference"/>
                <w:rFonts w:ascii="Times New Roman" w:eastAsiaTheme="minorHAnsi" w:hAnsi="Times New Roman" w:cstheme="minorBidi"/>
                <w:color w:val="auto"/>
              </w:rPr>
              <w:commentReference w:id="134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5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4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42" w:name="_Ref434478867"/>
      <w:r>
        <w:t xml:space="preserve">The Third Doxology of December or </w:t>
      </w:r>
      <w:r w:rsidRPr="006C0F49">
        <w:rPr>
          <w:rFonts w:ascii="FreeSerifAvvaShenouda" w:hAnsi="FreeSerifAvvaShenouda" w:cs="FreeSerifAvvaShenouda"/>
        </w:rPr>
        <w:t>Ⲕⲟⲓⲁϩⲕ</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43" w:name="_Ref434478878"/>
      <w:r>
        <w:t xml:space="preserve">The Fourth Doxology of December or </w:t>
      </w:r>
      <w:r w:rsidRPr="006C0F49">
        <w:rPr>
          <w:rFonts w:ascii="FreeSerifAvvaShenouda" w:hAnsi="FreeSerifAvvaShenouda" w:cs="FreeSerifAvvaShenouda"/>
        </w:rPr>
        <w:t>Ⲕⲟⲓⲁϩⲕ</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44"/>
            <w:r>
              <w:t>He raised us with a new invitation.</w:t>
            </w:r>
            <w:commentRangeEnd w:id="1344"/>
            <w:r>
              <w:rPr>
                <w:rStyle w:val="CommentReference"/>
                <w:rFonts w:ascii="Times New Roman" w:eastAsiaTheme="minorHAnsi" w:hAnsi="Times New Roman" w:cstheme="minorBidi"/>
                <w:color w:val="auto"/>
              </w:rPr>
              <w:commentReference w:id="134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45"/>
            <w:r>
              <w:t>Bride</w:t>
            </w:r>
            <w:commentRangeEnd w:id="1345"/>
            <w:r>
              <w:rPr>
                <w:rStyle w:val="CommentReference"/>
                <w:rFonts w:ascii="Times New Roman" w:eastAsiaTheme="minorHAnsi" w:hAnsi="Times New Roman" w:cstheme="minorBidi"/>
                <w:color w:val="auto"/>
              </w:rPr>
              <w:commentReference w:id="134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46" w:name="_Ref434478888"/>
      <w:r>
        <w:t xml:space="preserve">The Fifth Doxology of December or </w:t>
      </w:r>
      <w:r w:rsidRPr="006C0F49">
        <w:rPr>
          <w:rFonts w:ascii="FreeSerifAvvaShenouda" w:hAnsi="FreeSerifAvvaShenouda" w:cs="FreeSerifAvvaShenouda"/>
        </w:rPr>
        <w:t>Ⲕⲟⲓⲁϩⲕ</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47" w:name="_Ref434478907"/>
      <w:r>
        <w:t xml:space="preserve">The Sixth Doxology of December or </w:t>
      </w:r>
      <w:r w:rsidRPr="006C0F49">
        <w:rPr>
          <w:rFonts w:ascii="FreeSerifAvvaShenouda" w:hAnsi="FreeSerifAvvaShenouda" w:cs="FreeSerifAvvaShenouda"/>
        </w:rPr>
        <w:t>Ⲕⲟⲓⲁϩⲕ</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48"/>
            <w:r>
              <w:t xml:space="preserve">return </w:t>
            </w:r>
            <w:commentRangeEnd w:id="1348"/>
            <w:r>
              <w:rPr>
                <w:rStyle w:val="CommentReference"/>
              </w:rPr>
              <w:commentReference w:id="134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9"/>
            <w:r>
              <w:t xml:space="preserve">confirmation </w:t>
            </w:r>
            <w:commentRangeEnd w:id="1349"/>
            <w:r>
              <w:rPr>
                <w:rStyle w:val="CommentReference"/>
              </w:rPr>
              <w:commentReference w:id="134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50" w:name="_Ref434478922"/>
      <w:r>
        <w:t xml:space="preserve">The Doxology of Archangel Gabriel for December or </w:t>
      </w:r>
      <w:r w:rsidRPr="006C0F49">
        <w:rPr>
          <w:rFonts w:ascii="FreeSerifAvvaShenouda" w:hAnsi="FreeSerifAvvaShenouda" w:cs="FreeSerifAvvaShenouda"/>
        </w:rPr>
        <w:t>Ⲕⲟⲓⲁϩⲕ</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51"/>
            <w:r>
              <w:t>Angel-evangel of Good News</w:t>
            </w:r>
            <w:commentRangeEnd w:id="1351"/>
            <w:r>
              <w:rPr>
                <w:rStyle w:val="CommentReference"/>
                <w:rFonts w:ascii="Times New Roman" w:eastAsiaTheme="minorHAnsi" w:hAnsi="Times New Roman" w:cstheme="minorBidi"/>
                <w:color w:val="auto"/>
              </w:rPr>
              <w:commentReference w:id="135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52"/>
            <w:r>
              <w:t>Hail, O full of grace</w:t>
            </w:r>
            <w:commentRangeEnd w:id="1352"/>
            <w:r>
              <w:rPr>
                <w:rStyle w:val="CommentReference"/>
                <w:rFonts w:ascii="Times New Roman" w:eastAsiaTheme="minorHAnsi" w:hAnsi="Times New Roman" w:cstheme="minorBidi"/>
                <w:color w:val="auto"/>
              </w:rPr>
              <w:commentReference w:id="135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53"/>
            <w:r>
              <w:t>Angel-Evangel</w:t>
            </w:r>
            <w:commentRangeEnd w:id="1353"/>
            <w:r>
              <w:rPr>
                <w:rStyle w:val="CommentReference"/>
                <w:rFonts w:ascii="Times New Roman" w:eastAsiaTheme="minorHAnsi" w:hAnsi="Times New Roman" w:cstheme="minorBidi"/>
                <w:color w:val="auto"/>
              </w:rPr>
              <w:commentReference w:id="135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54" w:name="_Ref434564112"/>
      <w:bookmarkStart w:id="1355" w:name="_Toc459399285"/>
      <w:bookmarkStart w:id="1356" w:name="_Toc410196203"/>
      <w:bookmarkStart w:id="1357" w:name="_Toc410196445"/>
      <w:bookmarkStart w:id="1358" w:name="_Toc410196947"/>
      <w:r>
        <w:t>December 1 (2) / Koiak 5: Martyrdom of St. Victor</w:t>
      </w:r>
      <w:bookmarkEnd w:id="1354"/>
      <w:bookmarkEnd w:id="1355"/>
    </w:p>
    <w:p w14:paraId="5851AA48" w14:textId="77777777" w:rsidR="00253C5F" w:rsidRDefault="00253C5F" w:rsidP="00253C5F">
      <w:pPr>
        <w:pStyle w:val="Heading4"/>
      </w:pPr>
      <w:bookmarkStart w:id="1359" w:name="_Ref434489590"/>
      <w:r>
        <w:t>The Doxology</w:t>
      </w:r>
      <w:r w:rsidR="00B46E6E">
        <w:t xml:space="preserve"> for St. Victor</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60"/>
            <w:r>
              <w:t>saint</w:t>
            </w:r>
            <w:commentRangeEnd w:id="1360"/>
            <w:r>
              <w:rPr>
                <w:rStyle w:val="CommentReference"/>
                <w:rFonts w:ascii="Times New Roman" w:eastAsiaTheme="minorHAnsi" w:hAnsi="Times New Roman" w:cstheme="minorBidi"/>
                <w:color w:val="auto"/>
              </w:rPr>
              <w:commentReference w:id="136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61" w:name="_Toc459399286"/>
      <w:r>
        <w:t>December 2 (3) / Koiak 6: Pope Abraam the Syrian</w:t>
      </w:r>
      <w:bookmarkEnd w:id="1361"/>
    </w:p>
    <w:p w14:paraId="705AECE8" w14:textId="77777777" w:rsidR="00F416C6" w:rsidRDefault="00F416C6" w:rsidP="00F416C6">
      <w:pPr>
        <w:pStyle w:val="Heading4"/>
      </w:pPr>
      <w:bookmarkStart w:id="1362" w:name="_Ref434492343"/>
      <w:r>
        <w:t>The Doxology of St. Simon the Tanner</w:t>
      </w:r>
      <w:r>
        <w:rPr>
          <w:rStyle w:val="FootnoteReference"/>
        </w:rPr>
        <w:footnoteReference w:id="958"/>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63" w:name="_Toc459399287"/>
      <w:r>
        <w:t xml:space="preserve">December 4 (5) / Koiak 8: </w:t>
      </w:r>
      <w:r w:rsidR="00743CE8">
        <w:t xml:space="preserve">The Martyrdom of </w:t>
      </w:r>
      <w:r>
        <w:t>Sts. Barbara and Juliana</w:t>
      </w:r>
      <w:bookmarkEnd w:id="1363"/>
    </w:p>
    <w:p w14:paraId="708D2111" w14:textId="7CD9674E" w:rsidR="003663F9" w:rsidRDefault="003663F9" w:rsidP="003663F9">
      <w:pPr>
        <w:pStyle w:val="Heading4"/>
      </w:pPr>
      <w:bookmarkStart w:id="1364"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65" w:name="_Ref459401359"/>
      <w:r>
        <w:t>The Doxology</w:t>
      </w:r>
      <w:r w:rsidR="00B46E6E">
        <w:t xml:space="preserve"> for Sts. Barbara and Juliana</w:t>
      </w:r>
      <w:bookmarkEnd w:id="1364"/>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66" w:name="_Toc459399288"/>
      <w:r>
        <w:t>December 4 (5) / Koiak 8: Also St. Samuel the Confessor</w:t>
      </w:r>
      <w:bookmarkEnd w:id="1366"/>
    </w:p>
    <w:p w14:paraId="2EE78AB4" w14:textId="77777777" w:rsidR="00224925" w:rsidRDefault="00224925" w:rsidP="00224925">
      <w:pPr>
        <w:pStyle w:val="Heading4"/>
      </w:pPr>
      <w:bookmarkStart w:id="1367" w:name="_Ref434491260"/>
      <w:r>
        <w:t>The Doxology</w:t>
      </w:r>
      <w:r w:rsidR="00810F04">
        <w:t xml:space="preserve"> for St. Samuel the Confessor</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71" w:name="_Toc459399289"/>
      <w:r>
        <w:t>December 6 (7) / Koiak 10: St. Nicholas</w:t>
      </w:r>
    </w:p>
    <w:p w14:paraId="6C72D403" w14:textId="3BE941B3" w:rsidR="002A29E0" w:rsidRDefault="002A29E0" w:rsidP="002A29E0">
      <w:pPr>
        <w:pStyle w:val="Heading4"/>
      </w:pPr>
      <w:bookmarkStart w:id="1372" w:name="_Ref470555294"/>
      <w:r>
        <w:t>The Doxology of St. Nicholas</w:t>
      </w:r>
      <w:r>
        <w:rPr>
          <w:rStyle w:val="FootnoteReference"/>
        </w:rPr>
        <w:footnoteReference w:id="961"/>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71"/>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025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025C">
        <w:rPr>
          <w:noProof/>
        </w:rPr>
        <w:t>631</w:t>
      </w:r>
      <w:r w:rsidR="00191A26">
        <w:fldChar w:fldCharType="end"/>
      </w:r>
      <w:r w:rsidR="00191A26">
        <w:t>.</w:t>
      </w:r>
    </w:p>
    <w:p w14:paraId="1F4B0C61" w14:textId="778FEB0B" w:rsidR="002A29E0" w:rsidRDefault="002A29E0" w:rsidP="002A29E0">
      <w:pPr>
        <w:pStyle w:val="Heading3"/>
      </w:pPr>
      <w:bookmarkStart w:id="1373" w:name="_Toc459399290"/>
      <w:r>
        <w:t>December 7 (8) / Koiak 11: St. Ambrose</w:t>
      </w:r>
    </w:p>
    <w:p w14:paraId="5BA1907D" w14:textId="29C3B57A" w:rsidR="002A29E0" w:rsidRDefault="002A29E0" w:rsidP="002A29E0">
      <w:pPr>
        <w:pStyle w:val="Heading4"/>
      </w:pPr>
      <w:bookmarkStart w:id="1374" w:name="_Ref470555388"/>
      <w:r>
        <w:t>The Doxology of St. Ambrose</w:t>
      </w:r>
      <w:r>
        <w:rPr>
          <w:rStyle w:val="FootnoteReference"/>
        </w:rPr>
        <w:footnoteReference w:id="962"/>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373"/>
    </w:p>
    <w:p w14:paraId="349D9403"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5E7E98" w14:textId="77777777" w:rsidTr="0082304E">
        <w:trPr>
          <w:cantSplit/>
          <w:jc w:val="center"/>
        </w:trPr>
        <w:tc>
          <w:tcPr>
            <w:tcW w:w="288" w:type="dxa"/>
          </w:tcPr>
          <w:p w14:paraId="1C43F3B6" w14:textId="77777777" w:rsidR="0089025C" w:rsidRDefault="0089025C" w:rsidP="0082304E">
            <w:pPr>
              <w:pStyle w:val="CopticCross"/>
            </w:pPr>
          </w:p>
        </w:tc>
        <w:tc>
          <w:tcPr>
            <w:tcW w:w="3960" w:type="dxa"/>
          </w:tcPr>
          <w:p w14:paraId="75E93E91" w14:textId="77777777" w:rsidR="0089025C" w:rsidRDefault="0089025C" w:rsidP="00C83ECE">
            <w:pPr>
              <w:pStyle w:val="EngHang"/>
            </w:pPr>
            <w:r>
              <w:t>Through the intercessions</w:t>
            </w:r>
          </w:p>
          <w:p w14:paraId="10123C63" w14:textId="77777777" w:rsidR="0089025C" w:rsidRDefault="0089025C" w:rsidP="00C83ECE">
            <w:pPr>
              <w:pStyle w:val="EngHang"/>
            </w:pPr>
            <w:r>
              <w:t>Of the Four Incorporeal Beasts,</w:t>
            </w:r>
          </w:p>
          <w:p w14:paraId="26A3513F" w14:textId="77777777" w:rsidR="0089025C" w:rsidRDefault="0089025C" w:rsidP="00C83ECE">
            <w:pPr>
              <w:pStyle w:val="EngHang"/>
            </w:pPr>
            <w:r>
              <w:t>The ministering flames of fire,</w:t>
            </w:r>
          </w:p>
          <w:p w14:paraId="6270A8F7" w14:textId="77777777" w:rsidR="0089025C" w:rsidRDefault="0089025C" w:rsidP="0082304E">
            <w:pPr>
              <w:pStyle w:val="EngHangEnd"/>
            </w:pPr>
            <w:r>
              <w:t>O Lord, grant us the forgiveness of our sins.</w:t>
            </w:r>
          </w:p>
        </w:tc>
        <w:tc>
          <w:tcPr>
            <w:tcW w:w="288" w:type="dxa"/>
          </w:tcPr>
          <w:p w14:paraId="170EE5B9" w14:textId="77777777" w:rsidR="0089025C" w:rsidRDefault="0089025C" w:rsidP="0082304E"/>
        </w:tc>
        <w:tc>
          <w:tcPr>
            <w:tcW w:w="288" w:type="dxa"/>
          </w:tcPr>
          <w:p w14:paraId="318FA374" w14:textId="77777777" w:rsidR="0089025C" w:rsidRDefault="0089025C" w:rsidP="0082304E">
            <w:pPr>
              <w:pStyle w:val="CopticCross"/>
            </w:pPr>
          </w:p>
        </w:tc>
        <w:tc>
          <w:tcPr>
            <w:tcW w:w="3960" w:type="dxa"/>
          </w:tcPr>
          <w:p w14:paraId="6E7E6A49" w14:textId="77777777" w:rsidR="0089025C" w:rsidRDefault="0089025C" w:rsidP="00C83ECE">
            <w:pPr>
              <w:pStyle w:val="CopticVersemulti-line"/>
            </w:pPr>
            <w:r>
              <w:t>Ϩⲓⲧⲉⲛ ⲛⲓⲡ̀ⲣⲉⲥⲃⲓⲁ̀</w:t>
            </w:r>
          </w:p>
          <w:p w14:paraId="02C067DC" w14:textId="77777777" w:rsidR="0089025C" w:rsidRDefault="0089025C" w:rsidP="00C83ECE">
            <w:pPr>
              <w:pStyle w:val="CopticVersemulti-line"/>
            </w:pPr>
            <w:r>
              <w:t>ⲛ̀ⲧⲉ ⲡⲓϥ̀ⲧⲟⲩ ⲛ̀ⲍⲱⲟⲛ ⲛ̀ⲁⲥⲱⲙⲁⲧⲟⲥ</w:t>
            </w:r>
          </w:p>
          <w:p w14:paraId="2A5D27C8" w14:textId="77777777" w:rsidR="0089025C" w:rsidRDefault="0089025C" w:rsidP="00C83ECE">
            <w:pPr>
              <w:pStyle w:val="CopticVersemulti-line"/>
            </w:pPr>
            <w:r>
              <w:t>ⲛ̀ⲗⲓⲧⲟⲩⲣⲅⲟⲥ ⲛ̀ϣⲁϩ ⲛ̀ⲭ̀ⲣⲟⲙ:</w:t>
            </w:r>
          </w:p>
          <w:p w14:paraId="52CBFAB9" w14:textId="77777777" w:rsidR="0089025C" w:rsidRPr="00C35319" w:rsidRDefault="0089025C" w:rsidP="00C83ECE">
            <w:pPr>
              <w:pStyle w:val="CopticHangingVerse"/>
            </w:pPr>
            <w:r>
              <w:t>Ⲡϭⲟⲓⲥ ⲁⲣⲓϩ̀ⲙⲟⲧ ⲛⲁⲛ ⲙ̀ⲡⲓⲭⲱ ⲉ̀ⲃⲟⲗ ⲛ̀ⲧⲉ ⲛⲉⲛⲛⲟⲃⲓ.</w:t>
            </w:r>
          </w:p>
        </w:tc>
      </w:tr>
    </w:tbl>
    <w:p w14:paraId="222B82EF"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E1A06F7" w14:textId="77777777" w:rsidTr="00C83ECE">
        <w:trPr>
          <w:cantSplit/>
          <w:jc w:val="center"/>
        </w:trPr>
        <w:tc>
          <w:tcPr>
            <w:tcW w:w="288" w:type="dxa"/>
          </w:tcPr>
          <w:p w14:paraId="7A4ACC15" w14:textId="77777777" w:rsidR="0089025C" w:rsidRDefault="0089025C" w:rsidP="00C83ECE">
            <w:pPr>
              <w:pStyle w:val="CopticCross"/>
            </w:pPr>
          </w:p>
        </w:tc>
        <w:tc>
          <w:tcPr>
            <w:tcW w:w="3960" w:type="dxa"/>
          </w:tcPr>
          <w:p w14:paraId="228449DA" w14:textId="77777777" w:rsidR="0089025C" w:rsidRDefault="0089025C" w:rsidP="00C83ECE">
            <w:pPr>
              <w:pStyle w:val="EngHang"/>
            </w:pPr>
            <w:r>
              <w:t>Hail to the four incorporeal living beasts,</w:t>
            </w:r>
          </w:p>
          <w:p w14:paraId="4811EC5D" w14:textId="77777777" w:rsidR="0089025C" w:rsidRDefault="0089025C" w:rsidP="00C83ECE">
            <w:pPr>
              <w:pStyle w:val="EngHang"/>
            </w:pPr>
            <w:r>
              <w:t>Carrying the throne of God,</w:t>
            </w:r>
          </w:p>
          <w:p w14:paraId="72A58027" w14:textId="77777777" w:rsidR="0089025C" w:rsidRDefault="0089025C" w:rsidP="00C83ECE">
            <w:pPr>
              <w:pStyle w:val="EngHang"/>
            </w:pPr>
            <w:r>
              <w:t>A lion’s face, and a calf’s face,</w:t>
            </w:r>
          </w:p>
          <w:p w14:paraId="5232463D" w14:textId="77777777" w:rsidR="0089025C" w:rsidRDefault="0089025C" w:rsidP="00C83ECE">
            <w:pPr>
              <w:pStyle w:val="EngHangEnd"/>
            </w:pPr>
            <w:r>
              <w:t>A man’s face, and an eagle’s face.</w:t>
            </w:r>
          </w:p>
        </w:tc>
        <w:tc>
          <w:tcPr>
            <w:tcW w:w="288" w:type="dxa"/>
          </w:tcPr>
          <w:p w14:paraId="6DBD658E" w14:textId="77777777" w:rsidR="0089025C" w:rsidRDefault="0089025C" w:rsidP="00C83ECE"/>
        </w:tc>
        <w:tc>
          <w:tcPr>
            <w:tcW w:w="288" w:type="dxa"/>
          </w:tcPr>
          <w:p w14:paraId="15EDD8CC" w14:textId="77777777" w:rsidR="0089025C" w:rsidRDefault="0089025C" w:rsidP="00C83ECE">
            <w:pPr>
              <w:pStyle w:val="CopticCross"/>
            </w:pPr>
          </w:p>
        </w:tc>
        <w:tc>
          <w:tcPr>
            <w:tcW w:w="3960" w:type="dxa"/>
          </w:tcPr>
          <w:p w14:paraId="60A2C646" w14:textId="77777777" w:rsidR="0089025C" w:rsidRDefault="0089025C" w:rsidP="00C83ECE">
            <w:pPr>
              <w:pStyle w:val="CopticVersemulti-line"/>
            </w:pPr>
            <w:r>
              <w:t>Ⲭⲉⲣⲉ ⲡⲓϥ̀ⲧⲟⲩ ⲛ̀ⲍⲱⲟⲛ ⲛ̀ⲁ̀ⲥⲱⲙⲁⲧⲟⲥ:</w:t>
            </w:r>
          </w:p>
          <w:p w14:paraId="5F9D6629" w14:textId="77777777" w:rsidR="0089025C" w:rsidRDefault="0089025C" w:rsidP="00C83ECE">
            <w:pPr>
              <w:pStyle w:val="CopticVersemulti-line"/>
            </w:pPr>
            <w:r>
              <w:t>ⲉⲧϥⲁⲓ ϧⲁ ⲡⲓϩⲁⲣⲙⲁ ⲛ̀ⲧⲉ Ⲫϯ:</w:t>
            </w:r>
          </w:p>
          <w:p w14:paraId="346520F7" w14:textId="77777777" w:rsidR="0089025C" w:rsidRDefault="0089025C" w:rsidP="00C83ECE">
            <w:pPr>
              <w:pStyle w:val="CopticVersemulti-line"/>
            </w:pPr>
            <w:r>
              <w:t>ⲟⲩϩⲟ ⲙ̀ⲙⲟⲩⲓ̀ ⲛⲉⲙ ⲟⲩϩⲟ ⲙ̀ⲙⲁⲥⲓ:</w:t>
            </w:r>
          </w:p>
          <w:p w14:paraId="26AE770D" w14:textId="77777777" w:rsidR="0089025C" w:rsidRPr="00C35319" w:rsidRDefault="0089025C" w:rsidP="00C83ECE">
            <w:pPr>
              <w:pStyle w:val="CopticHangingVerse"/>
            </w:pPr>
            <w:r>
              <w:t>ⲛⲉⲙ ⲟⲩϩⲟ ⲛ̀ⲣⲱⲙⲓ ⲛⲉⲙ ⲟⲩϩⲟ ⲛ̀ⲁ̀ⲏ̀ⲧⲟⲥ.</w:t>
            </w:r>
          </w:p>
        </w:tc>
      </w:tr>
    </w:tbl>
    <w:p w14:paraId="1789F206" w14:textId="77777777" w:rsidR="0089025C" w:rsidRDefault="0089025C" w:rsidP="0082304E">
      <w:pPr>
        <w:pStyle w:val="Heading4"/>
      </w:pPr>
      <w:r>
        <w:t>The Gospel Response for the Four Incorporeal Beasts</w:t>
      </w:r>
    </w:p>
    <w:p w14:paraId="22167DD0" w14:textId="77777777" w:rsidR="0089025C" w:rsidRPr="00C14556" w:rsidRDefault="0089025C" w:rsidP="00C14556">
      <w:pPr>
        <w:pStyle w:val="Rubric"/>
      </w:pPr>
      <w:r>
        <w:t>The last verse of the Doxology may be inserted into the Annual Gospel Response.</w:t>
      </w:r>
    </w:p>
    <w:p w14:paraId="4AB33F26" w14:textId="7FE020FB" w:rsidR="00191A26"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4B14457" w14:textId="5817E206" w:rsidR="002A29E0" w:rsidRDefault="002A29E0" w:rsidP="002A29E0">
      <w:pPr>
        <w:pStyle w:val="Heading3"/>
      </w:pPr>
      <w:bookmarkStart w:id="1375" w:name="_Toc459399291"/>
      <w:r>
        <w:t>December 11 (12) / Koiak 15: St. Gregory the Armenian</w:t>
      </w:r>
    </w:p>
    <w:p w14:paraId="68D305ED" w14:textId="4394EE49" w:rsidR="002A29E0" w:rsidRDefault="002A29E0" w:rsidP="002A29E0">
      <w:pPr>
        <w:pStyle w:val="Heading4"/>
      </w:pPr>
      <w:bookmarkStart w:id="1376" w:name="_Ref470555434"/>
      <w:r>
        <w:t>The Doxology of St. Gregory the Armenian</w:t>
      </w:r>
      <w:r>
        <w:rPr>
          <w:rStyle w:val="FootnoteReference"/>
        </w:rPr>
        <w:footnoteReference w:id="963"/>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64"/>
      </w:r>
      <w:bookmarkEnd w:id="1375"/>
    </w:p>
    <w:p w14:paraId="62C88580" w14:textId="20113B9E" w:rsidR="002A29E0" w:rsidRDefault="002A29E0" w:rsidP="002A29E0">
      <w:pPr>
        <w:pStyle w:val="Heading4"/>
      </w:pPr>
      <w:bookmarkStart w:id="1377" w:name="_Ref470555491"/>
      <w:bookmarkStart w:id="1378" w:name="_Toc459399292"/>
      <w:r>
        <w:t>The Doxology of St. Spyridon</w:t>
      </w:r>
      <w:r>
        <w:rPr>
          <w:rStyle w:val="FootnoteReference"/>
        </w:rPr>
        <w:footnoteReference w:id="965"/>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378"/>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EDC8594" w14:textId="77777777" w:rsidR="007F571C" w:rsidRDefault="007F571C" w:rsidP="007F571C">
      <w:pPr>
        <w:pStyle w:val="Heading3"/>
      </w:pPr>
      <w:bookmarkStart w:id="1379" w:name="_Toc459399293"/>
      <w:r>
        <w:t>December 17 (18) / Koiak 21: Also the Martyrdom of St. Barnabas, on</w:t>
      </w:r>
      <w:r w:rsidR="00743CE8">
        <w:t>e</w:t>
      </w:r>
      <w:r>
        <w:t xml:space="preserve"> of the Seventy Two</w:t>
      </w:r>
      <w:bookmarkEnd w:id="1379"/>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01D0E63" w14:textId="77777777" w:rsidR="00CA0AB7" w:rsidRDefault="00CA0AB7" w:rsidP="00CA0AB7">
      <w:pPr>
        <w:pStyle w:val="Heading3"/>
      </w:pPr>
      <w:bookmarkStart w:id="1380" w:name="_Toc459399294"/>
      <w:r>
        <w:t>December 18 (19) / Koiak 22: Archangel Gabriel</w:t>
      </w:r>
      <w:r w:rsidR="00481AE5">
        <w:t xml:space="preserve"> (Consecration)</w:t>
      </w:r>
      <w:bookmarkEnd w:id="1380"/>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025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025C">
        <w:rPr>
          <w:noProof/>
        </w:rPr>
        <w:t>816</w:t>
      </w:r>
      <w:r w:rsidR="002409EF">
        <w:fldChar w:fldCharType="end"/>
      </w:r>
      <w:r>
        <w:t>.</w:t>
      </w:r>
    </w:p>
    <w:p w14:paraId="78D35A39" w14:textId="31313210" w:rsidR="00D94D36" w:rsidRDefault="00D94D36" w:rsidP="00D94D36">
      <w:pPr>
        <w:pStyle w:val="Heading3"/>
      </w:pPr>
      <w:bookmarkStart w:id="1381" w:name="_Toc459399295"/>
      <w:r>
        <w:t>December 20 (21) / Koiak 24: St. Ignatius of Antioch</w:t>
      </w:r>
    </w:p>
    <w:p w14:paraId="2887E1AE" w14:textId="14F194FE" w:rsidR="00D94D36" w:rsidRDefault="00D94D36" w:rsidP="00D94D36">
      <w:pPr>
        <w:pStyle w:val="Heading4"/>
      </w:pPr>
      <w:bookmarkStart w:id="1382" w:name="_Ref472885708"/>
      <w:r>
        <w:t>The Doxology of St. Ignatius</w:t>
      </w:r>
      <w:r>
        <w:rPr>
          <w:rStyle w:val="FootnoteReference"/>
        </w:rPr>
        <w:footnoteReference w:id="966"/>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381"/>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025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025C">
        <w:rPr>
          <w:noProof/>
        </w:rPr>
        <w:t>906</w:t>
      </w:r>
      <w:r w:rsidR="002409EF">
        <w:fldChar w:fldCharType="end"/>
      </w:r>
      <w:r>
        <w:t>.</w:t>
      </w:r>
    </w:p>
    <w:p w14:paraId="600875E0" w14:textId="77777777" w:rsidR="00FF5FF3" w:rsidRDefault="00FF5FF3" w:rsidP="00FF5FF3">
      <w:pPr>
        <w:pStyle w:val="Heading3"/>
      </w:pPr>
      <w:bookmarkStart w:id="1383" w:name="_Toc459399296"/>
      <w:r>
        <w:t>December 21 (22) / Koiak 25: St. John Kami</w:t>
      </w:r>
      <w:bookmarkEnd w:id="1383"/>
    </w:p>
    <w:p w14:paraId="3F9EF92D" w14:textId="77777777" w:rsidR="00810F04" w:rsidRPr="00810F04" w:rsidRDefault="00810F04" w:rsidP="00810F04">
      <w:pPr>
        <w:pStyle w:val="Heading4"/>
      </w:pPr>
      <w:bookmarkStart w:id="1384" w:name="_Ref434491108"/>
      <w:r>
        <w:t>The Doxology for St. John Kami</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85" w:name="_Toc459399297"/>
      <w:r>
        <w:t>December 24 (25) / Koiak 28: Nativity Preparation Day</w:t>
      </w:r>
      <w:bookmarkEnd w:id="138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86" w:name="_Ref434477504"/>
      <w:r>
        <w:t>The Doxology</w:t>
      </w:r>
      <w:r w:rsidR="00E21EA3">
        <w:t xml:space="preserve"> for the Preparation Day of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87"/>
            <w:r>
              <w:t>Theotokos</w:t>
            </w:r>
            <w:commentRangeEnd w:id="1387"/>
            <w:r>
              <w:rPr>
                <w:rStyle w:val="CommentReference"/>
                <w:rFonts w:ascii="Times New Roman" w:eastAsiaTheme="minorHAnsi" w:hAnsi="Times New Roman" w:cstheme="minorBidi"/>
                <w:color w:val="auto"/>
              </w:rPr>
              <w:commentReference w:id="1387"/>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388" w:name="_Toc459399298"/>
      <w:r>
        <w:t>December 25 (26) / Koiak 29: The Feast of the Nativity</w:t>
      </w:r>
      <w:bookmarkEnd w:id="138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89" w:name="_Ref434477532"/>
      <w:r>
        <w:t xml:space="preserve">The </w:t>
      </w:r>
      <w:r w:rsidR="00C33BEB">
        <w:t xml:space="preserve">First </w:t>
      </w:r>
      <w:r>
        <w:t>Doxology</w:t>
      </w:r>
      <w:r w:rsidR="00C33BEB">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90" w:name="_Ref434477542"/>
      <w:r>
        <w:t>The Second Doxology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91"/>
            <w:r>
              <w:t xml:space="preserve">rescued </w:t>
            </w:r>
            <w:commentRangeEnd w:id="1391"/>
            <w:r>
              <w:rPr>
                <w:rStyle w:val="CommentReference"/>
                <w:rFonts w:ascii="Times New Roman" w:eastAsiaTheme="minorHAnsi" w:hAnsi="Times New Roman" w:cstheme="minorBidi"/>
                <w:color w:val="auto"/>
              </w:rPr>
              <w:commentReference w:id="1391"/>
            </w:r>
            <w:r>
              <w:t>and saved us,</w:t>
            </w:r>
          </w:p>
          <w:p w14:paraId="372D1056" w14:textId="77777777" w:rsidR="00C33BEB" w:rsidRDefault="00C33BEB" w:rsidP="00C33BEB">
            <w:pPr>
              <w:pStyle w:val="EngHangEnd"/>
            </w:pPr>
            <w:commentRangeStart w:id="1392"/>
            <w:r>
              <w:t xml:space="preserve">We </w:t>
            </w:r>
            <w:commentRangeEnd w:id="1392"/>
            <w:r>
              <w:rPr>
                <w:rStyle w:val="CommentReference"/>
                <w:rFonts w:ascii="Times New Roman" w:eastAsiaTheme="minorHAnsi" w:hAnsi="Times New Roman" w:cstheme="minorBidi"/>
                <w:color w:val="auto"/>
              </w:rPr>
              <w:commentReference w:id="139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93" w:name="_Ref434477554"/>
      <w:r>
        <w:t>The Third Doxology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94" w:name="_Ref434475057"/>
      <w:r>
        <w:t>The Sunday Psali Adam</w:t>
      </w:r>
      <w:r w:rsidR="006C1B94">
        <w:t xml:space="preserve"> for Nativity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95" w:name="_Ref434475083"/>
      <w:r>
        <w:t>The Monday Psali Adam</w:t>
      </w:r>
      <w:r w:rsidR="006C1B94">
        <w:t xml:space="preserve"> for Nativity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6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96" w:name="_Ref434475102"/>
      <w:r>
        <w:t>The Tuesday Psali Adam</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97"/>
            <w:r>
              <w:t xml:space="preserve">Shone </w:t>
            </w:r>
            <w:commentRangeEnd w:id="1397"/>
            <w:r>
              <w:rPr>
                <w:rStyle w:val="CommentReference"/>
              </w:rPr>
              <w:commentReference w:id="139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98"/>
            <w:r>
              <w:t>All</w:t>
            </w:r>
            <w:commentRangeEnd w:id="1398"/>
            <w:r>
              <w:rPr>
                <w:rStyle w:val="CommentReference"/>
              </w:rPr>
              <w:commentReference w:id="139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99"/>
            <w:r>
              <w:t>seals</w:t>
            </w:r>
            <w:commentRangeEnd w:id="1399"/>
            <w:r>
              <w:rPr>
                <w:rStyle w:val="CommentReference"/>
              </w:rPr>
              <w:commentReference w:id="139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00"/>
            <w:r>
              <w:t>Tetra</w:t>
            </w:r>
            <w:commentRangeEnd w:id="1400"/>
            <w:r>
              <w:rPr>
                <w:rStyle w:val="CommentReference"/>
              </w:rPr>
              <w:commentReference w:id="140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01"/>
            <w:r>
              <w:t xml:space="preserve">flaming </w:t>
            </w:r>
            <w:commentRangeEnd w:id="1401"/>
            <w:r>
              <w:rPr>
                <w:rStyle w:val="CommentReference"/>
              </w:rPr>
              <w:commentReference w:id="140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02"/>
            <w:r>
              <w:t>disease</w:t>
            </w:r>
            <w:commentRangeEnd w:id="1402"/>
            <w:r>
              <w:rPr>
                <w:rStyle w:val="CommentReference"/>
              </w:rPr>
              <w:commentReference w:id="140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03" w:name="_Ref434475128"/>
      <w:r>
        <w:t>The Wednesday Psali Batos</w:t>
      </w:r>
      <w:r w:rsidR="006C1B94">
        <w:t xml:space="preserve"> for Nativity</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04" w:name="_Ref434475150"/>
      <w:r>
        <w:t>The Thursday Psali Batos</w:t>
      </w:r>
      <w:r w:rsidR="006C1B94">
        <w:t xml:space="preserve"> for Nativity</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05"/>
            <w:r>
              <w:t xml:space="preserve">Isaiah </w:t>
            </w:r>
            <w:commentRangeEnd w:id="1405"/>
            <w:r>
              <w:rPr>
                <w:rStyle w:val="CommentReference"/>
              </w:rPr>
              <w:commentReference w:id="140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06" w:name="_Ref434475177"/>
      <w:r>
        <w:t>The Friday Psali Batos</w:t>
      </w:r>
      <w:r w:rsidR="006C1B94">
        <w:t xml:space="preserve"> for Nativity</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07" w:name="_Ref434475196"/>
      <w:r>
        <w:t>The Saturday Psali Batos</w:t>
      </w:r>
      <w:r w:rsidR="006C1B94">
        <w:t xml:space="preserve"> for Nativity</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08"/>
            <w:r>
              <w:t>For I cannot speak.</w:t>
            </w:r>
            <w:commentRangeEnd w:id="1408"/>
            <w:r>
              <w:rPr>
                <w:rStyle w:val="CommentReference"/>
              </w:rPr>
              <w:commentReference w:id="140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09" w:name="_Toc459399299"/>
      <w:r>
        <w:t>December 26 (27) / Koiak 30: The Second Day of the Feast of the Nativity</w:t>
      </w:r>
      <w:bookmarkEnd w:id="140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10" w:name="_Ref434561401"/>
      <w:bookmarkStart w:id="1411" w:name="_Toc459399300"/>
      <w:r>
        <w:t>December 27 (28) / Tobi 1: St. Stephen Day</w:t>
      </w:r>
      <w:bookmarkEnd w:id="1410"/>
      <w:bookmarkEnd w:id="1411"/>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025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025C">
        <w:rPr>
          <w:noProof/>
        </w:rPr>
        <w:t>568</w:t>
      </w:r>
      <w:r w:rsidR="002409EF">
        <w:fldChar w:fldCharType="end"/>
      </w:r>
      <w:r w:rsidR="002409EF">
        <w:t>.</w:t>
      </w:r>
    </w:p>
    <w:p w14:paraId="3C6CAB04" w14:textId="77777777" w:rsidR="00073003" w:rsidRDefault="00073003" w:rsidP="00073003">
      <w:pPr>
        <w:pStyle w:val="Heading3"/>
      </w:pPr>
      <w:bookmarkStart w:id="1412" w:name="_Toc459399301"/>
      <w:r>
        <w:t>December 29 (30) / Tobi 3: The One Hundred and Forty Four Thousand</w:t>
      </w:r>
      <w:bookmarkEnd w:id="1412"/>
    </w:p>
    <w:p w14:paraId="2FE981A9" w14:textId="77777777" w:rsidR="00073003" w:rsidRDefault="00073003" w:rsidP="00073003">
      <w:pPr>
        <w:pStyle w:val="Heading4"/>
      </w:pPr>
      <w:bookmarkStart w:id="1413" w:name="_Ref434488616"/>
      <w:r>
        <w:t>The Doxology</w:t>
      </w:r>
      <w:r w:rsidR="00B46E6E">
        <w:t xml:space="preserve"> for the One Hundred and Forty Four Thousand</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6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6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14" w:name="_Ref434564016"/>
      <w:bookmarkStart w:id="1415" w:name="_Toc459399302"/>
      <w:r>
        <w:t>December 30 (31) / Tobi 4: St. John the Evangelist</w:t>
      </w:r>
      <w:bookmarkEnd w:id="1414"/>
      <w:bookmarkEnd w:id="1415"/>
    </w:p>
    <w:p w14:paraId="3C0BCC81" w14:textId="77777777" w:rsidR="00FF5FF3" w:rsidRDefault="00FF5FF3" w:rsidP="00FF5FF3">
      <w:pPr>
        <w:pStyle w:val="Heading4"/>
      </w:pPr>
      <w:bookmarkStart w:id="1416" w:name="_Ref434488768"/>
      <w:r>
        <w:t>The Doxology</w:t>
      </w:r>
      <w:r w:rsidR="00B46E6E">
        <w:t xml:space="preserve"> for</w:t>
      </w:r>
      <w:r w:rsidR="00BC160E">
        <w:t xml:space="preserve"> St. John the Evangelist</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17"/>
            <w:r>
              <w:t>Zebulun</w:t>
            </w:r>
            <w:commentRangeEnd w:id="1417"/>
            <w:r>
              <w:rPr>
                <w:rStyle w:val="FootnoteReference"/>
              </w:rPr>
              <w:footnoteReference w:id="970"/>
            </w:r>
            <w:r>
              <w:rPr>
                <w:rStyle w:val="CommentReference"/>
                <w:rFonts w:ascii="Times New Roman" w:eastAsiaTheme="minorHAnsi" w:hAnsi="Times New Roman" w:cstheme="minorBidi"/>
                <w:color w:val="auto"/>
              </w:rPr>
              <w:commentReference w:id="141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7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18" w:name="_Toc410196204"/>
      <w:bookmarkStart w:id="1419" w:name="_Toc410196446"/>
      <w:bookmarkStart w:id="1420" w:name="_Toc410196948"/>
      <w:bookmarkStart w:id="1421" w:name="_Toc459399205"/>
      <w:bookmarkStart w:id="1422" w:name="January"/>
      <w:bookmarkEnd w:id="1336"/>
      <w:bookmarkEnd w:id="1356"/>
      <w:bookmarkEnd w:id="1357"/>
      <w:bookmarkEnd w:id="1358"/>
      <w:r>
        <w:t>January</w:t>
      </w:r>
      <w:bookmarkEnd w:id="1418"/>
      <w:bookmarkEnd w:id="1419"/>
      <w:bookmarkEnd w:id="1420"/>
      <w:r w:rsidR="00FF5FF3">
        <w:t xml:space="preserve"> or </w:t>
      </w:r>
      <w:r w:rsidR="00FF5FF3">
        <w:rPr>
          <w:rFonts w:ascii="FreeSerifAvvaShenouda" w:hAnsi="FreeSerifAvvaShenouda" w:cs="FreeSerifAvvaShenouda"/>
        </w:rPr>
        <w:t>Ⲧⲱⲃⲓ</w:t>
      </w:r>
      <w:bookmarkEnd w:id="1421"/>
    </w:p>
    <w:bookmarkStart w:id="1423" w:name="_Toc410196205" w:displacedByCustomXml="next"/>
    <w:bookmarkStart w:id="1424" w:name="_Toc410196447" w:displacedByCustomXml="next"/>
    <w:bookmarkStart w:id="1425"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89025C">
              <w:rPr>
                <w:noProof/>
                <w:webHidden/>
              </w:rPr>
              <w:t>730</w:t>
            </w:r>
            <w:r w:rsidR="00513E2D">
              <w:rPr>
                <w:noProof/>
                <w:webHidden/>
              </w:rPr>
              <w:fldChar w:fldCharType="end"/>
            </w:r>
          </w:hyperlink>
        </w:p>
        <w:p w14:paraId="1992FF60" w14:textId="7DEE76A1" w:rsidR="00513E2D" w:rsidRDefault="00513992">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89025C">
              <w:rPr>
                <w:noProof/>
                <w:webHidden/>
              </w:rPr>
              <w:t>739</w:t>
            </w:r>
            <w:r w:rsidR="00513E2D">
              <w:rPr>
                <w:noProof/>
                <w:webHidden/>
              </w:rPr>
              <w:fldChar w:fldCharType="end"/>
            </w:r>
          </w:hyperlink>
        </w:p>
        <w:p w14:paraId="375BD2AD" w14:textId="711BA54A" w:rsidR="00513E2D" w:rsidRDefault="00513992">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89025C">
              <w:rPr>
                <w:noProof/>
                <w:webHidden/>
              </w:rPr>
              <w:t>771</w:t>
            </w:r>
            <w:r w:rsidR="00513E2D">
              <w:rPr>
                <w:noProof/>
                <w:webHidden/>
              </w:rPr>
              <w:fldChar w:fldCharType="end"/>
            </w:r>
          </w:hyperlink>
        </w:p>
        <w:p w14:paraId="58AE17A7" w14:textId="54115BBE" w:rsidR="00513E2D" w:rsidRDefault="00513992">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29CE5595" w14:textId="5303C342" w:rsidR="00513E2D" w:rsidRDefault="00513992">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6BB60EE4" w14:textId="44034C20" w:rsidR="00513E2D" w:rsidRDefault="00513992">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89025C">
              <w:rPr>
                <w:noProof/>
                <w:webHidden/>
              </w:rPr>
              <w:t>773</w:t>
            </w:r>
            <w:r w:rsidR="00513E2D">
              <w:rPr>
                <w:noProof/>
                <w:webHidden/>
              </w:rPr>
              <w:fldChar w:fldCharType="end"/>
            </w:r>
          </w:hyperlink>
        </w:p>
        <w:p w14:paraId="426631E5" w14:textId="17457497" w:rsidR="00513E2D" w:rsidRDefault="00513992">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89025C">
              <w:rPr>
                <w:noProof/>
                <w:webHidden/>
              </w:rPr>
              <w:t>782</w:t>
            </w:r>
            <w:r w:rsidR="00513E2D">
              <w:rPr>
                <w:noProof/>
                <w:webHidden/>
              </w:rPr>
              <w:fldChar w:fldCharType="end"/>
            </w:r>
          </w:hyperlink>
        </w:p>
        <w:p w14:paraId="6594FBC6" w14:textId="4CB010C4" w:rsidR="00513E2D" w:rsidRDefault="00513992">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89025C">
              <w:rPr>
                <w:noProof/>
                <w:webHidden/>
              </w:rPr>
              <w:t>784</w:t>
            </w:r>
            <w:r w:rsidR="00513E2D">
              <w:rPr>
                <w:noProof/>
                <w:webHidden/>
              </w:rPr>
              <w:fldChar w:fldCharType="end"/>
            </w:r>
          </w:hyperlink>
        </w:p>
        <w:p w14:paraId="1F8BD61D" w14:textId="62A23D3D" w:rsidR="00513E2D" w:rsidRDefault="00513992">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89025C">
              <w:rPr>
                <w:noProof/>
                <w:webHidden/>
              </w:rPr>
              <w:t>785</w:t>
            </w:r>
            <w:r w:rsidR="00513E2D">
              <w:rPr>
                <w:noProof/>
                <w:webHidden/>
              </w:rPr>
              <w:fldChar w:fldCharType="end"/>
            </w:r>
          </w:hyperlink>
        </w:p>
        <w:p w14:paraId="52A1E1B0" w14:textId="763F2216" w:rsidR="00513E2D" w:rsidRDefault="00513992">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89025C">
              <w:rPr>
                <w:noProof/>
                <w:webHidden/>
              </w:rPr>
              <w:t>786</w:t>
            </w:r>
            <w:r w:rsidR="00513E2D">
              <w:rPr>
                <w:noProof/>
                <w:webHidden/>
              </w:rPr>
              <w:fldChar w:fldCharType="end"/>
            </w:r>
          </w:hyperlink>
        </w:p>
        <w:p w14:paraId="275BFDE6" w14:textId="2913EA9B" w:rsidR="00513E2D" w:rsidRDefault="00513992">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89025C">
              <w:rPr>
                <w:noProof/>
                <w:webHidden/>
              </w:rPr>
              <w:t>787</w:t>
            </w:r>
            <w:r w:rsidR="00513E2D">
              <w:rPr>
                <w:noProof/>
                <w:webHidden/>
              </w:rPr>
              <w:fldChar w:fldCharType="end"/>
            </w:r>
          </w:hyperlink>
        </w:p>
        <w:p w14:paraId="0F2815AF" w14:textId="592C2846" w:rsidR="00513E2D" w:rsidRDefault="00513992">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0FD485BC" w14:textId="5FF11D41" w:rsidR="00513E2D" w:rsidRDefault="00513992">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671B48BF" w14:textId="463696A8" w:rsidR="00513E2D" w:rsidRDefault="00513992">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1CC2C438" w14:textId="76819967" w:rsidR="00513E2D" w:rsidRDefault="00513992">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76EE6358" w14:textId="0BA97088" w:rsidR="00513E2D" w:rsidRDefault="00513992">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266205B" w14:textId="30903081" w:rsidR="00513E2D" w:rsidRDefault="00513992">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12F4006E" w14:textId="213B3219" w:rsidR="00513E2D" w:rsidRDefault="00513992">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5C1265F" w14:textId="7F4B737D" w:rsidR="00513E2D" w:rsidRDefault="00513992">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89025C">
              <w:rPr>
                <w:noProof/>
                <w:webHidden/>
              </w:rPr>
              <w:t>791</w:t>
            </w:r>
            <w:r w:rsidR="00513E2D">
              <w:rPr>
                <w:noProof/>
                <w:webHidden/>
              </w:rPr>
              <w:fldChar w:fldCharType="end"/>
            </w:r>
          </w:hyperlink>
        </w:p>
        <w:p w14:paraId="4DE9DD02" w14:textId="20ADFA79" w:rsidR="00513E2D" w:rsidRDefault="00513992">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89025C">
              <w:rPr>
                <w:noProof/>
                <w:webHidden/>
              </w:rPr>
              <w:t>792</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26" w:name="_Toc459399303"/>
      <w:r>
        <w:rPr>
          <w:lang w:val="en-US"/>
        </w:rPr>
        <w:t>January 1 (2) / Tobi 6</w:t>
      </w:r>
      <w:r w:rsidR="00FF5FF3">
        <w:rPr>
          <w:lang w:val="en-US"/>
        </w:rPr>
        <w:t xml:space="preserve">: The Feast of the </w:t>
      </w:r>
      <w:r w:rsidR="00495F1A">
        <w:t>Circumcision</w:t>
      </w:r>
      <w:bookmarkEnd w:id="1425"/>
      <w:bookmarkEnd w:id="1424"/>
      <w:bookmarkEnd w:id="1423"/>
      <w:bookmarkEnd w:id="1426"/>
    </w:p>
    <w:p w14:paraId="1387E376" w14:textId="77777777" w:rsidR="00FF5FF3" w:rsidRDefault="00FF5FF3" w:rsidP="00FF5FF3">
      <w:pPr>
        <w:pStyle w:val="Heading4"/>
      </w:pPr>
      <w:bookmarkStart w:id="1427" w:name="_Ref434477590"/>
      <w:r>
        <w:t>The Doxology</w:t>
      </w:r>
      <w:r w:rsidR="00E21EA3">
        <w:t xml:space="preserve"> for the Circumcision</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28"/>
            <w:r>
              <w:t xml:space="preserve">Christian </w:t>
            </w:r>
            <w:commentRangeEnd w:id="1428"/>
            <w:r>
              <w:rPr>
                <w:rStyle w:val="CommentReference"/>
                <w:rFonts w:ascii="Times New Roman" w:eastAsiaTheme="minorHAnsi" w:hAnsi="Times New Roman" w:cstheme="minorBidi"/>
                <w:color w:val="auto"/>
              </w:rPr>
              <w:commentReference w:id="142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29" w:name="_Ref434475229"/>
      <w:r>
        <w:t>The Psali Adam</w:t>
      </w:r>
      <w:r w:rsidR="006C1B94">
        <w:t xml:space="preserve"> for the Circumcision</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30"/>
            <w:r>
              <w:t xml:space="preserve">Victorious </w:t>
            </w:r>
            <w:commentRangeEnd w:id="1430"/>
            <w:r>
              <w:rPr>
                <w:rStyle w:val="CommentReference"/>
              </w:rPr>
              <w:commentReference w:id="143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31" w:name="_Ref434475252"/>
      <w:r>
        <w:t>The Psali Batos</w:t>
      </w:r>
      <w:r w:rsidR="006C1B94">
        <w:t xml:space="preserve"> for the Circumcision</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32"/>
            <w:r>
              <w:t>divinity</w:t>
            </w:r>
            <w:commentRangeEnd w:id="1432"/>
            <w:r>
              <w:rPr>
                <w:rStyle w:val="CommentReference"/>
              </w:rPr>
              <w:commentReference w:id="143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33" w:name="_Toc410196206"/>
      <w:bookmarkStart w:id="1434" w:name="_Toc410196448"/>
      <w:bookmarkStart w:id="1435" w:name="_Toc410196950"/>
      <w:bookmarkStart w:id="1436" w:name="_Toc459399304"/>
      <w:r>
        <w:t xml:space="preserve">January 6 (7) / Tobi 11: The Feast of </w:t>
      </w:r>
      <w:r w:rsidR="00495F1A">
        <w:t>Theophany</w:t>
      </w:r>
      <w:bookmarkEnd w:id="1433"/>
      <w:bookmarkEnd w:id="1434"/>
      <w:bookmarkEnd w:id="1435"/>
      <w:bookmarkEnd w:id="1436"/>
    </w:p>
    <w:p w14:paraId="322B4F7B" w14:textId="77777777" w:rsidR="00FF5FF3" w:rsidRDefault="00430630" w:rsidP="00FF5FF3">
      <w:pPr>
        <w:pStyle w:val="Heading4"/>
      </w:pPr>
      <w:bookmarkStart w:id="1437" w:name="_Ref434477630"/>
      <w:r>
        <w:t>An</w:t>
      </w:r>
      <w:r w:rsidR="00FF5FF3">
        <w:t xml:space="preserve"> </w:t>
      </w:r>
      <w:r>
        <w:t xml:space="preserve">Abridged </w:t>
      </w:r>
      <w:r w:rsidR="00FF5FF3">
        <w:t>Doxology</w:t>
      </w:r>
      <w:r w:rsidR="00E21EA3">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38" w:name="_Ref434477641"/>
      <w:r>
        <w:t>The First Doxology for Theophany</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39" w:name="_Ref434477660"/>
      <w:r>
        <w:t>The Second Doxology for Theophany</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40" w:name="_Ref434475280"/>
      <w:r>
        <w:t>The Sunday Psali Adam</w:t>
      </w:r>
      <w:r w:rsidR="006C1B94">
        <w:t xml:space="preserve"> for Theophany</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41"/>
            <w:r>
              <w:t xml:space="preserve">confirm </w:t>
            </w:r>
            <w:commentRangeEnd w:id="1441"/>
            <w:r>
              <w:rPr>
                <w:rStyle w:val="CommentReference"/>
              </w:rPr>
              <w:commentReference w:id="144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42"/>
            <w:r>
              <w:t>ⲛ̀ϫⲉ</w:t>
            </w:r>
            <w:commentRangeEnd w:id="1442"/>
            <w:r>
              <w:rPr>
                <w:rStyle w:val="CommentReference"/>
                <w:rFonts w:ascii="Times New Roman" w:hAnsi="Times New Roman"/>
              </w:rPr>
              <w:commentReference w:id="144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43"/>
            <w:r>
              <w:t>moved</w:t>
            </w:r>
            <w:commentRangeEnd w:id="1443"/>
            <w:r>
              <w:rPr>
                <w:rStyle w:val="CommentReference"/>
              </w:rPr>
              <w:commentReference w:id="144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44"/>
            <w:r>
              <w:t>thrice holy,</w:t>
            </w:r>
            <w:commentRangeEnd w:id="1444"/>
            <w:r>
              <w:rPr>
                <w:rStyle w:val="CommentReference"/>
              </w:rPr>
              <w:commentReference w:id="144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45" w:name="_Ref434475309"/>
      <w:r>
        <w:t>The Monday Psali Adam</w:t>
      </w:r>
      <w:r w:rsidR="006C1B94">
        <w:t xml:space="preserve"> for Theophany</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46"/>
            <w:r>
              <w:t xml:space="preserve">Ⲓⲱⲁⲛⲛⲟⲩ </w:t>
            </w:r>
            <w:commentRangeEnd w:id="1446"/>
            <w:r>
              <w:rPr>
                <w:rStyle w:val="CommentReference"/>
                <w:rFonts w:ascii="Times New Roman" w:hAnsi="Times New Roman"/>
              </w:rPr>
              <w:commentReference w:id="144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47"/>
            <w:r>
              <w:rPr>
                <w:rFonts w:eastAsia="Arial Unicode MS" w:cs="FreeSerifAvvaShenouda"/>
              </w:rPr>
              <w:t>ⲛⲓϯϩⲟ</w:t>
            </w:r>
            <w:commentRangeEnd w:id="1447"/>
            <w:r>
              <w:rPr>
                <w:rStyle w:val="CommentReference"/>
                <w:rFonts w:ascii="Times New Roman" w:hAnsi="Times New Roman"/>
              </w:rPr>
              <w:commentReference w:id="144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48" w:name="_Ref434475331"/>
      <w:r>
        <w:t>The Tuesday Psali Adam</w:t>
      </w:r>
      <w:r w:rsidR="006C1B94">
        <w:t xml:space="preserve"> for Theophany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49"/>
            <w:r>
              <w:t>ⲫⲏ</w:t>
            </w:r>
            <w:commentRangeEnd w:id="1449"/>
            <w:r>
              <w:rPr>
                <w:rStyle w:val="CommentReference"/>
                <w:rFonts w:ascii="Times New Roman" w:hAnsi="Times New Roman"/>
              </w:rPr>
              <w:commentReference w:id="144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50"/>
            <w:r>
              <w:t>ϯⲥⲩⲛⲧⲉⲗⲓⲁ</w:t>
            </w:r>
            <w:commentRangeEnd w:id="1450"/>
            <w:r>
              <w:rPr>
                <w:rStyle w:val="CommentReference"/>
                <w:rFonts w:ascii="Times New Roman" w:hAnsi="Times New Roman"/>
              </w:rPr>
              <w:commentReference w:id="145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51" w:name="_Ref434475362"/>
      <w:r>
        <w:t>The Wednesday Psali Batos</w:t>
      </w:r>
      <w:r w:rsidR="006C1B94">
        <w:t xml:space="preserve"> for Theophany</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72"/>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52" w:name="_Ref434475388"/>
      <w:r>
        <w:t>The Thursday Psali Batos</w:t>
      </w:r>
      <w:r w:rsidR="006C1B94">
        <w:t xml:space="preserve"> for Theophany</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53" w:name="_Ref434475411"/>
      <w:r>
        <w:t>The Friday Psali Batos</w:t>
      </w:r>
      <w:r w:rsidR="006C1B94">
        <w:t xml:space="preserve"> for Theophany</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54" w:name="_Ref434475434"/>
      <w:r>
        <w:t>The Saturday Psali Batos</w:t>
      </w:r>
      <w:r w:rsidR="006C1B94">
        <w:t xml:space="preserve"> for Theophany</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55"/>
            <w:r>
              <w:t>liberty</w:t>
            </w:r>
            <w:commentRangeEnd w:id="1455"/>
            <w:r>
              <w:rPr>
                <w:rStyle w:val="CommentReference"/>
              </w:rPr>
              <w:commentReference w:id="145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56"/>
            <w:r>
              <w:t xml:space="preserve">confirm </w:t>
            </w:r>
            <w:commentRangeEnd w:id="1456"/>
            <w:r>
              <w:rPr>
                <w:rStyle w:val="CommentReference"/>
              </w:rPr>
              <w:commentReference w:id="145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57" w:name="_Toc459399305"/>
      <w:r>
        <w:t>January 7 (8) / Tobi 12</w:t>
      </w:r>
      <w:r w:rsidR="001225FA">
        <w:t xml:space="preserve">: </w:t>
      </w:r>
      <w:r>
        <w:t>The Second Day of the Feast of Theophany</w:t>
      </w:r>
      <w:bookmarkEnd w:id="145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58" w:name="_Toc459399306"/>
      <w:r>
        <w:t>January 7 (8) / Tobi 12</w:t>
      </w:r>
      <w:r w:rsidR="001225FA">
        <w:t xml:space="preserve">: </w:t>
      </w:r>
      <w:r>
        <w:t>Also the Commemoration of Archangel Michael</w:t>
      </w:r>
      <w:bookmarkEnd w:id="1458"/>
    </w:p>
    <w:p w14:paraId="1CA7FD98" w14:textId="77777777" w:rsidR="0089025C" w:rsidRDefault="00191A26" w:rsidP="0082304E">
      <w:pPr>
        <w:pStyle w:val="Heading4"/>
      </w:pPr>
      <w:bookmarkStart w:id="1459" w:name="_Toc410196207"/>
      <w:bookmarkStart w:id="1460" w:name="_Toc410196449"/>
      <w:bookmarkStart w:id="1461" w:name="_Toc410196951"/>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D6D869" w14:textId="77777777" w:rsidTr="0082304E">
        <w:trPr>
          <w:cantSplit/>
          <w:jc w:val="center"/>
        </w:trPr>
        <w:tc>
          <w:tcPr>
            <w:tcW w:w="288" w:type="dxa"/>
          </w:tcPr>
          <w:p w14:paraId="73B86C15" w14:textId="77777777" w:rsidR="0089025C" w:rsidRDefault="0089025C" w:rsidP="0082304E">
            <w:pPr>
              <w:pStyle w:val="CopticCross"/>
            </w:pPr>
          </w:p>
        </w:tc>
        <w:tc>
          <w:tcPr>
            <w:tcW w:w="3960" w:type="dxa"/>
          </w:tcPr>
          <w:p w14:paraId="051766DB" w14:textId="77777777" w:rsidR="0089025C" w:rsidRDefault="0089025C" w:rsidP="00C83ECE">
            <w:pPr>
              <w:pStyle w:val="EngHang"/>
            </w:pPr>
            <w:r>
              <w:t>Through the intercessions</w:t>
            </w:r>
          </w:p>
          <w:p w14:paraId="6DD19189" w14:textId="77777777" w:rsidR="0089025C" w:rsidRDefault="0089025C" w:rsidP="00C83ECE">
            <w:pPr>
              <w:pStyle w:val="EngHang"/>
            </w:pPr>
            <w:r>
              <w:t>Of the Four Incorporeal Beasts,</w:t>
            </w:r>
          </w:p>
          <w:p w14:paraId="1BC91488" w14:textId="77777777" w:rsidR="0089025C" w:rsidRDefault="0089025C" w:rsidP="00C83ECE">
            <w:pPr>
              <w:pStyle w:val="EngHang"/>
            </w:pPr>
            <w:r>
              <w:t>The ministering flames of fire,</w:t>
            </w:r>
          </w:p>
          <w:p w14:paraId="0C255E48" w14:textId="77777777" w:rsidR="0089025C" w:rsidRDefault="0089025C" w:rsidP="0082304E">
            <w:pPr>
              <w:pStyle w:val="EngHangEnd"/>
            </w:pPr>
            <w:r>
              <w:t>O Lord, grant us the forgiveness of our sins.</w:t>
            </w:r>
          </w:p>
        </w:tc>
        <w:tc>
          <w:tcPr>
            <w:tcW w:w="288" w:type="dxa"/>
          </w:tcPr>
          <w:p w14:paraId="109E9E77" w14:textId="77777777" w:rsidR="0089025C" w:rsidRDefault="0089025C" w:rsidP="0082304E"/>
        </w:tc>
        <w:tc>
          <w:tcPr>
            <w:tcW w:w="288" w:type="dxa"/>
          </w:tcPr>
          <w:p w14:paraId="3031F873" w14:textId="77777777" w:rsidR="0089025C" w:rsidRDefault="0089025C" w:rsidP="0082304E">
            <w:pPr>
              <w:pStyle w:val="CopticCross"/>
            </w:pPr>
          </w:p>
        </w:tc>
        <w:tc>
          <w:tcPr>
            <w:tcW w:w="3960" w:type="dxa"/>
          </w:tcPr>
          <w:p w14:paraId="0815169E" w14:textId="77777777" w:rsidR="0089025C" w:rsidRDefault="0089025C" w:rsidP="00C83ECE">
            <w:pPr>
              <w:pStyle w:val="CopticVersemulti-line"/>
            </w:pPr>
            <w:r>
              <w:t>Ϩⲓⲧⲉⲛ ⲛⲓⲡ̀ⲣⲉⲥⲃⲓⲁ̀</w:t>
            </w:r>
          </w:p>
          <w:p w14:paraId="2C115FC6" w14:textId="77777777" w:rsidR="0089025C" w:rsidRDefault="0089025C" w:rsidP="00C83ECE">
            <w:pPr>
              <w:pStyle w:val="CopticVersemulti-line"/>
            </w:pPr>
            <w:r>
              <w:t>ⲛ̀ⲧⲉ ⲡⲓϥ̀ⲧⲟⲩ ⲛ̀ⲍⲱⲟⲛ ⲛ̀ⲁⲥⲱⲙⲁⲧⲟⲥ</w:t>
            </w:r>
          </w:p>
          <w:p w14:paraId="3194077F" w14:textId="77777777" w:rsidR="0089025C" w:rsidRDefault="0089025C" w:rsidP="00C83ECE">
            <w:pPr>
              <w:pStyle w:val="CopticVersemulti-line"/>
            </w:pPr>
            <w:r>
              <w:t>ⲛ̀ⲗⲓⲧⲟⲩⲣⲅⲟⲥ ⲛ̀ϣⲁϩ ⲛ̀ⲭ̀ⲣⲟⲙ:</w:t>
            </w:r>
          </w:p>
          <w:p w14:paraId="16F06171" w14:textId="77777777" w:rsidR="0089025C" w:rsidRPr="00C35319" w:rsidRDefault="0089025C" w:rsidP="00C83ECE">
            <w:pPr>
              <w:pStyle w:val="CopticHangingVerse"/>
            </w:pPr>
            <w:r>
              <w:t>Ⲡϭⲟⲓⲥ ⲁⲣⲓϩ̀ⲙⲟⲧ ⲛⲁⲛ ⲙ̀ⲡⲓⲭⲱ ⲉ̀ⲃⲟⲗ ⲛ̀ⲧⲉ ⲛⲉⲛⲛⲟⲃⲓ.</w:t>
            </w:r>
          </w:p>
        </w:tc>
      </w:tr>
    </w:tbl>
    <w:p w14:paraId="3338FC0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3DB042D6" w14:textId="77777777" w:rsidTr="00C83ECE">
        <w:trPr>
          <w:cantSplit/>
          <w:jc w:val="center"/>
        </w:trPr>
        <w:tc>
          <w:tcPr>
            <w:tcW w:w="288" w:type="dxa"/>
          </w:tcPr>
          <w:p w14:paraId="2C286D42" w14:textId="77777777" w:rsidR="0089025C" w:rsidRDefault="0089025C" w:rsidP="00C83ECE">
            <w:pPr>
              <w:pStyle w:val="CopticCross"/>
            </w:pPr>
          </w:p>
        </w:tc>
        <w:tc>
          <w:tcPr>
            <w:tcW w:w="3960" w:type="dxa"/>
          </w:tcPr>
          <w:p w14:paraId="25F44DFA" w14:textId="77777777" w:rsidR="0089025C" w:rsidRDefault="0089025C" w:rsidP="00C83ECE">
            <w:pPr>
              <w:pStyle w:val="EngHang"/>
            </w:pPr>
            <w:r>
              <w:t>Hail to the four incorporeal living beasts,</w:t>
            </w:r>
          </w:p>
          <w:p w14:paraId="286030DC" w14:textId="77777777" w:rsidR="0089025C" w:rsidRDefault="0089025C" w:rsidP="00C83ECE">
            <w:pPr>
              <w:pStyle w:val="EngHang"/>
            </w:pPr>
            <w:r>
              <w:t>Carrying the throne of God,</w:t>
            </w:r>
          </w:p>
          <w:p w14:paraId="0D3F34E0" w14:textId="77777777" w:rsidR="0089025C" w:rsidRDefault="0089025C" w:rsidP="00C83ECE">
            <w:pPr>
              <w:pStyle w:val="EngHang"/>
            </w:pPr>
            <w:r>
              <w:t>A lion’s face, and a calf’s face,</w:t>
            </w:r>
          </w:p>
          <w:p w14:paraId="4CDC3DC1" w14:textId="77777777" w:rsidR="0089025C" w:rsidRDefault="0089025C" w:rsidP="00C83ECE">
            <w:pPr>
              <w:pStyle w:val="EngHangEnd"/>
            </w:pPr>
            <w:r>
              <w:t>A man’s face, and an eagle’s face.</w:t>
            </w:r>
          </w:p>
        </w:tc>
        <w:tc>
          <w:tcPr>
            <w:tcW w:w="288" w:type="dxa"/>
          </w:tcPr>
          <w:p w14:paraId="383A00C9" w14:textId="77777777" w:rsidR="0089025C" w:rsidRDefault="0089025C" w:rsidP="00C83ECE"/>
        </w:tc>
        <w:tc>
          <w:tcPr>
            <w:tcW w:w="288" w:type="dxa"/>
          </w:tcPr>
          <w:p w14:paraId="243CF989" w14:textId="77777777" w:rsidR="0089025C" w:rsidRDefault="0089025C" w:rsidP="00C83ECE">
            <w:pPr>
              <w:pStyle w:val="CopticCross"/>
            </w:pPr>
          </w:p>
        </w:tc>
        <w:tc>
          <w:tcPr>
            <w:tcW w:w="3960" w:type="dxa"/>
          </w:tcPr>
          <w:p w14:paraId="523DC06E" w14:textId="77777777" w:rsidR="0089025C" w:rsidRDefault="0089025C" w:rsidP="00C83ECE">
            <w:pPr>
              <w:pStyle w:val="CopticVersemulti-line"/>
            </w:pPr>
            <w:r>
              <w:t>Ⲭⲉⲣⲉ ⲡⲓϥ̀ⲧⲟⲩ ⲛ̀ⲍⲱⲟⲛ ⲛ̀ⲁ̀ⲥⲱⲙⲁⲧⲟⲥ:</w:t>
            </w:r>
          </w:p>
          <w:p w14:paraId="260C16A0" w14:textId="77777777" w:rsidR="0089025C" w:rsidRDefault="0089025C" w:rsidP="00C83ECE">
            <w:pPr>
              <w:pStyle w:val="CopticVersemulti-line"/>
            </w:pPr>
            <w:r>
              <w:t>ⲉⲧϥⲁⲓ ϧⲁ ⲡⲓϩⲁⲣⲙⲁ ⲛ̀ⲧⲉ Ⲫϯ:</w:t>
            </w:r>
          </w:p>
          <w:p w14:paraId="38CCC9B9" w14:textId="77777777" w:rsidR="0089025C" w:rsidRDefault="0089025C" w:rsidP="00C83ECE">
            <w:pPr>
              <w:pStyle w:val="CopticVersemulti-line"/>
            </w:pPr>
            <w:r>
              <w:t>ⲟⲩϩⲟ ⲙ̀ⲙⲟⲩⲓ̀ ⲛⲉⲙ ⲟⲩϩⲟ ⲙ̀ⲙⲁⲥⲓ:</w:t>
            </w:r>
          </w:p>
          <w:p w14:paraId="236390A1" w14:textId="77777777" w:rsidR="0089025C" w:rsidRPr="00C35319" w:rsidRDefault="0089025C" w:rsidP="00C83ECE">
            <w:pPr>
              <w:pStyle w:val="CopticHangingVerse"/>
            </w:pPr>
            <w:r>
              <w:t>ⲛⲉⲙ ⲟⲩϩⲟ ⲛ̀ⲣⲱⲙⲓ ⲛⲉⲙ ⲟⲩϩⲟ ⲛ̀ⲁ̀ⲏ̀ⲧⲟⲥ.</w:t>
            </w:r>
          </w:p>
        </w:tc>
      </w:tr>
    </w:tbl>
    <w:p w14:paraId="2E00D71F" w14:textId="77777777" w:rsidR="0089025C" w:rsidRDefault="0089025C" w:rsidP="0082304E">
      <w:pPr>
        <w:pStyle w:val="Heading4"/>
      </w:pPr>
      <w:r>
        <w:t>The Gospel Response for the Four Incorporeal Beasts</w:t>
      </w:r>
    </w:p>
    <w:p w14:paraId="71498FC2" w14:textId="77777777" w:rsidR="0089025C" w:rsidRPr="00C14556" w:rsidRDefault="0089025C" w:rsidP="00C14556">
      <w:pPr>
        <w:pStyle w:val="Rubric"/>
      </w:pPr>
      <w:r>
        <w:t>The last verse of the Doxology may be inserted into the Annual Gospel Response.</w:t>
      </w:r>
    </w:p>
    <w:p w14:paraId="322A578A" w14:textId="751C58E9"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6D1BDB" w14:textId="77777777" w:rsidR="006B44CE" w:rsidRDefault="006B44CE" w:rsidP="006B44CE">
      <w:pPr>
        <w:pStyle w:val="Heading3"/>
      </w:pPr>
      <w:bookmarkStart w:id="1462" w:name="_Ref434562461"/>
      <w:bookmarkStart w:id="1463" w:name="_Toc459399307"/>
      <w:r>
        <w:t>January 7 (8) / Tobi 12</w:t>
      </w:r>
      <w:r w:rsidR="001225FA">
        <w:t xml:space="preserve">: </w:t>
      </w:r>
      <w:commentRangeStart w:id="1464"/>
      <w:r>
        <w:t>Also St. Theodore Anatoly</w:t>
      </w:r>
      <w:commentRangeEnd w:id="1464"/>
      <w:r>
        <w:rPr>
          <w:rStyle w:val="CommentReference"/>
          <w:rFonts w:eastAsiaTheme="minorHAnsi" w:cstheme="minorBidi"/>
          <w:b w:val="0"/>
          <w:bCs w:val="0"/>
        </w:rPr>
        <w:commentReference w:id="1464"/>
      </w:r>
      <w:bookmarkEnd w:id="1462"/>
      <w:bookmarkEnd w:id="1463"/>
    </w:p>
    <w:p w14:paraId="7DD26869" w14:textId="77777777" w:rsidR="006B44CE" w:rsidRDefault="006B44CE" w:rsidP="006B44CE">
      <w:pPr>
        <w:pStyle w:val="Heading4"/>
      </w:pPr>
      <w:bookmarkStart w:id="1465" w:name="_Ref434477694"/>
      <w:bookmarkStart w:id="1466" w:name="_Ref434489376"/>
      <w:r>
        <w:t>The Doxology</w:t>
      </w:r>
      <w:bookmarkEnd w:id="1465"/>
      <w:r w:rsidR="00B46E6E">
        <w:t xml:space="preserve"> for St. Theodore Anatoly</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67" w:name="_Toc459399308"/>
      <w:r>
        <w:t>January 8 (9) / Tobi 13: The Feast of T</w:t>
      </w:r>
      <w:r w:rsidR="00495F1A">
        <w:t>he Wedding of Cana of Galilee</w:t>
      </w:r>
      <w:bookmarkEnd w:id="1459"/>
      <w:bookmarkEnd w:id="1460"/>
      <w:bookmarkEnd w:id="1461"/>
      <w:bookmarkEnd w:id="1467"/>
    </w:p>
    <w:p w14:paraId="46F7A60E" w14:textId="77777777" w:rsidR="00A37BB6" w:rsidRDefault="00A37BB6" w:rsidP="00A37BB6">
      <w:pPr>
        <w:pStyle w:val="Heading4"/>
      </w:pPr>
      <w:bookmarkStart w:id="1468" w:name="_Ref434477774"/>
      <w:r>
        <w:t>The Doxology</w:t>
      </w:r>
      <w:r w:rsidR="00E21EA3">
        <w:t xml:space="preserve"> for the Wedding of Cana</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69" w:name="_Ref434475472"/>
      <w:r>
        <w:t>The Psali Adam</w:t>
      </w:r>
      <w:r w:rsidR="006C1B94">
        <w:t xml:space="preserve"> for the Wedding of Cana</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70" w:name="_Ref434475500"/>
      <w:r>
        <w:t>The Psali Batos</w:t>
      </w:r>
      <w:r w:rsidR="006C1B94">
        <w:t xml:space="preserve"> for the Wedding of Cana</w:t>
      </w:r>
      <w:bookmarkEnd w:id="1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71" w:name="_Ref434560112"/>
      <w:bookmarkStart w:id="1472" w:name="_Toc459399309"/>
      <w:r>
        <w:t>January 8 (9) / Tobi 13: Also the Martyrdom of St. Demiana</w:t>
      </w:r>
      <w:bookmarkEnd w:id="1471"/>
      <w:bookmarkEnd w:id="1472"/>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025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025C">
        <w:rPr>
          <w:noProof/>
        </w:rPr>
        <w:t>571</w:t>
      </w:r>
      <w:r w:rsidR="002409EF">
        <w:fldChar w:fldCharType="end"/>
      </w:r>
      <w:r>
        <w:t>.</w:t>
      </w:r>
    </w:p>
    <w:p w14:paraId="625F7E74" w14:textId="77777777" w:rsidR="00B53E05" w:rsidRDefault="00B53E05" w:rsidP="00B53E05">
      <w:pPr>
        <w:pStyle w:val="Heading4"/>
      </w:pPr>
      <w:bookmarkStart w:id="1473" w:name="_Ref434490124"/>
      <w:r>
        <w:t>Another Doxology of St. Demiana</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7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7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74" w:name="_Ref434563224"/>
      <w:bookmarkStart w:id="1475" w:name="_Toc459399310"/>
      <w:r>
        <w:t>January 9 (10) / Tobi 14: St. Maximus</w:t>
      </w:r>
      <w:bookmarkEnd w:id="1474"/>
      <w:bookmarkEnd w:id="1475"/>
    </w:p>
    <w:p w14:paraId="1847ABB1" w14:textId="77777777" w:rsidR="00662600" w:rsidRDefault="00810F04" w:rsidP="00810F04">
      <w:pPr>
        <w:pStyle w:val="Heading4"/>
      </w:pPr>
      <w:bookmarkStart w:id="1476" w:name="_Ref434490957"/>
      <w:r>
        <w:t>The Doxology for</w:t>
      </w:r>
      <w:r w:rsidR="00662600">
        <w:t xml:space="preserve"> Sts. Maximus and Dometius</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7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7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80" w:name="_Toc459399311"/>
      <w:r>
        <w:t>Jan</w:t>
      </w:r>
      <w:r w:rsidR="00662600">
        <w:t>uary 12 (13) / Tobi 17: St. Dome</w:t>
      </w:r>
      <w:r>
        <w:t>tius</w:t>
      </w:r>
      <w:bookmarkEnd w:id="1480"/>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025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025C">
        <w:rPr>
          <w:noProof/>
        </w:rPr>
        <w:t>784</w:t>
      </w:r>
      <w:r w:rsidR="002409EF">
        <w:fldChar w:fldCharType="end"/>
      </w:r>
      <w:r>
        <w:t>.</w:t>
      </w:r>
    </w:p>
    <w:p w14:paraId="31A975E9" w14:textId="2AC36875" w:rsidR="00740C6C" w:rsidRDefault="00740C6C" w:rsidP="00740C6C">
      <w:pPr>
        <w:pStyle w:val="Heading3"/>
      </w:pPr>
      <w:bookmarkStart w:id="1481" w:name="_Toc459399312"/>
      <w:r>
        <w:t>January 13 (14) / Tobi 18: St. Hilary of Poitiers</w:t>
      </w:r>
      <w:bookmarkEnd w:id="1481"/>
    </w:p>
    <w:p w14:paraId="17E429FC" w14:textId="7FC8029F" w:rsidR="00A96087" w:rsidRDefault="00A96087" w:rsidP="00A96087">
      <w:pPr>
        <w:pStyle w:val="Heading4"/>
      </w:pPr>
      <w:r>
        <w:t>The Doxology for St. Hilary of Poitiers</w:t>
      </w:r>
      <w:r w:rsidR="006035EE">
        <w:rPr>
          <w:rStyle w:val="FootnoteReference"/>
        </w:rPr>
        <w:footnoteReference w:id="9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82" w:name="_Toc459399313"/>
      <w:bookmarkStart w:id="1483" w:name="_Toc410196208"/>
      <w:bookmarkStart w:id="1484" w:name="_Toc410196450"/>
      <w:bookmarkStart w:id="1485" w:name="_Toc410196952"/>
      <w:r>
        <w:t>January 15 (16) / Tobi 20: Departure of St. Prochorus the Disciple</w:t>
      </w:r>
      <w:bookmarkEnd w:id="1482"/>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33EC0AE" w14:textId="77777777" w:rsidR="00495F1A" w:rsidRDefault="00FF5FF3" w:rsidP="00495F1A">
      <w:pPr>
        <w:pStyle w:val="Heading3"/>
      </w:pPr>
      <w:bookmarkStart w:id="1486" w:name="_Toc459399314"/>
      <w:r>
        <w:t xml:space="preserve">January 16 (17) / Tobi 21: </w:t>
      </w:r>
      <w:r w:rsidR="00495F1A">
        <w:t>The Dormition of the Virgin</w:t>
      </w:r>
      <w:bookmarkEnd w:id="1483"/>
      <w:bookmarkEnd w:id="1484"/>
      <w:bookmarkEnd w:id="1485"/>
      <w:bookmarkEnd w:id="1486"/>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15F86A2" w14:textId="77777777" w:rsidR="00FF5FF3" w:rsidRDefault="00FF5FF3" w:rsidP="00FF5FF3">
      <w:pPr>
        <w:pStyle w:val="Heading3"/>
      </w:pPr>
      <w:bookmarkStart w:id="1487" w:name="_Ref434560171"/>
      <w:bookmarkStart w:id="1488" w:name="_Toc459399315"/>
      <w:r>
        <w:t>January 17 (18) / Tobi 22: St. Anthony the Great</w:t>
      </w:r>
      <w:bookmarkEnd w:id="1487"/>
      <w:bookmarkEnd w:id="1488"/>
    </w:p>
    <w:p w14:paraId="38BCD1D7" w14:textId="77777777" w:rsidR="00FF5FF3" w:rsidRDefault="00FF5FF3" w:rsidP="00FF5FF3">
      <w:pPr>
        <w:pStyle w:val="Heading4"/>
      </w:pPr>
      <w:bookmarkStart w:id="1489" w:name="_Ref434490340"/>
      <w:r>
        <w:t>The Doxology</w:t>
      </w:r>
      <w:r w:rsidR="00B46E6E">
        <w:t xml:space="preserve"> for St. Anthony the Great</w:t>
      </w:r>
      <w:bookmarkEnd w:id="1489"/>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90" w:name="_Toc459399316"/>
      <w:r>
        <w:t>January 18 (19) / Tobi 23: St. Timothy the Apostle</w:t>
      </w:r>
      <w:bookmarkEnd w:id="1490"/>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39DDB91" w14:textId="77777777" w:rsidR="00596AC8" w:rsidRDefault="00596AC8" w:rsidP="00596AC8">
      <w:pPr>
        <w:pStyle w:val="Heading3"/>
      </w:pPr>
      <w:bookmarkStart w:id="1491" w:name="_Toc459399317"/>
      <w:r>
        <w:t>January 22 (23) / Tobi 27: Archangel Suriel</w:t>
      </w:r>
      <w:bookmarkEnd w:id="1491"/>
    </w:p>
    <w:p w14:paraId="79FCFE0C" w14:textId="77777777" w:rsidR="00596AC8" w:rsidRDefault="00596AC8" w:rsidP="00596AC8">
      <w:pPr>
        <w:pStyle w:val="Heading4"/>
      </w:pPr>
      <w:bookmarkStart w:id="1492" w:name="_Ref434488250"/>
      <w:r>
        <w:t>The Doxology</w:t>
      </w:r>
      <w:r w:rsidR="00B46E6E">
        <w:t xml:space="preserve"> for Archangel Suriel</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93" w:name="_Toc459399318"/>
      <w:r>
        <w:t>January 22 (23) / Tobi 27: Also Relocation of St. Timothy the Apostle’s Relics</w:t>
      </w:r>
      <w:bookmarkEnd w:id="1493"/>
    </w:p>
    <w:p w14:paraId="3FBC7E0C" w14:textId="07BFA0F6" w:rsidR="00191A26" w:rsidRDefault="00191A26" w:rsidP="00191A26">
      <w:pPr>
        <w:pStyle w:val="Rubric"/>
      </w:pPr>
      <w:bookmarkStart w:id="1494" w:name="_Ref434560218"/>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D3C66F4" w14:textId="77777777" w:rsidR="00B52D77" w:rsidRDefault="00B52D77" w:rsidP="00B52D77">
      <w:pPr>
        <w:pStyle w:val="Heading3"/>
      </w:pPr>
      <w:bookmarkStart w:id="1495" w:name="_Toc459399319"/>
      <w:r>
        <w:t>January 24 (25) / Tobi 29: Commemoration of the Annunciation, Nativity, and Resurrection on the 29</w:t>
      </w:r>
      <w:r w:rsidRPr="00C0205C">
        <w:rPr>
          <w:vertAlign w:val="superscript"/>
        </w:rPr>
        <w:t>th</w:t>
      </w:r>
      <w:r>
        <w:t xml:space="preserve"> of Every Month</w:t>
      </w:r>
      <w:bookmarkEnd w:id="1495"/>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17F33393" w14:textId="77777777" w:rsidR="00C30529" w:rsidRDefault="00C30529" w:rsidP="00C30529">
      <w:pPr>
        <w:pStyle w:val="Heading3"/>
      </w:pPr>
      <w:bookmarkStart w:id="1496" w:name="_Toc459399320"/>
      <w:r>
        <w:t>January 27 (28) / Meshir 2: St. Paul the Anchorite</w:t>
      </w:r>
      <w:bookmarkEnd w:id="1494"/>
      <w:bookmarkEnd w:id="1496"/>
    </w:p>
    <w:p w14:paraId="680E4267" w14:textId="77777777" w:rsidR="00C30529" w:rsidRDefault="00C30529" w:rsidP="00C30529">
      <w:pPr>
        <w:pStyle w:val="Heading4"/>
      </w:pPr>
      <w:bookmarkStart w:id="1497" w:name="_Ref434490368"/>
      <w:r>
        <w:t>The Doxology</w:t>
      </w:r>
      <w:r w:rsidR="00B46E6E">
        <w:t xml:space="preserve"> for St. Paul the Anchorite</w:t>
      </w:r>
      <w:bookmarkEnd w:id="1497"/>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78"/>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79"/>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98" w:name="_Toc459399321"/>
      <w:r>
        <w:t>January 29 (30) / Meshir 4: Martyrdom of St. Agabus the Disciple</w:t>
      </w:r>
      <w:bookmarkEnd w:id="1498"/>
    </w:p>
    <w:p w14:paraId="6DDD9040" w14:textId="4AE0C994" w:rsidR="00191A26" w:rsidRDefault="00191A26" w:rsidP="00191A26">
      <w:pPr>
        <w:pStyle w:val="Rubric"/>
      </w:pPr>
      <w:bookmarkStart w:id="1499" w:name="_Toc410196209"/>
      <w:bookmarkStart w:id="1500" w:name="_Toc410196451"/>
      <w:bookmarkStart w:id="1501" w:name="_Toc410196953"/>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7F3DC96" w14:textId="77777777" w:rsidR="00E30E2D" w:rsidRDefault="00E30E2D" w:rsidP="00E30E2D">
      <w:pPr>
        <w:pStyle w:val="Heading3"/>
      </w:pPr>
      <w:bookmarkStart w:id="1502" w:name="_Toc459399322"/>
      <w:r>
        <w:t>January 21 (31) / Meshir 5: St. Apollo the Friend of St. Apip</w:t>
      </w:r>
      <w:bookmarkEnd w:id="1502"/>
    </w:p>
    <w:p w14:paraId="0C112EC0" w14:textId="77777777" w:rsidR="0089025C"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89025C">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622FC0" w14:textId="77777777" w:rsidTr="00C14556">
        <w:trPr>
          <w:cantSplit/>
          <w:jc w:val="center"/>
        </w:trPr>
        <w:tc>
          <w:tcPr>
            <w:tcW w:w="288" w:type="dxa"/>
          </w:tcPr>
          <w:p w14:paraId="0A3B403D" w14:textId="77777777" w:rsidR="0089025C" w:rsidRDefault="0089025C" w:rsidP="00C14556">
            <w:pPr>
              <w:pStyle w:val="CopticCross"/>
            </w:pPr>
          </w:p>
        </w:tc>
        <w:tc>
          <w:tcPr>
            <w:tcW w:w="3960" w:type="dxa"/>
          </w:tcPr>
          <w:p w14:paraId="1E1C1863" w14:textId="77777777" w:rsidR="0089025C" w:rsidRDefault="0089025C" w:rsidP="002A21FB">
            <w:pPr>
              <w:pStyle w:val="EngHang"/>
            </w:pPr>
            <w:r>
              <w:t>Through the prayers</w:t>
            </w:r>
          </w:p>
          <w:p w14:paraId="36E05898" w14:textId="77777777" w:rsidR="0089025C" w:rsidRDefault="0089025C" w:rsidP="002A21FB">
            <w:pPr>
              <w:pStyle w:val="EngHang"/>
            </w:pPr>
            <w:r>
              <w:t>Of our saintly and righteous father</w:t>
            </w:r>
          </w:p>
          <w:p w14:paraId="57B395C3" w14:textId="77777777" w:rsidR="0089025C" w:rsidRDefault="0089025C" w:rsidP="002A21FB">
            <w:pPr>
              <w:pStyle w:val="EngHang"/>
            </w:pPr>
            <w:r>
              <w:t>Abba Teji, the beholder of God,</w:t>
            </w:r>
          </w:p>
          <w:p w14:paraId="1F852BD0" w14:textId="77777777" w:rsidR="0089025C" w:rsidRDefault="0089025C" w:rsidP="00C14556">
            <w:pPr>
              <w:pStyle w:val="EngHangEnd"/>
            </w:pPr>
            <w:r>
              <w:t>O Lord, grant us the forgiveness of our sins.</w:t>
            </w:r>
          </w:p>
        </w:tc>
        <w:tc>
          <w:tcPr>
            <w:tcW w:w="288" w:type="dxa"/>
          </w:tcPr>
          <w:p w14:paraId="52EE9976" w14:textId="77777777" w:rsidR="0089025C" w:rsidRDefault="0089025C" w:rsidP="00C14556"/>
        </w:tc>
        <w:tc>
          <w:tcPr>
            <w:tcW w:w="288" w:type="dxa"/>
          </w:tcPr>
          <w:p w14:paraId="268227F9" w14:textId="77777777" w:rsidR="0089025C" w:rsidRDefault="0089025C" w:rsidP="00C14556">
            <w:pPr>
              <w:pStyle w:val="CopticCross"/>
            </w:pPr>
          </w:p>
        </w:tc>
        <w:tc>
          <w:tcPr>
            <w:tcW w:w="3960" w:type="dxa"/>
          </w:tcPr>
          <w:p w14:paraId="6A4448B5" w14:textId="77777777" w:rsidR="0089025C" w:rsidRDefault="0089025C" w:rsidP="002A21FB">
            <w:pPr>
              <w:pStyle w:val="CopticVersemulti-line"/>
            </w:pPr>
            <w:r>
              <w:t>Ϩⲓⲧⲉⲛ ⲛⲓⲉⲩⲭⲏ</w:t>
            </w:r>
          </w:p>
          <w:p w14:paraId="58A62C02" w14:textId="77777777" w:rsidR="0089025C" w:rsidRDefault="0089025C" w:rsidP="002A21FB">
            <w:pPr>
              <w:pStyle w:val="CopticVersemulti-line"/>
            </w:pPr>
            <w:r>
              <w:t>ⲛ̀ⲧⲉ ⲡⲉⲛⲓⲱⲧ ⲉⲑⲟⲩⲁⲃ ⲛ̀ⲇⲓⲕⲉⲟⲥ</w:t>
            </w:r>
          </w:p>
          <w:p w14:paraId="79F323E9" w14:textId="77777777" w:rsidR="0089025C" w:rsidRDefault="0089025C" w:rsidP="002A21FB">
            <w:pPr>
              <w:pStyle w:val="CopticVersemulti-line"/>
            </w:pPr>
            <w:r>
              <w:t>ⲁⲃⲃⲁ Ⲧⲉϫⲓ ⲑⲉⲟⲩⲫⲁⲛⲓⲟⲥ</w:t>
            </w:r>
          </w:p>
          <w:p w14:paraId="7FB5A404" w14:textId="77777777" w:rsidR="0089025C" w:rsidRPr="00C35319" w:rsidRDefault="0089025C" w:rsidP="002A21FB">
            <w:pPr>
              <w:pStyle w:val="CopticHangingVerse"/>
            </w:pPr>
            <w:r>
              <w:t>Ⲡⲟ̄ⲥ̄ ⲁⲣⲓϩ̀ⲙⲟⲧ ⲛⲁⲛ ⲙ̀ⲡⲓⲭⲱ ⲉ̀ⲃⲟⲗ ⲛ̀ⲧⲉ ⲛⲉⲛⲛⲟⲃⲓ.</w:t>
            </w:r>
          </w:p>
        </w:tc>
      </w:tr>
    </w:tbl>
    <w:p w14:paraId="2FCED429" w14:textId="77777777" w:rsidR="0089025C" w:rsidRPr="00137929" w:rsidRDefault="0089025C"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AF278BC" w14:textId="77777777" w:rsidTr="00C14556">
        <w:trPr>
          <w:cantSplit/>
          <w:jc w:val="center"/>
        </w:trPr>
        <w:tc>
          <w:tcPr>
            <w:tcW w:w="288" w:type="dxa"/>
          </w:tcPr>
          <w:p w14:paraId="2CADE2AA" w14:textId="77777777" w:rsidR="0089025C" w:rsidRDefault="0089025C" w:rsidP="00C14556">
            <w:pPr>
              <w:pStyle w:val="CopticCross"/>
            </w:pPr>
          </w:p>
        </w:tc>
        <w:tc>
          <w:tcPr>
            <w:tcW w:w="3960" w:type="dxa"/>
          </w:tcPr>
          <w:p w14:paraId="25DD6F52" w14:textId="77777777" w:rsidR="0089025C" w:rsidRDefault="0089025C" w:rsidP="002A21FB">
            <w:pPr>
              <w:pStyle w:val="EngHang"/>
            </w:pPr>
            <w:r>
              <w:t>Hail to our saintly and righteous father,</w:t>
            </w:r>
          </w:p>
          <w:p w14:paraId="3B047548" w14:textId="77777777" w:rsidR="0089025C" w:rsidRDefault="0089025C" w:rsidP="002A21FB">
            <w:pPr>
              <w:pStyle w:val="EngHang"/>
            </w:pPr>
            <w:r>
              <w:t>The great ascetic,</w:t>
            </w:r>
          </w:p>
          <w:p w14:paraId="3514127D" w14:textId="77777777" w:rsidR="0089025C" w:rsidRDefault="0089025C" w:rsidP="002A21FB">
            <w:pPr>
              <w:pStyle w:val="EngHang"/>
            </w:pPr>
            <w:r>
              <w:t>Abba Teji the Beholder of God,</w:t>
            </w:r>
          </w:p>
          <w:p w14:paraId="5E161C40" w14:textId="77777777" w:rsidR="0089025C" w:rsidRDefault="0089025C" w:rsidP="00C14556">
            <w:pPr>
              <w:pStyle w:val="EngHangEnd"/>
            </w:pPr>
            <w:r>
              <w:t>The beloved of Christ.</w:t>
            </w:r>
          </w:p>
        </w:tc>
        <w:tc>
          <w:tcPr>
            <w:tcW w:w="288" w:type="dxa"/>
          </w:tcPr>
          <w:p w14:paraId="1146B119" w14:textId="77777777" w:rsidR="0089025C" w:rsidRDefault="0089025C" w:rsidP="00C14556"/>
        </w:tc>
        <w:tc>
          <w:tcPr>
            <w:tcW w:w="288" w:type="dxa"/>
          </w:tcPr>
          <w:p w14:paraId="6004CA7F" w14:textId="77777777" w:rsidR="0089025C" w:rsidRDefault="0089025C" w:rsidP="00C14556">
            <w:pPr>
              <w:pStyle w:val="CopticCross"/>
            </w:pPr>
          </w:p>
        </w:tc>
        <w:tc>
          <w:tcPr>
            <w:tcW w:w="3960" w:type="dxa"/>
          </w:tcPr>
          <w:p w14:paraId="32D94FBE" w14:textId="77777777" w:rsidR="0089025C" w:rsidRDefault="0089025C" w:rsidP="002A21FB">
            <w:pPr>
              <w:pStyle w:val="CopticVersemulti-line"/>
            </w:pPr>
            <w:r>
              <w:t>Ⲭⲉⲣⲉ ⲡⲉⲛⲓⲱⲧ ⲉⲑⲟⲩⲁⲃ ⲛ̀ⲇⲓⲕⲉⲟⲥ:</w:t>
            </w:r>
          </w:p>
          <w:p w14:paraId="55D4EB30" w14:textId="77777777" w:rsidR="0089025C" w:rsidRDefault="0089025C" w:rsidP="002A21FB">
            <w:pPr>
              <w:pStyle w:val="CopticVersemulti-line"/>
            </w:pPr>
            <w:r>
              <w:t>ⲡⲓⲛⲓϣϯ ϧⲉⲛ ⲛⲓⲁⲥⲕⲏⲧⲏⲥ:</w:t>
            </w:r>
          </w:p>
          <w:p w14:paraId="644F6EFF" w14:textId="77777777" w:rsidR="0089025C" w:rsidRDefault="0089025C" w:rsidP="002A21FB">
            <w:pPr>
              <w:pStyle w:val="CopticVersemulti-line"/>
            </w:pPr>
            <w:r>
              <w:t>ⲁⲃⲃⲁ Ⲧⲉϫⲓ Ⲑⲉⲟⲩⲫⲁⲛⲓⲟⲥ:</w:t>
            </w:r>
          </w:p>
          <w:p w14:paraId="56620F51" w14:textId="77777777" w:rsidR="0089025C" w:rsidRPr="00C35319" w:rsidRDefault="0089025C" w:rsidP="00C14556">
            <w:pPr>
              <w:pStyle w:val="CopticHangingVerse"/>
            </w:pPr>
            <w:r>
              <w:t>ⲡⲓⲙⲉⲛⲣⲓⲧ ⲛ̀ⲧⲉ Ⲡⲭ̄ⲥ̄.</w:t>
            </w:r>
          </w:p>
        </w:tc>
      </w:tr>
    </w:tbl>
    <w:p w14:paraId="130E83C4" w14:textId="77777777" w:rsidR="0089025C" w:rsidRPr="00137929" w:rsidRDefault="0089025C" w:rsidP="002A21FB">
      <w:pPr>
        <w:pStyle w:val="Heading4"/>
      </w:pPr>
      <w:r>
        <w:t>The Gospel Response for St. Teji (Reweiss)</w:t>
      </w:r>
    </w:p>
    <w:p w14:paraId="2EE1A3E9" w14:textId="77777777" w:rsidR="0089025C" w:rsidRDefault="0089025C" w:rsidP="002A21FB">
      <w:pPr>
        <w:pStyle w:val="Rubric"/>
      </w:pPr>
      <w:r>
        <w:t>The last verse of the Doxology may be inserted into the Annual Gospel Response.</w:t>
      </w:r>
    </w:p>
    <w:p w14:paraId="116251B8" w14:textId="6EAE09CB" w:rsidR="00E30E2D" w:rsidRDefault="0089025C"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640</w:t>
      </w:r>
      <w:r w:rsidR="002409EF">
        <w:fldChar w:fldCharType="end"/>
      </w:r>
      <w:r w:rsidR="00E30E2D">
        <w:t>.</w:t>
      </w:r>
    </w:p>
    <w:p w14:paraId="03E5B08D" w14:textId="77777777" w:rsidR="00495F1A" w:rsidRDefault="00495F1A" w:rsidP="00495F1A">
      <w:pPr>
        <w:pStyle w:val="Heading2"/>
      </w:pPr>
      <w:bookmarkStart w:id="1503" w:name="_Toc459399206"/>
      <w:bookmarkStart w:id="1504" w:name="February"/>
      <w:bookmarkEnd w:id="1422"/>
      <w:r>
        <w:t>February</w:t>
      </w:r>
      <w:bookmarkEnd w:id="1499"/>
      <w:bookmarkEnd w:id="1500"/>
      <w:bookmarkEnd w:id="1501"/>
      <w:r w:rsidR="00C30529">
        <w:t xml:space="preserve"> or </w:t>
      </w:r>
      <w:r w:rsidR="00C30529">
        <w:rPr>
          <w:rFonts w:ascii="FreeSerifAvvaShenouda" w:hAnsi="FreeSerifAvvaShenouda" w:cs="FreeSerifAvvaShenouda"/>
        </w:rPr>
        <w:t>Ⲙϣⲓⲣ</w:t>
      </w:r>
      <w:bookmarkEnd w:id="1503"/>
    </w:p>
    <w:bookmarkStart w:id="1505" w:name="_Toc410196210" w:displacedByCustomXml="next"/>
    <w:bookmarkStart w:id="1506" w:name="_Toc410196452" w:displacedByCustomXml="next"/>
    <w:bookmarkStart w:id="1507"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89025C">
              <w:rPr>
                <w:noProof/>
                <w:webHidden/>
              </w:rPr>
              <w:t>794</w:t>
            </w:r>
            <w:r w:rsidR="00513E2D">
              <w:rPr>
                <w:noProof/>
                <w:webHidden/>
              </w:rPr>
              <w:fldChar w:fldCharType="end"/>
            </w:r>
          </w:hyperlink>
        </w:p>
        <w:p w14:paraId="50D68660" w14:textId="44B71DED" w:rsidR="00513E2D" w:rsidRDefault="00513992">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0EE0457" w14:textId="70521BC5" w:rsidR="00513E2D" w:rsidRDefault="00513992">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62953EC" w14:textId="3D2856A8" w:rsidR="00513E2D" w:rsidRDefault="00513992">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0A85682B" w14:textId="14C97CA4" w:rsidR="00513E2D" w:rsidRDefault="00513992">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AF9EE85" w14:textId="18D35B63" w:rsidR="00513E2D" w:rsidRDefault="00513992">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2140474D" w14:textId="79E8FDF3" w:rsidR="00513E2D" w:rsidRDefault="00513992">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9FC066D" w14:textId="4E1C37BA" w:rsidR="00513E2D" w:rsidRDefault="00513992">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148F58F2" w14:textId="3470C537" w:rsidR="00513E2D" w:rsidRDefault="00513992">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5A53EB1E" w14:textId="7CD0CB3C" w:rsidR="00513E2D" w:rsidRDefault="00513992">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08" w:name="_Toc459399323"/>
      <w:r>
        <w:t xml:space="preserve">February 2 (3): Meshir 8: </w:t>
      </w:r>
      <w:r w:rsidR="00495F1A">
        <w:t>The Entrance into the Temple</w:t>
      </w:r>
      <w:bookmarkEnd w:id="1507"/>
      <w:bookmarkEnd w:id="1506"/>
      <w:bookmarkEnd w:id="1505"/>
      <w:bookmarkEnd w:id="1508"/>
    </w:p>
    <w:p w14:paraId="6E92944D" w14:textId="77777777" w:rsidR="00C30529" w:rsidRDefault="00C30529" w:rsidP="00124ADD">
      <w:pPr>
        <w:pStyle w:val="Heading4"/>
      </w:pPr>
      <w:bookmarkStart w:id="1509" w:name="_Ref434477815"/>
      <w:r>
        <w:t>The Doxology</w:t>
      </w:r>
      <w:r w:rsidR="00E21EA3">
        <w:t xml:space="preserve"> for the Entrance into the Temple</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025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025C">
        <w:rPr>
          <w:noProof/>
        </w:rPr>
        <w:t>731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025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025C">
        <w:rPr>
          <w:noProof/>
        </w:rPr>
        <w:t>735</w:t>
      </w:r>
      <w:r w:rsidR="002409EF">
        <w:fldChar w:fldCharType="end"/>
      </w:r>
      <w:r w:rsidR="002409EF">
        <w:t>.</w:t>
      </w:r>
    </w:p>
    <w:p w14:paraId="531960F8" w14:textId="77777777" w:rsidR="007F571C" w:rsidRDefault="007F571C" w:rsidP="007F571C">
      <w:pPr>
        <w:pStyle w:val="Heading3"/>
      </w:pPr>
      <w:bookmarkStart w:id="1510" w:name="_Toc459399324"/>
      <w:r>
        <w:t>February 4 (5) / Meshir 10: Martyrdom of St. James the Son of Alphaeus</w:t>
      </w:r>
      <w:bookmarkEnd w:id="1510"/>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38E9A04" w14:textId="77777777" w:rsidR="00DD5136" w:rsidRDefault="00DD5136" w:rsidP="00DD5136">
      <w:pPr>
        <w:pStyle w:val="Heading3"/>
      </w:pPr>
      <w:bookmarkStart w:id="1511" w:name="_Toc459399325"/>
      <w:r>
        <w:t>February 6 (7) / Meshir 12: Commemoration of Archangel Michael</w:t>
      </w:r>
      <w:bookmarkEnd w:id="1511"/>
    </w:p>
    <w:p w14:paraId="6E25D05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FA367AA" w14:textId="77777777" w:rsidTr="0082304E">
        <w:trPr>
          <w:cantSplit/>
          <w:jc w:val="center"/>
        </w:trPr>
        <w:tc>
          <w:tcPr>
            <w:tcW w:w="288" w:type="dxa"/>
          </w:tcPr>
          <w:p w14:paraId="3BB5C7B6" w14:textId="77777777" w:rsidR="0089025C" w:rsidRDefault="0089025C" w:rsidP="0082304E">
            <w:pPr>
              <w:pStyle w:val="CopticCross"/>
            </w:pPr>
          </w:p>
        </w:tc>
        <w:tc>
          <w:tcPr>
            <w:tcW w:w="3960" w:type="dxa"/>
          </w:tcPr>
          <w:p w14:paraId="47BB5693" w14:textId="77777777" w:rsidR="0089025C" w:rsidRDefault="0089025C" w:rsidP="00C83ECE">
            <w:pPr>
              <w:pStyle w:val="EngHang"/>
            </w:pPr>
            <w:r>
              <w:t>Through the intercessions</w:t>
            </w:r>
          </w:p>
          <w:p w14:paraId="78F52DD9" w14:textId="77777777" w:rsidR="0089025C" w:rsidRDefault="0089025C" w:rsidP="00C83ECE">
            <w:pPr>
              <w:pStyle w:val="EngHang"/>
            </w:pPr>
            <w:r>
              <w:t>Of the Four Incorporeal Beasts,</w:t>
            </w:r>
          </w:p>
          <w:p w14:paraId="70ECE5F9" w14:textId="77777777" w:rsidR="0089025C" w:rsidRDefault="0089025C" w:rsidP="00C83ECE">
            <w:pPr>
              <w:pStyle w:val="EngHang"/>
            </w:pPr>
            <w:r>
              <w:t>The ministering flames of fire,</w:t>
            </w:r>
          </w:p>
          <w:p w14:paraId="4B3F834F" w14:textId="77777777" w:rsidR="0089025C" w:rsidRDefault="0089025C" w:rsidP="0082304E">
            <w:pPr>
              <w:pStyle w:val="EngHangEnd"/>
            </w:pPr>
            <w:r>
              <w:t>O Lord, grant us the forgiveness of our sins.</w:t>
            </w:r>
          </w:p>
        </w:tc>
        <w:tc>
          <w:tcPr>
            <w:tcW w:w="288" w:type="dxa"/>
          </w:tcPr>
          <w:p w14:paraId="5E9D3F4B" w14:textId="77777777" w:rsidR="0089025C" w:rsidRDefault="0089025C" w:rsidP="0082304E"/>
        </w:tc>
        <w:tc>
          <w:tcPr>
            <w:tcW w:w="288" w:type="dxa"/>
          </w:tcPr>
          <w:p w14:paraId="51921908" w14:textId="77777777" w:rsidR="0089025C" w:rsidRDefault="0089025C" w:rsidP="0082304E">
            <w:pPr>
              <w:pStyle w:val="CopticCross"/>
            </w:pPr>
          </w:p>
        </w:tc>
        <w:tc>
          <w:tcPr>
            <w:tcW w:w="3960" w:type="dxa"/>
          </w:tcPr>
          <w:p w14:paraId="6CD71A40" w14:textId="77777777" w:rsidR="0089025C" w:rsidRDefault="0089025C" w:rsidP="00C83ECE">
            <w:pPr>
              <w:pStyle w:val="CopticVersemulti-line"/>
            </w:pPr>
            <w:r>
              <w:t>Ϩⲓⲧⲉⲛ ⲛⲓⲡ̀ⲣⲉⲥⲃⲓⲁ̀</w:t>
            </w:r>
          </w:p>
          <w:p w14:paraId="1316FAFF" w14:textId="77777777" w:rsidR="0089025C" w:rsidRDefault="0089025C" w:rsidP="00C83ECE">
            <w:pPr>
              <w:pStyle w:val="CopticVersemulti-line"/>
            </w:pPr>
            <w:r>
              <w:t>ⲛ̀ⲧⲉ ⲡⲓϥ̀ⲧⲟⲩ ⲛ̀ⲍⲱⲟⲛ ⲛ̀ⲁⲥⲱⲙⲁⲧⲟⲥ</w:t>
            </w:r>
          </w:p>
          <w:p w14:paraId="73A7B1EB" w14:textId="77777777" w:rsidR="0089025C" w:rsidRDefault="0089025C" w:rsidP="00C83ECE">
            <w:pPr>
              <w:pStyle w:val="CopticVersemulti-line"/>
            </w:pPr>
            <w:r>
              <w:t>ⲛ̀ⲗⲓⲧⲟⲩⲣⲅⲟⲥ ⲛ̀ϣⲁϩ ⲛ̀ⲭ̀ⲣⲟⲙ:</w:t>
            </w:r>
          </w:p>
          <w:p w14:paraId="036187CD" w14:textId="77777777" w:rsidR="0089025C" w:rsidRPr="00C35319" w:rsidRDefault="0089025C" w:rsidP="00C83ECE">
            <w:pPr>
              <w:pStyle w:val="CopticHangingVerse"/>
            </w:pPr>
            <w:r>
              <w:t>Ⲡϭⲟⲓⲥ ⲁⲣⲓϩ̀ⲙⲟⲧ ⲛⲁⲛ ⲙ̀ⲡⲓⲭⲱ ⲉ̀ⲃⲟⲗ ⲛ̀ⲧⲉ ⲛⲉⲛⲛⲟⲃⲓ.</w:t>
            </w:r>
          </w:p>
        </w:tc>
      </w:tr>
    </w:tbl>
    <w:p w14:paraId="4ACCB45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F3963D" w14:textId="77777777" w:rsidTr="00C83ECE">
        <w:trPr>
          <w:cantSplit/>
          <w:jc w:val="center"/>
        </w:trPr>
        <w:tc>
          <w:tcPr>
            <w:tcW w:w="288" w:type="dxa"/>
          </w:tcPr>
          <w:p w14:paraId="2A2EF6F9" w14:textId="77777777" w:rsidR="0089025C" w:rsidRDefault="0089025C" w:rsidP="00C83ECE">
            <w:pPr>
              <w:pStyle w:val="CopticCross"/>
            </w:pPr>
          </w:p>
        </w:tc>
        <w:tc>
          <w:tcPr>
            <w:tcW w:w="3960" w:type="dxa"/>
          </w:tcPr>
          <w:p w14:paraId="66C57CFB" w14:textId="77777777" w:rsidR="0089025C" w:rsidRDefault="0089025C" w:rsidP="00C83ECE">
            <w:pPr>
              <w:pStyle w:val="EngHang"/>
            </w:pPr>
            <w:r>
              <w:t>Hail to the four incorporeal living beasts,</w:t>
            </w:r>
          </w:p>
          <w:p w14:paraId="415890CF" w14:textId="77777777" w:rsidR="0089025C" w:rsidRDefault="0089025C" w:rsidP="00C83ECE">
            <w:pPr>
              <w:pStyle w:val="EngHang"/>
            </w:pPr>
            <w:r>
              <w:t>Carrying the throne of God,</w:t>
            </w:r>
          </w:p>
          <w:p w14:paraId="7DB8370D" w14:textId="77777777" w:rsidR="0089025C" w:rsidRDefault="0089025C" w:rsidP="00C83ECE">
            <w:pPr>
              <w:pStyle w:val="EngHang"/>
            </w:pPr>
            <w:r>
              <w:t>A lion’s face, and a calf’s face,</w:t>
            </w:r>
          </w:p>
          <w:p w14:paraId="1F24F678" w14:textId="77777777" w:rsidR="0089025C" w:rsidRDefault="0089025C" w:rsidP="00C83ECE">
            <w:pPr>
              <w:pStyle w:val="EngHangEnd"/>
            </w:pPr>
            <w:r>
              <w:t>A man’s face, and an eagle’s face.</w:t>
            </w:r>
          </w:p>
        </w:tc>
        <w:tc>
          <w:tcPr>
            <w:tcW w:w="288" w:type="dxa"/>
          </w:tcPr>
          <w:p w14:paraId="68102019" w14:textId="77777777" w:rsidR="0089025C" w:rsidRDefault="0089025C" w:rsidP="00C83ECE"/>
        </w:tc>
        <w:tc>
          <w:tcPr>
            <w:tcW w:w="288" w:type="dxa"/>
          </w:tcPr>
          <w:p w14:paraId="4DAC5C5D" w14:textId="77777777" w:rsidR="0089025C" w:rsidRDefault="0089025C" w:rsidP="00C83ECE">
            <w:pPr>
              <w:pStyle w:val="CopticCross"/>
            </w:pPr>
          </w:p>
        </w:tc>
        <w:tc>
          <w:tcPr>
            <w:tcW w:w="3960" w:type="dxa"/>
          </w:tcPr>
          <w:p w14:paraId="68602A3C" w14:textId="77777777" w:rsidR="0089025C" w:rsidRDefault="0089025C" w:rsidP="00C83ECE">
            <w:pPr>
              <w:pStyle w:val="CopticVersemulti-line"/>
            </w:pPr>
            <w:r>
              <w:t>Ⲭⲉⲣⲉ ⲡⲓϥ̀ⲧⲟⲩ ⲛ̀ⲍⲱⲟⲛ ⲛ̀ⲁ̀ⲥⲱⲙⲁⲧⲟⲥ:</w:t>
            </w:r>
          </w:p>
          <w:p w14:paraId="4C412074" w14:textId="77777777" w:rsidR="0089025C" w:rsidRDefault="0089025C" w:rsidP="00C83ECE">
            <w:pPr>
              <w:pStyle w:val="CopticVersemulti-line"/>
            </w:pPr>
            <w:r>
              <w:t>ⲉⲧϥⲁⲓ ϧⲁ ⲡⲓϩⲁⲣⲙⲁ ⲛ̀ⲧⲉ Ⲫϯ:</w:t>
            </w:r>
          </w:p>
          <w:p w14:paraId="7986E81D" w14:textId="77777777" w:rsidR="0089025C" w:rsidRDefault="0089025C" w:rsidP="00C83ECE">
            <w:pPr>
              <w:pStyle w:val="CopticVersemulti-line"/>
            </w:pPr>
            <w:r>
              <w:t>ⲟⲩϩⲟ ⲙ̀ⲙⲟⲩⲓ̀ ⲛⲉⲙ ⲟⲩϩⲟ ⲙ̀ⲙⲁⲥⲓ:</w:t>
            </w:r>
          </w:p>
          <w:p w14:paraId="4783A8E8" w14:textId="77777777" w:rsidR="0089025C" w:rsidRPr="00C35319" w:rsidRDefault="0089025C" w:rsidP="00C83ECE">
            <w:pPr>
              <w:pStyle w:val="CopticHangingVerse"/>
            </w:pPr>
            <w:r>
              <w:t>ⲛⲉⲙ ⲟⲩϩⲟ ⲛ̀ⲣⲱⲙⲓ ⲛⲉⲙ ⲟⲩϩⲟ ⲛ̀ⲁ̀ⲏ̀ⲧⲟⲥ.</w:t>
            </w:r>
          </w:p>
        </w:tc>
      </w:tr>
    </w:tbl>
    <w:p w14:paraId="3BD7605A" w14:textId="77777777" w:rsidR="0089025C" w:rsidRDefault="0089025C" w:rsidP="0082304E">
      <w:pPr>
        <w:pStyle w:val="Heading4"/>
      </w:pPr>
      <w:r>
        <w:t>The Gospel Response for the Four Incorporeal Beasts</w:t>
      </w:r>
    </w:p>
    <w:p w14:paraId="50982D64" w14:textId="77777777" w:rsidR="0089025C" w:rsidRPr="00C14556" w:rsidRDefault="0089025C" w:rsidP="00C14556">
      <w:pPr>
        <w:pStyle w:val="Rubric"/>
      </w:pPr>
      <w:r>
        <w:t>The last verse of the Doxology may be inserted into the Annual Gospel Response.</w:t>
      </w:r>
    </w:p>
    <w:p w14:paraId="10B74EF7" w14:textId="200D3D22"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5D2675" w14:textId="77777777" w:rsidR="000274A5" w:rsidRDefault="000274A5" w:rsidP="000274A5">
      <w:pPr>
        <w:pStyle w:val="Heading3"/>
      </w:pPr>
      <w:bookmarkStart w:id="1512" w:name="_Toc459399326"/>
      <w:r>
        <w:t>February 8 (9) / Meshir 14: The Departure of St. Severus</w:t>
      </w:r>
      <w:bookmarkEnd w:id="1512"/>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025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025C">
        <w:rPr>
          <w:noProof/>
        </w:rPr>
        <w:t>631</w:t>
      </w:r>
      <w:r w:rsidR="002409EF">
        <w:fldChar w:fldCharType="end"/>
      </w:r>
      <w:r>
        <w:t>.</w:t>
      </w:r>
    </w:p>
    <w:p w14:paraId="1AE071A5" w14:textId="77777777" w:rsidR="00420011" w:rsidRDefault="00420011" w:rsidP="00420011">
      <w:pPr>
        <w:pStyle w:val="Heading3"/>
      </w:pPr>
      <w:bookmarkStart w:id="1513" w:name="_Toc459399327"/>
      <w:r>
        <w:t>February 10 (11) / Meshir 16: Isaac the Syrian</w:t>
      </w:r>
      <w:bookmarkEnd w:id="1513"/>
    </w:p>
    <w:p w14:paraId="2F7479F8" w14:textId="77777777" w:rsidR="005329C1" w:rsidRDefault="005242D1" w:rsidP="005329C1">
      <w:pPr>
        <w:pStyle w:val="Heading3"/>
      </w:pPr>
      <w:bookmarkStart w:id="1514" w:name="_Toc459399328"/>
      <w:r>
        <w:t>February</w:t>
      </w:r>
      <w:r w:rsidR="005329C1">
        <w:t xml:space="preserve"> 15 (16) / Meshir 21: Commemoration of the Theotokos</w:t>
      </w:r>
      <w:bookmarkEnd w:id="1514"/>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DD82E8A" w14:textId="77777777" w:rsidR="00160DE3" w:rsidRDefault="00160DE3" w:rsidP="00160DE3">
      <w:pPr>
        <w:pStyle w:val="Heading3"/>
      </w:pPr>
      <w:bookmarkStart w:id="1515" w:name="_Toc459399329"/>
      <w:r>
        <w:t>February 15 (16) / Meshir 21: Also Martyrdom of St. Onesimus, the Disciple of St. Paul</w:t>
      </w:r>
      <w:bookmarkEnd w:id="1515"/>
    </w:p>
    <w:p w14:paraId="197E567A" w14:textId="77777777" w:rsidR="00B52D77" w:rsidRDefault="00B52D77" w:rsidP="00B52D77">
      <w:pPr>
        <w:pStyle w:val="Heading3"/>
      </w:pPr>
      <w:bookmarkStart w:id="1516" w:name="_Toc459399330"/>
      <w:r>
        <w:t>February 23 (24) / Meshir 29: Commemoration of the Annunciation, Nativity, and Resurrection on the 29</w:t>
      </w:r>
      <w:r w:rsidRPr="00C0205C">
        <w:rPr>
          <w:vertAlign w:val="superscript"/>
        </w:rPr>
        <w:t>th</w:t>
      </w:r>
      <w:r>
        <w:t xml:space="preserve"> of Every Month</w:t>
      </w:r>
      <w:bookmarkEnd w:id="1516"/>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720C5F" w14:textId="77777777" w:rsidR="005242D1" w:rsidRDefault="005242D1" w:rsidP="005242D1">
      <w:pPr>
        <w:pStyle w:val="Heading3"/>
      </w:pPr>
      <w:bookmarkStart w:id="1517" w:name="_Toc459399331"/>
      <w:r>
        <w:t>February 24 (25) / Meshir 30: Appearance of the Head of St. John the Baptist</w:t>
      </w:r>
      <w:bookmarkEnd w:id="1517"/>
    </w:p>
    <w:p w14:paraId="49513F8D" w14:textId="19D22020" w:rsidR="00191A26" w:rsidRDefault="00191A26" w:rsidP="00191A26">
      <w:pPr>
        <w:pStyle w:val="Rubric"/>
      </w:pPr>
      <w:bookmarkStart w:id="1518" w:name="_Toc410196211"/>
      <w:bookmarkStart w:id="1519" w:name="_Toc410196453"/>
      <w:bookmarkStart w:id="1520" w:name="_Toc410196955"/>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4CFFD00D" w14:textId="77777777" w:rsidR="001779C0" w:rsidRDefault="001779C0" w:rsidP="001779C0">
      <w:pPr>
        <w:pStyle w:val="Heading3"/>
      </w:pPr>
      <w:bookmarkStart w:id="1521" w:name="_Toc459399332"/>
      <w:r>
        <w:t>February 24 (25) / Meshir 30: Also St. Cyril VI</w:t>
      </w:r>
      <w:bookmarkEnd w:id="1521"/>
    </w:p>
    <w:p w14:paraId="0CDD55AC" w14:textId="77777777" w:rsidR="001779C0" w:rsidRDefault="001779C0" w:rsidP="001779C0">
      <w:pPr>
        <w:pStyle w:val="Heading4"/>
      </w:pPr>
      <w:bookmarkStart w:id="1522" w:name="_Ref434492506"/>
      <w:r>
        <w:t>The Doxology</w:t>
      </w:r>
      <w:r w:rsidR="00B82753">
        <w:t xml:space="preserve"> for St. Cyril VI</w:t>
      </w:r>
      <w:r>
        <w:rPr>
          <w:rStyle w:val="FootnoteReference"/>
        </w:rPr>
        <w:footnoteReference w:id="980"/>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23" w:name="_Toc459399207"/>
      <w:bookmarkStart w:id="1524" w:name="March"/>
      <w:bookmarkEnd w:id="1504"/>
      <w:r>
        <w:t>March</w:t>
      </w:r>
      <w:bookmarkEnd w:id="1518"/>
      <w:bookmarkEnd w:id="1519"/>
      <w:bookmarkEnd w:id="1520"/>
      <w:r w:rsidR="00C30529">
        <w:t xml:space="preserve"> or </w:t>
      </w:r>
      <w:r w:rsidR="00C30529">
        <w:rPr>
          <w:rFonts w:ascii="FreeSerifAvvaShenouda" w:hAnsi="FreeSerifAvvaShenouda" w:cs="FreeSerifAvvaShenouda"/>
        </w:rPr>
        <w:t>Ⲡⲁⲣⲙϩⲟⲧⲡ</w:t>
      </w:r>
      <w:bookmarkEnd w:id="1523"/>
    </w:p>
    <w:bookmarkStart w:id="1525" w:name="_Toc410196212" w:displacedByCustomXml="next"/>
    <w:bookmarkStart w:id="1526" w:name="_Toc410196454" w:displacedByCustomXml="next"/>
    <w:bookmarkStart w:id="1527"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89025C">
              <w:rPr>
                <w:noProof/>
                <w:webHidden/>
              </w:rPr>
              <w:t>800</w:t>
            </w:r>
            <w:r w:rsidR="00513E2D">
              <w:rPr>
                <w:noProof/>
                <w:webHidden/>
              </w:rPr>
              <w:fldChar w:fldCharType="end"/>
            </w:r>
          </w:hyperlink>
        </w:p>
        <w:p w14:paraId="503FA8BE" w14:textId="562FBA89" w:rsidR="00513E2D" w:rsidRDefault="00513992">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35397264" w14:textId="1A52A3E1" w:rsidR="00513E2D" w:rsidRDefault="00513992">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77E63958" w14:textId="29F2ECF7" w:rsidR="00513E2D" w:rsidRDefault="00513992">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5632EF10" w14:textId="3AB5795F" w:rsidR="00513E2D" w:rsidRDefault="00513992">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7B0A09A8" w14:textId="5464FD97" w:rsidR="00513E2D" w:rsidRDefault="00513992">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B2171DC" w14:textId="4F8DFD18" w:rsidR="00513E2D" w:rsidRDefault="00513992">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5D19DA44" w14:textId="70CA71E8" w:rsidR="00513E2D" w:rsidRDefault="00513992">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3D73845" w14:textId="66C04A7B" w:rsidR="00513E2D" w:rsidRDefault="00513992">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89025C">
              <w:rPr>
                <w:noProof/>
                <w:webHidden/>
              </w:rPr>
              <w:t>806</w:t>
            </w:r>
            <w:r w:rsidR="00513E2D">
              <w:rPr>
                <w:noProof/>
                <w:webHidden/>
              </w:rPr>
              <w:fldChar w:fldCharType="end"/>
            </w:r>
          </w:hyperlink>
        </w:p>
        <w:p w14:paraId="3296998A" w14:textId="764B2B82" w:rsidR="00513E2D" w:rsidRDefault="00513992">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568D213E" w14:textId="3D237D61" w:rsidR="00513E2D" w:rsidRDefault="00513992">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28" w:name="_Toc459399333"/>
      <w:r>
        <w:t>March 2: Departure of St. Chad of Mercia</w:t>
      </w:r>
      <w:r w:rsidR="00377E51">
        <w:rPr>
          <w:rStyle w:val="FootnoteReference"/>
        </w:rPr>
        <w:footnoteReference w:id="981"/>
      </w:r>
      <w:bookmarkEnd w:id="1528"/>
    </w:p>
    <w:p w14:paraId="668738F1" w14:textId="77777777" w:rsidR="006A140A" w:rsidRDefault="006A140A" w:rsidP="006A140A">
      <w:pPr>
        <w:pStyle w:val="Heading4"/>
      </w:pPr>
      <w:bookmarkStart w:id="1529" w:name="_Ref434492702"/>
      <w:r>
        <w:t>The Doxology</w:t>
      </w:r>
      <w:r w:rsidR="00B82753">
        <w:t xml:space="preserve"> for St. Chad of Mercia</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30" w:name="_Toc459399334"/>
      <w:r>
        <w:t>March 4 / Phamenoth 8: Martyrdom of St. Matthias the Apostle</w:t>
      </w:r>
      <w:bookmarkEnd w:id="1530"/>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1FACE98" w14:textId="77777777" w:rsidR="00495F1A" w:rsidRDefault="00C30529" w:rsidP="00495F1A">
      <w:pPr>
        <w:pStyle w:val="Heading3"/>
      </w:pPr>
      <w:bookmarkStart w:id="1531" w:name="_Toc459399335"/>
      <w:r>
        <w:t xml:space="preserve">March 6 / Phamenoth 10: </w:t>
      </w:r>
      <w:r w:rsidR="00495F1A">
        <w:t>The Finding of the Holy Cross</w:t>
      </w:r>
      <w:bookmarkEnd w:id="1527"/>
      <w:bookmarkEnd w:id="1526"/>
      <w:bookmarkEnd w:id="1525"/>
      <w:bookmarkEnd w:id="1531"/>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025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025C">
        <w:rPr>
          <w:noProof/>
        </w:rPr>
        <w:t>603</w:t>
      </w:r>
      <w:r w:rsidR="002409EF">
        <w:fldChar w:fldCharType="end"/>
      </w:r>
      <w:r>
        <w:t>.</w:t>
      </w:r>
    </w:p>
    <w:p w14:paraId="26452189" w14:textId="77777777" w:rsidR="00DD5136" w:rsidRDefault="00DD5136" w:rsidP="00DD5136">
      <w:pPr>
        <w:pStyle w:val="Heading3"/>
      </w:pPr>
      <w:bookmarkStart w:id="1532" w:name="_Toc459399336"/>
      <w:r>
        <w:t>March 8 / Phamenoth</w:t>
      </w:r>
      <w:r w:rsidR="005329C1">
        <w:t xml:space="preserve"> 12</w:t>
      </w:r>
      <w:r>
        <w:t>: Commemoration of Archangel Michael</w:t>
      </w:r>
      <w:bookmarkEnd w:id="1532"/>
    </w:p>
    <w:p w14:paraId="74433A7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5A39A98" w14:textId="77777777" w:rsidTr="0082304E">
        <w:trPr>
          <w:cantSplit/>
          <w:jc w:val="center"/>
        </w:trPr>
        <w:tc>
          <w:tcPr>
            <w:tcW w:w="288" w:type="dxa"/>
          </w:tcPr>
          <w:p w14:paraId="52262871" w14:textId="77777777" w:rsidR="0089025C" w:rsidRDefault="0089025C" w:rsidP="0082304E">
            <w:pPr>
              <w:pStyle w:val="CopticCross"/>
            </w:pPr>
          </w:p>
        </w:tc>
        <w:tc>
          <w:tcPr>
            <w:tcW w:w="3960" w:type="dxa"/>
          </w:tcPr>
          <w:p w14:paraId="1CEA48CD" w14:textId="77777777" w:rsidR="0089025C" w:rsidRDefault="0089025C" w:rsidP="00C83ECE">
            <w:pPr>
              <w:pStyle w:val="EngHang"/>
            </w:pPr>
            <w:r>
              <w:t>Through the intercessions</w:t>
            </w:r>
          </w:p>
          <w:p w14:paraId="62F79A77" w14:textId="77777777" w:rsidR="0089025C" w:rsidRDefault="0089025C" w:rsidP="00C83ECE">
            <w:pPr>
              <w:pStyle w:val="EngHang"/>
            </w:pPr>
            <w:r>
              <w:t>Of the Four Incorporeal Beasts,</w:t>
            </w:r>
          </w:p>
          <w:p w14:paraId="4FEDB7B2" w14:textId="77777777" w:rsidR="0089025C" w:rsidRDefault="0089025C" w:rsidP="00C83ECE">
            <w:pPr>
              <w:pStyle w:val="EngHang"/>
            </w:pPr>
            <w:r>
              <w:t>The ministering flames of fire,</w:t>
            </w:r>
          </w:p>
          <w:p w14:paraId="6DAD1A27" w14:textId="77777777" w:rsidR="0089025C" w:rsidRDefault="0089025C" w:rsidP="0082304E">
            <w:pPr>
              <w:pStyle w:val="EngHangEnd"/>
            </w:pPr>
            <w:r>
              <w:t>O Lord, grant us the forgiveness of our sins.</w:t>
            </w:r>
          </w:p>
        </w:tc>
        <w:tc>
          <w:tcPr>
            <w:tcW w:w="288" w:type="dxa"/>
          </w:tcPr>
          <w:p w14:paraId="24D138FD" w14:textId="77777777" w:rsidR="0089025C" w:rsidRDefault="0089025C" w:rsidP="0082304E"/>
        </w:tc>
        <w:tc>
          <w:tcPr>
            <w:tcW w:w="288" w:type="dxa"/>
          </w:tcPr>
          <w:p w14:paraId="09840E44" w14:textId="77777777" w:rsidR="0089025C" w:rsidRDefault="0089025C" w:rsidP="0082304E">
            <w:pPr>
              <w:pStyle w:val="CopticCross"/>
            </w:pPr>
          </w:p>
        </w:tc>
        <w:tc>
          <w:tcPr>
            <w:tcW w:w="3960" w:type="dxa"/>
          </w:tcPr>
          <w:p w14:paraId="2A23FDB4" w14:textId="77777777" w:rsidR="0089025C" w:rsidRDefault="0089025C" w:rsidP="00C83ECE">
            <w:pPr>
              <w:pStyle w:val="CopticVersemulti-line"/>
            </w:pPr>
            <w:r>
              <w:t>Ϩⲓⲧⲉⲛ ⲛⲓⲡ̀ⲣⲉⲥⲃⲓⲁ̀</w:t>
            </w:r>
          </w:p>
          <w:p w14:paraId="41C8A24E" w14:textId="77777777" w:rsidR="0089025C" w:rsidRDefault="0089025C" w:rsidP="00C83ECE">
            <w:pPr>
              <w:pStyle w:val="CopticVersemulti-line"/>
            </w:pPr>
            <w:r>
              <w:t>ⲛ̀ⲧⲉ ⲡⲓϥ̀ⲧⲟⲩ ⲛ̀ⲍⲱⲟⲛ ⲛ̀ⲁⲥⲱⲙⲁⲧⲟⲥ</w:t>
            </w:r>
          </w:p>
          <w:p w14:paraId="490761DA" w14:textId="77777777" w:rsidR="0089025C" w:rsidRDefault="0089025C" w:rsidP="00C83ECE">
            <w:pPr>
              <w:pStyle w:val="CopticVersemulti-line"/>
            </w:pPr>
            <w:r>
              <w:t>ⲛ̀ⲗⲓⲧⲟⲩⲣⲅⲟⲥ ⲛ̀ϣⲁϩ ⲛ̀ⲭ̀ⲣⲟⲙ:</w:t>
            </w:r>
          </w:p>
          <w:p w14:paraId="3B41C807" w14:textId="77777777" w:rsidR="0089025C" w:rsidRPr="00C35319" w:rsidRDefault="0089025C" w:rsidP="00C83ECE">
            <w:pPr>
              <w:pStyle w:val="CopticHangingVerse"/>
            </w:pPr>
            <w:r>
              <w:t>Ⲡϭⲟⲓⲥ ⲁⲣⲓϩ̀ⲙⲟⲧ ⲛⲁⲛ ⲙ̀ⲡⲓⲭⲱ ⲉ̀ⲃⲟⲗ ⲛ̀ⲧⲉ ⲛⲉⲛⲛⲟⲃⲓ.</w:t>
            </w:r>
          </w:p>
        </w:tc>
      </w:tr>
    </w:tbl>
    <w:p w14:paraId="506EA231"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152D95" w14:textId="77777777" w:rsidTr="00C83ECE">
        <w:trPr>
          <w:cantSplit/>
          <w:jc w:val="center"/>
        </w:trPr>
        <w:tc>
          <w:tcPr>
            <w:tcW w:w="288" w:type="dxa"/>
          </w:tcPr>
          <w:p w14:paraId="3F511DFF" w14:textId="77777777" w:rsidR="0089025C" w:rsidRDefault="0089025C" w:rsidP="00C83ECE">
            <w:pPr>
              <w:pStyle w:val="CopticCross"/>
            </w:pPr>
          </w:p>
        </w:tc>
        <w:tc>
          <w:tcPr>
            <w:tcW w:w="3960" w:type="dxa"/>
          </w:tcPr>
          <w:p w14:paraId="25F8A491" w14:textId="77777777" w:rsidR="0089025C" w:rsidRDefault="0089025C" w:rsidP="00C83ECE">
            <w:pPr>
              <w:pStyle w:val="EngHang"/>
            </w:pPr>
            <w:r>
              <w:t>Hail to the four incorporeal living beasts,</w:t>
            </w:r>
          </w:p>
          <w:p w14:paraId="4ECE1BDA" w14:textId="77777777" w:rsidR="0089025C" w:rsidRDefault="0089025C" w:rsidP="00C83ECE">
            <w:pPr>
              <w:pStyle w:val="EngHang"/>
            </w:pPr>
            <w:r>
              <w:t>Carrying the throne of God,</w:t>
            </w:r>
          </w:p>
          <w:p w14:paraId="540F577B" w14:textId="77777777" w:rsidR="0089025C" w:rsidRDefault="0089025C" w:rsidP="00C83ECE">
            <w:pPr>
              <w:pStyle w:val="EngHang"/>
            </w:pPr>
            <w:r>
              <w:t>A lion’s face, and a calf’s face,</w:t>
            </w:r>
          </w:p>
          <w:p w14:paraId="6B9BE8FD" w14:textId="77777777" w:rsidR="0089025C" w:rsidRDefault="0089025C" w:rsidP="00C83ECE">
            <w:pPr>
              <w:pStyle w:val="EngHangEnd"/>
            </w:pPr>
            <w:r>
              <w:t>A man’s face, and an eagle’s face.</w:t>
            </w:r>
          </w:p>
        </w:tc>
        <w:tc>
          <w:tcPr>
            <w:tcW w:w="288" w:type="dxa"/>
          </w:tcPr>
          <w:p w14:paraId="574633E9" w14:textId="77777777" w:rsidR="0089025C" w:rsidRDefault="0089025C" w:rsidP="00C83ECE"/>
        </w:tc>
        <w:tc>
          <w:tcPr>
            <w:tcW w:w="288" w:type="dxa"/>
          </w:tcPr>
          <w:p w14:paraId="3B42512E" w14:textId="77777777" w:rsidR="0089025C" w:rsidRDefault="0089025C" w:rsidP="00C83ECE">
            <w:pPr>
              <w:pStyle w:val="CopticCross"/>
            </w:pPr>
          </w:p>
        </w:tc>
        <w:tc>
          <w:tcPr>
            <w:tcW w:w="3960" w:type="dxa"/>
          </w:tcPr>
          <w:p w14:paraId="7A311BE3" w14:textId="77777777" w:rsidR="0089025C" w:rsidRDefault="0089025C" w:rsidP="00C83ECE">
            <w:pPr>
              <w:pStyle w:val="CopticVersemulti-line"/>
            </w:pPr>
            <w:r>
              <w:t>Ⲭⲉⲣⲉ ⲡⲓϥ̀ⲧⲟⲩ ⲛ̀ⲍⲱⲟⲛ ⲛ̀ⲁ̀ⲥⲱⲙⲁⲧⲟⲥ:</w:t>
            </w:r>
          </w:p>
          <w:p w14:paraId="4907CCEC" w14:textId="77777777" w:rsidR="0089025C" w:rsidRDefault="0089025C" w:rsidP="00C83ECE">
            <w:pPr>
              <w:pStyle w:val="CopticVersemulti-line"/>
            </w:pPr>
            <w:r>
              <w:t>ⲉⲧϥⲁⲓ ϧⲁ ⲡⲓϩⲁⲣⲙⲁ ⲛ̀ⲧⲉ Ⲫϯ:</w:t>
            </w:r>
          </w:p>
          <w:p w14:paraId="4B4D6482" w14:textId="77777777" w:rsidR="0089025C" w:rsidRDefault="0089025C" w:rsidP="00C83ECE">
            <w:pPr>
              <w:pStyle w:val="CopticVersemulti-line"/>
            </w:pPr>
            <w:r>
              <w:t>ⲟⲩϩⲟ ⲙ̀ⲙⲟⲩⲓ̀ ⲛⲉⲙ ⲟⲩϩⲟ ⲙ̀ⲙⲁⲥⲓ:</w:t>
            </w:r>
          </w:p>
          <w:p w14:paraId="7315A2D8" w14:textId="77777777" w:rsidR="0089025C" w:rsidRPr="00C35319" w:rsidRDefault="0089025C" w:rsidP="00C83ECE">
            <w:pPr>
              <w:pStyle w:val="CopticHangingVerse"/>
            </w:pPr>
            <w:r>
              <w:t>ⲛⲉⲙ ⲟⲩϩⲟ ⲛ̀ⲣⲱⲙⲓ ⲛⲉⲙ ⲟⲩϩⲟ ⲛ̀ⲁ̀ⲏ̀ⲧⲟⲥ.</w:t>
            </w:r>
          </w:p>
        </w:tc>
      </w:tr>
    </w:tbl>
    <w:p w14:paraId="6782835F" w14:textId="77777777" w:rsidR="0089025C" w:rsidRDefault="0089025C" w:rsidP="0082304E">
      <w:pPr>
        <w:pStyle w:val="Heading4"/>
      </w:pPr>
      <w:r>
        <w:t>The Gospel Response for the Four Incorporeal Beasts</w:t>
      </w:r>
    </w:p>
    <w:p w14:paraId="14F6AFFA" w14:textId="77777777" w:rsidR="0089025C" w:rsidRPr="00C14556" w:rsidRDefault="0089025C" w:rsidP="00C14556">
      <w:pPr>
        <w:pStyle w:val="Rubric"/>
      </w:pPr>
      <w:r>
        <w:t>The last verse of the Doxology may be inserted into the Annual Gospel Response.</w:t>
      </w:r>
    </w:p>
    <w:p w14:paraId="45245CCF" w14:textId="4C024E13" w:rsidR="00DD5136" w:rsidRDefault="0089025C"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F095B73" w14:textId="77777777" w:rsidR="00494FE4" w:rsidRDefault="00494FE4" w:rsidP="00494FE4">
      <w:pPr>
        <w:pStyle w:val="Heading3"/>
      </w:pPr>
      <w:bookmarkStart w:id="1533" w:name="_Toc459399337"/>
      <w:r>
        <w:t>March 9 / Phamenoth 13: Return of St. Macarius the Great and St. Macarius of Alexandria from Exile</w:t>
      </w:r>
      <w:bookmarkEnd w:id="1533"/>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025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025C">
        <w:rPr>
          <w:noProof/>
        </w:rPr>
        <w:t>802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025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025C">
        <w:rPr>
          <w:noProof/>
        </w:rPr>
        <w:t>824</w:t>
      </w:r>
      <w:r w:rsidR="002409EF">
        <w:fldChar w:fldCharType="end"/>
      </w:r>
      <w:r>
        <w:t>.</w:t>
      </w:r>
    </w:p>
    <w:p w14:paraId="15396FC9" w14:textId="77777777" w:rsidR="007F571C" w:rsidRDefault="007F571C" w:rsidP="007F571C">
      <w:pPr>
        <w:pStyle w:val="Heading3"/>
      </w:pPr>
      <w:bookmarkStart w:id="1534" w:name="_Toc459399338"/>
      <w:r>
        <w:t>March 15 / Phamenoth 19: Martyrdom of St. Aristobulus the Apostle</w:t>
      </w:r>
      <w:bookmarkEnd w:id="1534"/>
    </w:p>
    <w:p w14:paraId="57821F33" w14:textId="0186B207" w:rsidR="00191A26" w:rsidRDefault="00191A26" w:rsidP="00191A26">
      <w:pPr>
        <w:pStyle w:val="Rubric"/>
      </w:pPr>
      <w:bookmarkStart w:id="1535" w:name="_Toc410196213"/>
      <w:bookmarkStart w:id="1536" w:name="_Toc410196455"/>
      <w:bookmarkStart w:id="1537" w:name="_Toc410196957"/>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5F3D5AC" w14:textId="77777777" w:rsidR="005329C1" w:rsidRDefault="005329C1" w:rsidP="005329C1">
      <w:pPr>
        <w:pStyle w:val="Heading3"/>
      </w:pPr>
      <w:bookmarkStart w:id="1538" w:name="_Toc459399339"/>
      <w:r>
        <w:t>March 17 / Phamenoth 21: Commemoration of the Theotokos</w:t>
      </w:r>
      <w:bookmarkEnd w:id="1538"/>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FA5DE0B" w14:textId="77777777" w:rsidR="00C30529" w:rsidRDefault="00C30529" w:rsidP="00C30529">
      <w:pPr>
        <w:pStyle w:val="Heading3"/>
      </w:pPr>
      <w:bookmarkStart w:id="1539" w:name="_Ref434563557"/>
      <w:bookmarkStart w:id="1540" w:name="_Toc459399340"/>
      <w:r>
        <w:t>March 23 / Phamenoth 27: St. Macarius the Great</w:t>
      </w:r>
      <w:bookmarkEnd w:id="1539"/>
      <w:bookmarkEnd w:id="1540"/>
    </w:p>
    <w:p w14:paraId="19445963" w14:textId="77777777" w:rsidR="003E7329" w:rsidRDefault="003E7329" w:rsidP="003E7329">
      <w:pPr>
        <w:pStyle w:val="Heading4"/>
      </w:pPr>
      <w:bookmarkStart w:id="1541" w:name="_Ref434490507"/>
      <w:r>
        <w:t>The Doxology of St. Macarius the Great</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82"/>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83"/>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48" w:name="_Ref434490525"/>
      <w:r>
        <w:t>Another Doxology of St. Macarius the Great</w:t>
      </w:r>
      <w:bookmarkEnd w:id="1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49" w:name="_Ref434490542"/>
      <w:r>
        <w:t>Another</w:t>
      </w:r>
      <w:r w:rsidR="00C30529">
        <w:t xml:space="preserve"> Doxology</w:t>
      </w:r>
      <w:r>
        <w:t xml:space="preserve"> of St. Macarius the Great</w:t>
      </w:r>
      <w:r>
        <w:rPr>
          <w:rStyle w:val="FootnoteReference"/>
        </w:rPr>
        <w:footnoteReference w:id="984"/>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50" w:name="_Toc459399341"/>
      <w:r>
        <w:t xml:space="preserve">March 25 / Phamenoth 29: </w:t>
      </w:r>
      <w:r w:rsidR="00495F1A">
        <w:t>Annunciation</w:t>
      </w:r>
      <w:bookmarkEnd w:id="1535"/>
      <w:bookmarkEnd w:id="1536"/>
      <w:bookmarkEnd w:id="1537"/>
      <w:bookmarkEnd w:id="1550"/>
    </w:p>
    <w:p w14:paraId="2B8989CB" w14:textId="77777777" w:rsidR="004246C3" w:rsidRDefault="004246C3" w:rsidP="004246C3">
      <w:pPr>
        <w:pStyle w:val="Heading4"/>
      </w:pPr>
      <w:bookmarkStart w:id="155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52" w:name="_Ref459399117"/>
      <w:r>
        <w:t>The Doxology</w:t>
      </w:r>
      <w:r w:rsidR="00E21EA3">
        <w:t xml:space="preserve"> for the Annunciation</w:t>
      </w:r>
      <w:bookmarkEnd w:id="1551"/>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53" w:name="_Ref434475566"/>
      <w:bookmarkStart w:id="1554" w:name="_Toc410196214"/>
      <w:bookmarkStart w:id="1555" w:name="_Toc410196456"/>
      <w:bookmarkStart w:id="1556" w:name="_Toc410196958"/>
      <w:r>
        <w:t>The Psali Adam</w:t>
      </w:r>
      <w:r w:rsidR="006C1B94">
        <w:t xml:space="preserve"> for Annunciation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57"/>
            <w:r>
              <w:t>Head</w:t>
            </w:r>
            <w:commentRangeEnd w:id="1557"/>
            <w:r>
              <w:rPr>
                <w:rStyle w:val="CommentReference"/>
              </w:rPr>
              <w:commentReference w:id="155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58" w:name="_Ref434475591"/>
      <w:r>
        <w:t>The Psali Batos</w:t>
      </w:r>
      <w:r w:rsidR="006C1B94">
        <w:t xml:space="preserve"> for Annunciation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59"/>
            <w:r>
              <w:t>ruler</w:t>
            </w:r>
            <w:commentRangeEnd w:id="1559"/>
            <w:r>
              <w:rPr>
                <w:rStyle w:val="CommentReference"/>
              </w:rPr>
              <w:commentReference w:id="155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85"/>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60"/>
            <w:r>
              <w:t xml:space="preserve">peoples </w:t>
            </w:r>
            <w:commentRangeEnd w:id="1560"/>
            <w:r>
              <w:rPr>
                <w:rStyle w:val="CommentReference"/>
              </w:rPr>
              <w:commentReference w:id="156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61"/>
            <w:r>
              <w:t>burned</w:t>
            </w:r>
            <w:commentRangeEnd w:id="1561"/>
            <w:r>
              <w:rPr>
                <w:rStyle w:val="CommentReference"/>
              </w:rPr>
              <w:commentReference w:id="156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62"/>
            <w:r>
              <w:t>Servant</w:t>
            </w:r>
            <w:commentRangeEnd w:id="1562"/>
            <w:r>
              <w:rPr>
                <w:rStyle w:val="CommentReference"/>
              </w:rPr>
              <w:commentReference w:id="156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63"/>
            <w:r>
              <w:t xml:space="preserve">Ⲫⲱⲕ </w:t>
            </w:r>
            <w:commentRangeEnd w:id="1563"/>
            <w:r>
              <w:rPr>
                <w:rStyle w:val="CommentReference"/>
                <w:rFonts w:ascii="Times New Roman" w:hAnsi="Times New Roman"/>
              </w:rPr>
              <w:commentReference w:id="156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64" w:name="_Ref434562998"/>
      <w:bookmarkStart w:id="1565" w:name="_Toc459399342"/>
      <w:r>
        <w:t xml:space="preserve">March 26 / Phamenoth 30: </w:t>
      </w:r>
      <w:r w:rsidR="00D31016">
        <w:t>Arch</w:t>
      </w:r>
      <w:r>
        <w:t>angel Gabriel</w:t>
      </w:r>
      <w:bookmarkEnd w:id="1564"/>
      <w:bookmarkEnd w:id="1565"/>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025C">
        <w:rPr>
          <w:noProof/>
        </w:rPr>
        <w:t>678</w:t>
      </w:r>
      <w:r w:rsidR="002409EF">
        <w:fldChar w:fldCharType="end"/>
      </w:r>
      <w:r>
        <w:t xml:space="preserve">, </w:t>
      </w:r>
      <w:r w:rsidR="002409EF">
        <w:fldChar w:fldCharType="begin"/>
      </w:r>
      <w:r w:rsidR="002409EF">
        <w:instrText xml:space="preserve"> REF _Ref434487984 \h </w:instrText>
      </w:r>
      <w:r w:rsidR="002409EF">
        <w:fldChar w:fldCharType="separate"/>
      </w:r>
      <w:r w:rsidR="0089025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025C">
        <w:rPr>
          <w:noProof/>
        </w:rPr>
        <w:t>647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025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025C">
        <w:rPr>
          <w:noProof/>
        </w:rPr>
        <w:t>856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66" w:name="_Toc459399343"/>
      <w:r>
        <w:t xml:space="preserve">March 28 / Pharamuthi 2: Martyrdom of St. James </w:t>
      </w:r>
      <w:r w:rsidR="008762FF">
        <w:t xml:space="preserve">the son of </w:t>
      </w:r>
      <w:r w:rsidR="002E495E">
        <w:t>Zebedee</w:t>
      </w:r>
      <w:r>
        <w:t>, the Apostles</w:t>
      </w:r>
      <w:bookmarkEnd w:id="1566"/>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67" w:name="_Toc459399208"/>
      <w:bookmarkStart w:id="1568" w:name="April"/>
      <w:bookmarkEnd w:id="1524"/>
      <w:r>
        <w:t>April</w:t>
      </w:r>
      <w:bookmarkEnd w:id="1554"/>
      <w:bookmarkEnd w:id="1555"/>
      <w:bookmarkEnd w:id="155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67"/>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89025C">
              <w:rPr>
                <w:noProof/>
                <w:webHidden/>
              </w:rPr>
              <w:t>818</w:t>
            </w:r>
            <w:r w:rsidR="00513E2D">
              <w:rPr>
                <w:noProof/>
                <w:webHidden/>
              </w:rPr>
              <w:fldChar w:fldCharType="end"/>
            </w:r>
          </w:hyperlink>
        </w:p>
        <w:p w14:paraId="5E3593DE" w14:textId="3FCA51FE" w:rsidR="00513E2D" w:rsidRDefault="00513992">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48768F4E" w14:textId="6E1543A7" w:rsidR="00513E2D" w:rsidRDefault="00513992">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07646D25" w14:textId="395059AD" w:rsidR="00513E2D" w:rsidRDefault="00513992">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32BBD4B2" w14:textId="70C5739E" w:rsidR="00513E2D" w:rsidRDefault="00513992">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6ADB899A" w14:textId="05CE3862" w:rsidR="00513E2D" w:rsidRDefault="00513992">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89025C">
              <w:rPr>
                <w:noProof/>
                <w:webHidden/>
              </w:rPr>
              <w:t>820</w:t>
            </w:r>
            <w:r w:rsidR="00513E2D">
              <w:rPr>
                <w:noProof/>
                <w:webHidden/>
              </w:rPr>
              <w:fldChar w:fldCharType="end"/>
            </w:r>
          </w:hyperlink>
        </w:p>
        <w:p w14:paraId="033ACA17" w14:textId="1DC83F7B" w:rsidR="00513E2D" w:rsidRDefault="00513992">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016792A0" w14:textId="4E5025E2" w:rsidR="00513E2D" w:rsidRDefault="00513992">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7D70B56D" w14:textId="30F8700A" w:rsidR="00513E2D" w:rsidRDefault="00513992">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67ED1B5D" w14:textId="7B151D9D" w:rsidR="00513E2D" w:rsidRDefault="00513992">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0E3FA6DD" w14:textId="3EB8590C" w:rsidR="00513E2D" w:rsidRDefault="00513992">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3AF12B3A" w14:textId="5BE5208B" w:rsidR="00513E2D" w:rsidRDefault="00513992">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69" w:name="_Toc459399344"/>
      <w:r>
        <w:t>April 1 / Pharamuthi 6</w:t>
      </w:r>
      <w:r w:rsidR="006E4762">
        <w:t xml:space="preserve">: </w:t>
      </w:r>
      <w:r>
        <w:t>Saint Mary of Egypt</w:t>
      </w:r>
      <w:bookmarkEnd w:id="1569"/>
    </w:p>
    <w:p w14:paraId="70D0F650" w14:textId="77777777" w:rsidR="00254945" w:rsidRDefault="00254945" w:rsidP="00254945">
      <w:pPr>
        <w:pStyle w:val="Heading4"/>
      </w:pPr>
      <w:bookmarkStart w:id="1570" w:name="_Ref434491512"/>
      <w:r>
        <w:t>The Doxology</w:t>
      </w:r>
      <w:r w:rsidR="00810F04">
        <w:t xml:space="preserve"> for St. Mary of Egypt</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71" w:name="_Toc459399345"/>
      <w:r>
        <w:t>April 7 / Pharamuthi 12: Commemoration of Archangel Michael</w:t>
      </w:r>
      <w:bookmarkEnd w:id="1571"/>
    </w:p>
    <w:p w14:paraId="4512ADE9"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B21EE3F" w14:textId="77777777" w:rsidTr="0082304E">
        <w:trPr>
          <w:cantSplit/>
          <w:jc w:val="center"/>
        </w:trPr>
        <w:tc>
          <w:tcPr>
            <w:tcW w:w="288" w:type="dxa"/>
          </w:tcPr>
          <w:p w14:paraId="78A68D85" w14:textId="77777777" w:rsidR="0089025C" w:rsidRDefault="0089025C" w:rsidP="0082304E">
            <w:pPr>
              <w:pStyle w:val="CopticCross"/>
            </w:pPr>
          </w:p>
        </w:tc>
        <w:tc>
          <w:tcPr>
            <w:tcW w:w="3960" w:type="dxa"/>
          </w:tcPr>
          <w:p w14:paraId="28902B44" w14:textId="77777777" w:rsidR="0089025C" w:rsidRDefault="0089025C" w:rsidP="00C83ECE">
            <w:pPr>
              <w:pStyle w:val="EngHang"/>
            </w:pPr>
            <w:r>
              <w:t>Through the intercessions</w:t>
            </w:r>
          </w:p>
          <w:p w14:paraId="3DD8A499" w14:textId="77777777" w:rsidR="0089025C" w:rsidRDefault="0089025C" w:rsidP="00C83ECE">
            <w:pPr>
              <w:pStyle w:val="EngHang"/>
            </w:pPr>
            <w:r>
              <w:t>Of the Four Incorporeal Beasts,</w:t>
            </w:r>
          </w:p>
          <w:p w14:paraId="3B2F53B4" w14:textId="77777777" w:rsidR="0089025C" w:rsidRDefault="0089025C" w:rsidP="00C83ECE">
            <w:pPr>
              <w:pStyle w:val="EngHang"/>
            </w:pPr>
            <w:r>
              <w:t>The ministering flames of fire,</w:t>
            </w:r>
          </w:p>
          <w:p w14:paraId="21AAFD3B" w14:textId="77777777" w:rsidR="0089025C" w:rsidRDefault="0089025C" w:rsidP="0082304E">
            <w:pPr>
              <w:pStyle w:val="EngHangEnd"/>
            </w:pPr>
            <w:r>
              <w:t>O Lord, grant us the forgiveness of our sins.</w:t>
            </w:r>
          </w:p>
        </w:tc>
        <w:tc>
          <w:tcPr>
            <w:tcW w:w="288" w:type="dxa"/>
          </w:tcPr>
          <w:p w14:paraId="37C175EF" w14:textId="77777777" w:rsidR="0089025C" w:rsidRDefault="0089025C" w:rsidP="0082304E"/>
        </w:tc>
        <w:tc>
          <w:tcPr>
            <w:tcW w:w="288" w:type="dxa"/>
          </w:tcPr>
          <w:p w14:paraId="13D61FD4" w14:textId="77777777" w:rsidR="0089025C" w:rsidRDefault="0089025C" w:rsidP="0082304E">
            <w:pPr>
              <w:pStyle w:val="CopticCross"/>
            </w:pPr>
          </w:p>
        </w:tc>
        <w:tc>
          <w:tcPr>
            <w:tcW w:w="3960" w:type="dxa"/>
          </w:tcPr>
          <w:p w14:paraId="188FBEDE" w14:textId="77777777" w:rsidR="0089025C" w:rsidRDefault="0089025C" w:rsidP="00C83ECE">
            <w:pPr>
              <w:pStyle w:val="CopticVersemulti-line"/>
            </w:pPr>
            <w:r>
              <w:t>Ϩⲓⲧⲉⲛ ⲛⲓⲡ̀ⲣⲉⲥⲃⲓⲁ̀</w:t>
            </w:r>
          </w:p>
          <w:p w14:paraId="5D99FCA0" w14:textId="77777777" w:rsidR="0089025C" w:rsidRDefault="0089025C" w:rsidP="00C83ECE">
            <w:pPr>
              <w:pStyle w:val="CopticVersemulti-line"/>
            </w:pPr>
            <w:r>
              <w:t>ⲛ̀ⲧⲉ ⲡⲓϥ̀ⲧⲟⲩ ⲛ̀ⲍⲱⲟⲛ ⲛ̀ⲁⲥⲱⲙⲁⲧⲟⲥ</w:t>
            </w:r>
          </w:p>
          <w:p w14:paraId="777D65E1" w14:textId="77777777" w:rsidR="0089025C" w:rsidRDefault="0089025C" w:rsidP="00C83ECE">
            <w:pPr>
              <w:pStyle w:val="CopticVersemulti-line"/>
            </w:pPr>
            <w:r>
              <w:t>ⲛ̀ⲗⲓⲧⲟⲩⲣⲅⲟⲥ ⲛ̀ϣⲁϩ ⲛ̀ⲭ̀ⲣⲟⲙ:</w:t>
            </w:r>
          </w:p>
          <w:p w14:paraId="20BA6E30" w14:textId="77777777" w:rsidR="0089025C" w:rsidRPr="00C35319" w:rsidRDefault="0089025C" w:rsidP="00C83ECE">
            <w:pPr>
              <w:pStyle w:val="CopticHangingVerse"/>
            </w:pPr>
            <w:r>
              <w:t>Ⲡϭⲟⲓⲥ ⲁⲣⲓϩ̀ⲙⲟⲧ ⲛⲁⲛ ⲙ̀ⲡⲓⲭⲱ ⲉ̀ⲃⲟⲗ ⲛ̀ⲧⲉ ⲛⲉⲛⲛⲟⲃⲓ.</w:t>
            </w:r>
          </w:p>
        </w:tc>
      </w:tr>
    </w:tbl>
    <w:p w14:paraId="4FBDB35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F05CA64" w14:textId="77777777" w:rsidTr="00C83ECE">
        <w:trPr>
          <w:cantSplit/>
          <w:jc w:val="center"/>
        </w:trPr>
        <w:tc>
          <w:tcPr>
            <w:tcW w:w="288" w:type="dxa"/>
          </w:tcPr>
          <w:p w14:paraId="3B94E864" w14:textId="77777777" w:rsidR="0089025C" w:rsidRDefault="0089025C" w:rsidP="00C83ECE">
            <w:pPr>
              <w:pStyle w:val="CopticCross"/>
            </w:pPr>
          </w:p>
        </w:tc>
        <w:tc>
          <w:tcPr>
            <w:tcW w:w="3960" w:type="dxa"/>
          </w:tcPr>
          <w:p w14:paraId="5AA4267C" w14:textId="77777777" w:rsidR="0089025C" w:rsidRDefault="0089025C" w:rsidP="00C83ECE">
            <w:pPr>
              <w:pStyle w:val="EngHang"/>
            </w:pPr>
            <w:r>
              <w:t>Hail to the four incorporeal living beasts,</w:t>
            </w:r>
          </w:p>
          <w:p w14:paraId="66653AF0" w14:textId="77777777" w:rsidR="0089025C" w:rsidRDefault="0089025C" w:rsidP="00C83ECE">
            <w:pPr>
              <w:pStyle w:val="EngHang"/>
            </w:pPr>
            <w:r>
              <w:t>Carrying the throne of God,</w:t>
            </w:r>
          </w:p>
          <w:p w14:paraId="5492E580" w14:textId="77777777" w:rsidR="0089025C" w:rsidRDefault="0089025C" w:rsidP="00C83ECE">
            <w:pPr>
              <w:pStyle w:val="EngHang"/>
            </w:pPr>
            <w:r>
              <w:t>A lion’s face, and a calf’s face,</w:t>
            </w:r>
          </w:p>
          <w:p w14:paraId="227B30F3" w14:textId="77777777" w:rsidR="0089025C" w:rsidRDefault="0089025C" w:rsidP="00C83ECE">
            <w:pPr>
              <w:pStyle w:val="EngHangEnd"/>
            </w:pPr>
            <w:r>
              <w:t>A man’s face, and an eagle’s face.</w:t>
            </w:r>
          </w:p>
        </w:tc>
        <w:tc>
          <w:tcPr>
            <w:tcW w:w="288" w:type="dxa"/>
          </w:tcPr>
          <w:p w14:paraId="6B119EC2" w14:textId="77777777" w:rsidR="0089025C" w:rsidRDefault="0089025C" w:rsidP="00C83ECE"/>
        </w:tc>
        <w:tc>
          <w:tcPr>
            <w:tcW w:w="288" w:type="dxa"/>
          </w:tcPr>
          <w:p w14:paraId="1E04796E" w14:textId="77777777" w:rsidR="0089025C" w:rsidRDefault="0089025C" w:rsidP="00C83ECE">
            <w:pPr>
              <w:pStyle w:val="CopticCross"/>
            </w:pPr>
          </w:p>
        </w:tc>
        <w:tc>
          <w:tcPr>
            <w:tcW w:w="3960" w:type="dxa"/>
          </w:tcPr>
          <w:p w14:paraId="2CB33BAA" w14:textId="77777777" w:rsidR="0089025C" w:rsidRDefault="0089025C" w:rsidP="00C83ECE">
            <w:pPr>
              <w:pStyle w:val="CopticVersemulti-line"/>
            </w:pPr>
            <w:r>
              <w:t>Ⲭⲉⲣⲉ ⲡⲓϥ̀ⲧⲟⲩ ⲛ̀ⲍⲱⲟⲛ ⲛ̀ⲁ̀ⲥⲱⲙⲁⲧⲟⲥ:</w:t>
            </w:r>
          </w:p>
          <w:p w14:paraId="7304C644" w14:textId="77777777" w:rsidR="0089025C" w:rsidRDefault="0089025C" w:rsidP="00C83ECE">
            <w:pPr>
              <w:pStyle w:val="CopticVersemulti-line"/>
            </w:pPr>
            <w:r>
              <w:t>ⲉⲧϥⲁⲓ ϧⲁ ⲡⲓϩⲁⲣⲙⲁ ⲛ̀ⲧⲉ Ⲫϯ:</w:t>
            </w:r>
          </w:p>
          <w:p w14:paraId="193712EB" w14:textId="77777777" w:rsidR="0089025C" w:rsidRDefault="0089025C" w:rsidP="00C83ECE">
            <w:pPr>
              <w:pStyle w:val="CopticVersemulti-line"/>
            </w:pPr>
            <w:r>
              <w:t>ⲟⲩϩⲟ ⲙ̀ⲙⲟⲩⲓ̀ ⲛⲉⲙ ⲟⲩϩⲟ ⲙ̀ⲙⲁⲥⲓ:</w:t>
            </w:r>
          </w:p>
          <w:p w14:paraId="70DD90B8" w14:textId="77777777" w:rsidR="0089025C" w:rsidRPr="00C35319" w:rsidRDefault="0089025C" w:rsidP="00C83ECE">
            <w:pPr>
              <w:pStyle w:val="CopticHangingVerse"/>
            </w:pPr>
            <w:r>
              <w:t>ⲛⲉⲙ ⲟⲩϩⲟ ⲛ̀ⲣⲱⲙⲓ ⲛⲉⲙ ⲟⲩϩⲟ ⲛ̀ⲁ̀ⲏ̀ⲧⲟⲥ.</w:t>
            </w:r>
          </w:p>
        </w:tc>
      </w:tr>
    </w:tbl>
    <w:p w14:paraId="1C325FBB" w14:textId="77777777" w:rsidR="0089025C" w:rsidRDefault="0089025C" w:rsidP="0082304E">
      <w:pPr>
        <w:pStyle w:val="Heading4"/>
      </w:pPr>
      <w:r>
        <w:t>The Gospel Response for the Four Incorporeal Beasts</w:t>
      </w:r>
    </w:p>
    <w:p w14:paraId="538F5715" w14:textId="77777777" w:rsidR="0089025C" w:rsidRPr="00C14556" w:rsidRDefault="0089025C" w:rsidP="00C14556">
      <w:pPr>
        <w:pStyle w:val="Rubric"/>
      </w:pPr>
      <w:r>
        <w:t>The last verse of the Doxology may be inserted into the Annual Gospel Response.</w:t>
      </w:r>
    </w:p>
    <w:p w14:paraId="456231B0" w14:textId="2E9BD520"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190F8B" w14:textId="77777777" w:rsidR="00072324" w:rsidRDefault="00072324" w:rsidP="00072324">
      <w:pPr>
        <w:pStyle w:val="Heading3"/>
      </w:pPr>
      <w:bookmarkStart w:id="1572" w:name="_Toc459399346"/>
      <w:r>
        <w:t>April 10 / Pharamuthi 15: Consecrating of the Church of St. Agabus the Apostle</w:t>
      </w:r>
      <w:bookmarkEnd w:id="1572"/>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232F53" w14:textId="77777777" w:rsidR="00072324" w:rsidRDefault="00072324" w:rsidP="00072324">
      <w:pPr>
        <w:pStyle w:val="Heading3"/>
      </w:pPr>
      <w:bookmarkStart w:id="1573" w:name="_Toc459399347"/>
      <w:r>
        <w:t xml:space="preserve">April 12 / Pharamuthi 17: Martyrdom of St. </w:t>
      </w:r>
      <w:commentRangeStart w:id="1574"/>
      <w:r>
        <w:t xml:space="preserve">James </w:t>
      </w:r>
      <w:commentRangeEnd w:id="1574"/>
      <w:r>
        <w:rPr>
          <w:rStyle w:val="CommentReference"/>
          <w:rFonts w:eastAsiaTheme="minorHAnsi" w:cstheme="minorBidi"/>
          <w:b w:val="0"/>
          <w:bCs w:val="0"/>
        </w:rPr>
        <w:commentReference w:id="1574"/>
      </w:r>
      <w:r>
        <w:t xml:space="preserve">the brother of </w:t>
      </w:r>
      <w:r w:rsidR="002E495E">
        <w:t>the Lord the bishop of Jerusalem</w:t>
      </w:r>
      <w:bookmarkEnd w:id="1573"/>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55F566A" w14:textId="77777777" w:rsidR="005329C1" w:rsidRDefault="005329C1" w:rsidP="005329C1">
      <w:pPr>
        <w:pStyle w:val="Heading3"/>
      </w:pPr>
      <w:bookmarkStart w:id="1575" w:name="_Toc459399348"/>
      <w:r>
        <w:t>April 16 / Pharamuthi 21: Commemoration of the Theotokos</w:t>
      </w:r>
      <w:bookmarkEnd w:id="1575"/>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6EB9DA3" w14:textId="77777777" w:rsidR="00AF6D10" w:rsidRDefault="00AF6D10" w:rsidP="00AF6D10">
      <w:pPr>
        <w:pStyle w:val="Heading3"/>
      </w:pPr>
      <w:bookmarkStart w:id="1576" w:name="_Ref434560035"/>
      <w:bookmarkStart w:id="1577" w:name="_Toc459399349"/>
      <w:r>
        <w:t>April 18 / Pharamuthi 23: Martyrdom of St. George the Prince of the Martyrs</w:t>
      </w:r>
      <w:bookmarkEnd w:id="1576"/>
      <w:bookmarkEnd w:id="1577"/>
    </w:p>
    <w:p w14:paraId="480B7CF0" w14:textId="77777777" w:rsidR="00AF6D10" w:rsidRDefault="00AF6D10" w:rsidP="00AF6D10">
      <w:pPr>
        <w:pStyle w:val="Heading4"/>
      </w:pPr>
      <w:bookmarkStart w:id="1578" w:name="_Ref434489211"/>
      <w:r>
        <w:t>Another Doxology of St. George</w:t>
      </w:r>
      <w:bookmarkEnd w:id="1578"/>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025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025C">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79" w:name="_Toc459399350"/>
      <w:r>
        <w:t>April 24 / Pharamuthi 29: Commemoration of the Annunciation, Nativity, and Resurrection on the 29</w:t>
      </w:r>
      <w:r w:rsidRPr="00C0205C">
        <w:rPr>
          <w:vertAlign w:val="superscript"/>
        </w:rPr>
        <w:t>th</w:t>
      </w:r>
      <w:r>
        <w:t xml:space="preserve"> of Every Month</w:t>
      </w:r>
      <w:bookmarkEnd w:id="1579"/>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955026C" w14:textId="77777777" w:rsidR="00072324" w:rsidRDefault="00072324" w:rsidP="00072324">
      <w:pPr>
        <w:pStyle w:val="Heading3"/>
      </w:pPr>
      <w:bookmarkStart w:id="1580" w:name="_Toc459399351"/>
      <w:r>
        <w:t xml:space="preserve">April 24 / Pharamuthi 29: </w:t>
      </w:r>
      <w:r w:rsidR="00B52D77">
        <w:t xml:space="preserve">Also the </w:t>
      </w:r>
      <w:r>
        <w:t>Departure of St. Erastus the Apostle</w:t>
      </w:r>
      <w:bookmarkEnd w:id="1580"/>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0EC74FD" w14:textId="77777777" w:rsidR="00072324" w:rsidRDefault="00072324" w:rsidP="00072324">
      <w:pPr>
        <w:pStyle w:val="Heading3"/>
      </w:pPr>
      <w:bookmarkStart w:id="1581" w:name="_Ref434562195"/>
      <w:bookmarkStart w:id="1582" w:name="_Toc459399352"/>
      <w:r>
        <w:t>April 25 / Pharamuthi 30: Martyrdom of St. Mark the Evangelist</w:t>
      </w:r>
      <w:bookmarkEnd w:id="1581"/>
      <w:bookmarkEnd w:id="1582"/>
    </w:p>
    <w:p w14:paraId="1A50F251" w14:textId="77777777" w:rsidR="00072324" w:rsidRDefault="00B46E6E" w:rsidP="00072324">
      <w:pPr>
        <w:pStyle w:val="Heading4"/>
      </w:pPr>
      <w:bookmarkStart w:id="1583" w:name="_Ref434488936"/>
      <w:r>
        <w:t>Another</w:t>
      </w:r>
      <w:r w:rsidR="00072324">
        <w:t xml:space="preserve"> Doxology</w:t>
      </w:r>
      <w:r>
        <w:t xml:space="preserve"> of St. Mark</w:t>
      </w:r>
      <w:bookmarkEnd w:id="1583"/>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025C">
        <w:t>The Doxology of St. Mark</w:t>
      </w:r>
      <w:r>
        <w:fldChar w:fldCharType="end"/>
      </w:r>
      <w:r>
        <w:t xml:space="preserve">, page </w:t>
      </w:r>
      <w:r>
        <w:fldChar w:fldCharType="begin"/>
      </w:r>
      <w:r>
        <w:instrText xml:space="preserve"> PAGEREF _Ref434488814 \h </w:instrText>
      </w:r>
      <w:r>
        <w:fldChar w:fldCharType="separate"/>
      </w:r>
      <w:r w:rsidR="0089025C">
        <w:rPr>
          <w:noProof/>
        </w:rPr>
        <w:t>566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84" w:name="_Toc459399353"/>
      <w:r>
        <w:t>April 26 / Pashons 1: Nativity of the Theotokos</w:t>
      </w:r>
      <w:bookmarkEnd w:id="1584"/>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44CD75" w14:textId="77777777" w:rsidR="00160DE3" w:rsidRDefault="00160DE3" w:rsidP="00160DE3">
      <w:pPr>
        <w:pStyle w:val="Heading3"/>
      </w:pPr>
      <w:bookmarkStart w:id="1585" w:name="_Toc459399354"/>
      <w:r>
        <w:t>April 28 /</w:t>
      </w:r>
      <w:r w:rsidR="00F66BB3">
        <w:t xml:space="preserve"> Pashons 3: Departure of St. Jas</w:t>
      </w:r>
      <w:r>
        <w:t>on the Disciple</w:t>
      </w:r>
      <w:bookmarkEnd w:id="1585"/>
    </w:p>
    <w:p w14:paraId="588AE276" w14:textId="12BC87E2" w:rsidR="00191A26" w:rsidRDefault="00191A26" w:rsidP="00191A26">
      <w:pPr>
        <w:pStyle w:val="Rubric"/>
      </w:pPr>
      <w:bookmarkStart w:id="1586" w:name="_Toc410196215"/>
      <w:bookmarkStart w:id="1587" w:name="_Toc410196457"/>
      <w:bookmarkStart w:id="1588" w:name="_Toc410196959"/>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1EA45A" w14:textId="77777777" w:rsidR="00F66BB3" w:rsidRDefault="00F66BB3" w:rsidP="00F66BB3">
      <w:pPr>
        <w:pStyle w:val="Heading3"/>
      </w:pPr>
      <w:bookmarkStart w:id="1589" w:name="_Toc459399355"/>
      <w:r>
        <w:t>April 28 / Pashons 3: Also St. Theodore</w:t>
      </w:r>
      <w:r w:rsidR="00AF6F9B">
        <w:t xml:space="preserve"> the Disciple of St. Pachom</w:t>
      </w:r>
      <w:bookmarkEnd w:id="1589"/>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590" w:name="_Toc459399209"/>
      <w:bookmarkStart w:id="1591" w:name="May"/>
      <w:bookmarkEnd w:id="1568"/>
      <w:r>
        <w:t>May</w:t>
      </w:r>
      <w:r w:rsidR="00495F1A">
        <w:t xml:space="preserve"> or </w:t>
      </w:r>
      <w:bookmarkEnd w:id="1586"/>
      <w:bookmarkEnd w:id="1587"/>
      <w:bookmarkEnd w:id="1588"/>
      <w:r w:rsidRPr="00FB5E62">
        <w:rPr>
          <w:rFonts w:ascii="FreeSerifAvvaShenouda" w:eastAsia="Arial Unicode MS" w:hAnsi="FreeSerifAvvaShenouda" w:cs="FreeSerifAvvaShenouda"/>
          <w:lang w:val="en-US"/>
        </w:rPr>
        <w:t>Ⲡⲁϣⲁⲛⲥ</w:t>
      </w:r>
      <w:bookmarkEnd w:id="1590"/>
    </w:p>
    <w:bookmarkStart w:id="1592" w:name="_Ref434563583" w:displacedByCustomXml="next"/>
    <w:bookmarkStart w:id="1593" w:name="_Toc410196216" w:displacedByCustomXml="next"/>
    <w:bookmarkStart w:id="1594" w:name="_Toc410196458" w:displacedByCustomXml="next"/>
    <w:bookmarkStart w:id="1595"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2AEAA7DD" w14:textId="1A12115A" w:rsidR="00513E2D" w:rsidRDefault="00513992">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07368528" w14:textId="57FCA9EB" w:rsidR="00513E2D" w:rsidRDefault="00513992">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89025C">
              <w:rPr>
                <w:noProof/>
                <w:webHidden/>
              </w:rPr>
              <w:t>828</w:t>
            </w:r>
            <w:r w:rsidR="00513E2D">
              <w:rPr>
                <w:noProof/>
                <w:webHidden/>
              </w:rPr>
              <w:fldChar w:fldCharType="end"/>
            </w:r>
          </w:hyperlink>
        </w:p>
        <w:p w14:paraId="519F0807" w14:textId="54141D54" w:rsidR="00513E2D" w:rsidRDefault="00513992">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5D03CCBB" w14:textId="3E4ADA45" w:rsidR="00513E2D" w:rsidRDefault="00513992">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75D21A1E" w14:textId="32F22CCB" w:rsidR="00513E2D" w:rsidRDefault="00513992">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1840D83A" w14:textId="04668CEB" w:rsidR="00513E2D" w:rsidRDefault="00513992">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89025C">
              <w:rPr>
                <w:noProof/>
                <w:webHidden/>
              </w:rPr>
              <w:t>830</w:t>
            </w:r>
            <w:r w:rsidR="00513E2D">
              <w:rPr>
                <w:noProof/>
                <w:webHidden/>
              </w:rPr>
              <w:fldChar w:fldCharType="end"/>
            </w:r>
          </w:hyperlink>
        </w:p>
        <w:p w14:paraId="0AB3EF22" w14:textId="36C99DA7" w:rsidR="00513E2D" w:rsidRDefault="00513992">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33E99876" w14:textId="134D2075" w:rsidR="00513E2D" w:rsidRDefault="00513992">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238AA7AF" w14:textId="6DEF51E2" w:rsidR="00513E2D" w:rsidRDefault="00513992">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194F9CA0" w14:textId="5BB32484" w:rsidR="00513E2D" w:rsidRDefault="00513992">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89025C">
              <w:rPr>
                <w:noProof/>
                <w:webHidden/>
              </w:rPr>
              <w:t>832</w:t>
            </w:r>
            <w:r w:rsidR="00513E2D">
              <w:rPr>
                <w:noProof/>
                <w:webHidden/>
              </w:rPr>
              <w:fldChar w:fldCharType="end"/>
            </w:r>
          </w:hyperlink>
        </w:p>
        <w:p w14:paraId="1E385482" w14:textId="6E9F3674" w:rsidR="00513E2D" w:rsidRDefault="00513992">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89025C">
              <w:rPr>
                <w:noProof/>
                <w:webHidden/>
              </w:rPr>
              <w:t>840</w:t>
            </w:r>
            <w:r w:rsidR="00513E2D">
              <w:rPr>
                <w:noProof/>
                <w:webHidden/>
              </w:rPr>
              <w:fldChar w:fldCharType="end"/>
            </w:r>
          </w:hyperlink>
        </w:p>
        <w:p w14:paraId="720EC369" w14:textId="2661464D" w:rsidR="00513E2D" w:rsidRDefault="00513992">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89025C">
              <w:rPr>
                <w:noProof/>
                <w:webHidden/>
              </w:rPr>
              <w:t>841</w:t>
            </w:r>
            <w:r w:rsidR="00513E2D">
              <w:rPr>
                <w:noProof/>
                <w:webHidden/>
              </w:rPr>
              <w:fldChar w:fldCharType="end"/>
            </w:r>
          </w:hyperlink>
        </w:p>
        <w:p w14:paraId="3B6B7839" w14:textId="3A445E39" w:rsidR="00513E2D" w:rsidRDefault="00513992">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89025C">
              <w:rPr>
                <w:noProof/>
                <w:webHidden/>
              </w:rPr>
              <w:t>842</w:t>
            </w:r>
            <w:r w:rsidR="00513E2D">
              <w:rPr>
                <w:noProof/>
                <w:webHidden/>
              </w:rPr>
              <w:fldChar w:fldCharType="end"/>
            </w:r>
          </w:hyperlink>
        </w:p>
        <w:p w14:paraId="24EFFDE6" w14:textId="7ACFE326" w:rsidR="00513E2D" w:rsidRDefault="00513992">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25EC1635" w14:textId="796DA1FE" w:rsidR="00513E2D" w:rsidRDefault="00513992">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6D1CA4D3" w14:textId="743C12D3" w:rsidR="00513E2D" w:rsidRDefault="00513992">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89025C">
              <w:rPr>
                <w:noProof/>
                <w:webHidden/>
              </w:rPr>
              <w:t>844</w:t>
            </w:r>
            <w:r w:rsidR="00513E2D">
              <w:rPr>
                <w:noProof/>
                <w:webHidden/>
              </w:rPr>
              <w:fldChar w:fldCharType="end"/>
            </w:r>
          </w:hyperlink>
        </w:p>
        <w:p w14:paraId="7EEC2DFB" w14:textId="22684109" w:rsidR="00513E2D" w:rsidRDefault="00513992">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45ACF5C9" w14:textId="0122E7B5" w:rsidR="00513E2D" w:rsidRDefault="00513992">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175E06C0" w14:textId="64308AD6" w:rsidR="00513E2D" w:rsidRDefault="00513992">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0D35A85A" w14:textId="1F9A9D8F" w:rsidR="00513E2D" w:rsidRDefault="00513992">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89025C">
              <w:rPr>
                <w:noProof/>
                <w:webHidden/>
              </w:rPr>
              <w:t>846</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96" w:name="_Ref436250616"/>
      <w:bookmarkStart w:id="1597" w:name="_Toc459399356"/>
      <w:r>
        <w:t>May 1 / Pashons 6: St. Macarius of Alexandria, the Presbyter</w:t>
      </w:r>
      <w:bookmarkEnd w:id="1592"/>
      <w:bookmarkEnd w:id="1596"/>
      <w:bookmarkEnd w:id="1597"/>
    </w:p>
    <w:p w14:paraId="65054283" w14:textId="77777777" w:rsidR="00137929" w:rsidRDefault="00137929" w:rsidP="00137929">
      <w:pPr>
        <w:pStyle w:val="Heading4"/>
      </w:pPr>
      <w:bookmarkStart w:id="1598" w:name="_Ref434490596"/>
      <w:r>
        <w:t>The Doxology</w:t>
      </w:r>
      <w:r w:rsidR="00B46E6E">
        <w:t xml:space="preserve"> for St. Macarius of Alexandria, the Presbyter</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99" w:name="_Ref434560539"/>
      <w:bookmarkStart w:id="1600" w:name="_Toc459399357"/>
      <w:r>
        <w:t>May 2 / Pashons 7: St. Athanasius the Apostolic</w:t>
      </w:r>
      <w:bookmarkEnd w:id="1599"/>
      <w:bookmarkEnd w:id="1600"/>
    </w:p>
    <w:p w14:paraId="5C918841" w14:textId="77777777" w:rsidR="00EE657B" w:rsidRDefault="00EE657B" w:rsidP="00EE657B">
      <w:pPr>
        <w:pStyle w:val="Heading4"/>
      </w:pPr>
      <w:bookmarkStart w:id="1601" w:name="_Ref434492183"/>
      <w:r>
        <w:t>The Doxology</w:t>
      </w:r>
      <w:r w:rsidR="00B82753">
        <w:t xml:space="preserve"> for St. Athanasius the Apostolic</w:t>
      </w:r>
      <w:bookmarkEnd w:id="1601"/>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025C">
        <w:t>The Doxology of St. Athanasius the Apostolic</w:t>
      </w:r>
      <w:r>
        <w:fldChar w:fldCharType="end"/>
      </w:r>
      <w:r>
        <w:t xml:space="preserve">, page </w:t>
      </w:r>
      <w:r>
        <w:fldChar w:fldCharType="begin"/>
      </w:r>
      <w:r>
        <w:instrText xml:space="preserve"> PAGEREF _Ref434492161 \h </w:instrText>
      </w:r>
      <w:r>
        <w:fldChar w:fldCharType="separate"/>
      </w:r>
      <w:r w:rsidR="0089025C">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02" w:name="_Ref434492196"/>
      <w:r>
        <w:t>Another</w:t>
      </w:r>
      <w:r w:rsidR="0047441D">
        <w:t xml:space="preserve"> Doxology</w:t>
      </w:r>
      <w:r>
        <w:t xml:space="preserve"> for St. Athanasius the Apostolic</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86"/>
            </w:r>
            <w:r>
              <w:t>;</w:t>
            </w:r>
          </w:p>
          <w:p w14:paraId="38DFDD79" w14:textId="77777777" w:rsidR="0047441D" w:rsidRDefault="0047441D" w:rsidP="0047441D">
            <w:pPr>
              <w:pStyle w:val="EngHang"/>
            </w:pPr>
            <w:r>
              <w:t>He sent them “the Father of Peace</w:t>
            </w:r>
            <w:r>
              <w:rPr>
                <w:rStyle w:val="FootnoteReference"/>
              </w:rPr>
              <w:footnoteReference w:id="98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03" w:name="_Toc459399358"/>
      <w:r>
        <w:t>May 7 / Pashons 12: Commemoration of Archangel Michael</w:t>
      </w:r>
      <w:bookmarkEnd w:id="1603"/>
    </w:p>
    <w:p w14:paraId="070DEC1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5B213A8C" w14:textId="77777777" w:rsidTr="0082304E">
        <w:trPr>
          <w:cantSplit/>
          <w:jc w:val="center"/>
        </w:trPr>
        <w:tc>
          <w:tcPr>
            <w:tcW w:w="288" w:type="dxa"/>
          </w:tcPr>
          <w:p w14:paraId="3C2619D9" w14:textId="77777777" w:rsidR="0089025C" w:rsidRDefault="0089025C" w:rsidP="0082304E">
            <w:pPr>
              <w:pStyle w:val="CopticCross"/>
            </w:pPr>
          </w:p>
        </w:tc>
        <w:tc>
          <w:tcPr>
            <w:tcW w:w="3960" w:type="dxa"/>
          </w:tcPr>
          <w:p w14:paraId="1CBA7339" w14:textId="77777777" w:rsidR="0089025C" w:rsidRDefault="0089025C" w:rsidP="00C83ECE">
            <w:pPr>
              <w:pStyle w:val="EngHang"/>
            </w:pPr>
            <w:r>
              <w:t>Through the intercessions</w:t>
            </w:r>
          </w:p>
          <w:p w14:paraId="37E31FEF" w14:textId="77777777" w:rsidR="0089025C" w:rsidRDefault="0089025C" w:rsidP="00C83ECE">
            <w:pPr>
              <w:pStyle w:val="EngHang"/>
            </w:pPr>
            <w:r>
              <w:t>Of the Four Incorporeal Beasts,</w:t>
            </w:r>
          </w:p>
          <w:p w14:paraId="1F4CDF94" w14:textId="77777777" w:rsidR="0089025C" w:rsidRDefault="0089025C" w:rsidP="00C83ECE">
            <w:pPr>
              <w:pStyle w:val="EngHang"/>
            </w:pPr>
            <w:r>
              <w:t>The ministering flames of fire,</w:t>
            </w:r>
          </w:p>
          <w:p w14:paraId="6329FCBE" w14:textId="77777777" w:rsidR="0089025C" w:rsidRDefault="0089025C" w:rsidP="0082304E">
            <w:pPr>
              <w:pStyle w:val="EngHangEnd"/>
            </w:pPr>
            <w:r>
              <w:t>O Lord, grant us the forgiveness of our sins.</w:t>
            </w:r>
          </w:p>
        </w:tc>
        <w:tc>
          <w:tcPr>
            <w:tcW w:w="288" w:type="dxa"/>
          </w:tcPr>
          <w:p w14:paraId="5CD1E5E7" w14:textId="77777777" w:rsidR="0089025C" w:rsidRDefault="0089025C" w:rsidP="0082304E"/>
        </w:tc>
        <w:tc>
          <w:tcPr>
            <w:tcW w:w="288" w:type="dxa"/>
          </w:tcPr>
          <w:p w14:paraId="7B6DC9CC" w14:textId="77777777" w:rsidR="0089025C" w:rsidRDefault="0089025C" w:rsidP="0082304E">
            <w:pPr>
              <w:pStyle w:val="CopticCross"/>
            </w:pPr>
          </w:p>
        </w:tc>
        <w:tc>
          <w:tcPr>
            <w:tcW w:w="3960" w:type="dxa"/>
          </w:tcPr>
          <w:p w14:paraId="3DE3931E" w14:textId="77777777" w:rsidR="0089025C" w:rsidRDefault="0089025C" w:rsidP="00C83ECE">
            <w:pPr>
              <w:pStyle w:val="CopticVersemulti-line"/>
            </w:pPr>
            <w:r>
              <w:t>Ϩⲓⲧⲉⲛ ⲛⲓⲡ̀ⲣⲉⲥⲃⲓⲁ̀</w:t>
            </w:r>
          </w:p>
          <w:p w14:paraId="5E8FB10D" w14:textId="77777777" w:rsidR="0089025C" w:rsidRDefault="0089025C" w:rsidP="00C83ECE">
            <w:pPr>
              <w:pStyle w:val="CopticVersemulti-line"/>
            </w:pPr>
            <w:r>
              <w:t>ⲛ̀ⲧⲉ ⲡⲓϥ̀ⲧⲟⲩ ⲛ̀ⲍⲱⲟⲛ ⲛ̀ⲁⲥⲱⲙⲁⲧⲟⲥ</w:t>
            </w:r>
          </w:p>
          <w:p w14:paraId="498820AE" w14:textId="77777777" w:rsidR="0089025C" w:rsidRDefault="0089025C" w:rsidP="00C83ECE">
            <w:pPr>
              <w:pStyle w:val="CopticVersemulti-line"/>
            </w:pPr>
            <w:r>
              <w:t>ⲛ̀ⲗⲓⲧⲟⲩⲣⲅⲟⲥ ⲛ̀ϣⲁϩ ⲛ̀ⲭ̀ⲣⲟⲙ:</w:t>
            </w:r>
          </w:p>
          <w:p w14:paraId="065A8EB4" w14:textId="77777777" w:rsidR="0089025C" w:rsidRPr="00C35319" w:rsidRDefault="0089025C" w:rsidP="00C83ECE">
            <w:pPr>
              <w:pStyle w:val="CopticHangingVerse"/>
            </w:pPr>
            <w:r>
              <w:t>Ⲡϭⲟⲓⲥ ⲁⲣⲓϩ̀ⲙⲟⲧ ⲛⲁⲛ ⲙ̀ⲡⲓⲭⲱ ⲉ̀ⲃⲟⲗ ⲛ̀ⲧⲉ ⲛⲉⲛⲛⲟⲃⲓ.</w:t>
            </w:r>
          </w:p>
        </w:tc>
      </w:tr>
    </w:tbl>
    <w:p w14:paraId="24CFFEAD"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E622D82" w14:textId="77777777" w:rsidTr="00C83ECE">
        <w:trPr>
          <w:cantSplit/>
          <w:jc w:val="center"/>
        </w:trPr>
        <w:tc>
          <w:tcPr>
            <w:tcW w:w="288" w:type="dxa"/>
          </w:tcPr>
          <w:p w14:paraId="5A6A0950" w14:textId="77777777" w:rsidR="0089025C" w:rsidRDefault="0089025C" w:rsidP="00C83ECE">
            <w:pPr>
              <w:pStyle w:val="CopticCross"/>
            </w:pPr>
          </w:p>
        </w:tc>
        <w:tc>
          <w:tcPr>
            <w:tcW w:w="3960" w:type="dxa"/>
          </w:tcPr>
          <w:p w14:paraId="30F4336E" w14:textId="77777777" w:rsidR="0089025C" w:rsidRDefault="0089025C" w:rsidP="00C83ECE">
            <w:pPr>
              <w:pStyle w:val="EngHang"/>
            </w:pPr>
            <w:r>
              <w:t>Hail to the four incorporeal living beasts,</w:t>
            </w:r>
          </w:p>
          <w:p w14:paraId="2365D5FC" w14:textId="77777777" w:rsidR="0089025C" w:rsidRDefault="0089025C" w:rsidP="00C83ECE">
            <w:pPr>
              <w:pStyle w:val="EngHang"/>
            </w:pPr>
            <w:r>
              <w:t>Carrying the throne of God,</w:t>
            </w:r>
          </w:p>
          <w:p w14:paraId="14CEE1EB" w14:textId="77777777" w:rsidR="0089025C" w:rsidRDefault="0089025C" w:rsidP="00C83ECE">
            <w:pPr>
              <w:pStyle w:val="EngHang"/>
            </w:pPr>
            <w:r>
              <w:t>A lion’s face, and a calf’s face,</w:t>
            </w:r>
          </w:p>
          <w:p w14:paraId="5FBD9EC7" w14:textId="77777777" w:rsidR="0089025C" w:rsidRDefault="0089025C" w:rsidP="00C83ECE">
            <w:pPr>
              <w:pStyle w:val="EngHangEnd"/>
            </w:pPr>
            <w:r>
              <w:t>A man’s face, and an eagle’s face.</w:t>
            </w:r>
          </w:p>
        </w:tc>
        <w:tc>
          <w:tcPr>
            <w:tcW w:w="288" w:type="dxa"/>
          </w:tcPr>
          <w:p w14:paraId="08813128" w14:textId="77777777" w:rsidR="0089025C" w:rsidRDefault="0089025C" w:rsidP="00C83ECE"/>
        </w:tc>
        <w:tc>
          <w:tcPr>
            <w:tcW w:w="288" w:type="dxa"/>
          </w:tcPr>
          <w:p w14:paraId="5F477E7B" w14:textId="77777777" w:rsidR="0089025C" w:rsidRDefault="0089025C" w:rsidP="00C83ECE">
            <w:pPr>
              <w:pStyle w:val="CopticCross"/>
            </w:pPr>
          </w:p>
        </w:tc>
        <w:tc>
          <w:tcPr>
            <w:tcW w:w="3960" w:type="dxa"/>
          </w:tcPr>
          <w:p w14:paraId="54CC224E" w14:textId="77777777" w:rsidR="0089025C" w:rsidRDefault="0089025C" w:rsidP="00C83ECE">
            <w:pPr>
              <w:pStyle w:val="CopticVersemulti-line"/>
            </w:pPr>
            <w:r>
              <w:t>Ⲭⲉⲣⲉ ⲡⲓϥ̀ⲧⲟⲩ ⲛ̀ⲍⲱⲟⲛ ⲛ̀ⲁ̀ⲥⲱⲙⲁⲧⲟⲥ:</w:t>
            </w:r>
          </w:p>
          <w:p w14:paraId="364CDA36" w14:textId="77777777" w:rsidR="0089025C" w:rsidRDefault="0089025C" w:rsidP="00C83ECE">
            <w:pPr>
              <w:pStyle w:val="CopticVersemulti-line"/>
            </w:pPr>
            <w:r>
              <w:t>ⲉⲧϥⲁⲓ ϧⲁ ⲡⲓϩⲁⲣⲙⲁ ⲛ̀ⲧⲉ Ⲫϯ:</w:t>
            </w:r>
          </w:p>
          <w:p w14:paraId="3D5C1538" w14:textId="77777777" w:rsidR="0089025C" w:rsidRDefault="0089025C" w:rsidP="00C83ECE">
            <w:pPr>
              <w:pStyle w:val="CopticVersemulti-line"/>
            </w:pPr>
            <w:r>
              <w:t>ⲟⲩϩⲟ ⲙ̀ⲙⲟⲩⲓ̀ ⲛⲉⲙ ⲟⲩϩⲟ ⲙ̀ⲙⲁⲥⲓ:</w:t>
            </w:r>
          </w:p>
          <w:p w14:paraId="10A6E9C0" w14:textId="77777777" w:rsidR="0089025C" w:rsidRPr="00C35319" w:rsidRDefault="0089025C" w:rsidP="00C83ECE">
            <w:pPr>
              <w:pStyle w:val="CopticHangingVerse"/>
            </w:pPr>
            <w:r>
              <w:t>ⲛⲉⲙ ⲟⲩϩⲟ ⲛ̀ⲣⲱⲙⲓ ⲛⲉⲙ ⲟⲩϩⲟ ⲛ̀ⲁ̀ⲏ̀ⲧⲟⲥ.</w:t>
            </w:r>
          </w:p>
        </w:tc>
      </w:tr>
    </w:tbl>
    <w:p w14:paraId="4778CE5C" w14:textId="77777777" w:rsidR="0089025C" w:rsidRDefault="0089025C" w:rsidP="0082304E">
      <w:pPr>
        <w:pStyle w:val="Heading4"/>
      </w:pPr>
      <w:r>
        <w:t>The Gospel Response for the Four Incorporeal Beasts</w:t>
      </w:r>
    </w:p>
    <w:p w14:paraId="00917C43" w14:textId="77777777" w:rsidR="0089025C" w:rsidRPr="00C14556" w:rsidRDefault="0089025C" w:rsidP="00C14556">
      <w:pPr>
        <w:pStyle w:val="Rubric"/>
      </w:pPr>
      <w:r>
        <w:t>The last verse of the Doxology may be inserted into the Annual Gospel Response.</w:t>
      </w:r>
    </w:p>
    <w:p w14:paraId="0F7BBC47" w14:textId="64E5840F"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8F2AB5D" w14:textId="77777777" w:rsidR="00B53E05" w:rsidRDefault="00B53E05" w:rsidP="00B53E05">
      <w:pPr>
        <w:pStyle w:val="Heading3"/>
      </w:pPr>
      <w:bookmarkStart w:id="1604" w:name="_Toc459399359"/>
      <w:r>
        <w:t>May 7 / Pashons 12: Also the Consecration of the Church of St. Demiana</w:t>
      </w:r>
      <w:bookmarkEnd w:id="1604"/>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025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025C">
        <w:rPr>
          <w:noProof/>
        </w:rPr>
        <w:t>782</w:t>
      </w:r>
      <w:r w:rsidR="002409EF">
        <w:fldChar w:fldCharType="end"/>
      </w:r>
      <w:r>
        <w:t>.</w:t>
      </w:r>
    </w:p>
    <w:p w14:paraId="3E105B3E" w14:textId="77777777" w:rsidR="00220DFD" w:rsidRDefault="00220DFD" w:rsidP="00220DFD">
      <w:pPr>
        <w:pStyle w:val="Heading3"/>
      </w:pPr>
      <w:bookmarkStart w:id="1605" w:name="_Toc459399360"/>
      <w:r>
        <w:t>May 8 / Pashons 13 St. Junia of the Seventy Two Disciples</w:t>
      </w:r>
      <w:bookmarkEnd w:id="1605"/>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D1738E1" w14:textId="77777777" w:rsidR="00220DFD" w:rsidRDefault="00220DFD" w:rsidP="00220DFD">
      <w:pPr>
        <w:pStyle w:val="Heading3"/>
      </w:pPr>
      <w:bookmarkStart w:id="1606" w:name="_Toc459399361"/>
      <w:r>
        <w:t xml:space="preserve">May 8 / Pashons 13 Also St. </w:t>
      </w:r>
      <w:commentRangeStart w:id="1607"/>
      <w:r>
        <w:t>Arsenius</w:t>
      </w:r>
      <w:commentRangeEnd w:id="1607"/>
      <w:r>
        <w:rPr>
          <w:rStyle w:val="CommentReference"/>
          <w:rFonts w:eastAsiaTheme="minorHAnsi" w:cstheme="minorBidi"/>
          <w:b w:val="0"/>
          <w:bCs w:val="0"/>
        </w:rPr>
        <w:commentReference w:id="1607"/>
      </w:r>
      <w:bookmarkEnd w:id="1606"/>
    </w:p>
    <w:p w14:paraId="2EEE01C8" w14:textId="77777777" w:rsidR="00220DFD" w:rsidRDefault="00220DFD" w:rsidP="00220DFD">
      <w:pPr>
        <w:pStyle w:val="Heading4"/>
      </w:pPr>
      <w:bookmarkStart w:id="1608" w:name="_Ref434490892"/>
      <w:r>
        <w:t>The Doxology</w:t>
      </w:r>
      <w:r w:rsidR="00810F04">
        <w:t xml:space="preserve"> for St. Arsenius</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09" w:name="_Toc459399362"/>
      <w:r>
        <w:t>May 9 / Pashons 14: St. Pachomius</w:t>
      </w:r>
      <w:bookmarkEnd w:id="1609"/>
    </w:p>
    <w:p w14:paraId="1731E46B" w14:textId="77777777" w:rsidR="00C30529" w:rsidRDefault="00C30529" w:rsidP="00C30529">
      <w:pPr>
        <w:pStyle w:val="Heading4"/>
      </w:pPr>
      <w:bookmarkStart w:id="1610" w:name="_Ref434491150"/>
      <w:r>
        <w:t>The Doxology</w:t>
      </w:r>
      <w:r w:rsidR="00810F04">
        <w:t xml:space="preserve"> for St. Pachomius</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11" w:name="_Toc459399363"/>
      <w:r>
        <w:t>May 11 / Pashons 16: Commemoration of St. John the Evangelist</w:t>
      </w:r>
      <w:bookmarkEnd w:id="1611"/>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025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025C">
        <w:rPr>
          <w:noProof/>
        </w:rPr>
        <w:t>727</w:t>
      </w:r>
      <w:r w:rsidR="002409EF">
        <w:fldChar w:fldCharType="end"/>
      </w:r>
      <w:r>
        <w:t>.</w:t>
      </w:r>
    </w:p>
    <w:p w14:paraId="194D23B6" w14:textId="77777777" w:rsidR="005329C1" w:rsidRDefault="005329C1" w:rsidP="005329C1">
      <w:pPr>
        <w:pStyle w:val="Heading3"/>
      </w:pPr>
      <w:bookmarkStart w:id="1612" w:name="_Toc459399364"/>
      <w:r>
        <w:t>May 16 / Pashons 21: Commemoration of the Theotokos</w:t>
      </w:r>
      <w:bookmarkEnd w:id="1612"/>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950977D" w14:textId="77777777" w:rsidR="00160DE3" w:rsidRDefault="00160DE3" w:rsidP="00160DE3">
      <w:pPr>
        <w:pStyle w:val="Heading3"/>
      </w:pPr>
      <w:bookmarkStart w:id="1613" w:name="_Toc459399365"/>
      <w:r>
        <w:t xml:space="preserve">May 17 / Pashons 22: Departure of St. Andronicus the </w:t>
      </w:r>
      <w:r w:rsidR="00191A26">
        <w:t>Disciple</w:t>
      </w:r>
      <w:bookmarkEnd w:id="1613"/>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E2A1C06" w14:textId="77777777" w:rsidR="00495F1A" w:rsidRDefault="00C30529" w:rsidP="00495F1A">
      <w:pPr>
        <w:pStyle w:val="Heading3"/>
      </w:pPr>
      <w:bookmarkStart w:id="1614" w:name="_Toc459399366"/>
      <w:r>
        <w:t xml:space="preserve">May 19 / Pashons 24: </w:t>
      </w:r>
      <w:r w:rsidR="00495F1A">
        <w:t>The Entrance into Egypt</w:t>
      </w:r>
      <w:bookmarkEnd w:id="1595"/>
      <w:bookmarkEnd w:id="1594"/>
      <w:bookmarkEnd w:id="1593"/>
      <w:bookmarkEnd w:id="1614"/>
    </w:p>
    <w:p w14:paraId="608201BF" w14:textId="77777777" w:rsidR="00C30529" w:rsidRDefault="00C30529" w:rsidP="00C30529">
      <w:pPr>
        <w:pStyle w:val="Heading4"/>
      </w:pPr>
      <w:bookmarkStart w:id="1615" w:name="_Ref434477906"/>
      <w:r>
        <w:t>The Doxology</w:t>
      </w:r>
      <w:r w:rsidR="00E21EA3">
        <w:t xml:space="preserve"> for the Entrance into Egypt</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16" w:name="_Ref434476089"/>
      <w:r>
        <w:t>The Psali Adam</w:t>
      </w:r>
      <w:r w:rsidR="006C1B94">
        <w:t xml:space="preserve"> for the Entrance into Egypt</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17" w:name="_Ref434476112"/>
      <w:r>
        <w:t>The Psali Batos</w:t>
      </w:r>
      <w:r w:rsidR="006C1B94">
        <w:t xml:space="preserve"> for the Entrance into Egypt</w:t>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18"/>
            <w:r>
              <w:t>approached</w:t>
            </w:r>
            <w:commentRangeEnd w:id="1618"/>
            <w:r>
              <w:rPr>
                <w:rStyle w:val="CommentReference"/>
              </w:rPr>
              <w:commentReference w:id="161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19"/>
            <w:r>
              <w:t xml:space="preserve">Ⲫⲱⲕ </w:t>
            </w:r>
            <w:commentRangeEnd w:id="1619"/>
            <w:r>
              <w:rPr>
                <w:rStyle w:val="CommentReference"/>
                <w:rFonts w:ascii="Times New Roman" w:hAnsi="Times New Roman"/>
              </w:rPr>
              <w:commentReference w:id="161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20" w:name="_Toc459399367"/>
      <w:r>
        <w:t>May 19 / Pashons 24: Also, St. Pashnouni, the Monk and Martyr</w:t>
      </w:r>
      <w:bookmarkEnd w:id="1620"/>
    </w:p>
    <w:p w14:paraId="408F0E44" w14:textId="77777777" w:rsidR="00A055D8" w:rsidRDefault="00A055D8" w:rsidP="00A055D8">
      <w:pPr>
        <w:pStyle w:val="Heading4"/>
      </w:pPr>
      <w:bookmarkStart w:id="1621" w:name="_Ref434491429"/>
      <w:r>
        <w:t>The Doxology</w:t>
      </w:r>
      <w:r w:rsidR="00810F04">
        <w:t xml:space="preserve"> for St. Pashnouni</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22" w:name="_Toc459399368"/>
      <w:r>
        <w:t xml:space="preserve">May 21 / Pashons 26: </w:t>
      </w:r>
      <w:r w:rsidR="00072324">
        <w:t>Martyrdom of St. Thomas the Apostle</w:t>
      </w:r>
      <w:bookmarkEnd w:id="1622"/>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401C91D" w14:textId="77777777" w:rsidR="007A6E4F" w:rsidRDefault="007A6E4F" w:rsidP="00160DE3">
      <w:pPr>
        <w:pStyle w:val="Heading3"/>
      </w:pPr>
      <w:bookmarkStart w:id="1623" w:name="_Toc459399369"/>
      <w:r>
        <w:t>May 22 / Pashons 27: St. Thomas the Anchorite</w:t>
      </w:r>
      <w:bookmarkEnd w:id="1623"/>
    </w:p>
    <w:p w14:paraId="638D349A" w14:textId="77777777" w:rsidR="007A6E4F" w:rsidRDefault="007A6E4F" w:rsidP="007A6E4F">
      <w:pPr>
        <w:pStyle w:val="Heading4"/>
      </w:pPr>
      <w:bookmarkStart w:id="1624" w:name="_Ref434490403"/>
      <w:r>
        <w:t>The Doxology</w:t>
      </w:r>
      <w:r w:rsidR="00B46E6E">
        <w:t xml:space="preserve"> for St. Thomas the Anchorite</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25"/>
            <w:r>
              <w:t>Like amber</w:t>
            </w:r>
          </w:p>
          <w:p w14:paraId="2CE5E879" w14:textId="77777777" w:rsidR="007A6E4F" w:rsidRDefault="007A6E4F" w:rsidP="007A6E4F">
            <w:pPr>
              <w:pStyle w:val="EngHangEnd"/>
            </w:pPr>
            <w:r>
              <w:t>Spreading in paradise.</w:t>
            </w:r>
            <w:commentRangeEnd w:id="1625"/>
            <w:r>
              <w:rPr>
                <w:rStyle w:val="CommentReference"/>
                <w:rFonts w:ascii="Times New Roman" w:eastAsiaTheme="minorHAnsi" w:hAnsi="Times New Roman" w:cstheme="minorBidi"/>
                <w:color w:val="auto"/>
              </w:rPr>
              <w:commentReference w:id="162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26" w:name="_Toc459399370"/>
      <w:r>
        <w:t>May 24 (25) / Pashons 29: Commemoration of the Annunciation, Nativity, and Resurrection on the 29</w:t>
      </w:r>
      <w:r w:rsidRPr="00C0205C">
        <w:rPr>
          <w:vertAlign w:val="superscript"/>
        </w:rPr>
        <w:t>th</w:t>
      </w:r>
      <w:r>
        <w:t xml:space="preserve"> of Every Month</w:t>
      </w:r>
      <w:bookmarkEnd w:id="1626"/>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5949E7" w14:textId="702B32CB" w:rsidR="00D552F6" w:rsidRDefault="00D552F6" w:rsidP="00D552F6">
      <w:pPr>
        <w:pStyle w:val="Heading3"/>
      </w:pPr>
      <w:bookmarkStart w:id="1627" w:name="_Toc459399371"/>
      <w:r>
        <w:t xml:space="preserve">May 24 (25) / Pashons 29: Also St. </w:t>
      </w:r>
      <w:r w:rsidR="00F525F0">
        <w:t>Simeon</w:t>
      </w:r>
      <w:r>
        <w:t xml:space="preserve"> the Stylite</w:t>
      </w:r>
      <w:bookmarkEnd w:id="1627"/>
    </w:p>
    <w:p w14:paraId="6BC6625E" w14:textId="07CBC558" w:rsidR="00F525F0" w:rsidRPr="00F525F0" w:rsidRDefault="00F525F0" w:rsidP="00F525F0">
      <w:pPr>
        <w:pStyle w:val="Heading4"/>
      </w:pPr>
      <w:bookmarkStart w:id="1628" w:name="_Ref439328220"/>
      <w:r>
        <w:t>The Doxology for St. Simeon the Stylite</w:t>
      </w:r>
      <w:r w:rsidR="00BD2B3F">
        <w:rPr>
          <w:rStyle w:val="FootnoteReference"/>
        </w:rPr>
        <w:footnoteReference w:id="988"/>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29" w:name="_Toc459399372"/>
      <w:r>
        <w:t>May 25 / Pashons 30: Departure of St. Fournous the Disciple</w:t>
      </w:r>
      <w:bookmarkEnd w:id="1629"/>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FCC02EA" w14:textId="77777777" w:rsidR="00F26510" w:rsidRDefault="00F26510" w:rsidP="00F26510">
      <w:pPr>
        <w:pStyle w:val="Heading3"/>
      </w:pPr>
      <w:bookmarkStart w:id="1630" w:name="_Toc459399373"/>
      <w:r>
        <w:t>May 27 / Paoni 2: St. Commemoration of the Appearance of the Bodies of St. John the Baptist and Elisha the Prophet</w:t>
      </w:r>
      <w:bookmarkEnd w:id="1630"/>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7D3D9074" w14:textId="77777777" w:rsidR="00601ED3" w:rsidRDefault="00601ED3" w:rsidP="00601ED3">
      <w:pPr>
        <w:pStyle w:val="Heading3"/>
      </w:pPr>
      <w:bookmarkStart w:id="1631" w:name="_Toc459399374"/>
      <w:r>
        <w:t>May 28 / Paoni 3: Consecration of St. George’s Church</w:t>
      </w:r>
      <w:bookmarkEnd w:id="1631"/>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025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025C">
        <w:rPr>
          <w:noProof/>
        </w:rPr>
        <w:t>820</w:t>
      </w:r>
      <w:r w:rsidR="002409EF">
        <w:fldChar w:fldCharType="end"/>
      </w:r>
      <w:r>
        <w:t>.</w:t>
      </w:r>
    </w:p>
    <w:p w14:paraId="2D4ABA3A" w14:textId="77777777" w:rsidR="00C30529" w:rsidRDefault="00C30529" w:rsidP="00C30529">
      <w:pPr>
        <w:pStyle w:val="Heading3"/>
      </w:pPr>
      <w:bookmarkStart w:id="1632" w:name="_Toc459399375"/>
      <w:r>
        <w:t xml:space="preserve">May 28 / Paoni 3: </w:t>
      </w:r>
      <w:r w:rsidR="00601ED3">
        <w:t xml:space="preserve">Also </w:t>
      </w:r>
      <w:r>
        <w:t>St. Abraam of Fayyoum</w:t>
      </w:r>
      <w:bookmarkEnd w:id="1632"/>
    </w:p>
    <w:p w14:paraId="26D71FAF" w14:textId="77777777" w:rsidR="00C30529" w:rsidRDefault="00C30529" w:rsidP="00C30529">
      <w:pPr>
        <w:pStyle w:val="Heading4"/>
      </w:pPr>
      <w:bookmarkStart w:id="1633" w:name="_Ref434492469"/>
      <w:r>
        <w:t>The Doxology</w:t>
      </w:r>
      <w:r w:rsidR="00B82753">
        <w:t xml:space="preserve"> for St. Abraam of Fayyoum</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8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37" w:name="_Toc459399376"/>
      <w:r>
        <w:t>May 30 / Paoni 5: Consecration of the Church of St. Victor</w:t>
      </w:r>
      <w:bookmarkEnd w:id="1637"/>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025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025C">
        <w:rPr>
          <w:noProof/>
        </w:rPr>
        <w:t>679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38" w:name="_Toc410196217"/>
      <w:bookmarkStart w:id="1639" w:name="_Toc410196459"/>
      <w:bookmarkStart w:id="1640" w:name="_Toc410196961"/>
      <w:bookmarkStart w:id="1641" w:name="_Toc459399210"/>
      <w:bookmarkStart w:id="1642" w:name="June"/>
      <w:bookmarkEnd w:id="1591"/>
      <w:r>
        <w:t>June</w:t>
      </w:r>
      <w:bookmarkEnd w:id="1638"/>
      <w:bookmarkEnd w:id="1639"/>
      <w:bookmarkEnd w:id="1640"/>
      <w:r w:rsidR="00C30529">
        <w:t xml:space="preserve"> or </w:t>
      </w:r>
      <w:r w:rsidR="00C30529">
        <w:rPr>
          <w:rFonts w:ascii="FreeSerifAvvaShenouda" w:hAnsi="FreeSerifAvvaShenouda" w:cs="FreeSerifAvvaShenouda"/>
        </w:rPr>
        <w:t>Ⲡⲁⲱⲛⲉ</w:t>
      </w:r>
      <w:bookmarkEnd w:id="1641"/>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89025C">
              <w:rPr>
                <w:noProof/>
                <w:webHidden/>
              </w:rPr>
              <w:t>848</w:t>
            </w:r>
            <w:r w:rsidR="00513E2D">
              <w:rPr>
                <w:noProof/>
                <w:webHidden/>
              </w:rPr>
              <w:fldChar w:fldCharType="end"/>
            </w:r>
          </w:hyperlink>
        </w:p>
        <w:p w14:paraId="1D727B0E" w14:textId="1705C1AD" w:rsidR="00513E2D" w:rsidRDefault="00513992">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89025C">
              <w:rPr>
                <w:noProof/>
                <w:webHidden/>
              </w:rPr>
              <w:t>855</w:t>
            </w:r>
            <w:r w:rsidR="00513E2D">
              <w:rPr>
                <w:noProof/>
                <w:webHidden/>
              </w:rPr>
              <w:fldChar w:fldCharType="end"/>
            </w:r>
          </w:hyperlink>
        </w:p>
        <w:p w14:paraId="4BE77950" w14:textId="093004CE" w:rsidR="00513E2D" w:rsidRDefault="00513992">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89025C">
              <w:rPr>
                <w:noProof/>
                <w:webHidden/>
              </w:rPr>
              <w:t>856</w:t>
            </w:r>
            <w:r w:rsidR="00513E2D">
              <w:rPr>
                <w:noProof/>
                <w:webHidden/>
              </w:rPr>
              <w:fldChar w:fldCharType="end"/>
            </w:r>
          </w:hyperlink>
        </w:p>
        <w:p w14:paraId="0A25D8DE" w14:textId="1995E1D6" w:rsidR="00513E2D" w:rsidRDefault="00513992">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89025C">
              <w:rPr>
                <w:noProof/>
                <w:webHidden/>
              </w:rPr>
              <w:t>857</w:t>
            </w:r>
            <w:r w:rsidR="00513E2D">
              <w:rPr>
                <w:noProof/>
                <w:webHidden/>
              </w:rPr>
              <w:fldChar w:fldCharType="end"/>
            </w:r>
          </w:hyperlink>
        </w:p>
        <w:p w14:paraId="68FD7837" w14:textId="40160557" w:rsidR="00513E2D" w:rsidRDefault="00513992">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5EF9BF54" w14:textId="168BE99C" w:rsidR="00513E2D" w:rsidRDefault="00513992">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2E2DE231" w14:textId="29F8E1FA" w:rsidR="00513E2D" w:rsidRDefault="00513992">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314B4220" w14:textId="01C80CA1" w:rsidR="00513E2D" w:rsidRDefault="00513992">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2F3494AD" w14:textId="77DDBEE7" w:rsidR="00513E2D" w:rsidRDefault="00513992">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F387C87" w14:textId="22CFF863" w:rsidR="00513E2D" w:rsidRDefault="00513992">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50E0C0E" w14:textId="75DE2F4B" w:rsidR="00513E2D" w:rsidRDefault="00513992">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F133BB" w14:textId="2DD0239A" w:rsidR="00513E2D" w:rsidRDefault="00513992">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6E5A3AB6" w14:textId="09CE3A09" w:rsidR="00513E2D" w:rsidRDefault="00513992">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68B57A6" w14:textId="3D22CA12" w:rsidR="00513E2D" w:rsidRDefault="00513992">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7AAE34C5" w14:textId="22B6FF87" w:rsidR="00513E2D" w:rsidRDefault="00513992">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82B75FC" w14:textId="771A2473" w:rsidR="00513E2D" w:rsidRDefault="00513992">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5A0750" w14:textId="1D74A8A8" w:rsidR="00513E2D" w:rsidRDefault="00513992">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6D73578" w14:textId="341B02DA" w:rsidR="00513E2D" w:rsidRDefault="00513992">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92B1948" w14:textId="10A8949D" w:rsidR="00513E2D" w:rsidRDefault="00513992">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575AD16" w14:textId="4E23D226" w:rsidR="00513E2D" w:rsidRDefault="00513992">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89025C">
              <w:rPr>
                <w:noProof/>
                <w:webHidden/>
              </w:rPr>
              <w:t>873</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43" w:name="_Toc459399377"/>
      <w:r>
        <w:t>The Apostles' Fast</w:t>
      </w:r>
      <w:bookmarkEnd w:id="1643"/>
    </w:p>
    <w:p w14:paraId="06362FF7" w14:textId="77777777" w:rsidR="00654C55" w:rsidRDefault="00654C55" w:rsidP="00654C55">
      <w:pPr>
        <w:pStyle w:val="Heading4"/>
      </w:pPr>
      <w:bookmarkStart w:id="1644" w:name="_Ref434476183"/>
      <w:r>
        <w:t>The Psali Adam</w:t>
      </w:r>
      <w:r w:rsidR="006C1B94">
        <w:t xml:space="preserve"> for the Apostles’ Fast</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45" w:name="_Ref434476204"/>
      <w:r>
        <w:t>The Psali Batos</w:t>
      </w:r>
      <w:r w:rsidR="006C1B94">
        <w:t xml:space="preserve"> for the Apostles’ Fast</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46"/>
            <w:r>
              <w:t xml:space="preserve">the </w:t>
            </w:r>
            <w:commentRangeEnd w:id="1646"/>
            <w:r>
              <w:rPr>
                <w:rStyle w:val="CommentReference"/>
              </w:rPr>
              <w:commentReference w:id="164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47" w:name="_Toc459399378"/>
      <w:r>
        <w:t>June 6 / Paoni 12: Commemoration of Archangel Michael</w:t>
      </w:r>
      <w:bookmarkEnd w:id="1647"/>
    </w:p>
    <w:p w14:paraId="07E7A0F4"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17C8C6" w14:textId="77777777" w:rsidTr="0082304E">
        <w:trPr>
          <w:cantSplit/>
          <w:jc w:val="center"/>
        </w:trPr>
        <w:tc>
          <w:tcPr>
            <w:tcW w:w="288" w:type="dxa"/>
          </w:tcPr>
          <w:p w14:paraId="5C166D68" w14:textId="77777777" w:rsidR="0089025C" w:rsidRDefault="0089025C" w:rsidP="0082304E">
            <w:pPr>
              <w:pStyle w:val="CopticCross"/>
            </w:pPr>
          </w:p>
        </w:tc>
        <w:tc>
          <w:tcPr>
            <w:tcW w:w="3960" w:type="dxa"/>
          </w:tcPr>
          <w:p w14:paraId="63701488" w14:textId="77777777" w:rsidR="0089025C" w:rsidRDefault="0089025C" w:rsidP="00C83ECE">
            <w:pPr>
              <w:pStyle w:val="EngHang"/>
            </w:pPr>
            <w:r>
              <w:t>Through the intercessions</w:t>
            </w:r>
          </w:p>
          <w:p w14:paraId="5DD098DF" w14:textId="77777777" w:rsidR="0089025C" w:rsidRDefault="0089025C" w:rsidP="00C83ECE">
            <w:pPr>
              <w:pStyle w:val="EngHang"/>
            </w:pPr>
            <w:r>
              <w:t>Of the Four Incorporeal Beasts,</w:t>
            </w:r>
          </w:p>
          <w:p w14:paraId="26857955" w14:textId="77777777" w:rsidR="0089025C" w:rsidRDefault="0089025C" w:rsidP="00C83ECE">
            <w:pPr>
              <w:pStyle w:val="EngHang"/>
            </w:pPr>
            <w:r>
              <w:t>The ministering flames of fire,</w:t>
            </w:r>
          </w:p>
          <w:p w14:paraId="698C6EF1" w14:textId="77777777" w:rsidR="0089025C" w:rsidRDefault="0089025C" w:rsidP="0082304E">
            <w:pPr>
              <w:pStyle w:val="EngHangEnd"/>
            </w:pPr>
            <w:r>
              <w:t>O Lord, grant us the forgiveness of our sins.</w:t>
            </w:r>
          </w:p>
        </w:tc>
        <w:tc>
          <w:tcPr>
            <w:tcW w:w="288" w:type="dxa"/>
          </w:tcPr>
          <w:p w14:paraId="4B89152D" w14:textId="77777777" w:rsidR="0089025C" w:rsidRDefault="0089025C" w:rsidP="0082304E"/>
        </w:tc>
        <w:tc>
          <w:tcPr>
            <w:tcW w:w="288" w:type="dxa"/>
          </w:tcPr>
          <w:p w14:paraId="64FE4253" w14:textId="77777777" w:rsidR="0089025C" w:rsidRDefault="0089025C" w:rsidP="0082304E">
            <w:pPr>
              <w:pStyle w:val="CopticCross"/>
            </w:pPr>
          </w:p>
        </w:tc>
        <w:tc>
          <w:tcPr>
            <w:tcW w:w="3960" w:type="dxa"/>
          </w:tcPr>
          <w:p w14:paraId="09436856" w14:textId="77777777" w:rsidR="0089025C" w:rsidRDefault="0089025C" w:rsidP="00C83ECE">
            <w:pPr>
              <w:pStyle w:val="CopticVersemulti-line"/>
            </w:pPr>
            <w:r>
              <w:t>Ϩⲓⲧⲉⲛ ⲛⲓⲡ̀ⲣⲉⲥⲃⲓⲁ̀</w:t>
            </w:r>
          </w:p>
          <w:p w14:paraId="7A065A38" w14:textId="77777777" w:rsidR="0089025C" w:rsidRDefault="0089025C" w:rsidP="00C83ECE">
            <w:pPr>
              <w:pStyle w:val="CopticVersemulti-line"/>
            </w:pPr>
            <w:r>
              <w:t>ⲛ̀ⲧⲉ ⲡⲓϥ̀ⲧⲟⲩ ⲛ̀ⲍⲱⲟⲛ ⲛ̀ⲁⲥⲱⲙⲁⲧⲟⲥ</w:t>
            </w:r>
          </w:p>
          <w:p w14:paraId="60C01246" w14:textId="77777777" w:rsidR="0089025C" w:rsidRDefault="0089025C" w:rsidP="00C83ECE">
            <w:pPr>
              <w:pStyle w:val="CopticVersemulti-line"/>
            </w:pPr>
            <w:r>
              <w:t>ⲛ̀ⲗⲓⲧⲟⲩⲣⲅⲟⲥ ⲛ̀ϣⲁϩ ⲛ̀ⲭ̀ⲣⲟⲙ:</w:t>
            </w:r>
          </w:p>
          <w:p w14:paraId="4389F20E" w14:textId="77777777" w:rsidR="0089025C" w:rsidRPr="00C35319" w:rsidRDefault="0089025C" w:rsidP="00C83ECE">
            <w:pPr>
              <w:pStyle w:val="CopticHangingVerse"/>
            </w:pPr>
            <w:r>
              <w:t>Ⲡϭⲟⲓⲥ ⲁⲣⲓϩ̀ⲙⲟⲧ ⲛⲁⲛ ⲙ̀ⲡⲓⲭⲱ ⲉ̀ⲃⲟⲗ ⲛ̀ⲧⲉ ⲛⲉⲛⲛⲟⲃⲓ.</w:t>
            </w:r>
          </w:p>
        </w:tc>
      </w:tr>
    </w:tbl>
    <w:p w14:paraId="117E049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74227C" w14:textId="77777777" w:rsidTr="00C83ECE">
        <w:trPr>
          <w:cantSplit/>
          <w:jc w:val="center"/>
        </w:trPr>
        <w:tc>
          <w:tcPr>
            <w:tcW w:w="288" w:type="dxa"/>
          </w:tcPr>
          <w:p w14:paraId="2A81B75E" w14:textId="77777777" w:rsidR="0089025C" w:rsidRDefault="0089025C" w:rsidP="00C83ECE">
            <w:pPr>
              <w:pStyle w:val="CopticCross"/>
            </w:pPr>
          </w:p>
        </w:tc>
        <w:tc>
          <w:tcPr>
            <w:tcW w:w="3960" w:type="dxa"/>
          </w:tcPr>
          <w:p w14:paraId="4D646DAF" w14:textId="77777777" w:rsidR="0089025C" w:rsidRDefault="0089025C" w:rsidP="00C83ECE">
            <w:pPr>
              <w:pStyle w:val="EngHang"/>
            </w:pPr>
            <w:r>
              <w:t>Hail to the four incorporeal living beasts,</w:t>
            </w:r>
          </w:p>
          <w:p w14:paraId="20D0B8EE" w14:textId="77777777" w:rsidR="0089025C" w:rsidRDefault="0089025C" w:rsidP="00C83ECE">
            <w:pPr>
              <w:pStyle w:val="EngHang"/>
            </w:pPr>
            <w:r>
              <w:t>Carrying the throne of God,</w:t>
            </w:r>
          </w:p>
          <w:p w14:paraId="02533A96" w14:textId="77777777" w:rsidR="0089025C" w:rsidRDefault="0089025C" w:rsidP="00C83ECE">
            <w:pPr>
              <w:pStyle w:val="EngHang"/>
            </w:pPr>
            <w:r>
              <w:t>A lion’s face, and a calf’s face,</w:t>
            </w:r>
          </w:p>
          <w:p w14:paraId="4DFB41D7" w14:textId="77777777" w:rsidR="0089025C" w:rsidRDefault="0089025C" w:rsidP="00C83ECE">
            <w:pPr>
              <w:pStyle w:val="EngHangEnd"/>
            </w:pPr>
            <w:r>
              <w:t>A man’s face, and an eagle’s face.</w:t>
            </w:r>
          </w:p>
        </w:tc>
        <w:tc>
          <w:tcPr>
            <w:tcW w:w="288" w:type="dxa"/>
          </w:tcPr>
          <w:p w14:paraId="3B19BB89" w14:textId="77777777" w:rsidR="0089025C" w:rsidRDefault="0089025C" w:rsidP="00C83ECE"/>
        </w:tc>
        <w:tc>
          <w:tcPr>
            <w:tcW w:w="288" w:type="dxa"/>
          </w:tcPr>
          <w:p w14:paraId="653C4CDC" w14:textId="77777777" w:rsidR="0089025C" w:rsidRDefault="0089025C" w:rsidP="00C83ECE">
            <w:pPr>
              <w:pStyle w:val="CopticCross"/>
            </w:pPr>
          </w:p>
        </w:tc>
        <w:tc>
          <w:tcPr>
            <w:tcW w:w="3960" w:type="dxa"/>
          </w:tcPr>
          <w:p w14:paraId="555D88CF" w14:textId="77777777" w:rsidR="0089025C" w:rsidRDefault="0089025C" w:rsidP="00C83ECE">
            <w:pPr>
              <w:pStyle w:val="CopticVersemulti-line"/>
            </w:pPr>
            <w:r>
              <w:t>Ⲭⲉⲣⲉ ⲡⲓϥ̀ⲧⲟⲩ ⲛ̀ⲍⲱⲟⲛ ⲛ̀ⲁ̀ⲥⲱⲙⲁⲧⲟⲥ:</w:t>
            </w:r>
          </w:p>
          <w:p w14:paraId="005654D4" w14:textId="77777777" w:rsidR="0089025C" w:rsidRDefault="0089025C" w:rsidP="00C83ECE">
            <w:pPr>
              <w:pStyle w:val="CopticVersemulti-line"/>
            </w:pPr>
            <w:r>
              <w:t>ⲉⲧϥⲁⲓ ϧⲁ ⲡⲓϩⲁⲣⲙⲁ ⲛ̀ⲧⲉ Ⲫϯ:</w:t>
            </w:r>
          </w:p>
          <w:p w14:paraId="0B010483" w14:textId="77777777" w:rsidR="0089025C" w:rsidRDefault="0089025C" w:rsidP="00C83ECE">
            <w:pPr>
              <w:pStyle w:val="CopticVersemulti-line"/>
            </w:pPr>
            <w:r>
              <w:t>ⲟⲩϩⲟ ⲙ̀ⲙⲟⲩⲓ̀ ⲛⲉⲙ ⲟⲩϩⲟ ⲙ̀ⲙⲁⲥⲓ:</w:t>
            </w:r>
          </w:p>
          <w:p w14:paraId="4116D19C" w14:textId="77777777" w:rsidR="0089025C" w:rsidRPr="00C35319" w:rsidRDefault="0089025C" w:rsidP="00C83ECE">
            <w:pPr>
              <w:pStyle w:val="CopticHangingVerse"/>
            </w:pPr>
            <w:r>
              <w:t>ⲛⲉⲙ ⲟⲩϩⲟ ⲛ̀ⲣⲱⲙⲓ ⲛⲉⲙ ⲟⲩϩⲟ ⲛ̀ⲁ̀ⲏ̀ⲧⲟⲥ.</w:t>
            </w:r>
          </w:p>
        </w:tc>
      </w:tr>
    </w:tbl>
    <w:p w14:paraId="395BAAEA" w14:textId="77777777" w:rsidR="0089025C" w:rsidRDefault="0089025C" w:rsidP="0082304E">
      <w:pPr>
        <w:pStyle w:val="Heading4"/>
      </w:pPr>
      <w:r>
        <w:t>The Gospel Response for the Four Incorporeal Beasts</w:t>
      </w:r>
    </w:p>
    <w:p w14:paraId="0CB8B1DF" w14:textId="77777777" w:rsidR="0089025C" w:rsidRPr="00C14556" w:rsidRDefault="0089025C" w:rsidP="00C14556">
      <w:pPr>
        <w:pStyle w:val="Rubric"/>
      </w:pPr>
      <w:r>
        <w:t>The last verse of the Doxology may be inserted into the Annual Gospel Response.</w:t>
      </w:r>
    </w:p>
    <w:p w14:paraId="1BB435AB" w14:textId="1C5F6565"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B7BA1A2" w14:textId="77777777" w:rsidR="00595AF3" w:rsidRDefault="00595AF3" w:rsidP="00595AF3">
      <w:pPr>
        <w:pStyle w:val="Heading3"/>
      </w:pPr>
      <w:bookmarkStart w:id="1648" w:name="_Toc459399379"/>
      <w:r>
        <w:t>June 7 / Paoni 13: Archangel Gabriel</w:t>
      </w:r>
      <w:r w:rsidR="00D31016">
        <w:t>, the Evangelist of Daniel</w:t>
      </w:r>
      <w:bookmarkEnd w:id="1648"/>
    </w:p>
    <w:p w14:paraId="00F4ACC1" w14:textId="77777777" w:rsidR="00595AF3" w:rsidRPr="00980D99" w:rsidRDefault="00595AF3" w:rsidP="00595AF3">
      <w:pPr>
        <w:pStyle w:val="Heading4"/>
      </w:pPr>
      <w:bookmarkStart w:id="1649" w:name="_Ref434488149"/>
      <w:r>
        <w:t>The Doxology</w:t>
      </w:r>
      <w:r w:rsidR="00B46E6E">
        <w:t xml:space="preserve"> for Archangel Gabriel, the Evangelist of Daniel</w:t>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9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9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9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50" w:name="_Ref434564551"/>
      <w:bookmarkStart w:id="1651" w:name="_Toc459399380"/>
      <w:r>
        <w:t>June 8 / Paoni 14: Sts. Apakir and John</w:t>
      </w:r>
      <w:bookmarkEnd w:id="1650"/>
      <w:bookmarkEnd w:id="1651"/>
    </w:p>
    <w:p w14:paraId="25CBD4EF" w14:textId="77777777" w:rsidR="006A0D7C" w:rsidRPr="00980D99" w:rsidRDefault="006A0D7C" w:rsidP="006A0D7C">
      <w:pPr>
        <w:pStyle w:val="Heading4"/>
      </w:pPr>
      <w:bookmarkStart w:id="1652" w:name="_Ref434489722"/>
      <w:r>
        <w:t>The Doxology</w:t>
      </w:r>
      <w:r w:rsidR="00B46E6E">
        <w:t xml:space="preserve"> for Sts. Apakir and John</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53" w:name="_Toc459399381"/>
      <w:r>
        <w:rPr>
          <w:lang w:val="en-US"/>
        </w:rPr>
        <w:t>June 9 / Paoni 15: Handing over of St. Mark's Relics</w:t>
      </w:r>
      <w:bookmarkEnd w:id="1653"/>
    </w:p>
    <w:p w14:paraId="12A16B61" w14:textId="77777777" w:rsidR="00980D99" w:rsidRDefault="00980D99" w:rsidP="00980D99">
      <w:pPr>
        <w:pStyle w:val="Heading3"/>
        <w:rPr>
          <w:lang w:val="en-US"/>
        </w:rPr>
      </w:pPr>
      <w:bookmarkStart w:id="1654" w:name="_Toc459399382"/>
      <w:r>
        <w:rPr>
          <w:lang w:val="en-US"/>
        </w:rPr>
        <w:t>June 11 / Paoni 17: Return of St. Mark's Relics</w:t>
      </w:r>
      <w:bookmarkEnd w:id="1654"/>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025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025C">
        <w:rPr>
          <w:noProof/>
          <w:lang w:val="en-US"/>
        </w:rPr>
        <w:t>821</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55" w:name="_Toc459399383"/>
      <w:r>
        <w:rPr>
          <w:lang w:val="en-US"/>
        </w:rPr>
        <w:t>June 13 / Paoni 19: Martyrdom of St. George of Zahim</w:t>
      </w:r>
      <w:bookmarkEnd w:id="1655"/>
    </w:p>
    <w:p w14:paraId="4EBBC2F1" w14:textId="77777777" w:rsidR="006D27E4" w:rsidRPr="00980D99" w:rsidRDefault="006D27E4" w:rsidP="006D27E4">
      <w:pPr>
        <w:pStyle w:val="Heading4"/>
      </w:pPr>
      <w:bookmarkStart w:id="1656" w:name="_Ref434489925"/>
      <w:r>
        <w:t>The Doxology</w:t>
      </w:r>
      <w:r w:rsidR="00B46E6E">
        <w:t xml:space="preserve"> for St. George of Zahim</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9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57" w:name="_Toc459399384"/>
      <w:r>
        <w:t>June 15 / Paoni 21: Commemoration of the Theotokos</w:t>
      </w:r>
      <w:bookmarkEnd w:id="1657"/>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EECE7CB" w14:textId="77777777" w:rsidR="00027E5B" w:rsidRDefault="00027E5B" w:rsidP="00027E5B">
      <w:pPr>
        <w:pStyle w:val="Heading3"/>
      </w:pPr>
      <w:bookmarkStart w:id="1658" w:name="_Toc459399385"/>
      <w:r>
        <w:t>June 16 / Paoni 22: Consecration of a Church of St. Cosmas and Damian, Their Brothers and Their Mother</w:t>
      </w:r>
      <w:bookmarkEnd w:id="1658"/>
    </w:p>
    <w:p w14:paraId="41853561" w14:textId="1FFC9743"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025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025C">
        <w:rPr>
          <w:noProof/>
        </w:rPr>
        <w:t>654</w:t>
      </w:r>
      <w:r w:rsidR="002409EF">
        <w:fldChar w:fldCharType="end"/>
      </w:r>
      <w:r>
        <w:t>.</w:t>
      </w:r>
    </w:p>
    <w:p w14:paraId="2E5DB3E3" w14:textId="77777777" w:rsidR="00980D99" w:rsidRDefault="00980D99" w:rsidP="00980D99">
      <w:pPr>
        <w:pStyle w:val="Heading3"/>
        <w:rPr>
          <w:lang w:val="en-US"/>
        </w:rPr>
      </w:pPr>
      <w:bookmarkStart w:id="1659" w:name="_Toc459399386"/>
      <w:r>
        <w:rPr>
          <w:lang w:val="en-US"/>
        </w:rPr>
        <w:t xml:space="preserve">June 18 / Paoni 24: </w:t>
      </w:r>
      <w:r w:rsidR="001B4E41">
        <w:rPr>
          <w:lang w:val="en-US"/>
        </w:rPr>
        <w:t xml:space="preserve">The Strong </w:t>
      </w:r>
      <w:r>
        <w:rPr>
          <w:lang w:val="en-US"/>
        </w:rPr>
        <w:t>St. Moses</w:t>
      </w:r>
      <w:bookmarkEnd w:id="1659"/>
    </w:p>
    <w:p w14:paraId="5BCAE9A6" w14:textId="77777777" w:rsidR="00980D99" w:rsidRDefault="00980D99" w:rsidP="00980D99">
      <w:pPr>
        <w:pStyle w:val="Heading4"/>
        <w:rPr>
          <w:lang w:val="en-US"/>
        </w:rPr>
      </w:pPr>
      <w:bookmarkStart w:id="1660" w:name="_Ref434491006"/>
      <w:r>
        <w:rPr>
          <w:lang w:val="en-US"/>
        </w:rPr>
        <w:t>The Doxology</w:t>
      </w:r>
      <w:r w:rsidR="00810F04">
        <w:rPr>
          <w:lang w:val="en-US"/>
        </w:rPr>
        <w:t xml:space="preserve"> for the Strong St. Moses</w:t>
      </w:r>
      <w:bookmarkEnd w:id="1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9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9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9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71" w:name="_Toc459399387"/>
      <w:r>
        <w:rPr>
          <w:lang w:val="en-US"/>
        </w:rPr>
        <w:t>June 19 / Paoni 25: Martyrdom of St</w:t>
      </w:r>
      <w:r w:rsidR="00191A26">
        <w:rPr>
          <w:lang w:val="en-US"/>
        </w:rPr>
        <w:t>. Jude the Disciple and Epistle-</w:t>
      </w:r>
      <w:r>
        <w:rPr>
          <w:lang w:val="en-US"/>
        </w:rPr>
        <w:t>Writer</w:t>
      </w:r>
      <w:bookmarkEnd w:id="1671"/>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BDA9DC2" w14:textId="77777777" w:rsidR="00980D99" w:rsidRDefault="00980D99" w:rsidP="00980D99">
      <w:pPr>
        <w:pStyle w:val="Heading3"/>
      </w:pPr>
      <w:bookmarkStart w:id="1672" w:name="_Toc459399388"/>
      <w:r>
        <w:t xml:space="preserve">June 20 / Paoni 26: </w:t>
      </w:r>
      <w:r w:rsidR="00237D47">
        <w:t xml:space="preserve">Consecration of the Church of </w:t>
      </w:r>
      <w:r>
        <w:t>Archangel Gabriel</w:t>
      </w:r>
      <w:bookmarkEnd w:id="1672"/>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89025C">
        <w:t>March 26 / Phamenoth 30: Archangel Gabriel</w:t>
      </w:r>
      <w:r>
        <w:fldChar w:fldCharType="end"/>
      </w:r>
      <w:r>
        <w:t xml:space="preserve">, page </w:t>
      </w:r>
      <w:r>
        <w:fldChar w:fldCharType="begin"/>
      </w:r>
      <w:r>
        <w:instrText xml:space="preserve"> PAGEREF _Ref434562998 \h </w:instrText>
      </w:r>
      <w:r>
        <w:fldChar w:fldCharType="separate"/>
      </w:r>
      <w:r w:rsidR="0089025C">
        <w:rPr>
          <w:noProof/>
        </w:rPr>
        <w:t>816</w:t>
      </w:r>
      <w:r>
        <w:fldChar w:fldCharType="end"/>
      </w:r>
      <w:r>
        <w:t>.</w:t>
      </w:r>
    </w:p>
    <w:p w14:paraId="4ADB6B3C" w14:textId="77777777" w:rsidR="00072324" w:rsidRDefault="00072324" w:rsidP="00072324">
      <w:pPr>
        <w:pStyle w:val="Heading3"/>
        <w:rPr>
          <w:lang w:val="en-US"/>
        </w:rPr>
      </w:pPr>
      <w:bookmarkStart w:id="1673" w:name="_Toc459399389"/>
      <w:r>
        <w:rPr>
          <w:lang w:val="en-US"/>
        </w:rPr>
        <w:t>June 21 / Paoni 27: Martyrdom of St. Ananias the Apostle</w:t>
      </w:r>
      <w:bookmarkEnd w:id="1673"/>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9109F37" w14:textId="77777777" w:rsidR="00B52D77" w:rsidRDefault="00B52D77" w:rsidP="00B52D77">
      <w:pPr>
        <w:pStyle w:val="Heading3"/>
      </w:pPr>
      <w:bookmarkStart w:id="1674" w:name="_Toc459399390"/>
      <w:r>
        <w:t>June 23 / Paoni 29: Commemoration of the Annunciation, Nativity, and Resurrection on the 29</w:t>
      </w:r>
      <w:r w:rsidRPr="00C0205C">
        <w:rPr>
          <w:vertAlign w:val="superscript"/>
        </w:rPr>
        <w:t>th</w:t>
      </w:r>
      <w:r>
        <w:t xml:space="preserve"> of Every Month</w:t>
      </w:r>
      <w:bookmarkEnd w:id="1674"/>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573C8122" w14:textId="77777777" w:rsidR="00980D99" w:rsidRDefault="00980D99" w:rsidP="00980D99">
      <w:pPr>
        <w:pStyle w:val="Heading3"/>
        <w:rPr>
          <w:lang w:val="en-US"/>
        </w:rPr>
      </w:pPr>
      <w:bookmarkStart w:id="1675" w:name="_Toc459399391"/>
      <w:r>
        <w:rPr>
          <w:lang w:val="en-US"/>
        </w:rPr>
        <w:t>June 24 / Paoni 30: The Nativity of St. John the Baptist</w:t>
      </w:r>
      <w:bookmarkEnd w:id="1675"/>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04E70998" w14:textId="77777777" w:rsidR="005B716A" w:rsidRDefault="005B716A" w:rsidP="005B716A">
      <w:pPr>
        <w:pStyle w:val="Heading3"/>
      </w:pPr>
      <w:bookmarkStart w:id="1676" w:name="_Toc459399392"/>
      <w:r>
        <w:t>June 26 / Epip 2: Departure of St. Thaddaeus the Apostle</w:t>
      </w:r>
      <w:bookmarkEnd w:id="1676"/>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EF24D29" w14:textId="77777777" w:rsidR="00980D99" w:rsidRDefault="00980D99" w:rsidP="00980D99">
      <w:pPr>
        <w:pStyle w:val="Heading3"/>
      </w:pPr>
      <w:bookmarkStart w:id="1677" w:name="_Toc459399393"/>
      <w:r>
        <w:t>June 27 / Epip 3: St. Cyril of Alexandria</w:t>
      </w:r>
      <w:bookmarkEnd w:id="1677"/>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78" w:name="_Toc459399394"/>
      <w:r>
        <w:t>June 28 / Epip 4: Sts. Apakir and John</w:t>
      </w:r>
      <w:bookmarkEnd w:id="1678"/>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025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025C">
        <w:rPr>
          <w:noProof/>
        </w:rPr>
        <w:t>857</w:t>
      </w:r>
      <w:r w:rsidR="00237D47">
        <w:fldChar w:fldCharType="end"/>
      </w:r>
      <w:r>
        <w:t>.</w:t>
      </w:r>
    </w:p>
    <w:p w14:paraId="1F7BEA33" w14:textId="77777777" w:rsidR="00980D99" w:rsidRDefault="00980D99" w:rsidP="00980D99">
      <w:pPr>
        <w:pStyle w:val="Heading3"/>
        <w:rPr>
          <w:lang w:val="en-US"/>
        </w:rPr>
      </w:pPr>
      <w:bookmarkStart w:id="1679"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79"/>
    </w:p>
    <w:p w14:paraId="6FD478B9" w14:textId="77777777" w:rsidR="004C7F73" w:rsidRDefault="004C7F73" w:rsidP="004C7F73">
      <w:pPr>
        <w:pStyle w:val="Heading4"/>
      </w:pPr>
      <w:bookmarkStart w:id="1680" w:name="_Ref434477973"/>
      <w:r>
        <w:t>The Doxology of Sts. Peter and Paul</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81"/>
            <w:r>
              <w:t>Are the working husbandmen</w:t>
            </w:r>
            <w:commentRangeEnd w:id="1681"/>
            <w:r>
              <w:rPr>
                <w:rStyle w:val="CommentReference"/>
                <w:rFonts w:ascii="Times New Roman" w:eastAsiaTheme="minorHAnsi" w:hAnsi="Times New Roman" w:cstheme="minorBidi"/>
                <w:color w:val="auto"/>
              </w:rPr>
              <w:commentReference w:id="168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82"/>
            <w:r>
              <w:t xml:space="preserve">With </w:t>
            </w:r>
            <w:commentRangeEnd w:id="1682"/>
            <w:r>
              <w:rPr>
                <w:rStyle w:val="CommentReference"/>
                <w:rFonts w:ascii="Times New Roman" w:eastAsiaTheme="minorHAnsi" w:hAnsi="Times New Roman" w:cstheme="minorBidi"/>
                <w:color w:val="auto"/>
              </w:rPr>
              <w:commentReference w:id="168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83"/>
            <w:commentRangeStart w:id="1684"/>
            <w:r>
              <w:t xml:space="preserve">sound </w:t>
            </w:r>
            <w:commentRangeEnd w:id="1683"/>
            <w:r>
              <w:rPr>
                <w:rStyle w:val="CommentReference"/>
                <w:rFonts w:ascii="Times New Roman" w:eastAsiaTheme="minorHAnsi" w:hAnsi="Times New Roman" w:cstheme="minorBidi"/>
                <w:color w:val="auto"/>
              </w:rPr>
              <w:commentReference w:id="1683"/>
            </w:r>
            <w:commentRangeEnd w:id="1684"/>
            <w:r>
              <w:rPr>
                <w:rStyle w:val="CommentReference"/>
                <w:rFonts w:ascii="Times New Roman" w:eastAsiaTheme="minorHAnsi" w:hAnsi="Times New Roman" w:cstheme="minorBidi"/>
                <w:color w:val="auto"/>
              </w:rPr>
              <w:commentReference w:id="168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85" w:name="_Ref434488724"/>
      <w:r>
        <w:t>The Doxology of St. Paul</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8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87"/>
            <w:r>
              <w:t xml:space="preserve">To </w:t>
            </w:r>
            <w:commentRangeEnd w:id="1687"/>
            <w:r>
              <w:rPr>
                <w:rStyle w:val="CommentReference"/>
                <w:rFonts w:ascii="Times New Roman" w:eastAsiaTheme="minorHAnsi" w:hAnsi="Times New Roman" w:cstheme="minorBidi"/>
                <w:color w:val="auto"/>
              </w:rPr>
              <w:commentReference w:id="1687"/>
            </w:r>
            <w:r>
              <w:t xml:space="preserve">all the </w:t>
            </w:r>
            <w:commentRangeStart w:id="1688"/>
            <w:r>
              <w:t>Gentiles</w:t>
            </w:r>
            <w:commentRangeEnd w:id="1688"/>
            <w:r>
              <w:rPr>
                <w:rStyle w:val="CommentReference"/>
                <w:rFonts w:ascii="Times New Roman" w:eastAsiaTheme="minorHAnsi" w:hAnsi="Times New Roman" w:cstheme="minorBidi"/>
                <w:color w:val="auto"/>
              </w:rPr>
              <w:commentReference w:id="168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89"/>
            <w:r>
              <w:t>To be completely filled</w:t>
            </w:r>
          </w:p>
          <w:p w14:paraId="68A85021" w14:textId="77777777" w:rsidR="00306181" w:rsidRDefault="00306181" w:rsidP="00306181">
            <w:pPr>
              <w:pStyle w:val="EngHangEnd"/>
            </w:pPr>
            <w:r>
              <w:t>With God in love.</w:t>
            </w:r>
            <w:commentRangeEnd w:id="1689"/>
            <w:r>
              <w:rPr>
                <w:rStyle w:val="CommentReference"/>
                <w:rFonts w:ascii="Times New Roman" w:eastAsiaTheme="minorHAnsi" w:hAnsi="Times New Roman" w:cstheme="minorBidi"/>
                <w:color w:val="auto"/>
              </w:rPr>
              <w:commentReference w:id="168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90" w:name="_Ref434476236"/>
      <w:r>
        <w:t>The Psali Adam</w:t>
      </w:r>
      <w:r w:rsidR="006C1B94">
        <w:t xml:space="preserve"> for the Apostles’ Feast</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91" w:name="_Ref434476261"/>
      <w:r>
        <w:t>The Psali Batos</w:t>
      </w:r>
      <w:r w:rsidR="006C1B94">
        <w:t xml:space="preserve"> for the Apostles’ Feast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92" w:name="_Toc459399396"/>
      <w:r>
        <w:rPr>
          <w:lang w:val="en-US"/>
        </w:rPr>
        <w:t>June 30 / Epip 6: Martyrdom of St. Aoulimpas the Apostle</w:t>
      </w:r>
      <w:bookmarkEnd w:id="1692"/>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93" w:name="_Toc410196218"/>
      <w:bookmarkStart w:id="1694" w:name="_Toc410196460"/>
      <w:bookmarkStart w:id="1695" w:name="_Toc410196962"/>
      <w:bookmarkStart w:id="1696" w:name="_Toc459399211"/>
      <w:bookmarkStart w:id="1697" w:name="July"/>
      <w:bookmarkEnd w:id="1642"/>
      <w:r>
        <w:t>July</w:t>
      </w:r>
      <w:bookmarkEnd w:id="1693"/>
      <w:bookmarkEnd w:id="1694"/>
      <w:bookmarkEnd w:id="1695"/>
      <w:r w:rsidR="00980D99">
        <w:t xml:space="preserve"> or </w:t>
      </w:r>
      <w:r w:rsidR="00980D99">
        <w:rPr>
          <w:rFonts w:ascii="FreeSerifAvvaShenouda" w:hAnsi="FreeSerifAvvaShenouda" w:cs="FreeSerifAvvaShenouda"/>
        </w:rPr>
        <w:t>Ⲉⲡⲏⲡ</w:t>
      </w:r>
      <w:bookmarkEnd w:id="1696"/>
    </w:p>
    <w:bookmarkStart w:id="1698" w:name="_Ref434562742" w:displacedByCustomXml="next"/>
    <w:bookmarkStart w:id="1699" w:name="_Toc410196221" w:displacedByCustomXml="next"/>
    <w:bookmarkStart w:id="1700" w:name="_Toc410196463" w:displacedByCustomXml="next"/>
    <w:bookmarkStart w:id="1701"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89025C">
              <w:rPr>
                <w:noProof/>
                <w:webHidden/>
              </w:rPr>
              <w:t>875</w:t>
            </w:r>
            <w:r w:rsidR="00513E2D">
              <w:rPr>
                <w:noProof/>
                <w:webHidden/>
              </w:rPr>
              <w:fldChar w:fldCharType="end"/>
            </w:r>
          </w:hyperlink>
        </w:p>
        <w:p w14:paraId="271206DE" w14:textId="66646551" w:rsidR="00513E2D" w:rsidRDefault="00513992">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799E3C60" w14:textId="091FC13B" w:rsidR="00513E2D" w:rsidRDefault="00513992">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467F24E3" w14:textId="3D88D739" w:rsidR="00513E2D" w:rsidRDefault="00513992">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16B6F59B" w14:textId="60130236" w:rsidR="00513E2D" w:rsidRDefault="00513992">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03F8E652" w14:textId="02765E39" w:rsidR="00513E2D" w:rsidRDefault="00513992">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7EA8954D" w14:textId="0E5AC4FC" w:rsidR="00513E2D" w:rsidRDefault="00513992">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474B00C" w14:textId="7CF0E343" w:rsidR="00513E2D" w:rsidRDefault="00513992">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B92869D" w14:textId="2D702F54" w:rsidR="00513E2D" w:rsidRDefault="00513992">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2F430F1A" w14:textId="489B046E" w:rsidR="00513E2D" w:rsidRDefault="00513992">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3AA718A9" w14:textId="42040DA6" w:rsidR="00513E2D" w:rsidRDefault="00513992">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89025C">
              <w:rPr>
                <w:noProof/>
                <w:webHidden/>
              </w:rPr>
              <w:t>883</w:t>
            </w:r>
            <w:r w:rsidR="00513E2D">
              <w:rPr>
                <w:noProof/>
                <w:webHidden/>
              </w:rPr>
              <w:fldChar w:fldCharType="end"/>
            </w:r>
          </w:hyperlink>
        </w:p>
        <w:p w14:paraId="3769D86C" w14:textId="182158FE" w:rsidR="00513E2D" w:rsidRDefault="00513992">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89025C">
              <w:rPr>
                <w:noProof/>
                <w:webHidden/>
              </w:rPr>
              <w:t>884</w:t>
            </w:r>
            <w:r w:rsidR="00513E2D">
              <w:rPr>
                <w:noProof/>
                <w:webHidden/>
              </w:rPr>
              <w:fldChar w:fldCharType="end"/>
            </w:r>
          </w:hyperlink>
        </w:p>
        <w:p w14:paraId="72A07695" w14:textId="420254C3" w:rsidR="00513E2D" w:rsidRDefault="00513992">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10F219AF" w14:textId="6E723436" w:rsidR="00513E2D" w:rsidRDefault="00513992">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32D00340" w14:textId="63C221E7" w:rsidR="00513E2D" w:rsidRDefault="00513992">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1197C53" w14:textId="4C84A085" w:rsidR="00513E2D" w:rsidRDefault="00513992">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9C36054" w14:textId="2FEA8F5B" w:rsidR="00513E2D" w:rsidRDefault="00513992">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02" w:name="_Ref436250323"/>
      <w:bookmarkStart w:id="1703" w:name="_Toc459399397"/>
      <w:r>
        <w:rPr>
          <w:rFonts w:ascii="Times New Roman" w:hAnsi="Times New Roman" w:cs="Times New Roman"/>
        </w:rPr>
        <w:t>July 1 / Epip 7: St. Shenoute</w:t>
      </w:r>
      <w:bookmarkEnd w:id="1698"/>
      <w:bookmarkEnd w:id="1702"/>
      <w:bookmarkEnd w:id="1703"/>
    </w:p>
    <w:p w14:paraId="5B5A5AD3" w14:textId="77777777" w:rsidR="00980D99" w:rsidRDefault="00980D99" w:rsidP="00980D99">
      <w:pPr>
        <w:pStyle w:val="Heading4"/>
        <w:rPr>
          <w:lang w:val="en-US"/>
        </w:rPr>
      </w:pPr>
      <w:bookmarkStart w:id="1704" w:name="_Ref434491186"/>
      <w:r>
        <w:rPr>
          <w:lang w:val="en-US"/>
        </w:rPr>
        <w:t>The Doxology</w:t>
      </w:r>
      <w:r w:rsidR="00810F04">
        <w:rPr>
          <w:lang w:val="en-US"/>
        </w:rPr>
        <w:t xml:space="preserve"> for St. Shenoute</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9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9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9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08" w:name="_Ref434491207"/>
      <w:r>
        <w:rPr>
          <w:lang w:val="en-US"/>
        </w:rPr>
        <w:t>A Doxology for St. Besa</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09" w:name="_Toc459399398"/>
      <w:r>
        <w:rPr>
          <w:rFonts w:ascii="Times New Roman" w:hAnsi="Times New Roman" w:cs="Times New Roman"/>
        </w:rPr>
        <w:t>July 1 / Epip 7: Also St. Ignatius</w:t>
      </w:r>
      <w:bookmarkEnd w:id="1709"/>
    </w:p>
    <w:p w14:paraId="08CD1881" w14:textId="77777777" w:rsidR="00980D99" w:rsidRDefault="00980D99" w:rsidP="00980D99">
      <w:pPr>
        <w:pStyle w:val="Heading3"/>
        <w:rPr>
          <w:lang w:val="en-US"/>
        </w:rPr>
      </w:pPr>
      <w:bookmarkStart w:id="1710" w:name="_Ref434560325"/>
      <w:bookmarkStart w:id="1711" w:name="_Toc459399399"/>
      <w:r>
        <w:rPr>
          <w:lang w:val="en-US"/>
        </w:rPr>
        <w:t>July 2 / Epip 8: St. Pishoy</w:t>
      </w:r>
      <w:bookmarkEnd w:id="1710"/>
      <w:bookmarkEnd w:id="1711"/>
    </w:p>
    <w:p w14:paraId="3F31CCDA" w14:textId="77777777" w:rsidR="00980D99" w:rsidRDefault="00980D99" w:rsidP="00980D99">
      <w:pPr>
        <w:pStyle w:val="Heading4"/>
        <w:rPr>
          <w:lang w:val="en-US"/>
        </w:rPr>
      </w:pPr>
      <w:bookmarkStart w:id="1712" w:name="_Ref434490783"/>
      <w:r>
        <w:rPr>
          <w:lang w:val="en-US"/>
        </w:rPr>
        <w:t>The Doxology</w:t>
      </w:r>
      <w:r w:rsidR="00810F04">
        <w:rPr>
          <w:lang w:val="en-US"/>
        </w:rPr>
        <w:t xml:space="preserve"> for St. Pishoy</w:t>
      </w:r>
      <w:bookmarkEnd w:id="1712"/>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025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025C">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0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0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22" w:name="_Toc459399400"/>
      <w:r>
        <w:t>The Virgin’s Fast</w:t>
      </w:r>
      <w:bookmarkEnd w:id="1701"/>
      <w:bookmarkEnd w:id="1700"/>
      <w:bookmarkEnd w:id="1699"/>
      <w:bookmarkEnd w:id="1722"/>
    </w:p>
    <w:p w14:paraId="67B94F6A" w14:textId="77777777" w:rsidR="005B716A" w:rsidRDefault="005B716A" w:rsidP="005B716A">
      <w:pPr>
        <w:pStyle w:val="Heading3"/>
        <w:rPr>
          <w:lang w:val="en-US"/>
        </w:rPr>
      </w:pPr>
      <w:bookmarkStart w:id="1723" w:name="_Toc459399401"/>
      <w:r>
        <w:rPr>
          <w:lang w:val="en-US"/>
        </w:rPr>
        <w:t>July 3 / Epip 9: Martyrdom of</w:t>
      </w:r>
      <w:r w:rsidR="00FE0AE4">
        <w:rPr>
          <w:lang w:val="en-US"/>
        </w:rPr>
        <w:t xml:space="preserve"> </w:t>
      </w:r>
      <w:r>
        <w:rPr>
          <w:lang w:val="en-US"/>
        </w:rPr>
        <w:t>St. Simon Cleophas the Apostle</w:t>
      </w:r>
      <w:bookmarkEnd w:id="1723"/>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9F0F33E" w14:textId="77777777" w:rsidR="00DD5136" w:rsidRDefault="00DD5136" w:rsidP="00DD5136">
      <w:pPr>
        <w:pStyle w:val="Heading3"/>
      </w:pPr>
      <w:bookmarkStart w:id="1724" w:name="_Toc459399402"/>
      <w:r>
        <w:t>July 6 / Epip 12: Commemoration of Archangel Michael</w:t>
      </w:r>
      <w:bookmarkEnd w:id="1724"/>
    </w:p>
    <w:p w14:paraId="6423257B"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29C6776" w14:textId="77777777" w:rsidTr="0082304E">
        <w:trPr>
          <w:cantSplit/>
          <w:jc w:val="center"/>
        </w:trPr>
        <w:tc>
          <w:tcPr>
            <w:tcW w:w="288" w:type="dxa"/>
          </w:tcPr>
          <w:p w14:paraId="3361BE2B" w14:textId="77777777" w:rsidR="0089025C" w:rsidRDefault="0089025C" w:rsidP="0082304E">
            <w:pPr>
              <w:pStyle w:val="CopticCross"/>
            </w:pPr>
          </w:p>
        </w:tc>
        <w:tc>
          <w:tcPr>
            <w:tcW w:w="3960" w:type="dxa"/>
          </w:tcPr>
          <w:p w14:paraId="47C95355" w14:textId="77777777" w:rsidR="0089025C" w:rsidRDefault="0089025C" w:rsidP="00C83ECE">
            <w:pPr>
              <w:pStyle w:val="EngHang"/>
            </w:pPr>
            <w:r>
              <w:t>Through the intercessions</w:t>
            </w:r>
          </w:p>
          <w:p w14:paraId="118ECA4F" w14:textId="77777777" w:rsidR="0089025C" w:rsidRDefault="0089025C" w:rsidP="00C83ECE">
            <w:pPr>
              <w:pStyle w:val="EngHang"/>
            </w:pPr>
            <w:r>
              <w:t>Of the Four Incorporeal Beasts,</w:t>
            </w:r>
          </w:p>
          <w:p w14:paraId="2DF3F7CA" w14:textId="77777777" w:rsidR="0089025C" w:rsidRDefault="0089025C" w:rsidP="00C83ECE">
            <w:pPr>
              <w:pStyle w:val="EngHang"/>
            </w:pPr>
            <w:r>
              <w:t>The ministering flames of fire,</w:t>
            </w:r>
          </w:p>
          <w:p w14:paraId="0375D7FA" w14:textId="77777777" w:rsidR="0089025C" w:rsidRDefault="0089025C" w:rsidP="0082304E">
            <w:pPr>
              <w:pStyle w:val="EngHangEnd"/>
            </w:pPr>
            <w:r>
              <w:t>O Lord, grant us the forgiveness of our sins.</w:t>
            </w:r>
          </w:p>
        </w:tc>
        <w:tc>
          <w:tcPr>
            <w:tcW w:w="288" w:type="dxa"/>
          </w:tcPr>
          <w:p w14:paraId="5AEB5242" w14:textId="77777777" w:rsidR="0089025C" w:rsidRDefault="0089025C" w:rsidP="0082304E"/>
        </w:tc>
        <w:tc>
          <w:tcPr>
            <w:tcW w:w="288" w:type="dxa"/>
          </w:tcPr>
          <w:p w14:paraId="10BF8FE9" w14:textId="77777777" w:rsidR="0089025C" w:rsidRDefault="0089025C" w:rsidP="0082304E">
            <w:pPr>
              <w:pStyle w:val="CopticCross"/>
            </w:pPr>
          </w:p>
        </w:tc>
        <w:tc>
          <w:tcPr>
            <w:tcW w:w="3960" w:type="dxa"/>
          </w:tcPr>
          <w:p w14:paraId="2000A0A2" w14:textId="77777777" w:rsidR="0089025C" w:rsidRDefault="0089025C" w:rsidP="00C83ECE">
            <w:pPr>
              <w:pStyle w:val="CopticVersemulti-line"/>
            </w:pPr>
            <w:r>
              <w:t>Ϩⲓⲧⲉⲛ ⲛⲓⲡ̀ⲣⲉⲥⲃⲓⲁ̀</w:t>
            </w:r>
          </w:p>
          <w:p w14:paraId="531F292A" w14:textId="77777777" w:rsidR="0089025C" w:rsidRDefault="0089025C" w:rsidP="00C83ECE">
            <w:pPr>
              <w:pStyle w:val="CopticVersemulti-line"/>
            </w:pPr>
            <w:r>
              <w:t>ⲛ̀ⲧⲉ ⲡⲓϥ̀ⲧⲟⲩ ⲛ̀ⲍⲱⲟⲛ ⲛ̀ⲁⲥⲱⲙⲁⲧⲟⲥ</w:t>
            </w:r>
          </w:p>
          <w:p w14:paraId="6D7B0094" w14:textId="77777777" w:rsidR="0089025C" w:rsidRDefault="0089025C" w:rsidP="00C83ECE">
            <w:pPr>
              <w:pStyle w:val="CopticVersemulti-line"/>
            </w:pPr>
            <w:r>
              <w:t>ⲛ̀ⲗⲓⲧⲟⲩⲣⲅⲟⲥ ⲛ̀ϣⲁϩ ⲛ̀ⲭ̀ⲣⲟⲙ:</w:t>
            </w:r>
          </w:p>
          <w:p w14:paraId="22D2232E" w14:textId="77777777" w:rsidR="0089025C" w:rsidRPr="00C35319" w:rsidRDefault="0089025C" w:rsidP="00C83ECE">
            <w:pPr>
              <w:pStyle w:val="CopticHangingVerse"/>
            </w:pPr>
            <w:r>
              <w:t>Ⲡϭⲟⲓⲥ ⲁⲣⲓϩ̀ⲙⲟⲧ ⲛⲁⲛ ⲙ̀ⲡⲓⲭⲱ ⲉ̀ⲃⲟⲗ ⲛ̀ⲧⲉ ⲛⲉⲛⲛⲟⲃⲓ.</w:t>
            </w:r>
          </w:p>
        </w:tc>
      </w:tr>
    </w:tbl>
    <w:p w14:paraId="753A0C34"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B0E996E" w14:textId="77777777" w:rsidTr="00C83ECE">
        <w:trPr>
          <w:cantSplit/>
          <w:jc w:val="center"/>
        </w:trPr>
        <w:tc>
          <w:tcPr>
            <w:tcW w:w="288" w:type="dxa"/>
          </w:tcPr>
          <w:p w14:paraId="4EF32E49" w14:textId="77777777" w:rsidR="0089025C" w:rsidRDefault="0089025C" w:rsidP="00C83ECE">
            <w:pPr>
              <w:pStyle w:val="CopticCross"/>
            </w:pPr>
          </w:p>
        </w:tc>
        <w:tc>
          <w:tcPr>
            <w:tcW w:w="3960" w:type="dxa"/>
          </w:tcPr>
          <w:p w14:paraId="6243890C" w14:textId="77777777" w:rsidR="0089025C" w:rsidRDefault="0089025C" w:rsidP="00C83ECE">
            <w:pPr>
              <w:pStyle w:val="EngHang"/>
            </w:pPr>
            <w:r>
              <w:t>Hail to the four incorporeal living beasts,</w:t>
            </w:r>
          </w:p>
          <w:p w14:paraId="53ED8C17" w14:textId="77777777" w:rsidR="0089025C" w:rsidRDefault="0089025C" w:rsidP="00C83ECE">
            <w:pPr>
              <w:pStyle w:val="EngHang"/>
            </w:pPr>
            <w:r>
              <w:t>Carrying the throne of God,</w:t>
            </w:r>
          </w:p>
          <w:p w14:paraId="5B243C6C" w14:textId="77777777" w:rsidR="0089025C" w:rsidRDefault="0089025C" w:rsidP="00C83ECE">
            <w:pPr>
              <w:pStyle w:val="EngHang"/>
            </w:pPr>
            <w:r>
              <w:t>A lion’s face, and a calf’s face,</w:t>
            </w:r>
          </w:p>
          <w:p w14:paraId="182EF4EC" w14:textId="77777777" w:rsidR="0089025C" w:rsidRDefault="0089025C" w:rsidP="00C83ECE">
            <w:pPr>
              <w:pStyle w:val="EngHangEnd"/>
            </w:pPr>
            <w:r>
              <w:t>A man’s face, and an eagle’s face.</w:t>
            </w:r>
          </w:p>
        </w:tc>
        <w:tc>
          <w:tcPr>
            <w:tcW w:w="288" w:type="dxa"/>
          </w:tcPr>
          <w:p w14:paraId="5C76B49C" w14:textId="77777777" w:rsidR="0089025C" w:rsidRDefault="0089025C" w:rsidP="00C83ECE"/>
        </w:tc>
        <w:tc>
          <w:tcPr>
            <w:tcW w:w="288" w:type="dxa"/>
          </w:tcPr>
          <w:p w14:paraId="50FBAB53" w14:textId="77777777" w:rsidR="0089025C" w:rsidRDefault="0089025C" w:rsidP="00C83ECE">
            <w:pPr>
              <w:pStyle w:val="CopticCross"/>
            </w:pPr>
          </w:p>
        </w:tc>
        <w:tc>
          <w:tcPr>
            <w:tcW w:w="3960" w:type="dxa"/>
          </w:tcPr>
          <w:p w14:paraId="61E86325" w14:textId="77777777" w:rsidR="0089025C" w:rsidRDefault="0089025C" w:rsidP="00C83ECE">
            <w:pPr>
              <w:pStyle w:val="CopticVersemulti-line"/>
            </w:pPr>
            <w:r>
              <w:t>Ⲭⲉⲣⲉ ⲡⲓϥ̀ⲧⲟⲩ ⲛ̀ⲍⲱⲟⲛ ⲛ̀ⲁ̀ⲥⲱⲙⲁⲧⲟⲥ:</w:t>
            </w:r>
          </w:p>
          <w:p w14:paraId="2B307409" w14:textId="77777777" w:rsidR="0089025C" w:rsidRDefault="0089025C" w:rsidP="00C83ECE">
            <w:pPr>
              <w:pStyle w:val="CopticVersemulti-line"/>
            </w:pPr>
            <w:r>
              <w:t>ⲉⲧϥⲁⲓ ϧⲁ ⲡⲓϩⲁⲣⲙⲁ ⲛ̀ⲧⲉ Ⲫϯ:</w:t>
            </w:r>
          </w:p>
          <w:p w14:paraId="7CE03ED4" w14:textId="77777777" w:rsidR="0089025C" w:rsidRDefault="0089025C" w:rsidP="00C83ECE">
            <w:pPr>
              <w:pStyle w:val="CopticVersemulti-line"/>
            </w:pPr>
            <w:r>
              <w:t>ⲟⲩϩⲟ ⲙ̀ⲙⲟⲩⲓ̀ ⲛⲉⲙ ⲟⲩϩⲟ ⲙ̀ⲙⲁⲥⲓ:</w:t>
            </w:r>
          </w:p>
          <w:p w14:paraId="41D748BF" w14:textId="77777777" w:rsidR="0089025C" w:rsidRPr="00C35319" w:rsidRDefault="0089025C" w:rsidP="00C83ECE">
            <w:pPr>
              <w:pStyle w:val="CopticHangingVerse"/>
            </w:pPr>
            <w:r>
              <w:t>ⲛⲉⲙ ⲟⲩϩⲟ ⲛ̀ⲣⲱⲙⲓ ⲛⲉⲙ ⲟⲩϩⲟ ⲛ̀ⲁ̀ⲏ̀ⲧⲟⲥ.</w:t>
            </w:r>
          </w:p>
        </w:tc>
      </w:tr>
    </w:tbl>
    <w:p w14:paraId="7A210D30" w14:textId="77777777" w:rsidR="0089025C" w:rsidRDefault="0089025C" w:rsidP="0082304E">
      <w:pPr>
        <w:pStyle w:val="Heading4"/>
      </w:pPr>
      <w:r>
        <w:t>The Gospel Response for the Four Incorporeal Beasts</w:t>
      </w:r>
    </w:p>
    <w:p w14:paraId="6103F0EF" w14:textId="77777777" w:rsidR="0089025C" w:rsidRPr="00C14556" w:rsidRDefault="0089025C" w:rsidP="00C14556">
      <w:pPr>
        <w:pStyle w:val="Rubric"/>
      </w:pPr>
      <w:r>
        <w:t>The last verse of the Doxology may be inserted into the Annual Gospel Response.</w:t>
      </w:r>
    </w:p>
    <w:p w14:paraId="5BB08031" w14:textId="1050DF58"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32BC82" w14:textId="77777777" w:rsidR="005B716A" w:rsidRDefault="005B716A" w:rsidP="005B716A">
      <w:pPr>
        <w:pStyle w:val="Heading3"/>
      </w:pPr>
      <w:bookmarkStart w:id="1725" w:name="_Toc459399403"/>
      <w:r>
        <w:t>July 12 / Epip 18: Martyrdom of St. James the Apostle, the Bishop of Jerusalem</w:t>
      </w:r>
      <w:bookmarkEnd w:id="1725"/>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0614C9" w14:textId="77777777" w:rsidR="009C1989" w:rsidRDefault="009C1989" w:rsidP="009C1989">
      <w:pPr>
        <w:pStyle w:val="Heading3"/>
      </w:pPr>
      <w:bookmarkStart w:id="1726" w:name="_Ref434562330"/>
      <w:bookmarkStart w:id="1727" w:name="_Toc459399404"/>
      <w:r>
        <w:t>July 14 / Epip 20: Martyrdom of St. Theodore of Shotep, the General</w:t>
      </w:r>
      <w:bookmarkEnd w:id="1726"/>
      <w:bookmarkEnd w:id="1727"/>
    </w:p>
    <w:p w14:paraId="7B584133" w14:textId="77777777" w:rsidR="009C1989" w:rsidRDefault="009C1989" w:rsidP="009C1989">
      <w:pPr>
        <w:pStyle w:val="Heading4"/>
      </w:pPr>
      <w:bookmarkStart w:id="1728" w:name="_Ref434489277"/>
      <w:r>
        <w:t>The Doxology of St. Theodore of Shotep, the General</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29" w:name="_Ref434489296"/>
      <w:r>
        <w:t>Another Doxology of St. Theodore of Shotep, the General</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30"/>
            <w:r>
              <w:t>struggler</w:t>
            </w:r>
            <w:commentRangeEnd w:id="1730"/>
            <w:r>
              <w:rPr>
                <w:rStyle w:val="CommentReference"/>
                <w:rFonts w:ascii="Times New Roman" w:eastAsiaTheme="minorHAnsi" w:hAnsi="Times New Roman" w:cstheme="minorBidi"/>
                <w:color w:val="auto"/>
              </w:rPr>
              <w:commentReference w:id="173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31" w:name="_Toc459399405"/>
      <w:r>
        <w:t>July 15 / Epip 21: Commemoration of the Theotokos</w:t>
      </w:r>
      <w:bookmarkEnd w:id="1731"/>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562046" w14:textId="77777777" w:rsidR="0078548F" w:rsidRDefault="0078548F" w:rsidP="0078548F">
      <w:pPr>
        <w:pStyle w:val="Heading3"/>
      </w:pPr>
      <w:bookmarkStart w:id="1732" w:name="_Ref434562663"/>
      <w:bookmarkStart w:id="1733" w:name="_Toc459399406"/>
      <w:r>
        <w:t>July 17 / Epip 23: The Martyrdom of St. Marina</w:t>
      </w:r>
      <w:bookmarkEnd w:id="1732"/>
      <w:bookmarkEnd w:id="1733"/>
    </w:p>
    <w:p w14:paraId="71210AE6" w14:textId="77777777" w:rsidR="0078548F" w:rsidRDefault="0078548F" w:rsidP="0078548F">
      <w:pPr>
        <w:pStyle w:val="Heading4"/>
      </w:pPr>
      <w:bookmarkStart w:id="1734" w:name="_Ref434490204"/>
      <w:r>
        <w:t>The Doxology</w:t>
      </w:r>
      <w:r w:rsidR="00B46E6E">
        <w:t xml:space="preserve"> for St. Marina</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35" w:name="_Toc459399407"/>
      <w:r>
        <w:t>July 18 / Epip 24: The Martyrdom of Abba Noub</w:t>
      </w:r>
      <w:bookmarkEnd w:id="1735"/>
    </w:p>
    <w:p w14:paraId="45A4C76D" w14:textId="77777777" w:rsidR="00951605" w:rsidRDefault="00951605" w:rsidP="00951605">
      <w:pPr>
        <w:pStyle w:val="Heading4"/>
      </w:pPr>
      <w:bookmarkStart w:id="1736" w:name="_Ref434489534"/>
      <w:r>
        <w:t>The Doxology</w:t>
      </w:r>
      <w:r w:rsidR="00B46E6E">
        <w:t xml:space="preserve"> for Abba Noub</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37"/>
            <w:r>
              <w:t>Abba Noub</w:t>
            </w:r>
            <w:commentRangeEnd w:id="1737"/>
            <w:r>
              <w:rPr>
                <w:rStyle w:val="CommentReference"/>
                <w:rFonts w:ascii="Times New Roman" w:eastAsiaTheme="minorHAnsi" w:hAnsi="Times New Roman" w:cstheme="minorBidi"/>
                <w:color w:val="auto"/>
              </w:rPr>
              <w:commentReference w:id="1737"/>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38"/>
            <w:r>
              <w:t xml:space="preserve">upright </w:t>
            </w:r>
            <w:commentRangeEnd w:id="1738"/>
            <w:r>
              <w:rPr>
                <w:rStyle w:val="CommentReference"/>
                <w:rFonts w:ascii="Times New Roman" w:eastAsiaTheme="minorHAnsi" w:hAnsi="Times New Roman" w:cstheme="minorBidi"/>
                <w:color w:val="auto"/>
              </w:rPr>
              <w:commentReference w:id="1738"/>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39" w:name="_Toc459399408"/>
      <w:r>
        <w:t>July 20 / Epip 26: Joseph the Carpenter</w:t>
      </w:r>
      <w:bookmarkEnd w:id="1739"/>
    </w:p>
    <w:p w14:paraId="5DE3B33E" w14:textId="77777777" w:rsidR="00BF240D" w:rsidRDefault="00BF240D" w:rsidP="00BF240D">
      <w:pPr>
        <w:pStyle w:val="Heading4"/>
      </w:pPr>
      <w:bookmarkStart w:id="1740" w:name="_Ref434488476"/>
      <w:r>
        <w:t>The Doxology</w:t>
      </w:r>
      <w:r w:rsidR="00B46E6E">
        <w:t xml:space="preserve"> for St. Joseph the Carpenter</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0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41" w:name="_Toc459399409"/>
      <w:bookmarkStart w:id="1742" w:name="_Toc410196222"/>
      <w:bookmarkStart w:id="1743" w:name="_Toc410196464"/>
      <w:bookmarkStart w:id="1744" w:name="_Toc410196966"/>
      <w:r>
        <w:t>July 20 / Epip 26: Also St. Frumentius (Abune Selama), the First Bishop of Ethiopia</w:t>
      </w:r>
      <w:bookmarkEnd w:id="1741"/>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025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025C">
        <w:rPr>
          <w:noProof/>
        </w:rPr>
        <w:t>827</w:t>
      </w:r>
      <w:r w:rsidR="00237D47">
        <w:fldChar w:fldCharType="end"/>
      </w:r>
      <w:r>
        <w:t>.</w:t>
      </w:r>
    </w:p>
    <w:p w14:paraId="74ECF631" w14:textId="77777777" w:rsidR="00C325FC" w:rsidRDefault="00C325FC" w:rsidP="005B716A">
      <w:pPr>
        <w:pStyle w:val="Heading3"/>
      </w:pPr>
      <w:bookmarkStart w:id="1745" w:name="_Toc459399410"/>
      <w:r>
        <w:t>July 22 / Epip 28: Departure of St. Mary Magdalene</w:t>
      </w:r>
      <w:bookmarkEnd w:id="1745"/>
    </w:p>
    <w:p w14:paraId="41ADBBFF" w14:textId="77777777" w:rsidR="00C325FC" w:rsidRDefault="00C325FC" w:rsidP="00C325FC">
      <w:pPr>
        <w:pStyle w:val="Heading4"/>
      </w:pPr>
      <w:bookmarkStart w:id="1746" w:name="_Ref434489077"/>
      <w:r>
        <w:t>The Doxology</w:t>
      </w:r>
      <w:r w:rsidR="00B46E6E">
        <w:t xml:space="preserve"> for St. Mary Magdalene</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47"/>
            <w:r>
              <w:t xml:space="preserve">ϯⲁⲅⲓⲁ </w:t>
            </w:r>
            <w:commentRangeEnd w:id="1747"/>
            <w:r>
              <w:rPr>
                <w:rStyle w:val="CommentReference"/>
                <w:rFonts w:ascii="Times New Roman" w:hAnsi="Times New Roman" w:cstheme="minorBidi"/>
                <w:noProof w:val="0"/>
              </w:rPr>
              <w:commentReference w:id="1747"/>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48"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48"/>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8B57972" w14:textId="77777777" w:rsidR="005B716A" w:rsidRDefault="005B716A" w:rsidP="005B716A">
      <w:pPr>
        <w:pStyle w:val="Heading3"/>
      </w:pPr>
      <w:bookmarkStart w:id="1749" w:name="_Toc459399412"/>
      <w:r>
        <w:t xml:space="preserve">July 23 / Epip 29: </w:t>
      </w:r>
      <w:r w:rsidR="00B52D77">
        <w:t xml:space="preserve">Also the </w:t>
      </w:r>
      <w:r>
        <w:t>Translocation of the Relics of St. Andrew, the Apostle</w:t>
      </w:r>
      <w:bookmarkEnd w:id="1749"/>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CDA1374" w14:textId="77777777" w:rsidR="00960235" w:rsidRDefault="00960235" w:rsidP="00960235">
      <w:pPr>
        <w:pStyle w:val="Heading3"/>
      </w:pPr>
      <w:bookmarkStart w:id="1750" w:name="_Toc459399413"/>
      <w:r>
        <w:t>July 28 / Mesori 4: Consecration of the Church of St. Anthony</w:t>
      </w:r>
      <w:bookmarkEnd w:id="1750"/>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025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025C">
        <w:rPr>
          <w:noProof/>
        </w:rPr>
        <w:t>788</w:t>
      </w:r>
      <w:r w:rsidR="00237D47">
        <w:fldChar w:fldCharType="end"/>
      </w:r>
      <w:bookmarkEnd w:id="1697"/>
      <w:r>
        <w:t>.</w:t>
      </w:r>
    </w:p>
    <w:p w14:paraId="62D72F65" w14:textId="77777777" w:rsidR="00495F1A" w:rsidRPr="00980D99" w:rsidRDefault="00495F1A" w:rsidP="00495F1A">
      <w:pPr>
        <w:pStyle w:val="Heading2"/>
        <w:rPr>
          <w:lang w:val="en-US"/>
        </w:rPr>
      </w:pPr>
      <w:bookmarkStart w:id="1751" w:name="_Toc459399212"/>
      <w:bookmarkStart w:id="1752" w:name="August"/>
      <w:r>
        <w:t>August</w:t>
      </w:r>
      <w:bookmarkEnd w:id="1742"/>
      <w:bookmarkEnd w:id="1743"/>
      <w:bookmarkEnd w:id="1744"/>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51"/>
    </w:p>
    <w:bookmarkStart w:id="1753" w:name="_Toc410196223" w:displacedByCustomXml="next"/>
    <w:bookmarkStart w:id="1754" w:name="_Toc410196465" w:displacedByCustomXml="next"/>
    <w:bookmarkStart w:id="1755"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38EA33E1" w14:textId="052987C9" w:rsidR="00513E2D" w:rsidRDefault="00513992">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BD50327" w14:textId="418260F1" w:rsidR="00513E2D" w:rsidRDefault="00513992">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5E69C6E" w14:textId="10E6C7D7" w:rsidR="00513E2D" w:rsidRDefault="00513992">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89025C">
              <w:rPr>
                <w:noProof/>
                <w:webHidden/>
              </w:rPr>
              <w:t>898</w:t>
            </w:r>
            <w:r w:rsidR="00513E2D">
              <w:rPr>
                <w:noProof/>
                <w:webHidden/>
              </w:rPr>
              <w:fldChar w:fldCharType="end"/>
            </w:r>
          </w:hyperlink>
        </w:p>
        <w:p w14:paraId="7B0BD058" w14:textId="44936261" w:rsidR="00513E2D" w:rsidRDefault="00513992">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0F44BC81" w14:textId="48AA3234" w:rsidR="00513E2D" w:rsidRDefault="00513992">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5B005024" w14:textId="06ED1231" w:rsidR="00513E2D" w:rsidRDefault="00513992">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360F6685" w14:textId="50AAC83D" w:rsidR="00513E2D" w:rsidRDefault="00513992">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89025C">
              <w:rPr>
                <w:noProof/>
                <w:webHidden/>
              </w:rPr>
              <w:t>908</w:t>
            </w:r>
            <w:r w:rsidR="00513E2D">
              <w:rPr>
                <w:noProof/>
                <w:webHidden/>
              </w:rPr>
              <w:fldChar w:fldCharType="end"/>
            </w:r>
          </w:hyperlink>
        </w:p>
        <w:p w14:paraId="07DCD64F" w14:textId="5A7A144A" w:rsidR="00513E2D" w:rsidRDefault="00513992">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3E164DF2" w14:textId="1A2C0B72" w:rsidR="00513E2D" w:rsidRDefault="00513992">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78B90E0F" w14:textId="2994A2C6" w:rsidR="00513E2D" w:rsidRDefault="00513992">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6E5D4AC9" w14:textId="05AB3CA5" w:rsidR="00513E2D" w:rsidRDefault="00513992">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0C0AEC3F" w14:textId="261DAC84" w:rsidR="00513E2D" w:rsidRDefault="00513992">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89025C">
              <w:rPr>
                <w:noProof/>
                <w:webHidden/>
              </w:rPr>
              <w:t>911</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56" w:name="_Toc459399414"/>
      <w:r>
        <w:t>August 1 / Mesori 8: The Confession of St. Peter</w:t>
      </w:r>
      <w:bookmarkEnd w:id="1756"/>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025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025C">
        <w:rPr>
          <w:noProof/>
        </w:rPr>
        <w:t>862</w:t>
      </w:r>
      <w:r w:rsidR="00237D47">
        <w:fldChar w:fldCharType="end"/>
      </w:r>
      <w:r>
        <w:t>.</w:t>
      </w:r>
    </w:p>
    <w:p w14:paraId="21A226CF" w14:textId="77777777" w:rsidR="00DD5136" w:rsidRDefault="00DD5136" w:rsidP="00DD5136">
      <w:pPr>
        <w:pStyle w:val="Heading3"/>
      </w:pPr>
      <w:bookmarkStart w:id="1757" w:name="_Toc459399415"/>
      <w:r>
        <w:t>August 5 / Mesori 12: Commemoration of Archangel Michael</w:t>
      </w:r>
      <w:bookmarkEnd w:id="1757"/>
    </w:p>
    <w:p w14:paraId="2F8E6FCA"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536FCDA" w14:textId="77777777" w:rsidTr="0082304E">
        <w:trPr>
          <w:cantSplit/>
          <w:jc w:val="center"/>
        </w:trPr>
        <w:tc>
          <w:tcPr>
            <w:tcW w:w="288" w:type="dxa"/>
          </w:tcPr>
          <w:p w14:paraId="06637513" w14:textId="77777777" w:rsidR="0089025C" w:rsidRDefault="0089025C" w:rsidP="0082304E">
            <w:pPr>
              <w:pStyle w:val="CopticCross"/>
            </w:pPr>
          </w:p>
        </w:tc>
        <w:tc>
          <w:tcPr>
            <w:tcW w:w="3960" w:type="dxa"/>
          </w:tcPr>
          <w:p w14:paraId="308F0177" w14:textId="77777777" w:rsidR="0089025C" w:rsidRDefault="0089025C" w:rsidP="00C83ECE">
            <w:pPr>
              <w:pStyle w:val="EngHang"/>
            </w:pPr>
            <w:r>
              <w:t>Through the intercessions</w:t>
            </w:r>
          </w:p>
          <w:p w14:paraId="79380878" w14:textId="77777777" w:rsidR="0089025C" w:rsidRDefault="0089025C" w:rsidP="00C83ECE">
            <w:pPr>
              <w:pStyle w:val="EngHang"/>
            </w:pPr>
            <w:r>
              <w:t>Of the Four Incorporeal Beasts,</w:t>
            </w:r>
          </w:p>
          <w:p w14:paraId="75A9E66A" w14:textId="77777777" w:rsidR="0089025C" w:rsidRDefault="0089025C" w:rsidP="00C83ECE">
            <w:pPr>
              <w:pStyle w:val="EngHang"/>
            </w:pPr>
            <w:r>
              <w:t>The ministering flames of fire,</w:t>
            </w:r>
          </w:p>
          <w:p w14:paraId="11F97668" w14:textId="77777777" w:rsidR="0089025C" w:rsidRDefault="0089025C" w:rsidP="0082304E">
            <w:pPr>
              <w:pStyle w:val="EngHangEnd"/>
            </w:pPr>
            <w:r>
              <w:t>O Lord, grant us the forgiveness of our sins.</w:t>
            </w:r>
          </w:p>
        </w:tc>
        <w:tc>
          <w:tcPr>
            <w:tcW w:w="288" w:type="dxa"/>
          </w:tcPr>
          <w:p w14:paraId="2A403E09" w14:textId="77777777" w:rsidR="0089025C" w:rsidRDefault="0089025C" w:rsidP="0082304E"/>
        </w:tc>
        <w:tc>
          <w:tcPr>
            <w:tcW w:w="288" w:type="dxa"/>
          </w:tcPr>
          <w:p w14:paraId="7D98B954" w14:textId="77777777" w:rsidR="0089025C" w:rsidRDefault="0089025C" w:rsidP="0082304E">
            <w:pPr>
              <w:pStyle w:val="CopticCross"/>
            </w:pPr>
          </w:p>
        </w:tc>
        <w:tc>
          <w:tcPr>
            <w:tcW w:w="3960" w:type="dxa"/>
          </w:tcPr>
          <w:p w14:paraId="670AD874" w14:textId="77777777" w:rsidR="0089025C" w:rsidRDefault="0089025C" w:rsidP="00C83ECE">
            <w:pPr>
              <w:pStyle w:val="CopticVersemulti-line"/>
            </w:pPr>
            <w:r>
              <w:t>Ϩⲓⲧⲉⲛ ⲛⲓⲡ̀ⲣⲉⲥⲃⲓⲁ̀</w:t>
            </w:r>
          </w:p>
          <w:p w14:paraId="261ECD9B" w14:textId="77777777" w:rsidR="0089025C" w:rsidRDefault="0089025C" w:rsidP="00C83ECE">
            <w:pPr>
              <w:pStyle w:val="CopticVersemulti-line"/>
            </w:pPr>
            <w:r>
              <w:t>ⲛ̀ⲧⲉ ⲡⲓϥ̀ⲧⲟⲩ ⲛ̀ⲍⲱⲟⲛ ⲛ̀ⲁⲥⲱⲙⲁⲧⲟⲥ</w:t>
            </w:r>
          </w:p>
          <w:p w14:paraId="06C289A1" w14:textId="77777777" w:rsidR="0089025C" w:rsidRDefault="0089025C" w:rsidP="00C83ECE">
            <w:pPr>
              <w:pStyle w:val="CopticVersemulti-line"/>
            </w:pPr>
            <w:r>
              <w:t>ⲛ̀ⲗⲓⲧⲟⲩⲣⲅⲟⲥ ⲛ̀ϣⲁϩ ⲛ̀ⲭ̀ⲣⲟⲙ:</w:t>
            </w:r>
          </w:p>
          <w:p w14:paraId="7026A28D" w14:textId="77777777" w:rsidR="0089025C" w:rsidRPr="00C35319" w:rsidRDefault="0089025C" w:rsidP="00C83ECE">
            <w:pPr>
              <w:pStyle w:val="CopticHangingVerse"/>
            </w:pPr>
            <w:r>
              <w:t>Ⲡϭⲟⲓⲥ ⲁⲣⲓϩ̀ⲙⲟⲧ ⲛⲁⲛ ⲙ̀ⲡⲓⲭⲱ ⲉ̀ⲃⲟⲗ ⲛ̀ⲧⲉ ⲛⲉⲛⲛⲟⲃⲓ.</w:t>
            </w:r>
          </w:p>
        </w:tc>
      </w:tr>
    </w:tbl>
    <w:p w14:paraId="798EF3F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BCEB3AF" w14:textId="77777777" w:rsidTr="00C83ECE">
        <w:trPr>
          <w:cantSplit/>
          <w:jc w:val="center"/>
        </w:trPr>
        <w:tc>
          <w:tcPr>
            <w:tcW w:w="288" w:type="dxa"/>
          </w:tcPr>
          <w:p w14:paraId="7C320A1E" w14:textId="77777777" w:rsidR="0089025C" w:rsidRDefault="0089025C" w:rsidP="00C83ECE">
            <w:pPr>
              <w:pStyle w:val="CopticCross"/>
            </w:pPr>
          </w:p>
        </w:tc>
        <w:tc>
          <w:tcPr>
            <w:tcW w:w="3960" w:type="dxa"/>
          </w:tcPr>
          <w:p w14:paraId="26BB1484" w14:textId="77777777" w:rsidR="0089025C" w:rsidRDefault="0089025C" w:rsidP="00C83ECE">
            <w:pPr>
              <w:pStyle w:val="EngHang"/>
            </w:pPr>
            <w:r>
              <w:t>Hail to the four incorporeal living beasts,</w:t>
            </w:r>
          </w:p>
          <w:p w14:paraId="720EC9EB" w14:textId="77777777" w:rsidR="0089025C" w:rsidRDefault="0089025C" w:rsidP="00C83ECE">
            <w:pPr>
              <w:pStyle w:val="EngHang"/>
            </w:pPr>
            <w:r>
              <w:t>Carrying the throne of God,</w:t>
            </w:r>
          </w:p>
          <w:p w14:paraId="3C651E87" w14:textId="77777777" w:rsidR="0089025C" w:rsidRDefault="0089025C" w:rsidP="00C83ECE">
            <w:pPr>
              <w:pStyle w:val="EngHang"/>
            </w:pPr>
            <w:r>
              <w:t>A lion’s face, and a calf’s face,</w:t>
            </w:r>
          </w:p>
          <w:p w14:paraId="0E50F916" w14:textId="77777777" w:rsidR="0089025C" w:rsidRDefault="0089025C" w:rsidP="00C83ECE">
            <w:pPr>
              <w:pStyle w:val="EngHangEnd"/>
            </w:pPr>
            <w:r>
              <w:t>A man’s face, and an eagle’s face.</w:t>
            </w:r>
          </w:p>
        </w:tc>
        <w:tc>
          <w:tcPr>
            <w:tcW w:w="288" w:type="dxa"/>
          </w:tcPr>
          <w:p w14:paraId="537084E0" w14:textId="77777777" w:rsidR="0089025C" w:rsidRDefault="0089025C" w:rsidP="00C83ECE"/>
        </w:tc>
        <w:tc>
          <w:tcPr>
            <w:tcW w:w="288" w:type="dxa"/>
          </w:tcPr>
          <w:p w14:paraId="1EA674F2" w14:textId="77777777" w:rsidR="0089025C" w:rsidRDefault="0089025C" w:rsidP="00C83ECE">
            <w:pPr>
              <w:pStyle w:val="CopticCross"/>
            </w:pPr>
          </w:p>
        </w:tc>
        <w:tc>
          <w:tcPr>
            <w:tcW w:w="3960" w:type="dxa"/>
          </w:tcPr>
          <w:p w14:paraId="72E12D25" w14:textId="77777777" w:rsidR="0089025C" w:rsidRDefault="0089025C" w:rsidP="00C83ECE">
            <w:pPr>
              <w:pStyle w:val="CopticVersemulti-line"/>
            </w:pPr>
            <w:r>
              <w:t>Ⲭⲉⲣⲉ ⲡⲓϥ̀ⲧⲟⲩ ⲛ̀ⲍⲱⲟⲛ ⲛ̀ⲁ̀ⲥⲱⲙⲁⲧⲟⲥ:</w:t>
            </w:r>
          </w:p>
          <w:p w14:paraId="438DDE5A" w14:textId="77777777" w:rsidR="0089025C" w:rsidRDefault="0089025C" w:rsidP="00C83ECE">
            <w:pPr>
              <w:pStyle w:val="CopticVersemulti-line"/>
            </w:pPr>
            <w:r>
              <w:t>ⲉⲧϥⲁⲓ ϧⲁ ⲡⲓϩⲁⲣⲙⲁ ⲛ̀ⲧⲉ Ⲫϯ:</w:t>
            </w:r>
          </w:p>
          <w:p w14:paraId="3497EA8D" w14:textId="77777777" w:rsidR="0089025C" w:rsidRDefault="0089025C" w:rsidP="00C83ECE">
            <w:pPr>
              <w:pStyle w:val="CopticVersemulti-line"/>
            </w:pPr>
            <w:r>
              <w:t>ⲟⲩϩⲟ ⲙ̀ⲙⲟⲩⲓ̀ ⲛⲉⲙ ⲟⲩϩⲟ ⲙ̀ⲙⲁⲥⲓ:</w:t>
            </w:r>
          </w:p>
          <w:p w14:paraId="430E047B" w14:textId="77777777" w:rsidR="0089025C" w:rsidRPr="00C35319" w:rsidRDefault="0089025C" w:rsidP="00C83ECE">
            <w:pPr>
              <w:pStyle w:val="CopticHangingVerse"/>
            </w:pPr>
            <w:r>
              <w:t>ⲛⲉⲙ ⲟⲩϩⲟ ⲛ̀ⲣⲱⲙⲓ ⲛⲉⲙ ⲟⲩϩⲟ ⲛ̀ⲁ̀ⲏ̀ⲧⲟⲥ.</w:t>
            </w:r>
          </w:p>
        </w:tc>
      </w:tr>
    </w:tbl>
    <w:p w14:paraId="13D0019D" w14:textId="77777777" w:rsidR="0089025C" w:rsidRDefault="0089025C" w:rsidP="0082304E">
      <w:pPr>
        <w:pStyle w:val="Heading4"/>
      </w:pPr>
      <w:r>
        <w:t>The Gospel Response for the Four Incorporeal Beasts</w:t>
      </w:r>
    </w:p>
    <w:p w14:paraId="2DDAB0FD" w14:textId="77777777" w:rsidR="0089025C" w:rsidRPr="00C14556" w:rsidRDefault="0089025C" w:rsidP="00C14556">
      <w:pPr>
        <w:pStyle w:val="Rubric"/>
      </w:pPr>
      <w:r>
        <w:t>The last verse of the Doxology may be inserted into the Annual Gospel Response.</w:t>
      </w:r>
    </w:p>
    <w:p w14:paraId="64B788FF" w14:textId="784968C4"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00F8882" w14:textId="77777777" w:rsidR="00495F1A" w:rsidRDefault="00980D99" w:rsidP="00495F1A">
      <w:pPr>
        <w:pStyle w:val="Heading3"/>
      </w:pPr>
      <w:bookmarkStart w:id="1758" w:name="_Toc459399416"/>
      <w:r>
        <w:t xml:space="preserve">August 6 / Mesori 13: </w:t>
      </w:r>
      <w:r w:rsidR="00495F1A">
        <w:t>The Transfiguration</w:t>
      </w:r>
      <w:bookmarkEnd w:id="1755"/>
      <w:bookmarkEnd w:id="1754"/>
      <w:bookmarkEnd w:id="1753"/>
      <w:bookmarkEnd w:id="1758"/>
    </w:p>
    <w:p w14:paraId="1EF4D652" w14:textId="77777777" w:rsidR="00980D99" w:rsidRDefault="00980D99" w:rsidP="00980D99">
      <w:pPr>
        <w:pStyle w:val="Heading4"/>
      </w:pPr>
      <w:bookmarkStart w:id="1759" w:name="_Ref434478012"/>
      <w:r>
        <w:t>The Doxology</w:t>
      </w:r>
      <w:r w:rsidR="00E21EA3">
        <w:t xml:space="preserve"> of the Transfiguration</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60" w:name="_Ref434476299"/>
      <w:r>
        <w:t>The Psali Adam</w:t>
      </w:r>
      <w:r w:rsidR="006C1B94">
        <w:t xml:space="preserve"> for the Transfiguration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61" w:name="_Ref434476316"/>
      <w:r>
        <w:t>The Psali Batos</w:t>
      </w:r>
      <w:r w:rsidR="006C1B94">
        <w:t xml:space="preserve"> for the Transfiguration</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62" w:name="_Toc410196224"/>
      <w:bookmarkStart w:id="1763" w:name="_Toc410196466"/>
      <w:bookmarkStart w:id="1764" w:name="_Toc410196968"/>
      <w:bookmarkStart w:id="1765" w:name="_Ref435642801"/>
      <w:bookmarkStart w:id="1766" w:name="_Ref435642808"/>
      <w:bookmarkStart w:id="1767" w:name="_Toc459399417"/>
      <w:r>
        <w:t xml:space="preserve">August 9 / Mesori 16: </w:t>
      </w:r>
      <w:r w:rsidR="00495F1A">
        <w:t>The Assumption of the Virgin</w:t>
      </w:r>
      <w:bookmarkEnd w:id="1762"/>
      <w:bookmarkEnd w:id="1763"/>
      <w:bookmarkEnd w:id="1764"/>
      <w:bookmarkEnd w:id="1765"/>
      <w:bookmarkEnd w:id="1766"/>
      <w:bookmarkEnd w:id="1767"/>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D26BE2A" w14:textId="4FF0A956" w:rsidR="007E24F9" w:rsidRDefault="007E24F9" w:rsidP="007E24F9">
      <w:pPr>
        <w:pStyle w:val="Heading4"/>
      </w:pPr>
      <w:bookmarkStart w:id="1768" w:name="_Ref435642763"/>
      <w:r>
        <w:t xml:space="preserve">The Psali </w:t>
      </w:r>
      <w:commentRangeStart w:id="1769"/>
      <w:r>
        <w:t xml:space="preserve">Adam </w:t>
      </w:r>
      <w:commentRangeEnd w:id="1769"/>
      <w:r>
        <w:rPr>
          <w:rStyle w:val="CommentReference"/>
          <w:rFonts w:eastAsiaTheme="minorHAnsi" w:cstheme="minorBidi"/>
          <w:b w:val="0"/>
          <w:bCs w:val="0"/>
          <w:iCs w:val="0"/>
          <w:color w:val="auto"/>
        </w:rPr>
        <w:commentReference w:id="1769"/>
      </w:r>
      <w:r>
        <w:t>for the Virgin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70"/>
            <w:r>
              <w:t>With divine hands.”</w:t>
            </w:r>
            <w:commentRangeEnd w:id="1770"/>
            <w:r>
              <w:rPr>
                <w:rStyle w:val="CommentReference"/>
                <w:rFonts w:ascii="Times New Roman" w:eastAsiaTheme="minorHAnsi" w:hAnsi="Times New Roman" w:cstheme="minorBidi"/>
                <w:color w:val="auto"/>
              </w:rPr>
              <w:commentReference w:id="1770"/>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71" w:name="_Ref435734818"/>
      <w:r>
        <w:t>The Psali Batos for the Virgin</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0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72"/>
            <w:r>
              <w:t>forever</w:t>
            </w:r>
            <w:commentRangeEnd w:id="1772"/>
            <w:r>
              <w:rPr>
                <w:rStyle w:val="CommentReference"/>
                <w:rFonts w:ascii="Times New Roman" w:eastAsiaTheme="minorHAnsi" w:hAnsi="Times New Roman" w:cstheme="minorBidi"/>
                <w:color w:val="auto"/>
              </w:rPr>
              <w:commentReference w:id="1772"/>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73"/>
            <w:r>
              <w:t>In the unshakable places.</w:t>
            </w:r>
            <w:commentRangeEnd w:id="1773"/>
            <w:r>
              <w:rPr>
                <w:rStyle w:val="CommentReference"/>
                <w:rFonts w:ascii="Times New Roman" w:eastAsiaTheme="minorHAnsi" w:hAnsi="Times New Roman" w:cstheme="minorBidi"/>
                <w:color w:val="auto"/>
              </w:rPr>
              <w:commentReference w:id="1773"/>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74"/>
            <w:r>
              <w:t>Your name adorns our works.</w:t>
            </w:r>
            <w:commentRangeEnd w:id="1774"/>
            <w:r>
              <w:rPr>
                <w:rStyle w:val="CommentReference"/>
                <w:rFonts w:ascii="Times New Roman" w:eastAsiaTheme="minorHAnsi" w:hAnsi="Times New Roman" w:cstheme="minorBidi"/>
                <w:color w:val="auto"/>
              </w:rPr>
              <w:commentReference w:id="1774"/>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75"/>
            <w:r>
              <w:t xml:space="preserve">Interceding </w:t>
            </w:r>
            <w:commentRangeEnd w:id="1775"/>
            <w:r>
              <w:rPr>
                <w:rStyle w:val="CommentReference"/>
                <w:rFonts w:ascii="Times New Roman" w:eastAsiaTheme="minorHAnsi" w:hAnsi="Times New Roman" w:cstheme="minorBidi"/>
                <w:color w:val="auto"/>
              </w:rPr>
              <w:commentReference w:id="1775"/>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76" w:name="_Toc459399418"/>
      <w:r>
        <w:t>August 12 / Mesori 19: Translocation of the Relics of St. Macarius the Great</w:t>
      </w:r>
      <w:bookmarkEnd w:id="1776"/>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025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025C">
        <w:rPr>
          <w:noProof/>
        </w:rPr>
        <w:t>802</w:t>
      </w:r>
      <w:r w:rsidR="00237D47">
        <w:fldChar w:fldCharType="end"/>
      </w:r>
      <w:r w:rsidR="00237D47">
        <w:t>.</w:t>
      </w:r>
    </w:p>
    <w:p w14:paraId="7069CDB9" w14:textId="77777777" w:rsidR="005329C1" w:rsidRDefault="005329C1" w:rsidP="005329C1">
      <w:pPr>
        <w:pStyle w:val="Heading3"/>
      </w:pPr>
      <w:bookmarkStart w:id="1777" w:name="_Toc459399419"/>
      <w:r>
        <w:t>August 14 / Mesori 21: Commemoration of the Theotokos</w:t>
      </w:r>
      <w:bookmarkEnd w:id="1777"/>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48CB18D" w14:textId="77777777" w:rsidR="009F60F1" w:rsidRDefault="009F60F1" w:rsidP="009F60F1">
      <w:pPr>
        <w:pStyle w:val="Heading3"/>
      </w:pPr>
      <w:bookmarkStart w:id="1778" w:name="_Ref434563030"/>
      <w:bookmarkStart w:id="1779" w:name="_Toc459399420"/>
      <w:r>
        <w:t>August 17 / Mesori 24: Departure of St. Takle Haymanot</w:t>
      </w:r>
      <w:bookmarkEnd w:id="1778"/>
      <w:bookmarkEnd w:id="1779"/>
    </w:p>
    <w:p w14:paraId="34845613" w14:textId="77777777" w:rsidR="009F60F1" w:rsidRDefault="009F60F1" w:rsidP="009F60F1">
      <w:pPr>
        <w:pStyle w:val="Heading4"/>
      </w:pPr>
      <w:bookmarkStart w:id="1780" w:name="_Ref434492302"/>
      <w:r>
        <w:t>The Doxology</w:t>
      </w:r>
      <w:r w:rsidR="00B82753">
        <w:t xml:space="preserve"> for St. Takle Haymanot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81" w:name="_Toc459399421"/>
      <w:r>
        <w:t>August 21 / Mesori 28: The Patriarchs: Abraham, Isaac, and Jacob</w:t>
      </w:r>
      <w:bookmarkEnd w:id="1781"/>
    </w:p>
    <w:p w14:paraId="1D063B19" w14:textId="77777777" w:rsidR="00431ABD" w:rsidRDefault="00431ABD" w:rsidP="00431ABD">
      <w:pPr>
        <w:pStyle w:val="Heading4"/>
      </w:pPr>
      <w:bookmarkStart w:id="1782" w:name="_Ref434492413"/>
      <w:r>
        <w:t>The Doxology</w:t>
      </w:r>
      <w:r w:rsidR="00B82753">
        <w:t xml:space="preserve"> for the Patriarchs: Abraham, Isaac, and Jacob</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83" w:name="_Toc459399422"/>
      <w:r>
        <w:t>August 22 / Mesori 29: Commemoration of the Annunciation, Nativity, and Resurrection on the 29</w:t>
      </w:r>
      <w:r w:rsidRPr="00C0205C">
        <w:rPr>
          <w:vertAlign w:val="superscript"/>
        </w:rPr>
        <w:t>th</w:t>
      </w:r>
      <w:r>
        <w:t xml:space="preserve"> of Every Month</w:t>
      </w:r>
      <w:bookmarkEnd w:id="1783"/>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71EB5850" w14:textId="77777777" w:rsidR="0070722E" w:rsidRDefault="0070722E" w:rsidP="0070722E">
      <w:pPr>
        <w:pStyle w:val="Heading3"/>
      </w:pPr>
      <w:bookmarkStart w:id="1784" w:name="_Toc459399423"/>
      <w:r>
        <w:t xml:space="preserve">August 22 / Mesori 29: </w:t>
      </w:r>
      <w:r w:rsidR="007D439A">
        <w:t xml:space="preserve">Also the </w:t>
      </w:r>
      <w:r>
        <w:t>Translocation of the Relics of St. John the Short to Scetis</w:t>
      </w:r>
      <w:bookmarkEnd w:id="1784"/>
    </w:p>
    <w:p w14:paraId="6CA7DB30" w14:textId="5D7E33DF"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025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025C">
        <w:rPr>
          <w:noProof/>
        </w:rPr>
        <w:t>637</w:t>
      </w:r>
      <w:r w:rsidR="00237D47">
        <w:fldChar w:fldCharType="end"/>
      </w:r>
      <w:r>
        <w:t>.</w:t>
      </w:r>
    </w:p>
    <w:p w14:paraId="7E90B074" w14:textId="77777777" w:rsidR="00D46726" w:rsidRDefault="00D46726" w:rsidP="00D46726">
      <w:pPr>
        <w:pStyle w:val="Heading3"/>
      </w:pPr>
      <w:bookmarkStart w:id="1785" w:name="_Toc459399424"/>
      <w:r>
        <w:t>August 25 / Little Month 2: Departure of St. Titus the Apostle</w:t>
      </w:r>
      <w:bookmarkEnd w:id="1785"/>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AA6933" w14:textId="77777777" w:rsidR="00C30039" w:rsidRDefault="00C30039" w:rsidP="00C30039">
      <w:pPr>
        <w:pStyle w:val="Heading3"/>
      </w:pPr>
      <w:bookmarkStart w:id="1786" w:name="_Toc459399425"/>
      <w:r>
        <w:t>August 26 / Little Month 3: Archangel Raphael</w:t>
      </w:r>
      <w:bookmarkEnd w:id="1786"/>
    </w:p>
    <w:p w14:paraId="0292BCC5" w14:textId="77777777" w:rsidR="00C30039" w:rsidRDefault="00C30039" w:rsidP="00C30039">
      <w:pPr>
        <w:pStyle w:val="Heading4"/>
      </w:pPr>
      <w:bookmarkStart w:id="1787" w:name="_Ref434488208"/>
      <w:r>
        <w:t>The Doxology</w:t>
      </w:r>
      <w:r w:rsidR="00B46E6E">
        <w:t xml:space="preserve"> for Archangel Raphael</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88" w:name="_Toc459399426"/>
      <w:r>
        <w:t>August 28 / Little Month 5</w:t>
      </w:r>
      <w:r w:rsidR="00980D99">
        <w:t>: St. Parsouma</w:t>
      </w:r>
      <w:bookmarkEnd w:id="1788"/>
    </w:p>
    <w:p w14:paraId="32F5CFB7" w14:textId="77777777" w:rsidR="00980D99" w:rsidRDefault="00980D99" w:rsidP="00980D99">
      <w:pPr>
        <w:pStyle w:val="Heading4"/>
      </w:pPr>
      <w:bookmarkStart w:id="1789" w:name="_Ref434491294"/>
      <w:r>
        <w:t>The Doxology</w:t>
      </w:r>
      <w:r w:rsidR="00810F04">
        <w:t xml:space="preserve"> for St. Parsouma</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0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93"/>
            <w:r>
              <w:t xml:space="preserve">ⲙ̀Ⲡⲭ̄ⲥ̄ </w:t>
            </w:r>
            <w:commentRangeEnd w:id="1793"/>
            <w:r>
              <w:rPr>
                <w:rStyle w:val="CommentReference"/>
                <w:rFonts w:ascii="Times New Roman" w:hAnsi="Times New Roman" w:cstheme="minorBidi"/>
                <w:noProof w:val="0"/>
              </w:rPr>
              <w:commentReference w:id="179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94"/>
            <w:r>
              <w:t xml:space="preserve">ⲡⲉⲛⲥⲱⲧⲏⲣ </w:t>
            </w:r>
            <w:commentRangeEnd w:id="1794"/>
            <w:r>
              <w:rPr>
                <w:rStyle w:val="CommentReference"/>
                <w:rFonts w:ascii="Times New Roman" w:hAnsi="Times New Roman" w:cstheme="minorBidi"/>
                <w:noProof w:val="0"/>
              </w:rPr>
              <w:commentReference w:id="179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795" w:name="_Toc410196981"/>
      <w:bookmarkStart w:id="1796" w:name="_Toc459399213"/>
      <w:bookmarkStart w:id="1797" w:name="_Toc410196226"/>
      <w:bookmarkStart w:id="1798" w:name="_Toc410196468"/>
      <w:bookmarkStart w:id="1799" w:name="_Toc410196970"/>
      <w:bookmarkStart w:id="1800" w:name="Pascal"/>
      <w:bookmarkEnd w:id="1752"/>
      <w:r>
        <w:t xml:space="preserve">Hymns for December or </w:t>
      </w:r>
      <w:r>
        <w:rPr>
          <w:rFonts w:ascii="FreeSerifAvvaShenouda" w:hAnsi="FreeSerifAvvaShenouda" w:cs="FreeSerifAvvaShenouda"/>
        </w:rPr>
        <w:t>Ⲕⲟⲓⲁϩⲕ</w:t>
      </w:r>
      <w:bookmarkEnd w:id="1795"/>
      <w:bookmarkEnd w:id="1796"/>
    </w:p>
    <w:p w14:paraId="235F00C1" w14:textId="77777777" w:rsidR="00513E2D" w:rsidRDefault="00513E2D" w:rsidP="00513E2D">
      <w:pPr>
        <w:pStyle w:val="Heading3"/>
      </w:pPr>
      <w:bookmarkStart w:id="1801" w:name="_Toc459399427"/>
      <w:r>
        <w:t>The Order of 7/4</w:t>
      </w:r>
      <w:bookmarkEnd w:id="1801"/>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89025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89025C">
        <w:rPr>
          <w:noProof/>
        </w:rPr>
        <w:t>321</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89025C">
        <w:t>Psalm</w:t>
      </w:r>
      <w:r w:rsidR="0089025C" w:rsidRPr="00AB1781">
        <w:t xml:space="preserve"> 50</w:t>
      </w:r>
      <w:r w:rsidR="0089025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89025C">
        <w:rPr>
          <w:noProof/>
        </w:rPr>
        <w:t>156</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89025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89025C">
        <w:rPr>
          <w:noProof/>
        </w:rPr>
        <w:t>324</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89025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89025C">
        <w:rPr>
          <w:noProof/>
        </w:rPr>
        <w:t>915</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89025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89025C">
        <w:rPr>
          <w:noProof/>
        </w:rPr>
        <w:t>923</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89025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89025C">
        <w:rPr>
          <w:noProof/>
        </w:rPr>
        <w:t>328</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89025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89025C">
        <w:rPr>
          <w:noProof/>
        </w:rPr>
        <w:t>331</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89025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89025C">
        <w:rPr>
          <w:noProof/>
        </w:rPr>
        <w:t>930</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89025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89025C">
        <w:rPr>
          <w:noProof/>
        </w:rPr>
        <w:t>447</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89025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89025C">
        <w:rPr>
          <w:noProof/>
        </w:rPr>
        <w:t>452</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89025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89025C">
        <w:rPr>
          <w:noProof/>
        </w:rPr>
        <w:t>977</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89025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89025C">
        <w:rPr>
          <w:noProof/>
        </w:rPr>
        <w:t>462</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89025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89025C">
        <w:rPr>
          <w:noProof/>
        </w:rPr>
        <w:t>464</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89025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89025C">
        <w:rPr>
          <w:noProof/>
        </w:rPr>
        <w:t>982</w:t>
      </w:r>
      <w:r w:rsidRPr="005E37D0">
        <w:fldChar w:fldCharType="end"/>
      </w:r>
    </w:p>
    <w:p w14:paraId="593E8160" w14:textId="462E92CC" w:rsidR="00513E2D" w:rsidRPr="005E37D0" w:rsidRDefault="00513E2D" w:rsidP="00513E2D">
      <w:pPr>
        <w:pStyle w:val="EngHang"/>
        <w:tabs>
          <w:tab w:val="right" w:leader="dot" w:pos="8370"/>
        </w:tabs>
      </w:pPr>
      <w:r w:rsidRPr="005E37D0">
        <w:fldChar w:fldCharType="begin"/>
      </w:r>
      <w:r w:rsidRPr="005E37D0">
        <w:instrText xml:space="preserve"> REF _Ref452619819 \h </w:instrText>
      </w:r>
      <w:r>
        <w:instrText xml:space="preserve"> \* MERGEFORMAT </w:instrText>
      </w:r>
      <w:r w:rsidRPr="005E37D0">
        <w:fldChar w:fldCharType="separate"/>
      </w:r>
      <w:r w:rsidR="0089025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89025C">
        <w:rPr>
          <w:noProof/>
        </w:rPr>
        <w:t>934</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89025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89025C">
        <w:rPr>
          <w:noProof/>
        </w:rPr>
        <w:t>332</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89025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89025C">
        <w:rPr>
          <w:noProof/>
        </w:rPr>
        <w:t>336</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89025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89025C">
        <w:rPr>
          <w:noProof/>
        </w:rPr>
        <w:t>938</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89025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89025C">
        <w:rPr>
          <w:noProof/>
        </w:rPr>
        <w:t>474</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89025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89025C">
        <w:rPr>
          <w:noProof/>
        </w:rPr>
        <w:t>476</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89025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89025C">
        <w:rPr>
          <w:noProof/>
        </w:rPr>
        <w:t>984</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89025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89025C">
        <w:rPr>
          <w:noProof/>
        </w:rPr>
        <w:t>486</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89025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89025C">
        <w:rPr>
          <w:noProof/>
        </w:rPr>
        <w:t>488</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89025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89025C">
        <w:rPr>
          <w:noProof/>
        </w:rPr>
        <w:t>989</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89025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89025C">
        <w:rPr>
          <w:noProof/>
        </w:rPr>
        <w:t>942</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89025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89025C">
        <w:rPr>
          <w:noProof/>
        </w:rPr>
        <w:t>357</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89025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89025C">
        <w:rPr>
          <w:noProof/>
        </w:rPr>
        <w:t>368</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89025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89025C">
        <w:rPr>
          <w:noProof/>
        </w:rPr>
        <w:t>946</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89025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89025C">
        <w:rPr>
          <w:noProof/>
        </w:rPr>
        <w:t>373</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89025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89025C">
        <w:rPr>
          <w:noProof/>
        </w:rPr>
        <w:t>374</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89025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89025C">
        <w:rPr>
          <w:noProof/>
        </w:rPr>
        <w:t>393</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89025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89025C">
        <w:rPr>
          <w:noProof/>
        </w:rPr>
        <w:t>501</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89025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89025C">
        <w:rPr>
          <w:noProof/>
        </w:rPr>
        <w:t>503</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89025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89025C">
        <w:rPr>
          <w:noProof/>
        </w:rPr>
        <w:t>997</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89025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89025C">
        <w:rPr>
          <w:noProof/>
        </w:rPr>
        <w:t>510</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89025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89025C">
        <w:rPr>
          <w:noProof/>
        </w:rPr>
        <w:t>515</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89025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89025C">
        <w:rPr>
          <w:noProof/>
        </w:rPr>
        <w:t>1002</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89025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89025C">
        <w:rPr>
          <w:noProof/>
        </w:rPr>
        <w:t>1007</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89025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89025C">
        <w:rPr>
          <w:noProof/>
        </w:rPr>
        <w:t>1009</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89025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89025C">
        <w:rPr>
          <w:noProof/>
        </w:rPr>
        <w:t>525</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89025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89025C">
        <w:rPr>
          <w:noProof/>
        </w:rPr>
        <w:t>395</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89025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89025C">
        <w:rPr>
          <w:noProof/>
        </w:rPr>
        <w:t>405</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89025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89025C">
        <w:rPr>
          <w:noProof/>
        </w:rPr>
        <w:t>951</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89025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89025C">
        <w:rPr>
          <w:noProof/>
        </w:rPr>
        <w:t>411</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89025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89025C">
        <w:rPr>
          <w:noProof/>
        </w:rPr>
        <w:t>959</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89025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89025C">
        <w:rPr>
          <w:noProof/>
        </w:rPr>
        <w:t>444</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89025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89025C">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89025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89025C">
        <w:rPr>
          <w:noProof/>
        </w:rPr>
        <w:t>6</w:t>
      </w:r>
      <w:r w:rsidRPr="005E37D0">
        <w:fldChar w:fldCharType="end"/>
      </w:r>
    </w:p>
    <w:p w14:paraId="4A2BC0B7" w14:textId="77777777" w:rsidR="00513E2D" w:rsidRDefault="00513E2D" w:rsidP="00513E2D">
      <w:pPr>
        <w:pStyle w:val="Heading3"/>
      </w:pPr>
      <w:bookmarkStart w:id="1802" w:name="_Ref452619392"/>
      <w:bookmarkStart w:id="1803" w:name="_Toc459399428"/>
      <w:r>
        <w:t>The December or Koiak Canticle</w:t>
      </w:r>
      <w:bookmarkEnd w:id="1802"/>
      <w:bookmarkEnd w:id="1803"/>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0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06"/>
      </w:r>
      <w:r>
        <w:t>, manifest Yourself</w:t>
      </w:r>
      <w:r>
        <w:rPr>
          <w:rStyle w:val="FootnoteReference"/>
        </w:rPr>
        <w:footnoteReference w:id="100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0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0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1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1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1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1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1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15"/>
      </w:r>
    </w:p>
    <w:p w14:paraId="327A6659" w14:textId="77777777" w:rsidR="00513E2D" w:rsidRPr="00AB1781" w:rsidRDefault="00513E2D" w:rsidP="00513E2D">
      <w:pPr>
        <w:pStyle w:val="EnglishHangNoCoptic"/>
      </w:pPr>
      <w:r>
        <w:tab/>
        <w:t>and, “a man was born in her,”</w:t>
      </w:r>
      <w:r>
        <w:rPr>
          <w:rStyle w:val="FootnoteReference"/>
        </w:rPr>
        <w:footnoteReference w:id="101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1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18"/>
      </w:r>
      <w:r>
        <w:t xml:space="preserve"> flames of fire.</w:t>
      </w:r>
      <w:r w:rsidRPr="00AB1781">
        <w:rPr>
          <w:rStyle w:val="FootnoteReference"/>
        </w:rPr>
        <w:footnoteReference w:id="101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2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04"/>
      <w:r>
        <w:t>102</w:t>
      </w:r>
      <w:commentRangeEnd w:id="1804"/>
      <w:r>
        <w:rPr>
          <w:rStyle w:val="CommentReference"/>
          <w:rFonts w:eastAsiaTheme="minorHAnsi" w:cstheme="minorBidi"/>
          <w:color w:val="auto"/>
          <w:lang w:val="en-CA"/>
        </w:rPr>
        <w:commentReference w:id="1804"/>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2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2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23"/>
      </w:r>
      <w:r>
        <w:t xml:space="preserve"> (Ps 67:12)</w:t>
      </w:r>
    </w:p>
    <w:p w14:paraId="1E04067B" w14:textId="77777777" w:rsidR="00513E2D" w:rsidRDefault="00513E2D" w:rsidP="00513E2D">
      <w:pPr>
        <w:pStyle w:val="EnglishHangEndNoCoptic"/>
      </w:pPr>
      <w:r>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2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2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2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2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2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3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3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32"/>
      </w:r>
      <w:r>
        <w:t>,</w:t>
      </w:r>
      <w:r w:rsidRPr="00AB1781">
        <w:t xml:space="preserve"> all you </w:t>
      </w:r>
      <w:r>
        <w:t>upright in</w:t>
      </w:r>
      <w:r w:rsidRPr="00AB1781">
        <w:t xml:space="preserve"> heart.</w:t>
      </w:r>
      <w:r w:rsidRPr="00AB1781">
        <w:rPr>
          <w:rStyle w:val="FootnoteReference"/>
        </w:rPr>
        <w:footnoteReference w:id="103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3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3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3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05" w:name="_Ref452619413"/>
      <w:bookmarkStart w:id="1806" w:name="_Toc459399429"/>
      <w:r>
        <w:t>Psali Before the First Canticle (Agios O Theos)</w:t>
      </w:r>
      <w:bookmarkEnd w:id="1805"/>
      <w:bookmarkEnd w:id="18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3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07" w:name="_Ref452619578"/>
      <w:bookmarkStart w:id="1808" w:name="_Toc459399430"/>
      <w:r>
        <w:rPr>
          <w:sz w:val="24"/>
        </w:rPr>
        <w:t>Psali Adam After the First Canticle</w:t>
      </w:r>
      <w:bookmarkEnd w:id="1807"/>
      <w:bookmarkEnd w:id="180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4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4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09" w:name="_Ref452619819"/>
      <w:bookmarkStart w:id="1810" w:name="_Toc459399431"/>
      <w:r>
        <w:rPr>
          <w:sz w:val="24"/>
        </w:rPr>
        <w:t>Psali Adam On (Before) the Second Canticle</w:t>
      </w:r>
      <w:bookmarkEnd w:id="1809"/>
      <w:bookmarkEnd w:id="1810"/>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4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11" w:name="_Ref435645565"/>
      <w:bookmarkStart w:id="1812" w:name="_Toc459399432"/>
      <w:r>
        <w:rPr>
          <w:sz w:val="24"/>
        </w:rPr>
        <w:t>Psali Adam After the</w:t>
      </w:r>
      <w:r>
        <w:t xml:space="preserve"> Second Cantilce</w:t>
      </w:r>
      <w:bookmarkEnd w:id="1811"/>
      <w:bookmarkEnd w:id="18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13" w:name="_Ref452620167"/>
      <w:bookmarkStart w:id="1814" w:name="_Toc459399433"/>
      <w:bookmarkStart w:id="1815" w:name="_Ref435645593"/>
      <w:r>
        <w:t>The Psali Adam On (Before) the Third Canticle</w:t>
      </w:r>
      <w:bookmarkEnd w:id="1813"/>
      <w:bookmarkEnd w:id="18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16" w:name="_Ref452620325"/>
      <w:bookmarkStart w:id="1817" w:name="_Toc459399434"/>
      <w:r>
        <w:t>Psali Batos</w:t>
      </w:r>
      <w:r>
        <w:rPr>
          <w:lang w:val="en-US"/>
        </w:rPr>
        <w:t xml:space="preserve"> On (After) the Third Canticle</w:t>
      </w:r>
      <w:bookmarkEnd w:id="1815"/>
      <w:bookmarkEnd w:id="1816"/>
      <w:bookmarkEnd w:id="18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18" w:name="_Ref452620881"/>
      <w:bookmarkStart w:id="1819" w:name="_Toc459399435"/>
      <w:r>
        <w:t>Hymn on the Sunday Psali</w:t>
      </w:r>
      <w:bookmarkEnd w:id="1818"/>
      <w:bookmarkEnd w:id="1819"/>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20" w:name="_Ref452620856"/>
      <w:bookmarkStart w:id="1821" w:name="_Toc459399436"/>
      <w:r>
        <w:t>Interpretation on (After) the Sunday Theotokia Part 1</w:t>
      </w:r>
      <w:bookmarkEnd w:id="1820"/>
      <w:bookmarkEnd w:id="1821"/>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22" w:name="_Toc459399437"/>
      <w:r>
        <w:t>Interpretation on (After) the Sunday Theotokia Part 2</w:t>
      </w:r>
      <w:bookmarkEnd w:id="1822"/>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23" w:name="_Toc459399438"/>
      <w:r>
        <w:t>Interpretation on (After) the Sunday Theotokia Part 3</w:t>
      </w:r>
      <w:bookmarkEnd w:id="1823"/>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24" w:name="_Toc459399439"/>
      <w:r>
        <w:t>Interpretation on (After) the Sunday Theotokia Part 4</w:t>
      </w:r>
      <w:bookmarkEnd w:id="1824"/>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25" w:name="_Toc459399440"/>
      <w:r>
        <w:t>Interpretation on (After) the Sunday Theotokia Part 5</w:t>
      </w:r>
      <w:bookmarkEnd w:id="1825"/>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26" w:name="_Toc459399441"/>
      <w:r>
        <w:t>Interpretation on (After) the Sunday Theotokia Part 6</w:t>
      </w:r>
      <w:bookmarkEnd w:id="1826"/>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27" w:name="_Toc459399442"/>
      <w:r>
        <w:t>Interpretation on (After) the Sunday Theotokia Part 7 (modern)</w:t>
      </w:r>
      <w:bookmarkEnd w:id="1827"/>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28" w:name="_Ref452619669"/>
      <w:bookmarkStart w:id="1829" w:name="_Toc459399443"/>
      <w:r>
        <w:t>Hymn on the Monday Theotokia</w:t>
      </w:r>
      <w:bookmarkEnd w:id="1828"/>
      <w:bookmarkEnd w:id="1829"/>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30" w:name="_Ref452619779"/>
      <w:bookmarkStart w:id="1831" w:name="_Toc459399444"/>
      <w:r>
        <w:t>Hymn on the Tuesday Theotokia</w:t>
      </w:r>
      <w:bookmarkEnd w:id="1830"/>
      <w:bookmarkEnd w:id="1831"/>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32" w:name="_Ref452620017"/>
      <w:bookmarkStart w:id="1833" w:name="_Toc459399445"/>
      <w:r>
        <w:t>Hymn on the Wednesday Theotokia</w:t>
      </w:r>
      <w:bookmarkEnd w:id="1832"/>
      <w:bookmarkEnd w:id="1833"/>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34" w:name="_Ref435645467"/>
      <w:bookmarkStart w:id="1835" w:name="_Toc459399446"/>
      <w:r>
        <w:t>Hymn on the Thursday Theotokia (The Fiery Bush)</w:t>
      </w:r>
      <w:bookmarkEnd w:id="1834"/>
      <w:bookmarkEnd w:id="1835"/>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4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4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36" w:name="_Ref452620495"/>
      <w:bookmarkStart w:id="1837" w:name="_Toc459399447"/>
      <w:r>
        <w:t>Hymn on the Friday Theotokia</w:t>
      </w:r>
      <w:bookmarkEnd w:id="1836"/>
      <w:bookmarkEnd w:id="1837"/>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38" w:name="_Ref452620614"/>
      <w:bookmarkStart w:id="1839" w:name="_Toc459399448"/>
      <w:r>
        <w:t>Hymn on the Saturday Theotokia</w:t>
      </w:r>
      <w:bookmarkEnd w:id="1838"/>
      <w:bookmarkEnd w:id="1839"/>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4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40" w:name="_Ref452620695"/>
      <w:bookmarkStart w:id="1841" w:name="_Toc459399449"/>
      <w:r>
        <w:t>The First Batos Lobsh</w:t>
      </w:r>
      <w:bookmarkEnd w:id="1840"/>
      <w:bookmarkEnd w:id="1841"/>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42" w:name="_Ref452620704"/>
      <w:bookmarkStart w:id="1843" w:name="_Toc459399450"/>
      <w:r>
        <w:t>The Second Batos Lobsh</w:t>
      </w:r>
      <w:bookmarkEnd w:id="1842"/>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44" w:name="_Toc459399214"/>
      <w:r>
        <w:t>The Pascal Cycle</w:t>
      </w:r>
      <w:bookmarkEnd w:id="1797"/>
      <w:bookmarkEnd w:id="1798"/>
      <w:bookmarkEnd w:id="1799"/>
      <w:bookmarkEnd w:id="1844"/>
    </w:p>
    <w:bookmarkStart w:id="1845" w:name="_Toc410196227" w:displacedByCustomXml="next"/>
    <w:bookmarkStart w:id="1846" w:name="_Toc410196469" w:displacedByCustomXml="next"/>
    <w:bookmarkStart w:id="1847" w:name="_Toc410196971"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701160BD" w14:textId="3AFD712B" w:rsidR="00513E2D" w:rsidRDefault="00513992">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89025C">
              <w:rPr>
                <w:noProof/>
                <w:webHidden/>
              </w:rPr>
              <w:t>915</w:t>
            </w:r>
            <w:r w:rsidR="00513E2D">
              <w:rPr>
                <w:noProof/>
                <w:webHidden/>
              </w:rPr>
              <w:fldChar w:fldCharType="end"/>
            </w:r>
          </w:hyperlink>
        </w:p>
        <w:p w14:paraId="65B913FD" w14:textId="0C2BC758" w:rsidR="00513E2D" w:rsidRDefault="00513992">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89025C">
              <w:rPr>
                <w:noProof/>
                <w:webHidden/>
              </w:rPr>
              <w:t>923</w:t>
            </w:r>
            <w:r w:rsidR="00513E2D">
              <w:rPr>
                <w:noProof/>
                <w:webHidden/>
              </w:rPr>
              <w:fldChar w:fldCharType="end"/>
            </w:r>
          </w:hyperlink>
        </w:p>
        <w:p w14:paraId="0840CF51" w14:textId="22C9D0E0" w:rsidR="00513E2D" w:rsidRDefault="00513992">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89025C">
              <w:rPr>
                <w:noProof/>
                <w:webHidden/>
              </w:rPr>
              <w:t>930</w:t>
            </w:r>
            <w:r w:rsidR="00513E2D">
              <w:rPr>
                <w:noProof/>
                <w:webHidden/>
              </w:rPr>
              <w:fldChar w:fldCharType="end"/>
            </w:r>
          </w:hyperlink>
        </w:p>
        <w:p w14:paraId="395E1A50" w14:textId="5A8844CD" w:rsidR="00513E2D" w:rsidRDefault="00513992">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89025C">
              <w:rPr>
                <w:noProof/>
                <w:webHidden/>
              </w:rPr>
              <w:t>934</w:t>
            </w:r>
            <w:r w:rsidR="00513E2D">
              <w:rPr>
                <w:noProof/>
                <w:webHidden/>
              </w:rPr>
              <w:fldChar w:fldCharType="end"/>
            </w:r>
          </w:hyperlink>
        </w:p>
        <w:p w14:paraId="6A243844" w14:textId="60AFAFDB" w:rsidR="00513E2D" w:rsidRDefault="00513992">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89025C">
              <w:rPr>
                <w:noProof/>
                <w:webHidden/>
              </w:rPr>
              <w:t>938</w:t>
            </w:r>
            <w:r w:rsidR="00513E2D">
              <w:rPr>
                <w:noProof/>
                <w:webHidden/>
              </w:rPr>
              <w:fldChar w:fldCharType="end"/>
            </w:r>
          </w:hyperlink>
        </w:p>
        <w:p w14:paraId="0A8F744E" w14:textId="7551D185" w:rsidR="00513E2D" w:rsidRDefault="00513992">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89025C">
              <w:rPr>
                <w:noProof/>
                <w:webHidden/>
              </w:rPr>
              <w:t>942</w:t>
            </w:r>
            <w:r w:rsidR="00513E2D">
              <w:rPr>
                <w:noProof/>
                <w:webHidden/>
              </w:rPr>
              <w:fldChar w:fldCharType="end"/>
            </w:r>
          </w:hyperlink>
        </w:p>
        <w:p w14:paraId="3C6D8185" w14:textId="4BB07DC0" w:rsidR="00513E2D" w:rsidRDefault="00513992">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89025C">
              <w:rPr>
                <w:noProof/>
                <w:webHidden/>
              </w:rPr>
              <w:t>946</w:t>
            </w:r>
            <w:r w:rsidR="00513E2D">
              <w:rPr>
                <w:noProof/>
                <w:webHidden/>
              </w:rPr>
              <w:fldChar w:fldCharType="end"/>
            </w:r>
          </w:hyperlink>
        </w:p>
        <w:p w14:paraId="500E9319" w14:textId="2688DA12" w:rsidR="00513E2D" w:rsidRDefault="00513992">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89025C">
              <w:rPr>
                <w:noProof/>
                <w:webHidden/>
              </w:rPr>
              <w:t>951</w:t>
            </w:r>
            <w:r w:rsidR="00513E2D">
              <w:rPr>
                <w:noProof/>
                <w:webHidden/>
              </w:rPr>
              <w:fldChar w:fldCharType="end"/>
            </w:r>
          </w:hyperlink>
        </w:p>
        <w:p w14:paraId="5A2E005F" w14:textId="29540172" w:rsidR="00513E2D" w:rsidRDefault="00513992">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89025C">
              <w:rPr>
                <w:noProof/>
                <w:webHidden/>
              </w:rPr>
              <w:t>959</w:t>
            </w:r>
            <w:r w:rsidR="00513E2D">
              <w:rPr>
                <w:noProof/>
                <w:webHidden/>
              </w:rPr>
              <w:fldChar w:fldCharType="end"/>
            </w:r>
          </w:hyperlink>
        </w:p>
        <w:p w14:paraId="31D111A2" w14:textId="1ACC4630" w:rsidR="00513E2D" w:rsidRDefault="00513992">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89025C">
              <w:rPr>
                <w:noProof/>
                <w:webHidden/>
              </w:rPr>
              <w:t>962</w:t>
            </w:r>
            <w:r w:rsidR="00513E2D">
              <w:rPr>
                <w:noProof/>
                <w:webHidden/>
              </w:rPr>
              <w:fldChar w:fldCharType="end"/>
            </w:r>
          </w:hyperlink>
        </w:p>
        <w:p w14:paraId="3C9E3484" w14:textId="7B3B56B1" w:rsidR="00513E2D" w:rsidRDefault="00513992">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89025C">
              <w:rPr>
                <w:noProof/>
                <w:webHidden/>
              </w:rPr>
              <w:t>965</w:t>
            </w:r>
            <w:r w:rsidR="00513E2D">
              <w:rPr>
                <w:noProof/>
                <w:webHidden/>
              </w:rPr>
              <w:fldChar w:fldCharType="end"/>
            </w:r>
          </w:hyperlink>
        </w:p>
        <w:p w14:paraId="1C517C6E" w14:textId="0EE1ECB8" w:rsidR="00513E2D" w:rsidRDefault="00513992">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89025C">
              <w:rPr>
                <w:noProof/>
                <w:webHidden/>
              </w:rPr>
              <w:t>967</w:t>
            </w:r>
            <w:r w:rsidR="00513E2D">
              <w:rPr>
                <w:noProof/>
                <w:webHidden/>
              </w:rPr>
              <w:fldChar w:fldCharType="end"/>
            </w:r>
          </w:hyperlink>
        </w:p>
        <w:p w14:paraId="7D1F3E95" w14:textId="02F067A1" w:rsidR="00513E2D" w:rsidRDefault="00513992">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89025C">
              <w:rPr>
                <w:noProof/>
                <w:webHidden/>
              </w:rPr>
              <w:t>969</w:t>
            </w:r>
            <w:r w:rsidR="00513E2D">
              <w:rPr>
                <w:noProof/>
                <w:webHidden/>
              </w:rPr>
              <w:fldChar w:fldCharType="end"/>
            </w:r>
          </w:hyperlink>
        </w:p>
        <w:p w14:paraId="32B0C3EE" w14:textId="0FC7DCE7" w:rsidR="00513E2D" w:rsidRDefault="00513992">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89025C">
              <w:rPr>
                <w:noProof/>
                <w:webHidden/>
              </w:rPr>
              <w:t>972</w:t>
            </w:r>
            <w:r w:rsidR="00513E2D">
              <w:rPr>
                <w:noProof/>
                <w:webHidden/>
              </w:rPr>
              <w:fldChar w:fldCharType="end"/>
            </w:r>
          </w:hyperlink>
        </w:p>
        <w:p w14:paraId="42594738" w14:textId="1905C235" w:rsidR="00513E2D" w:rsidRDefault="00513992">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89025C">
              <w:rPr>
                <w:noProof/>
                <w:webHidden/>
              </w:rPr>
              <w:t>975</w:t>
            </w:r>
            <w:r w:rsidR="00513E2D">
              <w:rPr>
                <w:noProof/>
                <w:webHidden/>
              </w:rPr>
              <w:fldChar w:fldCharType="end"/>
            </w:r>
          </w:hyperlink>
        </w:p>
        <w:p w14:paraId="760E0D4D" w14:textId="28382CA8" w:rsidR="00513E2D" w:rsidRDefault="00513992">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89025C">
              <w:rPr>
                <w:noProof/>
                <w:webHidden/>
              </w:rPr>
              <w:t>977</w:t>
            </w:r>
            <w:r w:rsidR="00513E2D">
              <w:rPr>
                <w:noProof/>
                <w:webHidden/>
              </w:rPr>
              <w:fldChar w:fldCharType="end"/>
            </w:r>
          </w:hyperlink>
        </w:p>
        <w:p w14:paraId="14213AA3" w14:textId="7BF65813" w:rsidR="00513E2D" w:rsidRDefault="00513992">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89025C">
              <w:rPr>
                <w:noProof/>
                <w:webHidden/>
              </w:rPr>
              <w:t>982</w:t>
            </w:r>
            <w:r w:rsidR="00513E2D">
              <w:rPr>
                <w:noProof/>
                <w:webHidden/>
              </w:rPr>
              <w:fldChar w:fldCharType="end"/>
            </w:r>
          </w:hyperlink>
        </w:p>
        <w:p w14:paraId="59D335D6" w14:textId="250E5ECC" w:rsidR="00513E2D" w:rsidRDefault="00513992">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89025C">
              <w:rPr>
                <w:noProof/>
                <w:webHidden/>
              </w:rPr>
              <w:t>984</w:t>
            </w:r>
            <w:r w:rsidR="00513E2D">
              <w:rPr>
                <w:noProof/>
                <w:webHidden/>
              </w:rPr>
              <w:fldChar w:fldCharType="end"/>
            </w:r>
          </w:hyperlink>
        </w:p>
        <w:p w14:paraId="16C53C8B" w14:textId="4019D960" w:rsidR="00513E2D" w:rsidRDefault="00513992">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89025C">
              <w:rPr>
                <w:noProof/>
                <w:webHidden/>
              </w:rPr>
              <w:t>989</w:t>
            </w:r>
            <w:r w:rsidR="00513E2D">
              <w:rPr>
                <w:noProof/>
                <w:webHidden/>
              </w:rPr>
              <w:fldChar w:fldCharType="end"/>
            </w:r>
          </w:hyperlink>
        </w:p>
        <w:p w14:paraId="27B06642" w14:textId="4D562398" w:rsidR="00513E2D" w:rsidRDefault="00513992">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89025C">
              <w:rPr>
                <w:noProof/>
                <w:webHidden/>
              </w:rPr>
              <w:t>997</w:t>
            </w:r>
            <w:r w:rsidR="00513E2D">
              <w:rPr>
                <w:noProof/>
                <w:webHidden/>
              </w:rPr>
              <w:fldChar w:fldCharType="end"/>
            </w:r>
          </w:hyperlink>
        </w:p>
        <w:p w14:paraId="354FA993" w14:textId="300B55DA" w:rsidR="00513E2D" w:rsidRDefault="00513992">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89025C">
              <w:rPr>
                <w:noProof/>
                <w:webHidden/>
              </w:rPr>
              <w:t>1002</w:t>
            </w:r>
            <w:r w:rsidR="00513E2D">
              <w:rPr>
                <w:noProof/>
                <w:webHidden/>
              </w:rPr>
              <w:fldChar w:fldCharType="end"/>
            </w:r>
          </w:hyperlink>
        </w:p>
        <w:p w14:paraId="4C293DB3" w14:textId="3DE539FA" w:rsidR="00513E2D" w:rsidRDefault="00513992">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89025C">
              <w:rPr>
                <w:noProof/>
                <w:webHidden/>
              </w:rPr>
              <w:t>1007</w:t>
            </w:r>
            <w:r w:rsidR="00513E2D">
              <w:rPr>
                <w:noProof/>
                <w:webHidden/>
              </w:rPr>
              <w:fldChar w:fldCharType="end"/>
            </w:r>
          </w:hyperlink>
        </w:p>
        <w:p w14:paraId="6530D8F0" w14:textId="4E7BC027" w:rsidR="00513E2D" w:rsidRDefault="00513992">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89025C">
              <w:rPr>
                <w:noProof/>
                <w:webHidden/>
              </w:rPr>
              <w:t>1009</w:t>
            </w:r>
            <w:r w:rsidR="00513E2D">
              <w:rPr>
                <w:noProof/>
                <w:webHidden/>
              </w:rPr>
              <w:fldChar w:fldCharType="end"/>
            </w:r>
          </w:hyperlink>
        </w:p>
        <w:p w14:paraId="1DFF5205" w14:textId="7549F015" w:rsidR="00513E2D" w:rsidRDefault="00513992">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89025C">
              <w:rPr>
                <w:noProof/>
                <w:webHidden/>
              </w:rPr>
              <w:t>1014</w:t>
            </w:r>
            <w:r w:rsidR="00513E2D">
              <w:rPr>
                <w:noProof/>
                <w:webHidden/>
              </w:rPr>
              <w:fldChar w:fldCharType="end"/>
            </w:r>
          </w:hyperlink>
        </w:p>
        <w:p w14:paraId="66FA53B2" w14:textId="119AAB94" w:rsidR="00513E2D" w:rsidRDefault="00513992">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2C69B140" w14:textId="3DCE2590" w:rsidR="00513E2D" w:rsidRDefault="00513992">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6DC1B911" w14:textId="672E602A" w:rsidR="00513E2D" w:rsidRDefault="00513992">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89025C">
              <w:rPr>
                <w:noProof/>
                <w:webHidden/>
              </w:rPr>
              <w:t>1036</w:t>
            </w:r>
            <w:r w:rsidR="00513E2D">
              <w:rPr>
                <w:noProof/>
                <w:webHidden/>
              </w:rPr>
              <w:fldChar w:fldCharType="end"/>
            </w:r>
          </w:hyperlink>
        </w:p>
        <w:p w14:paraId="3BE5B2B1" w14:textId="2B72C33C" w:rsidR="00513E2D" w:rsidRDefault="00513992">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89025C">
              <w:rPr>
                <w:noProof/>
                <w:webHidden/>
              </w:rPr>
              <w:t>1041</w:t>
            </w:r>
            <w:r w:rsidR="00513E2D">
              <w:rPr>
                <w:noProof/>
                <w:webHidden/>
              </w:rPr>
              <w:fldChar w:fldCharType="end"/>
            </w:r>
          </w:hyperlink>
        </w:p>
        <w:p w14:paraId="76051154" w14:textId="01FF8CB0" w:rsidR="00513E2D" w:rsidRDefault="00513992">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89025C">
              <w:rPr>
                <w:noProof/>
                <w:webHidden/>
              </w:rPr>
              <w:t>1049</w:t>
            </w:r>
            <w:r w:rsidR="00513E2D">
              <w:rPr>
                <w:noProof/>
                <w:webHidden/>
              </w:rPr>
              <w:fldChar w:fldCharType="end"/>
            </w:r>
          </w:hyperlink>
        </w:p>
        <w:p w14:paraId="3B76CC56" w14:textId="73BD1737" w:rsidR="00513E2D" w:rsidRDefault="00513992">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89025C">
              <w:rPr>
                <w:noProof/>
                <w:webHidden/>
              </w:rPr>
              <w:t>1057</w:t>
            </w:r>
            <w:r w:rsidR="00513E2D">
              <w:rPr>
                <w:noProof/>
                <w:webHidden/>
              </w:rPr>
              <w:fldChar w:fldCharType="end"/>
            </w:r>
          </w:hyperlink>
        </w:p>
        <w:p w14:paraId="5789CCCB" w14:textId="3AEA57D3" w:rsidR="00513E2D" w:rsidRDefault="00513992">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89025C">
              <w:rPr>
                <w:noProof/>
                <w:webHidden/>
              </w:rPr>
              <w:t>1068</w:t>
            </w:r>
            <w:r w:rsidR="00513E2D">
              <w:rPr>
                <w:noProof/>
                <w:webHidden/>
              </w:rPr>
              <w:fldChar w:fldCharType="end"/>
            </w:r>
          </w:hyperlink>
        </w:p>
        <w:p w14:paraId="5C826182" w14:textId="418737FD" w:rsidR="00513E2D" w:rsidRDefault="00513992">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89025C">
              <w:rPr>
                <w:noProof/>
                <w:webHidden/>
              </w:rPr>
              <w:t>1070</w:t>
            </w:r>
            <w:r w:rsidR="00513E2D">
              <w:rPr>
                <w:noProof/>
                <w:webHidden/>
              </w:rPr>
              <w:fldChar w:fldCharType="end"/>
            </w:r>
          </w:hyperlink>
        </w:p>
        <w:p w14:paraId="10E3A94C" w14:textId="550400EA" w:rsidR="00513E2D" w:rsidRDefault="00513992">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89025C">
              <w:rPr>
                <w:noProof/>
                <w:webHidden/>
              </w:rPr>
              <w:t>1080</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48" w:name="_Toc459399451"/>
      <w:r>
        <w:t>Jonah’s Fast</w:t>
      </w:r>
      <w:bookmarkEnd w:id="1847"/>
      <w:bookmarkEnd w:id="1846"/>
      <w:bookmarkEnd w:id="1845"/>
      <w:bookmarkEnd w:id="1848"/>
    </w:p>
    <w:p w14:paraId="7A658690" w14:textId="77777777" w:rsidR="001E5E16" w:rsidRPr="001E5E16" w:rsidRDefault="001E5E16" w:rsidP="001E5E16">
      <w:pPr>
        <w:pStyle w:val="Heading4"/>
      </w:pPr>
      <w:bookmarkStart w:id="1849" w:name="_Ref434478053"/>
      <w:r>
        <w:t>The Doxology</w:t>
      </w:r>
      <w:r w:rsidR="00E21EA3">
        <w:t xml:space="preserve"> of Jonah’s Fast</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50" w:name="_Toc410196228"/>
      <w:bookmarkStart w:id="1851" w:name="_Toc410196470"/>
      <w:bookmarkStart w:id="1852" w:name="_Toc410196972"/>
      <w:bookmarkStart w:id="1853" w:name="_Toc459399452"/>
      <w:r>
        <w:t>Jonah’s Feast</w:t>
      </w:r>
      <w:bookmarkEnd w:id="1850"/>
      <w:bookmarkEnd w:id="1851"/>
      <w:bookmarkEnd w:id="1852"/>
      <w:bookmarkEnd w:id="1853"/>
    </w:p>
    <w:p w14:paraId="6EE6C439" w14:textId="77777777" w:rsidR="00495F1A" w:rsidRDefault="00495F1A" w:rsidP="00495F1A">
      <w:pPr>
        <w:pStyle w:val="Heading3"/>
      </w:pPr>
      <w:bookmarkStart w:id="1854" w:name="_Toc410196229"/>
      <w:bookmarkStart w:id="1855" w:name="_Toc410196471"/>
      <w:bookmarkStart w:id="1856" w:name="_Toc410196973"/>
      <w:bookmarkStart w:id="1857" w:name="_Toc459399453"/>
      <w:r>
        <w:t>Great Lent</w:t>
      </w:r>
      <w:bookmarkEnd w:id="1854"/>
      <w:bookmarkEnd w:id="1855"/>
      <w:bookmarkEnd w:id="1856"/>
      <w:bookmarkEnd w:id="1857"/>
    </w:p>
    <w:p w14:paraId="2602B6E5" w14:textId="77777777" w:rsidR="00EC2AEB" w:rsidRPr="001E5E16" w:rsidRDefault="00EC2AEB" w:rsidP="00EC2AEB">
      <w:pPr>
        <w:pStyle w:val="Heading4"/>
      </w:pPr>
      <w:bookmarkStart w:id="1858" w:name="_Ref434478080"/>
      <w:r>
        <w:t>The Doxology</w:t>
      </w:r>
      <w:r w:rsidR="00420CFA">
        <w:t xml:space="preserve"> for Saturday and Sunday</w:t>
      </w:r>
      <w:r w:rsidR="00E21EA3">
        <w:t xml:space="preserve"> in Great Lent</w:t>
      </w:r>
      <w:bookmarkEnd w:id="18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59" w:name="_Ref434478104"/>
      <w:r>
        <w:t>The Doxology</w:t>
      </w:r>
      <w:r w:rsidR="00E21EA3">
        <w:t xml:space="preserve"> for Weekdays in Great Lent</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60"/>
            <w:r>
              <w:t>ⲛⲓⲉ̀ⲛⲉϩ</w:t>
            </w:r>
            <w:commentRangeEnd w:id="1860"/>
            <w:r>
              <w:rPr>
                <w:rStyle w:val="CommentReference"/>
                <w:rFonts w:ascii="Times New Roman" w:hAnsi="Times New Roman" w:cstheme="minorBidi"/>
                <w:noProof w:val="0"/>
              </w:rPr>
              <w:commentReference w:id="1860"/>
            </w:r>
            <w:r>
              <w:t>.</w:t>
            </w:r>
          </w:p>
        </w:tc>
      </w:tr>
    </w:tbl>
    <w:p w14:paraId="1A70F51E" w14:textId="77777777" w:rsidR="00420CFA" w:rsidRPr="001E5E16" w:rsidRDefault="00420CFA" w:rsidP="00420CFA">
      <w:pPr>
        <w:pStyle w:val="Heading4"/>
      </w:pPr>
      <w:bookmarkStart w:id="1861" w:name="_Ref434478128"/>
      <w:r>
        <w:t>A Second Doxology for Weekdays</w:t>
      </w:r>
      <w:r w:rsidR="00E21EA3">
        <w:t xml:space="preserve"> in Great Lent</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62"/>
            <w:r>
              <w:t xml:space="preserve">He </w:t>
            </w:r>
            <w:r w:rsidR="00253DD3">
              <w:t>humiliated</w:t>
            </w:r>
          </w:p>
          <w:p w14:paraId="774AFAE4" w14:textId="77777777" w:rsidR="00420CFA" w:rsidRDefault="00420CFA" w:rsidP="00420CFA">
            <w:pPr>
              <w:pStyle w:val="EngHangEnd"/>
            </w:pPr>
            <w:r>
              <w:t>The Tempter</w:t>
            </w:r>
            <w:commentRangeEnd w:id="1862"/>
            <w:r>
              <w:rPr>
                <w:rStyle w:val="CommentReference"/>
              </w:rPr>
              <w:commentReference w:id="186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63"/>
            <w:r>
              <w:t>“Fast in watchfulness</w:t>
            </w:r>
          </w:p>
          <w:p w14:paraId="6B2FDE71" w14:textId="77777777" w:rsidR="00420CFA" w:rsidRDefault="00420CFA" w:rsidP="00420CFA">
            <w:pPr>
              <w:pStyle w:val="EngHangEnd"/>
            </w:pPr>
            <w:r>
              <w:t>By day and by night.”</w:t>
            </w:r>
            <w:commentRangeEnd w:id="1863"/>
            <w:r>
              <w:rPr>
                <w:rStyle w:val="CommentReference"/>
              </w:rPr>
              <w:commentReference w:id="186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64" w:name="_Ref434478147"/>
      <w:r>
        <w:t>A Third</w:t>
      </w:r>
      <w:r w:rsidR="00420CFA">
        <w:t xml:space="preserve"> Doxology</w:t>
      </w:r>
      <w:r>
        <w:t xml:space="preserve"> for Weekdays</w:t>
      </w:r>
      <w:r w:rsidR="00E21EA3">
        <w:t xml:space="preserve"> in Great Lent</w:t>
      </w:r>
      <w:bookmarkEnd w:id="1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65" w:name="_Ref434478172"/>
      <w:r>
        <w:t xml:space="preserve">The </w:t>
      </w:r>
      <w:r w:rsidR="007A72D2">
        <w:t xml:space="preserve">Fourth </w:t>
      </w:r>
      <w:r>
        <w:t>Doxology</w:t>
      </w:r>
      <w:r w:rsidR="007A72D2">
        <w:t xml:space="preserve"> </w:t>
      </w:r>
      <w:r w:rsidR="00E21EA3">
        <w:t>for Great Lent</w:t>
      </w:r>
      <w:bookmarkEnd w:id="1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66"/>
            <w:r>
              <w:t xml:space="preserve">Ϯⲛⲏⲥⲧⲓⲁ̀ </w:t>
            </w:r>
            <w:commentRangeEnd w:id="1866"/>
            <w:r>
              <w:rPr>
                <w:rStyle w:val="CommentReference"/>
                <w:rFonts w:ascii="Times New Roman" w:hAnsi="Times New Roman" w:cstheme="minorBidi"/>
                <w:noProof w:val="0"/>
              </w:rPr>
              <w:commentReference w:id="186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67"/>
            <w:r>
              <w:t>pretense</w:t>
            </w:r>
            <w:commentRangeEnd w:id="1867"/>
            <w:r>
              <w:rPr>
                <w:rStyle w:val="CommentReference"/>
              </w:rPr>
              <w:commentReference w:id="186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68"/>
            <w:r>
              <w:t>strugglers</w:t>
            </w:r>
            <w:commentRangeEnd w:id="1868"/>
            <w:r>
              <w:rPr>
                <w:rStyle w:val="CommentReference"/>
              </w:rPr>
              <w:commentReference w:id="186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69"/>
            <w:r>
              <w:t>martyrdom</w:t>
            </w:r>
            <w:commentRangeEnd w:id="1869"/>
            <w:r>
              <w:rPr>
                <w:rStyle w:val="CommentReference"/>
              </w:rPr>
              <w:commentReference w:id="186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70"/>
            <w:r>
              <w:t xml:space="preserve">carries </w:t>
            </w:r>
            <w:commentRangeEnd w:id="1870"/>
            <w:r>
              <w:rPr>
                <w:rStyle w:val="CommentReference"/>
              </w:rPr>
              <w:commentReference w:id="187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71"/>
            <w:r>
              <w:t>assembly</w:t>
            </w:r>
            <w:commentRangeEnd w:id="1871"/>
            <w:r>
              <w:rPr>
                <w:rStyle w:val="CommentReference"/>
              </w:rPr>
              <w:commentReference w:id="1871"/>
            </w:r>
            <w:r>
              <w:t>,</w:t>
            </w:r>
          </w:p>
          <w:p w14:paraId="33941A18" w14:textId="77777777" w:rsidR="006A78B4" w:rsidRDefault="006A78B4" w:rsidP="006A78B4">
            <w:pPr>
              <w:pStyle w:val="EngHangEnd"/>
            </w:pPr>
            <w:r>
              <w:t xml:space="preserve">From now until the </w:t>
            </w:r>
            <w:commentRangeStart w:id="1872"/>
            <w:r>
              <w:t>ages of ages</w:t>
            </w:r>
            <w:commentRangeEnd w:id="1872"/>
            <w:r>
              <w:rPr>
                <w:rStyle w:val="CommentReference"/>
              </w:rPr>
              <w:commentReference w:id="187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73" w:name="_Ref434476347"/>
      <w:r>
        <w:t>The Psali Adam</w:t>
      </w:r>
      <w:r w:rsidR="006C1B94">
        <w:t xml:space="preserve"> for Great Lent</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74" w:name="_Ref434476369"/>
      <w:r>
        <w:t>The Psali Batos</w:t>
      </w:r>
      <w:r w:rsidR="006C1B94">
        <w:t xml:space="preserve"> for Great Lent</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75" w:name="_Toc410196230"/>
      <w:bookmarkStart w:id="1876" w:name="_Toc410196472"/>
      <w:bookmarkStart w:id="1877" w:name="_Toc410196974"/>
      <w:bookmarkStart w:id="1878" w:name="_Toc459399454"/>
      <w:r>
        <w:t>Lazarus Saturday</w:t>
      </w:r>
      <w:bookmarkEnd w:id="1875"/>
      <w:bookmarkEnd w:id="1876"/>
      <w:bookmarkEnd w:id="1877"/>
      <w:bookmarkEnd w:id="1878"/>
    </w:p>
    <w:p w14:paraId="536840DE" w14:textId="77777777" w:rsidR="00EC2AEB" w:rsidRPr="001E5E16" w:rsidRDefault="00EC2AEB" w:rsidP="00EC2AEB">
      <w:pPr>
        <w:pStyle w:val="Heading4"/>
      </w:pPr>
      <w:bookmarkStart w:id="1879" w:name="_Ref434478195"/>
      <w:r>
        <w:t>The Doxology</w:t>
      </w:r>
      <w:r w:rsidR="00E21EA3">
        <w:t xml:space="preserve"> for Lazarus Saturday</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80" w:name="_Ref434476394"/>
      <w:r>
        <w:t>The Psali Batos</w:t>
      </w:r>
      <w:r w:rsidR="006C1B94">
        <w:t xml:space="preserve"> for Lazarus Saturday</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81"/>
            <w:r>
              <w:t>With glory befitting You</w:t>
            </w:r>
            <w:commentRangeEnd w:id="1881"/>
            <w:r>
              <w:rPr>
                <w:rStyle w:val="CommentReference"/>
              </w:rPr>
              <w:commentReference w:id="188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82" w:name="_Toc410196231"/>
      <w:bookmarkStart w:id="1883" w:name="_Toc410196473"/>
      <w:bookmarkStart w:id="1884" w:name="_Toc410196975"/>
      <w:bookmarkStart w:id="1885" w:name="_Toc459399455"/>
      <w:r>
        <w:t>Palm Sunday</w:t>
      </w:r>
      <w:bookmarkEnd w:id="1882"/>
      <w:bookmarkEnd w:id="1883"/>
      <w:bookmarkEnd w:id="1884"/>
      <w:bookmarkEnd w:id="1885"/>
    </w:p>
    <w:p w14:paraId="5FD5B809" w14:textId="77777777" w:rsidR="00EC2AEB" w:rsidRPr="001E5E16" w:rsidRDefault="00EC2AEB" w:rsidP="00EC2AEB">
      <w:pPr>
        <w:pStyle w:val="Heading4"/>
      </w:pPr>
      <w:bookmarkStart w:id="1886" w:name="_Ref434478217"/>
      <w:r>
        <w:t xml:space="preserve">The </w:t>
      </w:r>
      <w:r w:rsidR="00FA139D">
        <w:t xml:space="preserve">First </w:t>
      </w:r>
      <w:r>
        <w:t>Doxology</w:t>
      </w:r>
      <w:r w:rsidR="00E21EA3">
        <w:t xml:space="preserve"> for Palm Sunday</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87"/>
            <w:r>
              <w:t>To the ages.</w:t>
            </w:r>
            <w:commentRangeEnd w:id="1887"/>
            <w:r>
              <w:rPr>
                <w:rStyle w:val="CommentReference"/>
              </w:rPr>
              <w:commentReference w:id="188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88" w:name="_Ref434478234"/>
      <w:r>
        <w:t>The Second Doxology</w:t>
      </w:r>
      <w:r w:rsidR="00E21EA3">
        <w:t xml:space="preserve"> for Palm Sunday</w:t>
      </w:r>
      <w:bookmarkEnd w:id="1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4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89" w:name="_Ref434478255"/>
      <w:r>
        <w:t>The Third Doxology</w:t>
      </w:r>
      <w:r w:rsidR="00E21EA3">
        <w:t xml:space="preserve"> for Palm Sunday</w:t>
      </w:r>
      <w:bookmarkEnd w:id="1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4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90"/>
            <w:r>
              <w:t xml:space="preserve">is </w:t>
            </w:r>
            <w:commentRangeEnd w:id="1890"/>
            <w:r>
              <w:rPr>
                <w:rStyle w:val="CommentReference"/>
              </w:rPr>
              <w:commentReference w:id="189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91" w:name="_Ref434476417"/>
      <w:r>
        <w:t>The Psali Adam</w:t>
      </w:r>
      <w:r w:rsidR="006C1B94">
        <w:t xml:space="preserve"> for Palm Sunday</w:t>
      </w:r>
      <w:bookmarkEnd w:id="1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92"/>
            <w:r>
              <w:t xml:space="preserve">Offer </w:t>
            </w:r>
            <w:commentRangeEnd w:id="1892"/>
            <w:r>
              <w:rPr>
                <w:rStyle w:val="CommentReference"/>
              </w:rPr>
              <w:commentReference w:id="189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93"/>
            <w:r>
              <w:t>Kranion</w:t>
            </w:r>
            <w:commentRangeEnd w:id="1893"/>
            <w:r>
              <w:rPr>
                <w:rStyle w:val="CommentReference"/>
              </w:rPr>
              <w:commentReference w:id="189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94" w:name="_Toc459399456"/>
      <w:bookmarkStart w:id="1895" w:name="_Toc410196232"/>
      <w:bookmarkStart w:id="1896" w:name="_Toc410196474"/>
      <w:bookmarkStart w:id="1897" w:name="_Toc410196976"/>
      <w:r>
        <w:t>Joyous Saturday</w:t>
      </w:r>
      <w:bookmarkEnd w:id="1894"/>
    </w:p>
    <w:p w14:paraId="65F4337A" w14:textId="2CA465AF" w:rsidR="003E106D" w:rsidRDefault="003E106D" w:rsidP="003E106D">
      <w:pPr>
        <w:pStyle w:val="Heading4"/>
      </w:pPr>
      <w:bookmarkStart w:id="1898" w:name="_Ref435562018"/>
      <w:r>
        <w:t>The Psali Batos for the Joyous Saturday</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99"/>
            <w:r>
              <w:t xml:space="preserve">abolished </w:t>
            </w:r>
            <w:commentRangeEnd w:id="1899"/>
            <w:r>
              <w:rPr>
                <w:rStyle w:val="CommentReference"/>
              </w:rPr>
              <w:commentReference w:id="189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00"/>
            <w:r>
              <w:t>power</w:t>
            </w:r>
            <w:commentRangeEnd w:id="1900"/>
            <w:r>
              <w:rPr>
                <w:rStyle w:val="CommentReference"/>
              </w:rPr>
              <w:commentReference w:id="190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901" w:name="_Toc459399457"/>
      <w:r>
        <w:t>Resurrection</w:t>
      </w:r>
      <w:bookmarkEnd w:id="1895"/>
      <w:bookmarkEnd w:id="1896"/>
      <w:bookmarkEnd w:id="1897"/>
      <w:r w:rsidR="003E106D">
        <w:t xml:space="preserve"> Sunday</w:t>
      </w:r>
      <w:bookmarkEnd w:id="1901"/>
    </w:p>
    <w:p w14:paraId="48D283B9" w14:textId="77777777" w:rsidR="00EC2AEB" w:rsidRPr="001E5E16" w:rsidRDefault="00EC2AEB" w:rsidP="00EC2AEB">
      <w:pPr>
        <w:pStyle w:val="Heading4"/>
      </w:pPr>
      <w:bookmarkStart w:id="1902" w:name="_Ref434478294"/>
      <w:r>
        <w:t>The Doxology</w:t>
      </w:r>
      <w:r w:rsidR="00E21EA3">
        <w:t xml:space="preserve"> for the Resurrection</w:t>
      </w:r>
      <w:bookmarkEnd w:id="1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03"/>
            <w:r>
              <w:t>Name</w:t>
            </w:r>
            <w:commentRangeEnd w:id="1903"/>
            <w:r>
              <w:rPr>
                <w:rStyle w:val="CommentReference"/>
              </w:rPr>
              <w:commentReference w:id="190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904" w:name="_Ref434478317"/>
      <w:r>
        <w:t>A</w:t>
      </w:r>
      <w:r w:rsidR="00E21EA3">
        <w:t>nother</w:t>
      </w:r>
      <w:r>
        <w:t xml:space="preserve"> Doxology</w:t>
      </w:r>
      <w:r w:rsidR="00E21EA3">
        <w:t xml:space="preserve"> for the Resurrection</w:t>
      </w:r>
      <w:bookmarkEnd w:id="1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05" w:name="_Ref434478347"/>
      <w:r>
        <w:t>A Doxology for Archangel Michael</w:t>
      </w:r>
      <w:r w:rsidR="00E21EA3">
        <w:t xml:space="preserve"> for the Resurrection</w:t>
      </w:r>
      <w:bookmarkEnd w:id="1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4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4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5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06" w:name="_Ref434476440"/>
      <w:r>
        <w:t>The Psali Adam</w:t>
      </w:r>
      <w:r w:rsidR="006C1B94">
        <w:t xml:space="preserve"> for the Resurrection</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07" w:name="_Ref434476459"/>
      <w:r>
        <w:t>The Psali Batos</w:t>
      </w:r>
      <w:r w:rsidR="006C1B94">
        <w:t xml:space="preserve"> for the Resurrection</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08" w:name="_Toc410196233"/>
      <w:bookmarkStart w:id="1909" w:name="_Toc410196475"/>
      <w:bookmarkStart w:id="1910" w:name="_Toc410196977"/>
      <w:bookmarkStart w:id="1911" w:name="_Toc459399458"/>
      <w:r>
        <w:t>Thomas Sunday</w:t>
      </w:r>
      <w:bookmarkEnd w:id="1908"/>
      <w:bookmarkEnd w:id="1909"/>
      <w:bookmarkEnd w:id="1910"/>
      <w:bookmarkEnd w:id="1911"/>
    </w:p>
    <w:p w14:paraId="1CFE554E" w14:textId="77777777" w:rsidR="00EC2AEB" w:rsidRDefault="00EC2AEB" w:rsidP="00EC2AEB">
      <w:pPr>
        <w:pStyle w:val="Heading4"/>
      </w:pPr>
      <w:bookmarkStart w:id="1912" w:name="_Ref434478375"/>
      <w:r>
        <w:t>The Doxology</w:t>
      </w:r>
      <w:r w:rsidR="00E21EA3">
        <w:t xml:space="preserve"> for Thomas Sunday</w:t>
      </w:r>
      <w:bookmarkEnd w:id="1912"/>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025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025C">
        <w:rPr>
          <w:noProof/>
        </w:rPr>
        <w:t>1057</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5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5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5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5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13"/>
            <w:r>
              <w:t xml:space="preserve">Jesus </w:t>
            </w:r>
            <w:commentRangeEnd w:id="1913"/>
            <w:r>
              <w:rPr>
                <w:rStyle w:val="CommentReference"/>
                <w:rFonts w:ascii="Times New Roman" w:hAnsi="Times New Roman"/>
              </w:rPr>
              <w:commentReference w:id="191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14" w:name="_Toc410196235"/>
      <w:bookmarkStart w:id="1915" w:name="_Toc410196477"/>
      <w:bookmarkStart w:id="1916" w:name="_Toc410196979"/>
      <w:bookmarkStart w:id="1917" w:name="_Toc459399459"/>
      <w:r>
        <w:t>Ascension</w:t>
      </w:r>
      <w:bookmarkEnd w:id="1914"/>
      <w:bookmarkEnd w:id="1915"/>
      <w:bookmarkEnd w:id="1916"/>
      <w:bookmarkEnd w:id="1917"/>
    </w:p>
    <w:p w14:paraId="41C1E8F1" w14:textId="77777777" w:rsidR="00EC2AEB" w:rsidRPr="001E5E16" w:rsidRDefault="00EC2AEB" w:rsidP="00EC2AEB">
      <w:pPr>
        <w:pStyle w:val="Heading4"/>
      </w:pPr>
      <w:bookmarkStart w:id="1918" w:name="_Ref434478556"/>
      <w:r>
        <w:t>The Doxology</w:t>
      </w:r>
      <w:r w:rsidR="00CC1CA8">
        <w:t xml:space="preserve"> for the Ascension</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19"/>
            <w:r>
              <w:t>Name</w:t>
            </w:r>
            <w:commentRangeEnd w:id="1919"/>
            <w:r>
              <w:rPr>
                <w:rStyle w:val="CommentReference"/>
              </w:rPr>
              <w:commentReference w:id="191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20"/>
            <w:r>
              <w:t>to Him</w:t>
            </w:r>
            <w:commentRangeEnd w:id="1920"/>
            <w:r>
              <w:rPr>
                <w:rStyle w:val="CommentReference"/>
              </w:rPr>
              <w:commentReference w:id="192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21"/>
            <w:r>
              <w:t>might</w:t>
            </w:r>
            <w:commentRangeEnd w:id="1921"/>
            <w:r>
              <w:rPr>
                <w:rStyle w:val="CommentReference"/>
              </w:rPr>
              <w:commentReference w:id="192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22"/>
            <w:r>
              <w:t xml:space="preserve">Jesus </w:t>
            </w:r>
            <w:commentRangeEnd w:id="1922"/>
            <w:r>
              <w:rPr>
                <w:rStyle w:val="CommentReference"/>
                <w:rFonts w:ascii="Times New Roman" w:hAnsi="Times New Roman"/>
              </w:rPr>
              <w:commentReference w:id="192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23" w:name="_Ref434476482"/>
      <w:r>
        <w:t>The Psali Adam</w:t>
      </w:r>
      <w:r w:rsidR="006C1B94">
        <w:t xml:space="preserve"> for the Ascension</w:t>
      </w:r>
      <w:bookmarkEnd w:id="1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24" w:name="_Ref434476541"/>
      <w:r>
        <w:t>The Psali Batos</w:t>
      </w:r>
      <w:r w:rsidR="006C1B94">
        <w:t xml:space="preserve"> for the Ascension</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25"/>
            <w:r>
              <w:t>miracles</w:t>
            </w:r>
            <w:commentRangeEnd w:id="1925"/>
            <w:r>
              <w:rPr>
                <w:rStyle w:val="CommentReference"/>
              </w:rPr>
              <w:commentReference w:id="192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26" w:name="_Toc410196236"/>
      <w:bookmarkStart w:id="1927" w:name="_Toc410196478"/>
      <w:bookmarkStart w:id="1928" w:name="_Toc410196980"/>
      <w:bookmarkStart w:id="1929" w:name="_Toc459399460"/>
      <w:r>
        <w:t>Pentecost</w:t>
      </w:r>
      <w:bookmarkEnd w:id="1926"/>
      <w:bookmarkEnd w:id="1927"/>
      <w:bookmarkEnd w:id="1928"/>
      <w:bookmarkEnd w:id="1929"/>
    </w:p>
    <w:p w14:paraId="79712352" w14:textId="77777777" w:rsidR="00EC2AEB" w:rsidRPr="001E5E16" w:rsidRDefault="00EC2AEB" w:rsidP="00EC2AEB">
      <w:pPr>
        <w:pStyle w:val="Heading4"/>
      </w:pPr>
      <w:bookmarkStart w:id="1930" w:name="_Ref434478581"/>
      <w:r>
        <w:t>The Doxology</w:t>
      </w:r>
      <w:r w:rsidR="00CC1CA8">
        <w:t xml:space="preserve"> for Pentecost</w:t>
      </w:r>
      <w:bookmarkEnd w:id="1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31"/>
            <w:r>
              <w:t>Name</w:t>
            </w:r>
            <w:commentRangeEnd w:id="1931"/>
            <w:r>
              <w:rPr>
                <w:rStyle w:val="CommentReference"/>
              </w:rPr>
              <w:commentReference w:id="193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32"/>
            <w:r>
              <w:t>to Him</w:t>
            </w:r>
            <w:commentRangeEnd w:id="1932"/>
            <w:r>
              <w:rPr>
                <w:rStyle w:val="CommentReference"/>
              </w:rPr>
              <w:commentReference w:id="193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33"/>
            <w:r>
              <w:t>might</w:t>
            </w:r>
            <w:commentRangeEnd w:id="1933"/>
            <w:r>
              <w:rPr>
                <w:rStyle w:val="CommentReference"/>
              </w:rPr>
              <w:commentReference w:id="193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34" w:name="_Ref434476566"/>
      <w:r>
        <w:t>The Psali Adam</w:t>
      </w:r>
      <w:r w:rsidR="006C1B94">
        <w:t xml:space="preserve"> for Pentecost</w:t>
      </w:r>
      <w:bookmarkEnd w:id="1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35" w:name="_Toc459399215"/>
      <w:bookmarkEnd w:id="173"/>
      <w:bookmarkEnd w:id="174"/>
      <w:bookmarkEnd w:id="175"/>
      <w:bookmarkEnd w:id="1800"/>
      <w:r>
        <w:t>Index of Psalis</w:t>
      </w:r>
      <w:bookmarkEnd w:id="1935"/>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025C">
        <w:t>The Psali Adam for the Ecclesiastical New Year</w:t>
      </w:r>
      <w:r>
        <w:fldChar w:fldCharType="end"/>
      </w:r>
      <w:r>
        <w:tab/>
      </w:r>
      <w:r>
        <w:fldChar w:fldCharType="begin"/>
      </w:r>
      <w:r>
        <w:instrText xml:space="preserve"> PAGEREF _Ref434473482 \h </w:instrText>
      </w:r>
      <w:r>
        <w:fldChar w:fldCharType="separate"/>
      </w:r>
      <w:r w:rsidR="0089025C">
        <w:rPr>
          <w:noProof/>
        </w:rPr>
        <w:t>585</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025C">
        <w:t>The Psali Batos for the Ecclesiastical New Year</w:t>
      </w:r>
      <w:r>
        <w:fldChar w:fldCharType="end"/>
      </w:r>
      <w:r>
        <w:tab/>
      </w:r>
      <w:r>
        <w:fldChar w:fldCharType="begin"/>
      </w:r>
      <w:r>
        <w:instrText xml:space="preserve"> PAGEREF _Ref434473530 \h </w:instrText>
      </w:r>
      <w:r>
        <w:fldChar w:fldCharType="separate"/>
      </w:r>
      <w:r w:rsidR="0089025C">
        <w:rPr>
          <w:noProof/>
        </w:rPr>
        <w:t>590</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025C">
        <w:t>The Psali Adam for the Feast of the Cross</w:t>
      </w:r>
      <w:r>
        <w:fldChar w:fldCharType="end"/>
      </w:r>
      <w:r>
        <w:tab/>
      </w:r>
      <w:r>
        <w:fldChar w:fldCharType="begin"/>
      </w:r>
      <w:r>
        <w:instrText xml:space="preserve"> PAGEREF _Ref434474964 \h </w:instrText>
      </w:r>
      <w:r>
        <w:fldChar w:fldCharType="separate"/>
      </w:r>
      <w:r w:rsidR="0089025C">
        <w:rPr>
          <w:noProof/>
        </w:rPr>
        <w:t>606</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025C">
        <w:t>The Psali Batos for the Feast of the Cross</w:t>
      </w:r>
      <w:r>
        <w:fldChar w:fldCharType="end"/>
      </w:r>
      <w:r>
        <w:tab/>
      </w:r>
      <w:r>
        <w:fldChar w:fldCharType="begin"/>
      </w:r>
      <w:r>
        <w:instrText xml:space="preserve"> PAGEREF _Ref434474992 \h </w:instrText>
      </w:r>
      <w:r>
        <w:fldChar w:fldCharType="separate"/>
      </w:r>
      <w:r w:rsidR="0089025C">
        <w:rPr>
          <w:noProof/>
        </w:rPr>
        <w:t>610</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025C">
        <w:t>The Psali Adam for the 29</w:t>
      </w:r>
      <w:r w:rsidR="0089025C" w:rsidRPr="00C0205C">
        <w:rPr>
          <w:vertAlign w:val="superscript"/>
        </w:rPr>
        <w:t>th</w:t>
      </w:r>
      <w:r w:rsidR="0089025C">
        <w:t xml:space="preserve"> of Every Coptic Month</w:t>
      </w:r>
      <w:r>
        <w:fldChar w:fldCharType="end"/>
      </w:r>
      <w:r>
        <w:tab/>
      </w:r>
      <w:r>
        <w:fldChar w:fldCharType="begin"/>
      </w:r>
      <w:r>
        <w:instrText xml:space="preserve"> PAGEREF _Ref435003845 \h </w:instrText>
      </w:r>
      <w:r>
        <w:fldChar w:fldCharType="separate"/>
      </w:r>
      <w:r w:rsidR="0089025C">
        <w:rPr>
          <w:noProof/>
        </w:rPr>
        <w:t>621</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025C">
        <w:t>The Psali Batos for the 29</w:t>
      </w:r>
      <w:r w:rsidR="0089025C" w:rsidRPr="00C0205C">
        <w:rPr>
          <w:vertAlign w:val="superscript"/>
        </w:rPr>
        <w:t>th</w:t>
      </w:r>
      <w:r w:rsidR="0089025C">
        <w:t xml:space="preserve"> of Every Month</w:t>
      </w:r>
      <w:r>
        <w:fldChar w:fldCharType="end"/>
      </w:r>
      <w:r>
        <w:tab/>
      </w:r>
      <w:r>
        <w:fldChar w:fldCharType="begin"/>
      </w:r>
      <w:r>
        <w:instrText xml:space="preserve"> PAGEREF _Ref435003860 \h </w:instrText>
      </w:r>
      <w:r>
        <w:fldChar w:fldCharType="separate"/>
      </w:r>
      <w:r w:rsidR="0089025C">
        <w:rPr>
          <w:noProof/>
        </w:rPr>
        <w:t>627</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025C">
        <w:t>The Sunday Psali Adam for Nativity</w:t>
      </w:r>
      <w:r>
        <w:fldChar w:fldCharType="end"/>
      </w:r>
      <w:r>
        <w:tab/>
      </w:r>
      <w:r>
        <w:fldChar w:fldCharType="begin"/>
      </w:r>
      <w:r>
        <w:instrText xml:space="preserve"> PAGEREF _Ref434475057 \h </w:instrText>
      </w:r>
      <w:r>
        <w:fldChar w:fldCharType="separate"/>
      </w:r>
      <w:r w:rsidR="0089025C">
        <w:rPr>
          <w:noProof/>
        </w:rPr>
        <w:t>695</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025C">
        <w:t>The Monday Psali Adam for Nativity</w:t>
      </w:r>
      <w:r>
        <w:fldChar w:fldCharType="end"/>
      </w:r>
      <w:r>
        <w:tab/>
      </w:r>
      <w:r>
        <w:fldChar w:fldCharType="begin"/>
      </w:r>
      <w:r>
        <w:instrText xml:space="preserve"> PAGEREF _Ref434475083 \h </w:instrText>
      </w:r>
      <w:r>
        <w:fldChar w:fldCharType="separate"/>
      </w:r>
      <w:r w:rsidR="0089025C">
        <w:rPr>
          <w:noProof/>
        </w:rPr>
        <w:t>698</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025C">
        <w:t>The Tuesday Psali Adam for Nativity</w:t>
      </w:r>
      <w:r>
        <w:fldChar w:fldCharType="end"/>
      </w:r>
      <w:r>
        <w:tab/>
      </w:r>
      <w:r>
        <w:fldChar w:fldCharType="begin"/>
      </w:r>
      <w:r>
        <w:instrText xml:space="preserve"> PAGEREF _Ref434475102 \h </w:instrText>
      </w:r>
      <w:r>
        <w:fldChar w:fldCharType="separate"/>
      </w:r>
      <w:r w:rsidR="0089025C">
        <w:rPr>
          <w:noProof/>
        </w:rPr>
        <w:t>703</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025C">
        <w:t>The Wednesday Psali Batos for Nativity</w:t>
      </w:r>
      <w:r>
        <w:fldChar w:fldCharType="end"/>
      </w:r>
      <w:r>
        <w:tab/>
      </w:r>
      <w:r>
        <w:fldChar w:fldCharType="begin"/>
      </w:r>
      <w:r>
        <w:instrText xml:space="preserve"> PAGEREF _Ref434475128 \h </w:instrText>
      </w:r>
      <w:r>
        <w:fldChar w:fldCharType="separate"/>
      </w:r>
      <w:r w:rsidR="0089025C">
        <w:rPr>
          <w:noProof/>
        </w:rPr>
        <w:t>708</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025C">
        <w:t>The Thursday Psali Batos for Nativity</w:t>
      </w:r>
      <w:r>
        <w:fldChar w:fldCharType="end"/>
      </w:r>
      <w:r>
        <w:tab/>
      </w:r>
      <w:r>
        <w:fldChar w:fldCharType="begin"/>
      </w:r>
      <w:r>
        <w:instrText xml:space="preserve"> PAGEREF _Ref434475150 \h </w:instrText>
      </w:r>
      <w:r>
        <w:fldChar w:fldCharType="separate"/>
      </w:r>
      <w:r w:rsidR="0089025C">
        <w:rPr>
          <w:noProof/>
        </w:rPr>
        <w:t>712</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025C">
        <w:t>The Friday Psali Batos for Nativity</w:t>
      </w:r>
      <w:r>
        <w:fldChar w:fldCharType="end"/>
      </w:r>
      <w:r>
        <w:tab/>
      </w:r>
      <w:r>
        <w:fldChar w:fldCharType="begin"/>
      </w:r>
      <w:r>
        <w:instrText xml:space="preserve"> PAGEREF _Ref434475177 \h </w:instrText>
      </w:r>
      <w:r>
        <w:fldChar w:fldCharType="separate"/>
      </w:r>
      <w:r w:rsidR="0089025C">
        <w:rPr>
          <w:noProof/>
        </w:rPr>
        <w:t>716</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025C">
        <w:t>The Saturday Psali Batos for Nativity</w:t>
      </w:r>
      <w:r>
        <w:fldChar w:fldCharType="end"/>
      </w:r>
      <w:r>
        <w:tab/>
      </w:r>
      <w:r>
        <w:fldChar w:fldCharType="begin"/>
      </w:r>
      <w:r>
        <w:instrText xml:space="preserve"> PAGEREF _Ref434475196 \h </w:instrText>
      </w:r>
      <w:r>
        <w:fldChar w:fldCharType="separate"/>
      </w:r>
      <w:r w:rsidR="0089025C">
        <w:rPr>
          <w:noProof/>
        </w:rPr>
        <w:t>721</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025C">
        <w:t>The Psali Adam for the Circumcision</w:t>
      </w:r>
      <w:r>
        <w:fldChar w:fldCharType="end"/>
      </w:r>
      <w:r>
        <w:tab/>
      </w:r>
      <w:r>
        <w:fldChar w:fldCharType="begin"/>
      </w:r>
      <w:r>
        <w:instrText xml:space="preserve"> PAGEREF _Ref434475229 \h </w:instrText>
      </w:r>
      <w:r>
        <w:fldChar w:fldCharType="separate"/>
      </w:r>
      <w:r w:rsidR="0089025C">
        <w:rPr>
          <w:noProof/>
        </w:rPr>
        <w:t>731</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025C">
        <w:t>The Psali Batos for the Circumcision</w:t>
      </w:r>
      <w:r>
        <w:fldChar w:fldCharType="end"/>
      </w:r>
      <w:r>
        <w:tab/>
      </w:r>
      <w:r>
        <w:fldChar w:fldCharType="begin"/>
      </w:r>
      <w:r>
        <w:instrText xml:space="preserve"> PAGEREF _Ref434475252 \h </w:instrText>
      </w:r>
      <w:r>
        <w:fldChar w:fldCharType="separate"/>
      </w:r>
      <w:r w:rsidR="0089025C">
        <w:rPr>
          <w:noProof/>
        </w:rPr>
        <w:t>735</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025C">
        <w:t>The Sunday Psali Adam for Theophany</w:t>
      </w:r>
      <w:r>
        <w:fldChar w:fldCharType="end"/>
      </w:r>
      <w:r>
        <w:tab/>
      </w:r>
      <w:r>
        <w:fldChar w:fldCharType="begin"/>
      </w:r>
      <w:r>
        <w:instrText xml:space="preserve"> PAGEREF _Ref434475280 \h </w:instrText>
      </w:r>
      <w:r>
        <w:fldChar w:fldCharType="separate"/>
      </w:r>
      <w:r w:rsidR="0089025C">
        <w:rPr>
          <w:noProof/>
        </w:rPr>
        <w:t>745</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025C">
        <w:t>The Monday Psali Adam for Theophany</w:t>
      </w:r>
      <w:r>
        <w:fldChar w:fldCharType="end"/>
      </w:r>
      <w:r>
        <w:tab/>
      </w:r>
      <w:r>
        <w:fldChar w:fldCharType="begin"/>
      </w:r>
      <w:r>
        <w:instrText xml:space="preserve"> PAGEREF _Ref434475309 \h </w:instrText>
      </w:r>
      <w:r>
        <w:fldChar w:fldCharType="separate"/>
      </w:r>
      <w:r w:rsidR="0089025C">
        <w:rPr>
          <w:noProof/>
        </w:rPr>
        <w:t>749</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025C">
        <w:t>The Tuesday Psali Adam for Theophany</w:t>
      </w:r>
      <w:r>
        <w:fldChar w:fldCharType="end"/>
      </w:r>
      <w:r>
        <w:tab/>
      </w:r>
      <w:r>
        <w:fldChar w:fldCharType="begin"/>
      </w:r>
      <w:r>
        <w:instrText xml:space="preserve"> PAGEREF _Ref434475331 \h </w:instrText>
      </w:r>
      <w:r>
        <w:fldChar w:fldCharType="separate"/>
      </w:r>
      <w:r w:rsidR="0089025C">
        <w:rPr>
          <w:noProof/>
        </w:rPr>
        <w:t>752</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025C">
        <w:t>The Wednesday Psali Batos for Theophany</w:t>
      </w:r>
      <w:r>
        <w:fldChar w:fldCharType="end"/>
      </w:r>
      <w:r>
        <w:tab/>
      </w:r>
      <w:r>
        <w:fldChar w:fldCharType="begin"/>
      </w:r>
      <w:r>
        <w:instrText xml:space="preserve"> PAGEREF _Ref434475362 \h </w:instrText>
      </w:r>
      <w:r>
        <w:fldChar w:fldCharType="separate"/>
      </w:r>
      <w:r w:rsidR="0089025C">
        <w:rPr>
          <w:noProof/>
        </w:rPr>
        <w:t>756</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025C">
        <w:t>The Thursday Psali Batos for Theophany</w:t>
      </w:r>
      <w:r>
        <w:fldChar w:fldCharType="end"/>
      </w:r>
      <w:r>
        <w:tab/>
      </w:r>
      <w:r>
        <w:fldChar w:fldCharType="begin"/>
      </w:r>
      <w:r>
        <w:instrText xml:space="preserve"> PAGEREF _Ref434475388 \h </w:instrText>
      </w:r>
      <w:r>
        <w:fldChar w:fldCharType="separate"/>
      </w:r>
      <w:r w:rsidR="0089025C">
        <w:rPr>
          <w:noProof/>
        </w:rPr>
        <w:t>760</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025C">
        <w:t>The Friday Psali Batos for Theophany</w:t>
      </w:r>
      <w:r>
        <w:fldChar w:fldCharType="end"/>
      </w:r>
      <w:r>
        <w:tab/>
      </w:r>
      <w:r>
        <w:fldChar w:fldCharType="begin"/>
      </w:r>
      <w:r>
        <w:instrText xml:space="preserve"> PAGEREF _Ref434475411 \h </w:instrText>
      </w:r>
      <w:r>
        <w:fldChar w:fldCharType="separate"/>
      </w:r>
      <w:r w:rsidR="0089025C">
        <w:rPr>
          <w:noProof/>
        </w:rPr>
        <w:t>764</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025C">
        <w:t>The Saturday Psali Batos for Theophany</w:t>
      </w:r>
      <w:r>
        <w:fldChar w:fldCharType="end"/>
      </w:r>
      <w:r>
        <w:tab/>
      </w:r>
      <w:r>
        <w:fldChar w:fldCharType="begin"/>
      </w:r>
      <w:r>
        <w:instrText xml:space="preserve"> PAGEREF _Ref434475434 \h </w:instrText>
      </w:r>
      <w:r>
        <w:fldChar w:fldCharType="separate"/>
      </w:r>
      <w:r w:rsidR="0089025C">
        <w:rPr>
          <w:noProof/>
        </w:rPr>
        <w:t>768</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025C">
        <w:t>The Psali Adam for the Wedding of Cana</w:t>
      </w:r>
      <w:r>
        <w:fldChar w:fldCharType="end"/>
      </w:r>
      <w:r>
        <w:tab/>
      </w:r>
      <w:r>
        <w:fldChar w:fldCharType="begin"/>
      </w:r>
      <w:r>
        <w:instrText xml:space="preserve"> PAGEREF _Ref434475472 \h </w:instrText>
      </w:r>
      <w:r>
        <w:fldChar w:fldCharType="separate"/>
      </w:r>
      <w:r w:rsidR="0089025C">
        <w:rPr>
          <w:noProof/>
        </w:rPr>
        <w:t>774</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025C">
        <w:t>The Psali Batos for the Wedding of Cana</w:t>
      </w:r>
      <w:r>
        <w:fldChar w:fldCharType="end"/>
      </w:r>
      <w:r>
        <w:tab/>
      </w:r>
      <w:r>
        <w:fldChar w:fldCharType="begin"/>
      </w:r>
      <w:r>
        <w:instrText xml:space="preserve"> PAGEREF _Ref434475500 \h </w:instrText>
      </w:r>
      <w:r>
        <w:fldChar w:fldCharType="separate"/>
      </w:r>
      <w:r w:rsidR="0089025C">
        <w:rPr>
          <w:noProof/>
        </w:rPr>
        <w:t>778</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025C">
        <w:t>The Psali Adam for Annunciation</w:t>
      </w:r>
      <w:r>
        <w:fldChar w:fldCharType="end"/>
      </w:r>
      <w:r>
        <w:tab/>
      </w:r>
      <w:r>
        <w:fldChar w:fldCharType="begin"/>
      </w:r>
      <w:r>
        <w:instrText xml:space="preserve"> PAGEREF _Ref434475566 \h </w:instrText>
      </w:r>
      <w:r>
        <w:fldChar w:fldCharType="separate"/>
      </w:r>
      <w:r w:rsidR="0089025C">
        <w:rPr>
          <w:noProof/>
        </w:rPr>
        <w:t>808</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025C">
        <w:t>The Psali Batos for Annunciation</w:t>
      </w:r>
      <w:r>
        <w:fldChar w:fldCharType="end"/>
      </w:r>
      <w:r>
        <w:tab/>
      </w:r>
      <w:r>
        <w:fldChar w:fldCharType="begin"/>
      </w:r>
      <w:r>
        <w:instrText xml:space="preserve"> PAGEREF _Ref434475591 \h </w:instrText>
      </w:r>
      <w:r>
        <w:fldChar w:fldCharType="separate"/>
      </w:r>
      <w:r w:rsidR="0089025C">
        <w:rPr>
          <w:noProof/>
        </w:rPr>
        <w:t>812</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025C">
        <w:t>The Psali Adam for the Entrance into Egypt</w:t>
      </w:r>
      <w:r>
        <w:fldChar w:fldCharType="end"/>
      </w:r>
      <w:r>
        <w:tab/>
      </w:r>
      <w:r>
        <w:fldChar w:fldCharType="begin"/>
      </w:r>
      <w:r>
        <w:instrText xml:space="preserve"> PAGEREF _Ref434476089 \h </w:instrText>
      </w:r>
      <w:r>
        <w:fldChar w:fldCharType="separate"/>
      </w:r>
      <w:r w:rsidR="0089025C">
        <w:rPr>
          <w:noProof/>
        </w:rPr>
        <w:t>833</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025C">
        <w:t>The Psali Batos for the Entrance into Egypt</w:t>
      </w:r>
      <w:r>
        <w:fldChar w:fldCharType="end"/>
      </w:r>
      <w:r>
        <w:tab/>
      </w:r>
      <w:r>
        <w:fldChar w:fldCharType="begin"/>
      </w:r>
      <w:r>
        <w:instrText xml:space="preserve"> PAGEREF _Ref434476112 \h </w:instrText>
      </w:r>
      <w:r>
        <w:fldChar w:fldCharType="separate"/>
      </w:r>
      <w:r w:rsidR="0089025C">
        <w:rPr>
          <w:noProof/>
        </w:rPr>
        <w:t>836</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025C">
        <w:t>The Psali Adam for the Apostles’ Fast</w:t>
      </w:r>
      <w:r>
        <w:fldChar w:fldCharType="end"/>
      </w:r>
      <w:r>
        <w:tab/>
      </w:r>
      <w:r>
        <w:fldChar w:fldCharType="begin"/>
      </w:r>
      <w:r>
        <w:instrText xml:space="preserve"> PAGEREF _Ref434476183 \h </w:instrText>
      </w:r>
      <w:r>
        <w:fldChar w:fldCharType="separate"/>
      </w:r>
      <w:r w:rsidR="0089025C">
        <w:rPr>
          <w:noProof/>
        </w:rPr>
        <w:t>848</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025C">
        <w:t>The Psali Batos for the Apostles’ Fast</w:t>
      </w:r>
      <w:r>
        <w:fldChar w:fldCharType="end"/>
      </w:r>
      <w:r>
        <w:tab/>
      </w:r>
      <w:r>
        <w:fldChar w:fldCharType="begin"/>
      </w:r>
      <w:r>
        <w:instrText xml:space="preserve"> PAGEREF _Ref434476204 \h </w:instrText>
      </w:r>
      <w:r>
        <w:fldChar w:fldCharType="separate"/>
      </w:r>
      <w:r w:rsidR="0089025C">
        <w:rPr>
          <w:noProof/>
        </w:rPr>
        <w:t>851</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025C">
        <w:t>The Psali Adam for the Apostles’ Feast</w:t>
      </w:r>
      <w:r>
        <w:fldChar w:fldCharType="end"/>
      </w:r>
      <w:r>
        <w:tab/>
      </w:r>
      <w:r>
        <w:fldChar w:fldCharType="begin"/>
      </w:r>
      <w:r>
        <w:instrText xml:space="preserve"> PAGEREF _Ref434476236 \h </w:instrText>
      </w:r>
      <w:r>
        <w:fldChar w:fldCharType="separate"/>
      </w:r>
      <w:r w:rsidR="0089025C">
        <w:rPr>
          <w:noProof/>
        </w:rPr>
        <w:t>866</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025C">
        <w:t>The Psali Batos for the Apostles’ Feast</w:t>
      </w:r>
      <w:r>
        <w:fldChar w:fldCharType="end"/>
      </w:r>
      <w:r>
        <w:tab/>
      </w:r>
      <w:r>
        <w:fldChar w:fldCharType="begin"/>
      </w:r>
      <w:r>
        <w:instrText xml:space="preserve"> PAGEREF _Ref434476261 \h </w:instrText>
      </w:r>
      <w:r>
        <w:fldChar w:fldCharType="separate"/>
      </w:r>
      <w:r w:rsidR="0089025C">
        <w:rPr>
          <w:noProof/>
        </w:rPr>
        <w:t>870</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025C">
        <w:t>The Psali Adam for the Transfiguration</w:t>
      </w:r>
      <w:r>
        <w:fldChar w:fldCharType="end"/>
      </w:r>
      <w:r>
        <w:tab/>
      </w:r>
      <w:r>
        <w:fldChar w:fldCharType="begin"/>
      </w:r>
      <w:r>
        <w:instrText xml:space="preserve"> PAGEREF _Ref434476299 \h </w:instrText>
      </w:r>
      <w:r>
        <w:fldChar w:fldCharType="separate"/>
      </w:r>
      <w:r w:rsidR="0089025C">
        <w:rPr>
          <w:noProof/>
        </w:rPr>
        <w:t>891</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025C">
        <w:t>The Psali Batos for the Transfiguration</w:t>
      </w:r>
      <w:r>
        <w:fldChar w:fldCharType="end"/>
      </w:r>
      <w:r>
        <w:tab/>
      </w:r>
      <w:r>
        <w:fldChar w:fldCharType="begin"/>
      </w:r>
      <w:r>
        <w:instrText xml:space="preserve"> PAGEREF _Ref434476316 \h </w:instrText>
      </w:r>
      <w:r>
        <w:fldChar w:fldCharType="separate"/>
      </w:r>
      <w:r w:rsidR="0089025C">
        <w:rPr>
          <w:noProof/>
        </w:rPr>
        <w:t>894</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025C">
        <w:t>The Psali Adam for Great Lent</w:t>
      </w:r>
      <w:r>
        <w:fldChar w:fldCharType="end"/>
      </w:r>
      <w:r>
        <w:tab/>
      </w:r>
      <w:r>
        <w:fldChar w:fldCharType="begin"/>
      </w:r>
      <w:r>
        <w:instrText xml:space="preserve"> PAGEREF _Ref434476347 \h </w:instrText>
      </w:r>
      <w:r>
        <w:fldChar w:fldCharType="separate"/>
      </w:r>
      <w:r w:rsidR="0089025C">
        <w:rPr>
          <w:noProof/>
        </w:rPr>
        <w:t>1028</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025C">
        <w:t>The Psali Batos for Great Lent</w:t>
      </w:r>
      <w:r>
        <w:fldChar w:fldCharType="end"/>
      </w:r>
      <w:r>
        <w:tab/>
      </w:r>
      <w:r>
        <w:fldChar w:fldCharType="begin"/>
      </w:r>
      <w:r>
        <w:instrText xml:space="preserve"> PAGEREF _Ref434476369 \h </w:instrText>
      </w:r>
      <w:r>
        <w:fldChar w:fldCharType="separate"/>
      </w:r>
      <w:r w:rsidR="0089025C">
        <w:rPr>
          <w:noProof/>
        </w:rPr>
        <w:t>1032</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025C">
        <w:t>The Psali Batos for Lazarus Saturday</w:t>
      </w:r>
      <w:r>
        <w:fldChar w:fldCharType="end"/>
      </w:r>
      <w:r>
        <w:tab/>
      </w:r>
      <w:r>
        <w:fldChar w:fldCharType="begin"/>
      </w:r>
      <w:r>
        <w:instrText xml:space="preserve"> PAGEREF _Ref434476394 \h </w:instrText>
      </w:r>
      <w:r>
        <w:fldChar w:fldCharType="separate"/>
      </w:r>
      <w:r w:rsidR="0089025C">
        <w:rPr>
          <w:noProof/>
        </w:rPr>
        <w:t>1037</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025C">
        <w:t>The Psali Adam for Palm Sunday</w:t>
      </w:r>
      <w:r>
        <w:fldChar w:fldCharType="end"/>
      </w:r>
      <w:r>
        <w:tab/>
      </w:r>
      <w:r>
        <w:fldChar w:fldCharType="begin"/>
      </w:r>
      <w:r>
        <w:instrText xml:space="preserve"> PAGEREF _Ref434476417 \h </w:instrText>
      </w:r>
      <w:r>
        <w:fldChar w:fldCharType="separate"/>
      </w:r>
      <w:r w:rsidR="0089025C">
        <w:rPr>
          <w:noProof/>
        </w:rPr>
        <w:t>1045</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025C">
        <w:t>The Psali Batos for the Joyous Saturday</w:t>
      </w:r>
      <w:r>
        <w:fldChar w:fldCharType="end"/>
      </w:r>
      <w:r>
        <w:tab/>
      </w:r>
      <w:r>
        <w:fldChar w:fldCharType="begin"/>
      </w:r>
      <w:r>
        <w:instrText xml:space="preserve"> PAGEREF _Ref435562018 \h </w:instrText>
      </w:r>
      <w:r>
        <w:fldChar w:fldCharType="separate"/>
      </w:r>
      <w:r w:rsidR="0089025C">
        <w:rPr>
          <w:noProof/>
        </w:rPr>
        <w:t>1049</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025C">
        <w:t>The Psali Adam for the Resurrection</w:t>
      </w:r>
      <w:r>
        <w:fldChar w:fldCharType="end"/>
      </w:r>
      <w:r>
        <w:tab/>
      </w:r>
      <w:r>
        <w:fldChar w:fldCharType="begin"/>
      </w:r>
      <w:r>
        <w:instrText xml:space="preserve"> PAGEREF _Ref434476440 \h </w:instrText>
      </w:r>
      <w:r>
        <w:fldChar w:fldCharType="separate"/>
      </w:r>
      <w:r w:rsidR="0089025C">
        <w:rPr>
          <w:noProof/>
        </w:rPr>
        <w:t>1061</w:t>
      </w:r>
      <w:r>
        <w:fldChar w:fldCharType="end"/>
      </w:r>
    </w:p>
    <w:p w14:paraId="7201C2B6" w14:textId="01B987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89025C">
        <w:t>The Psali Batos for the Resurrection</w:t>
      </w:r>
      <w:r>
        <w:fldChar w:fldCharType="end"/>
      </w:r>
      <w:r>
        <w:tab/>
      </w:r>
      <w:r>
        <w:fldChar w:fldCharType="begin"/>
      </w:r>
      <w:r>
        <w:instrText xml:space="preserve"> PAGEREF _Ref434476459 \h </w:instrText>
      </w:r>
      <w:r>
        <w:fldChar w:fldCharType="separate"/>
      </w:r>
      <w:r w:rsidR="0089025C">
        <w:rPr>
          <w:noProof/>
        </w:rPr>
        <w:t>1065</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025C">
        <w:t>The Psali Adam for the Ascension</w:t>
      </w:r>
      <w:r>
        <w:fldChar w:fldCharType="end"/>
      </w:r>
      <w:r>
        <w:tab/>
      </w:r>
      <w:r>
        <w:fldChar w:fldCharType="begin"/>
      </w:r>
      <w:r>
        <w:instrText xml:space="preserve"> PAGEREF _Ref434476482 \h </w:instrText>
      </w:r>
      <w:r>
        <w:fldChar w:fldCharType="separate"/>
      </w:r>
      <w:r w:rsidR="0089025C">
        <w:rPr>
          <w:noProof/>
        </w:rPr>
        <w:t>1072</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89025C">
        <w:t>The Psali Batos for the Ascension</w:t>
      </w:r>
      <w:r>
        <w:fldChar w:fldCharType="end"/>
      </w:r>
      <w:r>
        <w:tab/>
      </w:r>
      <w:r>
        <w:fldChar w:fldCharType="begin"/>
      </w:r>
      <w:r>
        <w:instrText xml:space="preserve"> PAGEREF _Ref434476541 \h </w:instrText>
      </w:r>
      <w:r>
        <w:fldChar w:fldCharType="separate"/>
      </w:r>
      <w:r w:rsidR="0089025C">
        <w:rPr>
          <w:noProof/>
        </w:rPr>
        <w:t>1076</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025C">
        <w:t>The Psali Adam for Pentecost</w:t>
      </w:r>
      <w:r>
        <w:fldChar w:fldCharType="end"/>
      </w:r>
      <w:r>
        <w:tab/>
      </w:r>
      <w:r>
        <w:fldChar w:fldCharType="begin"/>
      </w:r>
      <w:r>
        <w:instrText xml:space="preserve"> PAGEREF _Ref434476566 \h </w:instrText>
      </w:r>
      <w:r>
        <w:fldChar w:fldCharType="separate"/>
      </w:r>
      <w:r w:rsidR="0089025C">
        <w:rPr>
          <w:noProof/>
        </w:rPr>
        <w:t>1083</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025C">
        <w:t>The Psali Adam for the Virgin</w:t>
      </w:r>
      <w:r>
        <w:fldChar w:fldCharType="end"/>
      </w:r>
      <w:r>
        <w:tab/>
      </w:r>
      <w:r>
        <w:fldChar w:fldCharType="begin"/>
      </w:r>
      <w:r>
        <w:instrText xml:space="preserve"> PAGEREF _Ref435642763 \h </w:instrText>
      </w:r>
      <w:r>
        <w:fldChar w:fldCharType="separate"/>
      </w:r>
      <w:r w:rsidR="0089025C">
        <w:rPr>
          <w:noProof/>
        </w:rPr>
        <w:t>898</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025C">
        <w:t>The Psali Batos for the Virgin</w:t>
      </w:r>
      <w:r>
        <w:fldChar w:fldCharType="end"/>
      </w:r>
      <w:r>
        <w:tab/>
      </w:r>
      <w:r>
        <w:fldChar w:fldCharType="begin"/>
      </w:r>
      <w:r>
        <w:instrText xml:space="preserve"> PAGEREF _Ref435734818 \h </w:instrText>
      </w:r>
      <w:r>
        <w:fldChar w:fldCharType="separate"/>
      </w:r>
      <w:r w:rsidR="0089025C">
        <w:rPr>
          <w:noProof/>
        </w:rPr>
        <w:t>902</w:t>
      </w:r>
      <w:r>
        <w:fldChar w:fldCharType="end"/>
      </w:r>
    </w:p>
    <w:p w14:paraId="3F93C9B6" w14:textId="77777777" w:rsidR="00B411C9" w:rsidRDefault="00B411C9" w:rsidP="00B411C9">
      <w:pPr>
        <w:pStyle w:val="Heading2"/>
      </w:pPr>
      <w:bookmarkStart w:id="1936" w:name="_Toc459399216"/>
      <w:r>
        <w:t>Index of Doxologies</w:t>
      </w:r>
      <w:bookmarkEnd w:id="1936"/>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025C">
        <w:t>The Introduction to the Doxologies</w:t>
      </w:r>
      <w:r>
        <w:fldChar w:fldCharType="end"/>
      </w:r>
      <w:r>
        <w:tab/>
      </w:r>
      <w:r>
        <w:fldChar w:fldCharType="begin"/>
      </w:r>
      <w:r>
        <w:instrText xml:space="preserve"> PAGEREF _Ref434477171 \h </w:instrText>
      </w:r>
      <w:r>
        <w:fldChar w:fldCharType="separate"/>
      </w:r>
      <w:r w:rsidR="0089025C">
        <w:rPr>
          <w:noProof/>
        </w:rPr>
        <w:t>543</w:t>
      </w:r>
      <w:r>
        <w:fldChar w:fldCharType="end"/>
      </w:r>
    </w:p>
    <w:p w14:paraId="6914D076" w14:textId="77777777" w:rsidR="00E21EA3" w:rsidRDefault="00E21EA3" w:rsidP="00E21EA3">
      <w:pPr>
        <w:pStyle w:val="Heading3"/>
      </w:pPr>
      <w:bookmarkStart w:id="1937" w:name="_Ref435642966"/>
      <w:r>
        <w:t>Seasonal Doxologies</w:t>
      </w:r>
      <w:bookmarkEnd w:id="1937"/>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89025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89025C">
        <w:rPr>
          <w:noProof/>
        </w:rPr>
        <w:t>584</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89025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89025C">
        <w:rPr>
          <w:noProof/>
        </w:rPr>
        <w:t>603</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89025C">
        <w:t xml:space="preserve">The First Doxology of December or </w:t>
      </w:r>
      <w:r w:rsidR="0089025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89025C">
        <w:rPr>
          <w:noProof/>
        </w:rPr>
        <w:t>664</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025C">
        <w:t xml:space="preserve">The Second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025C">
        <w:rPr>
          <w:noProof/>
        </w:rPr>
        <w:t>666</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025C">
        <w:t xml:space="preserve">The Third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025C">
        <w:rPr>
          <w:noProof/>
        </w:rPr>
        <w:t>667</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025C">
        <w:t xml:space="preserve">The Fourth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025C">
        <w:rPr>
          <w:noProof/>
        </w:rPr>
        <w:t>669</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025C">
        <w:t xml:space="preserve">The Fifth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025C">
        <w:rPr>
          <w:noProof/>
        </w:rPr>
        <w:t>670</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025C">
        <w:t xml:space="preserve">The Sixth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025C">
        <w:rPr>
          <w:noProof/>
        </w:rPr>
        <w:t>672</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025C">
        <w:rPr>
          <w:noProof/>
        </w:rPr>
        <w:t>678</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025C">
        <w:t>The Doxology for the Preparation Day of Nativity</w:t>
      </w:r>
      <w:r>
        <w:fldChar w:fldCharType="end"/>
      </w:r>
      <w:r>
        <w:tab/>
      </w:r>
      <w:r>
        <w:fldChar w:fldCharType="begin"/>
      </w:r>
      <w:r>
        <w:instrText xml:space="preserve"> PAGEREF _Ref434477504 \h </w:instrText>
      </w:r>
      <w:r>
        <w:fldChar w:fldCharType="separate"/>
      </w:r>
      <w:r w:rsidR="0089025C">
        <w:rPr>
          <w:noProof/>
        </w:rPr>
        <w:t>687</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025C">
        <w:t>The First Doxology for Nativity</w:t>
      </w:r>
      <w:r>
        <w:fldChar w:fldCharType="end"/>
      </w:r>
      <w:r>
        <w:tab/>
      </w:r>
      <w:r>
        <w:fldChar w:fldCharType="begin"/>
      </w:r>
      <w:r>
        <w:instrText xml:space="preserve"> PAGEREF _Ref434477532 \h </w:instrText>
      </w:r>
      <w:r>
        <w:fldChar w:fldCharType="separate"/>
      </w:r>
      <w:r w:rsidR="0089025C">
        <w:rPr>
          <w:noProof/>
        </w:rPr>
        <w:t>690</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025C">
        <w:t>The Second Doxology for Nativity</w:t>
      </w:r>
      <w:r>
        <w:fldChar w:fldCharType="end"/>
      </w:r>
      <w:r>
        <w:tab/>
      </w:r>
      <w:r>
        <w:fldChar w:fldCharType="begin"/>
      </w:r>
      <w:r>
        <w:instrText xml:space="preserve"> PAGEREF _Ref434477542 \h </w:instrText>
      </w:r>
      <w:r>
        <w:fldChar w:fldCharType="separate"/>
      </w:r>
      <w:r w:rsidR="0089025C">
        <w:rPr>
          <w:noProof/>
        </w:rPr>
        <w:t>692</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025C">
        <w:t>The Third Doxology for Nativity</w:t>
      </w:r>
      <w:r>
        <w:fldChar w:fldCharType="end"/>
      </w:r>
      <w:r>
        <w:tab/>
      </w:r>
      <w:r>
        <w:fldChar w:fldCharType="begin"/>
      </w:r>
      <w:r>
        <w:instrText xml:space="preserve"> PAGEREF _Ref434477554 \h </w:instrText>
      </w:r>
      <w:r>
        <w:fldChar w:fldCharType="separate"/>
      </w:r>
      <w:r w:rsidR="0089025C">
        <w:rPr>
          <w:noProof/>
        </w:rPr>
        <w:t>692</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025C">
        <w:t>The Doxology for the Circumcision</w:t>
      </w:r>
      <w:r>
        <w:fldChar w:fldCharType="end"/>
      </w:r>
      <w:r>
        <w:tab/>
      </w:r>
      <w:r>
        <w:fldChar w:fldCharType="begin"/>
      </w:r>
      <w:r>
        <w:instrText xml:space="preserve"> PAGEREF _Ref434477590 \h </w:instrText>
      </w:r>
      <w:r>
        <w:fldChar w:fldCharType="separate"/>
      </w:r>
      <w:r w:rsidR="0089025C">
        <w:rPr>
          <w:noProof/>
        </w:rPr>
        <w:t>730</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025C">
        <w:t>An Abridged Doxology for Theophany</w:t>
      </w:r>
      <w:r>
        <w:fldChar w:fldCharType="end"/>
      </w:r>
      <w:r>
        <w:tab/>
      </w:r>
      <w:r>
        <w:fldChar w:fldCharType="begin"/>
      </w:r>
      <w:r>
        <w:instrText xml:space="preserve"> PAGEREF _Ref434477630 \h </w:instrText>
      </w:r>
      <w:r>
        <w:fldChar w:fldCharType="separate"/>
      </w:r>
      <w:r w:rsidR="0089025C">
        <w:rPr>
          <w:noProof/>
        </w:rPr>
        <w:t>739</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025C">
        <w:t>The First Doxology for Theophany</w:t>
      </w:r>
      <w:r>
        <w:fldChar w:fldCharType="end"/>
      </w:r>
      <w:r>
        <w:tab/>
      </w:r>
      <w:r>
        <w:fldChar w:fldCharType="begin"/>
      </w:r>
      <w:r>
        <w:instrText xml:space="preserve"> PAGEREF _Ref434477641 \h </w:instrText>
      </w:r>
      <w:r>
        <w:fldChar w:fldCharType="separate"/>
      </w:r>
      <w:r w:rsidR="0089025C">
        <w:rPr>
          <w:noProof/>
        </w:rPr>
        <w:t>741</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025C">
        <w:t>The Second Doxology for Theophany</w:t>
      </w:r>
      <w:r>
        <w:fldChar w:fldCharType="end"/>
      </w:r>
      <w:r>
        <w:tab/>
      </w:r>
      <w:r>
        <w:fldChar w:fldCharType="begin"/>
      </w:r>
      <w:r>
        <w:instrText xml:space="preserve"> PAGEREF _Ref434477660 \h </w:instrText>
      </w:r>
      <w:r>
        <w:fldChar w:fldCharType="separate"/>
      </w:r>
      <w:r w:rsidR="0089025C">
        <w:rPr>
          <w:noProof/>
        </w:rPr>
        <w:t>743</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025C">
        <w:t>The Doxology for the Wedding of Cana</w:t>
      </w:r>
      <w:r>
        <w:fldChar w:fldCharType="end"/>
      </w:r>
      <w:r>
        <w:tab/>
      </w:r>
      <w:r>
        <w:fldChar w:fldCharType="begin"/>
      </w:r>
      <w:r>
        <w:instrText xml:space="preserve"> PAGEREF _Ref434477774 \h </w:instrText>
      </w:r>
      <w:r>
        <w:fldChar w:fldCharType="separate"/>
      </w:r>
      <w:r w:rsidR="0089025C">
        <w:rPr>
          <w:noProof/>
        </w:rPr>
        <w:t>773</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025C">
        <w:t>The Doxology for the Entrance into the Temple</w:t>
      </w:r>
      <w:r>
        <w:fldChar w:fldCharType="end"/>
      </w:r>
      <w:r>
        <w:tab/>
      </w:r>
      <w:r>
        <w:fldChar w:fldCharType="begin"/>
      </w:r>
      <w:r>
        <w:instrText xml:space="preserve"> PAGEREF _Ref434477815 \h </w:instrText>
      </w:r>
      <w:r>
        <w:fldChar w:fldCharType="separate"/>
      </w:r>
      <w:r w:rsidR="0089025C">
        <w:rPr>
          <w:noProof/>
        </w:rPr>
        <w:t>794</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89025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89025C">
        <w:rPr>
          <w:noProof/>
        </w:rPr>
        <w:t>806</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025C">
        <w:t>The Doxology for the Entrance into Egypt</w:t>
      </w:r>
      <w:r>
        <w:fldChar w:fldCharType="end"/>
      </w:r>
      <w:r>
        <w:tab/>
      </w:r>
      <w:r>
        <w:fldChar w:fldCharType="begin"/>
      </w:r>
      <w:r>
        <w:instrText xml:space="preserve"> PAGEREF _Ref434477906 \h </w:instrText>
      </w:r>
      <w:r>
        <w:fldChar w:fldCharType="separate"/>
      </w:r>
      <w:r w:rsidR="0089025C">
        <w:rPr>
          <w:noProof/>
        </w:rPr>
        <w:t>832</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025C">
        <w:t>The Doxology of Sts. Peter and Paul</w:t>
      </w:r>
      <w:r>
        <w:fldChar w:fldCharType="end"/>
      </w:r>
      <w:r>
        <w:tab/>
      </w:r>
      <w:r>
        <w:fldChar w:fldCharType="begin"/>
      </w:r>
      <w:r>
        <w:instrText xml:space="preserve"> PAGEREF _Ref434477973 \h </w:instrText>
      </w:r>
      <w:r>
        <w:fldChar w:fldCharType="separate"/>
      </w:r>
      <w:r w:rsidR="0089025C">
        <w:rPr>
          <w:noProof/>
        </w:rPr>
        <w:t>862</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025C">
        <w:t>The Doxology of the Transfiguration</w:t>
      </w:r>
      <w:r>
        <w:fldChar w:fldCharType="end"/>
      </w:r>
      <w:r>
        <w:tab/>
      </w:r>
      <w:r>
        <w:fldChar w:fldCharType="begin"/>
      </w:r>
      <w:r>
        <w:instrText xml:space="preserve"> PAGEREF _Ref434478012 \h </w:instrText>
      </w:r>
      <w:r>
        <w:fldChar w:fldCharType="separate"/>
      </w:r>
      <w:r w:rsidR="0089025C">
        <w:rPr>
          <w:noProof/>
        </w:rPr>
        <w:t>889</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025C">
        <w:t>The Doxology of Jonah’s Fast</w:t>
      </w:r>
      <w:r>
        <w:fldChar w:fldCharType="end"/>
      </w:r>
      <w:r>
        <w:tab/>
      </w:r>
      <w:r>
        <w:fldChar w:fldCharType="begin"/>
      </w:r>
      <w:r>
        <w:instrText xml:space="preserve"> PAGEREF _Ref434478053 \h </w:instrText>
      </w:r>
      <w:r>
        <w:fldChar w:fldCharType="separate"/>
      </w:r>
      <w:r w:rsidR="0089025C">
        <w:rPr>
          <w:noProof/>
        </w:rPr>
        <w:t>1014</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025C">
        <w:t>The Doxology for Saturday and Sunday in Great Lent</w:t>
      </w:r>
      <w:r>
        <w:fldChar w:fldCharType="end"/>
      </w:r>
      <w:r>
        <w:tab/>
      </w:r>
      <w:r>
        <w:fldChar w:fldCharType="begin"/>
      </w:r>
      <w:r>
        <w:instrText xml:space="preserve"> PAGEREF _Ref434478080 \h </w:instrText>
      </w:r>
      <w:r>
        <w:fldChar w:fldCharType="separate"/>
      </w:r>
      <w:r w:rsidR="0089025C">
        <w:rPr>
          <w:noProof/>
        </w:rPr>
        <w:t>1015</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025C">
        <w:t>The Doxology for Weekdays in Great Lent</w:t>
      </w:r>
      <w:r>
        <w:fldChar w:fldCharType="end"/>
      </w:r>
      <w:r>
        <w:tab/>
      </w:r>
      <w:r>
        <w:fldChar w:fldCharType="begin"/>
      </w:r>
      <w:r>
        <w:instrText xml:space="preserve"> PAGEREF _Ref434478104 \h </w:instrText>
      </w:r>
      <w:r>
        <w:fldChar w:fldCharType="separate"/>
      </w:r>
      <w:r w:rsidR="0089025C">
        <w:rPr>
          <w:noProof/>
        </w:rPr>
        <w:t>1018</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025C">
        <w:t>A Second Doxology for Weekdays in Great Lent</w:t>
      </w:r>
      <w:r>
        <w:fldChar w:fldCharType="end"/>
      </w:r>
      <w:r>
        <w:tab/>
      </w:r>
      <w:r>
        <w:fldChar w:fldCharType="begin"/>
      </w:r>
      <w:r>
        <w:instrText xml:space="preserve"> PAGEREF _Ref434478128 \h </w:instrText>
      </w:r>
      <w:r>
        <w:fldChar w:fldCharType="separate"/>
      </w:r>
      <w:r w:rsidR="0089025C">
        <w:rPr>
          <w:noProof/>
        </w:rPr>
        <w:t>1019</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025C">
        <w:t>A Third Doxology for Weekdays in Great Lent</w:t>
      </w:r>
      <w:r>
        <w:fldChar w:fldCharType="end"/>
      </w:r>
      <w:r>
        <w:tab/>
      </w:r>
      <w:r>
        <w:fldChar w:fldCharType="begin"/>
      </w:r>
      <w:r>
        <w:instrText xml:space="preserve"> PAGEREF _Ref434478147 \h </w:instrText>
      </w:r>
      <w:r>
        <w:fldChar w:fldCharType="separate"/>
      </w:r>
      <w:r w:rsidR="0089025C">
        <w:rPr>
          <w:noProof/>
        </w:rPr>
        <w:t>1021</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025C">
        <w:t>The Fourth Doxology for Great Lent</w:t>
      </w:r>
      <w:r>
        <w:fldChar w:fldCharType="end"/>
      </w:r>
      <w:r>
        <w:tab/>
      </w:r>
      <w:r>
        <w:fldChar w:fldCharType="begin"/>
      </w:r>
      <w:r>
        <w:instrText xml:space="preserve"> PAGEREF _Ref434478172 \h </w:instrText>
      </w:r>
      <w:r>
        <w:fldChar w:fldCharType="separate"/>
      </w:r>
      <w:r w:rsidR="0089025C">
        <w:rPr>
          <w:noProof/>
        </w:rPr>
        <w:t>1023</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025C">
        <w:t>The Doxology for Lazarus Saturday</w:t>
      </w:r>
      <w:r>
        <w:fldChar w:fldCharType="end"/>
      </w:r>
      <w:r>
        <w:tab/>
      </w:r>
      <w:r>
        <w:fldChar w:fldCharType="begin"/>
      </w:r>
      <w:r>
        <w:instrText xml:space="preserve"> PAGEREF _Ref434478195 \h </w:instrText>
      </w:r>
      <w:r>
        <w:fldChar w:fldCharType="separate"/>
      </w:r>
      <w:r w:rsidR="0089025C">
        <w:rPr>
          <w:noProof/>
        </w:rPr>
        <w:t>1036</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025C">
        <w:t>The First Doxology for Palm Sunday</w:t>
      </w:r>
      <w:r>
        <w:fldChar w:fldCharType="end"/>
      </w:r>
      <w:r>
        <w:tab/>
      </w:r>
      <w:r>
        <w:fldChar w:fldCharType="begin"/>
      </w:r>
      <w:r>
        <w:instrText xml:space="preserve"> PAGEREF _Ref434478217 \h </w:instrText>
      </w:r>
      <w:r>
        <w:fldChar w:fldCharType="separate"/>
      </w:r>
      <w:r w:rsidR="0089025C">
        <w:rPr>
          <w:noProof/>
        </w:rPr>
        <w:t>1041</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025C">
        <w:t>The Second Doxology for Palm Sunday</w:t>
      </w:r>
      <w:r>
        <w:fldChar w:fldCharType="end"/>
      </w:r>
      <w:r>
        <w:tab/>
      </w:r>
      <w:r>
        <w:fldChar w:fldCharType="begin"/>
      </w:r>
      <w:r>
        <w:instrText xml:space="preserve"> PAGEREF _Ref434478234 \h </w:instrText>
      </w:r>
      <w:r>
        <w:fldChar w:fldCharType="separate"/>
      </w:r>
      <w:r w:rsidR="0089025C">
        <w:rPr>
          <w:noProof/>
        </w:rPr>
        <w:t>1042</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025C">
        <w:t>The Third Doxology for Palm Sunday</w:t>
      </w:r>
      <w:r>
        <w:fldChar w:fldCharType="end"/>
      </w:r>
      <w:r>
        <w:tab/>
      </w:r>
      <w:r>
        <w:fldChar w:fldCharType="begin"/>
      </w:r>
      <w:r>
        <w:instrText xml:space="preserve"> PAGEREF _Ref434478255 \h </w:instrText>
      </w:r>
      <w:r>
        <w:fldChar w:fldCharType="separate"/>
      </w:r>
      <w:r w:rsidR="0089025C">
        <w:rPr>
          <w:noProof/>
        </w:rPr>
        <w:t>1044</w:t>
      </w:r>
      <w:r>
        <w:fldChar w:fldCharType="end"/>
      </w:r>
    </w:p>
    <w:p w14:paraId="257EE84D" w14:textId="6B24B813"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89025C">
        <w:t>The Doxology for the Resurrection</w:t>
      </w:r>
      <w:r>
        <w:fldChar w:fldCharType="end"/>
      </w:r>
      <w:r>
        <w:tab/>
      </w:r>
      <w:r>
        <w:fldChar w:fldCharType="begin"/>
      </w:r>
      <w:r>
        <w:instrText xml:space="preserve"> PAGEREF _Ref434478294 \h </w:instrText>
      </w:r>
      <w:r>
        <w:fldChar w:fldCharType="separate"/>
      </w:r>
      <w:r w:rsidR="0089025C">
        <w:rPr>
          <w:noProof/>
        </w:rPr>
        <w:t>1057</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89025C">
        <w:t>Another Doxology for the Resurrection</w:t>
      </w:r>
      <w:r>
        <w:fldChar w:fldCharType="end"/>
      </w:r>
      <w:r>
        <w:tab/>
      </w:r>
      <w:r>
        <w:fldChar w:fldCharType="begin"/>
      </w:r>
      <w:r>
        <w:instrText xml:space="preserve"> PAGEREF _Ref434478317 \h </w:instrText>
      </w:r>
      <w:r>
        <w:fldChar w:fldCharType="separate"/>
      </w:r>
      <w:r w:rsidR="0089025C">
        <w:rPr>
          <w:noProof/>
        </w:rPr>
        <w:t>1059</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025C">
        <w:t>A Doxology for Archangel Michael for the Resurrection</w:t>
      </w:r>
      <w:r>
        <w:fldChar w:fldCharType="end"/>
      </w:r>
      <w:r>
        <w:tab/>
      </w:r>
      <w:r>
        <w:fldChar w:fldCharType="begin"/>
      </w:r>
      <w:r>
        <w:instrText xml:space="preserve"> PAGEREF _Ref434478347 \h </w:instrText>
      </w:r>
      <w:r>
        <w:fldChar w:fldCharType="separate"/>
      </w:r>
      <w:r w:rsidR="0089025C">
        <w:rPr>
          <w:noProof/>
        </w:rPr>
        <w:t>1060</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025C">
        <w:t>The Doxology for Thomas Sunday</w:t>
      </w:r>
      <w:r>
        <w:fldChar w:fldCharType="end"/>
      </w:r>
      <w:r>
        <w:tab/>
      </w:r>
      <w:r>
        <w:fldChar w:fldCharType="begin"/>
      </w:r>
      <w:r>
        <w:instrText xml:space="preserve"> PAGEREF _Ref434478375 \h </w:instrText>
      </w:r>
      <w:r>
        <w:fldChar w:fldCharType="separate"/>
      </w:r>
      <w:r w:rsidR="0089025C">
        <w:rPr>
          <w:noProof/>
        </w:rPr>
        <w:t>1068</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025C">
        <w:t>The Doxology for the Ascension</w:t>
      </w:r>
      <w:r>
        <w:fldChar w:fldCharType="end"/>
      </w:r>
      <w:r>
        <w:tab/>
      </w:r>
      <w:r>
        <w:fldChar w:fldCharType="begin"/>
      </w:r>
      <w:r>
        <w:instrText xml:space="preserve"> PAGEREF _Ref434478556 \h </w:instrText>
      </w:r>
      <w:r>
        <w:fldChar w:fldCharType="separate"/>
      </w:r>
      <w:r w:rsidR="0089025C">
        <w:rPr>
          <w:noProof/>
        </w:rPr>
        <w:t>1070</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025C">
        <w:t>The Doxology for Pentecost</w:t>
      </w:r>
      <w:r>
        <w:fldChar w:fldCharType="end"/>
      </w:r>
      <w:r>
        <w:tab/>
      </w:r>
      <w:r>
        <w:fldChar w:fldCharType="begin"/>
      </w:r>
      <w:r>
        <w:instrText xml:space="preserve"> PAGEREF _Ref434478581 \h </w:instrText>
      </w:r>
      <w:r>
        <w:fldChar w:fldCharType="separate"/>
      </w:r>
      <w:r w:rsidR="0089025C">
        <w:rPr>
          <w:noProof/>
        </w:rPr>
        <w:t>1080</w:t>
      </w:r>
      <w:r>
        <w:fldChar w:fldCharType="end"/>
      </w:r>
    </w:p>
    <w:p w14:paraId="4285BFE1" w14:textId="77777777" w:rsidR="00E21EA3" w:rsidRDefault="00E21EA3" w:rsidP="00E21EA3">
      <w:pPr>
        <w:pStyle w:val="Heading3"/>
      </w:pPr>
      <w:bookmarkStart w:id="1938" w:name="_Ref435643009"/>
      <w:r>
        <w:t>Saints’ Doxologies</w:t>
      </w:r>
      <w:bookmarkEnd w:id="1938"/>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F4564C">
        <w:t>The Evening Doxology of the Virgin</w:t>
      </w:r>
      <w:r>
        <w:fldChar w:fldCharType="end"/>
      </w:r>
      <w:r>
        <w:tab/>
      </w:r>
      <w:r>
        <w:fldChar w:fldCharType="begin"/>
      </w:r>
      <w:r>
        <w:instrText xml:space="preserve"> PAGEREF _Ref434487836 \h </w:instrText>
      </w:r>
      <w:r>
        <w:fldChar w:fldCharType="separate"/>
      </w:r>
      <w:r w:rsidR="00F4564C">
        <w:rPr>
          <w:noProof/>
        </w:rPr>
        <w:t>544</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F4564C" w:rsidRPr="00F4564C">
        <w:t>The Doxology of the Virgin for Midnight Praise</w:t>
      </w:r>
      <w:r>
        <w:fldChar w:fldCharType="end"/>
      </w:r>
      <w:r>
        <w:tab/>
      </w:r>
      <w:r>
        <w:fldChar w:fldCharType="begin"/>
      </w:r>
      <w:r>
        <w:instrText xml:space="preserve"> PAGEREF _Ref434487891 \h </w:instrText>
      </w:r>
      <w:r>
        <w:fldChar w:fldCharType="separate"/>
      </w:r>
      <w:r w:rsidR="00F4564C">
        <w:rPr>
          <w:noProof/>
        </w:rPr>
        <w:t>393</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F4564C">
        <w:t>The Morning Doxology of the Virgin</w:t>
      </w:r>
      <w:r>
        <w:fldChar w:fldCharType="end"/>
      </w:r>
      <w:r>
        <w:tab/>
      </w:r>
      <w:r>
        <w:fldChar w:fldCharType="begin"/>
      </w:r>
      <w:r>
        <w:instrText xml:space="preserve"> PAGEREF _Ref434487846 \h </w:instrText>
      </w:r>
      <w:r>
        <w:fldChar w:fldCharType="separate"/>
      </w:r>
      <w:r w:rsidR="00F4564C">
        <w:rPr>
          <w:noProof/>
        </w:rPr>
        <w:t>545</w:t>
      </w:r>
      <w:r>
        <w:fldChar w:fldCharType="end"/>
      </w:r>
    </w:p>
    <w:p w14:paraId="11C50006" w14:textId="65C27E58"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t>The Doxology of the Entry of the Theotokos into the Temple</w:t>
      </w:r>
      <w:r>
        <w:fldChar w:fldCharType="end"/>
      </w:r>
      <w:r>
        <w:tab/>
      </w:r>
      <w:r>
        <w:fldChar w:fldCharType="begin"/>
      </w:r>
      <w:r>
        <w:instrText xml:space="preserve"> PAGEREF _Ref470555203 \h </w:instrText>
      </w:r>
      <w:r>
        <w:fldChar w:fldCharType="separate"/>
      </w:r>
      <w:r>
        <w:rPr>
          <w:noProof/>
        </w:rPr>
        <w:t>668</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F4564C">
        <w:t>The Doxology for Archangel Michael</w:t>
      </w:r>
      <w:r>
        <w:fldChar w:fldCharType="end"/>
      </w:r>
      <w:r>
        <w:tab/>
      </w:r>
      <w:r>
        <w:fldChar w:fldCharType="begin"/>
      </w:r>
      <w:r>
        <w:instrText xml:space="preserve"> PAGEREF _Ref434487967 \h </w:instrText>
      </w:r>
      <w:r>
        <w:fldChar w:fldCharType="separate"/>
      </w:r>
      <w:r w:rsidR="00F4564C">
        <w:rPr>
          <w:noProof/>
        </w:rPr>
        <w:t>648</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F4564C">
        <w:t xml:space="preserve">The Doxology of Archangel Gabriel for December or </w:t>
      </w:r>
      <w:r w:rsidR="00F456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F4564C">
        <w:rPr>
          <w:noProof/>
        </w:rPr>
        <w:t>684</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F4564C">
        <w:t>The Doxology for Archangel Gabriel, the Evangelist of Daniel</w:t>
      </w:r>
      <w:r>
        <w:fldChar w:fldCharType="end"/>
      </w:r>
      <w:r>
        <w:tab/>
      </w:r>
      <w:r>
        <w:fldChar w:fldCharType="begin"/>
      </w:r>
      <w:r>
        <w:instrText xml:space="preserve"> PAGEREF _Ref434488149 \h </w:instrText>
      </w:r>
      <w:r>
        <w:fldChar w:fldCharType="separate"/>
      </w:r>
      <w:r w:rsidR="00F4564C">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F4564C">
        <w:t>The Doxology for Michael and Gabriel</w:t>
      </w:r>
      <w:r>
        <w:fldChar w:fldCharType="end"/>
      </w:r>
      <w:r>
        <w:tab/>
      </w:r>
      <w:r>
        <w:fldChar w:fldCharType="begin"/>
      </w:r>
      <w:r>
        <w:instrText xml:space="preserve"> PAGEREF _Ref434487984 \h </w:instrText>
      </w:r>
      <w:r>
        <w:fldChar w:fldCharType="separate"/>
      </w:r>
      <w:r w:rsidR="00F4564C">
        <w:rPr>
          <w:noProof/>
        </w:rPr>
        <w:t>649</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F4564C">
        <w:t>The Doxology for Archangel Raphael</w:t>
      </w:r>
      <w:r>
        <w:fldChar w:fldCharType="end"/>
      </w:r>
      <w:r>
        <w:tab/>
      </w:r>
      <w:r>
        <w:fldChar w:fldCharType="begin"/>
      </w:r>
      <w:r>
        <w:instrText xml:space="preserve"> PAGEREF _Ref434488208 \h </w:instrText>
      </w:r>
      <w:r>
        <w:fldChar w:fldCharType="separate"/>
      </w:r>
      <w:r w:rsidR="00F4564C">
        <w:rPr>
          <w:noProof/>
        </w:rPr>
        <w:t>915</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F4564C">
        <w:t>The Doxology for Archangel Suriel</w:t>
      </w:r>
      <w:r>
        <w:fldChar w:fldCharType="end"/>
      </w:r>
      <w:r>
        <w:tab/>
      </w:r>
      <w:r>
        <w:fldChar w:fldCharType="begin"/>
      </w:r>
      <w:r>
        <w:instrText xml:space="preserve"> PAGEREF _Ref434488250 \h </w:instrText>
      </w:r>
      <w:r>
        <w:fldChar w:fldCharType="separate"/>
      </w:r>
      <w:r w:rsidR="00F4564C">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F4564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F4564C">
        <w:rPr>
          <w:noProof/>
        </w:rPr>
        <w:t>646</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F4564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F4564C">
        <w:rPr>
          <w:noProof/>
        </w:rPr>
        <w:t>660</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F4564C">
        <w:t>The Doxology of the Heavenly</w:t>
      </w:r>
      <w:r>
        <w:fldChar w:fldCharType="end"/>
      </w:r>
      <w:r>
        <w:tab/>
      </w:r>
      <w:r>
        <w:fldChar w:fldCharType="begin"/>
      </w:r>
      <w:r>
        <w:instrText xml:space="preserve"> PAGEREF _Ref434488390 \h </w:instrText>
      </w:r>
      <w:r>
        <w:fldChar w:fldCharType="separate"/>
      </w:r>
      <w:r w:rsidR="00F4564C">
        <w:rPr>
          <w:noProof/>
        </w:rPr>
        <w:t>562</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F4564C">
        <w:t>The Doxology of St. John the Baptist</w:t>
      </w:r>
      <w:r>
        <w:fldChar w:fldCharType="end"/>
      </w:r>
      <w:r>
        <w:tab/>
      </w:r>
      <w:r>
        <w:fldChar w:fldCharType="begin"/>
      </w:r>
      <w:r>
        <w:instrText xml:space="preserve"> PAGEREF _Ref434488524 \h </w:instrText>
      </w:r>
      <w:r>
        <w:fldChar w:fldCharType="separate"/>
      </w:r>
      <w:r w:rsidR="00F4564C">
        <w:rPr>
          <w:noProof/>
        </w:rPr>
        <w:t>563</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F4564C">
        <w:t>Another Doxology of St. John the Baptist</w:t>
      </w:r>
      <w:r>
        <w:fldChar w:fldCharType="end"/>
      </w:r>
      <w:r>
        <w:tab/>
      </w:r>
      <w:r>
        <w:fldChar w:fldCharType="begin"/>
      </w:r>
      <w:r>
        <w:instrText xml:space="preserve"> PAGEREF _Ref434488546 \h </w:instrText>
      </w:r>
      <w:r>
        <w:fldChar w:fldCharType="separate"/>
      </w:r>
      <w:r w:rsidR="00F4564C">
        <w:rPr>
          <w:noProof/>
        </w:rPr>
        <w:t>564</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F4564C">
        <w:t>The Doxology for the One Hundred and Forty Four Thousand</w:t>
      </w:r>
      <w:r>
        <w:fldChar w:fldCharType="end"/>
      </w:r>
      <w:r>
        <w:tab/>
      </w:r>
      <w:r>
        <w:fldChar w:fldCharType="begin"/>
      </w:r>
      <w:r>
        <w:instrText xml:space="preserve"> PAGEREF _Ref434488616 \h </w:instrText>
      </w:r>
      <w:r>
        <w:fldChar w:fldCharType="separate"/>
      </w:r>
      <w:r w:rsidR="00F4564C">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F4564C">
        <w:t>A Doxology for the Apostles</w:t>
      </w:r>
      <w:r>
        <w:fldChar w:fldCharType="end"/>
      </w:r>
      <w:r>
        <w:tab/>
      </w:r>
      <w:r>
        <w:fldChar w:fldCharType="begin"/>
      </w:r>
      <w:r>
        <w:instrText xml:space="preserve"> PAGEREF _Ref434488644 \h </w:instrText>
      </w:r>
      <w:r>
        <w:fldChar w:fldCharType="separate"/>
      </w:r>
      <w:r w:rsidR="00F4564C">
        <w:rPr>
          <w:noProof/>
        </w:rPr>
        <w:t>565</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F4564C">
        <w:t>Another Doxology for the Apostles</w:t>
      </w:r>
      <w:r>
        <w:fldChar w:fldCharType="end"/>
      </w:r>
      <w:r>
        <w:tab/>
      </w:r>
      <w:r>
        <w:fldChar w:fldCharType="begin"/>
      </w:r>
      <w:r>
        <w:instrText xml:space="preserve"> PAGEREF _Ref434488657 \h </w:instrText>
      </w:r>
      <w:r>
        <w:fldChar w:fldCharType="separate"/>
      </w:r>
      <w:r w:rsidR="00F4564C">
        <w:rPr>
          <w:noProof/>
        </w:rPr>
        <w:t>565</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F4564C">
        <w:t>The Doxology of Sts. Peter and Paul</w:t>
      </w:r>
      <w:r>
        <w:fldChar w:fldCharType="end"/>
      </w:r>
      <w:r>
        <w:tab/>
      </w:r>
      <w:r>
        <w:fldChar w:fldCharType="begin"/>
      </w:r>
      <w:r>
        <w:instrText xml:space="preserve"> PAGEREF _Ref434477973 \h </w:instrText>
      </w:r>
      <w:r>
        <w:fldChar w:fldCharType="separate"/>
      </w:r>
      <w:r w:rsidR="00F4564C">
        <w:rPr>
          <w:noProof/>
        </w:rPr>
        <w:t>868</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F4564C">
        <w:t>The Doxology of St. Paul</w:t>
      </w:r>
      <w:r>
        <w:fldChar w:fldCharType="end"/>
      </w:r>
      <w:r>
        <w:tab/>
      </w:r>
      <w:r>
        <w:fldChar w:fldCharType="begin"/>
      </w:r>
      <w:r>
        <w:instrText xml:space="preserve"> PAGEREF _Ref434488724 \h </w:instrText>
      </w:r>
      <w:r>
        <w:fldChar w:fldCharType="separate"/>
      </w:r>
      <w:r w:rsidR="00F4564C">
        <w:rPr>
          <w:noProof/>
        </w:rPr>
        <w:t>870</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F4564C">
        <w:t>The Doxology for St. John the Evangelist</w:t>
      </w:r>
      <w:r>
        <w:fldChar w:fldCharType="end"/>
      </w:r>
      <w:r>
        <w:tab/>
      </w:r>
      <w:r>
        <w:fldChar w:fldCharType="begin"/>
      </w:r>
      <w:r>
        <w:instrText xml:space="preserve"> PAGEREF _Ref434488768 \h </w:instrText>
      </w:r>
      <w:r>
        <w:fldChar w:fldCharType="separate"/>
      </w:r>
      <w:r w:rsidR="00F4564C">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F4564C">
        <w:t>The Doxology of St. Mark</w:t>
      </w:r>
      <w:r>
        <w:fldChar w:fldCharType="end"/>
      </w:r>
      <w:r>
        <w:tab/>
      </w:r>
      <w:r>
        <w:fldChar w:fldCharType="begin"/>
      </w:r>
      <w:r>
        <w:instrText xml:space="preserve"> PAGEREF _Ref434488814 \h </w:instrText>
      </w:r>
      <w:r>
        <w:fldChar w:fldCharType="separate"/>
      </w:r>
      <w:r w:rsidR="00F4564C">
        <w:rPr>
          <w:noProof/>
        </w:rPr>
        <w:t>566</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F4564C">
        <w:t>Another Doxology of St. Mark</w:t>
      </w:r>
      <w:r>
        <w:fldChar w:fldCharType="end"/>
      </w:r>
      <w:r>
        <w:tab/>
      </w:r>
      <w:r>
        <w:fldChar w:fldCharType="begin"/>
      </w:r>
      <w:r>
        <w:instrText xml:space="preserve"> PAGEREF _Ref434488936 \h </w:instrText>
      </w:r>
      <w:r>
        <w:fldChar w:fldCharType="separate"/>
      </w:r>
      <w:r w:rsidR="00F4564C">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F4564C">
        <w:t>The Doxology of Any Apostle</w:t>
      </w:r>
      <w:r>
        <w:fldChar w:fldCharType="end"/>
      </w:r>
      <w:r>
        <w:tab/>
      </w:r>
      <w:r>
        <w:fldChar w:fldCharType="begin"/>
      </w:r>
      <w:r>
        <w:instrText xml:space="preserve"> PAGEREF _Ref434488992 \h </w:instrText>
      </w:r>
      <w:r>
        <w:fldChar w:fldCharType="separate"/>
      </w:r>
      <w:r w:rsidR="00F4564C">
        <w:rPr>
          <w:noProof/>
        </w:rPr>
        <w:t>567</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F4564C">
        <w:t>The Doxology of St. Stephen</w:t>
      </w:r>
      <w:r>
        <w:fldChar w:fldCharType="end"/>
      </w:r>
      <w:r>
        <w:tab/>
      </w:r>
      <w:r>
        <w:fldChar w:fldCharType="begin"/>
      </w:r>
      <w:r>
        <w:instrText xml:space="preserve"> PAGEREF _Ref434489014 \h </w:instrText>
      </w:r>
      <w:r>
        <w:fldChar w:fldCharType="separate"/>
      </w:r>
      <w:r w:rsidR="00F4564C">
        <w:rPr>
          <w:noProof/>
        </w:rPr>
        <w:t>568</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F4564C">
        <w:t>The Doxology for St. Philip the Deacon</w:t>
      </w:r>
      <w:r>
        <w:fldChar w:fldCharType="end"/>
      </w:r>
      <w:r>
        <w:tab/>
      </w:r>
      <w:r>
        <w:fldChar w:fldCharType="begin"/>
      </w:r>
      <w:r>
        <w:instrText xml:space="preserve"> PAGEREF _Ref465591592 \h </w:instrText>
      </w:r>
      <w:r>
        <w:fldChar w:fldCharType="separate"/>
      </w:r>
      <w:r w:rsidR="00F4564C">
        <w:rPr>
          <w:noProof/>
        </w:rPr>
        <w:t>638</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F4564C">
        <w:t>The Doxology for St. Joseph the Carpenter</w:t>
      </w:r>
      <w:r>
        <w:fldChar w:fldCharType="end"/>
      </w:r>
      <w:r>
        <w:tab/>
      </w:r>
      <w:r>
        <w:fldChar w:fldCharType="begin"/>
      </w:r>
      <w:r>
        <w:instrText xml:space="preserve"> PAGEREF _Ref434488476 \h </w:instrText>
      </w:r>
      <w:r>
        <w:fldChar w:fldCharType="separate"/>
      </w:r>
      <w:r w:rsidR="00F4564C">
        <w:rPr>
          <w:noProof/>
        </w:rPr>
        <w:t>890</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F4564C">
        <w:t>The Doxology for St. Mary Magdalene</w:t>
      </w:r>
      <w:r>
        <w:fldChar w:fldCharType="end"/>
      </w:r>
      <w:r>
        <w:tab/>
      </w:r>
      <w:r>
        <w:fldChar w:fldCharType="begin"/>
      </w:r>
      <w:r>
        <w:instrText xml:space="preserve"> PAGEREF _Ref434489077 \h </w:instrText>
      </w:r>
      <w:r>
        <w:fldChar w:fldCharType="separate"/>
      </w:r>
      <w:r w:rsidR="00F4564C">
        <w:rPr>
          <w:noProof/>
        </w:rPr>
        <w:t>892</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F4564C">
        <w:t>The Doxology for Lazarus Saturday</w:t>
      </w:r>
      <w:r>
        <w:fldChar w:fldCharType="end"/>
      </w:r>
      <w:r>
        <w:tab/>
      </w:r>
      <w:r>
        <w:fldChar w:fldCharType="begin"/>
      </w:r>
      <w:r>
        <w:instrText xml:space="preserve"> PAGEREF _Ref434478195 \h </w:instrText>
      </w:r>
      <w:r>
        <w:fldChar w:fldCharType="separate"/>
      </w:r>
      <w:r w:rsidR="00F4564C">
        <w:rPr>
          <w:noProof/>
        </w:rPr>
        <w:t>1042</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F4564C">
        <w:t>The Doxology of St. George</w:t>
      </w:r>
      <w:r>
        <w:fldChar w:fldCharType="end"/>
      </w:r>
      <w:r>
        <w:tab/>
      </w:r>
      <w:r>
        <w:fldChar w:fldCharType="begin"/>
      </w:r>
      <w:r>
        <w:instrText xml:space="preserve"> PAGEREF _Ref434489170 \h </w:instrText>
      </w:r>
      <w:r>
        <w:fldChar w:fldCharType="separate"/>
      </w:r>
      <w:r w:rsidR="00F4564C">
        <w:rPr>
          <w:noProof/>
        </w:rPr>
        <w:t>570</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F4564C">
        <w:t>Another Doxology of St. George</w:t>
      </w:r>
      <w:r>
        <w:fldChar w:fldCharType="end"/>
      </w:r>
      <w:r>
        <w:tab/>
      </w:r>
      <w:r>
        <w:fldChar w:fldCharType="begin"/>
      </w:r>
      <w:r>
        <w:instrText xml:space="preserve"> PAGEREF _Ref434489211 \h </w:instrText>
      </w:r>
      <w:r>
        <w:fldChar w:fldCharType="separate"/>
      </w:r>
      <w:r w:rsidR="00F4564C">
        <w:rPr>
          <w:noProof/>
        </w:rPr>
        <w:t>826</w:t>
      </w:r>
      <w:r>
        <w:fldChar w:fldCharType="end"/>
      </w:r>
    </w:p>
    <w:p w14:paraId="6C65AE32" w14:textId="0B5A492C"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t>The Doxology of St. Ignatius</w:t>
      </w:r>
      <w:r>
        <w:fldChar w:fldCharType="end"/>
      </w:r>
      <w:r>
        <w:tab/>
      </w:r>
      <w:r>
        <w:fldChar w:fldCharType="begin"/>
      </w:r>
      <w:r>
        <w:instrText xml:space="preserve"> PAGEREF _Ref472885708 \h </w:instrText>
      </w:r>
      <w:r>
        <w:fldChar w:fldCharType="separate"/>
      </w:r>
      <w:r>
        <w:rPr>
          <w:noProof/>
        </w:rPr>
        <w:t>698</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F4564C">
        <w:t>The Doxology of St. Theodore of Shotep, the General</w:t>
      </w:r>
      <w:r>
        <w:fldChar w:fldCharType="end"/>
      </w:r>
      <w:r>
        <w:tab/>
      </w:r>
      <w:r>
        <w:fldChar w:fldCharType="begin"/>
      </w:r>
      <w:r>
        <w:instrText xml:space="preserve"> PAGEREF _Ref434489277 \h </w:instrText>
      </w:r>
      <w:r>
        <w:fldChar w:fldCharType="separate"/>
      </w:r>
      <w:r w:rsidR="00F4564C">
        <w:rPr>
          <w:noProof/>
        </w:rPr>
        <w:t>886</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F4564C">
        <w:t>Another Doxology of St. Theodore of Shotep, the General</w:t>
      </w:r>
      <w:r>
        <w:fldChar w:fldCharType="end"/>
      </w:r>
      <w:r>
        <w:tab/>
      </w:r>
      <w:r>
        <w:fldChar w:fldCharType="begin"/>
      </w:r>
      <w:r>
        <w:instrText xml:space="preserve"> PAGEREF _Ref434489296 \h </w:instrText>
      </w:r>
      <w:r>
        <w:fldChar w:fldCharType="separate"/>
      </w:r>
      <w:r w:rsidR="00F4564C">
        <w:rPr>
          <w:noProof/>
        </w:rPr>
        <w:t>886</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F4564C">
        <w:t>The Doxology for St. Theodore Anatoly</w:t>
      </w:r>
      <w:r>
        <w:fldChar w:fldCharType="end"/>
      </w:r>
      <w:r>
        <w:tab/>
      </w:r>
      <w:r>
        <w:fldChar w:fldCharType="begin"/>
      </w:r>
      <w:r>
        <w:instrText xml:space="preserve"> PAGEREF _Ref434489376 \h </w:instrText>
      </w:r>
      <w:r>
        <w:fldChar w:fldCharType="separate"/>
      </w:r>
      <w:r w:rsidR="00F4564C">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F4564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F4564C">
        <w:rPr>
          <w:noProof/>
        </w:rPr>
        <w:t>662</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F4564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F4564C">
        <w:rPr>
          <w:noProof/>
        </w:rPr>
        <w:t>654</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F4564C">
        <w:t>The Doxology for Abba Noub</w:t>
      </w:r>
      <w:r>
        <w:fldChar w:fldCharType="end"/>
      </w:r>
      <w:r>
        <w:tab/>
      </w:r>
      <w:r>
        <w:fldChar w:fldCharType="begin"/>
      </w:r>
      <w:r>
        <w:instrText xml:space="preserve"> PAGEREF _Ref434489534 \h </w:instrText>
      </w:r>
      <w:r>
        <w:fldChar w:fldCharType="separate"/>
      </w:r>
      <w:r w:rsidR="00F4564C">
        <w:rPr>
          <w:noProof/>
        </w:rPr>
        <w:t>889</w:t>
      </w:r>
      <w:r>
        <w:fldChar w:fldCharType="end"/>
      </w:r>
    </w:p>
    <w:p w14:paraId="024006C2" w14:textId="2EE02F40"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F4564C">
        <w:t>The Doxology for St. Victor</w:t>
      </w:r>
      <w:r>
        <w:fldChar w:fldCharType="end"/>
      </w:r>
      <w:r>
        <w:tab/>
      </w:r>
      <w:r>
        <w:fldChar w:fldCharType="begin"/>
      </w:r>
      <w:r>
        <w:instrText xml:space="preserve"> PAGEREF _Ref434489590 \h </w:instrText>
      </w:r>
      <w:r>
        <w:fldChar w:fldCharType="separate"/>
      </w:r>
      <w:r w:rsidR="00F4564C">
        <w:rPr>
          <w:noProof/>
        </w:rPr>
        <w:t>685</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F4564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F4564C">
        <w:rPr>
          <w:noProof/>
        </w:rPr>
        <w:t>634</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F4564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F4564C">
        <w:rPr>
          <w:noProof/>
        </w:rPr>
        <w:t>658</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F4564C">
        <w:t>The Doxology for Sts. Apakir and John</w:t>
      </w:r>
      <w:r>
        <w:fldChar w:fldCharType="end"/>
      </w:r>
      <w:r>
        <w:tab/>
      </w:r>
      <w:r>
        <w:fldChar w:fldCharType="begin"/>
      </w:r>
      <w:r>
        <w:instrText xml:space="preserve"> PAGEREF _Ref434489722 \h </w:instrText>
      </w:r>
      <w:r>
        <w:fldChar w:fldCharType="separate"/>
      </w:r>
      <w:r w:rsidR="00F4564C">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F4564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F4564C">
        <w:rPr>
          <w:noProof/>
        </w:rPr>
        <w:t>666</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F4564C">
        <w:t>The Doxology for St. Maurice and the Theban Legion</w:t>
      </w:r>
      <w:r>
        <w:fldChar w:fldCharType="end"/>
      </w:r>
      <w:r>
        <w:tab/>
      </w:r>
      <w:r>
        <w:fldChar w:fldCharType="begin"/>
      </w:r>
      <w:r>
        <w:instrText xml:space="preserve"> PAGEREF _Ref434489859 \h </w:instrText>
      </w:r>
      <w:r>
        <w:fldChar w:fldCharType="separate"/>
      </w:r>
      <w:r w:rsidR="00F4564C">
        <w:rPr>
          <w:noProof/>
        </w:rPr>
        <w:t>618</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F4564C">
        <w:t>Another Doxology of St. Maurice</w:t>
      </w:r>
      <w:r>
        <w:fldChar w:fldCharType="end"/>
      </w:r>
      <w:r>
        <w:tab/>
      </w:r>
      <w:r>
        <w:fldChar w:fldCharType="begin"/>
      </w:r>
      <w:r>
        <w:instrText xml:space="preserve"> PAGEREF _Ref434489873 \h </w:instrText>
      </w:r>
      <w:r>
        <w:fldChar w:fldCharType="separate"/>
      </w:r>
      <w:r w:rsidR="00F4564C">
        <w:rPr>
          <w:noProof/>
        </w:rPr>
        <w:t>620</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F4564C">
        <w:t>The Doxology for St. George of Zahim</w:t>
      </w:r>
      <w:r>
        <w:fldChar w:fldCharType="end"/>
      </w:r>
      <w:r>
        <w:tab/>
      </w:r>
      <w:r>
        <w:fldChar w:fldCharType="begin"/>
      </w:r>
      <w:r>
        <w:instrText xml:space="preserve"> PAGEREF _Ref434489925 \h </w:instrText>
      </w:r>
      <w:r>
        <w:fldChar w:fldCharType="separate"/>
      </w:r>
      <w:r w:rsidR="00F4564C">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t>The Doxology for St. James the Sawn-Asunder</w:t>
      </w:r>
      <w:r>
        <w:fldChar w:fldCharType="end"/>
      </w:r>
      <w:r>
        <w:tab/>
      </w:r>
      <w:r>
        <w:fldChar w:fldCharType="begin"/>
      </w:r>
      <w:r>
        <w:instrText xml:space="preserve"> PAGEREF _Ref468565824 \h </w:instrText>
      </w:r>
      <w:r>
        <w:fldChar w:fldCharType="separate"/>
      </w:r>
      <w:r>
        <w:rPr>
          <w:noProof/>
        </w:rPr>
        <w:t>665</w:t>
      </w:r>
      <w:r>
        <w:fldChar w:fldCharType="end"/>
      </w:r>
    </w:p>
    <w:p w14:paraId="099E3380" w14:textId="0C5322AB"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t>The Doxology for St. Peter the Seal of the Martyrs</w:t>
      </w:r>
      <w:r>
        <w:fldChar w:fldCharType="end"/>
      </w:r>
      <w:r>
        <w:tab/>
      </w:r>
      <w:r>
        <w:fldChar w:fldCharType="begin"/>
      </w:r>
      <w:r>
        <w:instrText xml:space="preserve"> PAGEREF _Ref472885608 \h </w:instrText>
      </w:r>
      <w:r>
        <w:fldChar w:fldCharType="separate"/>
      </w:r>
      <w:r>
        <w:rPr>
          <w:noProof/>
        </w:rPr>
        <w:t>668</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F4564C">
        <w:t>The Doxology of St. Demiana</w:t>
      </w:r>
      <w:r>
        <w:fldChar w:fldCharType="end"/>
      </w:r>
      <w:r>
        <w:tab/>
      </w:r>
      <w:r>
        <w:fldChar w:fldCharType="begin"/>
      </w:r>
      <w:r>
        <w:instrText xml:space="preserve"> PAGEREF _Ref434490082 \h </w:instrText>
      </w:r>
      <w:r>
        <w:fldChar w:fldCharType="separate"/>
      </w:r>
      <w:r w:rsidR="00F4564C">
        <w:rPr>
          <w:noProof/>
        </w:rPr>
        <w:t>571</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F4564C">
        <w:t>Another Doxology of St. Demiana</w:t>
      </w:r>
      <w:r>
        <w:fldChar w:fldCharType="end"/>
      </w:r>
      <w:r>
        <w:tab/>
      </w:r>
      <w:r>
        <w:fldChar w:fldCharType="begin"/>
      </w:r>
      <w:r>
        <w:instrText xml:space="preserve"> PAGEREF _Ref434490124 \h </w:instrText>
      </w:r>
      <w:r>
        <w:fldChar w:fldCharType="separate"/>
      </w:r>
      <w:r w:rsidR="00F4564C">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F4564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F4564C">
        <w:rPr>
          <w:noProof/>
        </w:rPr>
        <w:t>687</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F4564C">
        <w:t>The Doxology for St. Marina</w:t>
      </w:r>
      <w:r>
        <w:fldChar w:fldCharType="end"/>
      </w:r>
      <w:r>
        <w:tab/>
      </w:r>
      <w:r>
        <w:fldChar w:fldCharType="begin"/>
      </w:r>
      <w:r>
        <w:instrText xml:space="preserve"> PAGEREF _Ref434490204 \h </w:instrText>
      </w:r>
      <w:r>
        <w:fldChar w:fldCharType="separate"/>
      </w:r>
      <w:r w:rsidR="00F4564C">
        <w:rPr>
          <w:noProof/>
        </w:rPr>
        <w:t>888</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F4564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F4564C">
        <w:rPr>
          <w:noProof/>
        </w:rPr>
        <w:t>600</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F4564C">
        <w:t>The Doxology of the Martyrs</w:t>
      </w:r>
      <w:r>
        <w:fldChar w:fldCharType="end"/>
      </w:r>
      <w:r>
        <w:tab/>
      </w:r>
      <w:r>
        <w:fldChar w:fldCharType="begin"/>
      </w:r>
      <w:r>
        <w:instrText xml:space="preserve"> PAGEREF _Ref434489950 \h </w:instrText>
      </w:r>
      <w:r>
        <w:fldChar w:fldCharType="separate"/>
      </w:r>
      <w:r w:rsidR="00F4564C">
        <w:rPr>
          <w:noProof/>
        </w:rPr>
        <w:t>572</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F4564C">
        <w:t>The Doxology for St. Anthony the Great</w:t>
      </w:r>
      <w:r>
        <w:fldChar w:fldCharType="end"/>
      </w:r>
      <w:r>
        <w:tab/>
      </w:r>
      <w:r>
        <w:fldChar w:fldCharType="begin"/>
      </w:r>
      <w:r>
        <w:instrText xml:space="preserve"> PAGEREF _Ref434490340 \h </w:instrText>
      </w:r>
      <w:r>
        <w:fldChar w:fldCharType="separate"/>
      </w:r>
      <w:r w:rsidR="00F4564C">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F4564C">
        <w:t>The Doxology for St. Paul the Anchorite</w:t>
      </w:r>
      <w:r>
        <w:fldChar w:fldCharType="end"/>
      </w:r>
      <w:r>
        <w:tab/>
      </w:r>
      <w:r>
        <w:fldChar w:fldCharType="begin"/>
      </w:r>
      <w:r>
        <w:instrText xml:space="preserve"> PAGEREF _Ref434490368 \h </w:instrText>
      </w:r>
      <w:r>
        <w:fldChar w:fldCharType="separate"/>
      </w:r>
      <w:r w:rsidR="00F4564C">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F4564C">
        <w:t>The Doxology of St. Anthony and St. Paul</w:t>
      </w:r>
      <w:r>
        <w:fldChar w:fldCharType="end"/>
      </w:r>
      <w:r>
        <w:tab/>
      </w:r>
      <w:r>
        <w:fldChar w:fldCharType="begin"/>
      </w:r>
      <w:r>
        <w:instrText xml:space="preserve"> PAGEREF _Ref434490311 \h </w:instrText>
      </w:r>
      <w:r>
        <w:fldChar w:fldCharType="separate"/>
      </w:r>
      <w:r w:rsidR="00F4564C">
        <w:rPr>
          <w:noProof/>
        </w:rPr>
        <w:t>577</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F4564C">
        <w:rPr>
          <w:lang w:val="en-US"/>
        </w:rPr>
        <w:t>The Doxology for St. Pishoy</w:t>
      </w:r>
      <w:r>
        <w:fldChar w:fldCharType="end"/>
      </w:r>
      <w:r>
        <w:tab/>
      </w:r>
      <w:r>
        <w:fldChar w:fldCharType="begin"/>
      </w:r>
      <w:r>
        <w:instrText xml:space="preserve"> PAGEREF _Ref434490783 \h </w:instrText>
      </w:r>
      <w:r>
        <w:fldChar w:fldCharType="separate"/>
      </w:r>
      <w:r w:rsidR="00F4564C">
        <w:rPr>
          <w:noProof/>
        </w:rPr>
        <w:t>883</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F4564C">
        <w:t>The Doxology of St. Pishoy and St. Paul of Tammah</w:t>
      </w:r>
      <w:r>
        <w:fldChar w:fldCharType="end"/>
      </w:r>
      <w:r>
        <w:tab/>
      </w:r>
      <w:r>
        <w:fldChar w:fldCharType="begin"/>
      </w:r>
      <w:r>
        <w:instrText xml:space="preserve"> PAGEREF _Ref434490826 \h </w:instrText>
      </w:r>
      <w:r>
        <w:fldChar w:fldCharType="separate"/>
      </w:r>
      <w:r w:rsidR="00F4564C">
        <w:rPr>
          <w:noProof/>
        </w:rPr>
        <w:t>579</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F4564C">
        <w:t>The Doxology of St. Macarius the Great</w:t>
      </w:r>
      <w:r>
        <w:fldChar w:fldCharType="end"/>
      </w:r>
      <w:r>
        <w:tab/>
      </w:r>
      <w:r>
        <w:fldChar w:fldCharType="begin"/>
      </w:r>
      <w:r>
        <w:instrText xml:space="preserve"> PAGEREF _Ref434490507 \h </w:instrText>
      </w:r>
      <w:r>
        <w:fldChar w:fldCharType="separate"/>
      </w:r>
      <w:r w:rsidR="00F4564C">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F4564C">
        <w:t>Another Doxology of St. Macarius the Great</w:t>
      </w:r>
      <w:r>
        <w:fldChar w:fldCharType="end"/>
      </w:r>
      <w:r>
        <w:tab/>
      </w:r>
      <w:r>
        <w:fldChar w:fldCharType="begin"/>
      </w:r>
      <w:r>
        <w:instrText xml:space="preserve"> PAGEREF _Ref434490525 \h </w:instrText>
      </w:r>
      <w:r>
        <w:fldChar w:fldCharType="separate"/>
      </w:r>
      <w:r w:rsidR="00F4564C">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F4564C">
        <w:t>Another Doxology of St. Macarius the Great</w:t>
      </w:r>
      <w:r>
        <w:fldChar w:fldCharType="end"/>
      </w:r>
      <w:r>
        <w:tab/>
      </w:r>
      <w:r>
        <w:fldChar w:fldCharType="begin"/>
      </w:r>
      <w:r>
        <w:instrText xml:space="preserve"> PAGEREF _Ref434490542 \h </w:instrText>
      </w:r>
      <w:r>
        <w:fldChar w:fldCharType="separate"/>
      </w:r>
      <w:r w:rsidR="00F4564C">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F4564C">
        <w:t>The Doxology for St. Macarius of Alexandria, the Presbyter</w:t>
      </w:r>
      <w:r>
        <w:fldChar w:fldCharType="end"/>
      </w:r>
      <w:r>
        <w:tab/>
      </w:r>
      <w:r>
        <w:fldChar w:fldCharType="begin"/>
      </w:r>
      <w:r>
        <w:instrText xml:space="preserve"> PAGEREF _Ref434490596 \h </w:instrText>
      </w:r>
      <w:r>
        <w:fldChar w:fldCharType="separate"/>
      </w:r>
      <w:r w:rsidR="00F4564C">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F4564C">
        <w:t>The Doxology for St. Macarius the Bishop of Edkow</w:t>
      </w:r>
      <w:r>
        <w:fldChar w:fldCharType="end"/>
      </w:r>
      <w:r>
        <w:tab/>
      </w:r>
      <w:r>
        <w:fldChar w:fldCharType="begin"/>
      </w:r>
      <w:r>
        <w:instrText xml:space="preserve"> PAGEREF _Ref434490474 \h </w:instrText>
      </w:r>
      <w:r>
        <w:fldChar w:fldCharType="separate"/>
      </w:r>
      <w:r w:rsidR="00F4564C">
        <w:rPr>
          <w:noProof/>
        </w:rPr>
        <w:t>644</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F4564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F4564C">
        <w:rPr>
          <w:noProof/>
        </w:rPr>
        <w:t>639</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F4564C">
        <w:t>The Doxology for St. Thomas the Anchorite</w:t>
      </w:r>
      <w:r>
        <w:fldChar w:fldCharType="end"/>
      </w:r>
      <w:r>
        <w:tab/>
      </w:r>
      <w:r>
        <w:fldChar w:fldCharType="begin"/>
      </w:r>
      <w:r>
        <w:instrText xml:space="preserve"> PAGEREF _Ref434490403 \h </w:instrText>
      </w:r>
      <w:r>
        <w:fldChar w:fldCharType="separate"/>
      </w:r>
      <w:r w:rsidR="00F4564C">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F4564C">
        <w:t>The Doxology for St. Arsenius</w:t>
      </w:r>
      <w:r>
        <w:fldChar w:fldCharType="end"/>
      </w:r>
      <w:r>
        <w:tab/>
      </w:r>
      <w:r>
        <w:fldChar w:fldCharType="begin"/>
      </w:r>
      <w:r>
        <w:instrText xml:space="preserve"> PAGEREF _Ref434490892 \h </w:instrText>
      </w:r>
      <w:r>
        <w:fldChar w:fldCharType="separate"/>
      </w:r>
      <w:r w:rsidR="00F4564C">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F4564C">
        <w:t>The Doxology for Sts. Maximus and Dometius</w:t>
      </w:r>
      <w:r>
        <w:fldChar w:fldCharType="end"/>
      </w:r>
      <w:r>
        <w:tab/>
      </w:r>
      <w:r>
        <w:fldChar w:fldCharType="begin"/>
      </w:r>
      <w:r>
        <w:instrText xml:space="preserve"> PAGEREF _Ref434490957 \h </w:instrText>
      </w:r>
      <w:r>
        <w:fldChar w:fldCharType="separate"/>
      </w:r>
      <w:r w:rsidR="00F4564C">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F4564C" w:rsidRPr="00F4564C">
        <w:t>The Doxology for the Strong St. Moses</w:t>
      </w:r>
      <w:r>
        <w:fldChar w:fldCharType="end"/>
      </w:r>
      <w:r>
        <w:tab/>
      </w:r>
      <w:r>
        <w:fldChar w:fldCharType="begin"/>
      </w:r>
      <w:r>
        <w:instrText xml:space="preserve"> PAGEREF _Ref434491006 \h </w:instrText>
      </w:r>
      <w:r>
        <w:fldChar w:fldCharType="separate"/>
      </w:r>
      <w:r w:rsidR="00F4564C">
        <w:rPr>
          <w:noProof/>
        </w:rPr>
        <w:t>865</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F4564C">
        <w:t>The Doxology for St. John Kami</w:t>
      </w:r>
      <w:r>
        <w:fldChar w:fldCharType="end"/>
      </w:r>
      <w:r>
        <w:tab/>
      </w:r>
      <w:r>
        <w:fldChar w:fldCharType="begin"/>
      </w:r>
      <w:r>
        <w:instrText xml:space="preserve"> PAGEREF _Ref434491108 \h </w:instrText>
      </w:r>
      <w:r>
        <w:fldChar w:fldCharType="separate"/>
      </w:r>
      <w:r w:rsidR="00F4564C">
        <w:rPr>
          <w:noProof/>
        </w:rPr>
        <w:t>692</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F4564C">
        <w:t>The Doxology for St. Pachomius</w:t>
      </w:r>
      <w:r>
        <w:fldChar w:fldCharType="end"/>
      </w:r>
      <w:r>
        <w:tab/>
      </w:r>
      <w:r>
        <w:fldChar w:fldCharType="begin"/>
      </w:r>
      <w:r>
        <w:instrText xml:space="preserve"> PAGEREF _Ref434491150 \h </w:instrText>
      </w:r>
      <w:r>
        <w:fldChar w:fldCharType="separate"/>
      </w:r>
      <w:r w:rsidR="00F4564C">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F4564C">
        <w:rPr>
          <w:lang w:val="en-US"/>
        </w:rPr>
        <w:t>The Doxology for St. Shenoute</w:t>
      </w:r>
      <w:r>
        <w:fldChar w:fldCharType="end"/>
      </w:r>
      <w:r>
        <w:tab/>
      </w:r>
      <w:r>
        <w:fldChar w:fldCharType="begin"/>
      </w:r>
      <w:r>
        <w:instrText xml:space="preserve"> PAGEREF _Ref434491186 \h </w:instrText>
      </w:r>
      <w:r>
        <w:fldChar w:fldCharType="separate"/>
      </w:r>
      <w:r w:rsidR="00F4564C">
        <w:rPr>
          <w:noProof/>
        </w:rPr>
        <w:t>881</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F4564C">
        <w:rPr>
          <w:lang w:val="en-US"/>
        </w:rPr>
        <w:t>A Doxology for St. Besa</w:t>
      </w:r>
      <w:r>
        <w:fldChar w:fldCharType="end"/>
      </w:r>
      <w:r>
        <w:tab/>
      </w:r>
      <w:r>
        <w:fldChar w:fldCharType="begin"/>
      </w:r>
      <w:r>
        <w:instrText xml:space="preserve"> PAGEREF _Ref434491207 \h </w:instrText>
      </w:r>
      <w:r>
        <w:fldChar w:fldCharType="separate"/>
      </w:r>
      <w:r w:rsidR="00F4564C">
        <w:rPr>
          <w:noProof/>
        </w:rPr>
        <w:t>882</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F4564C">
        <w:t>The Doxology for Sts. Apollo and Apip</w:t>
      </w:r>
      <w:r>
        <w:fldChar w:fldCharType="end"/>
      </w:r>
      <w:r>
        <w:tab/>
      </w:r>
      <w:r>
        <w:fldChar w:fldCharType="begin"/>
      </w:r>
      <w:r>
        <w:instrText xml:space="preserve"> PAGEREF _Ref434492837 \h </w:instrText>
      </w:r>
      <w:r>
        <w:fldChar w:fldCharType="separate"/>
      </w:r>
      <w:r w:rsidR="00F4564C">
        <w:rPr>
          <w:noProof/>
        </w:rPr>
        <w:t>643</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F4564C">
        <w:t>The Doxology for St. Samuel the Confessor</w:t>
      </w:r>
      <w:r>
        <w:fldChar w:fldCharType="end"/>
      </w:r>
      <w:r>
        <w:tab/>
      </w:r>
      <w:r>
        <w:fldChar w:fldCharType="begin"/>
      </w:r>
      <w:r>
        <w:instrText xml:space="preserve"> PAGEREF _Ref434491260 \h </w:instrText>
      </w:r>
      <w:r>
        <w:fldChar w:fldCharType="separate"/>
      </w:r>
      <w:r w:rsidR="00F4564C">
        <w:rPr>
          <w:noProof/>
        </w:rPr>
        <w:t>689</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F4564C">
        <w:t>The Doxology for St. Parsouma</w:t>
      </w:r>
      <w:r>
        <w:fldChar w:fldCharType="end"/>
      </w:r>
      <w:r>
        <w:tab/>
      </w:r>
      <w:r>
        <w:fldChar w:fldCharType="begin"/>
      </w:r>
      <w:r>
        <w:instrText xml:space="preserve"> PAGEREF _Ref434491294 \h </w:instrText>
      </w:r>
      <w:r>
        <w:fldChar w:fldCharType="separate"/>
      </w:r>
      <w:r w:rsidR="00F4564C">
        <w:rPr>
          <w:noProof/>
        </w:rPr>
        <w:t>917</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F4564C">
        <w:t>The Doxology for St. Teji (Reweiss)</w:t>
      </w:r>
      <w:r>
        <w:fldChar w:fldCharType="end"/>
      </w:r>
      <w:r>
        <w:tab/>
      </w:r>
      <w:r>
        <w:fldChar w:fldCharType="begin"/>
      </w:r>
      <w:r>
        <w:instrText xml:space="preserve"> PAGEREF _Ref434491337 \h </w:instrText>
      </w:r>
      <w:r>
        <w:fldChar w:fldCharType="separate"/>
      </w:r>
      <w:r w:rsidR="00F4564C">
        <w:rPr>
          <w:noProof/>
        </w:rPr>
        <w:t>641</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F4564C">
        <w:t>The Doxology for St. Pashnouni</w:t>
      </w:r>
      <w:r>
        <w:fldChar w:fldCharType="end"/>
      </w:r>
      <w:r>
        <w:tab/>
      </w:r>
      <w:r>
        <w:fldChar w:fldCharType="begin"/>
      </w:r>
      <w:r>
        <w:instrText xml:space="preserve"> PAGEREF _Ref434491429 \h </w:instrText>
      </w:r>
      <w:r>
        <w:fldChar w:fldCharType="separate"/>
      </w:r>
      <w:r w:rsidR="00F4564C">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F4564C">
        <w:t>The Doxology for St. Simeon the Stylite</w:t>
      </w:r>
      <w:r>
        <w:fldChar w:fldCharType="end"/>
      </w:r>
      <w:r>
        <w:tab/>
      </w:r>
      <w:r>
        <w:fldChar w:fldCharType="begin"/>
      </w:r>
      <w:r>
        <w:instrText xml:space="preserve"> PAGEREF _Ref439328220 \h </w:instrText>
      </w:r>
      <w:r>
        <w:fldChar w:fldCharType="separate"/>
      </w:r>
      <w:r w:rsidR="00F4564C">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F4564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F4564C">
        <w:rPr>
          <w:noProof/>
        </w:rPr>
        <w:t>598</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F4564C">
        <w:t>The Doxology for St. Mary of Egypt</w:t>
      </w:r>
      <w:r>
        <w:fldChar w:fldCharType="end"/>
      </w:r>
      <w:r>
        <w:tab/>
      </w:r>
      <w:r>
        <w:fldChar w:fldCharType="begin"/>
      </w:r>
      <w:r>
        <w:instrText xml:space="preserve"> PAGEREF _Ref434491512 \h </w:instrText>
      </w:r>
      <w:r>
        <w:fldChar w:fldCharType="separate"/>
      </w:r>
      <w:r w:rsidR="00F4564C">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F4564C">
        <w:t>The Doxology for St. Pelagia</w:t>
      </w:r>
      <w:r>
        <w:fldChar w:fldCharType="end"/>
      </w:r>
      <w:r>
        <w:tab/>
      </w:r>
      <w:r>
        <w:fldChar w:fldCharType="begin"/>
      </w:r>
      <w:r>
        <w:instrText xml:space="preserve"> PAGEREF _Ref465591664 \h </w:instrText>
      </w:r>
      <w:r>
        <w:fldChar w:fldCharType="separate"/>
      </w:r>
      <w:r w:rsidR="00F4564C">
        <w:rPr>
          <w:noProof/>
        </w:rPr>
        <w:t>636</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F4564C">
        <w:t>The Doxology of St. Athanasius the Apostolic</w:t>
      </w:r>
      <w:r>
        <w:fldChar w:fldCharType="end"/>
      </w:r>
      <w:r>
        <w:tab/>
      </w:r>
      <w:r>
        <w:fldChar w:fldCharType="begin"/>
      </w:r>
      <w:r>
        <w:instrText xml:space="preserve"> PAGEREF _Ref434492161 \h </w:instrText>
      </w:r>
      <w:r>
        <w:fldChar w:fldCharType="separate"/>
      </w:r>
      <w:r w:rsidR="00F4564C">
        <w:rPr>
          <w:noProof/>
        </w:rPr>
        <w:t>580</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F4564C">
        <w:t>The Doxology for St. Athanasius the Apostolic</w:t>
      </w:r>
      <w:r>
        <w:fldChar w:fldCharType="end"/>
      </w:r>
      <w:r>
        <w:tab/>
      </w:r>
      <w:r>
        <w:fldChar w:fldCharType="begin"/>
      </w:r>
      <w:r>
        <w:instrText xml:space="preserve"> PAGEREF _Ref434492183 \h </w:instrText>
      </w:r>
      <w:r>
        <w:fldChar w:fldCharType="separate"/>
      </w:r>
      <w:r w:rsidR="00F4564C">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F4564C">
        <w:t>Another Doxology for St. Athanasius the Apostolic</w:t>
      </w:r>
      <w:r>
        <w:fldChar w:fldCharType="end"/>
      </w:r>
      <w:r>
        <w:tab/>
      </w:r>
      <w:r>
        <w:fldChar w:fldCharType="begin"/>
      </w:r>
      <w:r>
        <w:instrText xml:space="preserve"> PAGEREF _Ref434492196 \h </w:instrText>
      </w:r>
      <w:r>
        <w:fldChar w:fldCharType="separate"/>
      </w:r>
      <w:r w:rsidR="00F4564C">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F4564C">
        <w:t>The Doxology for St. Severus</w:t>
      </w:r>
      <w:r>
        <w:fldChar w:fldCharType="end"/>
      </w:r>
      <w:r>
        <w:tab/>
      </w:r>
      <w:r>
        <w:fldChar w:fldCharType="begin"/>
      </w:r>
      <w:r>
        <w:instrText xml:space="preserve"> PAGEREF _Ref434492249 \h </w:instrText>
      </w:r>
      <w:r>
        <w:fldChar w:fldCharType="separate"/>
      </w:r>
      <w:r w:rsidR="00F4564C">
        <w:rPr>
          <w:noProof/>
        </w:rPr>
        <w:t>631</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F4564C">
        <w:t>The Doxology for St. John Chrysostom</w:t>
      </w:r>
      <w:r>
        <w:fldChar w:fldCharType="end"/>
      </w:r>
      <w:r>
        <w:tab/>
      </w:r>
      <w:r>
        <w:fldChar w:fldCharType="begin"/>
      </w:r>
      <w:r>
        <w:instrText xml:space="preserve"> PAGEREF _Ref467356854 \h </w:instrText>
      </w:r>
      <w:r>
        <w:fldChar w:fldCharType="separate"/>
      </w:r>
      <w:r w:rsidR="00F4564C">
        <w:rPr>
          <w:noProof/>
        </w:rPr>
        <w:t>656</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F4564C">
        <w:t>The Doxology for St. Gregory the Wonderworker</w:t>
      </w:r>
      <w:r>
        <w:fldChar w:fldCharType="end"/>
      </w:r>
      <w:r>
        <w:tab/>
      </w:r>
      <w:r>
        <w:fldChar w:fldCharType="begin"/>
      </w:r>
      <w:r>
        <w:instrText xml:space="preserve"> PAGEREF _Ref468134316 \h </w:instrText>
      </w:r>
      <w:r>
        <w:fldChar w:fldCharType="separate"/>
      </w:r>
      <w:r w:rsidR="00F4564C">
        <w:rPr>
          <w:noProof/>
        </w:rPr>
        <w:t>657</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t>The Doxology for St. Gregory of Nyssa</w:t>
      </w:r>
      <w:r>
        <w:fldChar w:fldCharType="end"/>
      </w:r>
      <w:r>
        <w:tab/>
      </w:r>
      <w:r>
        <w:fldChar w:fldCharType="begin"/>
      </w:r>
      <w:r>
        <w:instrText xml:space="preserve"> PAGEREF _Ref468565896 \h </w:instrText>
      </w:r>
      <w:r>
        <w:fldChar w:fldCharType="separate"/>
      </w:r>
      <w:r>
        <w:rPr>
          <w:noProof/>
        </w:rPr>
        <w:t>664</w:t>
      </w:r>
      <w:r>
        <w:fldChar w:fldCharType="end"/>
      </w:r>
    </w:p>
    <w:p w14:paraId="442E6DD7" w14:textId="7647DD9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t>The Doxology of St. Gregory the Armenian</w:t>
      </w:r>
      <w:r>
        <w:fldChar w:fldCharType="end"/>
      </w:r>
      <w:r>
        <w:tab/>
      </w:r>
      <w:r>
        <w:fldChar w:fldCharType="begin"/>
      </w:r>
      <w:r>
        <w:instrText xml:space="preserve"> PAGEREF _Ref470555434 \h </w:instrText>
      </w:r>
      <w:r>
        <w:fldChar w:fldCharType="separate"/>
      </w:r>
      <w:r>
        <w:rPr>
          <w:noProof/>
        </w:rPr>
        <w:t>693</w:t>
      </w:r>
      <w:r>
        <w:fldChar w:fldCharType="end"/>
      </w:r>
    </w:p>
    <w:p w14:paraId="73EBF89C" w14:textId="10F939E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t>The Doxology of St. Ambrose</w:t>
      </w:r>
      <w:r>
        <w:fldChar w:fldCharType="end"/>
      </w:r>
      <w:r>
        <w:tab/>
      </w:r>
      <w:r>
        <w:fldChar w:fldCharType="begin"/>
      </w:r>
      <w:r>
        <w:instrText xml:space="preserve"> PAGEREF _Ref470555388 \h </w:instrText>
      </w:r>
      <w:r>
        <w:fldChar w:fldCharType="separate"/>
      </w:r>
      <w:r>
        <w:rPr>
          <w:noProof/>
        </w:rPr>
        <w:t>692</w:t>
      </w:r>
      <w:r>
        <w:fldChar w:fldCharType="end"/>
      </w:r>
    </w:p>
    <w:p w14:paraId="3E0E25F5" w14:textId="299014B3"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t>The Doxology of St. Spyridon</w:t>
      </w:r>
      <w:r>
        <w:fldChar w:fldCharType="end"/>
      </w:r>
      <w:r>
        <w:tab/>
      </w:r>
      <w:r>
        <w:fldChar w:fldCharType="begin"/>
      </w:r>
      <w:r>
        <w:instrText xml:space="preserve"> PAGEREF _Ref470555491 \h </w:instrText>
      </w:r>
      <w:r>
        <w:fldChar w:fldCharType="separate"/>
      </w:r>
      <w:r>
        <w:rPr>
          <w:noProof/>
        </w:rPr>
        <w:t>694</w:t>
      </w:r>
      <w:r>
        <w:fldChar w:fldCharType="end"/>
      </w:r>
    </w:p>
    <w:p w14:paraId="7175F111" w14:textId="6212524B"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t>The Doxology of St. Nicholas</w:t>
      </w:r>
      <w:r>
        <w:fldChar w:fldCharType="end"/>
      </w:r>
      <w:r>
        <w:tab/>
      </w:r>
      <w:r>
        <w:fldChar w:fldCharType="begin"/>
      </w:r>
      <w:r>
        <w:instrText xml:space="preserve"> PAGEREF _Ref470555294 \h </w:instrText>
      </w:r>
      <w:r>
        <w:fldChar w:fldCharType="separate"/>
      </w:r>
      <w:r>
        <w:rPr>
          <w:noProof/>
        </w:rPr>
        <w:t>691</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F4564C">
        <w:t>The Doxology for St. Takle Haymanot</w:t>
      </w:r>
      <w:r>
        <w:fldChar w:fldCharType="end"/>
      </w:r>
      <w:r>
        <w:tab/>
      </w:r>
      <w:r>
        <w:fldChar w:fldCharType="begin"/>
      </w:r>
      <w:r>
        <w:instrText xml:space="preserve"> PAGEREF _Ref434492302 \h </w:instrText>
      </w:r>
      <w:r>
        <w:fldChar w:fldCharType="separate"/>
      </w:r>
      <w:r w:rsidR="00F4564C">
        <w:rPr>
          <w:noProof/>
        </w:rPr>
        <w:t>912</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F4564C">
        <w:t>The Doxology of St. Simon the Tanner</w:t>
      </w:r>
      <w:r>
        <w:fldChar w:fldCharType="end"/>
      </w:r>
      <w:r>
        <w:tab/>
      </w:r>
      <w:r>
        <w:fldChar w:fldCharType="begin"/>
      </w:r>
      <w:r>
        <w:instrText xml:space="preserve"> PAGEREF _Ref434492343 \h </w:instrText>
      </w:r>
      <w:r>
        <w:fldChar w:fldCharType="separate"/>
      </w:r>
      <w:r w:rsidR="00F4564C">
        <w:rPr>
          <w:noProof/>
        </w:rPr>
        <w:t>686</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F4564C">
        <w:t>The Doxology for St. Cyril VI</w:t>
      </w:r>
      <w:r>
        <w:fldChar w:fldCharType="end"/>
      </w:r>
      <w:r>
        <w:tab/>
      </w:r>
      <w:r>
        <w:fldChar w:fldCharType="begin"/>
      </w:r>
      <w:r>
        <w:instrText xml:space="preserve"> PAGEREF _Ref434492506 \h </w:instrText>
      </w:r>
      <w:r>
        <w:fldChar w:fldCharType="separate"/>
      </w:r>
      <w:r w:rsidR="00F4564C">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F4564C">
        <w:t>The Doxology for St. Abraam of Fayyoum</w:t>
      </w:r>
      <w:r>
        <w:fldChar w:fldCharType="end"/>
      </w:r>
      <w:r>
        <w:tab/>
      </w:r>
      <w:r>
        <w:fldChar w:fldCharType="begin"/>
      </w:r>
      <w:r>
        <w:instrText xml:space="preserve"> PAGEREF _Ref434492469 \h </w:instrText>
      </w:r>
      <w:r>
        <w:fldChar w:fldCharType="separate"/>
      </w:r>
      <w:r w:rsidR="00F4564C">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F4564C">
        <w:t>The Doxology for St. Martin of Tours</w:t>
      </w:r>
      <w:r>
        <w:fldChar w:fldCharType="end"/>
      </w:r>
      <w:r>
        <w:tab/>
      </w:r>
      <w:r>
        <w:fldChar w:fldCharType="begin"/>
      </w:r>
      <w:r>
        <w:instrText xml:space="preserve"> PAGEREF _Ref439518461 \h </w:instrText>
      </w:r>
      <w:r>
        <w:fldChar w:fldCharType="separate"/>
      </w:r>
      <w:r w:rsidR="00F4564C">
        <w:rPr>
          <w:noProof/>
        </w:rPr>
        <w:t>652</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F4564C">
        <w:t>The Doxology for St. Chad of Mercia</w:t>
      </w:r>
      <w:r>
        <w:fldChar w:fldCharType="end"/>
      </w:r>
      <w:r>
        <w:tab/>
      </w:r>
      <w:r>
        <w:fldChar w:fldCharType="begin"/>
      </w:r>
      <w:r>
        <w:instrText xml:space="preserve"> PAGEREF _Ref434492702 \h </w:instrText>
      </w:r>
      <w:r>
        <w:fldChar w:fldCharType="separate"/>
      </w:r>
      <w:r w:rsidR="00F4564C">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F4564C">
        <w:t>The Doxology for the Patriarchs: Abraham, Isaac, and Jacob</w:t>
      </w:r>
      <w:r>
        <w:fldChar w:fldCharType="end"/>
      </w:r>
      <w:r>
        <w:tab/>
      </w:r>
      <w:r>
        <w:fldChar w:fldCharType="begin"/>
      </w:r>
      <w:r>
        <w:instrText xml:space="preserve"> PAGEREF _Ref434492413 \h </w:instrText>
      </w:r>
      <w:r>
        <w:fldChar w:fldCharType="separate"/>
      </w:r>
      <w:r w:rsidR="00F4564C">
        <w:rPr>
          <w:noProof/>
        </w:rPr>
        <w:t>914</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F4564C">
        <w:t>The Doxology of the Cross Bearers</w:t>
      </w:r>
      <w:r>
        <w:fldChar w:fldCharType="end"/>
      </w:r>
      <w:r>
        <w:tab/>
      </w:r>
      <w:r>
        <w:fldChar w:fldCharType="begin"/>
      </w:r>
      <w:r>
        <w:instrText xml:space="preserve"> PAGEREF _Ref434492536 \h </w:instrText>
      </w:r>
      <w:r>
        <w:fldChar w:fldCharType="separate"/>
      </w:r>
      <w:r w:rsidR="00F4564C">
        <w:rPr>
          <w:noProof/>
        </w:rPr>
        <w:t>580</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F4564C">
        <w:t>The Doxology for a Hierarch Who is Present</w:t>
      </w:r>
      <w:r>
        <w:fldChar w:fldCharType="end"/>
      </w:r>
      <w:r>
        <w:tab/>
      </w:r>
      <w:r>
        <w:fldChar w:fldCharType="begin"/>
      </w:r>
      <w:r>
        <w:instrText xml:space="preserve"> PAGEREF _Ref434492645 \h </w:instrText>
      </w:r>
      <w:r>
        <w:fldChar w:fldCharType="separate"/>
      </w:r>
      <w:r w:rsidR="00F4564C">
        <w:rPr>
          <w:noProof/>
        </w:rPr>
        <w:t>581</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39" w:name="_Toc459399217"/>
      <w:r>
        <w:t>Non-Traditional</w:t>
      </w:r>
      <w:bookmarkEnd w:id="1939"/>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40" w:name="_Toc459399218"/>
      <w:r>
        <w:rPr>
          <w:lang w:val="en-GB"/>
        </w:rPr>
        <w:t>Reader’s Service</w:t>
      </w:r>
      <w:bookmarkEnd w:id="1940"/>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A08DFDE" w14:textId="77777777" w:rsidR="0089025C"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025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025C">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32107902"/>
        <w:docPartObj>
          <w:docPartGallery w:val="Table of Contents"/>
          <w:docPartUnique/>
        </w:docPartObj>
      </w:sdtPr>
      <w:sdtEndPr/>
      <w:sdtContent>
        <w:p w14:paraId="4DD80F9A"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Vespers Praise</w:t>
          </w:r>
          <w:r>
            <w:rPr>
              <w:noProof/>
              <w:webHidden/>
            </w:rPr>
            <w:tab/>
            <w:t>5</w:t>
          </w:r>
        </w:p>
        <w:p w14:paraId="74DB54F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 xml:space="preserve">The Psalms of the Eleventh </w:t>
          </w:r>
          <w:r w:rsidRPr="00285DAC">
            <w:rPr>
              <w:noProof/>
            </w:rPr>
            <w:t>Hour (Little Vespers)</w:t>
          </w:r>
          <w:r>
            <w:rPr>
              <w:noProof/>
              <w:webHidden/>
            </w:rPr>
            <w:tab/>
            <w:t>10</w:t>
          </w:r>
        </w:p>
        <w:p w14:paraId="1D56A52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The Raising of Evening</w:t>
          </w:r>
          <w:r w:rsidRPr="00285DAC">
            <w:rPr>
              <w:noProof/>
            </w:rPr>
            <w:t xml:space="preserve"> Incense</w:t>
          </w:r>
          <w:r>
            <w:rPr>
              <w:noProof/>
              <w:webHidden/>
            </w:rPr>
            <w:tab/>
            <w:t>16</w:t>
          </w:r>
        </w:p>
        <w:p w14:paraId="200994F8" w14:textId="77777777" w:rsidR="0089025C" w:rsidRPr="0089025C" w:rsidRDefault="00513992" w:rsidP="0089025C">
          <w:pPr>
            <w:pStyle w:val="TOC3"/>
            <w:tabs>
              <w:tab w:val="right" w:leader="dot" w:pos="8846"/>
            </w:tabs>
            <w:rPr>
              <w:rFonts w:asciiTheme="minorHAnsi" w:eastAsiaTheme="minorEastAsia" w:hAnsiTheme="minorHAnsi"/>
              <w:sz w:val="22"/>
              <w:lang w:val="en-US"/>
            </w:rPr>
          </w:pPr>
        </w:p>
      </w:sdtContent>
    </w:sdt>
    <w:p w14:paraId="2AA4A77E" w14:textId="77777777" w:rsidR="0089025C" w:rsidRDefault="0089025C" w:rsidP="0089025C">
      <w:pPr>
        <w:pStyle w:val="TOC3"/>
        <w:tabs>
          <w:tab w:val="right" w:leader="dot" w:pos="8846"/>
        </w:tabs>
      </w:pPr>
      <w:r w:rsidRPr="0089025C">
        <w:rPr>
          <w:rStyle w:val="Hyperlink"/>
        </w:rPr>
        <w:t>It could be argued that Vespers Praise should</w:t>
      </w:r>
      <w:r>
        <w:rPr>
          <w:noProof/>
        </w:rPr>
        <w:t xml:space="preserve"> come</w:t>
      </w:r>
      <w:r w:rsidRPr="0089025C">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9BA457F" w14:textId="77777777" w:rsidR="0089025C" w:rsidRPr="0089025C" w:rsidRDefault="0089025C" w:rsidP="0089025C">
      <w:pPr>
        <w:pStyle w:val="TOC3"/>
        <w:tabs>
          <w:tab w:val="right" w:leader="dot" w:pos="8846"/>
        </w:tabs>
        <w:rPr>
          <w:rStyle w:val="Hyperlink"/>
        </w:rPr>
      </w:pPr>
      <w:r w:rsidRPr="0089025C">
        <w:rPr>
          <w:rStyle w:val="Hyperlink"/>
        </w:rPr>
        <w:br w:type="page"/>
      </w:r>
    </w:p>
    <w:p w14:paraId="536ADEC3" w14:textId="6B1FB59A" w:rsidR="00513E2D" w:rsidRDefault="0089025C" w:rsidP="00513E2D">
      <w:pPr>
        <w:pStyle w:val="Rubric"/>
        <w:rPr>
          <w:lang w:val="en-US"/>
        </w:rPr>
      </w:pPr>
      <w:r w:rsidRPr="0089025C">
        <w:rPr>
          <w:rStyle w:val="Hyperlink"/>
        </w:rPr>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89025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89025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r>
        <w:rPr>
          <w:lang w:val="en-US"/>
        </w:rPr>
        <w:t>.</w:t>
      </w:r>
    </w:p>
    <w:p w14:paraId="64A06B0B" w14:textId="77777777" w:rsidR="0089025C" w:rsidRDefault="00513E2D" w:rsidP="00837F89">
      <w:pPr>
        <w:pStyle w:val="Body"/>
      </w:pPr>
      <w:r>
        <w:t xml:space="preserve">In the morning, recite </w:t>
      </w:r>
      <w:r>
        <w:fldChar w:fldCharType="begin"/>
      </w:r>
      <w:r>
        <w:instrText xml:space="preserve"> REF _Ref412098903 \h </w:instrText>
      </w:r>
      <w:r>
        <w:fldChar w:fldCharType="separate"/>
      </w:r>
      <w:r w:rsidR="0089025C">
        <w:br w:type="page"/>
      </w:r>
    </w:p>
    <w:p w14:paraId="27E7A771" w14:textId="3C11D708" w:rsidR="00513E2D" w:rsidRDefault="0089025C" w:rsidP="00513E2D">
      <w:pPr>
        <w:pStyle w:val="Rubric"/>
      </w:pPr>
      <w:r>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95E57D6" w14:textId="77777777" w:rsidR="0089025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0540854"/>
        <w:docPartObj>
          <w:docPartGallery w:val="Table of Contents"/>
          <w:docPartUnique/>
        </w:docPartObj>
      </w:sdtPr>
      <w:sdtEndPr>
        <w:rPr>
          <w:b/>
          <w:bCs/>
          <w:noProof/>
        </w:rPr>
      </w:sdtEndPr>
      <w:sdtContent>
        <w:p w14:paraId="2DDAF8F5"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Psalms of Prime</w:t>
          </w:r>
          <w:r>
            <w:rPr>
              <w:noProof/>
              <w:webHidden/>
            </w:rPr>
            <w:tab/>
            <w:t>49</w:t>
          </w:r>
        </w:p>
        <w:p w14:paraId="448DA21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Doxology of Prime</w:t>
          </w:r>
          <w:r>
            <w:rPr>
              <w:noProof/>
              <w:webHidden/>
            </w:rPr>
            <w:tab/>
            <w:t>55</w:t>
          </w:r>
        </w:p>
        <w:p w14:paraId="089083C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Raising of Morning Incense</w:t>
          </w:r>
          <w:r>
            <w:rPr>
              <w:noProof/>
              <w:webHidden/>
            </w:rPr>
            <w:tab/>
            <w:t>66</w:t>
          </w:r>
        </w:p>
        <w:p w14:paraId="2B1C5C4F" w14:textId="77777777" w:rsidR="0089025C" w:rsidRDefault="00513992" w:rsidP="009800DB"/>
      </w:sdtContent>
    </w:sdt>
    <w:p w14:paraId="7A0E1591" w14:textId="77777777" w:rsidR="0089025C" w:rsidRDefault="0089025C" w:rsidP="00AB3348">
      <w:r>
        <w:br w:type="page"/>
      </w:r>
    </w:p>
    <w:p w14:paraId="7606F17C" w14:textId="2E027967" w:rsidR="00513E2D" w:rsidRPr="007E0213" w:rsidRDefault="0089025C" w:rsidP="00513E2D">
      <w:pPr>
        <w:pStyle w:val="Rubric"/>
        <w:rPr>
          <w:lang w:val="en-GB"/>
        </w:rPr>
      </w:pPr>
      <w:r>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09C75750" w14:textId="77777777" w:rsidR="0089025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025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025C">
        <w:br w:type="page"/>
      </w:r>
    </w:p>
    <w:p w14:paraId="6B1C629D" w14:textId="697ED001" w:rsidR="00513E2D" w:rsidRDefault="0089025C" w:rsidP="00513E2D">
      <w:pPr>
        <w:pStyle w:val="Rubric"/>
        <w:rPr>
          <w:lang w:val="en-GB"/>
        </w:rPr>
      </w:pPr>
      <w:r>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0FCF8674" w14:textId="77777777" w:rsidR="0089025C" w:rsidRDefault="00513E2D" w:rsidP="006869EE">
      <w:pPr>
        <w:pStyle w:val="Body"/>
        <w:rPr>
          <w:lang w:val="en-GB"/>
        </w:rPr>
      </w:pPr>
      <w:r>
        <w:t xml:space="preserve">Recite </w:t>
      </w:r>
      <w:r>
        <w:fldChar w:fldCharType="begin"/>
      </w:r>
      <w:r>
        <w:instrText xml:space="preserve"> REF _Ref435789927 \h </w:instrText>
      </w:r>
      <w:r>
        <w:fldChar w:fldCharType="separate"/>
      </w:r>
      <w:r w:rsidR="0089025C">
        <w:rPr>
          <w:lang w:val="en-GB"/>
        </w:rPr>
        <w:t>Graciously accord, O Lord, to keep us this night without sin. You are blessed, O Lord, God of our fathers, and Your Holy Name is greatly blessed and full of glory forever. Amen.</w:t>
      </w:r>
    </w:p>
    <w:p w14:paraId="2765BD53" w14:textId="77777777" w:rsidR="0089025C" w:rsidRDefault="0089025C" w:rsidP="006869EE">
      <w:pPr>
        <w:pStyle w:val="Body"/>
        <w:rPr>
          <w:lang w:val="en-GB"/>
        </w:rPr>
      </w:pPr>
      <w:r>
        <w:rPr>
          <w:lang w:val="en-GB"/>
        </w:rPr>
        <w:t>Let Your mercy be upon us, O Lord, even as we have set our hope in You. For the eyes of everyone wait upon You, for You give them their food in due season.</w:t>
      </w:r>
    </w:p>
    <w:p w14:paraId="051CE0F0" w14:textId="77777777" w:rsidR="0089025C" w:rsidRDefault="0089025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FEE0B1D" w14:textId="77777777" w:rsidR="0089025C" w:rsidRDefault="0089025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A2D2CA8" w14:textId="77777777" w:rsidR="0089025C" w:rsidRDefault="0089025C" w:rsidP="006869EE">
      <w:pPr>
        <w:pStyle w:val="Body"/>
        <w:rPr>
          <w:lang w:val="en-GB"/>
        </w:rPr>
      </w:pPr>
      <w:r>
        <w:rPr>
          <w:lang w:val="en-GB"/>
        </w:rPr>
        <w:t>Your mercy, O Lord, endures forever. O despise not the works of Your hands.</w:t>
      </w:r>
    </w:p>
    <w:p w14:paraId="2216E9B2" w14:textId="77777777" w:rsidR="0089025C" w:rsidRDefault="0089025C" w:rsidP="006869EE">
      <w:pPr>
        <w:pStyle w:val="Body"/>
        <w:rPr>
          <w:lang w:val="en-GB"/>
        </w:rPr>
      </w:pPr>
      <w:r>
        <w:rPr>
          <w:lang w:val="en-GB"/>
        </w:rPr>
        <w:t>Lord, You have been our refuge in all generations. I said, “Be merciful to me, heal my soul; for I have sinned against You.”</w:t>
      </w:r>
    </w:p>
    <w:p w14:paraId="64102223" w14:textId="77777777" w:rsidR="0089025C" w:rsidRDefault="0089025C"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FA75B3" w14:textId="77777777" w:rsidR="0089025C" w:rsidRDefault="0089025C" w:rsidP="006869EE">
      <w:pPr>
        <w:pStyle w:val="Body"/>
        <w:rPr>
          <w:lang w:val="en-GB"/>
        </w:rPr>
      </w:pPr>
      <w:r>
        <w:rPr>
          <w:lang w:val="en-GB"/>
        </w:rPr>
        <w:t>Blessing belongs to You, praise belongs to You praise, glory belongs to You, O Father, Son and Holy Spirit, now, and forever and ever. Amen.</w:t>
      </w:r>
    </w:p>
    <w:p w14:paraId="78823DD3" w14:textId="77777777" w:rsidR="0089025C" w:rsidRPr="008D61EA" w:rsidRDefault="0089025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FE9AE6D" w14:textId="77777777" w:rsidR="0089025C" w:rsidRDefault="0089025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52D56ECD" w14:textId="77777777" w:rsidR="0089025C" w:rsidRDefault="0089025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1089B31" w14:textId="77777777" w:rsidR="0089025C" w:rsidRDefault="0089025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89025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541</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55"/>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89025C">
        <w:t>The Psalms of the Third Hour</w:t>
      </w:r>
      <w:r>
        <w:fldChar w:fldCharType="end"/>
      </w:r>
      <w:r>
        <w:t xml:space="preserve">, page </w:t>
      </w:r>
      <w:r>
        <w:fldChar w:fldCharType="begin"/>
      </w:r>
      <w:r>
        <w:instrText xml:space="preserve"> PAGEREF _Ref435800057 \h </w:instrText>
      </w:r>
      <w:r>
        <w:fldChar w:fldCharType="separate"/>
      </w:r>
      <w:r w:rsidR="0089025C">
        <w:rPr>
          <w:noProof/>
        </w:rPr>
        <w:t>67</w:t>
      </w:r>
      <w:r>
        <w:fldChar w:fldCharType="end"/>
      </w:r>
      <w:r>
        <w:t xml:space="preserve">, and continue with </w:t>
      </w:r>
      <w:r>
        <w:fldChar w:fldCharType="begin"/>
      </w:r>
      <w:r>
        <w:instrText xml:space="preserve"> REF _Ref435800080 \h </w:instrText>
      </w:r>
      <w:r>
        <w:fldChar w:fldCharType="separate"/>
      </w:r>
      <w:r w:rsidR="0089025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41" w:name="_Toc459399219"/>
      <w:r>
        <w:t>Prayers for Needs</w:t>
      </w:r>
      <w:bookmarkEnd w:id="1941"/>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89025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89025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 xml:space="preserve">. If integrating this service with Prime, the first part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7FC949A6" w14:textId="77777777" w:rsidR="0089025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73D8FFB" w14:textId="77777777" w:rsidTr="00266A55">
        <w:trPr>
          <w:cantSplit/>
          <w:jc w:val="center"/>
        </w:trPr>
        <w:tc>
          <w:tcPr>
            <w:tcW w:w="288" w:type="dxa"/>
          </w:tcPr>
          <w:p w14:paraId="272D0748" w14:textId="77777777" w:rsidR="0089025C" w:rsidRDefault="0089025C" w:rsidP="00266A55">
            <w:pPr>
              <w:pStyle w:val="CopticCross"/>
            </w:pPr>
          </w:p>
        </w:tc>
        <w:tc>
          <w:tcPr>
            <w:tcW w:w="3960" w:type="dxa"/>
          </w:tcPr>
          <w:p w14:paraId="057D0DBB" w14:textId="77777777" w:rsidR="0089025C" w:rsidRPr="007425E1" w:rsidRDefault="0089025C" w:rsidP="00266A55">
            <w:pPr>
              <w:pStyle w:val="EngHang"/>
            </w:pPr>
            <w:r w:rsidRPr="007425E1">
              <w:t xml:space="preserve">We worship </w:t>
            </w:r>
            <w:r>
              <w:t>You</w:t>
            </w:r>
            <w:r w:rsidRPr="007425E1">
              <w:t>, O Christ,</w:t>
            </w:r>
          </w:p>
          <w:p w14:paraId="298477BB" w14:textId="77777777" w:rsidR="0089025C" w:rsidRPr="007425E1" w:rsidRDefault="0089025C" w:rsidP="00266A55">
            <w:pPr>
              <w:pStyle w:val="EngHang"/>
            </w:pPr>
            <w:r w:rsidRPr="007425E1">
              <w:t xml:space="preserve">With </w:t>
            </w:r>
            <w:r>
              <w:t>Your</w:t>
            </w:r>
            <w:r w:rsidRPr="007425E1">
              <w:t xml:space="preserve"> Good Father,</w:t>
            </w:r>
          </w:p>
          <w:p w14:paraId="59F20EA2" w14:textId="77777777" w:rsidR="0089025C" w:rsidRPr="007425E1" w:rsidRDefault="0089025C" w:rsidP="00266A55">
            <w:pPr>
              <w:pStyle w:val="EngHang"/>
            </w:pPr>
            <w:r w:rsidRPr="007425E1">
              <w:t>And the Holy Spirit,</w:t>
            </w:r>
          </w:p>
          <w:p w14:paraId="3628448E" w14:textId="77777777" w:rsidR="0089025C" w:rsidRDefault="0089025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1DABE0C" w14:textId="77777777" w:rsidR="0089025C" w:rsidRDefault="0089025C" w:rsidP="00266A55"/>
        </w:tc>
        <w:tc>
          <w:tcPr>
            <w:tcW w:w="288" w:type="dxa"/>
          </w:tcPr>
          <w:p w14:paraId="7FB9B09E" w14:textId="77777777" w:rsidR="0089025C" w:rsidRDefault="0089025C" w:rsidP="00266A55">
            <w:pPr>
              <w:pStyle w:val="CopticCross"/>
            </w:pPr>
          </w:p>
        </w:tc>
        <w:tc>
          <w:tcPr>
            <w:tcW w:w="3960" w:type="dxa"/>
          </w:tcPr>
          <w:p w14:paraId="11B98A92" w14:textId="77777777" w:rsidR="0089025C" w:rsidRDefault="0089025C" w:rsidP="00266A55">
            <w:pPr>
              <w:pStyle w:val="CopticVersemulti-line"/>
            </w:pPr>
            <w:r>
              <w:t>Ⲧⲉⲛⲟⲩⲱϣⲧ ⲙ̀ⲙⲟⲕ ⲱ̀ Ⲡⲓⲭ̀ⲣⲓⲥⲧⲟⲥ:</w:t>
            </w:r>
          </w:p>
          <w:p w14:paraId="1605CF8B" w14:textId="77777777" w:rsidR="0089025C" w:rsidRDefault="0089025C" w:rsidP="00266A55">
            <w:pPr>
              <w:pStyle w:val="CopticVersemulti-line"/>
            </w:pPr>
            <w:r>
              <w:t>ⲛⲉⲙ Ⲡⲉⲕⲓⲱⲧ ⲛ̀ⲁ̀ⲅⲁⲑⲟⲥ:</w:t>
            </w:r>
          </w:p>
          <w:p w14:paraId="77F7CC6D" w14:textId="77777777" w:rsidR="0089025C" w:rsidRDefault="0089025C" w:rsidP="00266A55">
            <w:pPr>
              <w:pStyle w:val="CopticVersemulti-line"/>
            </w:pPr>
            <w:r>
              <w:t>ⲛⲉⲙ Ⲡⲓⲡ̀ⲛⲉⲩⲙⲁ ⲉⲑⲟⲩⲁⲃ:</w:t>
            </w:r>
          </w:p>
          <w:p w14:paraId="786A75FE" w14:textId="77777777" w:rsidR="0089025C" w:rsidRDefault="0089025C" w:rsidP="00266A55">
            <w:pPr>
              <w:pStyle w:val="CopticHangingVerse"/>
            </w:pPr>
            <w:r>
              <w:t>ϫⲉ (_____) ⲁⲕⲥⲱϯ ⲙ̀ⲙⲟⲛ ⲛⲁⲓ ⲛⲁⲛ.</w:t>
            </w:r>
          </w:p>
        </w:tc>
      </w:tr>
    </w:tbl>
    <w:p w14:paraId="26839B4F" w14:textId="063AEB8D" w:rsidR="00513E2D" w:rsidRDefault="0089025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025C">
        <w:rPr>
          <w:lang w:val="en-GB"/>
        </w:rPr>
        <w:t>Graciously Accord</w:t>
      </w:r>
      <w:r>
        <w:fldChar w:fldCharType="end"/>
      </w:r>
      <w:r>
        <w:t xml:space="preserve">, page </w:t>
      </w:r>
      <w:r>
        <w:fldChar w:fldCharType="begin"/>
      </w:r>
      <w:r>
        <w:instrText xml:space="preserve"> PAGEREF _Ref435789903 \h </w:instrText>
      </w:r>
      <w:r>
        <w:fldChar w:fldCharType="separate"/>
      </w:r>
      <w:r w:rsidR="0089025C">
        <w:rPr>
          <w:noProof/>
        </w:rPr>
        <w:t>540</w:t>
      </w:r>
      <w:r>
        <w:fldChar w:fldCharType="end"/>
      </w:r>
      <w:r>
        <w:t xml:space="preserve">. If integrating with the Morning hour, </w:t>
      </w:r>
      <w:r>
        <w:fldChar w:fldCharType="begin"/>
      </w:r>
      <w:r>
        <w:instrText xml:space="preserve"> REF _Ref442856274 \h </w:instrText>
      </w:r>
      <w:r>
        <w:fldChar w:fldCharType="separate"/>
      </w:r>
      <w:r w:rsidR="0089025C">
        <w:t>The Gloria</w:t>
      </w:r>
      <w:r>
        <w:fldChar w:fldCharType="end"/>
      </w:r>
      <w:r>
        <w:t xml:space="preserve">, page </w:t>
      </w:r>
      <w:r>
        <w:fldChar w:fldCharType="begin"/>
      </w:r>
      <w:r>
        <w:instrText xml:space="preserve"> PAGEREF _Ref442856274 \h </w:instrText>
      </w:r>
      <w:r>
        <w:fldChar w:fldCharType="separate"/>
      </w:r>
      <w:r w:rsidR="0089025C">
        <w:rPr>
          <w:noProof/>
        </w:rPr>
        <w:t>541</w:t>
      </w:r>
      <w:r>
        <w:fldChar w:fldCharType="end"/>
      </w:r>
      <w:r>
        <w:t>.</w:t>
      </w:r>
    </w:p>
    <w:p w14:paraId="370A695B" w14:textId="7D9878ED"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89025C">
        <w:t>The Trisagion</w:t>
      </w:r>
      <w:r>
        <w:fldChar w:fldCharType="end"/>
      </w:r>
      <w:r>
        <w:t xml:space="preserve">, </w:t>
      </w:r>
      <w:r>
        <w:fldChar w:fldCharType="begin"/>
      </w:r>
      <w:r>
        <w:instrText xml:space="preserve"> PAGEREF _Ref442856358 \h </w:instrText>
      </w:r>
      <w:r>
        <w:fldChar w:fldCharType="separate"/>
      </w:r>
      <w:r w:rsidR="0089025C">
        <w:rPr>
          <w:noProof/>
        </w:rPr>
        <w:t>541</w:t>
      </w:r>
      <w:r>
        <w:fldChar w:fldCharType="end"/>
      </w:r>
      <w:r>
        <w:t xml:space="preserve">, followed by </w:t>
      </w:r>
      <w:r>
        <w:fldChar w:fldCharType="begin"/>
      </w:r>
      <w:r>
        <w:instrText xml:space="preserve"> REF _Ref442856453 \h </w:instrText>
      </w:r>
      <w:r>
        <w:fldChar w:fldCharType="separate"/>
      </w:r>
      <w:r w:rsidR="0089025C">
        <w:t>Hail to You</w:t>
      </w:r>
      <w:r>
        <w:fldChar w:fldCharType="end"/>
      </w:r>
      <w:r>
        <w:t xml:space="preserve">, page </w:t>
      </w:r>
      <w:r>
        <w:fldChar w:fldCharType="begin"/>
      </w:r>
      <w:r>
        <w:instrText xml:space="preserve"> PAGEREF _Ref442856453 \p \h </w:instrText>
      </w:r>
      <w:r>
        <w:fldChar w:fldCharType="separate"/>
      </w:r>
      <w:r w:rsidR="0089025C">
        <w:rPr>
          <w:noProof/>
        </w:rPr>
        <w:t>on page 542</w:t>
      </w:r>
      <w:r>
        <w:fldChar w:fldCharType="end"/>
      </w:r>
      <w:r>
        <w:t xml:space="preserve">, </w:t>
      </w:r>
      <w:r>
        <w:fldChar w:fldCharType="begin"/>
      </w:r>
      <w:r>
        <w:instrText xml:space="preserve"> REF _Ref435799700 \h </w:instrText>
      </w:r>
      <w:r>
        <w:fldChar w:fldCharType="separate"/>
      </w:r>
      <w:r w:rsidR="0089025C">
        <w:t>The Doxologies</w:t>
      </w:r>
      <w:r>
        <w:fldChar w:fldCharType="end"/>
      </w:r>
      <w:r>
        <w:t xml:space="preserve">, </w:t>
      </w:r>
      <w:r>
        <w:fldChar w:fldCharType="begin"/>
      </w:r>
      <w:r>
        <w:instrText xml:space="preserve"> PAGEREF _Ref435799700 \h </w:instrText>
      </w:r>
      <w:r>
        <w:fldChar w:fldCharType="separate"/>
      </w:r>
      <w:r w:rsidR="0089025C">
        <w:rPr>
          <w:noProof/>
        </w:rPr>
        <w:t>544</w:t>
      </w:r>
      <w:r>
        <w:fldChar w:fldCharType="end"/>
      </w:r>
      <w:r>
        <w:t xml:space="preserve">, </w:t>
      </w:r>
      <w:r>
        <w:fldChar w:fldCharType="begin"/>
      </w:r>
      <w:r>
        <w:instrText xml:space="preserve"> REF _Ref435799710 \h </w:instrText>
      </w:r>
      <w:r>
        <w:fldChar w:fldCharType="separate"/>
      </w:r>
      <w:r w:rsidR="0089025C">
        <w:t>The Orthodox Creed</w:t>
      </w:r>
      <w:r>
        <w:fldChar w:fldCharType="end"/>
      </w:r>
      <w:r>
        <w:t xml:space="preserve">, </w:t>
      </w:r>
      <w:r>
        <w:fldChar w:fldCharType="begin"/>
      </w:r>
      <w:r>
        <w:instrText xml:space="preserve"> PAGEREF _Ref435799710 \h </w:instrText>
      </w:r>
      <w:r>
        <w:fldChar w:fldCharType="separate"/>
      </w:r>
      <w:r w:rsidR="0089025C">
        <w:rPr>
          <w:noProof/>
        </w:rPr>
        <w:t>549</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89025C">
        <w:t>God Have mercy upon us</w:t>
      </w:r>
      <w:r>
        <w:fldChar w:fldCharType="end"/>
      </w:r>
      <w:r>
        <w:t xml:space="preserve">, page </w:t>
      </w:r>
      <w:r>
        <w:fldChar w:fldCharType="begin"/>
      </w:r>
      <w:r>
        <w:instrText xml:space="preserve"> PAGEREF _Ref442856751 \h </w:instrText>
      </w:r>
      <w:r>
        <w:fldChar w:fldCharType="separate"/>
      </w:r>
      <w:r w:rsidR="0089025C">
        <w:rPr>
          <w:noProof/>
        </w:rPr>
        <w:t>549</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025C">
        <w:t>The Prayer for the Gospel</w:t>
      </w:r>
      <w:r>
        <w:fldChar w:fldCharType="end"/>
      </w:r>
      <w:r>
        <w:t xml:space="preserve">, page </w:t>
      </w:r>
      <w:r>
        <w:fldChar w:fldCharType="begin"/>
      </w:r>
      <w:r>
        <w:instrText xml:space="preserve"> PAGEREF _Ref442856856 \h </w:instrText>
      </w:r>
      <w:r>
        <w:fldChar w:fldCharType="separate"/>
      </w:r>
      <w:r w:rsidR="0089025C">
        <w:rPr>
          <w:noProof/>
        </w:rPr>
        <w:t>551</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89025C">
        <w:rPr>
          <w:noProof/>
        </w:rPr>
        <w:t>553</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89025C">
        <w:rPr>
          <w:noProof/>
        </w:rPr>
        <w:t>557</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56"/>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42"/>
            <w:r w:rsidRPr="007425E1">
              <w:t xml:space="preserve">May </w:t>
            </w:r>
            <w:commentRangeEnd w:id="1942"/>
            <w:r>
              <w:rPr>
                <w:rStyle w:val="CommentReference"/>
                <w:rFonts w:eastAsiaTheme="minorHAnsi" w:cstheme="minorBidi"/>
                <w:color w:val="auto"/>
                <w:lang w:val="en-CA"/>
              </w:rPr>
              <w:commentReference w:id="1942"/>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89025C">
        <w:t>The Prayer of the Hours</w:t>
      </w:r>
      <w:r>
        <w:fldChar w:fldCharType="end"/>
      </w:r>
      <w:r>
        <w:t xml:space="preserve">, page </w:t>
      </w:r>
      <w:r>
        <w:fldChar w:fldCharType="begin"/>
      </w:r>
      <w:r>
        <w:instrText xml:space="preserve"> PAGEREF _Ref411969145 \h </w:instrText>
      </w:r>
      <w:r>
        <w:fldChar w:fldCharType="separate"/>
      </w:r>
      <w:r w:rsidR="0089025C">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350773" w:rsidRDefault="00350773"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350773" w:rsidRDefault="00350773">
      <w:pPr>
        <w:pStyle w:val="CommentText"/>
      </w:pPr>
      <w:r>
        <w:rPr>
          <w:rStyle w:val="CommentReference"/>
        </w:rPr>
        <w:annotationRef/>
      </w:r>
      <w:r>
        <w:t>Compare to various translations</w:t>
      </w:r>
    </w:p>
  </w:comment>
  <w:comment w:id="91" w:author="Windows User" w:date="2015-10-30T12:37:00Z" w:initials="WU">
    <w:p w14:paraId="00B9961B" w14:textId="77777777" w:rsidR="00350773" w:rsidRDefault="00350773">
      <w:pPr>
        <w:pStyle w:val="CommentText"/>
      </w:pPr>
      <w:r>
        <w:rPr>
          <w:rStyle w:val="CommentReference"/>
        </w:rPr>
        <w:annotationRef/>
      </w:r>
      <w:r>
        <w:t>Is this supposed to be doubled?</w:t>
      </w:r>
    </w:p>
  </w:comment>
  <w:comment w:id="92" w:author="Windows User" w:date="2015-11-27T20:09:00Z" w:initials="WU">
    <w:p w14:paraId="218998C8" w14:textId="77777777" w:rsidR="00350773" w:rsidRDefault="00350773"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350773" w:rsidRDefault="00350773">
      <w:pPr>
        <w:pStyle w:val="CommentText"/>
      </w:pPr>
      <w:r>
        <w:rPr>
          <w:rStyle w:val="CommentReference"/>
        </w:rPr>
        <w:annotationRef/>
      </w:r>
      <w:r>
        <w:t>Does this go before Creed?</w:t>
      </w:r>
    </w:p>
  </w:comment>
  <w:comment w:id="96" w:author="Windows User" w:date="2015-11-06T13:03:00Z" w:initials="WU">
    <w:p w14:paraId="6B9D0F75" w14:textId="77777777" w:rsidR="00350773" w:rsidRDefault="00350773">
      <w:pPr>
        <w:pStyle w:val="CommentText"/>
      </w:pPr>
      <w:r>
        <w:rPr>
          <w:rStyle w:val="CommentReference"/>
        </w:rPr>
        <w:annotationRef/>
      </w:r>
      <w:r>
        <w:t>Coptic reader has Ps 3 here!</w:t>
      </w:r>
    </w:p>
  </w:comment>
  <w:comment w:id="113" w:author="Windows User" w:date="2015-11-02T08:54:00Z" w:initials="WU">
    <w:p w14:paraId="0366F544" w14:textId="77777777" w:rsidR="00350773" w:rsidRDefault="00350773">
      <w:pPr>
        <w:pStyle w:val="CommentText"/>
      </w:pPr>
      <w:r>
        <w:rPr>
          <w:rStyle w:val="CommentReference"/>
        </w:rPr>
        <w:annotationRef/>
      </w:r>
      <w:r>
        <w:t>Is there a phrase missing here?</w:t>
      </w:r>
    </w:p>
  </w:comment>
  <w:comment w:id="119" w:author="Windows User" w:date="2015-10-30T08:56:00Z" w:initials="WU">
    <w:p w14:paraId="1FDBEBA0" w14:textId="77777777" w:rsidR="00350773" w:rsidRDefault="00350773">
      <w:pPr>
        <w:pStyle w:val="CommentText"/>
      </w:pPr>
      <w:r>
        <w:rPr>
          <w:rStyle w:val="CommentReference"/>
        </w:rPr>
        <w:annotationRef/>
      </w:r>
      <w:r>
        <w:t>Should Glory be be here?</w:t>
      </w:r>
    </w:p>
  </w:comment>
  <w:comment w:id="124" w:author="Brett Slote" w:date="2016-05-02T12:37:00Z" w:initials="BS">
    <w:p w14:paraId="6A57FE90" w14:textId="269377C2" w:rsidR="00350773" w:rsidRDefault="00350773">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350773" w:rsidRDefault="00350773"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350773" w:rsidRDefault="00350773" w:rsidP="000C38C3">
      <w:pPr>
        <w:pStyle w:val="CommentText"/>
      </w:pPr>
      <w:r>
        <w:rPr>
          <w:rStyle w:val="CommentReference"/>
        </w:rPr>
        <w:annotationRef/>
      </w:r>
      <w:r>
        <w:t>works or deeds?</w:t>
      </w:r>
    </w:p>
  </w:comment>
  <w:comment w:id="127" w:author="Windows User" w:date="2015-11-21T13:24:00Z" w:initials="WU">
    <w:p w14:paraId="00EA2A44" w14:textId="77777777" w:rsidR="00350773" w:rsidRDefault="00350773" w:rsidP="000C38C3">
      <w:pPr>
        <w:pStyle w:val="CommentText"/>
      </w:pPr>
      <w:r>
        <w:rPr>
          <w:rStyle w:val="CommentReference"/>
        </w:rPr>
        <w:annotationRef/>
      </w:r>
      <w:r>
        <w:t>review</w:t>
      </w:r>
    </w:p>
  </w:comment>
  <w:comment w:id="128" w:author="Windows User" w:date="2015-10-30T08:56:00Z" w:initials="BS">
    <w:p w14:paraId="326418FE" w14:textId="77777777" w:rsidR="00350773" w:rsidRDefault="00350773" w:rsidP="000C38C3">
      <w:pPr>
        <w:pStyle w:val="CommentText"/>
      </w:pPr>
      <w:r>
        <w:rPr>
          <w:rStyle w:val="CommentReference"/>
        </w:rPr>
        <w:annotationRef/>
      </w:r>
      <w:r>
        <w:t>does Coptic have 'high'?</w:t>
      </w:r>
    </w:p>
  </w:comment>
  <w:comment w:id="129" w:author="Windows User" w:date="2015-11-21T13:24:00Z" w:initials="WU">
    <w:p w14:paraId="451F9B25" w14:textId="77777777" w:rsidR="00350773" w:rsidRDefault="00350773" w:rsidP="000C38C3">
      <w:pPr>
        <w:pStyle w:val="CommentText"/>
      </w:pPr>
      <w:r>
        <w:rPr>
          <w:rStyle w:val="CommentReference"/>
        </w:rPr>
        <w:annotationRef/>
      </w:r>
      <w:r>
        <w:t>review, add variant</w:t>
      </w:r>
    </w:p>
  </w:comment>
  <w:comment w:id="130" w:author="Windows User" w:date="2015-10-30T08:56:00Z" w:initials="BS">
    <w:p w14:paraId="688FBBBC" w14:textId="77777777" w:rsidR="00350773" w:rsidRDefault="00350773"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350773" w:rsidRDefault="00350773">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350773" w:rsidRDefault="00350773" w:rsidP="000278EC">
      <w:pPr>
        <w:pStyle w:val="CommentText"/>
      </w:pPr>
      <w:r>
        <w:rPr>
          <w:rStyle w:val="CommentReference"/>
        </w:rPr>
        <w:annotationRef/>
      </w:r>
      <w:r>
        <w:t>Gives light? Enlightens?</w:t>
      </w:r>
    </w:p>
  </w:comment>
  <w:comment w:id="168" w:author="Windows User" w:date="2015-10-30T08:56:00Z" w:initials="WU">
    <w:p w14:paraId="274DD96D" w14:textId="77777777" w:rsidR="00350773" w:rsidRDefault="00350773">
      <w:pPr>
        <w:pStyle w:val="CommentText"/>
      </w:pPr>
      <w:r>
        <w:rPr>
          <w:rStyle w:val="CommentReference"/>
        </w:rPr>
        <w:annotationRef/>
      </w:r>
      <w:r>
        <w:t>split after this vs?</w:t>
      </w:r>
    </w:p>
  </w:comment>
  <w:comment w:id="203" w:author="Windows User" w:date="2015-11-04T08:53:00Z" w:initials="WU">
    <w:p w14:paraId="057654D4" w14:textId="77777777" w:rsidR="00350773" w:rsidRDefault="00350773">
      <w:pPr>
        <w:pStyle w:val="CommentText"/>
      </w:pPr>
      <w:r>
        <w:rPr>
          <w:rStyle w:val="CommentReference"/>
        </w:rPr>
        <w:annotationRef/>
      </w:r>
      <w:r>
        <w:t>Life giver or giver of life?</w:t>
      </w:r>
    </w:p>
  </w:comment>
  <w:comment w:id="214" w:author="Windows User" w:date="2015-10-30T08:56:00Z" w:initials="BS">
    <w:p w14:paraId="681427A6" w14:textId="77777777" w:rsidR="00350773" w:rsidRDefault="00350773">
      <w:pPr>
        <w:pStyle w:val="CommentText"/>
      </w:pPr>
      <w:r>
        <w:rPr>
          <w:rStyle w:val="CommentReference"/>
        </w:rPr>
        <w:annotationRef/>
      </w:r>
      <w:r>
        <w:t>coptic has confess</w:t>
      </w:r>
    </w:p>
  </w:comment>
  <w:comment w:id="237" w:author="Microsoft Office User" w:date="2015-12-11T19:51:00Z" w:initials="Office">
    <w:p w14:paraId="37A50849" w14:textId="7A27E5BD" w:rsidR="00350773" w:rsidRDefault="00350773">
      <w:pPr>
        <w:pStyle w:val="CommentText"/>
      </w:pPr>
      <w:r>
        <w:rPr>
          <w:rStyle w:val="CommentReference"/>
        </w:rPr>
        <w:annotationRef/>
      </w:r>
      <w:r>
        <w:t>this one needs rewording</w:t>
      </w:r>
    </w:p>
  </w:comment>
  <w:comment w:id="330" w:author="Windows User" w:date="2015-11-02T12:45:00Z" w:initials="WU">
    <w:p w14:paraId="7D99A743" w14:textId="77777777" w:rsidR="00350773" w:rsidRDefault="00350773" w:rsidP="00D31F38">
      <w:pPr>
        <w:pStyle w:val="CommentText"/>
      </w:pPr>
      <w:r>
        <w:rPr>
          <w:rStyle w:val="CommentReference"/>
        </w:rPr>
        <w:annotationRef/>
      </w:r>
      <w:r>
        <w:t>Any argument for "Rise up" rather than arise?"</w:t>
      </w:r>
    </w:p>
  </w:comment>
  <w:comment w:id="331" w:author="Windows User" w:date="2015-10-30T08:56:00Z" w:initials="WU">
    <w:p w14:paraId="0AB2ABCE" w14:textId="77777777" w:rsidR="00350773" w:rsidRDefault="00350773" w:rsidP="00D31F38">
      <w:pPr>
        <w:pStyle w:val="CommentText"/>
      </w:pPr>
      <w:r>
        <w:rPr>
          <w:rStyle w:val="CommentReference"/>
        </w:rPr>
        <w:annotationRef/>
      </w:r>
      <w:r>
        <w:t>flesh or body?</w:t>
      </w:r>
    </w:p>
  </w:comment>
  <w:comment w:id="332" w:author="Windows User" w:date="2015-10-30T08:56:00Z" w:initials="WU">
    <w:p w14:paraId="0375B80F" w14:textId="77777777" w:rsidR="00350773" w:rsidRDefault="00350773" w:rsidP="00D31F38">
      <w:pPr>
        <w:pStyle w:val="CommentText"/>
      </w:pPr>
      <w:r>
        <w:rPr>
          <w:rStyle w:val="CommentReference"/>
        </w:rPr>
        <w:annotationRef/>
      </w:r>
      <w:r>
        <w:t>Send up, or ascribe?</w:t>
      </w:r>
    </w:p>
  </w:comment>
  <w:comment w:id="333" w:author="Windows User" w:date="2015-10-30T08:56:00Z" w:initials="WU">
    <w:p w14:paraId="5622D018" w14:textId="77777777" w:rsidR="00350773" w:rsidRDefault="00350773" w:rsidP="00D31F38">
      <w:pPr>
        <w:pStyle w:val="CommentText"/>
      </w:pPr>
      <w:r>
        <w:rPr>
          <w:rStyle w:val="CommentReference"/>
        </w:rPr>
        <w:annotationRef/>
      </w:r>
      <w:r>
        <w:t>doxology or glorification?</w:t>
      </w:r>
    </w:p>
  </w:comment>
  <w:comment w:id="334" w:author="Windows User" w:date="2015-10-30T08:56:00Z" w:initials="WU">
    <w:p w14:paraId="10960ED9" w14:textId="77777777" w:rsidR="00350773" w:rsidRDefault="00350773" w:rsidP="00D31F38">
      <w:pPr>
        <w:pStyle w:val="CommentText"/>
      </w:pPr>
      <w:r>
        <w:rPr>
          <w:rStyle w:val="CommentReference"/>
        </w:rPr>
        <w:annotationRef/>
      </w:r>
      <w:r>
        <w:t>"Glory to you" or "Glory be to you"?</w:t>
      </w:r>
    </w:p>
  </w:comment>
  <w:comment w:id="335" w:author="Windows User" w:date="2015-10-30T08:56:00Z" w:initials="WU">
    <w:p w14:paraId="67C46469" w14:textId="77777777" w:rsidR="00350773" w:rsidRDefault="00350773" w:rsidP="00D31F38">
      <w:pPr>
        <w:pStyle w:val="CommentText"/>
      </w:pPr>
      <w:r>
        <w:rPr>
          <w:rStyle w:val="CommentReference"/>
        </w:rPr>
        <w:annotationRef/>
      </w:r>
      <w:r>
        <w:t>You?</w:t>
      </w:r>
    </w:p>
  </w:comment>
  <w:comment w:id="336" w:author="Windows User" w:date="2015-10-30T08:56:00Z" w:initials="WU">
    <w:p w14:paraId="744CF838" w14:textId="77777777" w:rsidR="00350773" w:rsidRDefault="00350773" w:rsidP="00D31F38">
      <w:pPr>
        <w:pStyle w:val="CommentText"/>
      </w:pPr>
      <w:r>
        <w:rPr>
          <w:rStyle w:val="CommentReference"/>
        </w:rPr>
        <w:annotationRef/>
      </w:r>
      <w:r>
        <w:t>To the Sanctuary or O you saints???</w:t>
      </w:r>
    </w:p>
  </w:comment>
  <w:comment w:id="337" w:author="Windows User" w:date="2015-10-30T08:56:00Z" w:initials="WU">
    <w:p w14:paraId="47DB61A6" w14:textId="77777777" w:rsidR="00350773" w:rsidRDefault="00350773" w:rsidP="00D31F38">
      <w:pPr>
        <w:pStyle w:val="CommentText"/>
      </w:pPr>
      <w:r>
        <w:rPr>
          <w:rStyle w:val="CommentReference"/>
        </w:rPr>
        <w:annotationRef/>
      </w:r>
      <w:r>
        <w:t>from sounds more natural than out of. Any compelling reason to keep?</w:t>
      </w:r>
    </w:p>
  </w:comment>
  <w:comment w:id="338" w:author="Windows User" w:date="2015-10-30T08:56:00Z" w:initials="WU">
    <w:p w14:paraId="463DE6F6" w14:textId="77777777" w:rsidR="00350773" w:rsidRDefault="00350773" w:rsidP="00D31F38">
      <w:pPr>
        <w:pStyle w:val="CommentText"/>
      </w:pPr>
      <w:r>
        <w:rPr>
          <w:rStyle w:val="CommentReference"/>
        </w:rPr>
        <w:annotationRef/>
      </w:r>
      <w:r>
        <w:t>supplication or cry?</w:t>
      </w:r>
    </w:p>
  </w:comment>
  <w:comment w:id="339" w:author="Windows User" w:date="2015-10-30T08:56:00Z" w:initials="WU">
    <w:p w14:paraId="4FD2340C" w14:textId="77777777" w:rsidR="00350773" w:rsidRDefault="00350773" w:rsidP="00D31F38">
      <w:pPr>
        <w:pStyle w:val="CommentText"/>
      </w:pPr>
      <w:r>
        <w:rPr>
          <w:rStyle w:val="CommentReference"/>
        </w:rPr>
        <w:annotationRef/>
      </w:r>
      <w:r>
        <w:t>petition or supplication? supplication sounds much better.</w:t>
      </w:r>
    </w:p>
  </w:comment>
  <w:comment w:id="340" w:author="Windows User" w:date="2015-10-30T08:56:00Z" w:initials="WU">
    <w:p w14:paraId="4E23918A" w14:textId="77777777" w:rsidR="00350773" w:rsidRDefault="00350773" w:rsidP="00D31F38">
      <w:pPr>
        <w:pStyle w:val="CommentText"/>
      </w:pPr>
      <w:r>
        <w:rPr>
          <w:rStyle w:val="CommentReference"/>
        </w:rPr>
        <w:annotationRef/>
      </w:r>
      <w:r>
        <w:t>revive or deliver?</w:t>
      </w:r>
    </w:p>
  </w:comment>
  <w:comment w:id="341" w:author="Windows User" w:date="2015-10-30T08:56:00Z" w:initials="WU">
    <w:p w14:paraId="45934B86" w14:textId="77777777" w:rsidR="00350773" w:rsidRDefault="00350773" w:rsidP="00D31F38">
      <w:pPr>
        <w:pStyle w:val="CommentText"/>
      </w:pPr>
      <w:r>
        <w:rPr>
          <w:rStyle w:val="CommentReference"/>
        </w:rPr>
        <w:annotationRef/>
      </w:r>
      <w:r>
        <w:t>pour forth, utter, or overflow? I like the way overflow sounds more than pour forth. More natural.</w:t>
      </w:r>
    </w:p>
  </w:comment>
  <w:comment w:id="342" w:author="Windows User" w:date="2015-10-30T08:56:00Z" w:initials="WU">
    <w:p w14:paraId="3EC53F34" w14:textId="77777777" w:rsidR="00350773" w:rsidRDefault="00350773" w:rsidP="00D31F38">
      <w:pPr>
        <w:pStyle w:val="CommentText"/>
      </w:pPr>
      <w:r>
        <w:rPr>
          <w:rStyle w:val="CommentReference"/>
        </w:rPr>
        <w:annotationRef/>
      </w:r>
      <w:r>
        <w:t>blessing or praise?</w:t>
      </w:r>
    </w:p>
  </w:comment>
  <w:comment w:id="343" w:author="Windows User" w:date="2015-10-30T08:56:00Z" w:initials="WU">
    <w:p w14:paraId="30167A78" w14:textId="77777777" w:rsidR="00350773" w:rsidRDefault="00350773" w:rsidP="00D31F38">
      <w:pPr>
        <w:pStyle w:val="CommentText"/>
      </w:pPr>
      <w:r>
        <w:rPr>
          <w:rStyle w:val="CommentReference"/>
        </w:rPr>
        <w:annotationRef/>
      </w:r>
      <w:r>
        <w:t>respond with? respond to? speak of?</w:t>
      </w:r>
    </w:p>
  </w:comment>
  <w:comment w:id="344" w:author="Windows User" w:date="2015-10-30T08:56:00Z" w:initials="WU">
    <w:p w14:paraId="6965197E" w14:textId="77777777" w:rsidR="00350773" w:rsidRDefault="00350773" w:rsidP="00D31F38">
      <w:pPr>
        <w:pStyle w:val="CommentText"/>
      </w:pPr>
      <w:r>
        <w:rPr>
          <w:rStyle w:val="CommentReference"/>
        </w:rPr>
        <w:annotationRef/>
      </w:r>
      <w:r>
        <w:t>rightous, true, or truth?</w:t>
      </w:r>
    </w:p>
  </w:comment>
  <w:comment w:id="345" w:author="Windows User" w:date="2015-10-30T08:56:00Z" w:initials="WU">
    <w:p w14:paraId="668FF70C" w14:textId="77777777" w:rsidR="00350773" w:rsidRDefault="00350773" w:rsidP="00D31F38">
      <w:pPr>
        <w:pStyle w:val="CommentText"/>
      </w:pPr>
      <w:r>
        <w:rPr>
          <w:rStyle w:val="CommentReference"/>
        </w:rPr>
        <w:annotationRef/>
      </w:r>
      <w:r>
        <w:t>meditation, or delight?</w:t>
      </w:r>
    </w:p>
  </w:comment>
  <w:comment w:id="346" w:author="Windows User" w:date="2015-10-30T08:56:00Z" w:initials="WU">
    <w:p w14:paraId="3C05865D" w14:textId="77777777" w:rsidR="00350773" w:rsidRDefault="00350773" w:rsidP="00D31F38">
      <w:pPr>
        <w:pStyle w:val="CommentText"/>
      </w:pPr>
      <w:r>
        <w:rPr>
          <w:rStyle w:val="CommentReference"/>
        </w:rPr>
        <w:annotationRef/>
      </w:r>
      <w:r>
        <w:t>forever or always?</w:t>
      </w:r>
    </w:p>
  </w:comment>
  <w:comment w:id="347" w:author="Windows User" w:date="2015-10-30T08:56:00Z" w:initials="WU">
    <w:p w14:paraId="3B00730E" w14:textId="77777777" w:rsidR="00350773" w:rsidRDefault="00350773" w:rsidP="00D31F38">
      <w:pPr>
        <w:pStyle w:val="CommentText"/>
      </w:pPr>
      <w:r>
        <w:rPr>
          <w:rStyle w:val="CommentReference"/>
        </w:rPr>
        <w:annotationRef/>
      </w:r>
      <w:r>
        <w:t>and forever?</w:t>
      </w:r>
    </w:p>
  </w:comment>
  <w:comment w:id="348" w:author="Windows User" w:date="2015-10-30T08:56:00Z" w:initials="WU">
    <w:p w14:paraId="1B4AAEB0" w14:textId="77777777" w:rsidR="00350773" w:rsidRDefault="00350773" w:rsidP="00D31F38">
      <w:pPr>
        <w:pStyle w:val="CommentText"/>
      </w:pPr>
      <w:r>
        <w:rPr>
          <w:rStyle w:val="CommentReference"/>
        </w:rPr>
        <w:annotationRef/>
      </w:r>
      <w:r>
        <w:t>be?</w:t>
      </w:r>
    </w:p>
  </w:comment>
  <w:comment w:id="349" w:author="Windows User" w:date="2015-10-30T08:56:00Z" w:initials="WU">
    <w:p w14:paraId="1B1C5E2C" w14:textId="77777777" w:rsidR="00350773" w:rsidRDefault="00350773" w:rsidP="00D31F38">
      <w:pPr>
        <w:pStyle w:val="CommentText"/>
      </w:pPr>
      <w:r>
        <w:rPr>
          <w:rStyle w:val="CommentReference"/>
        </w:rPr>
        <w:annotationRef/>
      </w:r>
      <w:r>
        <w:t>be?</w:t>
      </w:r>
    </w:p>
  </w:comment>
  <w:comment w:id="350" w:author="Windows User" w:date="2015-10-30T08:56:00Z" w:initials="WU">
    <w:p w14:paraId="2A55755C" w14:textId="77777777" w:rsidR="00350773" w:rsidRDefault="00350773" w:rsidP="00D31F38">
      <w:pPr>
        <w:pStyle w:val="CommentText"/>
      </w:pPr>
      <w:r>
        <w:rPr>
          <w:rStyle w:val="CommentReference"/>
        </w:rPr>
        <w:annotationRef/>
      </w:r>
      <w:r>
        <w:t>is the insertion of "one" after "begotten" needed in english?</w:t>
      </w:r>
    </w:p>
  </w:comment>
  <w:comment w:id="351" w:author="Windows User" w:date="2015-10-30T08:56:00Z" w:initials="WU">
    <w:p w14:paraId="2B8406D1" w14:textId="77777777" w:rsidR="00350773" w:rsidRDefault="00350773" w:rsidP="00D31F38">
      <w:pPr>
        <w:pStyle w:val="CommentText"/>
      </w:pPr>
      <w:r>
        <w:rPr>
          <w:rStyle w:val="CommentReference"/>
        </w:rPr>
        <w:annotationRef/>
      </w:r>
      <w:r>
        <w:t>utter or declare?</w:t>
      </w:r>
    </w:p>
  </w:comment>
  <w:comment w:id="359" w:author="Windows User" w:date="2015-10-30T08:56:00Z" w:initials="BS">
    <w:p w14:paraId="5E20C97F" w14:textId="77777777" w:rsidR="00350773" w:rsidRDefault="00350773" w:rsidP="00D31F38">
      <w:pPr>
        <w:pStyle w:val="CommentText"/>
      </w:pPr>
      <w:r>
        <w:rPr>
          <w:rStyle w:val="CommentReference"/>
        </w:rPr>
        <w:annotationRef/>
      </w:r>
      <w:r>
        <w:t>look at? look upon? regard?</w:t>
      </w:r>
    </w:p>
  </w:comment>
  <w:comment w:id="360" w:author="Windows User" w:date="2015-10-30T08:56:00Z" w:initials="BS">
    <w:p w14:paraId="2ADF0207" w14:textId="77777777" w:rsidR="00350773" w:rsidRDefault="00350773" w:rsidP="00D31F38">
      <w:pPr>
        <w:pStyle w:val="CommentText"/>
      </w:pPr>
      <w:r>
        <w:rPr>
          <w:rStyle w:val="CommentReference"/>
        </w:rPr>
        <w:annotationRef/>
      </w:r>
      <w:r>
        <w:t>no one?</w:t>
      </w:r>
    </w:p>
  </w:comment>
  <w:comment w:id="361" w:author="Windows User" w:date="2015-10-30T08:56:00Z" w:initials="BS">
    <w:p w14:paraId="485D87CE" w14:textId="77777777" w:rsidR="00350773" w:rsidRDefault="00350773" w:rsidP="00D31F38">
      <w:pPr>
        <w:pStyle w:val="CommentText"/>
      </w:pPr>
      <w:r>
        <w:rPr>
          <w:rStyle w:val="CommentReference"/>
        </w:rPr>
        <w:annotationRef/>
      </w:r>
      <w:r>
        <w:t>in?</w:t>
      </w:r>
    </w:p>
    <w:p w14:paraId="472FCBB1" w14:textId="77777777" w:rsidR="00350773" w:rsidRDefault="00350773" w:rsidP="00D31F38">
      <w:pPr>
        <w:pStyle w:val="CommentText"/>
      </w:pPr>
    </w:p>
  </w:comment>
  <w:comment w:id="362" w:author="Windows User" w:date="2015-10-30T08:56:00Z" w:initials="BS">
    <w:p w14:paraId="0FA627AF" w14:textId="77777777" w:rsidR="00350773" w:rsidRDefault="00350773" w:rsidP="00D31F38">
      <w:pPr>
        <w:pStyle w:val="CommentText"/>
      </w:pPr>
      <w:r>
        <w:rPr>
          <w:rStyle w:val="CommentReference"/>
        </w:rPr>
        <w:annotationRef/>
      </w:r>
      <w:r>
        <w:t>before?</w:t>
      </w:r>
    </w:p>
  </w:comment>
  <w:comment w:id="363" w:author="Windows User" w:date="2015-10-30T08:56:00Z" w:initials="BS">
    <w:p w14:paraId="744D2B01" w14:textId="77777777" w:rsidR="00350773" w:rsidRDefault="00350773"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350773" w:rsidRDefault="00350773"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350773" w:rsidRDefault="00350773"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350773" w:rsidRDefault="00350773"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350773" w:rsidRDefault="00350773" w:rsidP="00D31F38">
      <w:pPr>
        <w:pStyle w:val="CommentText"/>
      </w:pPr>
      <w:r>
        <w:rPr>
          <w:rStyle w:val="CommentReference"/>
        </w:rPr>
        <w:annotationRef/>
      </w:r>
      <w:r>
        <w:t>spices or ointment</w:t>
      </w:r>
    </w:p>
  </w:comment>
  <w:comment w:id="368" w:author="Windows User" w:date="2015-10-30T08:56:00Z" w:initials="BS">
    <w:p w14:paraId="5C973492" w14:textId="77777777" w:rsidR="00350773" w:rsidRDefault="00350773" w:rsidP="00D31F38">
      <w:pPr>
        <w:pStyle w:val="CommentText"/>
      </w:pPr>
      <w:r>
        <w:rPr>
          <w:rStyle w:val="CommentReference"/>
        </w:rPr>
        <w:annotationRef/>
      </w:r>
      <w:r>
        <w:t>Is risen or has risen?</w:t>
      </w:r>
    </w:p>
  </w:comment>
  <w:comment w:id="369" w:author="Windows User" w:date="2015-10-30T08:56:00Z" w:initials="BS">
    <w:p w14:paraId="2FC8AFF7" w14:textId="77777777" w:rsidR="00350773" w:rsidRDefault="00350773"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350773" w:rsidRDefault="00350773"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350773" w:rsidRDefault="00350773" w:rsidP="00D31F38">
      <w:pPr>
        <w:pStyle w:val="CommentText"/>
      </w:pPr>
      <w:r>
        <w:rPr>
          <w:rStyle w:val="CommentReference"/>
        </w:rPr>
        <w:annotationRef/>
      </w:r>
      <w:r>
        <w:t xml:space="preserve">decay? </w:t>
      </w:r>
    </w:p>
  </w:comment>
  <w:comment w:id="373" w:author="Windows User" w:date="2015-10-30T08:56:00Z" w:initials="WU">
    <w:p w14:paraId="70A28C39" w14:textId="77777777" w:rsidR="00350773" w:rsidRDefault="00350773"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350773" w:rsidRDefault="00350773"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350773" w:rsidRDefault="00350773"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350773" w:rsidRDefault="00350773"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350773" w:rsidRDefault="00350773"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350773" w:rsidRDefault="00350773" w:rsidP="00D31F38">
      <w:pPr>
        <w:pStyle w:val="CommentText"/>
      </w:pPr>
      <w:r>
        <w:rPr>
          <w:rStyle w:val="CommentReference"/>
        </w:rPr>
        <w:annotationRef/>
      </w:r>
      <w:r>
        <w:t>crushed or destroyed?</w:t>
      </w:r>
    </w:p>
  </w:comment>
  <w:comment w:id="379" w:author="Windows User" w:date="2015-10-30T08:56:00Z" w:initials="WU">
    <w:p w14:paraId="2D37744E" w14:textId="77777777" w:rsidR="00350773" w:rsidRDefault="00350773"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350773" w:rsidRDefault="00350773" w:rsidP="00D31F38">
      <w:pPr>
        <w:pStyle w:val="CommentText"/>
      </w:pPr>
      <w:r>
        <w:rPr>
          <w:rStyle w:val="CommentReference"/>
        </w:rPr>
        <w:annotationRef/>
      </w:r>
      <w:r>
        <w:t>sent or sent forth?</w:t>
      </w:r>
    </w:p>
  </w:comment>
  <w:comment w:id="381" w:author="Windows User" w:date="2015-10-30T08:56:00Z" w:initials="WU">
    <w:p w14:paraId="6E78BA80" w14:textId="77777777" w:rsidR="00350773" w:rsidRDefault="00350773" w:rsidP="00D31F38">
      <w:pPr>
        <w:pStyle w:val="CommentText"/>
      </w:pPr>
      <w:r>
        <w:rPr>
          <w:rStyle w:val="CommentReference"/>
        </w:rPr>
        <w:annotationRef/>
      </w:r>
      <w:r>
        <w:t>or saints? ft note?</w:t>
      </w:r>
    </w:p>
  </w:comment>
  <w:comment w:id="382" w:author="Windows User" w:date="2015-10-30T08:56:00Z" w:initials="WU">
    <w:p w14:paraId="2897BA2F" w14:textId="77777777" w:rsidR="00350773" w:rsidRDefault="00350773"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350773" w:rsidRDefault="00350773" w:rsidP="00D31F38">
      <w:pPr>
        <w:pStyle w:val="CommentText"/>
      </w:pPr>
      <w:r>
        <w:rPr>
          <w:rStyle w:val="CommentReference"/>
        </w:rPr>
        <w:annotationRef/>
      </w:r>
      <w:r>
        <w:t>redeemed? or chose?</w:t>
      </w:r>
    </w:p>
  </w:comment>
  <w:comment w:id="384" w:author="Windows User" w:date="2015-10-30T08:56:00Z" w:initials="WU">
    <w:p w14:paraId="0E9DC1B8" w14:textId="77777777" w:rsidR="00350773" w:rsidRDefault="00350773"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350773" w:rsidRDefault="00350773" w:rsidP="00D31F38">
      <w:pPr>
        <w:pStyle w:val="CommentText"/>
      </w:pPr>
      <w:r>
        <w:rPr>
          <w:rStyle w:val="CommentReference"/>
        </w:rPr>
        <w:annotationRef/>
      </w:r>
      <w:r>
        <w:t>Nets has pangs.</w:t>
      </w:r>
    </w:p>
  </w:comment>
  <w:comment w:id="386" w:author="Windows User" w:date="2015-10-30T08:56:00Z" w:initials="WU">
    <w:p w14:paraId="6297DC8C" w14:textId="77777777" w:rsidR="00350773" w:rsidRDefault="00350773"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350773" w:rsidRDefault="00350773"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350773" w:rsidRDefault="00350773"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350773" w:rsidRDefault="00350773" w:rsidP="00D31F38">
      <w:pPr>
        <w:pStyle w:val="CommentText"/>
      </w:pPr>
      <w:r>
        <w:rPr>
          <w:rStyle w:val="CommentReference"/>
        </w:rPr>
        <w:annotationRef/>
      </w:r>
      <w:r>
        <w:t>For? or Since?</w:t>
      </w:r>
    </w:p>
  </w:comment>
  <w:comment w:id="390" w:author="Windows User" w:date="2015-10-30T08:56:00Z" w:initials="WU">
    <w:p w14:paraId="031A7CF6" w14:textId="77777777" w:rsidR="00350773" w:rsidRDefault="00350773"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350773" w:rsidRDefault="00350773">
      <w:pPr>
        <w:pStyle w:val="CommentText"/>
      </w:pPr>
      <w:r>
        <w:rPr>
          <w:rStyle w:val="CommentReference"/>
        </w:rPr>
        <w:annotationRef/>
      </w:r>
      <w:r>
        <w:t>Or “he has greatly glorified Himself, as NETS?</w:t>
      </w:r>
    </w:p>
  </w:comment>
  <w:comment w:id="392" w:author="Windows User" w:date="2015-10-30T08:56:00Z" w:initials="WU">
    <w:p w14:paraId="2A38A2FD" w14:textId="77777777" w:rsidR="00350773" w:rsidRDefault="00350773" w:rsidP="00D31F38">
      <w:pPr>
        <w:pStyle w:val="CommentText"/>
      </w:pPr>
      <w:r>
        <w:rPr>
          <w:rStyle w:val="CommentReference"/>
        </w:rPr>
        <w:annotationRef/>
      </w:r>
      <w:r>
        <w:t>The NETS phrasing seems to me the only way to reconcile the other translations.</w:t>
      </w:r>
    </w:p>
  </w:comment>
  <w:comment w:id="399" w:author="Windows User" w:date="2015-10-30T08:56:00Z" w:initials="WU">
    <w:p w14:paraId="57C92C81" w14:textId="77777777" w:rsidR="00350773" w:rsidRDefault="00350773" w:rsidP="00D31F38">
      <w:pPr>
        <w:pStyle w:val="CommentText"/>
      </w:pPr>
      <w:r>
        <w:rPr>
          <w:rStyle w:val="CommentReference"/>
        </w:rPr>
        <w:annotationRef/>
      </w:r>
      <w:r>
        <w:t>This way sure sounds better. I know "With the split" is more literal, but it doesn't make any sense in English. This does.</w:t>
      </w:r>
    </w:p>
  </w:comment>
  <w:comment w:id="400" w:author="Windows User" w:date="2015-10-30T08:56:00Z" w:initials="WU">
    <w:p w14:paraId="5BBD34BE" w14:textId="77777777" w:rsidR="00350773" w:rsidRDefault="00350773" w:rsidP="00D31F38">
      <w:pPr>
        <w:pStyle w:val="CommentText"/>
      </w:pPr>
      <w:r>
        <w:rPr>
          <w:rStyle w:val="CommentReference"/>
        </w:rPr>
        <w:annotationRef/>
      </w:r>
      <w:r>
        <w:t>path or walkway?</w:t>
      </w:r>
    </w:p>
  </w:comment>
  <w:comment w:id="401" w:author="Brett Slote" w:date="2015-10-30T08:56:00Z" w:initials="BS">
    <w:p w14:paraId="049D3BBD" w14:textId="77777777" w:rsidR="00350773" w:rsidRDefault="00350773" w:rsidP="00D31F38">
      <w:pPr>
        <w:pStyle w:val="CommentText"/>
      </w:pPr>
      <w:r>
        <w:rPr>
          <w:rStyle w:val="CommentReference"/>
        </w:rPr>
        <w:annotationRef/>
      </w:r>
      <w:r>
        <w:t>needs : at least to indicate breaks in tune</w:t>
      </w:r>
    </w:p>
  </w:comment>
  <w:comment w:id="402" w:author="Windows User" w:date="2015-10-30T08:56:00Z" w:initials="WU">
    <w:p w14:paraId="1F09658E" w14:textId="77777777" w:rsidR="00350773" w:rsidRDefault="00350773" w:rsidP="00D31F38">
      <w:pPr>
        <w:pStyle w:val="CommentText"/>
      </w:pPr>
      <w:r>
        <w:rPr>
          <w:rStyle w:val="CommentReference"/>
        </w:rPr>
        <w:annotationRef/>
      </w:r>
      <w:r>
        <w:t>miraculous, or something closer to paradoxical but sounding good?</w:t>
      </w:r>
    </w:p>
  </w:comment>
  <w:comment w:id="403" w:author="Windows User" w:date="2015-10-30T08:56:00Z" w:initials="WU">
    <w:p w14:paraId="4689AC49" w14:textId="77777777" w:rsidR="00350773" w:rsidRDefault="00350773" w:rsidP="00D31F38">
      <w:pPr>
        <w:pStyle w:val="CommentText"/>
      </w:pPr>
      <w:r>
        <w:rPr>
          <w:rStyle w:val="CommentReference"/>
        </w:rPr>
        <w:annotationRef/>
      </w:r>
      <w:r>
        <w:t>passed and crossed mean teh same thing... but passed over carries connotation of connection to pass over...</w:t>
      </w:r>
    </w:p>
  </w:comment>
  <w:comment w:id="404" w:author="Windows User" w:date="2015-10-30T08:56:00Z" w:initials="WU">
    <w:p w14:paraId="2AA35319" w14:textId="77777777" w:rsidR="00350773" w:rsidRDefault="00350773" w:rsidP="00D31F38">
      <w:pPr>
        <w:pStyle w:val="CommentText"/>
      </w:pPr>
      <w:r>
        <w:rPr>
          <w:rStyle w:val="CommentReference"/>
        </w:rPr>
        <w:annotationRef/>
      </w:r>
      <w:r>
        <w:t>praising or singing?</w:t>
      </w:r>
    </w:p>
  </w:comment>
  <w:comment w:id="405" w:author="Windows User" w:date="2015-10-30T08:56:00Z" w:initials="WU">
    <w:p w14:paraId="56B7B31B" w14:textId="77777777" w:rsidR="00350773" w:rsidRDefault="00350773" w:rsidP="00D31F38">
      <w:pPr>
        <w:pStyle w:val="CommentText"/>
      </w:pPr>
      <w:r>
        <w:rPr>
          <w:rStyle w:val="CommentReference"/>
        </w:rPr>
        <w:annotationRef/>
      </w:r>
      <w:r>
        <w:t>I think this should be sing to</w:t>
      </w:r>
    </w:p>
  </w:comment>
  <w:comment w:id="419" w:author="Windows User" w:date="2015-11-21T12:59:00Z" w:initials="WU">
    <w:p w14:paraId="5262F523" w14:textId="77777777" w:rsidR="00350773" w:rsidRDefault="00350773" w:rsidP="00344A59">
      <w:pPr>
        <w:pStyle w:val="CommentText"/>
      </w:pPr>
      <w:r>
        <w:rPr>
          <w:rStyle w:val="CommentReference"/>
        </w:rPr>
        <w:annotationRef/>
      </w:r>
      <w:r>
        <w:t>check</w:t>
      </w:r>
    </w:p>
  </w:comment>
  <w:comment w:id="426" w:author="Windows User" w:date="2015-10-30T08:56:00Z" w:initials="BS">
    <w:p w14:paraId="396316C8" w14:textId="77777777" w:rsidR="00350773" w:rsidRDefault="00350773" w:rsidP="00344A59">
      <w:pPr>
        <w:pStyle w:val="CommentText"/>
      </w:pPr>
      <w:r>
        <w:rPr>
          <w:rStyle w:val="CommentReference"/>
        </w:rPr>
        <w:annotationRef/>
      </w:r>
      <w:r>
        <w:t>clearly the missing vs above belongs</w:t>
      </w:r>
    </w:p>
  </w:comment>
  <w:comment w:id="438" w:author="Windows User" w:date="2015-10-30T08:56:00Z" w:initials="BS">
    <w:p w14:paraId="19C504AB" w14:textId="77777777" w:rsidR="00350773" w:rsidRDefault="00350773"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9" w:author="Windows User" w:date="2015-10-30T08:56:00Z" w:initials="BS">
    <w:p w14:paraId="3650E160" w14:textId="77777777" w:rsidR="00350773" w:rsidRDefault="00350773" w:rsidP="00D31F38">
      <w:pPr>
        <w:pStyle w:val="CommentText"/>
      </w:pPr>
      <w:r>
        <w:rPr>
          <w:rStyle w:val="CommentReference"/>
        </w:rPr>
        <w:annotationRef/>
      </w:r>
      <w:r>
        <w:t>heavens?</w:t>
      </w:r>
    </w:p>
  </w:comment>
  <w:comment w:id="440" w:author="Windows User" w:date="2015-10-30T08:56:00Z" w:initials="BS">
    <w:p w14:paraId="57E2DDC4" w14:textId="77777777" w:rsidR="00350773" w:rsidRDefault="00350773" w:rsidP="00D31F38">
      <w:pPr>
        <w:pStyle w:val="CommentText"/>
      </w:pPr>
      <w:r>
        <w:rPr>
          <w:rStyle w:val="CommentReference"/>
        </w:rPr>
        <w:annotationRef/>
      </w:r>
      <w:r>
        <w:t>NETS omits clouds</w:t>
      </w:r>
    </w:p>
  </w:comment>
  <w:comment w:id="441" w:author="Windows User" w:date="2015-10-30T08:56:00Z" w:initials="BS">
    <w:p w14:paraId="35628364" w14:textId="77777777" w:rsidR="00350773" w:rsidRDefault="00350773" w:rsidP="00D31F38">
      <w:pPr>
        <w:pStyle w:val="CommentText"/>
      </w:pPr>
      <w:r>
        <w:rPr>
          <w:rStyle w:val="CommentReference"/>
        </w:rPr>
        <w:annotationRef/>
      </w:r>
      <w:r>
        <w:t>NETS omits this vs</w:t>
      </w:r>
    </w:p>
  </w:comment>
  <w:comment w:id="442" w:author="Windows User" w:date="2015-10-30T08:56:00Z" w:initials="BS">
    <w:p w14:paraId="1F576F58" w14:textId="77777777" w:rsidR="00350773" w:rsidRDefault="00350773" w:rsidP="00D31F38">
      <w:pPr>
        <w:pStyle w:val="CommentText"/>
      </w:pPr>
      <w:r>
        <w:rPr>
          <w:rStyle w:val="CommentReference"/>
        </w:rPr>
        <w:annotationRef/>
      </w:r>
      <w:r>
        <w:t>NETS has falling snow which matches AI hoar frosts.</w:t>
      </w:r>
    </w:p>
  </w:comment>
  <w:comment w:id="443" w:author="Windows User" w:date="2015-10-30T08:56:00Z" w:initials="BS">
    <w:p w14:paraId="7857388A" w14:textId="77777777" w:rsidR="00350773" w:rsidRDefault="00350773" w:rsidP="00D31F38">
      <w:pPr>
        <w:pStyle w:val="CommentText"/>
      </w:pPr>
      <w:r>
        <w:rPr>
          <w:rStyle w:val="CommentReference"/>
        </w:rPr>
        <w:annotationRef/>
      </w:r>
      <w:r>
        <w:t>reversed ice and hoarfrosts of this vs and last to match NETS. Coptic?</w:t>
      </w:r>
    </w:p>
  </w:comment>
  <w:comment w:id="444" w:author="Windows User" w:date="2015-10-30T08:56:00Z" w:initials="BS">
    <w:p w14:paraId="45210177" w14:textId="77777777" w:rsidR="00350773" w:rsidRDefault="00350773" w:rsidP="00D31F38">
      <w:pPr>
        <w:pStyle w:val="CommentText"/>
      </w:pPr>
      <w:r>
        <w:rPr>
          <w:rStyle w:val="CommentReference"/>
        </w:rPr>
        <w:annotationRef/>
      </w:r>
      <w:r>
        <w:t>NETS switches this vs with next</w:t>
      </w:r>
    </w:p>
  </w:comment>
  <w:comment w:id="445" w:author="Windows User" w:date="2015-10-30T08:56:00Z" w:initials="BS">
    <w:p w14:paraId="66BEE13E" w14:textId="77777777" w:rsidR="00350773" w:rsidRDefault="00350773" w:rsidP="00D31F38">
      <w:pPr>
        <w:pStyle w:val="CommentText"/>
      </w:pPr>
      <w:r>
        <w:rPr>
          <w:rStyle w:val="CommentReference"/>
        </w:rPr>
        <w:annotationRef/>
      </w:r>
      <w:r>
        <w:t>NETS has sea-monsters</w:t>
      </w:r>
    </w:p>
  </w:comment>
  <w:comment w:id="446" w:author="Windows User" w:date="2015-10-30T08:56:00Z" w:initials="BS">
    <w:p w14:paraId="43D401E2" w14:textId="77777777" w:rsidR="00350773" w:rsidRDefault="00350773" w:rsidP="00D31F38">
      <w:pPr>
        <w:pStyle w:val="CommentText"/>
      </w:pPr>
      <w:r>
        <w:rPr>
          <w:rStyle w:val="CommentReference"/>
        </w:rPr>
        <w:annotationRef/>
      </w:r>
      <w:r>
        <w:t>NETS has four-footed and wild animals of the land</w:t>
      </w:r>
    </w:p>
  </w:comment>
  <w:comment w:id="447" w:author="Windows User" w:date="2015-10-30T08:56:00Z" w:initials="BS">
    <w:p w14:paraId="37590655" w14:textId="77777777" w:rsidR="00350773" w:rsidRDefault="00350773" w:rsidP="00D31F38">
      <w:pPr>
        <w:pStyle w:val="CommentText"/>
      </w:pPr>
      <w:r>
        <w:rPr>
          <w:rStyle w:val="CommentReference"/>
        </w:rPr>
        <w:annotationRef/>
      </w:r>
      <w:r>
        <w:t>NETS has all humans on earth</w:t>
      </w:r>
    </w:p>
  </w:comment>
  <w:comment w:id="448" w:author="Windows User" w:date="2015-10-30T08:56:00Z" w:initials="BS">
    <w:p w14:paraId="6D54AC70" w14:textId="77777777" w:rsidR="00350773" w:rsidRDefault="00350773" w:rsidP="00D31F38">
      <w:pPr>
        <w:pStyle w:val="CommentText"/>
      </w:pPr>
      <w:r>
        <w:rPr>
          <w:rStyle w:val="CommentReference"/>
        </w:rPr>
        <w:annotationRef/>
      </w:r>
      <w:r>
        <w:t>NETS has "priests, slaves of the Lord", then omits next vs.</w:t>
      </w:r>
    </w:p>
  </w:comment>
  <w:comment w:id="449" w:author="Windows User" w:date="2015-10-30T08:56:00Z" w:initials="BS">
    <w:p w14:paraId="6468426A" w14:textId="77777777" w:rsidR="00350773" w:rsidRDefault="00350773" w:rsidP="00D31F38">
      <w:pPr>
        <w:pStyle w:val="CommentText"/>
      </w:pPr>
      <w:r>
        <w:rPr>
          <w:rStyle w:val="CommentReference"/>
        </w:rPr>
        <w:annotationRef/>
      </w:r>
      <w:r>
        <w:t>NETS ends quite differently</w:t>
      </w:r>
    </w:p>
  </w:comment>
  <w:comment w:id="455" w:author="Windows User" w:date="2015-10-30T08:56:00Z" w:initials="BS">
    <w:p w14:paraId="72C14B6E" w14:textId="77777777" w:rsidR="00350773" w:rsidRDefault="00350773"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6" w:author="Windows User" w:date="2015-10-30T08:56:00Z" w:initials="BS">
    <w:p w14:paraId="43306FA7" w14:textId="77777777" w:rsidR="00350773" w:rsidRDefault="00350773" w:rsidP="003758F4">
      <w:pPr>
        <w:pStyle w:val="CommentText"/>
      </w:pPr>
      <w:r>
        <w:rPr>
          <w:rStyle w:val="CommentReference"/>
        </w:rPr>
        <w:annotationRef/>
      </w:r>
      <w:r>
        <w:t>heavens?</w:t>
      </w:r>
    </w:p>
  </w:comment>
  <w:comment w:id="457" w:author="Windows User" w:date="2015-10-30T08:56:00Z" w:initials="BS">
    <w:p w14:paraId="18B419AF" w14:textId="77777777" w:rsidR="00350773" w:rsidRDefault="00350773" w:rsidP="003758F4">
      <w:pPr>
        <w:pStyle w:val="CommentText"/>
      </w:pPr>
      <w:r>
        <w:rPr>
          <w:rStyle w:val="CommentReference"/>
        </w:rPr>
        <w:annotationRef/>
      </w:r>
      <w:r>
        <w:t>NETS has falling snow which matches AI hoar frosts.</w:t>
      </w:r>
    </w:p>
  </w:comment>
  <w:comment w:id="458" w:author="Windows User" w:date="2015-10-30T08:56:00Z" w:initials="BS">
    <w:p w14:paraId="504A050C" w14:textId="77777777" w:rsidR="00350773" w:rsidRDefault="00350773" w:rsidP="003758F4">
      <w:pPr>
        <w:pStyle w:val="CommentText"/>
      </w:pPr>
      <w:r>
        <w:rPr>
          <w:rStyle w:val="CommentReference"/>
        </w:rPr>
        <w:annotationRef/>
      </w:r>
      <w:r>
        <w:t>reversed ice and hoarfrosts of this vs and last to match NETS. Coptic?</w:t>
      </w:r>
    </w:p>
  </w:comment>
  <w:comment w:id="459" w:author="Windows User" w:date="2015-10-30T08:56:00Z" w:initials="BS">
    <w:p w14:paraId="42B07939" w14:textId="77777777" w:rsidR="00350773" w:rsidRDefault="00350773" w:rsidP="003758F4">
      <w:pPr>
        <w:pStyle w:val="CommentText"/>
      </w:pPr>
      <w:r>
        <w:rPr>
          <w:rStyle w:val="CommentReference"/>
        </w:rPr>
        <w:annotationRef/>
      </w:r>
      <w:r>
        <w:t>NETS switches this vs with next</w:t>
      </w:r>
    </w:p>
  </w:comment>
  <w:comment w:id="460" w:author="Windows User" w:date="2015-10-30T08:56:00Z" w:initials="BS">
    <w:p w14:paraId="0D31DB4D" w14:textId="77777777" w:rsidR="00350773" w:rsidRDefault="00350773" w:rsidP="003758F4">
      <w:pPr>
        <w:pStyle w:val="CommentText"/>
      </w:pPr>
      <w:r>
        <w:rPr>
          <w:rStyle w:val="CommentReference"/>
        </w:rPr>
        <w:annotationRef/>
      </w:r>
      <w:r>
        <w:t>NETS has all humans on earth</w:t>
      </w:r>
    </w:p>
  </w:comment>
  <w:comment w:id="461" w:author="Windows User" w:date="2015-10-30T08:56:00Z" w:initials="BS">
    <w:p w14:paraId="4CB6D1D8" w14:textId="77777777" w:rsidR="00350773" w:rsidRDefault="00350773" w:rsidP="003758F4">
      <w:pPr>
        <w:pStyle w:val="CommentText"/>
      </w:pPr>
      <w:r>
        <w:rPr>
          <w:rStyle w:val="CommentReference"/>
        </w:rPr>
        <w:annotationRef/>
      </w:r>
      <w:r>
        <w:t>NETS has "priests, slaves of the Lord", then omits next vs.</w:t>
      </w:r>
    </w:p>
  </w:comment>
  <w:comment w:id="462" w:author="Windows User" w:date="2015-10-30T08:56:00Z" w:initials="BS">
    <w:p w14:paraId="1C9D2024" w14:textId="77777777" w:rsidR="00350773" w:rsidRDefault="00350773" w:rsidP="003758F4">
      <w:pPr>
        <w:pStyle w:val="CommentText"/>
      </w:pPr>
      <w:r>
        <w:rPr>
          <w:rStyle w:val="CommentReference"/>
        </w:rPr>
        <w:annotationRef/>
      </w:r>
      <w:r>
        <w:t>NETS ends quite differently</w:t>
      </w:r>
    </w:p>
  </w:comment>
  <w:comment w:id="464" w:author="Windows User" w:date="2015-10-30T08:56:00Z" w:initials="BS">
    <w:p w14:paraId="499D113D" w14:textId="77777777" w:rsidR="00350773" w:rsidRDefault="00350773" w:rsidP="00D31F38">
      <w:pPr>
        <w:pStyle w:val="CommentText"/>
      </w:pPr>
      <w:r>
        <w:rPr>
          <w:rStyle w:val="CommentReference"/>
        </w:rPr>
        <w:annotationRef/>
      </w:r>
      <w:r>
        <w:t>giver, or maker?</w:t>
      </w:r>
    </w:p>
  </w:comment>
  <w:comment w:id="465" w:author="Windows User" w:date="2015-10-30T08:56:00Z" w:initials="BS">
    <w:p w14:paraId="29AB3125" w14:textId="77777777" w:rsidR="00350773" w:rsidRDefault="00350773" w:rsidP="00D31F38">
      <w:pPr>
        <w:pStyle w:val="CommentText"/>
      </w:pPr>
      <w:r>
        <w:rPr>
          <w:rStyle w:val="CommentReference"/>
        </w:rPr>
        <w:annotationRef/>
      </w:r>
      <w:r>
        <w:t>even NETS has Hananias</w:t>
      </w:r>
    </w:p>
  </w:comment>
  <w:comment w:id="466" w:author="Windows User" w:date="2015-10-30T08:56:00Z" w:initials="BS">
    <w:p w14:paraId="27892612" w14:textId="77777777" w:rsidR="00350773" w:rsidRDefault="00350773" w:rsidP="00D31F38">
      <w:pPr>
        <w:pStyle w:val="CommentText"/>
      </w:pPr>
      <w:r>
        <w:rPr>
          <w:rStyle w:val="CommentReference"/>
        </w:rPr>
        <w:annotationRef/>
      </w:r>
      <w:r>
        <w:t>does Coptic have evening first?</w:t>
      </w:r>
    </w:p>
  </w:comment>
  <w:comment w:id="467" w:author="Windows User" w:date="2015-10-30T08:56:00Z" w:initials="BS">
    <w:p w14:paraId="53863AE8" w14:textId="77777777" w:rsidR="00350773" w:rsidRDefault="00350773" w:rsidP="00D31F38">
      <w:pPr>
        <w:pStyle w:val="CommentText"/>
      </w:pPr>
      <w:r>
        <w:rPr>
          <w:rStyle w:val="CommentReference"/>
        </w:rPr>
        <w:annotationRef/>
      </w:r>
      <w:r>
        <w:t>Coptic doesn't have "Our God"</w:t>
      </w:r>
    </w:p>
  </w:comment>
  <w:comment w:id="468" w:author="Windows User" w:date="2015-10-30T08:56:00Z" w:initials="BS">
    <w:p w14:paraId="5F8EC33A" w14:textId="77777777" w:rsidR="00350773" w:rsidRDefault="00350773" w:rsidP="00D31F38">
      <w:pPr>
        <w:pStyle w:val="CommentText"/>
      </w:pPr>
      <w:r>
        <w:rPr>
          <w:rStyle w:val="CommentReference"/>
        </w:rPr>
        <w:annotationRef/>
      </w:r>
      <w:r>
        <w:t>celebrate or proclaim?</w:t>
      </w:r>
    </w:p>
  </w:comment>
  <w:comment w:id="469" w:author="Windows User" w:date="2015-10-30T08:56:00Z" w:initials="BS">
    <w:p w14:paraId="02E465F6" w14:textId="77777777" w:rsidR="00350773" w:rsidRDefault="00350773" w:rsidP="00D31F38">
      <w:pPr>
        <w:pStyle w:val="CommentText"/>
      </w:pPr>
      <w:r>
        <w:rPr>
          <w:rStyle w:val="CommentReference"/>
        </w:rPr>
        <w:annotationRef/>
      </w:r>
      <w:r>
        <w:t>persevere or be sober?</w:t>
      </w:r>
    </w:p>
  </w:comment>
  <w:comment w:id="470" w:author="Windows User" w:date="2015-10-30T08:56:00Z" w:initials="BS">
    <w:p w14:paraId="0F283256" w14:textId="77777777" w:rsidR="00350773" w:rsidRDefault="00350773" w:rsidP="00D31F38">
      <w:pPr>
        <w:pStyle w:val="CommentText"/>
      </w:pPr>
      <w:r>
        <w:rPr>
          <w:rStyle w:val="CommentReference"/>
        </w:rPr>
        <w:annotationRef/>
      </w:r>
      <w:r>
        <w:t>Coptic has presbyters, not priests (oweeb)</w:t>
      </w:r>
    </w:p>
  </w:comment>
  <w:comment w:id="471" w:author="Windows User" w:date="2015-10-30T08:56:00Z" w:initials="BS">
    <w:p w14:paraId="141FC7EB" w14:textId="77777777" w:rsidR="00350773" w:rsidRDefault="00350773" w:rsidP="00D31F38">
      <w:pPr>
        <w:pStyle w:val="CommentText"/>
      </w:pPr>
      <w:r>
        <w:rPr>
          <w:rStyle w:val="CommentReference"/>
        </w:rPr>
        <w:annotationRef/>
      </w:r>
      <w:r>
        <w:t>esmo is bless, not praise...</w:t>
      </w:r>
    </w:p>
  </w:comment>
  <w:comment w:id="472" w:author="Windows User" w:date="2015-10-30T08:56:00Z" w:initials="BS">
    <w:p w14:paraId="22452F1B" w14:textId="77777777" w:rsidR="00350773" w:rsidRDefault="00350773" w:rsidP="00D31F38">
      <w:pPr>
        <w:pStyle w:val="CommentText"/>
      </w:pPr>
      <w:r>
        <w:rPr>
          <w:rStyle w:val="CommentReference"/>
        </w:rPr>
        <w:annotationRef/>
      </w:r>
      <w:r>
        <w:t>Coptic doesn't look like day to day... "Until this day" doesn't make as much sense... is there something less literal but closer to the maning?</w:t>
      </w:r>
    </w:p>
  </w:comment>
  <w:comment w:id="473" w:author="Windows User" w:date="2015-10-30T08:56:00Z" w:initials="BS">
    <w:p w14:paraId="532CE324" w14:textId="77777777" w:rsidR="00350773" w:rsidRDefault="00350773" w:rsidP="00D31F38">
      <w:pPr>
        <w:pStyle w:val="CommentText"/>
      </w:pPr>
      <w:r>
        <w:rPr>
          <w:rStyle w:val="CommentReference"/>
        </w:rPr>
        <w:annotationRef/>
      </w:r>
      <w:r>
        <w:t>Is LA right with breaths and spirits?</w:t>
      </w:r>
    </w:p>
  </w:comment>
  <w:comment w:id="474" w:author="Windows User" w:date="2015-10-30T08:56:00Z" w:initials="BS">
    <w:p w14:paraId="7C12CF17" w14:textId="77777777" w:rsidR="00350773" w:rsidRDefault="00350773" w:rsidP="00D31F38">
      <w:pPr>
        <w:pStyle w:val="CommentText"/>
      </w:pPr>
      <w:r>
        <w:rPr>
          <w:rStyle w:val="CommentReference"/>
        </w:rPr>
        <w:annotationRef/>
      </w:r>
      <w:r>
        <w:t>doesn't look like waters... is it ssea?</w:t>
      </w:r>
    </w:p>
  </w:comment>
  <w:comment w:id="475" w:author="Windows User" w:date="2015-10-30T08:56:00Z" w:initials="BS">
    <w:p w14:paraId="789F9E96" w14:textId="77777777" w:rsidR="00350773" w:rsidRDefault="00350773" w:rsidP="00D31F38">
      <w:pPr>
        <w:pStyle w:val="CommentText"/>
      </w:pPr>
      <w:r>
        <w:rPr>
          <w:rStyle w:val="CommentReference"/>
        </w:rPr>
        <w:annotationRef/>
      </w:r>
      <w:r>
        <w:t>I still don't get of all the things we would see after seeing all the praise of nature would be "Bless the Lord you birds".</w:t>
      </w:r>
    </w:p>
  </w:comment>
  <w:comment w:id="476" w:author="Windows User" w:date="2015-10-30T08:56:00Z" w:initials="BS">
    <w:p w14:paraId="1E93DCCD" w14:textId="77777777" w:rsidR="00350773" w:rsidRDefault="00350773" w:rsidP="00D31F38">
      <w:pPr>
        <w:pStyle w:val="CommentText"/>
      </w:pPr>
      <w:r>
        <w:rPr>
          <w:rStyle w:val="CommentReference"/>
        </w:rPr>
        <w:annotationRef/>
      </w:r>
      <w:r>
        <w:t>disobedient? heretics?</w:t>
      </w:r>
    </w:p>
  </w:comment>
  <w:comment w:id="477" w:author="Windows User" w:date="2015-10-30T08:56:00Z" w:initials="BS">
    <w:p w14:paraId="298A6523" w14:textId="77777777" w:rsidR="00350773" w:rsidRDefault="00350773" w:rsidP="00D31F38">
      <w:pPr>
        <w:pStyle w:val="CommentText"/>
      </w:pPr>
      <w:r>
        <w:rPr>
          <w:rStyle w:val="CommentReference"/>
        </w:rPr>
        <w:annotationRef/>
      </w:r>
      <w:r>
        <w:t>souls or spirits?</w:t>
      </w:r>
    </w:p>
  </w:comment>
  <w:comment w:id="478" w:author="Windows User" w:date="2015-10-30T08:56:00Z" w:initials="BS">
    <w:p w14:paraId="3D56C030" w14:textId="77777777" w:rsidR="00350773" w:rsidRDefault="00350773" w:rsidP="00D31F38">
      <w:pPr>
        <w:pStyle w:val="CommentText"/>
      </w:pPr>
      <w:r>
        <w:rPr>
          <w:rStyle w:val="CommentReference"/>
        </w:rPr>
        <w:annotationRef/>
      </w:r>
      <w:r>
        <w:t>humble or contrite?</w:t>
      </w:r>
    </w:p>
  </w:comment>
  <w:comment w:id="479" w:author="Windows User" w:date="2015-10-30T08:56:00Z" w:initials="BS">
    <w:p w14:paraId="4417CE6C" w14:textId="77777777" w:rsidR="00350773" w:rsidRDefault="00350773" w:rsidP="00D31F38">
      <w:pPr>
        <w:pStyle w:val="CommentText"/>
      </w:pPr>
      <w:r>
        <w:rPr>
          <w:rStyle w:val="CommentReference"/>
        </w:rPr>
        <w:annotationRef/>
      </w:r>
      <w:r>
        <w:t>hearts?</w:t>
      </w:r>
    </w:p>
  </w:comment>
  <w:comment w:id="480" w:author="Windows User" w:date="2015-10-30T08:56:00Z" w:initials="BS">
    <w:p w14:paraId="6056EF08" w14:textId="77777777" w:rsidR="00350773" w:rsidRDefault="00350773" w:rsidP="00D31F38">
      <w:pPr>
        <w:pStyle w:val="CommentText"/>
      </w:pPr>
      <w:r>
        <w:rPr>
          <w:rStyle w:val="CommentReference"/>
        </w:rPr>
        <w:annotationRef/>
      </w:r>
      <w:r>
        <w:t>this or LA?</w:t>
      </w:r>
    </w:p>
  </w:comment>
  <w:comment w:id="481" w:author="Windows User" w:date="2015-10-30T08:56:00Z" w:initials="BS">
    <w:p w14:paraId="021CF208" w14:textId="77777777" w:rsidR="00350773" w:rsidRDefault="00350773" w:rsidP="00D31F38">
      <w:pPr>
        <w:pStyle w:val="CommentText"/>
      </w:pPr>
      <w:r>
        <w:rPr>
          <w:rStyle w:val="CommentReference"/>
        </w:rPr>
        <w:annotationRef/>
      </w:r>
      <w:r>
        <w:t>righteous of, or who revere</w:t>
      </w:r>
    </w:p>
  </w:comment>
  <w:comment w:id="482" w:author="Windows User" w:date="2015-10-30T08:56:00Z" w:initials="BS">
    <w:p w14:paraId="2B7DD481" w14:textId="77777777" w:rsidR="00350773" w:rsidRDefault="00350773" w:rsidP="00D31F38">
      <w:pPr>
        <w:pStyle w:val="CommentText"/>
      </w:pPr>
      <w:r>
        <w:rPr>
          <w:rStyle w:val="CommentReference"/>
        </w:rPr>
        <w:annotationRef/>
      </w:r>
      <w:r>
        <w:t>this, or accountable? or something else?</w:t>
      </w:r>
    </w:p>
  </w:comment>
  <w:comment w:id="483" w:author="Windows User" w:date="2015-10-30T08:56:00Z" w:initials="BS">
    <w:p w14:paraId="154E2A2A" w14:textId="77777777" w:rsidR="00350773" w:rsidRDefault="00350773" w:rsidP="00D31F38">
      <w:pPr>
        <w:pStyle w:val="CommentText"/>
      </w:pPr>
      <w:r>
        <w:rPr>
          <w:rStyle w:val="CommentReference"/>
        </w:rPr>
        <w:annotationRef/>
      </w:r>
      <w:r>
        <w:t>that he may praise and say?</w:t>
      </w:r>
    </w:p>
  </w:comment>
  <w:comment w:id="501" w:author="Windows User" w:date="2015-11-21T13:00:00Z" w:initials="WU">
    <w:p w14:paraId="72B45ACE" w14:textId="77777777" w:rsidR="00350773" w:rsidRDefault="00350773" w:rsidP="00D31F38">
      <w:pPr>
        <w:pStyle w:val="CommentText"/>
      </w:pPr>
      <w:r>
        <w:rPr>
          <w:rStyle w:val="CommentReference"/>
        </w:rPr>
        <w:annotationRef/>
      </w:r>
      <w:r>
        <w:t>Check, and 2 above.</w:t>
      </w:r>
    </w:p>
  </w:comment>
  <w:comment w:id="502" w:author="Brett Slote" w:date="2015-10-30T08:56:00Z" w:initials="BS">
    <w:p w14:paraId="0C0C90F8" w14:textId="77777777" w:rsidR="00350773" w:rsidRDefault="00350773" w:rsidP="00D31F38">
      <w:pPr>
        <w:pStyle w:val="CommentText"/>
      </w:pPr>
      <w:r>
        <w:rPr>
          <w:rStyle w:val="CommentReference"/>
        </w:rPr>
        <w:annotationRef/>
      </w:r>
      <w:r>
        <w:t>Fred wants 'O' here, saying it matches the Coptic... but it isn't in the Coptic!</w:t>
      </w:r>
    </w:p>
  </w:comment>
  <w:comment w:id="503" w:author="Windows User" w:date="2015-11-21T13:00:00Z" w:initials="WU">
    <w:p w14:paraId="59221E95" w14:textId="77777777" w:rsidR="00350773" w:rsidRDefault="00350773" w:rsidP="00D31F38">
      <w:pPr>
        <w:pStyle w:val="CommentText"/>
      </w:pPr>
      <w:r>
        <w:rPr>
          <w:rStyle w:val="CommentReference"/>
        </w:rPr>
        <w:annotationRef/>
      </w:r>
      <w:r>
        <w:t>check</w:t>
      </w:r>
    </w:p>
  </w:comment>
  <w:comment w:id="504" w:author="Windows User" w:date="2015-11-21T13:00:00Z" w:initials="WU">
    <w:p w14:paraId="0CFC2594" w14:textId="77777777" w:rsidR="00350773" w:rsidRDefault="00350773" w:rsidP="00D31F38">
      <w:pPr>
        <w:pStyle w:val="CommentText"/>
      </w:pPr>
      <w:r>
        <w:rPr>
          <w:rStyle w:val="CommentReference"/>
        </w:rPr>
        <w:annotationRef/>
      </w:r>
      <w:r>
        <w:t>check</w:t>
      </w:r>
    </w:p>
  </w:comment>
  <w:comment w:id="505" w:author="Windows User" w:date="2015-11-21T13:01:00Z" w:initials="WU">
    <w:p w14:paraId="403A6460" w14:textId="77777777" w:rsidR="00350773" w:rsidRDefault="00350773" w:rsidP="00D31F38">
      <w:pPr>
        <w:pStyle w:val="CommentText"/>
      </w:pPr>
      <w:r>
        <w:rPr>
          <w:rStyle w:val="CommentReference"/>
        </w:rPr>
        <w:annotationRef/>
      </w:r>
      <w:r>
        <w:t>check, find Copitic</w:t>
      </w:r>
    </w:p>
  </w:comment>
  <w:comment w:id="506" w:author="Windows User" w:date="2015-10-30T08:56:00Z" w:initials="BS">
    <w:p w14:paraId="1B2986E7" w14:textId="77777777" w:rsidR="00350773" w:rsidRDefault="00350773" w:rsidP="00D31F38">
      <w:pPr>
        <w:pStyle w:val="CommentText"/>
      </w:pPr>
      <w:r>
        <w:rPr>
          <w:rStyle w:val="CommentReference"/>
        </w:rPr>
        <w:annotationRef/>
      </w:r>
      <w:r>
        <w:t>why do books not have a vs for the bishop???</w:t>
      </w:r>
    </w:p>
  </w:comment>
  <w:comment w:id="507" w:author="Windows User" w:date="2015-10-30T08:56:00Z" w:initials="BS">
    <w:p w14:paraId="2328FF19" w14:textId="77777777" w:rsidR="00350773" w:rsidRDefault="00350773" w:rsidP="00D31F38">
      <w:pPr>
        <w:pStyle w:val="CommentText"/>
      </w:pPr>
      <w:r>
        <w:rPr>
          <w:rStyle w:val="CommentReference"/>
        </w:rPr>
        <w:annotationRef/>
      </w:r>
      <w:r>
        <w:t>add</w:t>
      </w:r>
    </w:p>
  </w:comment>
  <w:comment w:id="510" w:author="Windows User" w:date="2015-10-30T08:56:00Z" w:initials="BS">
    <w:p w14:paraId="76CF17E1" w14:textId="77777777" w:rsidR="00350773" w:rsidRDefault="00350773" w:rsidP="00D31F38">
      <w:pPr>
        <w:pStyle w:val="CommentText"/>
      </w:pPr>
      <w:r>
        <w:rPr>
          <w:rStyle w:val="CommentReference"/>
        </w:rPr>
        <w:annotationRef/>
      </w:r>
      <w:r>
        <w:t>the first two sections each have 7 verses. Maybe each section had seven verses and then became inflated? Keeping 7 vs in each section</w:t>
      </w:r>
    </w:p>
  </w:comment>
  <w:comment w:id="511" w:author="Windows User" w:date="2015-10-30T08:56:00Z" w:initials="BS">
    <w:p w14:paraId="01D3FC9E" w14:textId="77777777" w:rsidR="00350773" w:rsidRDefault="00350773" w:rsidP="00D31F38">
      <w:pPr>
        <w:pStyle w:val="CommentText"/>
      </w:pPr>
      <w:r>
        <w:rPr>
          <w:rStyle w:val="CommentReference"/>
        </w:rPr>
        <w:annotationRef/>
      </w:r>
      <w:r>
        <w:t>Communion or commemoration?</w:t>
      </w:r>
    </w:p>
  </w:comment>
  <w:comment w:id="512" w:author="Windows User" w:date="2015-11-21T13:01:00Z" w:initials="WU">
    <w:p w14:paraId="3C8EDFD6" w14:textId="77777777" w:rsidR="00350773" w:rsidRDefault="00350773" w:rsidP="00D31F38">
      <w:pPr>
        <w:pStyle w:val="CommentText"/>
      </w:pPr>
      <w:r>
        <w:rPr>
          <w:rStyle w:val="CommentReference"/>
        </w:rPr>
        <w:annotationRef/>
      </w:r>
      <w:r>
        <w:t>Check, and 2 above</w:t>
      </w:r>
    </w:p>
  </w:comment>
  <w:comment w:id="513" w:author="Brett Slote" w:date="2015-10-30T08:56:00Z" w:initials="BS">
    <w:p w14:paraId="502DF58D" w14:textId="77777777" w:rsidR="00350773" w:rsidRDefault="00350773" w:rsidP="00D31F38">
      <w:pPr>
        <w:pStyle w:val="CommentText"/>
      </w:pPr>
      <w:r>
        <w:rPr>
          <w:rStyle w:val="CommentReference"/>
        </w:rPr>
        <w:annotationRef/>
      </w:r>
      <w:r>
        <w:t>Fred wants 'O' here, saying it matches the Coptic... but it isn't in the Coptic!</w:t>
      </w:r>
    </w:p>
  </w:comment>
  <w:comment w:id="514" w:author="Windows User" w:date="2015-11-21T13:02:00Z" w:initials="WU">
    <w:p w14:paraId="0E3206C8" w14:textId="77777777" w:rsidR="00350773" w:rsidRDefault="00350773" w:rsidP="00D31F38">
      <w:pPr>
        <w:pStyle w:val="CommentText"/>
      </w:pPr>
      <w:r>
        <w:rPr>
          <w:rStyle w:val="CommentReference"/>
        </w:rPr>
        <w:annotationRef/>
      </w:r>
      <w:r>
        <w:t>check</w:t>
      </w:r>
    </w:p>
  </w:comment>
  <w:comment w:id="515" w:author="Windows User" w:date="2015-10-30T08:56:00Z" w:initials="BS">
    <w:p w14:paraId="303AD0FE" w14:textId="77777777" w:rsidR="00350773" w:rsidRDefault="00350773"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16" w:author="Windows User" w:date="2015-11-21T13:02:00Z" w:initials="WU">
    <w:p w14:paraId="5B706BCD" w14:textId="77777777" w:rsidR="00350773" w:rsidRDefault="00350773" w:rsidP="00D31F38">
      <w:pPr>
        <w:pStyle w:val="CommentText"/>
      </w:pPr>
      <w:r>
        <w:rPr>
          <w:rStyle w:val="CommentReference"/>
        </w:rPr>
        <w:annotationRef/>
      </w:r>
      <w:r>
        <w:t>check.  Add Coptic</w:t>
      </w:r>
    </w:p>
  </w:comment>
  <w:comment w:id="522" w:author="Windows User" w:date="2015-11-02T12:45:00Z" w:initials="BS">
    <w:p w14:paraId="02E474EA" w14:textId="77777777" w:rsidR="00350773" w:rsidRDefault="00350773" w:rsidP="00D31F38">
      <w:pPr>
        <w:pStyle w:val="CommentText"/>
      </w:pPr>
      <w:r>
        <w:rPr>
          <w:rStyle w:val="CommentReference"/>
        </w:rPr>
        <w:annotationRef/>
      </w:r>
      <w:r>
        <w:t>Godhead or Divinity?</w:t>
      </w:r>
    </w:p>
  </w:comment>
  <w:comment w:id="523" w:author="Windows User" w:date="2015-10-30T08:56:00Z" w:initials="BS">
    <w:p w14:paraId="1165D588" w14:textId="77777777" w:rsidR="00350773" w:rsidRDefault="00350773"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24" w:author="Windows User" w:date="2015-10-30T08:56:00Z" w:initials="BS">
    <w:p w14:paraId="0ABD6F72" w14:textId="77777777" w:rsidR="00350773" w:rsidRDefault="00350773" w:rsidP="00D31F38">
      <w:pPr>
        <w:pStyle w:val="CommentText"/>
      </w:pPr>
      <w:r>
        <w:rPr>
          <w:rStyle w:val="CommentReference"/>
        </w:rPr>
        <w:annotationRef/>
      </w:r>
      <w:r>
        <w:t>faithful or trusted? faithful sounds better as it is her action and not ours, as trusted.</w:t>
      </w:r>
    </w:p>
  </w:comment>
  <w:comment w:id="537" w:author="Windows User" w:date="2015-10-30T08:56:00Z" w:initials="BS">
    <w:p w14:paraId="07EF5E65" w14:textId="77777777" w:rsidR="00350773" w:rsidRDefault="00350773" w:rsidP="00D31F38">
      <w:pPr>
        <w:pStyle w:val="CommentText"/>
      </w:pPr>
      <w:r>
        <w:rPr>
          <w:rStyle w:val="CommentReference"/>
        </w:rPr>
        <w:annotationRef/>
      </w:r>
      <w:r>
        <w:t>MT (KJV) and Ra lack. NETS has and so does Coptic.</w:t>
      </w:r>
    </w:p>
  </w:comment>
  <w:comment w:id="538" w:author="Windows User" w:date="2015-11-21T13:03:00Z" w:initials="WU">
    <w:p w14:paraId="0505077C" w14:textId="77777777" w:rsidR="00350773" w:rsidRDefault="00350773" w:rsidP="00D31F38">
      <w:pPr>
        <w:pStyle w:val="CommentText"/>
      </w:pPr>
      <w:r>
        <w:rPr>
          <w:rStyle w:val="CommentReference"/>
        </w:rPr>
        <w:annotationRef/>
      </w:r>
      <w:r>
        <w:t>check</w:t>
      </w:r>
    </w:p>
  </w:comment>
  <w:comment w:id="539" w:author="Windows User" w:date="2015-11-21T13:03:00Z" w:initials="WU">
    <w:p w14:paraId="2CFCDBC4" w14:textId="77777777" w:rsidR="00350773" w:rsidRDefault="00350773" w:rsidP="00D31F38">
      <w:pPr>
        <w:pStyle w:val="CommentText"/>
      </w:pPr>
      <w:r>
        <w:rPr>
          <w:rStyle w:val="CommentReference"/>
        </w:rPr>
        <w:annotationRef/>
      </w:r>
      <w:r>
        <w:t>check</w:t>
      </w:r>
    </w:p>
  </w:comment>
  <w:comment w:id="540" w:author="Windows User" w:date="2015-11-21T13:04:00Z" w:initials="WU">
    <w:p w14:paraId="7B87BF1F" w14:textId="77777777" w:rsidR="00350773" w:rsidRDefault="00350773" w:rsidP="00D31F38">
      <w:pPr>
        <w:pStyle w:val="CommentText"/>
      </w:pPr>
      <w:r>
        <w:rPr>
          <w:rStyle w:val="CommentReference"/>
        </w:rPr>
        <w:annotationRef/>
      </w:r>
      <w:r>
        <w:t>check</w:t>
      </w:r>
    </w:p>
  </w:comment>
  <w:comment w:id="541" w:author="Windows User" w:date="2015-10-30T08:56:00Z" w:initials="BS">
    <w:p w14:paraId="469A8399" w14:textId="77777777" w:rsidR="00350773" w:rsidRDefault="00350773" w:rsidP="00D31F38">
      <w:pPr>
        <w:pStyle w:val="CommentText"/>
      </w:pPr>
      <w:r>
        <w:rPr>
          <w:rStyle w:val="CommentReference"/>
        </w:rPr>
        <w:annotationRef/>
      </w:r>
      <w:r>
        <w:t>Coptic varies greatly from NETS</w:t>
      </w:r>
    </w:p>
  </w:comment>
  <w:comment w:id="547" w:author="Windows User" w:date="2015-10-30T08:56:00Z" w:initials="BS">
    <w:p w14:paraId="30B7538F" w14:textId="77777777" w:rsidR="00350773" w:rsidRDefault="00350773" w:rsidP="00D31F38">
      <w:pPr>
        <w:pStyle w:val="CommentText"/>
      </w:pPr>
      <w:r>
        <w:rPr>
          <w:rStyle w:val="CommentReference"/>
        </w:rPr>
        <w:annotationRef/>
      </w:r>
      <w:r>
        <w:t>NETS has dance... also drum &amp; harp...</w:t>
      </w:r>
    </w:p>
  </w:comment>
  <w:comment w:id="548" w:author="Windows User" w:date="2015-10-30T08:56:00Z" w:initials="BS">
    <w:p w14:paraId="040D59AA" w14:textId="77777777" w:rsidR="00350773" w:rsidRDefault="00350773" w:rsidP="00D31F38">
      <w:pPr>
        <w:pStyle w:val="CommentText"/>
      </w:pPr>
      <w:r>
        <w:rPr>
          <w:rStyle w:val="CommentReference"/>
        </w:rPr>
        <w:annotationRef/>
      </w:r>
      <w:r>
        <w:t>NETS and LA have boast in glory...</w:t>
      </w:r>
    </w:p>
  </w:comment>
  <w:comment w:id="549" w:author="Windows User" w:date="2015-10-30T08:56:00Z" w:initials="BS">
    <w:p w14:paraId="0F357187" w14:textId="77777777" w:rsidR="00350773" w:rsidRDefault="00350773" w:rsidP="00D31F38">
      <w:pPr>
        <w:pStyle w:val="CommentText"/>
      </w:pPr>
      <w:r>
        <w:rPr>
          <w:rStyle w:val="CommentReference"/>
        </w:rPr>
        <w:annotationRef/>
      </w:r>
      <w:r>
        <w:t>NETS has rejoice. Coptis looks to me like glorify... Sing aloud? Rejoice?</w:t>
      </w:r>
    </w:p>
  </w:comment>
  <w:comment w:id="550" w:author="Windows User" w:date="2015-10-30T08:56:00Z" w:initials="BS">
    <w:p w14:paraId="10510650" w14:textId="77777777" w:rsidR="00350773" w:rsidRDefault="00350773" w:rsidP="00D31F38">
      <w:pPr>
        <w:pStyle w:val="CommentText"/>
      </w:pPr>
      <w:r>
        <w:rPr>
          <w:rStyle w:val="CommentReference"/>
        </w:rPr>
        <w:annotationRef/>
      </w:r>
      <w:r>
        <w:t>NETS has throats too. I'm leaving mouths. Throats is too literal. Not how we say it in English...</w:t>
      </w:r>
    </w:p>
  </w:comment>
  <w:comment w:id="551" w:author="Windows User" w:date="2015-10-30T08:56:00Z" w:initials="BS">
    <w:p w14:paraId="0F6BDC5E" w14:textId="77777777" w:rsidR="00350773" w:rsidRDefault="00350773" w:rsidP="00D31F38">
      <w:pPr>
        <w:pStyle w:val="CommentText"/>
      </w:pPr>
      <w:r>
        <w:rPr>
          <w:rStyle w:val="CommentReference"/>
        </w:rPr>
        <w:annotationRef/>
      </w:r>
      <w:r>
        <w:t>NETS has rebukes. punishments?</w:t>
      </w:r>
    </w:p>
  </w:comment>
  <w:comment w:id="557" w:author="Windows User" w:date="2015-10-30T08:56:00Z" w:initials="BS">
    <w:p w14:paraId="37F1C98E" w14:textId="77777777" w:rsidR="00350773" w:rsidRDefault="00350773" w:rsidP="00D31F38">
      <w:pPr>
        <w:pStyle w:val="CommentText"/>
      </w:pPr>
      <w:r>
        <w:rPr>
          <w:rStyle w:val="CommentReference"/>
        </w:rPr>
        <w:annotationRef/>
      </w:r>
      <w:r>
        <w:t>psaltry? or lyre?</w:t>
      </w:r>
    </w:p>
  </w:comment>
  <w:comment w:id="570" w:author="Windows User" w:date="2015-11-21T13:04:00Z" w:initials="WU">
    <w:p w14:paraId="43A5D1B1" w14:textId="77777777" w:rsidR="00350773" w:rsidRDefault="00350773" w:rsidP="00E35F1F">
      <w:pPr>
        <w:pStyle w:val="CommentText"/>
      </w:pPr>
      <w:r>
        <w:rPr>
          <w:rStyle w:val="CommentReference"/>
        </w:rPr>
        <w:annotationRef/>
      </w:r>
      <w:r>
        <w:t>check</w:t>
      </w:r>
    </w:p>
  </w:comment>
  <w:comment w:id="571" w:author="Windows User" w:date="2015-11-21T13:04:00Z" w:initials="WU">
    <w:p w14:paraId="4B6A4DE4" w14:textId="77777777" w:rsidR="00350773" w:rsidRDefault="00350773" w:rsidP="00E35F1F">
      <w:pPr>
        <w:pStyle w:val="CommentText"/>
      </w:pPr>
      <w:r>
        <w:rPr>
          <w:rStyle w:val="CommentReference"/>
        </w:rPr>
        <w:annotationRef/>
      </w:r>
      <w:r>
        <w:t>check</w:t>
      </w:r>
    </w:p>
  </w:comment>
  <w:comment w:id="572" w:author="Windows User" w:date="2015-10-30T08:56:00Z" w:initials="BS">
    <w:p w14:paraId="483AEE75" w14:textId="77777777" w:rsidR="00350773" w:rsidRDefault="00350773" w:rsidP="00E35F1F">
      <w:pPr>
        <w:pStyle w:val="CommentText"/>
      </w:pPr>
      <w:r>
        <w:rPr>
          <w:rStyle w:val="CommentReference"/>
        </w:rPr>
        <w:annotationRef/>
      </w:r>
      <w:r>
        <w:t>tense? praise or will praise?</w:t>
      </w:r>
    </w:p>
  </w:comment>
  <w:comment w:id="573" w:author="Windows User" w:date="2015-10-30T08:56:00Z" w:initials="BS">
    <w:p w14:paraId="17DAD50D" w14:textId="77777777" w:rsidR="00350773" w:rsidRDefault="00350773" w:rsidP="00E35F1F">
      <w:pPr>
        <w:pStyle w:val="CommentText"/>
      </w:pPr>
      <w:r>
        <w:rPr>
          <w:rStyle w:val="CommentReference"/>
        </w:rPr>
        <w:annotationRef/>
      </w:r>
      <w:r>
        <w:t>earth? land? creation?</w:t>
      </w:r>
    </w:p>
  </w:comment>
  <w:comment w:id="574" w:author="Windows User" w:date="2015-11-21T13:05:00Z" w:initials="WU">
    <w:p w14:paraId="412BFF55" w14:textId="77777777" w:rsidR="00350773" w:rsidRDefault="00350773" w:rsidP="00E35F1F">
      <w:pPr>
        <w:pStyle w:val="CommentText"/>
      </w:pPr>
      <w:r>
        <w:rPr>
          <w:rStyle w:val="CommentReference"/>
        </w:rPr>
        <w:annotationRef/>
      </w:r>
      <w:r>
        <w:t>check</w:t>
      </w:r>
    </w:p>
  </w:comment>
  <w:comment w:id="575" w:author="Windows User" w:date="2015-10-30T08:56:00Z" w:initials="BS">
    <w:p w14:paraId="4FEF2EC7" w14:textId="77777777" w:rsidR="00350773" w:rsidRDefault="00350773" w:rsidP="00E35F1F">
      <w:pPr>
        <w:pStyle w:val="CommentText"/>
      </w:pPr>
      <w:r>
        <w:rPr>
          <w:rStyle w:val="CommentReference"/>
        </w:rPr>
        <w:annotationRef/>
      </w:r>
      <w:r>
        <w:t>make haste is a little archaic. But hurry is way too colloquial. Quicken doesn't sound right.</w:t>
      </w:r>
    </w:p>
  </w:comment>
  <w:comment w:id="576" w:author="Windows User" w:date="2015-10-30T08:56:00Z" w:initials="BS">
    <w:p w14:paraId="25E26C66" w14:textId="77777777" w:rsidR="00350773" w:rsidRDefault="00350773" w:rsidP="00E35F1F">
      <w:pPr>
        <w:pStyle w:val="CommentText"/>
      </w:pPr>
      <w:r>
        <w:rPr>
          <w:rStyle w:val="CommentReference"/>
        </w:rPr>
        <w:annotationRef/>
      </w:r>
      <w:r>
        <w:t>should either be diverse here or different elsewhere</w:t>
      </w:r>
    </w:p>
  </w:comment>
  <w:comment w:id="577" w:author="Windows User" w:date="2015-10-30T08:56:00Z" w:initials="BS">
    <w:p w14:paraId="7A65524D" w14:textId="77777777" w:rsidR="00350773" w:rsidRDefault="00350773" w:rsidP="00E35F1F">
      <w:pPr>
        <w:pStyle w:val="CommentText"/>
      </w:pPr>
      <w:r>
        <w:rPr>
          <w:rStyle w:val="CommentReference"/>
        </w:rPr>
        <w:annotationRef/>
      </w:r>
      <w:r>
        <w:t>truth or righteousness? Or justice?</w:t>
      </w:r>
    </w:p>
  </w:comment>
  <w:comment w:id="578" w:author="Windows User" w:date="2015-10-30T08:56:00Z" w:initials="BS">
    <w:p w14:paraId="1C135E98" w14:textId="77777777" w:rsidR="00350773" w:rsidRDefault="00350773" w:rsidP="00E35F1F">
      <w:pPr>
        <w:pStyle w:val="CommentText"/>
      </w:pPr>
      <w:r>
        <w:rPr>
          <w:rStyle w:val="CommentReference"/>
        </w:rPr>
        <w:annotationRef/>
      </w:r>
      <w:r>
        <w:t>patience or longsuffering?</w:t>
      </w:r>
    </w:p>
  </w:comment>
  <w:comment w:id="579" w:author="Windows User" w:date="2015-10-30T08:56:00Z" w:initials="BS">
    <w:p w14:paraId="2E20A232" w14:textId="77777777" w:rsidR="00350773" w:rsidRDefault="00350773" w:rsidP="00E35F1F">
      <w:pPr>
        <w:pStyle w:val="CommentText"/>
      </w:pPr>
      <w:r>
        <w:rPr>
          <w:rStyle w:val="CommentReference"/>
        </w:rPr>
        <w:annotationRef/>
      </w:r>
      <w:r>
        <w:t>just "at the first watch"?</w:t>
      </w:r>
    </w:p>
  </w:comment>
  <w:comment w:id="580" w:author="Windows User" w:date="2015-10-30T08:56:00Z" w:initials="BS">
    <w:p w14:paraId="34FB1BC0" w14:textId="77777777" w:rsidR="00350773" w:rsidRDefault="00350773" w:rsidP="00E35F1F">
      <w:pPr>
        <w:pStyle w:val="CommentText"/>
      </w:pPr>
      <w:r>
        <w:rPr>
          <w:rStyle w:val="CommentReference"/>
        </w:rPr>
        <w:annotationRef/>
      </w:r>
      <w:r>
        <w:t>sweet, or easy?</w:t>
      </w:r>
    </w:p>
  </w:comment>
  <w:comment w:id="581" w:author="Windows User" w:date="2015-10-30T08:56:00Z" w:initials="BS">
    <w:p w14:paraId="20646872" w14:textId="77777777" w:rsidR="00350773" w:rsidRDefault="00350773" w:rsidP="00E35F1F">
      <w:pPr>
        <w:pStyle w:val="CommentText"/>
      </w:pPr>
      <w:r>
        <w:rPr>
          <w:rStyle w:val="CommentReference"/>
        </w:rPr>
        <w:annotationRef/>
      </w:r>
      <w:r>
        <w:t>less accurate than beloved, but sounds a lot better..</w:t>
      </w:r>
    </w:p>
  </w:comment>
  <w:comment w:id="582" w:author="Windows User" w:date="2015-10-30T08:56:00Z" w:initials="BS">
    <w:p w14:paraId="4707B322" w14:textId="77777777" w:rsidR="00350773" w:rsidRDefault="00350773" w:rsidP="00E35F1F">
      <w:pPr>
        <w:pStyle w:val="CommentText"/>
      </w:pPr>
      <w:r>
        <w:rPr>
          <w:rStyle w:val="CommentReference"/>
        </w:rPr>
        <w:annotationRef/>
      </w:r>
      <w:r>
        <w:t>sound better if omit of?</w:t>
      </w:r>
    </w:p>
  </w:comment>
  <w:comment w:id="583" w:author="Windows User" w:date="2015-10-30T08:56:00Z" w:initials="BS">
    <w:p w14:paraId="0D6FF167" w14:textId="77777777" w:rsidR="00350773" w:rsidRDefault="00350773" w:rsidP="00E35F1F">
      <w:pPr>
        <w:pStyle w:val="CommentText"/>
      </w:pPr>
      <w:r>
        <w:rPr>
          <w:rStyle w:val="CommentReference"/>
        </w:rPr>
        <w:annotationRef/>
      </w:r>
      <w:r>
        <w:t>truth, or righteousness?</w:t>
      </w:r>
    </w:p>
  </w:comment>
  <w:comment w:id="584" w:author="Windows User" w:date="2015-10-30T08:56:00Z" w:initials="BS">
    <w:p w14:paraId="1A8CABED" w14:textId="77777777" w:rsidR="00350773" w:rsidRDefault="00350773" w:rsidP="00E35F1F">
      <w:pPr>
        <w:pStyle w:val="CommentText"/>
      </w:pPr>
      <w:r>
        <w:rPr>
          <w:rStyle w:val="CommentReference"/>
        </w:rPr>
        <w:annotationRef/>
      </w:r>
      <w:r>
        <w:t>true, or perfecvt?</w:t>
      </w:r>
    </w:p>
  </w:comment>
  <w:comment w:id="585" w:author="Windows User" w:date="2015-10-30T08:56:00Z" w:initials="BS">
    <w:p w14:paraId="21AC5CB8" w14:textId="77777777" w:rsidR="00350773" w:rsidRDefault="00350773" w:rsidP="00E35F1F">
      <w:pPr>
        <w:pStyle w:val="CommentText"/>
      </w:pPr>
      <w:r>
        <w:rPr>
          <w:rStyle w:val="CommentReference"/>
        </w:rPr>
        <w:annotationRef/>
      </w:r>
      <w:r>
        <w:t>and?</w:t>
      </w:r>
    </w:p>
  </w:comment>
  <w:comment w:id="586" w:author="Windows User" w:date="2015-10-30T08:56:00Z" w:initials="BS">
    <w:p w14:paraId="6C6DCC78" w14:textId="77777777" w:rsidR="00350773" w:rsidRDefault="00350773" w:rsidP="00E35F1F">
      <w:pPr>
        <w:pStyle w:val="CommentText"/>
      </w:pPr>
      <w:r>
        <w:rPr>
          <w:rStyle w:val="CommentReference"/>
        </w:rPr>
        <w:annotationRef/>
      </w:r>
      <w:r>
        <w:t>gather is in first line in Coptic, but tune flows better here..</w:t>
      </w:r>
    </w:p>
  </w:comment>
  <w:comment w:id="587" w:author="Windows User" w:date="2015-10-30T08:56:00Z" w:initials="BS">
    <w:p w14:paraId="4B49F853" w14:textId="77777777" w:rsidR="00350773" w:rsidRDefault="00350773" w:rsidP="00E35F1F">
      <w:pPr>
        <w:pStyle w:val="CommentText"/>
      </w:pPr>
      <w:r>
        <w:rPr>
          <w:rStyle w:val="CommentReference"/>
        </w:rPr>
        <w:annotationRef/>
      </w:r>
      <w:r>
        <w:t>will?</w:t>
      </w:r>
    </w:p>
  </w:comment>
  <w:comment w:id="588" w:author="Windows User" w:date="2015-10-30T08:56:00Z" w:initials="BS">
    <w:p w14:paraId="6FC8752C" w14:textId="77777777" w:rsidR="00350773" w:rsidRDefault="00350773" w:rsidP="00E35F1F">
      <w:pPr>
        <w:pStyle w:val="CommentText"/>
      </w:pPr>
      <w:r>
        <w:rPr>
          <w:rStyle w:val="CommentReference"/>
        </w:rPr>
        <w:annotationRef/>
      </w:r>
      <w:r>
        <w:t>save? keep? deliver?</w:t>
      </w:r>
    </w:p>
  </w:comment>
  <w:comment w:id="589" w:author="Windows User" w:date="2015-10-30T08:56:00Z" w:initials="BS">
    <w:p w14:paraId="7843FDD6" w14:textId="77777777" w:rsidR="00350773" w:rsidRDefault="00350773" w:rsidP="00E35F1F">
      <w:pPr>
        <w:pStyle w:val="CommentText"/>
      </w:pPr>
      <w:r>
        <w:rPr>
          <w:rStyle w:val="CommentReference"/>
        </w:rPr>
        <w:annotationRef/>
      </w:r>
      <w:r>
        <w:t>need a convention for making "ak ee". {}? bold?</w:t>
      </w:r>
    </w:p>
  </w:comment>
  <w:comment w:id="590" w:author="Windows User" w:date="2015-10-30T08:56:00Z" w:initials="BS">
    <w:p w14:paraId="636DE776" w14:textId="77777777" w:rsidR="00350773" w:rsidRDefault="00350773" w:rsidP="00E35F1F">
      <w:pPr>
        <w:pStyle w:val="CommentText"/>
      </w:pPr>
      <w:r>
        <w:rPr>
          <w:rStyle w:val="CommentReference"/>
        </w:rPr>
        <w:annotationRef/>
      </w:r>
      <w:r>
        <w:t>I like it better with "be" in... thoughts?</w:t>
      </w:r>
    </w:p>
  </w:comment>
  <w:comment w:id="602" w:author="Windows User" w:date="2015-11-02T12:45:00Z" w:initials="BS">
    <w:p w14:paraId="0A55894A" w14:textId="77777777" w:rsidR="00350773" w:rsidRDefault="00350773" w:rsidP="00E35F1F">
      <w:pPr>
        <w:pStyle w:val="CommentText"/>
      </w:pPr>
      <w:r>
        <w:rPr>
          <w:rStyle w:val="CommentReference"/>
        </w:rPr>
        <w:annotationRef/>
      </w:r>
      <w:r>
        <w:t>this splitting of the verses doesn't follow the Coptic... does it really flow much better, or is it just that I'm more used to it?</w:t>
      </w:r>
    </w:p>
  </w:comment>
  <w:comment w:id="603" w:author="Windows User" w:date="2015-10-30T08:56:00Z" w:initials="BS">
    <w:p w14:paraId="0E80932F" w14:textId="77777777" w:rsidR="00350773" w:rsidRDefault="00350773" w:rsidP="00E35F1F">
      <w:pPr>
        <w:pStyle w:val="CommentText"/>
      </w:pPr>
      <w:r>
        <w:rPr>
          <w:rStyle w:val="CommentReference"/>
        </w:rPr>
        <w:annotationRef/>
      </w:r>
      <w:r>
        <w:t>does coptic bear out? Feels much more right to me.</w:t>
      </w:r>
    </w:p>
  </w:comment>
  <w:comment w:id="604" w:author="Windows User" w:date="2015-10-30T08:56:00Z" w:initials="BS">
    <w:p w14:paraId="759B277F" w14:textId="77777777" w:rsidR="00350773" w:rsidRDefault="00350773" w:rsidP="00E35F1F">
      <w:pPr>
        <w:pStyle w:val="CommentText"/>
      </w:pPr>
      <w:r>
        <w:rPr>
          <w:rStyle w:val="CommentReference"/>
        </w:rPr>
        <w:annotationRef/>
      </w:r>
      <w:r>
        <w:t>tense?</w:t>
      </w:r>
    </w:p>
  </w:comment>
  <w:comment w:id="605" w:author="Windows User" w:date="2015-10-30T08:56:00Z" w:initials="BS">
    <w:p w14:paraId="5C472088" w14:textId="77777777" w:rsidR="00350773" w:rsidRDefault="00350773" w:rsidP="00E35F1F">
      <w:pPr>
        <w:pStyle w:val="CommentText"/>
      </w:pPr>
      <w:r>
        <w:rPr>
          <w:rStyle w:val="CommentReference"/>
        </w:rPr>
        <w:annotationRef/>
      </w:r>
      <w:r>
        <w:t>exalt or magnify?</w:t>
      </w:r>
    </w:p>
  </w:comment>
  <w:comment w:id="606" w:author="Windows User" w:date="2015-10-30T08:56:00Z" w:initials="BS">
    <w:p w14:paraId="2FB7E2BD" w14:textId="77777777" w:rsidR="00350773" w:rsidRDefault="00350773" w:rsidP="00E35F1F">
      <w:pPr>
        <w:pStyle w:val="CommentText"/>
      </w:pPr>
      <w:r>
        <w:rPr>
          <w:rStyle w:val="CommentReference"/>
        </w:rPr>
        <w:annotationRef/>
      </w:r>
      <w:r>
        <w:t>or iwn?</w:t>
      </w:r>
    </w:p>
  </w:comment>
  <w:comment w:id="610" w:author="Windows User" w:date="2015-10-30T08:56:00Z" w:initials="BS">
    <w:p w14:paraId="3C8244A0" w14:textId="77777777" w:rsidR="00350773" w:rsidRDefault="00350773" w:rsidP="00E35F1F">
      <w:pPr>
        <w:pStyle w:val="CommentText"/>
      </w:pPr>
      <w:r>
        <w:rPr>
          <w:rStyle w:val="CommentReference"/>
        </w:rPr>
        <w:annotationRef/>
      </w:r>
      <w:r>
        <w:t>does type capture "it foretold the sign" in more contemporary language than "a figure"</w:t>
      </w:r>
    </w:p>
  </w:comment>
  <w:comment w:id="611" w:author="Windows User" w:date="2015-10-30T08:56:00Z" w:initials="BS">
    <w:p w14:paraId="6C8F9167" w14:textId="77777777" w:rsidR="00350773" w:rsidRDefault="00350773" w:rsidP="00E35F1F">
      <w:pPr>
        <w:pStyle w:val="CommentText"/>
      </w:pPr>
      <w:r>
        <w:rPr>
          <w:rStyle w:val="CommentReference"/>
        </w:rPr>
        <w:annotationRef/>
      </w:r>
      <w:r>
        <w:t>correct that no mention of nature?</w:t>
      </w:r>
    </w:p>
  </w:comment>
  <w:comment w:id="612" w:author="Windows User" w:date="2015-10-30T08:56:00Z" w:initials="BS">
    <w:p w14:paraId="5ACA101B" w14:textId="77777777" w:rsidR="00350773" w:rsidRDefault="00350773" w:rsidP="00E35F1F">
      <w:pPr>
        <w:pStyle w:val="CommentText"/>
      </w:pPr>
      <w:r>
        <w:rPr>
          <w:rStyle w:val="CommentReference"/>
        </w:rPr>
        <w:annotationRef/>
      </w:r>
      <w:r>
        <w:t>holy or pure? divinity or godhead?</w:t>
      </w:r>
    </w:p>
  </w:comment>
  <w:comment w:id="613" w:author="Windows User" w:date="2015-10-30T08:56:00Z" w:initials="BS">
    <w:p w14:paraId="14D8C709" w14:textId="77777777" w:rsidR="00350773" w:rsidRDefault="00350773" w:rsidP="00E35F1F">
      <w:pPr>
        <w:pStyle w:val="CommentText"/>
      </w:pPr>
      <w:r>
        <w:rPr>
          <w:rStyle w:val="CommentReference"/>
        </w:rPr>
        <w:annotationRef/>
      </w:r>
      <w:r>
        <w:t>born or begotten? begotten without seeed or without mixture of substance?</w:t>
      </w:r>
    </w:p>
  </w:comment>
  <w:comment w:id="614" w:author="Windows User" w:date="2015-10-30T08:56:00Z" w:initials="BS">
    <w:p w14:paraId="5B5854F9" w14:textId="77777777" w:rsidR="00350773" w:rsidRDefault="00350773" w:rsidP="00E35F1F">
      <w:pPr>
        <w:pStyle w:val="CommentText"/>
      </w:pPr>
      <w:r>
        <w:rPr>
          <w:rStyle w:val="CommentReference"/>
        </w:rPr>
        <w:annotationRef/>
      </w:r>
      <w:r>
        <w:t>coessential or consubstantial?</w:t>
      </w:r>
    </w:p>
  </w:comment>
  <w:comment w:id="615" w:author="Windows User" w:date="2015-10-30T08:56:00Z" w:initials="BS">
    <w:p w14:paraId="66C0B0D7" w14:textId="77777777" w:rsidR="00350773" w:rsidRDefault="00350773" w:rsidP="00E35F1F">
      <w:pPr>
        <w:pStyle w:val="CommentText"/>
      </w:pPr>
      <w:r>
        <w:rPr>
          <w:rStyle w:val="CommentReference"/>
        </w:rPr>
        <w:annotationRef/>
      </w:r>
      <w:r>
        <w:t>made one or joined?</w:t>
      </w:r>
    </w:p>
  </w:comment>
  <w:comment w:id="616" w:author="Windows User" w:date="2015-10-30T08:56:00Z" w:initials="BS">
    <w:p w14:paraId="094D26E3" w14:textId="77777777" w:rsidR="00350773" w:rsidRDefault="00350773" w:rsidP="00E35F1F">
      <w:pPr>
        <w:pStyle w:val="CommentText"/>
      </w:pPr>
      <w:r>
        <w:rPr>
          <w:rStyle w:val="CommentReference"/>
        </w:rPr>
        <w:annotationRef/>
      </w:r>
      <w:r>
        <w:t>does this rephrasing capture it ok?</w:t>
      </w:r>
    </w:p>
  </w:comment>
  <w:comment w:id="617" w:author="Windows User" w:date="2015-10-30T08:56:00Z" w:initials="BS">
    <w:p w14:paraId="6FD992D3" w14:textId="77777777" w:rsidR="00350773" w:rsidRDefault="00350773" w:rsidP="00E35F1F">
      <w:pPr>
        <w:pStyle w:val="CommentText"/>
      </w:pPr>
      <w:r>
        <w:rPr>
          <w:rStyle w:val="CommentReference"/>
        </w:rPr>
        <w:annotationRef/>
      </w:r>
      <w:r>
        <w:t>something clearer than putplue?</w:t>
      </w:r>
    </w:p>
  </w:comment>
  <w:comment w:id="618" w:author="Windows User" w:date="2015-10-30T08:56:00Z" w:initials="BS">
    <w:p w14:paraId="08E2A9FB" w14:textId="77777777" w:rsidR="00350773" w:rsidRDefault="00350773" w:rsidP="00E35F1F">
      <w:pPr>
        <w:pStyle w:val="CommentText"/>
      </w:pPr>
      <w:r>
        <w:rPr>
          <w:rStyle w:val="CommentReference"/>
        </w:rPr>
        <w:annotationRef/>
      </w:r>
      <w:r>
        <w:t>woven or fine?</w:t>
      </w:r>
    </w:p>
  </w:comment>
  <w:comment w:id="619" w:author="Windows User" w:date="2015-10-30T08:56:00Z" w:initials="BS">
    <w:p w14:paraId="7A9FC970" w14:textId="77777777" w:rsidR="00350773" w:rsidRDefault="00350773" w:rsidP="00E35F1F">
      <w:pPr>
        <w:pStyle w:val="CommentText"/>
      </w:pPr>
      <w:r>
        <w:rPr>
          <w:rStyle w:val="CommentReference"/>
        </w:rPr>
        <w:annotationRef/>
      </w:r>
      <w:r>
        <w:t>palin</w:t>
      </w:r>
    </w:p>
  </w:comment>
  <w:comment w:id="620" w:author="Windows User" w:date="2015-10-30T08:56:00Z" w:initials="BS">
    <w:p w14:paraId="5EFFC3EC" w14:textId="77777777" w:rsidR="00350773" w:rsidRDefault="00350773" w:rsidP="00E35F1F">
      <w:pPr>
        <w:pStyle w:val="CommentText"/>
      </w:pPr>
      <w:r>
        <w:rPr>
          <w:rStyle w:val="CommentReference"/>
        </w:rPr>
        <w:annotationRef/>
      </w:r>
      <w:r>
        <w:t>exalt or magnify?</w:t>
      </w:r>
    </w:p>
  </w:comment>
  <w:comment w:id="621" w:author="Windows User" w:date="2015-10-30T08:56:00Z" w:initials="BS">
    <w:p w14:paraId="150C26DA" w14:textId="77777777" w:rsidR="00350773" w:rsidRDefault="00350773" w:rsidP="00E35F1F">
      <w:pPr>
        <w:pStyle w:val="CommentText"/>
      </w:pPr>
      <w:r>
        <w:rPr>
          <w:rStyle w:val="CommentReference"/>
        </w:rPr>
        <w:annotationRef/>
      </w:r>
      <w:r>
        <w:t>or iwn?</w:t>
      </w:r>
    </w:p>
  </w:comment>
  <w:comment w:id="625" w:author="Windows User" w:date="2015-10-30T08:56:00Z" w:initials="BS">
    <w:p w14:paraId="0E3B452D" w14:textId="77777777" w:rsidR="00350773" w:rsidRDefault="00350773"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26" w:author="Windows User" w:date="2015-10-30T08:56:00Z" w:initials="BS">
    <w:p w14:paraId="12D989DF" w14:textId="77777777" w:rsidR="00350773" w:rsidRDefault="00350773" w:rsidP="00E35F1F">
      <w:pPr>
        <w:pStyle w:val="CommentText"/>
      </w:pPr>
      <w:r>
        <w:rPr>
          <w:rStyle w:val="CommentReference"/>
        </w:rPr>
        <w:annotationRef/>
      </w:r>
      <w:r>
        <w:t>forged or beaten?</w:t>
      </w:r>
    </w:p>
  </w:comment>
  <w:comment w:id="627" w:author="Windows User" w:date="2015-10-30T08:56:00Z" w:initials="BS">
    <w:p w14:paraId="3E8ADE2B" w14:textId="77777777" w:rsidR="00350773" w:rsidRDefault="00350773" w:rsidP="00E35F1F">
      <w:pPr>
        <w:pStyle w:val="CommentText"/>
      </w:pPr>
      <w:r>
        <w:rPr>
          <w:rStyle w:val="CommentReference"/>
        </w:rPr>
        <w:annotationRef/>
      </w:r>
      <w:r>
        <w:t>omit? always and move up mercy seat?</w:t>
      </w:r>
    </w:p>
  </w:comment>
  <w:comment w:id="628" w:author="Windows User" w:date="2015-10-30T08:56:00Z" w:initials="BS">
    <w:p w14:paraId="7079ED43" w14:textId="77777777" w:rsidR="00350773" w:rsidRDefault="00350773" w:rsidP="00E35F1F">
      <w:pPr>
        <w:pStyle w:val="CommentText"/>
      </w:pPr>
      <w:r>
        <w:rPr>
          <w:rStyle w:val="CommentReference"/>
        </w:rPr>
        <w:annotationRef/>
      </w:r>
      <w:r>
        <w:t>tense? past makes a lot more sense</w:t>
      </w:r>
    </w:p>
  </w:comment>
  <w:comment w:id="629" w:author="Windows User" w:date="2015-10-30T08:56:00Z" w:initials="BS">
    <w:p w14:paraId="109014C9" w14:textId="77777777" w:rsidR="00350773" w:rsidRDefault="00350773" w:rsidP="00E35F1F">
      <w:pPr>
        <w:pStyle w:val="CommentText"/>
      </w:pPr>
      <w:r>
        <w:rPr>
          <w:rStyle w:val="CommentReference"/>
        </w:rPr>
        <w:annotationRef/>
      </w:r>
      <w:r>
        <w:t>why does Abouna omit sin?</w:t>
      </w:r>
    </w:p>
  </w:comment>
  <w:comment w:id="630" w:author="Windows User" w:date="2015-10-30T08:56:00Z" w:initials="BS">
    <w:p w14:paraId="027A16CD" w14:textId="77777777" w:rsidR="00350773" w:rsidRDefault="00350773" w:rsidP="00E35F1F">
      <w:pPr>
        <w:pStyle w:val="CommentText"/>
      </w:pPr>
      <w:r>
        <w:rPr>
          <w:rStyle w:val="CommentReference"/>
        </w:rPr>
        <w:annotationRef/>
      </w:r>
      <w:r>
        <w:t>exalt or magnify?</w:t>
      </w:r>
    </w:p>
  </w:comment>
  <w:comment w:id="631" w:author="Windows User" w:date="2015-10-30T08:56:00Z" w:initials="BS">
    <w:p w14:paraId="20C9574B" w14:textId="77777777" w:rsidR="00350773" w:rsidRDefault="00350773" w:rsidP="00E35F1F">
      <w:pPr>
        <w:pStyle w:val="CommentText"/>
      </w:pPr>
      <w:r>
        <w:rPr>
          <w:rStyle w:val="CommentReference"/>
        </w:rPr>
        <w:annotationRef/>
      </w:r>
      <w:r>
        <w:t>or iwn?</w:t>
      </w:r>
    </w:p>
  </w:comment>
  <w:comment w:id="635" w:author="Windows User" w:date="2015-10-30T08:56:00Z" w:initials="BS">
    <w:p w14:paraId="6726A127" w14:textId="77777777" w:rsidR="00350773" w:rsidRDefault="00350773" w:rsidP="00E35F1F">
      <w:pPr>
        <w:pStyle w:val="CommentText"/>
      </w:pPr>
      <w:r>
        <w:rPr>
          <w:rStyle w:val="CommentReference"/>
        </w:rPr>
        <w:annotationRef/>
      </w:r>
      <w:r>
        <w:t>That your name be called... sounds like an expression that should just be that you be called in english. Thoughts?</w:t>
      </w:r>
    </w:p>
  </w:comment>
  <w:comment w:id="636" w:author="Windows User" w:date="2015-10-30T08:56:00Z" w:initials="BS">
    <w:p w14:paraId="50013BE5" w14:textId="77777777" w:rsidR="00350773" w:rsidRDefault="00350773" w:rsidP="00E35F1F">
      <w:pPr>
        <w:pStyle w:val="CommentText"/>
      </w:pPr>
      <w:r>
        <w:rPr>
          <w:rStyle w:val="CommentReference"/>
        </w:rPr>
        <w:annotationRef/>
      </w:r>
      <w:r>
        <w:t>for isn't accurate... but sounds better</w:t>
      </w:r>
    </w:p>
  </w:comment>
  <w:comment w:id="637" w:author="Windows User" w:date="2015-10-30T08:56:00Z" w:initials="BS">
    <w:p w14:paraId="5A639B27" w14:textId="77777777" w:rsidR="00350773" w:rsidRDefault="00350773" w:rsidP="00E35F1F">
      <w:pPr>
        <w:pStyle w:val="CommentText"/>
      </w:pPr>
      <w:r>
        <w:rPr>
          <w:rStyle w:val="CommentReference"/>
        </w:rPr>
        <w:annotationRef/>
      </w:r>
      <w:r>
        <w:t>exalt or magnify?</w:t>
      </w:r>
    </w:p>
  </w:comment>
  <w:comment w:id="638" w:author="Windows User" w:date="2015-10-30T08:56:00Z" w:initials="BS">
    <w:p w14:paraId="3A4414A4" w14:textId="77777777" w:rsidR="00350773" w:rsidRDefault="00350773" w:rsidP="00E35F1F">
      <w:pPr>
        <w:pStyle w:val="CommentText"/>
      </w:pPr>
      <w:r>
        <w:rPr>
          <w:rStyle w:val="CommentReference"/>
        </w:rPr>
        <w:annotationRef/>
      </w:r>
      <w:r>
        <w:t>or iwn?</w:t>
      </w:r>
    </w:p>
  </w:comment>
  <w:comment w:id="642" w:author="Windows User" w:date="2015-10-30T08:56:00Z" w:initials="BS">
    <w:p w14:paraId="60D89983" w14:textId="77777777" w:rsidR="00350773" w:rsidRDefault="00350773" w:rsidP="00E35F1F">
      <w:pPr>
        <w:pStyle w:val="CommentText"/>
      </w:pPr>
      <w:r>
        <w:rPr>
          <w:rStyle w:val="CommentReference"/>
        </w:rPr>
        <w:annotationRef/>
      </w:r>
      <w:r>
        <w:t>perpetual lamp?</w:t>
      </w:r>
    </w:p>
  </w:comment>
  <w:comment w:id="643" w:author="Windows User" w:date="2015-10-30T08:56:00Z" w:initials="BS">
    <w:p w14:paraId="708630CC" w14:textId="77777777" w:rsidR="00350773" w:rsidRDefault="00350773" w:rsidP="00E35F1F">
      <w:pPr>
        <w:pStyle w:val="CommentText"/>
      </w:pPr>
      <w:r>
        <w:rPr>
          <w:rStyle w:val="CommentReference"/>
        </w:rPr>
        <w:annotationRef/>
      </w:r>
      <w:r>
        <w:t>parousia?</w:t>
      </w:r>
    </w:p>
  </w:comment>
  <w:comment w:id="644" w:author="Windows User" w:date="2015-10-30T08:56:00Z" w:initials="BS">
    <w:p w14:paraId="670AE5C3" w14:textId="77777777" w:rsidR="00350773" w:rsidRDefault="00350773" w:rsidP="00E35F1F">
      <w:pPr>
        <w:pStyle w:val="CommentText"/>
      </w:pPr>
      <w:r>
        <w:rPr>
          <w:rStyle w:val="CommentReference"/>
        </w:rPr>
        <w:annotationRef/>
      </w:r>
      <w:r>
        <w:t>tense?</w:t>
      </w:r>
    </w:p>
  </w:comment>
  <w:comment w:id="645" w:author="Windows User" w:date="2015-10-30T08:56:00Z" w:initials="BS">
    <w:p w14:paraId="281D5A29" w14:textId="77777777" w:rsidR="00350773" w:rsidRDefault="00350773" w:rsidP="00E35F1F">
      <w:pPr>
        <w:pStyle w:val="CommentText"/>
      </w:pPr>
      <w:r>
        <w:rPr>
          <w:rStyle w:val="CommentReference"/>
        </w:rPr>
        <w:annotationRef/>
      </w:r>
      <w:r>
        <w:t>enlightens?</w:t>
      </w:r>
    </w:p>
  </w:comment>
  <w:comment w:id="646" w:author="Windows User" w:date="2015-10-30T08:56:00Z" w:initials="BS">
    <w:p w14:paraId="09189517" w14:textId="77777777" w:rsidR="00350773" w:rsidRDefault="00350773" w:rsidP="00E35F1F">
      <w:pPr>
        <w:pStyle w:val="CommentText"/>
      </w:pPr>
      <w:r>
        <w:rPr>
          <w:rStyle w:val="CommentReference"/>
        </w:rPr>
        <w:annotationRef/>
      </w:r>
      <w:r>
        <w:t>exalt or magnify?</w:t>
      </w:r>
    </w:p>
  </w:comment>
  <w:comment w:id="647" w:author="Windows User" w:date="2015-10-30T08:56:00Z" w:initials="BS">
    <w:p w14:paraId="0F1C3DB1" w14:textId="77777777" w:rsidR="00350773" w:rsidRDefault="00350773" w:rsidP="00E35F1F">
      <w:pPr>
        <w:pStyle w:val="CommentText"/>
      </w:pPr>
      <w:r>
        <w:rPr>
          <w:rStyle w:val="CommentReference"/>
        </w:rPr>
        <w:annotationRef/>
      </w:r>
      <w:r>
        <w:t>or iwn?</w:t>
      </w:r>
    </w:p>
  </w:comment>
  <w:comment w:id="651" w:author="Windows User" w:date="2015-10-30T08:56:00Z" w:initials="BS">
    <w:p w14:paraId="49777AD4" w14:textId="77777777" w:rsidR="00350773" w:rsidRDefault="00350773" w:rsidP="00E35F1F">
      <w:pPr>
        <w:pStyle w:val="CommentText"/>
      </w:pPr>
      <w:r>
        <w:rPr>
          <w:rStyle w:val="CommentReference"/>
        </w:rPr>
        <w:annotationRef/>
      </w:r>
      <w:r>
        <w:t>this order better or worse?</w:t>
      </w:r>
    </w:p>
  </w:comment>
  <w:comment w:id="652" w:author="Windows User" w:date="2015-10-30T08:56:00Z" w:initials="BS">
    <w:p w14:paraId="07AFF474" w14:textId="77777777" w:rsidR="00350773" w:rsidRDefault="00350773" w:rsidP="00E35F1F">
      <w:pPr>
        <w:pStyle w:val="CommentText"/>
      </w:pPr>
      <w:r>
        <w:rPr>
          <w:rStyle w:val="CommentReference"/>
        </w:rPr>
        <w:annotationRef/>
      </w:r>
      <w:r>
        <w:t>I think upon should stay here</w:t>
      </w:r>
    </w:p>
  </w:comment>
  <w:comment w:id="653" w:author="Windows User" w:date="2015-10-30T08:56:00Z" w:initials="BS">
    <w:p w14:paraId="0441CD07" w14:textId="77777777" w:rsidR="00350773" w:rsidRDefault="00350773" w:rsidP="00E35F1F">
      <w:pPr>
        <w:pStyle w:val="CommentText"/>
      </w:pPr>
      <w:r>
        <w:rPr>
          <w:rStyle w:val="CommentReference"/>
        </w:rPr>
        <w:annotationRef/>
      </w:r>
      <w:r>
        <w:t>exalt or magnify?</w:t>
      </w:r>
    </w:p>
  </w:comment>
  <w:comment w:id="654" w:author="Windows User" w:date="2015-10-30T08:56:00Z" w:initials="BS">
    <w:p w14:paraId="6B633293" w14:textId="77777777" w:rsidR="00350773" w:rsidRDefault="00350773" w:rsidP="00E35F1F">
      <w:pPr>
        <w:pStyle w:val="CommentText"/>
      </w:pPr>
      <w:r>
        <w:rPr>
          <w:rStyle w:val="CommentReference"/>
        </w:rPr>
        <w:annotationRef/>
      </w:r>
      <w:r>
        <w:t>or iwn?</w:t>
      </w:r>
    </w:p>
  </w:comment>
  <w:comment w:id="662" w:author="Windows User" w:date="2015-10-30T08:56:00Z" w:initials="BS">
    <w:p w14:paraId="5798119C" w14:textId="77777777" w:rsidR="00350773" w:rsidRDefault="00350773" w:rsidP="00E35F1F">
      <w:pPr>
        <w:pStyle w:val="CommentText"/>
      </w:pPr>
      <w:r>
        <w:rPr>
          <w:rStyle w:val="CommentReference"/>
        </w:rPr>
        <w:annotationRef/>
      </w:r>
      <w:r>
        <w:t>The phrase is "Our God in truth". Placing a coma before "in truth" makis it sound like "in truth withotu the seed of man"</w:t>
      </w:r>
    </w:p>
  </w:comment>
  <w:comment w:id="663" w:author="Windows User" w:date="2015-10-30T08:56:00Z" w:initials="BS">
    <w:p w14:paraId="7FE87033" w14:textId="77777777" w:rsidR="00350773" w:rsidRDefault="00350773" w:rsidP="00E35F1F">
      <w:pPr>
        <w:pStyle w:val="CommentText"/>
      </w:pPr>
      <w:r>
        <w:rPr>
          <w:rStyle w:val="CommentReference"/>
        </w:rPr>
        <w:annotationRef/>
      </w:r>
      <w:r>
        <w:t>While being virgin is correct. But it sounds strange. being a virgin is less accurate. Being virginal?</w:t>
      </w:r>
    </w:p>
  </w:comment>
  <w:comment w:id="664" w:author="Windows User" w:date="2015-10-30T08:56:00Z" w:initials="BS">
    <w:p w14:paraId="13254F43" w14:textId="77777777" w:rsidR="00350773" w:rsidRDefault="00350773" w:rsidP="00E35F1F">
      <w:pPr>
        <w:pStyle w:val="CommentText"/>
      </w:pPr>
      <w:r>
        <w:rPr>
          <w:rStyle w:val="CommentReference"/>
        </w:rPr>
        <w:annotationRef/>
      </w:r>
      <w:r>
        <w:t>I like holy better than saint. But it isn't very consistent since Abouna renders it saint everywhere else...</w:t>
      </w:r>
    </w:p>
  </w:comment>
  <w:comment w:id="665" w:author="Windows User" w:date="2015-10-30T08:56:00Z" w:initials="BS">
    <w:p w14:paraId="195E8533" w14:textId="77777777" w:rsidR="00350773" w:rsidRDefault="00350773" w:rsidP="00E35F1F">
      <w:pPr>
        <w:pStyle w:val="CommentText"/>
      </w:pPr>
      <w:r>
        <w:rPr>
          <w:rStyle w:val="CommentReference"/>
        </w:rPr>
        <w:annotationRef/>
      </w:r>
      <w:r>
        <w:t>what word works here? dwelling doesn't. it would have to be dwelling place, which is too long.</w:t>
      </w:r>
    </w:p>
  </w:comment>
  <w:comment w:id="666" w:author="Windows User" w:date="2015-10-30T08:56:00Z" w:initials="BS">
    <w:p w14:paraId="5A28B06B" w14:textId="77777777" w:rsidR="00350773" w:rsidRDefault="00350773" w:rsidP="00E35F1F">
      <w:pPr>
        <w:pStyle w:val="CommentText"/>
      </w:pPr>
      <w:r>
        <w:rPr>
          <w:rStyle w:val="CommentReference"/>
        </w:rPr>
        <w:annotationRef/>
      </w:r>
      <w:r>
        <w:t>exalt or magnify?</w:t>
      </w:r>
    </w:p>
  </w:comment>
  <w:comment w:id="667" w:author="Windows User" w:date="2015-10-30T08:56:00Z" w:initials="BS">
    <w:p w14:paraId="6604F03B" w14:textId="77777777" w:rsidR="00350773" w:rsidRDefault="00350773" w:rsidP="00E35F1F">
      <w:pPr>
        <w:pStyle w:val="CommentText"/>
      </w:pPr>
      <w:r>
        <w:rPr>
          <w:rStyle w:val="CommentReference"/>
        </w:rPr>
        <w:annotationRef/>
      </w:r>
      <w:r>
        <w:t>or iwn?</w:t>
      </w:r>
    </w:p>
  </w:comment>
  <w:comment w:id="671" w:author="Windows User" w:date="2015-10-30T08:56:00Z" w:initials="BS">
    <w:p w14:paraId="6680EED5" w14:textId="77777777" w:rsidR="00350773" w:rsidRDefault="00350773" w:rsidP="00E35F1F">
      <w:pPr>
        <w:pStyle w:val="CommentText"/>
      </w:pPr>
      <w:r>
        <w:rPr>
          <w:rStyle w:val="CommentReference"/>
        </w:rPr>
        <w:annotationRef/>
      </w:r>
      <w:r>
        <w:t>does this work?</w:t>
      </w:r>
    </w:p>
  </w:comment>
  <w:comment w:id="672" w:author="Windows User" w:date="2015-10-30T08:56:00Z" w:initials="BS">
    <w:p w14:paraId="7B5754B1" w14:textId="77777777" w:rsidR="00350773" w:rsidRDefault="00350773" w:rsidP="00E35F1F">
      <w:pPr>
        <w:pStyle w:val="CommentText"/>
      </w:pPr>
      <w:r>
        <w:rPr>
          <w:rStyle w:val="CommentReference"/>
        </w:rPr>
        <w:annotationRef/>
      </w:r>
      <w:r>
        <w:t>is this right?</w:t>
      </w:r>
    </w:p>
  </w:comment>
  <w:comment w:id="673" w:author="Windows User" w:date="2015-10-30T08:56:00Z" w:initials="BS">
    <w:p w14:paraId="6058F90B" w14:textId="77777777" w:rsidR="00350773" w:rsidRDefault="00350773" w:rsidP="00E35F1F">
      <w:pPr>
        <w:pStyle w:val="CommentText"/>
      </w:pPr>
      <w:r>
        <w:rPr>
          <w:rStyle w:val="CommentReference"/>
        </w:rPr>
        <w:annotationRef/>
      </w:r>
      <w:r>
        <w:t>?</w:t>
      </w:r>
    </w:p>
  </w:comment>
  <w:comment w:id="674" w:author="Windows User" w:date="2015-10-30T08:56:00Z" w:initials="BS">
    <w:p w14:paraId="505706D1" w14:textId="77777777" w:rsidR="00350773" w:rsidRDefault="00350773" w:rsidP="00E35F1F">
      <w:pPr>
        <w:pStyle w:val="CommentText"/>
      </w:pPr>
      <w:r>
        <w:rPr>
          <w:rStyle w:val="CommentReference"/>
        </w:rPr>
        <w:annotationRef/>
      </w:r>
      <w:r>
        <w:t>about or to?</w:t>
      </w:r>
    </w:p>
  </w:comment>
  <w:comment w:id="675" w:author="Windows User" w:date="2015-10-30T08:56:00Z" w:initials="BS">
    <w:p w14:paraId="35AD6860" w14:textId="77777777" w:rsidR="00350773" w:rsidRDefault="00350773" w:rsidP="00E35F1F">
      <w:pPr>
        <w:pStyle w:val="CommentText"/>
      </w:pPr>
      <w:r>
        <w:rPr>
          <w:rStyle w:val="CommentReference"/>
        </w:rPr>
        <w:annotationRef/>
      </w:r>
      <w:r>
        <w:t>proclaim or cry?</w:t>
      </w:r>
    </w:p>
  </w:comment>
  <w:comment w:id="676" w:author="Windows User" w:date="2015-10-30T08:56:00Z" w:initials="BS">
    <w:p w14:paraId="588A0CA8" w14:textId="77777777" w:rsidR="00350773" w:rsidRDefault="00350773" w:rsidP="00E35F1F">
      <w:pPr>
        <w:pStyle w:val="CommentText"/>
      </w:pPr>
      <w:r>
        <w:rPr>
          <w:rStyle w:val="CommentReference"/>
        </w:rPr>
        <w:annotationRef/>
      </w:r>
      <w:r>
        <w:t>??</w:t>
      </w:r>
    </w:p>
  </w:comment>
  <w:comment w:id="677" w:author="Windows User" w:date="2015-10-30T08:56:00Z" w:initials="BS">
    <w:p w14:paraId="43146472" w14:textId="77777777" w:rsidR="00350773" w:rsidRDefault="00350773" w:rsidP="00E35F1F">
      <w:pPr>
        <w:pStyle w:val="CommentText"/>
      </w:pPr>
      <w:r>
        <w:rPr>
          <w:rStyle w:val="CommentReference"/>
        </w:rPr>
        <w:annotationRef/>
      </w:r>
      <w:r>
        <w:t>just?</w:t>
      </w:r>
    </w:p>
  </w:comment>
  <w:comment w:id="678" w:author="Windows User" w:date="2015-10-30T08:56:00Z" w:initials="BS">
    <w:p w14:paraId="005E33F9" w14:textId="77777777" w:rsidR="00350773" w:rsidRDefault="00350773" w:rsidP="00E35F1F">
      <w:pPr>
        <w:pStyle w:val="CommentText"/>
      </w:pPr>
      <w:r>
        <w:rPr>
          <w:rStyle w:val="CommentReference"/>
        </w:rPr>
        <w:annotationRef/>
      </w:r>
      <w:r>
        <w:t>chaste or meek?</w:t>
      </w:r>
    </w:p>
  </w:comment>
  <w:comment w:id="679" w:author="Windows User" w:date="2015-10-30T08:56:00Z" w:initials="BS">
    <w:p w14:paraId="38FC80AB" w14:textId="77777777" w:rsidR="00350773" w:rsidRDefault="00350773" w:rsidP="00E35F1F">
      <w:pPr>
        <w:pStyle w:val="CommentText"/>
      </w:pPr>
      <w:r>
        <w:rPr>
          <w:rStyle w:val="CommentReference"/>
        </w:rPr>
        <w:annotationRef/>
      </w:r>
      <w:r>
        <w:t>St. Isaac? Holy issac?</w:t>
      </w:r>
    </w:p>
  </w:comment>
  <w:comment w:id="680" w:author="Windows User" w:date="2015-10-30T08:56:00Z" w:initials="BS">
    <w:p w14:paraId="49E0F637" w14:textId="77777777" w:rsidR="00350773" w:rsidRDefault="00350773" w:rsidP="00E35F1F">
      <w:pPr>
        <w:pStyle w:val="CommentText"/>
      </w:pPr>
      <w:r>
        <w:rPr>
          <w:rStyle w:val="CommentReference"/>
        </w:rPr>
        <w:annotationRef/>
      </w:r>
      <w:r>
        <w:t>ten thousand time?</w:t>
      </w:r>
    </w:p>
  </w:comment>
  <w:comment w:id="681" w:author="Windows User" w:date="2015-10-30T08:56:00Z" w:initials="BS">
    <w:p w14:paraId="565278E4" w14:textId="77777777" w:rsidR="00350773" w:rsidRDefault="00350773" w:rsidP="00E35F1F">
      <w:pPr>
        <w:pStyle w:val="CommentText"/>
      </w:pPr>
      <w:r>
        <w:rPr>
          <w:rStyle w:val="CommentReference"/>
        </w:rPr>
        <w:annotationRef/>
      </w:r>
      <w:r>
        <w:t>probably don't want to say despot.</w:t>
      </w:r>
    </w:p>
  </w:comment>
  <w:comment w:id="682" w:author="Windows User" w:date="2015-10-30T08:56:00Z" w:initials="BS">
    <w:p w14:paraId="34F4A5A9" w14:textId="77777777" w:rsidR="00350773" w:rsidRDefault="00350773" w:rsidP="00E35F1F">
      <w:pPr>
        <w:pStyle w:val="CommentText"/>
      </w:pPr>
      <w:r>
        <w:rPr>
          <w:rStyle w:val="CommentReference"/>
        </w:rPr>
        <w:annotationRef/>
      </w:r>
      <w:r>
        <w:t>honour or pride?</w:t>
      </w:r>
    </w:p>
  </w:comment>
  <w:comment w:id="683" w:author="Windows User" w:date="2015-10-30T08:56:00Z" w:initials="BS">
    <w:p w14:paraId="28840E47" w14:textId="77777777" w:rsidR="00350773" w:rsidRDefault="00350773" w:rsidP="00E35F1F">
      <w:pPr>
        <w:pStyle w:val="CommentText"/>
      </w:pPr>
      <w:r>
        <w:rPr>
          <w:rStyle w:val="CommentReference"/>
        </w:rPr>
        <w:annotationRef/>
      </w:r>
      <w:r>
        <w:t>spouse or friend???</w:t>
      </w:r>
    </w:p>
  </w:comment>
  <w:comment w:id="684" w:author="Windows User" w:date="2015-10-30T08:56:00Z" w:initials="BS">
    <w:p w14:paraId="6D247103" w14:textId="77777777" w:rsidR="00350773" w:rsidRDefault="00350773" w:rsidP="00E35F1F">
      <w:pPr>
        <w:pStyle w:val="CommentText"/>
      </w:pPr>
      <w:r>
        <w:rPr>
          <w:rStyle w:val="CommentReference"/>
        </w:rPr>
        <w:annotationRef/>
      </w:r>
      <w:r>
        <w:t>word can be health or salvation... but health would parallel healing in next verse??? should it be salvation?</w:t>
      </w:r>
    </w:p>
  </w:comment>
  <w:comment w:id="685" w:author="Windows User" w:date="2015-10-30T08:56:00Z" w:initials="BS">
    <w:p w14:paraId="2A107B46" w14:textId="77777777" w:rsidR="00350773" w:rsidRDefault="00350773" w:rsidP="00E35F1F">
      <w:pPr>
        <w:pStyle w:val="CommentText"/>
      </w:pPr>
      <w:r>
        <w:rPr>
          <w:rStyle w:val="CommentReference"/>
        </w:rPr>
        <w:annotationRef/>
      </w:r>
      <w:r>
        <w:t>unity or oneness? indescribable or unparalleled?</w:t>
      </w:r>
    </w:p>
  </w:comment>
  <w:comment w:id="686" w:author="Windows User" w:date="2015-10-30T08:56:00Z" w:initials="BS">
    <w:p w14:paraId="5555F795" w14:textId="77777777" w:rsidR="00350773" w:rsidRDefault="00350773" w:rsidP="00E35F1F">
      <w:pPr>
        <w:pStyle w:val="CommentText"/>
      </w:pPr>
      <w:r>
        <w:rPr>
          <w:rStyle w:val="CommentReference"/>
        </w:rPr>
        <w:annotationRef/>
      </w:r>
      <w:r>
        <w:t>mingling of substance or human seed? kind of a big difference.</w:t>
      </w:r>
    </w:p>
  </w:comment>
  <w:comment w:id="687" w:author="Microsoft Office User" w:date="2016-08-19T20:02:00Z" w:initials="Office">
    <w:p w14:paraId="43574A61" w14:textId="0B98052D" w:rsidR="00350773" w:rsidRDefault="00350773">
      <w:pPr>
        <w:pStyle w:val="CommentText"/>
      </w:pPr>
      <w:r>
        <w:rPr>
          <w:rStyle w:val="CommentReference"/>
        </w:rPr>
        <w:annotationRef/>
      </w:r>
      <w:r>
        <w:t>check</w:t>
      </w:r>
    </w:p>
  </w:comment>
  <w:comment w:id="688" w:author="Windows User" w:date="2015-10-30T08:56:00Z" w:initials="BS">
    <w:p w14:paraId="5E07F016" w14:textId="77777777" w:rsidR="00350773" w:rsidRDefault="00350773" w:rsidP="00E35F1F">
      <w:pPr>
        <w:pStyle w:val="CommentText"/>
      </w:pPr>
      <w:r>
        <w:rPr>
          <w:rStyle w:val="CommentReference"/>
        </w:rPr>
        <w:annotationRef/>
      </w:r>
      <w:r>
        <w:t>pray or interceed? With or before?</w:t>
      </w:r>
    </w:p>
  </w:comment>
  <w:comment w:id="695" w:author="Windows User" w:date="2015-10-30T08:56:00Z" w:initials="WU">
    <w:p w14:paraId="7192577A" w14:textId="77777777" w:rsidR="00350773" w:rsidRDefault="00350773" w:rsidP="00E35F1F">
      <w:pPr>
        <w:pStyle w:val="CommentText"/>
      </w:pPr>
      <w:r>
        <w:rPr>
          <w:rStyle w:val="CommentReference"/>
        </w:rPr>
        <w:annotationRef/>
      </w:r>
      <w:r>
        <w:t>Are exalted abve. Are honoured more. Parallel structure. More honoured doesn’t flow as well because it doesn’t parallel the structure</w:t>
      </w:r>
    </w:p>
  </w:comment>
  <w:comment w:id="696" w:author="Windows User" w:date="2015-10-30T08:56:00Z" w:initials="WU">
    <w:p w14:paraId="1632DB35" w14:textId="77777777" w:rsidR="00350773" w:rsidRDefault="00350773" w:rsidP="00E35F1F">
      <w:pPr>
        <w:pStyle w:val="CommentText"/>
      </w:pPr>
      <w:r>
        <w:rPr>
          <w:rStyle w:val="CommentReference"/>
        </w:rPr>
        <w:annotationRef/>
      </w:r>
      <w:r>
        <w:t>Are more honoured?</w:t>
      </w:r>
    </w:p>
  </w:comment>
  <w:comment w:id="697" w:author="Windows User" w:date="2015-10-30T08:56:00Z" w:initials="WU">
    <w:p w14:paraId="38104BB5" w14:textId="77777777" w:rsidR="00350773" w:rsidRDefault="00350773" w:rsidP="00E35F1F">
      <w:pPr>
        <w:pStyle w:val="CommentText"/>
      </w:pPr>
      <w:r>
        <w:rPr>
          <w:rStyle w:val="CommentReference"/>
        </w:rPr>
        <w:annotationRef/>
      </w:r>
      <w:r>
        <w:t xml:space="preserve">Means or path? Means with freedom of speech is not a sclear as a way orpath that has a freedom of speech. </w:t>
      </w:r>
    </w:p>
  </w:comment>
  <w:comment w:id="704" w:author="Windows User" w:date="2015-10-30T08:56:00Z" w:initials="WU">
    <w:p w14:paraId="64353538" w14:textId="77777777" w:rsidR="00350773" w:rsidRDefault="00350773" w:rsidP="00E35F1F">
      <w:pPr>
        <w:pStyle w:val="CommentText"/>
      </w:pPr>
      <w:r>
        <w:rPr>
          <w:rStyle w:val="CommentReference"/>
        </w:rPr>
        <w:annotationRef/>
      </w:r>
      <w:r>
        <w:t>Above heaven or above the heavens. Not above the heaven.</w:t>
      </w:r>
    </w:p>
  </w:comment>
  <w:comment w:id="705" w:author="Windows User" w:date="2015-10-30T08:56:00Z" w:initials="WU">
    <w:p w14:paraId="684796B5" w14:textId="77777777" w:rsidR="00350773" w:rsidRDefault="00350773" w:rsidP="00E35F1F">
      <w:pPr>
        <w:pStyle w:val="CommentText"/>
      </w:pPr>
      <w:r>
        <w:rPr>
          <w:rStyle w:val="CommentReference"/>
        </w:rPr>
        <w:annotationRef/>
      </w:r>
      <w:r>
        <w:t>Reuse of truth is very awkward</w:t>
      </w:r>
    </w:p>
  </w:comment>
  <w:comment w:id="709" w:author="Windows User" w:date="2015-10-30T08:56:00Z" w:initials="WU">
    <w:p w14:paraId="1D6D9724" w14:textId="77777777" w:rsidR="00350773" w:rsidRDefault="00350773" w:rsidP="00E35F1F">
      <w:pPr>
        <w:pStyle w:val="CommentText"/>
      </w:pPr>
      <w:r>
        <w:rPr>
          <w:rStyle w:val="CommentReference"/>
        </w:rPr>
        <w:annotationRef/>
      </w:r>
      <w:r>
        <w:t>The Virgin Mary?</w:t>
      </w:r>
    </w:p>
  </w:comment>
  <w:comment w:id="710" w:author="Windows User" w:date="2015-10-30T08:56:00Z" w:initials="WU">
    <w:p w14:paraId="104BFD73" w14:textId="77777777" w:rsidR="00350773" w:rsidRDefault="00350773" w:rsidP="00E35F1F">
      <w:pPr>
        <w:pStyle w:val="CommentText"/>
      </w:pPr>
      <w:r>
        <w:rPr>
          <w:rStyle w:val="CommentReference"/>
        </w:rPr>
        <w:annotationRef/>
      </w:r>
      <w:r>
        <w:t>And the Mercy Seat / with the Cherubs? Less literal, but makes more sense.</w:t>
      </w:r>
    </w:p>
  </w:comment>
  <w:comment w:id="711" w:author="Windows User" w:date="2015-10-30T08:56:00Z" w:initials="WU">
    <w:p w14:paraId="4E46CF30" w14:textId="77777777" w:rsidR="00350773" w:rsidRDefault="00350773" w:rsidP="00E35F1F">
      <w:pPr>
        <w:pStyle w:val="CommentText"/>
      </w:pPr>
      <w:r>
        <w:rPr>
          <w:rStyle w:val="CommentReference"/>
        </w:rPr>
        <w:annotationRef/>
      </w:r>
      <w:r>
        <w:t>Jar or vessel for the sake of youth who think marijuana?</w:t>
      </w:r>
    </w:p>
  </w:comment>
  <w:comment w:id="712" w:author="Windows User" w:date="2015-10-30T08:56:00Z" w:initials="WU">
    <w:p w14:paraId="0D8736F0" w14:textId="77777777" w:rsidR="00350773" w:rsidRDefault="00350773" w:rsidP="00E35F1F">
      <w:pPr>
        <w:pStyle w:val="CommentText"/>
      </w:pPr>
      <w:r>
        <w:rPr>
          <w:rStyle w:val="CommentReference"/>
        </w:rPr>
        <w:annotationRef/>
      </w:r>
      <w:r>
        <w:t>Not lampstand?</w:t>
      </w:r>
    </w:p>
  </w:comment>
  <w:comment w:id="716" w:author="Windows User" w:date="2015-10-30T08:56:00Z" w:initials="WU">
    <w:p w14:paraId="71035455" w14:textId="77777777" w:rsidR="00350773" w:rsidRDefault="00350773" w:rsidP="00E35F1F">
      <w:pPr>
        <w:pStyle w:val="CommentText"/>
      </w:pPr>
      <w:r>
        <w:rPr>
          <w:rStyle w:val="CommentReference"/>
        </w:rPr>
        <w:annotationRef/>
      </w:r>
      <w:r>
        <w:t>Need to decide whether to capitalize and be Consistent.</w:t>
      </w:r>
    </w:p>
  </w:comment>
  <w:comment w:id="717" w:author="Windows User" w:date="2015-10-30T08:56:00Z" w:initials="WU">
    <w:p w14:paraId="27C7371E" w14:textId="77777777" w:rsidR="00350773" w:rsidRDefault="00350773"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18" w:author="Windows User" w:date="2015-10-30T08:56:00Z" w:initials="WU">
    <w:p w14:paraId="209A45A7" w14:textId="77777777" w:rsidR="00350773" w:rsidRDefault="00350773" w:rsidP="00E35F1F">
      <w:pPr>
        <w:pStyle w:val="CommentText"/>
      </w:pPr>
      <w:r>
        <w:rPr>
          <w:rStyle w:val="CommentReference"/>
        </w:rPr>
        <w:annotationRef/>
      </w:r>
      <w:r>
        <w:t>Tense(s) of this vs?</w:t>
      </w:r>
    </w:p>
  </w:comment>
  <w:comment w:id="722" w:author="Windows User" w:date="2015-10-30T08:56:00Z" w:initials="WU">
    <w:p w14:paraId="596EE3A5" w14:textId="77777777" w:rsidR="00350773" w:rsidRDefault="00350773" w:rsidP="00E35F1F">
      <w:pPr>
        <w:pStyle w:val="CommentText"/>
      </w:pPr>
      <w:r>
        <w:rPr>
          <w:rStyle w:val="CommentReference"/>
        </w:rPr>
        <w:annotationRef/>
      </w:r>
      <w:r>
        <w:t>If no coma, then that. If coma, then which.</w:t>
      </w:r>
    </w:p>
  </w:comment>
  <w:comment w:id="723" w:author="Windows User" w:date="2015-11-21T13:10:00Z" w:initials="WU">
    <w:p w14:paraId="0E2011D4" w14:textId="77777777" w:rsidR="00350773" w:rsidRPr="00745B45" w:rsidRDefault="00350773"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24" w:author="Windows User" w:date="2015-10-30T08:56:00Z" w:initials="WU">
    <w:p w14:paraId="7F58A02B" w14:textId="77777777" w:rsidR="00350773" w:rsidRDefault="00350773" w:rsidP="00E35F1F">
      <w:pPr>
        <w:pStyle w:val="CommentText"/>
      </w:pPr>
      <w:r>
        <w:rPr>
          <w:rStyle w:val="CommentReference"/>
        </w:rPr>
        <w:annotationRef/>
      </w:r>
      <w:r>
        <w:t>Ok for traditional English. But in current usage hasn’t it narrowed to taste rather than still including smell? Armona?</w:t>
      </w:r>
    </w:p>
  </w:comment>
  <w:comment w:id="725" w:author="Windows User" w:date="2015-10-30T08:56:00Z" w:initials="WU">
    <w:p w14:paraId="06058DA2" w14:textId="77777777" w:rsidR="00350773" w:rsidRDefault="00350773" w:rsidP="00E35F1F">
      <w:pPr>
        <w:pStyle w:val="CommentText"/>
      </w:pPr>
      <w:r>
        <w:rPr>
          <w:rStyle w:val="CommentReference"/>
        </w:rPr>
        <w:annotationRef/>
      </w:r>
      <w:r>
        <w:t>This makes little sense. An estate is just a state, a status… you can restore to a first status, but not to a status</w:t>
      </w:r>
    </w:p>
  </w:comment>
  <w:comment w:id="735" w:author="Windows User" w:date="2015-10-30T08:56:00Z" w:initials="WU">
    <w:p w14:paraId="1E1724A5" w14:textId="77777777" w:rsidR="00350773" w:rsidRDefault="00350773" w:rsidP="00E35F1F">
      <w:pPr>
        <w:pStyle w:val="CommentText"/>
      </w:pPr>
      <w:r>
        <w:rPr>
          <w:rStyle w:val="CommentReference"/>
        </w:rPr>
        <w:annotationRef/>
      </w:r>
      <w:r>
        <w:t>Care or concern?</w:t>
      </w:r>
    </w:p>
  </w:comment>
  <w:comment w:id="736" w:author="Windows User" w:date="2015-10-30T08:56:00Z" w:initials="WU">
    <w:p w14:paraId="78E58888" w14:textId="77777777" w:rsidR="00350773" w:rsidRDefault="00350773" w:rsidP="00E35F1F">
      <w:pPr>
        <w:pStyle w:val="CommentText"/>
      </w:pPr>
      <w:r>
        <w:rPr>
          <w:rStyle w:val="CommentReference"/>
        </w:rPr>
        <w:annotationRef/>
      </w:r>
      <w:r>
        <w:t>Uhm…. ? Coptic clearly says Sabbaton…. But wasn’t it the first day?</w:t>
      </w:r>
    </w:p>
  </w:comment>
  <w:comment w:id="745" w:author="Windows User" w:date="2015-10-30T08:56:00Z" w:initials="WU">
    <w:p w14:paraId="18B3CB42" w14:textId="77777777" w:rsidR="00350773" w:rsidRDefault="00350773" w:rsidP="00E35F1F">
      <w:pPr>
        <w:pStyle w:val="CommentText"/>
      </w:pPr>
      <w:r>
        <w:rPr>
          <w:rStyle w:val="CommentReference"/>
        </w:rPr>
        <w:annotationRef/>
      </w:r>
      <w:r>
        <w:t>Exceedingly? Too? So?</w:t>
      </w:r>
    </w:p>
  </w:comment>
  <w:comment w:id="746" w:author="Windows User" w:date="2015-10-30T08:56:00Z" w:initials="WU">
    <w:p w14:paraId="6849FDD2" w14:textId="77777777" w:rsidR="00350773" w:rsidRDefault="00350773" w:rsidP="00E35F1F">
      <w:pPr>
        <w:pStyle w:val="CommentText"/>
      </w:pPr>
      <w:r>
        <w:rPr>
          <w:rStyle w:val="CommentReference"/>
        </w:rPr>
        <w:annotationRef/>
      </w:r>
      <w:r>
        <w:t>Ramez, I or me?</w:t>
      </w:r>
    </w:p>
  </w:comment>
  <w:comment w:id="747" w:author="Windows User" w:date="2015-10-30T08:56:00Z" w:initials="WU">
    <w:p w14:paraId="799B59FF" w14:textId="77777777" w:rsidR="00350773" w:rsidRDefault="00350773" w:rsidP="00E35F1F">
      <w:pPr>
        <w:pStyle w:val="CommentText"/>
      </w:pPr>
      <w:r>
        <w:rPr>
          <w:rStyle w:val="CommentReference"/>
        </w:rPr>
        <w:annotationRef/>
      </w:r>
      <w:r>
        <w:t>Teach to offer repentance or instruct in repentance?</w:t>
      </w:r>
    </w:p>
  </w:comment>
  <w:comment w:id="748" w:author="Windows User" w:date="2015-10-30T08:56:00Z" w:initials="WU">
    <w:p w14:paraId="57D87D60" w14:textId="77777777" w:rsidR="00350773" w:rsidRDefault="00350773" w:rsidP="00E35F1F">
      <w:pPr>
        <w:pStyle w:val="CommentText"/>
      </w:pPr>
      <w:r>
        <w:rPr>
          <w:rStyle w:val="CommentReference"/>
        </w:rPr>
        <w:annotationRef/>
      </w:r>
      <w:r>
        <w:t>That a sinner die would make this consistent.</w:t>
      </w:r>
    </w:p>
  </w:comment>
  <w:comment w:id="749" w:author="Windows User" w:date="2015-10-30T08:56:00Z" w:initials="WU">
    <w:p w14:paraId="274EC1E4" w14:textId="77777777" w:rsidR="00350773" w:rsidRDefault="00350773" w:rsidP="00E35F1F">
      <w:pPr>
        <w:pStyle w:val="CommentText"/>
      </w:pPr>
      <w:r>
        <w:rPr>
          <w:rStyle w:val="CommentReference"/>
        </w:rPr>
        <w:annotationRef/>
      </w:r>
      <w:r>
        <w:t>Kind-hearted or merciful?</w:t>
      </w:r>
    </w:p>
  </w:comment>
  <w:comment w:id="750" w:author="Windows User" w:date="2015-10-30T08:56:00Z" w:initials="WU">
    <w:p w14:paraId="1370FE87" w14:textId="77777777" w:rsidR="00350773" w:rsidRDefault="00350773" w:rsidP="00E35F1F">
      <w:pPr>
        <w:pStyle w:val="CommentText"/>
      </w:pPr>
      <w:r>
        <w:rPr>
          <w:rStyle w:val="CommentReference"/>
        </w:rPr>
        <w:annotationRef/>
      </w:r>
      <w:r>
        <w:t>Compassions or tender mercies?</w:t>
      </w:r>
    </w:p>
  </w:comment>
  <w:comment w:id="751" w:author="Windows User" w:date="2015-10-30T08:56:00Z" w:initials="WU">
    <w:p w14:paraId="70E14B72" w14:textId="77777777" w:rsidR="00350773" w:rsidRDefault="00350773" w:rsidP="00E35F1F">
      <w:pPr>
        <w:pStyle w:val="CommentText"/>
      </w:pPr>
      <w:r>
        <w:rPr>
          <w:rStyle w:val="CommentReference"/>
        </w:rPr>
        <w:annotationRef/>
      </w:r>
      <w:r>
        <w:t>May He or that He may</w:t>
      </w:r>
    </w:p>
  </w:comment>
  <w:comment w:id="763" w:author="Windows User" w:date="2015-10-30T08:56:00Z" w:initials="BS">
    <w:p w14:paraId="1CD83694" w14:textId="77777777" w:rsidR="00350773" w:rsidRDefault="00350773" w:rsidP="00E35F1F">
      <w:pPr>
        <w:pStyle w:val="CommentText"/>
      </w:pPr>
      <w:r>
        <w:rPr>
          <w:rStyle w:val="CommentReference"/>
        </w:rPr>
        <w:annotationRef/>
      </w:r>
      <w:r>
        <w:t>very greatly is redundant...</w:t>
      </w:r>
    </w:p>
  </w:comment>
  <w:comment w:id="764" w:author="Windows User" w:date="2015-10-30T08:56:00Z" w:initials="BS">
    <w:p w14:paraId="2DB29619" w14:textId="77777777" w:rsidR="00350773" w:rsidRDefault="00350773" w:rsidP="00E35F1F">
      <w:pPr>
        <w:pStyle w:val="CommentText"/>
      </w:pPr>
      <w:r>
        <w:rPr>
          <w:rStyle w:val="CommentReference"/>
        </w:rPr>
        <w:annotationRef/>
      </w:r>
      <w:r>
        <w:t>above? in?</w:t>
      </w:r>
    </w:p>
  </w:comment>
  <w:comment w:id="765" w:author="Windows User" w:date="2015-10-30T08:56:00Z" w:initials="BS">
    <w:p w14:paraId="3734F7C0" w14:textId="77777777" w:rsidR="00350773" w:rsidRDefault="00350773" w:rsidP="00E35F1F">
      <w:pPr>
        <w:pStyle w:val="CommentText"/>
      </w:pPr>
      <w:r>
        <w:rPr>
          <w:rStyle w:val="CommentReference"/>
        </w:rPr>
        <w:annotationRef/>
      </w:r>
      <w:r>
        <w:t>dikeos is usually rended 'righteous'. Is there good cause to use 'just' here?</w:t>
      </w:r>
    </w:p>
  </w:comment>
  <w:comment w:id="766" w:author="Windows User" w:date="2015-10-30T08:56:00Z" w:initials="BS">
    <w:p w14:paraId="06116336" w14:textId="77777777" w:rsidR="00350773" w:rsidRDefault="00350773" w:rsidP="00E35F1F">
      <w:pPr>
        <w:pStyle w:val="CommentText"/>
      </w:pPr>
      <w:r>
        <w:rPr>
          <w:rStyle w:val="CommentReference"/>
        </w:rPr>
        <w:annotationRef/>
      </w:r>
      <w:r>
        <w:t>mediated or put into practice?</w:t>
      </w:r>
    </w:p>
  </w:comment>
  <w:comment w:id="767" w:author="Windows User" w:date="2015-10-30T08:56:00Z" w:initials="BS">
    <w:p w14:paraId="6417B5A7" w14:textId="77777777" w:rsidR="00350773" w:rsidRDefault="00350773" w:rsidP="00E35F1F">
      <w:pPr>
        <w:pStyle w:val="CommentText"/>
      </w:pPr>
      <w:r>
        <w:rPr>
          <w:rStyle w:val="CommentReference"/>
        </w:rPr>
        <w:annotationRef/>
      </w:r>
      <w:r>
        <w:t>on their lips is a common English expression that seems to have the same meaning as "in their mouths"</w:t>
      </w:r>
    </w:p>
  </w:comment>
  <w:comment w:id="768" w:author="Windows User" w:date="2015-10-30T08:56:00Z" w:initials="BS">
    <w:p w14:paraId="7CA0B9DB" w14:textId="77777777" w:rsidR="00350773" w:rsidRDefault="00350773" w:rsidP="00E35F1F">
      <w:pPr>
        <w:pStyle w:val="CommentText"/>
      </w:pPr>
      <w:r>
        <w:rPr>
          <w:rStyle w:val="CommentReference"/>
        </w:rPr>
        <w:annotationRef/>
      </w:r>
      <w:r>
        <w:t>The tree of immortality would flow better in English.</w:t>
      </w:r>
    </w:p>
  </w:comment>
  <w:comment w:id="769" w:author="Windows User" w:date="2015-10-30T08:56:00Z" w:initials="BS">
    <w:p w14:paraId="3D06FFDE" w14:textId="77777777" w:rsidR="00350773" w:rsidRDefault="00350773" w:rsidP="00E35F1F">
      <w:pPr>
        <w:pStyle w:val="CommentText"/>
      </w:pPr>
      <w:r>
        <w:rPr>
          <w:rStyle w:val="CommentReference"/>
        </w:rPr>
        <w:annotationRef/>
      </w:r>
      <w:r>
        <w:t>thoughts or senses?</w:t>
      </w:r>
    </w:p>
  </w:comment>
  <w:comment w:id="770" w:author="Windows User" w:date="2015-10-30T08:56:00Z" w:initials="BS">
    <w:p w14:paraId="5092C47C" w14:textId="77777777" w:rsidR="00350773" w:rsidRDefault="00350773" w:rsidP="00E35F1F">
      <w:pPr>
        <w:pStyle w:val="CommentText"/>
      </w:pPr>
      <w:r>
        <w:rPr>
          <w:rStyle w:val="CommentReference"/>
        </w:rPr>
        <w:annotationRef/>
      </w:r>
      <w:r>
        <w:t>lay? set? cast?</w:t>
      </w:r>
    </w:p>
  </w:comment>
  <w:comment w:id="771" w:author="Windows User" w:date="2015-10-30T08:56:00Z" w:initials="BS">
    <w:p w14:paraId="2988A4E9" w14:textId="77777777" w:rsidR="00350773" w:rsidRDefault="00350773" w:rsidP="00E35F1F">
      <w:pPr>
        <w:pStyle w:val="CommentText"/>
      </w:pPr>
      <w:r>
        <w:rPr>
          <w:rStyle w:val="CommentReference"/>
        </w:rPr>
        <w:annotationRef/>
      </w:r>
      <w:r>
        <w:t>more common word... does it capture meaning well enough?</w:t>
      </w:r>
    </w:p>
  </w:comment>
  <w:comment w:id="772" w:author="Windows User" w:date="2015-10-30T08:56:00Z" w:initials="BS">
    <w:p w14:paraId="7A2B4CA4" w14:textId="77777777" w:rsidR="00350773" w:rsidRDefault="00350773" w:rsidP="00E35F1F">
      <w:pPr>
        <w:pStyle w:val="CommentText"/>
      </w:pPr>
      <w:r>
        <w:rPr>
          <w:rStyle w:val="CommentReference"/>
        </w:rPr>
        <w:annotationRef/>
      </w:r>
      <w:r>
        <w:t>types?</w:t>
      </w:r>
    </w:p>
  </w:comment>
  <w:comment w:id="781" w:author="Windows User" w:date="2015-10-30T08:56:00Z" w:initials="BS">
    <w:p w14:paraId="6A283326" w14:textId="77777777" w:rsidR="00350773" w:rsidRDefault="00350773" w:rsidP="00E35F1F">
      <w:pPr>
        <w:pStyle w:val="CommentText"/>
      </w:pPr>
      <w:r>
        <w:rPr>
          <w:rStyle w:val="CommentReference"/>
        </w:rPr>
        <w:annotationRef/>
      </w:r>
      <w:r>
        <w:t>Coptic clearly says beginning... is there anything in it about authority as the other translations have?</w:t>
      </w:r>
    </w:p>
  </w:comment>
  <w:comment w:id="782" w:author="Windows User" w:date="2015-10-30T08:56:00Z" w:initials="BS">
    <w:p w14:paraId="233F3783" w14:textId="77777777" w:rsidR="00350773" w:rsidRDefault="00350773" w:rsidP="00E35F1F">
      <w:pPr>
        <w:pStyle w:val="CommentText"/>
      </w:pPr>
      <w:r>
        <w:rPr>
          <w:rStyle w:val="CommentReference"/>
        </w:rPr>
        <w:annotationRef/>
      </w:r>
      <w:r>
        <w:t>risen, or shone?</w:t>
      </w:r>
    </w:p>
  </w:comment>
  <w:comment w:id="786" w:author="Windows User" w:date="2015-10-30T08:56:00Z" w:initials="BS">
    <w:p w14:paraId="301FA11B" w14:textId="77777777" w:rsidR="00350773" w:rsidRDefault="00350773" w:rsidP="00D65FD4">
      <w:pPr>
        <w:pStyle w:val="CommentText"/>
      </w:pPr>
      <w:r>
        <w:rPr>
          <w:rStyle w:val="CommentReference"/>
        </w:rPr>
        <w:annotationRef/>
      </w:r>
      <w:r>
        <w:t>risen, or shone?</w:t>
      </w:r>
    </w:p>
  </w:comment>
  <w:comment w:id="790" w:author="Windows User" w:date="2015-10-30T08:56:00Z" w:initials="BS">
    <w:p w14:paraId="4B4155FC" w14:textId="77777777" w:rsidR="00350773" w:rsidRDefault="00350773" w:rsidP="00E35F1F">
      <w:pPr>
        <w:pStyle w:val="CommentText"/>
      </w:pPr>
      <w:r>
        <w:rPr>
          <w:rStyle w:val="CommentReference"/>
        </w:rPr>
        <w:annotationRef/>
      </w:r>
      <w:r>
        <w:t>cap?</w:t>
      </w:r>
    </w:p>
  </w:comment>
  <w:comment w:id="791" w:author="Windows User" w:date="2015-10-30T08:56:00Z" w:initials="BS">
    <w:p w14:paraId="248C83A2" w14:textId="77777777" w:rsidR="00350773" w:rsidRDefault="00350773" w:rsidP="00E35F1F">
      <w:pPr>
        <w:pStyle w:val="CommentText"/>
      </w:pPr>
      <w:r>
        <w:rPr>
          <w:rStyle w:val="CommentReference"/>
        </w:rPr>
        <w:annotationRef/>
      </w:r>
      <w:r>
        <w:t>save? redeem?</w:t>
      </w:r>
    </w:p>
  </w:comment>
  <w:comment w:id="792" w:author="Windows User" w:date="2015-10-30T08:56:00Z" w:initials="BS">
    <w:p w14:paraId="4C7BFCC0" w14:textId="77777777" w:rsidR="00350773" w:rsidRDefault="00350773" w:rsidP="00D65FD4">
      <w:pPr>
        <w:pStyle w:val="CommentText"/>
      </w:pPr>
      <w:r>
        <w:rPr>
          <w:rStyle w:val="CommentReference"/>
        </w:rPr>
        <w:annotationRef/>
      </w:r>
      <w:r>
        <w:t>risen, or shone?</w:t>
      </w:r>
    </w:p>
  </w:comment>
  <w:comment w:id="796" w:author="Windows User" w:date="2015-10-30T08:56:00Z" w:initials="BS">
    <w:p w14:paraId="2390D3F4" w14:textId="77777777" w:rsidR="00350773" w:rsidRDefault="00350773" w:rsidP="00E35F1F">
      <w:pPr>
        <w:pStyle w:val="CommentText"/>
      </w:pPr>
      <w:r>
        <w:rPr>
          <w:rStyle w:val="CommentReference"/>
        </w:rPr>
        <w:annotationRef/>
      </w:r>
      <w:r>
        <w:t>or should " be down here</w:t>
      </w:r>
    </w:p>
  </w:comment>
  <w:comment w:id="797" w:author="Windows User" w:date="2015-10-30T08:56:00Z" w:initials="BS">
    <w:p w14:paraId="6D6C2E53" w14:textId="77777777" w:rsidR="00350773" w:rsidRDefault="00350773" w:rsidP="00D65FD4">
      <w:pPr>
        <w:pStyle w:val="CommentText"/>
      </w:pPr>
      <w:r>
        <w:rPr>
          <w:rStyle w:val="CommentReference"/>
        </w:rPr>
        <w:annotationRef/>
      </w:r>
      <w:r>
        <w:t>risen, or shone?</w:t>
      </w:r>
    </w:p>
  </w:comment>
  <w:comment w:id="801" w:author="Windows User" w:date="2015-10-30T08:56:00Z" w:initials="BS">
    <w:p w14:paraId="061FF9BB" w14:textId="77777777" w:rsidR="00350773" w:rsidRDefault="00350773" w:rsidP="00E35F1F">
      <w:pPr>
        <w:pStyle w:val="CommentText"/>
      </w:pPr>
      <w:r>
        <w:rPr>
          <w:rStyle w:val="CommentReference"/>
        </w:rPr>
        <w:annotationRef/>
      </w:r>
      <w:r>
        <w:t>was overcame or did overcome? very different...</w:t>
      </w:r>
    </w:p>
  </w:comment>
  <w:comment w:id="802" w:author="Windows User" w:date="2015-10-30T08:56:00Z" w:initials="BS">
    <w:p w14:paraId="031DAA7E" w14:textId="77777777" w:rsidR="00350773" w:rsidRDefault="00350773" w:rsidP="00D65FD4">
      <w:pPr>
        <w:pStyle w:val="CommentText"/>
      </w:pPr>
      <w:r>
        <w:rPr>
          <w:rStyle w:val="CommentReference"/>
        </w:rPr>
        <w:annotationRef/>
      </w:r>
      <w:r>
        <w:t>risen, or shone?</w:t>
      </w:r>
    </w:p>
  </w:comment>
  <w:comment w:id="806" w:author="Windows User" w:date="2015-10-30T08:56:00Z" w:initials="BS">
    <w:p w14:paraId="13BC365B" w14:textId="77777777" w:rsidR="00350773" w:rsidRDefault="00350773" w:rsidP="00E35F1F">
      <w:pPr>
        <w:pStyle w:val="CommentText"/>
      </w:pPr>
      <w:r>
        <w:rPr>
          <w:rStyle w:val="CommentReference"/>
        </w:rPr>
        <w:annotationRef/>
      </w:r>
      <w:r>
        <w:t>awkward, but changing to a perfect man or man perfectly destroys meaning...</w:t>
      </w:r>
    </w:p>
  </w:comment>
  <w:comment w:id="807" w:author="Windows User" w:date="2015-10-30T08:56:00Z" w:initials="BS">
    <w:p w14:paraId="367DF61C" w14:textId="77777777" w:rsidR="00350773" w:rsidRDefault="00350773" w:rsidP="00E35F1F">
      <w:pPr>
        <w:pStyle w:val="CommentText"/>
      </w:pPr>
      <w:r>
        <w:rPr>
          <w:rStyle w:val="CommentReference"/>
        </w:rPr>
        <w:annotationRef/>
      </w:r>
      <w:r>
        <w:t>L.A. is quite different fo rthis vs...</w:t>
      </w:r>
    </w:p>
  </w:comment>
  <w:comment w:id="808" w:author="Windows User" w:date="2015-10-30T08:56:00Z" w:initials="BS">
    <w:p w14:paraId="614A33D0" w14:textId="77777777" w:rsidR="00350773" w:rsidRDefault="00350773" w:rsidP="00D65FD4">
      <w:pPr>
        <w:pStyle w:val="CommentText"/>
      </w:pPr>
      <w:r>
        <w:rPr>
          <w:rStyle w:val="CommentReference"/>
        </w:rPr>
        <w:annotationRef/>
      </w:r>
      <w:r>
        <w:t>risen, or shone?</w:t>
      </w:r>
    </w:p>
  </w:comment>
  <w:comment w:id="812" w:author="Windows User" w:date="2015-10-30T08:56:00Z" w:initials="BS">
    <w:p w14:paraId="690C098D" w14:textId="77777777" w:rsidR="00350773" w:rsidRDefault="00350773" w:rsidP="00D65FD4">
      <w:pPr>
        <w:pStyle w:val="CommentText"/>
      </w:pPr>
      <w:r>
        <w:rPr>
          <w:rStyle w:val="CommentReference"/>
        </w:rPr>
        <w:annotationRef/>
      </w:r>
      <w:r>
        <w:t>risen, or shone?</w:t>
      </w:r>
    </w:p>
  </w:comment>
  <w:comment w:id="816" w:author="Windows User" w:date="2015-10-30T08:56:00Z" w:initials="BS">
    <w:p w14:paraId="47406125" w14:textId="77777777" w:rsidR="00350773" w:rsidRDefault="00350773" w:rsidP="00E35F1F">
      <w:pPr>
        <w:pStyle w:val="CommentText"/>
      </w:pPr>
      <w:r>
        <w:rPr>
          <w:rStyle w:val="CommentReference"/>
        </w:rPr>
        <w:annotationRef/>
      </w:r>
      <w:r>
        <w:t>dividing wall?</w:t>
      </w:r>
    </w:p>
  </w:comment>
  <w:comment w:id="817" w:author="Windows User" w:date="2015-10-30T08:56:00Z" w:initials="BS">
    <w:p w14:paraId="3115FE96" w14:textId="77777777" w:rsidR="00350773" w:rsidRDefault="00350773" w:rsidP="00D65FD4">
      <w:pPr>
        <w:pStyle w:val="CommentText"/>
      </w:pPr>
      <w:r>
        <w:rPr>
          <w:rStyle w:val="CommentReference"/>
        </w:rPr>
        <w:annotationRef/>
      </w:r>
      <w:r>
        <w:t>risen, or shone?</w:t>
      </w:r>
    </w:p>
  </w:comment>
  <w:comment w:id="821" w:author="Windows User" w:date="2015-10-30T08:56:00Z" w:initials="BS">
    <w:p w14:paraId="0BDB9E8A" w14:textId="77777777" w:rsidR="00350773" w:rsidRDefault="00350773" w:rsidP="00E35F1F">
      <w:pPr>
        <w:pStyle w:val="CommentText"/>
      </w:pPr>
      <w:r>
        <w:rPr>
          <w:rStyle w:val="CommentReference"/>
        </w:rPr>
        <w:annotationRef/>
      </w:r>
      <w:r>
        <w:t>what does han mean? can we say teh angels of light?</w:t>
      </w:r>
    </w:p>
  </w:comment>
  <w:comment w:id="822" w:author="Windows User" w:date="2015-10-30T08:56:00Z" w:initials="BS">
    <w:p w14:paraId="035DBC4C" w14:textId="77777777" w:rsidR="00350773" w:rsidRDefault="00350773" w:rsidP="00E35F1F">
      <w:pPr>
        <w:pStyle w:val="CommentText"/>
      </w:pPr>
      <w:r>
        <w:rPr>
          <w:rStyle w:val="CommentReference"/>
        </w:rPr>
        <w:annotationRef/>
      </w:r>
      <w:r>
        <w:t>sing hymns to be consistent with above?</w:t>
      </w:r>
    </w:p>
  </w:comment>
  <w:comment w:id="823" w:author="Windows User" w:date="2015-10-30T08:56:00Z" w:initials="BS">
    <w:p w14:paraId="3E0D70DF" w14:textId="77777777" w:rsidR="00350773" w:rsidRDefault="00350773" w:rsidP="00E35F1F">
      <w:pPr>
        <w:pStyle w:val="CommentText"/>
      </w:pPr>
      <w:r>
        <w:rPr>
          <w:rStyle w:val="CommentReference"/>
        </w:rPr>
        <w:annotationRef/>
      </w:r>
      <w:r>
        <w:t>should be arose to match parallel with next vs... but makes no sense in English. Arose within Mary or shone from Mary.</w:t>
      </w:r>
    </w:p>
  </w:comment>
  <w:comment w:id="824" w:author="Windows User" w:date="2015-10-30T08:56:00Z" w:initials="BS">
    <w:p w14:paraId="24AFFCDF" w14:textId="77777777" w:rsidR="00350773" w:rsidRDefault="00350773" w:rsidP="00E35F1F">
      <w:pPr>
        <w:pStyle w:val="CommentText"/>
      </w:pPr>
      <w:r>
        <w:rPr>
          <w:rStyle w:val="CommentReference"/>
        </w:rPr>
        <w:annotationRef/>
      </w:r>
      <w:r>
        <w:t>Is "je" enough justification to prepend 'saying'?</w:t>
      </w:r>
    </w:p>
  </w:comment>
  <w:comment w:id="825" w:author="Windows User" w:date="2015-10-30T08:56:00Z" w:initials="BS">
    <w:p w14:paraId="0E84B308" w14:textId="77777777" w:rsidR="00350773" w:rsidRDefault="00350773" w:rsidP="00E35F1F">
      <w:pPr>
        <w:pStyle w:val="CommentText"/>
      </w:pPr>
      <w:r>
        <w:rPr>
          <w:rStyle w:val="CommentReference"/>
        </w:rPr>
        <w:annotationRef/>
      </w:r>
      <w:r>
        <w:t>abouna's doxology of prime has 'that' here I think...</w:t>
      </w:r>
    </w:p>
  </w:comment>
  <w:comment w:id="826" w:author="Windows User" w:date="2015-10-30T08:56:00Z" w:initials="BS">
    <w:p w14:paraId="13D50058" w14:textId="77777777" w:rsidR="00350773" w:rsidRDefault="00350773" w:rsidP="00E35F1F">
      <w:pPr>
        <w:pStyle w:val="CommentText"/>
      </w:pPr>
      <w:r>
        <w:rPr>
          <w:rStyle w:val="CommentReference"/>
        </w:rPr>
        <w:annotationRef/>
      </w:r>
      <w:r>
        <w:t>or "sining"?</w:t>
      </w:r>
    </w:p>
  </w:comment>
  <w:comment w:id="827" w:author="Windows User" w:date="2015-10-30T08:56:00Z" w:initials="BS">
    <w:p w14:paraId="112875D2" w14:textId="77777777" w:rsidR="00350773" w:rsidRDefault="00350773" w:rsidP="00D65FD4">
      <w:pPr>
        <w:pStyle w:val="CommentText"/>
      </w:pPr>
      <w:r>
        <w:rPr>
          <w:rStyle w:val="CommentReference"/>
        </w:rPr>
        <w:annotationRef/>
      </w:r>
      <w:r>
        <w:t>risen, or shone?</w:t>
      </w:r>
    </w:p>
  </w:comment>
  <w:comment w:id="832" w:author="Windows User" w:date="2015-10-30T08:56:00Z" w:initials="BS">
    <w:p w14:paraId="1CF8EF29" w14:textId="77777777" w:rsidR="00350773" w:rsidRDefault="00350773" w:rsidP="00E35F1F">
      <w:pPr>
        <w:pStyle w:val="CommentText"/>
      </w:pPr>
      <w:r>
        <w:rPr>
          <w:rStyle w:val="CommentReference"/>
        </w:rPr>
        <w:annotationRef/>
      </w:r>
      <w:r>
        <w:t>any sense of authority in coptic?</w:t>
      </w:r>
    </w:p>
  </w:comment>
  <w:comment w:id="833" w:author="Windows User" w:date="2015-11-02T12:45:00Z" w:initials="BS">
    <w:p w14:paraId="14FBB1F8" w14:textId="77777777" w:rsidR="00350773" w:rsidRDefault="00350773" w:rsidP="00E35F1F">
      <w:pPr>
        <w:pStyle w:val="CommentText"/>
      </w:pPr>
      <w:r>
        <w:rPr>
          <w:rStyle w:val="CommentReference"/>
        </w:rPr>
        <w:annotationRef/>
      </w:r>
      <w:r>
        <w:t>or saint mary? I prefer the holy... but we should be consistent one way or the other.</w:t>
      </w:r>
    </w:p>
  </w:comment>
  <w:comment w:id="834" w:author="Windows User" w:date="2015-10-30T08:56:00Z" w:initials="BS">
    <w:p w14:paraId="16E721CE" w14:textId="77777777" w:rsidR="00350773" w:rsidRDefault="00350773"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6" w:author="Windows User" w:date="2015-10-30T08:56:00Z" w:initials="BS">
    <w:p w14:paraId="3C08A3D8" w14:textId="77777777" w:rsidR="00350773" w:rsidRDefault="00350773" w:rsidP="00E35F1F">
      <w:pPr>
        <w:pStyle w:val="CommentText"/>
      </w:pPr>
      <w:r>
        <w:rPr>
          <w:rStyle w:val="CommentReference"/>
        </w:rPr>
        <w:annotationRef/>
      </w:r>
      <w:r>
        <w:t>tense is flipping so much vs to vs. Any way to make more consistent?</w:t>
      </w:r>
    </w:p>
  </w:comment>
  <w:comment w:id="847" w:author="Windows User" w:date="2015-11-02T12:41:00Z" w:initials="BS">
    <w:p w14:paraId="32825E4D" w14:textId="77777777" w:rsidR="00350773" w:rsidRDefault="00350773" w:rsidP="00E35F1F">
      <w:pPr>
        <w:pStyle w:val="CommentText"/>
      </w:pPr>
      <w:r>
        <w:rPr>
          <w:rStyle w:val="CommentReference"/>
        </w:rPr>
        <w:annotationRef/>
      </w:r>
      <w:r>
        <w:t>cold frost? frosty cold? too many ands.</w:t>
      </w:r>
    </w:p>
  </w:comment>
  <w:comment w:id="848" w:author="Windows User" w:date="2015-10-30T08:56:00Z" w:initials="BS">
    <w:p w14:paraId="4E6878BA" w14:textId="77777777" w:rsidR="00350773" w:rsidRDefault="00350773" w:rsidP="00E35F1F">
      <w:pPr>
        <w:pStyle w:val="CommentText"/>
      </w:pPr>
      <w:r>
        <w:rPr>
          <w:rStyle w:val="CommentReference"/>
        </w:rPr>
        <w:annotationRef/>
      </w:r>
      <w:r>
        <w:t>In is probably more right... I probably shouldn't have changed that...</w:t>
      </w:r>
    </w:p>
  </w:comment>
  <w:comment w:id="865" w:author="Brett Slote" w:date="2015-10-30T08:56:00Z" w:initials="BS">
    <w:p w14:paraId="18EC5FB9" w14:textId="77777777" w:rsidR="00350773" w:rsidRDefault="00350773" w:rsidP="00E35F1F">
      <w:pPr>
        <w:pStyle w:val="CommentText"/>
      </w:pPr>
      <w:r>
        <w:rPr>
          <w:rStyle w:val="CommentReference"/>
        </w:rPr>
        <w:annotationRef/>
      </w:r>
      <w:r>
        <w:t>Received or bought?</w:t>
      </w:r>
    </w:p>
  </w:comment>
  <w:comment w:id="872" w:author="Brett Slote" w:date="2015-10-30T08:56:00Z" w:initials="BS">
    <w:p w14:paraId="6DDFB160" w14:textId="77777777" w:rsidR="00350773" w:rsidRDefault="00350773" w:rsidP="00E35F1F">
      <w:pPr>
        <w:pStyle w:val="CommentText"/>
      </w:pPr>
      <w:r>
        <w:rPr>
          <w:rStyle w:val="CommentReference"/>
        </w:rPr>
        <w:annotationRef/>
      </w:r>
      <w:r>
        <w:t>Uncircumscript?</w:t>
      </w:r>
    </w:p>
  </w:comment>
  <w:comment w:id="875" w:author="Brett Slote" w:date="2015-10-30T08:56:00Z" w:initials="BS">
    <w:p w14:paraId="39A4B3F9" w14:textId="77777777" w:rsidR="00350773" w:rsidRDefault="00350773" w:rsidP="00E35F1F">
      <w:pPr>
        <w:pStyle w:val="CommentText"/>
      </w:pPr>
      <w:r>
        <w:rPr>
          <w:rStyle w:val="CommentReference"/>
        </w:rPr>
        <w:annotationRef/>
      </w:r>
      <w:r>
        <w:t>Orthodox?</w:t>
      </w:r>
    </w:p>
  </w:comment>
  <w:comment w:id="876" w:author="Brett Slote" w:date="2015-10-30T08:56:00Z" w:initials="BS">
    <w:p w14:paraId="7E993A49" w14:textId="77777777" w:rsidR="00350773" w:rsidRDefault="00350773" w:rsidP="00E35F1F">
      <w:pPr>
        <w:pStyle w:val="CommentText"/>
      </w:pPr>
      <w:r>
        <w:rPr>
          <w:rStyle w:val="CommentReference"/>
        </w:rPr>
        <w:annotationRef/>
      </w:r>
      <w:r>
        <w:t>Faith?</w:t>
      </w:r>
    </w:p>
  </w:comment>
  <w:comment w:id="879" w:author="Brett Slote" w:date="2015-10-30T08:56:00Z" w:initials="BS">
    <w:p w14:paraId="575DF2C3" w14:textId="77777777" w:rsidR="00350773" w:rsidRDefault="00350773" w:rsidP="00E35F1F">
      <w:pPr>
        <w:pStyle w:val="CommentText"/>
      </w:pPr>
      <w:r>
        <w:rPr>
          <w:rStyle w:val="CommentReference"/>
        </w:rPr>
        <w:annotationRef/>
      </w:r>
      <w:r>
        <w:t>Need a consistent policy</w:t>
      </w:r>
    </w:p>
  </w:comment>
  <w:comment w:id="883" w:author="Brett Slote" w:date="2015-10-30T08:56:00Z" w:initials="BS">
    <w:p w14:paraId="4A370093" w14:textId="77777777" w:rsidR="00350773" w:rsidRDefault="00350773" w:rsidP="00E35F1F">
      <w:pPr>
        <w:pStyle w:val="CommentText"/>
      </w:pPr>
      <w:r>
        <w:rPr>
          <w:rStyle w:val="CommentReference"/>
        </w:rPr>
        <w:annotationRef/>
      </w:r>
      <w:r>
        <w:t>Ramez, He or Him?</w:t>
      </w:r>
    </w:p>
  </w:comment>
  <w:comment w:id="884" w:author="Brett Slote" w:date="2015-10-30T08:56:00Z" w:initials="BS">
    <w:p w14:paraId="3B1DEA29" w14:textId="77777777" w:rsidR="00350773" w:rsidRDefault="00350773" w:rsidP="00E35F1F">
      <w:pPr>
        <w:pStyle w:val="CommentText"/>
      </w:pPr>
      <w:r>
        <w:rPr>
          <w:rStyle w:val="CommentReference"/>
        </w:rPr>
        <w:annotationRef/>
      </w:r>
      <w:r>
        <w:t>On? By?</w:t>
      </w:r>
    </w:p>
  </w:comment>
  <w:comment w:id="885" w:author="Windows User" w:date="2015-11-21T13:15:00Z" w:initials="WU">
    <w:p w14:paraId="05ACE9CF" w14:textId="77777777" w:rsidR="00350773" w:rsidRDefault="00350773" w:rsidP="00E35F1F">
      <w:pPr>
        <w:pStyle w:val="CommentText"/>
      </w:pPr>
      <w:r>
        <w:rPr>
          <w:rStyle w:val="CommentReference"/>
        </w:rPr>
        <w:annotationRef/>
      </w:r>
      <w:r>
        <w:t>check</w:t>
      </w:r>
    </w:p>
  </w:comment>
  <w:comment w:id="893" w:author="Windows User" w:date="2015-10-30T08:56:00Z" w:initials="BS">
    <w:p w14:paraId="5592658B" w14:textId="77777777" w:rsidR="00350773" w:rsidRDefault="00350773" w:rsidP="00E35F1F">
      <w:pPr>
        <w:pStyle w:val="CommentText"/>
      </w:pPr>
      <w:r>
        <w:rPr>
          <w:rStyle w:val="CommentReference"/>
        </w:rPr>
        <w:annotationRef/>
      </w:r>
      <w:r>
        <w:t>Are the breaths referring to the inspiration of scripture, as the other translations have, or the breath of creation cf gn 1?</w:t>
      </w:r>
    </w:p>
  </w:comment>
  <w:comment w:id="894" w:author="Windows User" w:date="2015-10-30T08:56:00Z" w:initials="BS">
    <w:p w14:paraId="6C4E59F0" w14:textId="77777777" w:rsidR="00350773" w:rsidRDefault="00350773" w:rsidP="00E35F1F">
      <w:pPr>
        <w:pStyle w:val="CommentText"/>
      </w:pPr>
      <w:r>
        <w:rPr>
          <w:rStyle w:val="CommentReference"/>
        </w:rPr>
        <w:annotationRef/>
      </w:r>
      <w:r>
        <w:t>When we love the Name of our Lord Jesus Christ, the Name of Salvation...</w:t>
      </w:r>
    </w:p>
  </w:comment>
  <w:comment w:id="895" w:author="Windows User" w:date="2015-10-30T08:56:00Z" w:initials="BS">
    <w:p w14:paraId="14DD413A" w14:textId="77777777" w:rsidR="00350773" w:rsidRDefault="00350773" w:rsidP="00E35F1F">
      <w:pPr>
        <w:pStyle w:val="CommentText"/>
      </w:pPr>
      <w:r>
        <w:rPr>
          <w:rStyle w:val="CommentReference"/>
        </w:rPr>
        <w:annotationRef/>
      </w:r>
      <w:r>
        <w:t>adjective? severe?</w:t>
      </w:r>
    </w:p>
  </w:comment>
  <w:comment w:id="904" w:author="Windows User" w:date="2015-11-21T13:15:00Z" w:initials="WU">
    <w:p w14:paraId="071C1D6C" w14:textId="77777777" w:rsidR="00350773" w:rsidRDefault="00350773" w:rsidP="00E35F1F">
      <w:pPr>
        <w:pStyle w:val="CommentText"/>
      </w:pPr>
      <w:r>
        <w:rPr>
          <w:rStyle w:val="CommentReference"/>
        </w:rPr>
        <w:annotationRef/>
      </w:r>
      <w:r>
        <w:t>check</w:t>
      </w:r>
    </w:p>
  </w:comment>
  <w:comment w:id="906" w:author="Windows User" w:date="2015-10-30T08:56:00Z" w:initials="BS">
    <w:p w14:paraId="5CA1796C" w14:textId="77777777" w:rsidR="00350773" w:rsidRDefault="00350773" w:rsidP="00E35F1F">
      <w:pPr>
        <w:pStyle w:val="CommentText"/>
      </w:pPr>
      <w:r>
        <w:rPr>
          <w:rStyle w:val="CommentReference"/>
        </w:rPr>
        <w:annotationRef/>
      </w:r>
      <w:r>
        <w:t>too literal?</w:t>
      </w:r>
    </w:p>
  </w:comment>
  <w:comment w:id="909" w:author="Windows User" w:date="2015-10-30T08:56:00Z" w:initials="BS">
    <w:p w14:paraId="39BBFF20" w14:textId="77777777" w:rsidR="00350773" w:rsidRDefault="00350773" w:rsidP="00E35F1F">
      <w:pPr>
        <w:pStyle w:val="CommentText"/>
      </w:pPr>
      <w:r>
        <w:rPr>
          <w:rStyle w:val="CommentReference"/>
        </w:rPr>
        <w:annotationRef/>
      </w:r>
      <w:r>
        <w:t>awkward</w:t>
      </w:r>
    </w:p>
  </w:comment>
  <w:comment w:id="910" w:author="Windows User" w:date="2015-10-30T08:56:00Z" w:initials="BS">
    <w:p w14:paraId="7C372EC3" w14:textId="77777777" w:rsidR="00350773" w:rsidRDefault="00350773" w:rsidP="00E35F1F">
      <w:pPr>
        <w:pStyle w:val="CommentText"/>
      </w:pPr>
      <w:r>
        <w:rPr>
          <w:rStyle w:val="CommentReference"/>
        </w:rPr>
        <w:annotationRef/>
      </w:r>
      <w:r>
        <w:t>sits, less literal, but more clear?</w:t>
      </w:r>
    </w:p>
  </w:comment>
  <w:comment w:id="911" w:author="Windows User" w:date="2015-10-30T08:56:00Z" w:initials="BS">
    <w:p w14:paraId="6C09DB42" w14:textId="77777777" w:rsidR="00350773" w:rsidRDefault="00350773" w:rsidP="00E35F1F">
      <w:pPr>
        <w:pStyle w:val="CommentText"/>
      </w:pPr>
      <w:r>
        <w:rPr>
          <w:rStyle w:val="CommentReference"/>
        </w:rPr>
        <w:annotationRef/>
      </w:r>
      <w:r>
        <w:t>awkward</w:t>
      </w:r>
    </w:p>
  </w:comment>
  <w:comment w:id="913" w:author="Windows User" w:date="2015-10-30T08:56:00Z" w:initials="BS">
    <w:p w14:paraId="512D6CE2" w14:textId="77777777" w:rsidR="00350773" w:rsidRDefault="00350773" w:rsidP="00E35F1F">
      <w:pPr>
        <w:pStyle w:val="CommentText"/>
      </w:pPr>
      <w:r>
        <w:rPr>
          <w:rStyle w:val="CommentReference"/>
        </w:rPr>
        <w:annotationRef/>
      </w:r>
      <w:r>
        <w:t>terribly awkward</w:t>
      </w:r>
    </w:p>
  </w:comment>
  <w:comment w:id="914" w:author="Windows User" w:date="2015-11-21T13:16:00Z" w:initials="WU">
    <w:p w14:paraId="56B70852" w14:textId="77777777" w:rsidR="00350773" w:rsidRDefault="00350773" w:rsidP="00E35F1F">
      <w:pPr>
        <w:pStyle w:val="CommentText"/>
      </w:pPr>
      <w:r>
        <w:rPr>
          <w:rStyle w:val="CommentReference"/>
        </w:rPr>
        <w:annotationRef/>
      </w:r>
      <w:r>
        <w:t>check</w:t>
      </w:r>
    </w:p>
  </w:comment>
  <w:comment w:id="915" w:author="Windows User" w:date="2015-11-21T13:16:00Z" w:initials="WU">
    <w:p w14:paraId="46C7130C" w14:textId="77777777" w:rsidR="00350773" w:rsidRDefault="00350773" w:rsidP="00E35F1F">
      <w:pPr>
        <w:pStyle w:val="CommentText"/>
      </w:pPr>
      <w:r>
        <w:rPr>
          <w:rStyle w:val="CommentReference"/>
        </w:rPr>
        <w:annotationRef/>
      </w:r>
      <w:r>
        <w:t>check</w:t>
      </w:r>
    </w:p>
  </w:comment>
  <w:comment w:id="916" w:author="Windows User" w:date="2015-11-21T13:16:00Z" w:initials="WU">
    <w:p w14:paraId="5E32845B" w14:textId="77777777" w:rsidR="00350773" w:rsidRDefault="00350773" w:rsidP="00E35F1F">
      <w:pPr>
        <w:pStyle w:val="CommentText"/>
      </w:pPr>
      <w:r>
        <w:rPr>
          <w:rStyle w:val="CommentReference"/>
        </w:rPr>
        <w:annotationRef/>
      </w:r>
      <w:r>
        <w:t>check</w:t>
      </w:r>
    </w:p>
  </w:comment>
  <w:comment w:id="917" w:author="Windows User" w:date="2015-11-21T13:16:00Z" w:initials="WU">
    <w:p w14:paraId="530C7E75" w14:textId="77777777" w:rsidR="00350773" w:rsidRDefault="00350773" w:rsidP="00E35F1F">
      <w:pPr>
        <w:pStyle w:val="CommentText"/>
      </w:pPr>
      <w:r>
        <w:rPr>
          <w:rStyle w:val="CommentReference"/>
        </w:rPr>
        <w:annotationRef/>
      </w:r>
      <w:r>
        <w:t>check</w:t>
      </w:r>
    </w:p>
  </w:comment>
  <w:comment w:id="919" w:author="Windows User" w:date="2015-10-30T08:56:00Z" w:initials="BS">
    <w:p w14:paraId="215C41D2" w14:textId="77777777" w:rsidR="00350773" w:rsidRDefault="00350773" w:rsidP="00E35F1F">
      <w:pPr>
        <w:pStyle w:val="CommentText"/>
      </w:pPr>
      <w:r>
        <w:rPr>
          <w:rStyle w:val="CommentReference"/>
        </w:rPr>
        <w:annotationRef/>
      </w:r>
      <w:r>
        <w:t>sat?</w:t>
      </w:r>
    </w:p>
  </w:comment>
  <w:comment w:id="920" w:author="Windows User" w:date="2015-11-21T13:17:00Z" w:initials="WU">
    <w:p w14:paraId="6B55DDAB" w14:textId="77777777" w:rsidR="00350773" w:rsidRDefault="00350773" w:rsidP="00E35F1F">
      <w:pPr>
        <w:pStyle w:val="CommentText"/>
      </w:pPr>
      <w:r>
        <w:rPr>
          <w:rStyle w:val="CommentReference"/>
        </w:rPr>
        <w:annotationRef/>
      </w:r>
      <w:r>
        <w:t>check</w:t>
      </w:r>
    </w:p>
  </w:comment>
  <w:comment w:id="921" w:author="Windows User" w:date="2015-11-21T13:17:00Z" w:initials="WU">
    <w:p w14:paraId="5825D4CB" w14:textId="77777777" w:rsidR="00350773" w:rsidRDefault="00350773" w:rsidP="00E35F1F">
      <w:pPr>
        <w:pStyle w:val="CommentText"/>
      </w:pPr>
      <w:r>
        <w:rPr>
          <w:rStyle w:val="CommentReference"/>
        </w:rPr>
        <w:annotationRef/>
      </w:r>
      <w:r>
        <w:t>check</w:t>
      </w:r>
    </w:p>
  </w:comment>
  <w:comment w:id="924" w:author="Windows User" w:date="2015-10-30T08:56:00Z" w:initials="BS">
    <w:p w14:paraId="3E614A56" w14:textId="77777777" w:rsidR="00350773" w:rsidRDefault="00350773" w:rsidP="00E35F1F">
      <w:pPr>
        <w:pStyle w:val="CommentText"/>
      </w:pPr>
      <w:r>
        <w:rPr>
          <w:rStyle w:val="CommentReference"/>
        </w:rPr>
        <w:annotationRef/>
      </w:r>
      <w:r>
        <w:t>entered and come forth, or entered through it?</w:t>
      </w:r>
    </w:p>
  </w:comment>
  <w:comment w:id="925" w:author="Windows User" w:date="2015-10-30T08:56:00Z" w:initials="BS">
    <w:p w14:paraId="356D8FDF" w14:textId="77777777" w:rsidR="00350773" w:rsidRDefault="00350773" w:rsidP="00E35F1F">
      <w:pPr>
        <w:pStyle w:val="CommentText"/>
      </w:pPr>
      <w:r>
        <w:rPr>
          <w:rStyle w:val="CommentReference"/>
        </w:rPr>
        <w:annotationRef/>
      </w:r>
      <w:r>
        <w:t>appearing?</w:t>
      </w:r>
    </w:p>
  </w:comment>
  <w:comment w:id="926" w:author="Windows User" w:date="2015-10-30T08:56:00Z" w:initials="BS">
    <w:p w14:paraId="4735348E" w14:textId="77777777" w:rsidR="00350773" w:rsidRDefault="00350773" w:rsidP="00E35F1F">
      <w:pPr>
        <w:pStyle w:val="CommentText"/>
      </w:pPr>
      <w:r>
        <w:rPr>
          <w:rStyle w:val="CommentReference"/>
        </w:rPr>
        <w:annotationRef/>
      </w:r>
      <w:r>
        <w:t>He</w:t>
      </w:r>
    </w:p>
  </w:comment>
  <w:comment w:id="933" w:author="Windows User" w:date="2015-10-30T08:56:00Z" w:initials="BS">
    <w:p w14:paraId="5F2DFD8E" w14:textId="77777777" w:rsidR="00350773" w:rsidRDefault="00350773" w:rsidP="00E35F1F">
      <w:pPr>
        <w:pStyle w:val="CommentText"/>
      </w:pPr>
      <w:r>
        <w:rPr>
          <w:rStyle w:val="CommentReference"/>
        </w:rPr>
        <w:annotationRef/>
      </w:r>
      <w:r>
        <w:t>I feel like upon sounds better here and below</w:t>
      </w:r>
    </w:p>
  </w:comment>
  <w:comment w:id="934" w:author="Brett Slote" w:date="2016-08-19T08:52:00Z" w:initials="BS">
    <w:p w14:paraId="1CA371D1" w14:textId="31C866C9" w:rsidR="00350773" w:rsidRDefault="00350773">
      <w:pPr>
        <w:pStyle w:val="CommentText"/>
      </w:pPr>
      <w:r>
        <w:rPr>
          <w:rStyle w:val="CommentReference"/>
        </w:rPr>
        <w:annotationRef/>
      </w:r>
      <w:r>
        <w:t>Should this be crush?</w:t>
      </w:r>
    </w:p>
  </w:comment>
  <w:comment w:id="935" w:author="Windows User" w:date="2015-10-30T08:56:00Z" w:initials="BS">
    <w:p w14:paraId="7D69D9EF" w14:textId="77777777" w:rsidR="00350773" w:rsidRDefault="00350773" w:rsidP="00E35F1F">
      <w:pPr>
        <w:pStyle w:val="CommentText"/>
      </w:pPr>
      <w:r>
        <w:rPr>
          <w:rStyle w:val="CommentReference"/>
        </w:rPr>
        <w:annotationRef/>
      </w:r>
      <w:r>
        <w:t>awkward. Crush under our feet or crush within us? Even if feet not literally there, needed to complete the implied thought in english.</w:t>
      </w:r>
    </w:p>
  </w:comment>
  <w:comment w:id="943" w:author="Windows User" w:date="2015-10-30T08:56:00Z" w:initials="BS">
    <w:p w14:paraId="60DA9970" w14:textId="77777777" w:rsidR="00350773" w:rsidRDefault="00350773" w:rsidP="00E35F1F">
      <w:pPr>
        <w:pStyle w:val="CommentText"/>
      </w:pPr>
      <w:r>
        <w:rPr>
          <w:rStyle w:val="CommentReference"/>
        </w:rPr>
        <w:annotationRef/>
      </w:r>
      <w:r>
        <w:t>a? I know virgin doesn't sound right. Nor virginal. But a virgin seems to cheapen the thought...</w:t>
      </w:r>
    </w:p>
  </w:comment>
  <w:comment w:id="945" w:author="Windows User" w:date="2015-10-30T08:56:00Z" w:initials="BS">
    <w:p w14:paraId="3D3D58F2" w14:textId="77777777" w:rsidR="00350773" w:rsidRDefault="00350773" w:rsidP="00E35F1F">
      <w:pPr>
        <w:pStyle w:val="CommentText"/>
      </w:pPr>
      <w:r>
        <w:rPr>
          <w:rStyle w:val="CommentReference"/>
        </w:rPr>
        <w:annotationRef/>
      </w:r>
      <w:r>
        <w:t>annulled has connotation from catholicism of never having been. I like abolished better. Sounds more poetic like too.</w:t>
      </w:r>
    </w:p>
  </w:comment>
  <w:comment w:id="948" w:author="Windows User" w:date="2015-10-30T08:56:00Z" w:initials="BS">
    <w:p w14:paraId="758A0E08" w14:textId="77777777" w:rsidR="00350773" w:rsidRDefault="00350773" w:rsidP="00E35F1F">
      <w:pPr>
        <w:pStyle w:val="CommentText"/>
      </w:pPr>
      <w:r>
        <w:rPr>
          <w:rStyle w:val="CommentReference"/>
        </w:rPr>
        <w:annotationRef/>
      </w:r>
      <w:r>
        <w:t>yes, it is a continuous thought. But this and next are complete sentences in themselves.</w:t>
      </w:r>
    </w:p>
  </w:comment>
  <w:comment w:id="949" w:author="Windows User" w:date="2015-10-30T08:56:00Z" w:initials="BS">
    <w:p w14:paraId="4C494C1B" w14:textId="77777777" w:rsidR="00350773" w:rsidRDefault="00350773" w:rsidP="00E35F1F">
      <w:pPr>
        <w:pStyle w:val="CommentText"/>
      </w:pPr>
      <w:r>
        <w:rPr>
          <w:rStyle w:val="CommentReference"/>
        </w:rPr>
        <w:annotationRef/>
      </w:r>
      <w:r>
        <w:t>revealed almost makes sense here... but not with the next line having "said"</w:t>
      </w:r>
    </w:p>
  </w:comment>
  <w:comment w:id="950" w:author="Windows User" w:date="2015-10-30T08:56:00Z" w:initials="BS">
    <w:p w14:paraId="32F983BF" w14:textId="77777777" w:rsidR="00350773" w:rsidRDefault="00350773" w:rsidP="00E35F1F">
      <w:pPr>
        <w:pStyle w:val="CommentText"/>
      </w:pPr>
      <w:r>
        <w:rPr>
          <w:rStyle w:val="CommentReference"/>
        </w:rPr>
        <w:annotationRef/>
      </w:r>
      <w:r>
        <w:t>repeat quotes or contiguious?</w:t>
      </w:r>
    </w:p>
  </w:comment>
  <w:comment w:id="951" w:author="Windows User" w:date="2015-10-30T08:56:00Z" w:initials="BS">
    <w:p w14:paraId="29400B5B" w14:textId="77777777" w:rsidR="00350773" w:rsidRDefault="00350773" w:rsidP="00E35F1F">
      <w:pPr>
        <w:pStyle w:val="CommentText"/>
      </w:pPr>
      <w:r>
        <w:rPr>
          <w:rStyle w:val="CommentReference"/>
        </w:rPr>
        <w:annotationRef/>
      </w:r>
      <w:r>
        <w:t>in strength?</w:t>
      </w:r>
    </w:p>
  </w:comment>
  <w:comment w:id="952" w:author="Windows User" w:date="2015-10-30T08:56:00Z" w:initials="BS">
    <w:p w14:paraId="19007B27" w14:textId="77777777" w:rsidR="00350773" w:rsidRDefault="00350773" w:rsidP="00E35F1F">
      <w:pPr>
        <w:pStyle w:val="CommentText"/>
      </w:pPr>
      <w:r>
        <w:rPr>
          <w:rStyle w:val="CommentReference"/>
        </w:rPr>
        <w:annotationRef/>
      </w:r>
      <w:r>
        <w:t>in the tune it just sounds more emphatic dropping the "both"</w:t>
      </w:r>
    </w:p>
  </w:comment>
  <w:comment w:id="954" w:author="Windows User" w:date="2015-10-30T08:56:00Z" w:initials="BS">
    <w:p w14:paraId="42813985" w14:textId="77777777" w:rsidR="00350773" w:rsidRDefault="00350773" w:rsidP="00E35F1F">
      <w:pPr>
        <w:pStyle w:val="CommentText"/>
      </w:pPr>
      <w:r>
        <w:rPr>
          <w:rStyle w:val="CommentReference"/>
        </w:rPr>
        <w:annotationRef/>
      </w:r>
      <w:r>
        <w:t>theotokos, not mav em ef Nooti</w:t>
      </w:r>
    </w:p>
  </w:comment>
  <w:comment w:id="955" w:author="Windows User" w:date="2015-10-30T08:56:00Z" w:initials="BS">
    <w:p w14:paraId="72887F8D" w14:textId="77777777" w:rsidR="00350773" w:rsidRDefault="00350773" w:rsidP="00E35F1F">
      <w:pPr>
        <w:pStyle w:val="CommentText"/>
      </w:pPr>
      <w:r>
        <w:rPr>
          <w:rStyle w:val="CommentReference"/>
        </w:rPr>
        <w:annotationRef/>
      </w:r>
      <w:r>
        <w:t>in?</w:t>
      </w:r>
    </w:p>
  </w:comment>
  <w:comment w:id="957" w:author="Windows User" w:date="2015-10-30T08:56:00Z" w:initials="BS">
    <w:p w14:paraId="79923510" w14:textId="77777777" w:rsidR="00350773" w:rsidRDefault="00350773" w:rsidP="00E35F1F">
      <w:pPr>
        <w:pStyle w:val="CommentText"/>
      </w:pPr>
      <w:r>
        <w:rPr>
          <w:rStyle w:val="CommentReference"/>
        </w:rPr>
        <w:annotationRef/>
      </w:r>
      <w:r>
        <w:t>it's literally "And" but that leaves too much grammatical ambiguity that tends towards nonsensical parsing.</w:t>
      </w:r>
    </w:p>
  </w:comment>
  <w:comment w:id="958" w:author="Windows User" w:date="2015-10-30T08:56:00Z" w:initials="BS">
    <w:p w14:paraId="790A95EE" w14:textId="77777777" w:rsidR="00350773" w:rsidRDefault="00350773" w:rsidP="00E35F1F">
      <w:pPr>
        <w:pStyle w:val="CommentText"/>
      </w:pPr>
      <w:r>
        <w:rPr>
          <w:rStyle w:val="CommentReference"/>
        </w:rPr>
        <w:annotationRef/>
      </w:r>
      <w:r>
        <w:t>tense?</w:t>
      </w:r>
    </w:p>
  </w:comment>
  <w:comment w:id="960" w:author="Windows User" w:date="2015-10-30T08:56:00Z" w:initials="BS">
    <w:p w14:paraId="2626B3B0" w14:textId="77777777" w:rsidR="00350773" w:rsidRDefault="00350773" w:rsidP="00E35F1F">
      <w:pPr>
        <w:pStyle w:val="CommentText"/>
      </w:pPr>
      <w:r>
        <w:rPr>
          <w:rStyle w:val="CommentReference"/>
        </w:rPr>
        <w:annotationRef/>
      </w:r>
      <w:r>
        <w:t>too far for a pronoun</w:t>
      </w:r>
    </w:p>
  </w:comment>
  <w:comment w:id="961" w:author="Windows User" w:date="2015-10-30T08:56:00Z" w:initials="BS">
    <w:p w14:paraId="35C833E4" w14:textId="77777777" w:rsidR="00350773" w:rsidRDefault="00350773" w:rsidP="00E35F1F">
      <w:pPr>
        <w:pStyle w:val="CommentText"/>
      </w:pPr>
      <w:r>
        <w:rPr>
          <w:rStyle w:val="CommentReference"/>
        </w:rPr>
        <w:annotationRef/>
      </w:r>
      <w:r>
        <w:t>deemed or made?</w:t>
      </w:r>
    </w:p>
  </w:comment>
  <w:comment w:id="963" w:author="Windows User" w:date="2015-10-30T08:56:00Z" w:initials="BS">
    <w:p w14:paraId="5C7B7A35" w14:textId="77777777" w:rsidR="00350773" w:rsidRDefault="00350773" w:rsidP="00E35F1F">
      <w:pPr>
        <w:pStyle w:val="CommentText"/>
      </w:pPr>
      <w:r>
        <w:rPr>
          <w:rStyle w:val="CommentReference"/>
        </w:rPr>
        <w:annotationRef/>
      </w:r>
      <w:r>
        <w:t>coptic is heavens of heavens, but we usually say heaven of heavens.</w:t>
      </w:r>
    </w:p>
  </w:comment>
  <w:comment w:id="965" w:author="Windows User" w:date="2015-10-30T08:56:00Z" w:initials="BS">
    <w:p w14:paraId="080C2EEE" w14:textId="77777777" w:rsidR="00350773" w:rsidRDefault="00350773" w:rsidP="00E35F1F">
      <w:pPr>
        <w:pStyle w:val="CommentText"/>
      </w:pPr>
      <w:r>
        <w:rPr>
          <w:rStyle w:val="CommentReference"/>
        </w:rPr>
        <w:annotationRef/>
      </w:r>
      <w:r>
        <w:t>rises or shines?</w:t>
      </w:r>
    </w:p>
  </w:comment>
  <w:comment w:id="968" w:author="Windows User" w:date="2015-10-30T08:56:00Z" w:initials="BS">
    <w:p w14:paraId="5671149C" w14:textId="77777777" w:rsidR="00350773" w:rsidRDefault="00350773" w:rsidP="00E35F1F">
      <w:pPr>
        <w:pStyle w:val="CommentText"/>
      </w:pPr>
      <w:r>
        <w:rPr>
          <w:rStyle w:val="CommentReference"/>
        </w:rPr>
        <w:annotationRef/>
      </w:r>
      <w:r>
        <w:t>destroyed or damaged?</w:t>
      </w:r>
    </w:p>
  </w:comment>
  <w:comment w:id="976" w:author="Windows User" w:date="2015-10-30T08:56:00Z" w:initials="BS">
    <w:p w14:paraId="4B308EB2" w14:textId="77777777" w:rsidR="00350773" w:rsidRDefault="00350773" w:rsidP="00E35F1F">
      <w:pPr>
        <w:pStyle w:val="CommentText"/>
      </w:pPr>
      <w:r>
        <w:rPr>
          <w:rStyle w:val="CommentReference"/>
        </w:rPr>
        <w:annotationRef/>
      </w:r>
      <w:r>
        <w:t>servant, or slave?</w:t>
      </w:r>
    </w:p>
  </w:comment>
  <w:comment w:id="977" w:author="Windows User" w:date="2015-10-30T08:56:00Z" w:initials="BS">
    <w:p w14:paraId="20DF1D54" w14:textId="77777777" w:rsidR="00350773" w:rsidRDefault="00350773" w:rsidP="00E35F1F">
      <w:pPr>
        <w:pStyle w:val="CommentText"/>
      </w:pPr>
      <w:r>
        <w:rPr>
          <w:rStyle w:val="CommentReference"/>
        </w:rPr>
        <w:annotationRef/>
      </w:r>
      <w:r>
        <w:t>Feels way too literal</w:t>
      </w:r>
    </w:p>
  </w:comment>
  <w:comment w:id="978" w:author="Windows User" w:date="2015-11-21T13:18:00Z" w:initials="WU">
    <w:p w14:paraId="2A74F11D" w14:textId="77777777" w:rsidR="00350773" w:rsidRDefault="00350773" w:rsidP="00E35F1F">
      <w:pPr>
        <w:pStyle w:val="CommentText"/>
      </w:pPr>
      <w:r>
        <w:rPr>
          <w:rStyle w:val="CommentReference"/>
        </w:rPr>
        <w:annotationRef/>
      </w:r>
      <w:r>
        <w:t>check</w:t>
      </w:r>
    </w:p>
  </w:comment>
  <w:comment w:id="986" w:author="Windows User" w:date="2015-10-30T08:56:00Z" w:initials="BS">
    <w:p w14:paraId="6352B7F4" w14:textId="77777777" w:rsidR="00350773" w:rsidRDefault="00350773"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88" w:author="Windows User" w:date="2015-10-30T08:56:00Z" w:initials="BS">
    <w:p w14:paraId="77680459" w14:textId="77777777" w:rsidR="00350773" w:rsidRDefault="00350773" w:rsidP="00E35F1F">
      <w:pPr>
        <w:pStyle w:val="CommentText"/>
      </w:pPr>
      <w:r>
        <w:rPr>
          <w:rStyle w:val="CommentReference"/>
        </w:rPr>
        <w:annotationRef/>
      </w:r>
      <w:r>
        <w:t>was incarnate or took flesh? Need a decision for this common phrase.</w:t>
      </w:r>
    </w:p>
  </w:comment>
  <w:comment w:id="994" w:author="Windows User" w:date="2015-10-30T08:56:00Z" w:initials="BS">
    <w:p w14:paraId="61EAF48D" w14:textId="77777777" w:rsidR="00350773" w:rsidRDefault="00350773" w:rsidP="00E35F1F">
      <w:pPr>
        <w:pStyle w:val="CommentText"/>
      </w:pPr>
      <w:r>
        <w:rPr>
          <w:rStyle w:val="CommentReference"/>
        </w:rPr>
        <w:annotationRef/>
      </w:r>
      <w:r>
        <w:t>Altar/The place where the Sacrifice is offered, is clearly not right. But Temple? Or Holy of Holies?</w:t>
      </w:r>
    </w:p>
  </w:comment>
  <w:comment w:id="997" w:author="Windows User" w:date="2015-10-30T08:56:00Z" w:initials="BS">
    <w:p w14:paraId="0DB4A25D" w14:textId="77777777" w:rsidR="00350773" w:rsidRDefault="00350773" w:rsidP="00E35F1F">
      <w:pPr>
        <w:pStyle w:val="CommentText"/>
      </w:pPr>
      <w:r>
        <w:rPr>
          <w:rStyle w:val="CommentReference"/>
        </w:rPr>
        <w:annotationRef/>
      </w:r>
      <w:r>
        <w:t>I think infinite captures the meaning of uncircumscript in a more approachable way.</w:t>
      </w:r>
    </w:p>
  </w:comment>
  <w:comment w:id="998" w:author="Windows User" w:date="2015-10-30T08:56:00Z" w:initials="BS">
    <w:p w14:paraId="65C574CB" w14:textId="77777777" w:rsidR="00350773" w:rsidRDefault="00350773" w:rsidP="00E35F1F">
      <w:pPr>
        <w:pStyle w:val="CommentText"/>
      </w:pPr>
      <w:r>
        <w:rPr>
          <w:rStyle w:val="CommentReference"/>
        </w:rPr>
        <w:annotationRef/>
      </w:r>
      <w:r>
        <w:t>net or hook?</w:t>
      </w:r>
    </w:p>
  </w:comment>
  <w:comment w:id="999" w:author="Windows User" w:date="2015-10-30T08:56:00Z" w:initials="BS">
    <w:p w14:paraId="631E73A0" w14:textId="77777777" w:rsidR="00350773" w:rsidRDefault="00350773" w:rsidP="00E35F1F">
      <w:pPr>
        <w:pStyle w:val="CommentText"/>
      </w:pPr>
      <w:r>
        <w:rPr>
          <w:rStyle w:val="CommentReference"/>
        </w:rPr>
        <w:annotationRef/>
      </w:r>
      <w:r>
        <w:t>Instructing them in the worship?</w:t>
      </w:r>
    </w:p>
  </w:comment>
  <w:comment w:id="1000" w:author="Windows User" w:date="2015-10-30T08:56:00Z" w:initials="BS">
    <w:p w14:paraId="22469FD6" w14:textId="77777777" w:rsidR="00350773" w:rsidRDefault="00350773" w:rsidP="00E35F1F">
      <w:pPr>
        <w:pStyle w:val="CommentText"/>
      </w:pPr>
      <w:r>
        <w:rPr>
          <w:rStyle w:val="CommentReference"/>
        </w:rPr>
        <w:annotationRef/>
      </w:r>
      <w:r>
        <w:t>what does this mean?</w:t>
      </w:r>
    </w:p>
  </w:comment>
  <w:comment w:id="1001" w:author="Windows User" w:date="2015-10-30T08:56:00Z" w:initials="BS">
    <w:p w14:paraId="0A6E9F00" w14:textId="77777777" w:rsidR="00350773" w:rsidRDefault="00350773" w:rsidP="00E35F1F">
      <w:pPr>
        <w:pStyle w:val="CommentText"/>
      </w:pPr>
      <w:r>
        <w:rPr>
          <w:rStyle w:val="CommentReference"/>
        </w:rPr>
        <w:annotationRef/>
      </w:r>
      <w:r>
        <w:t>Path? Or Way? i.e. Christ?</w:t>
      </w:r>
    </w:p>
  </w:comment>
  <w:comment w:id="1002" w:author="Windows User" w:date="2015-10-30T08:56:00Z" w:initials="BS">
    <w:p w14:paraId="50D676B3" w14:textId="77777777" w:rsidR="00350773" w:rsidRDefault="00350773" w:rsidP="00E35F1F">
      <w:pPr>
        <w:pStyle w:val="CommentText"/>
      </w:pPr>
      <w:r>
        <w:rPr>
          <w:rStyle w:val="CommentReference"/>
        </w:rPr>
        <w:annotationRef/>
      </w:r>
      <w:r>
        <w:t>forward to? Or towards?</w:t>
      </w:r>
    </w:p>
  </w:comment>
  <w:comment w:id="1003" w:author="Windows User" w:date="2015-10-30T08:56:00Z" w:initials="BS">
    <w:p w14:paraId="4E94979B" w14:textId="77777777" w:rsidR="00350773" w:rsidRDefault="00350773" w:rsidP="00E35F1F">
      <w:pPr>
        <w:pStyle w:val="CommentText"/>
      </w:pPr>
      <w:r>
        <w:rPr>
          <w:rStyle w:val="CommentReference"/>
        </w:rPr>
        <w:annotationRef/>
      </w:r>
      <w:r>
        <w:t>gladness</w:t>
      </w:r>
    </w:p>
  </w:comment>
  <w:comment w:id="1011" w:author="Windows User" w:date="2015-10-30T08:56:00Z" w:initials="BS">
    <w:p w14:paraId="3588E256" w14:textId="77777777" w:rsidR="00350773" w:rsidRDefault="00350773" w:rsidP="00E35F1F">
      <w:pPr>
        <w:pStyle w:val="CommentText"/>
      </w:pPr>
      <w:r>
        <w:rPr>
          <w:rStyle w:val="CommentReference"/>
        </w:rPr>
        <w:annotationRef/>
      </w:r>
      <w:r>
        <w:t>Inclined to switch to L.A. ordering, but probably better to be consistent with Black.</w:t>
      </w:r>
    </w:p>
  </w:comment>
  <w:comment w:id="1012" w:author="Windows User" w:date="2015-10-30T08:56:00Z" w:initials="BS">
    <w:p w14:paraId="5F5FCC97" w14:textId="77777777" w:rsidR="00350773" w:rsidRDefault="00350773" w:rsidP="00E35F1F">
      <w:pPr>
        <w:pStyle w:val="CommentText"/>
      </w:pPr>
      <w:r>
        <w:rPr>
          <w:rStyle w:val="CommentReference"/>
        </w:rPr>
        <w:annotationRef/>
      </w:r>
      <w:r>
        <w:t>Everyday or a day?</w:t>
      </w:r>
    </w:p>
  </w:comment>
  <w:comment w:id="1013" w:author="Windows User" w:date="2015-10-30T08:56:00Z" w:initials="BS">
    <w:p w14:paraId="7938A467" w14:textId="77777777" w:rsidR="00350773" w:rsidRDefault="00350773" w:rsidP="00E35F1F">
      <w:pPr>
        <w:pStyle w:val="CommentText"/>
      </w:pPr>
      <w:r>
        <w:rPr>
          <w:rStyle w:val="CommentReference"/>
        </w:rPr>
        <w:annotationRef/>
      </w:r>
      <w:r>
        <w:t>not delight. Maybe joy instead of esctasy?</w:t>
      </w:r>
    </w:p>
  </w:comment>
  <w:comment w:id="1014" w:author="Windows User" w:date="2015-10-30T08:56:00Z" w:initials="BS">
    <w:p w14:paraId="0D0804AC" w14:textId="77777777" w:rsidR="00350773" w:rsidRDefault="00350773" w:rsidP="00E35F1F">
      <w:pPr>
        <w:pStyle w:val="CommentText"/>
      </w:pPr>
      <w:r>
        <w:rPr>
          <w:rStyle w:val="CommentReference"/>
        </w:rPr>
        <w:annotationRef/>
      </w:r>
      <w:r>
        <w:t>glory, splendor or beauty?</w:t>
      </w:r>
    </w:p>
  </w:comment>
  <w:comment w:id="1015" w:author="Windows User" w:date="2015-10-30T08:56:00Z" w:initials="BS">
    <w:p w14:paraId="07A7FAB4" w14:textId="77777777" w:rsidR="00350773" w:rsidRDefault="00350773" w:rsidP="00E35F1F">
      <w:pPr>
        <w:pStyle w:val="CommentText"/>
      </w:pPr>
      <w:r>
        <w:rPr>
          <w:rStyle w:val="CommentReference"/>
        </w:rPr>
        <w:annotationRef/>
      </w:r>
      <w:r>
        <w:t>from or and?</w:t>
      </w:r>
    </w:p>
  </w:comment>
  <w:comment w:id="1016" w:author="Windows User" w:date="2015-10-30T08:56:00Z" w:initials="BS">
    <w:p w14:paraId="5249720E" w14:textId="77777777" w:rsidR="00350773" w:rsidRDefault="00350773" w:rsidP="00E35F1F">
      <w:pPr>
        <w:pStyle w:val="CommentText"/>
      </w:pPr>
      <w:r>
        <w:rPr>
          <w:rStyle w:val="CommentReference"/>
        </w:rPr>
        <w:annotationRef/>
      </w:r>
      <w:r>
        <w:t>What prophet? Why did abouna redact this?</w:t>
      </w:r>
    </w:p>
  </w:comment>
  <w:comment w:id="1017" w:author="Windows User" w:date="2015-10-30T08:56:00Z" w:initials="BS">
    <w:p w14:paraId="66A9526F" w14:textId="77777777" w:rsidR="00350773" w:rsidRDefault="00350773" w:rsidP="00E35F1F">
      <w:pPr>
        <w:pStyle w:val="CommentText"/>
      </w:pPr>
      <w:r>
        <w:rPr>
          <w:rStyle w:val="CommentReference"/>
        </w:rPr>
        <w:annotationRef/>
      </w:r>
      <w:r>
        <w:t>Doesn't this say you are beyond beginning, or something to that effect? Beyond the beginning from which even time arose?</w:t>
      </w:r>
    </w:p>
  </w:comment>
  <w:comment w:id="1018" w:author="Windows User" w:date="2015-10-30T08:56:00Z" w:initials="BS">
    <w:p w14:paraId="08CC53E1" w14:textId="77777777" w:rsidR="00350773" w:rsidRDefault="00350773" w:rsidP="00E35F1F">
      <w:pPr>
        <w:pStyle w:val="CommentText"/>
      </w:pPr>
      <w:r>
        <w:rPr>
          <w:rStyle w:val="CommentReference"/>
        </w:rPr>
        <w:annotationRef/>
      </w:r>
      <w:r>
        <w:t>is this right?</w:t>
      </w:r>
    </w:p>
  </w:comment>
  <w:comment w:id="1019" w:author="Windows User" w:date="2015-10-30T08:56:00Z" w:initials="BS">
    <w:p w14:paraId="21BA9344" w14:textId="77777777" w:rsidR="00350773" w:rsidRDefault="00350773" w:rsidP="00E35F1F">
      <w:pPr>
        <w:pStyle w:val="CommentText"/>
      </w:pPr>
      <w:r>
        <w:rPr>
          <w:rStyle w:val="CommentReference"/>
        </w:rPr>
        <w:annotationRef/>
      </w:r>
      <w:r>
        <w:t>isn't it of?</w:t>
      </w:r>
    </w:p>
  </w:comment>
  <w:comment w:id="1020" w:author="Windows User" w:date="2015-10-30T08:56:00Z" w:initials="BS">
    <w:p w14:paraId="0DB057D8" w14:textId="77777777" w:rsidR="00350773" w:rsidRDefault="00350773" w:rsidP="00E35F1F">
      <w:pPr>
        <w:pStyle w:val="CommentText"/>
      </w:pPr>
      <w:r>
        <w:rPr>
          <w:rStyle w:val="CommentReference"/>
        </w:rPr>
        <w:annotationRef/>
      </w:r>
      <w:r>
        <w:t>isn't it blesses?</w:t>
      </w:r>
    </w:p>
  </w:comment>
  <w:comment w:id="1021" w:author="Windows User" w:date="2015-10-30T08:56:00Z" w:initials="BS">
    <w:p w14:paraId="4126BF87" w14:textId="77777777" w:rsidR="00350773" w:rsidRDefault="00350773" w:rsidP="00E35F1F">
      <w:pPr>
        <w:pStyle w:val="CommentText"/>
      </w:pPr>
      <w:r>
        <w:rPr>
          <w:rStyle w:val="CommentReference"/>
        </w:rPr>
        <w:annotationRef/>
      </w:r>
      <w:r>
        <w:t>blessing or blessing?</w:t>
      </w:r>
    </w:p>
  </w:comment>
  <w:comment w:id="1022" w:author="Windows User" w:date="2015-10-30T08:56:00Z" w:initials="BS">
    <w:p w14:paraId="068E7184" w14:textId="77777777" w:rsidR="00350773" w:rsidRDefault="00350773" w:rsidP="00E35F1F">
      <w:pPr>
        <w:pStyle w:val="CommentText"/>
      </w:pPr>
      <w:r>
        <w:rPr>
          <w:rStyle w:val="CommentReference"/>
        </w:rPr>
        <w:annotationRef/>
      </w:r>
      <w:r>
        <w:t>the other translations seem not to like abouna's contractions...</w:t>
      </w:r>
    </w:p>
  </w:comment>
  <w:comment w:id="1023" w:author="Windows User" w:date="2015-10-30T08:56:00Z" w:initials="BS">
    <w:p w14:paraId="21A595C5" w14:textId="77777777" w:rsidR="00350773" w:rsidRDefault="00350773" w:rsidP="00E35F1F">
      <w:pPr>
        <w:pStyle w:val="CommentText"/>
      </w:pPr>
      <w:r>
        <w:rPr>
          <w:rStyle w:val="CommentReference"/>
        </w:rPr>
        <w:annotationRef/>
      </w:r>
      <w:r>
        <w:t>perfect or true?</w:t>
      </w:r>
    </w:p>
  </w:comment>
  <w:comment w:id="1026" w:author="Windows User" w:date="2015-11-21T13:21:00Z" w:initials="WU">
    <w:p w14:paraId="686F5E9C" w14:textId="77777777" w:rsidR="00350773" w:rsidRDefault="00350773" w:rsidP="00E35F1F">
      <w:pPr>
        <w:pStyle w:val="CommentText"/>
      </w:pPr>
      <w:r>
        <w:rPr>
          <w:rStyle w:val="CommentReference"/>
        </w:rPr>
        <w:annotationRef/>
      </w:r>
    </w:p>
  </w:comment>
  <w:comment w:id="1033" w:author="Windows User" w:date="2015-10-30T08:56:00Z" w:initials="BS">
    <w:p w14:paraId="138D81C8" w14:textId="77777777" w:rsidR="00350773" w:rsidRDefault="00350773" w:rsidP="00E35F1F">
      <w:pPr>
        <w:pStyle w:val="CommentText"/>
      </w:pPr>
      <w:r>
        <w:rPr>
          <w:rStyle w:val="CommentReference"/>
        </w:rPr>
        <w:annotationRef/>
      </w:r>
      <w:r>
        <w:t>which word is right?</w:t>
      </w:r>
    </w:p>
  </w:comment>
  <w:comment w:id="1034" w:author="Windows User" w:date="2015-10-30T08:56:00Z" w:initials="BS">
    <w:p w14:paraId="36B899D8" w14:textId="77777777" w:rsidR="00350773" w:rsidRDefault="00350773" w:rsidP="00E35F1F">
      <w:pPr>
        <w:pStyle w:val="CommentText"/>
      </w:pPr>
      <w:r>
        <w:rPr>
          <w:rStyle w:val="CommentReference"/>
        </w:rPr>
        <w:annotationRef/>
      </w:r>
      <w:r>
        <w:t>wise?</w:t>
      </w:r>
    </w:p>
  </w:comment>
  <w:comment w:id="1036" w:author="Windows User" w:date="2015-10-30T08:56:00Z" w:initials="BS">
    <w:p w14:paraId="62F2B22F" w14:textId="77777777" w:rsidR="00350773" w:rsidRDefault="00350773" w:rsidP="00E35F1F">
      <w:pPr>
        <w:pStyle w:val="CommentText"/>
      </w:pPr>
      <w:r>
        <w:rPr>
          <w:rStyle w:val="CommentReference"/>
        </w:rPr>
        <w:annotationRef/>
      </w:r>
      <w:r>
        <w:t>bride, or bridal chamber?</w:t>
      </w:r>
    </w:p>
  </w:comment>
  <w:comment w:id="1037" w:author="Windows User" w:date="2015-10-30T08:56:00Z" w:initials="BS">
    <w:p w14:paraId="13AA9031" w14:textId="77777777" w:rsidR="00350773" w:rsidRDefault="00350773" w:rsidP="00E35F1F">
      <w:pPr>
        <w:pStyle w:val="CommentText"/>
      </w:pPr>
      <w:r>
        <w:rPr>
          <w:rStyle w:val="CommentReference"/>
        </w:rPr>
        <w:annotationRef/>
      </w:r>
      <w:r>
        <w:t>truth, logos, or true logos?</w:t>
      </w:r>
    </w:p>
  </w:comment>
  <w:comment w:id="1038" w:author="Windows User" w:date="2015-10-30T08:56:00Z" w:initials="BS">
    <w:p w14:paraId="116A567C" w14:textId="77777777" w:rsidR="00350773" w:rsidRDefault="00350773" w:rsidP="00E35F1F">
      <w:pPr>
        <w:pStyle w:val="CommentText"/>
      </w:pPr>
      <w:r>
        <w:rPr>
          <w:rStyle w:val="CommentReference"/>
        </w:rPr>
        <w:annotationRef/>
      </w:r>
      <w:r>
        <w:t>redeemed or saved?</w:t>
      </w:r>
    </w:p>
  </w:comment>
  <w:comment w:id="1040" w:author="Windows User" w:date="2015-10-30T08:56:00Z" w:initials="BS">
    <w:p w14:paraId="37848CBE" w14:textId="77777777" w:rsidR="00350773" w:rsidRDefault="00350773" w:rsidP="00E35F1F">
      <w:pPr>
        <w:pStyle w:val="CommentText"/>
      </w:pPr>
      <w:r>
        <w:rPr>
          <w:rStyle w:val="CommentReference"/>
        </w:rPr>
        <w:annotationRef/>
      </w:r>
      <w:r>
        <w:t>for us or unto us?</w:t>
      </w:r>
    </w:p>
  </w:comment>
  <w:comment w:id="1043" w:author="Windows User" w:date="2015-10-30T08:56:00Z" w:initials="BS">
    <w:p w14:paraId="7318299D" w14:textId="77777777" w:rsidR="00350773" w:rsidRDefault="00350773" w:rsidP="00E35F1F">
      <w:pPr>
        <w:pStyle w:val="CommentText"/>
      </w:pPr>
      <w:r>
        <w:rPr>
          <w:rStyle w:val="CommentReference"/>
        </w:rPr>
        <w:annotationRef/>
      </w:r>
      <w:r>
        <w:t>what does eshleelooi mean?</w:t>
      </w:r>
    </w:p>
  </w:comment>
  <w:comment w:id="1044" w:author="Windows User" w:date="2015-10-30T08:56:00Z" w:initials="BS">
    <w:p w14:paraId="01016F04" w14:textId="77777777" w:rsidR="00350773" w:rsidRDefault="00350773" w:rsidP="00E35F1F">
      <w:pPr>
        <w:pStyle w:val="CommentText"/>
      </w:pPr>
      <w:r>
        <w:rPr>
          <w:rStyle w:val="CommentReference"/>
        </w:rPr>
        <w:annotationRef/>
      </w:r>
      <w:r>
        <w:t>save or redeem?</w:t>
      </w:r>
    </w:p>
  </w:comment>
  <w:comment w:id="1046" w:author="Windows User" w:date="2015-10-30T08:56:00Z" w:initials="BS">
    <w:p w14:paraId="2F0C8D0C" w14:textId="77777777" w:rsidR="00350773" w:rsidRDefault="00350773" w:rsidP="00E35F1F">
      <w:pPr>
        <w:pStyle w:val="CommentText"/>
      </w:pPr>
      <w:r>
        <w:rPr>
          <w:rStyle w:val="CommentReference"/>
        </w:rPr>
        <w:annotationRef/>
      </w:r>
      <w:r>
        <w:t>paradoxically or miraculously?</w:t>
      </w:r>
    </w:p>
  </w:comment>
  <w:comment w:id="1047" w:author="Windows User" w:date="2015-10-30T08:56:00Z" w:initials="BS">
    <w:p w14:paraId="0F8BDFBA" w14:textId="77777777" w:rsidR="00350773" w:rsidRDefault="00350773" w:rsidP="00E35F1F">
      <w:pPr>
        <w:pStyle w:val="CommentText"/>
      </w:pPr>
      <w:r>
        <w:rPr>
          <w:rStyle w:val="CommentReference"/>
        </w:rPr>
        <w:annotationRef/>
      </w:r>
      <w:r>
        <w:t>I get that this is perfectly valid English without 'is'. But too hard to follow fast.</w:t>
      </w:r>
    </w:p>
  </w:comment>
  <w:comment w:id="1049" w:author="Windows User" w:date="2015-10-30T08:56:00Z" w:initials="BS">
    <w:p w14:paraId="0412A3CD" w14:textId="77777777" w:rsidR="00350773" w:rsidRDefault="00350773" w:rsidP="00E35F1F">
      <w:pPr>
        <w:pStyle w:val="CommentText"/>
      </w:pPr>
      <w:r>
        <w:rPr>
          <w:rStyle w:val="CommentReference"/>
        </w:rPr>
        <w:annotationRef/>
      </w:r>
      <w:r>
        <w:t>this seems to be parallel to gold on all sides rather than gold roundabout it.</w:t>
      </w:r>
    </w:p>
  </w:comment>
  <w:comment w:id="1050" w:author="Windows User" w:date="2015-10-30T08:56:00Z" w:initials="BS">
    <w:p w14:paraId="5A22944C" w14:textId="77777777" w:rsidR="00350773" w:rsidRDefault="00350773" w:rsidP="00E35F1F">
      <w:pPr>
        <w:pStyle w:val="CommentText"/>
      </w:pPr>
      <w:r>
        <w:rPr>
          <w:rStyle w:val="CommentReference"/>
        </w:rPr>
        <w:annotationRef/>
      </w:r>
      <w:r>
        <w:t>Saviour or redeemer?</w:t>
      </w:r>
    </w:p>
  </w:comment>
  <w:comment w:id="1052" w:author="Windows User" w:date="2015-10-30T08:56:00Z" w:initials="BS">
    <w:p w14:paraId="7BA01F3B" w14:textId="77777777" w:rsidR="00350773" w:rsidRDefault="00350773" w:rsidP="00E35F1F">
      <w:pPr>
        <w:pStyle w:val="CommentText"/>
      </w:pPr>
      <w:r>
        <w:rPr>
          <w:rStyle w:val="CommentReference"/>
        </w:rPr>
        <w:annotationRef/>
      </w:r>
      <w:r>
        <w:t>isn't this compassion? not nishti nai...</w:t>
      </w:r>
    </w:p>
  </w:comment>
  <w:comment w:id="1055" w:author="Windows User" w:date="2015-10-30T08:56:00Z" w:initials="BS">
    <w:p w14:paraId="48DB0714" w14:textId="77777777" w:rsidR="00350773" w:rsidRDefault="00350773"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6" w:author="Windows User" w:date="2015-10-30T08:56:00Z" w:initials="BS">
    <w:p w14:paraId="15AB72CB" w14:textId="77777777" w:rsidR="00350773" w:rsidRDefault="00350773" w:rsidP="00E35F1F">
      <w:pPr>
        <w:pStyle w:val="CommentText"/>
      </w:pPr>
      <w:r>
        <w:rPr>
          <w:rStyle w:val="CommentReference"/>
        </w:rPr>
        <w:annotationRef/>
      </w:r>
      <w:r>
        <w:t>should be lampstand, not candle stick, here and throughout.</w:t>
      </w:r>
    </w:p>
  </w:comment>
  <w:comment w:id="1057" w:author="Windows User" w:date="2015-10-30T08:56:00Z" w:initials="BS">
    <w:p w14:paraId="6D5F9821" w14:textId="77777777" w:rsidR="00350773" w:rsidRDefault="00350773" w:rsidP="00E35F1F">
      <w:pPr>
        <w:pStyle w:val="CommentText"/>
      </w:pPr>
      <w:r>
        <w:rPr>
          <w:rStyle w:val="CommentReference"/>
        </w:rPr>
        <w:annotationRef/>
      </w:r>
      <w:r>
        <w:t>Ok, not saluted... Greeted, or I would prefer hailed...</w:t>
      </w:r>
    </w:p>
  </w:comment>
  <w:comment w:id="1058" w:author="Windows User" w:date="2015-10-30T08:56:00Z" w:initials="BS">
    <w:p w14:paraId="075C27A6" w14:textId="77777777" w:rsidR="00350773" w:rsidRDefault="00350773" w:rsidP="00E35F1F">
      <w:pPr>
        <w:pStyle w:val="CommentText"/>
      </w:pPr>
      <w:r>
        <w:rPr>
          <w:rStyle w:val="CommentReference"/>
        </w:rPr>
        <w:annotationRef/>
      </w:r>
      <w:r>
        <w:t>The Father was overjoyed, in your conception????</w:t>
      </w:r>
    </w:p>
  </w:comment>
  <w:comment w:id="1059" w:author="Windows User" w:date="2015-10-30T08:56:00Z" w:initials="BS">
    <w:p w14:paraId="7569AFF1" w14:textId="77777777" w:rsidR="00350773" w:rsidRDefault="00350773" w:rsidP="00E35F1F">
      <w:pPr>
        <w:pStyle w:val="CommentText"/>
      </w:pPr>
      <w:r>
        <w:rPr>
          <w:rStyle w:val="CommentReference"/>
        </w:rPr>
        <w:annotationRef/>
      </w:r>
      <w:r>
        <w:t>appearing doesn't sound right for parousia... coming or advent?</w:t>
      </w:r>
    </w:p>
  </w:comment>
  <w:comment w:id="1060" w:author="Windows User" w:date="2015-11-21T13:22:00Z" w:initials="WU">
    <w:p w14:paraId="728FA9EF" w14:textId="77777777" w:rsidR="00350773" w:rsidRDefault="00350773" w:rsidP="00E35F1F">
      <w:pPr>
        <w:pStyle w:val="CommentText"/>
      </w:pPr>
      <w:r>
        <w:rPr>
          <w:rStyle w:val="CommentReference"/>
        </w:rPr>
        <w:annotationRef/>
      </w:r>
      <w:r w:rsidRPr="00582AD7">
        <w:t>(ⲡⲉⲥⲱⲙⲁ??)</w:t>
      </w:r>
    </w:p>
  </w:comment>
  <w:comment w:id="1061" w:author="Windows User" w:date="2015-10-30T08:56:00Z" w:initials="BS">
    <w:p w14:paraId="0C77198F" w14:textId="77777777" w:rsidR="00350773" w:rsidRDefault="00350773" w:rsidP="00E35F1F">
      <w:pPr>
        <w:pStyle w:val="CommentText"/>
      </w:pPr>
      <w:r>
        <w:rPr>
          <w:rStyle w:val="CommentReference"/>
        </w:rPr>
        <w:annotationRef/>
      </w:r>
      <w:r>
        <w:t>kinda funny in English to switch pronoun from Lord to Virgin in one scentence.</w:t>
      </w:r>
    </w:p>
  </w:comment>
  <w:comment w:id="1064" w:author="Windows User" w:date="2015-10-30T08:56:00Z" w:initials="BS">
    <w:p w14:paraId="501C2D6F" w14:textId="77777777" w:rsidR="00350773" w:rsidRDefault="00350773" w:rsidP="00E35F1F">
      <w:pPr>
        <w:pStyle w:val="CommentText"/>
      </w:pPr>
      <w:r>
        <w:rPr>
          <w:rStyle w:val="CommentReference"/>
        </w:rPr>
        <w:annotationRef/>
      </w:r>
      <w:r>
        <w:t>I really didn't like preached... Is this to literal though? Maybe L.A. is better.</w:t>
      </w:r>
    </w:p>
  </w:comment>
  <w:comment w:id="1065" w:author="Windows User" w:date="2015-10-30T08:56:00Z" w:initials="BS">
    <w:p w14:paraId="6407D4C9" w14:textId="77777777" w:rsidR="00350773" w:rsidRDefault="00350773" w:rsidP="00E35F1F">
      <w:pPr>
        <w:pStyle w:val="CommentText"/>
      </w:pPr>
      <w:r>
        <w:rPr>
          <w:rStyle w:val="CommentReference"/>
        </w:rPr>
        <w:annotationRef/>
      </w:r>
      <w:r>
        <w:t>these thereofs are so awkward... but I can't think of a better phrasing right now.</w:t>
      </w:r>
    </w:p>
  </w:comment>
  <w:comment w:id="1066" w:author="Windows User" w:date="2015-11-21T13:23:00Z" w:initials="WU">
    <w:p w14:paraId="1B7B1E94" w14:textId="77777777" w:rsidR="00350773" w:rsidRDefault="00350773" w:rsidP="00E35F1F">
      <w:pPr>
        <w:pStyle w:val="CommentText"/>
      </w:pPr>
      <w:r>
        <w:rPr>
          <w:rStyle w:val="CommentReference"/>
        </w:rPr>
        <w:annotationRef/>
      </w:r>
      <w:r>
        <w:t>review</w:t>
      </w:r>
    </w:p>
  </w:comment>
  <w:comment w:id="1075" w:author="Windows User" w:date="2015-10-30T08:56:00Z" w:initials="BS">
    <w:p w14:paraId="5D50DB65" w14:textId="77777777" w:rsidR="00350773" w:rsidRDefault="00350773" w:rsidP="00E35F1F">
      <w:pPr>
        <w:pStyle w:val="CommentText"/>
      </w:pPr>
      <w:r>
        <w:rPr>
          <w:rStyle w:val="CommentReference"/>
        </w:rPr>
        <w:annotationRef/>
      </w:r>
      <w:r>
        <w:t>this seems kind of loose... is it ok?</w:t>
      </w:r>
    </w:p>
  </w:comment>
  <w:comment w:id="1076" w:author="Windows User" w:date="2015-10-30T08:56:00Z" w:initials="BS">
    <w:p w14:paraId="01FDA469" w14:textId="77777777" w:rsidR="00350773" w:rsidRDefault="00350773" w:rsidP="00E35F1F">
      <w:pPr>
        <w:pStyle w:val="CommentText"/>
      </w:pPr>
      <w:r>
        <w:rPr>
          <w:rStyle w:val="CommentReference"/>
        </w:rPr>
        <w:annotationRef/>
      </w:r>
      <w:r>
        <w:t>works or deeds?</w:t>
      </w:r>
    </w:p>
  </w:comment>
  <w:comment w:id="1077" w:author="Windows User" w:date="2015-11-21T13:24:00Z" w:initials="WU">
    <w:p w14:paraId="7A990723" w14:textId="77777777" w:rsidR="00350773" w:rsidRDefault="00350773" w:rsidP="00E35F1F">
      <w:pPr>
        <w:pStyle w:val="CommentText"/>
      </w:pPr>
      <w:r>
        <w:rPr>
          <w:rStyle w:val="CommentReference"/>
        </w:rPr>
        <w:annotationRef/>
      </w:r>
      <w:r>
        <w:t>review</w:t>
      </w:r>
    </w:p>
  </w:comment>
  <w:comment w:id="1078" w:author="Windows User" w:date="2015-10-30T08:56:00Z" w:initials="BS">
    <w:p w14:paraId="5BB3D65B" w14:textId="77777777" w:rsidR="00350773" w:rsidRDefault="00350773" w:rsidP="00E35F1F">
      <w:pPr>
        <w:pStyle w:val="CommentText"/>
      </w:pPr>
      <w:r>
        <w:rPr>
          <w:rStyle w:val="CommentReference"/>
        </w:rPr>
        <w:annotationRef/>
      </w:r>
      <w:r>
        <w:t>does Coptic have 'high'?</w:t>
      </w:r>
    </w:p>
  </w:comment>
  <w:comment w:id="1079" w:author="Windows User" w:date="2015-11-21T13:24:00Z" w:initials="WU">
    <w:p w14:paraId="1D334F95" w14:textId="77777777" w:rsidR="00350773" w:rsidRDefault="00350773" w:rsidP="00E35F1F">
      <w:pPr>
        <w:pStyle w:val="CommentText"/>
      </w:pPr>
      <w:r>
        <w:rPr>
          <w:rStyle w:val="CommentReference"/>
        </w:rPr>
        <w:annotationRef/>
      </w:r>
      <w:r>
        <w:t>review, add variant</w:t>
      </w:r>
    </w:p>
  </w:comment>
  <w:comment w:id="1080" w:author="Windows User" w:date="2015-10-30T08:56:00Z" w:initials="BS">
    <w:p w14:paraId="5480B788" w14:textId="77777777" w:rsidR="00350773" w:rsidRDefault="00350773" w:rsidP="00E35F1F">
      <w:pPr>
        <w:pStyle w:val="CommentText"/>
      </w:pPr>
      <w:r>
        <w:rPr>
          <w:rStyle w:val="CommentReference"/>
        </w:rPr>
        <w:annotationRef/>
      </w:r>
      <w:r>
        <w:t>bless or praise? inconsistent rendering of esmo</w:t>
      </w:r>
    </w:p>
  </w:comment>
  <w:comment w:id="1084" w:author="Windows User" w:date="2015-10-30T08:56:00Z" w:initials="WU">
    <w:p w14:paraId="326EFA42" w14:textId="77777777" w:rsidR="00350773" w:rsidRDefault="00350773" w:rsidP="006869EE">
      <w:pPr>
        <w:pStyle w:val="CommentText"/>
      </w:pPr>
      <w:r>
        <w:rPr>
          <w:rStyle w:val="CommentReference"/>
        </w:rPr>
        <w:annotationRef/>
      </w:r>
      <w:r>
        <w:t>Add notes where to insert Doxology of Prime… And Vespers Prase?</w:t>
      </w:r>
    </w:p>
  </w:comment>
  <w:comment w:id="1088" w:author="Windows User" w:date="2015-10-30T08:56:00Z" w:initials="WU">
    <w:p w14:paraId="66837344" w14:textId="77777777" w:rsidR="00350773" w:rsidRDefault="00350773" w:rsidP="006869EE">
      <w:pPr>
        <w:pStyle w:val="CommentText"/>
      </w:pPr>
      <w:r>
        <w:rPr>
          <w:rStyle w:val="CommentReference"/>
        </w:rPr>
        <w:annotationRef/>
      </w:r>
      <w:r>
        <w:t>May He or that He may</w:t>
      </w:r>
    </w:p>
  </w:comment>
  <w:comment w:id="1090" w:author="Windows User" w:date="2015-10-30T08:56:00Z" w:initials="BS">
    <w:p w14:paraId="5BE9E7DF" w14:textId="77777777" w:rsidR="00350773" w:rsidRDefault="00350773" w:rsidP="006869EE">
      <w:pPr>
        <w:pStyle w:val="CommentText"/>
      </w:pPr>
      <w:r>
        <w:rPr>
          <w:rStyle w:val="CommentReference"/>
        </w:rPr>
        <w:annotationRef/>
      </w:r>
      <w:r>
        <w:t>protopresbyters?</w:t>
      </w:r>
    </w:p>
  </w:comment>
  <w:comment w:id="1091" w:author="Windows User" w:date="2015-10-30T08:56:00Z" w:initials="BS">
    <w:p w14:paraId="37712CA1" w14:textId="77777777" w:rsidR="00350773" w:rsidRDefault="00350773" w:rsidP="006869EE">
      <w:pPr>
        <w:pStyle w:val="CommentText"/>
      </w:pPr>
      <w:r>
        <w:rPr>
          <w:rStyle w:val="CommentReference"/>
        </w:rPr>
        <w:annotationRef/>
      </w:r>
      <w:r>
        <w:t>those who?</w:t>
      </w:r>
    </w:p>
  </w:comment>
  <w:comment w:id="1092" w:author="Windows User" w:date="2015-10-30T08:56:00Z" w:initials="BS">
    <w:p w14:paraId="0BC9F56F" w14:textId="77777777" w:rsidR="00350773" w:rsidRDefault="00350773" w:rsidP="006869EE">
      <w:pPr>
        <w:pStyle w:val="CommentText"/>
      </w:pPr>
      <w:r>
        <w:rPr>
          <w:rStyle w:val="CommentReference"/>
        </w:rPr>
        <w:annotationRef/>
      </w:r>
      <w:r>
        <w:t>Yourself?</w:t>
      </w:r>
    </w:p>
  </w:comment>
  <w:comment w:id="1096" w:author="Windows User" w:date="2015-11-27T20:09:00Z" w:initials="WU">
    <w:p w14:paraId="5DD947BD" w14:textId="77777777" w:rsidR="00350773" w:rsidRDefault="00350773" w:rsidP="006869EE">
      <w:pPr>
        <w:pStyle w:val="CommentText"/>
      </w:pPr>
      <w:r>
        <w:rPr>
          <w:rStyle w:val="CommentReference"/>
        </w:rPr>
        <w:annotationRef/>
      </w:r>
      <w:r>
        <w:t>Confess to the Lord or confess the Lord?</w:t>
      </w:r>
    </w:p>
  </w:comment>
  <w:comment w:id="1105" w:author="Windows User" w:date="2015-10-30T08:56:00Z" w:initials="WU">
    <w:p w14:paraId="73A20223" w14:textId="77777777" w:rsidR="00350773" w:rsidRDefault="00350773" w:rsidP="006869EE">
      <w:pPr>
        <w:pStyle w:val="CommentText"/>
      </w:pPr>
      <w:r>
        <w:rPr>
          <w:rStyle w:val="CommentReference"/>
        </w:rPr>
        <w:annotationRef/>
      </w:r>
      <w:r>
        <w:t>Funny just to have declared here with nothing else.</w:t>
      </w:r>
    </w:p>
  </w:comment>
  <w:comment w:id="1106" w:author="Windows User" w:date="2015-10-30T08:56:00Z" w:initials="WU">
    <w:p w14:paraId="2938E8CF" w14:textId="77777777" w:rsidR="00350773" w:rsidRDefault="00350773" w:rsidP="006869EE">
      <w:pPr>
        <w:pStyle w:val="CommentText"/>
      </w:pPr>
      <w:r>
        <w:rPr>
          <w:rStyle w:val="CommentReference"/>
        </w:rPr>
        <w:annotationRef/>
      </w:r>
      <w:r>
        <w:t>Good News or Glad Tidings?</w:t>
      </w:r>
    </w:p>
  </w:comment>
  <w:comment w:id="1107" w:author="Windows User" w:date="2015-10-30T08:56:00Z" w:initials="WU">
    <w:p w14:paraId="07481CDA" w14:textId="77777777" w:rsidR="00350773" w:rsidRDefault="00350773" w:rsidP="006869EE">
      <w:pPr>
        <w:pStyle w:val="CommentText"/>
      </w:pPr>
      <w:r>
        <w:rPr>
          <w:rStyle w:val="CommentReference"/>
        </w:rPr>
        <w:annotationRef/>
      </w:r>
      <w:r>
        <w:t>Which is it? Advocate or watch over us?</w:t>
      </w:r>
    </w:p>
  </w:comment>
  <w:comment w:id="1108" w:author="Windows User" w:date="2015-10-30T08:56:00Z" w:initials="WU">
    <w:p w14:paraId="74878DE4" w14:textId="77777777" w:rsidR="00350773" w:rsidRDefault="00350773" w:rsidP="006869EE">
      <w:pPr>
        <w:pStyle w:val="CommentText"/>
      </w:pPr>
      <w:r>
        <w:rPr>
          <w:rStyle w:val="CommentReference"/>
        </w:rPr>
        <w:annotationRef/>
      </w:r>
      <w:r>
        <w:t>Coptic doesn’t seem to have “Mary”</w:t>
      </w:r>
    </w:p>
  </w:comment>
  <w:comment w:id="1111" w:author="Windows User" w:date="2015-10-30T08:56:00Z" w:initials="WU">
    <w:p w14:paraId="0F5B5499" w14:textId="77777777" w:rsidR="00350773" w:rsidRDefault="00350773" w:rsidP="006869EE">
      <w:pPr>
        <w:pStyle w:val="CommentText"/>
      </w:pPr>
      <w:r>
        <w:rPr>
          <w:rStyle w:val="CommentReference"/>
        </w:rPr>
        <w:annotationRef/>
      </w:r>
      <w:r>
        <w:t>Add footnote of what this is</w:t>
      </w:r>
    </w:p>
  </w:comment>
  <w:comment w:id="1124" w:author="Windows User" w:date="2015-10-30T08:56:00Z" w:initials="WU">
    <w:p w14:paraId="6841EDAF" w14:textId="77777777" w:rsidR="00350773" w:rsidRDefault="00350773">
      <w:pPr>
        <w:pStyle w:val="CommentText"/>
      </w:pPr>
      <w:r>
        <w:rPr>
          <w:rStyle w:val="CommentReference"/>
        </w:rPr>
        <w:annotationRef/>
      </w:r>
      <w:r>
        <w:t>Isn’t this one more faithful?</w:t>
      </w:r>
    </w:p>
  </w:comment>
  <w:comment w:id="1125" w:author="Windows User" w:date="2015-10-30T08:56:00Z" w:initials="WU">
    <w:p w14:paraId="44483F5F" w14:textId="77777777" w:rsidR="00350773" w:rsidRDefault="00350773">
      <w:pPr>
        <w:pStyle w:val="CommentText"/>
      </w:pPr>
      <w:r>
        <w:rPr>
          <w:rStyle w:val="CommentReference"/>
        </w:rPr>
        <w:annotationRef/>
      </w:r>
      <w:r>
        <w:t>Which one(s) are/is right?</w:t>
      </w:r>
    </w:p>
  </w:comment>
  <w:comment w:id="1126" w:author="Windows User" w:date="2015-10-30T08:56:00Z" w:initials="WU">
    <w:p w14:paraId="22B3EF76" w14:textId="77777777" w:rsidR="00350773" w:rsidRDefault="00350773">
      <w:pPr>
        <w:pStyle w:val="CommentText"/>
      </w:pPr>
      <w:r>
        <w:rPr>
          <w:rStyle w:val="CommentReference"/>
        </w:rPr>
        <w:annotationRef/>
      </w:r>
      <w:r>
        <w:t>Coptic doesn’t seem to have “O Lord”</w:t>
      </w:r>
    </w:p>
  </w:comment>
  <w:comment w:id="1130" w:author="Windows User" w:date="2015-10-30T08:56:00Z" w:initials="WU">
    <w:p w14:paraId="6BF65470" w14:textId="77777777" w:rsidR="00350773" w:rsidRDefault="00350773">
      <w:pPr>
        <w:pStyle w:val="CommentText"/>
      </w:pPr>
      <w:r>
        <w:rPr>
          <w:rStyle w:val="CommentReference"/>
        </w:rPr>
        <w:annotationRef/>
      </w:r>
      <w:r>
        <w:t>Called or named?</w:t>
      </w:r>
    </w:p>
  </w:comment>
  <w:comment w:id="1131" w:author="Windows User" w:date="2015-10-30T08:56:00Z" w:initials="WU">
    <w:p w14:paraId="64122CF8" w14:textId="77777777" w:rsidR="00350773" w:rsidRDefault="00350773">
      <w:pPr>
        <w:pStyle w:val="CommentText"/>
      </w:pPr>
      <w:r>
        <w:rPr>
          <w:rStyle w:val="CommentReference"/>
        </w:rPr>
        <w:annotationRef/>
      </w:r>
      <w:r>
        <w:t>John loved the Lord, or the Lord loved John?</w:t>
      </w:r>
    </w:p>
  </w:comment>
  <w:comment w:id="1133" w:author="Windows User" w:date="2015-10-30T08:56:00Z" w:initials="WU">
    <w:p w14:paraId="28540FAB" w14:textId="77777777" w:rsidR="00350773" w:rsidRDefault="00350773">
      <w:pPr>
        <w:pStyle w:val="CommentText"/>
      </w:pPr>
      <w:r>
        <w:rPr>
          <w:rStyle w:val="CommentReference"/>
        </w:rPr>
        <w:annotationRef/>
      </w:r>
      <w:r>
        <w:t>Not the Lord?</w:t>
      </w:r>
    </w:p>
  </w:comment>
  <w:comment w:id="1134" w:author="Windows User" w:date="2015-10-30T08:56:00Z" w:initials="WU">
    <w:p w14:paraId="3BE9EA57" w14:textId="77777777" w:rsidR="00350773" w:rsidRDefault="00350773">
      <w:pPr>
        <w:pStyle w:val="CommentText"/>
      </w:pPr>
      <w:r>
        <w:rPr>
          <w:rStyle w:val="CommentReference"/>
        </w:rPr>
        <w:annotationRef/>
      </w:r>
      <w:r>
        <w:t>The rest missing?</w:t>
      </w:r>
    </w:p>
  </w:comment>
  <w:comment w:id="1135" w:author="Windows User" w:date="2015-10-30T08:56:00Z" w:initials="WU">
    <w:p w14:paraId="17CFCF91" w14:textId="77777777" w:rsidR="00350773" w:rsidRDefault="00350773">
      <w:pPr>
        <w:pStyle w:val="CommentText"/>
      </w:pPr>
      <w:r>
        <w:rPr>
          <w:rStyle w:val="CommentReference"/>
        </w:rPr>
        <w:annotationRef/>
      </w:r>
      <w:r>
        <w:t>Completely different…</w:t>
      </w:r>
    </w:p>
  </w:comment>
  <w:comment w:id="1136" w:author="Windows User" w:date="2015-10-30T08:56:00Z" w:initials="WU">
    <w:p w14:paraId="1A5ABDDA" w14:textId="77777777" w:rsidR="00350773" w:rsidRDefault="00350773">
      <w:pPr>
        <w:pStyle w:val="CommentText"/>
      </w:pPr>
      <w:r>
        <w:rPr>
          <w:rStyle w:val="CommentReference"/>
        </w:rPr>
        <w:annotationRef/>
      </w:r>
      <w:r>
        <w:t>Sound or voices?</w:t>
      </w:r>
    </w:p>
  </w:comment>
  <w:comment w:id="1138" w:author="Windows User" w:date="2015-10-30T08:56:00Z" w:initials="WU">
    <w:p w14:paraId="2632154F" w14:textId="77777777" w:rsidR="00350773" w:rsidRDefault="00350773">
      <w:pPr>
        <w:pStyle w:val="CommentText"/>
      </w:pPr>
      <w:r>
        <w:rPr>
          <w:rStyle w:val="CommentReference"/>
        </w:rPr>
        <w:annotationRef/>
      </w:r>
      <w:r>
        <w:t>AAP has divinely inspired.</w:t>
      </w:r>
    </w:p>
  </w:comment>
  <w:comment w:id="1140" w:author="Windows User" w:date="2015-10-30T08:56:00Z" w:initials="WU">
    <w:p w14:paraId="6A684B9E" w14:textId="77777777" w:rsidR="00350773" w:rsidRDefault="00350773">
      <w:pPr>
        <w:pStyle w:val="CommentText"/>
      </w:pPr>
      <w:r>
        <w:rPr>
          <w:rStyle w:val="CommentReference"/>
        </w:rPr>
        <w:annotationRef/>
      </w:r>
      <w:r>
        <w:t>This one needs looking at.</w:t>
      </w:r>
    </w:p>
  </w:comment>
  <w:comment w:id="1141" w:author="Windows User" w:date="2015-10-30T08:56:00Z" w:initials="WU">
    <w:p w14:paraId="3E29D706" w14:textId="77777777" w:rsidR="00350773" w:rsidRDefault="00350773">
      <w:pPr>
        <w:pStyle w:val="CommentText"/>
      </w:pPr>
      <w:r>
        <w:rPr>
          <w:rStyle w:val="CommentReference"/>
        </w:rPr>
        <w:annotationRef/>
      </w:r>
      <w:r>
        <w:t>Partners?</w:t>
      </w:r>
    </w:p>
  </w:comment>
  <w:comment w:id="1146" w:author="Windows User" w:date="2015-10-30T08:56:00Z" w:initials="WU">
    <w:p w14:paraId="662AC6DC" w14:textId="77777777" w:rsidR="00350773" w:rsidRDefault="00350773">
      <w:pPr>
        <w:pStyle w:val="CommentText"/>
      </w:pPr>
      <w:r>
        <w:rPr>
          <w:rStyle w:val="CommentReference"/>
        </w:rPr>
        <w:annotationRef/>
      </w:r>
      <w:r>
        <w:t>What land?</w:t>
      </w:r>
    </w:p>
  </w:comment>
  <w:comment w:id="1148" w:author="Windows User" w:date="2015-10-30T08:56:00Z" w:initials="WU">
    <w:p w14:paraId="121BE348" w14:textId="77777777" w:rsidR="00350773" w:rsidRDefault="00350773">
      <w:pPr>
        <w:pStyle w:val="CommentText"/>
      </w:pPr>
      <w:r>
        <w:rPr>
          <w:rStyle w:val="CommentReference"/>
        </w:rPr>
        <w:annotationRef/>
      </w:r>
      <w:r>
        <w:t>Or englighten?</w:t>
      </w:r>
    </w:p>
  </w:comment>
  <w:comment w:id="1162" w:author="Windows User" w:date="2015-10-30T08:56:00Z" w:initials="WU">
    <w:p w14:paraId="52EAF036" w14:textId="77777777" w:rsidR="00350773" w:rsidRDefault="00350773">
      <w:pPr>
        <w:pStyle w:val="CommentText"/>
      </w:pPr>
      <w:r>
        <w:rPr>
          <w:rStyle w:val="CommentReference"/>
        </w:rPr>
        <w:annotationRef/>
      </w:r>
      <w:r>
        <w:t>What should this verse be?</w:t>
      </w:r>
    </w:p>
  </w:comment>
  <w:comment w:id="1174" w:author="Windows User" w:date="2015-10-30T08:56:00Z" w:initials="BS">
    <w:p w14:paraId="1A0E2428" w14:textId="77777777" w:rsidR="00350773" w:rsidRDefault="00350773">
      <w:pPr>
        <w:pStyle w:val="CommentText"/>
      </w:pPr>
      <w:r>
        <w:rPr>
          <w:rStyle w:val="CommentReference"/>
        </w:rPr>
        <w:annotationRef/>
      </w:r>
      <w:r>
        <w:t>wiles or snares?</w:t>
      </w:r>
    </w:p>
  </w:comment>
  <w:comment w:id="1176" w:author="Windows User" w:date="2015-10-30T08:56:00Z" w:initials="BS">
    <w:p w14:paraId="2B8DD286" w14:textId="77777777" w:rsidR="00350773" w:rsidRDefault="00350773">
      <w:pPr>
        <w:pStyle w:val="CommentText"/>
      </w:pPr>
      <w:r>
        <w:rPr>
          <w:rStyle w:val="CommentReference"/>
        </w:rPr>
        <w:annotationRef/>
      </w:r>
      <w:r>
        <w:t>I typed this Coptic... so it will have typos..</w:t>
      </w:r>
    </w:p>
  </w:comment>
  <w:comment w:id="1177" w:author="Windows User" w:date="2015-10-30T08:56:00Z" w:initials="WU">
    <w:p w14:paraId="7AD216CC" w14:textId="77777777" w:rsidR="00350773" w:rsidRDefault="00350773">
      <w:pPr>
        <w:pStyle w:val="CommentText"/>
      </w:pPr>
      <w:r>
        <w:rPr>
          <w:rStyle w:val="CommentReference"/>
        </w:rPr>
        <w:annotationRef/>
      </w:r>
      <w:r>
        <w:t>You reign? The dominion is yours? Yours is the dominion?</w:t>
      </w:r>
    </w:p>
  </w:comment>
  <w:comment w:id="1179" w:author="Windows User" w:date="2015-10-30T08:56:00Z" w:initials="BS">
    <w:p w14:paraId="68C1922F" w14:textId="77777777" w:rsidR="00350773" w:rsidRDefault="00350773">
      <w:pPr>
        <w:pStyle w:val="CommentText"/>
      </w:pPr>
      <w:r>
        <w:rPr>
          <w:rStyle w:val="CommentReference"/>
        </w:rPr>
        <w:annotationRef/>
      </w:r>
      <w:r>
        <w:t>omit 'be' in contemporary?</w:t>
      </w:r>
    </w:p>
  </w:comment>
  <w:comment w:id="1180" w:author="Windows User" w:date="2015-10-30T08:56:00Z" w:initials="BS">
    <w:p w14:paraId="6511FB80" w14:textId="77777777" w:rsidR="00350773" w:rsidRDefault="00350773">
      <w:pPr>
        <w:pStyle w:val="CommentText"/>
      </w:pPr>
      <w:r>
        <w:rPr>
          <w:rStyle w:val="CommentReference"/>
        </w:rPr>
        <w:annotationRef/>
      </w:r>
      <w:r>
        <w:t>Abouna Antony: I typed this Coptic from the black book. Jenkims were very unclear. Please proof for typos.</w:t>
      </w:r>
    </w:p>
  </w:comment>
  <w:comment w:id="1181" w:author="Windows User" w:date="2015-10-30T08:56:00Z" w:initials="BS">
    <w:p w14:paraId="7DEA42F3" w14:textId="77777777" w:rsidR="00350773" w:rsidRDefault="00350773">
      <w:pPr>
        <w:pStyle w:val="CommentText"/>
      </w:pPr>
      <w:r>
        <w:rPr>
          <w:rStyle w:val="CommentReference"/>
        </w:rPr>
        <w:annotationRef/>
      </w:r>
      <w:r>
        <w:t>"is" before "the King" would make this whole vs flow as a sentence...</w:t>
      </w:r>
    </w:p>
  </w:comment>
  <w:comment w:id="1182" w:author="Windows User" w:date="2015-10-30T08:56:00Z" w:initials="BS">
    <w:p w14:paraId="1F17623C" w14:textId="77777777" w:rsidR="00350773" w:rsidRDefault="00350773">
      <w:pPr>
        <w:pStyle w:val="CommentText"/>
      </w:pPr>
      <w:r>
        <w:rPr>
          <w:rStyle w:val="CommentReference"/>
        </w:rPr>
        <w:annotationRef/>
      </w:r>
      <w:r>
        <w:t>ask more modern than entreat... but not quite right?</w:t>
      </w:r>
    </w:p>
  </w:comment>
  <w:comment w:id="1204" w:author="Windows User" w:date="2015-10-30T08:56:00Z" w:initials="WU">
    <w:p w14:paraId="5F20584F" w14:textId="77777777" w:rsidR="00350773" w:rsidRDefault="00350773">
      <w:pPr>
        <w:pStyle w:val="CommentText"/>
      </w:pPr>
      <w:r>
        <w:rPr>
          <w:rStyle w:val="CommentReference"/>
        </w:rPr>
        <w:annotationRef/>
      </w:r>
      <w:r>
        <w:t>Needs work.</w:t>
      </w:r>
    </w:p>
  </w:comment>
  <w:comment w:id="1209" w:author="Windows User" w:date="2015-10-30T08:56:00Z" w:initials="WU">
    <w:p w14:paraId="76E8B799" w14:textId="77777777" w:rsidR="00350773" w:rsidRDefault="00350773">
      <w:pPr>
        <w:pStyle w:val="CommentText"/>
      </w:pPr>
      <w:r>
        <w:rPr>
          <w:rStyle w:val="CommentReference"/>
        </w:rPr>
        <w:annotationRef/>
      </w:r>
      <w:r>
        <w:t>Should this be tho-out 5? Or 25?</w:t>
      </w:r>
    </w:p>
  </w:comment>
  <w:comment w:id="1216" w:author="Windows User" w:date="2015-11-11T11:06:00Z" w:initials="WU">
    <w:p w14:paraId="58D84DCF" w14:textId="77777777" w:rsidR="00350773" w:rsidRDefault="00350773">
      <w:pPr>
        <w:pStyle w:val="CommentText"/>
      </w:pPr>
      <w:r>
        <w:rPr>
          <w:rStyle w:val="CommentReference"/>
        </w:rPr>
        <w:annotationRef/>
      </w:r>
      <w:r>
        <w:t>Should this be last age or something?</w:t>
      </w:r>
    </w:p>
  </w:comment>
  <w:comment w:id="1218" w:author="Windows User" w:date="2015-11-11T11:00:00Z" w:initials="WU">
    <w:p w14:paraId="7D2DE752" w14:textId="77777777" w:rsidR="00350773" w:rsidRDefault="00350773">
      <w:pPr>
        <w:pStyle w:val="CommentText"/>
      </w:pPr>
      <w:r>
        <w:rPr>
          <w:rStyle w:val="CommentReference"/>
        </w:rPr>
        <w:annotationRef/>
      </w:r>
      <w:r>
        <w:t>This needs reviewing!</w:t>
      </w:r>
    </w:p>
  </w:comment>
  <w:comment w:id="1219" w:author="Windows User" w:date="2015-11-11T11:00:00Z" w:initials="WU">
    <w:p w14:paraId="65102EEC" w14:textId="77777777" w:rsidR="00350773" w:rsidRDefault="00350773">
      <w:pPr>
        <w:pStyle w:val="CommentText"/>
      </w:pPr>
      <w:r>
        <w:rPr>
          <w:rStyle w:val="CommentReference"/>
        </w:rPr>
        <w:annotationRef/>
      </w:r>
      <w:r>
        <w:t xml:space="preserve">This is probably wrong. God on high? </w:t>
      </w:r>
    </w:p>
  </w:comment>
  <w:comment w:id="1224" w:author="Windows User" w:date="2015-10-30T08:56:00Z" w:initials="WU">
    <w:p w14:paraId="38E4F092" w14:textId="77777777" w:rsidR="00350773" w:rsidRDefault="00350773">
      <w:pPr>
        <w:pStyle w:val="CommentText"/>
      </w:pPr>
      <w:r>
        <w:rPr>
          <w:rStyle w:val="CommentReference"/>
        </w:rPr>
        <w:annotationRef/>
      </w:r>
      <w:r>
        <w:t>Confirmed?</w:t>
      </w:r>
    </w:p>
  </w:comment>
  <w:comment w:id="1236" w:author="Windows User" w:date="2015-10-30T08:56:00Z" w:initials="WU">
    <w:p w14:paraId="41EDECE7" w14:textId="77777777" w:rsidR="00350773" w:rsidRDefault="00350773">
      <w:pPr>
        <w:pStyle w:val="CommentText"/>
      </w:pPr>
      <w:r>
        <w:rPr>
          <w:rStyle w:val="CommentReference"/>
        </w:rPr>
        <w:annotationRef/>
      </w:r>
      <w:r>
        <w:t>Heroes, or athletes?</w:t>
      </w:r>
    </w:p>
  </w:comment>
  <w:comment w:id="1266" w:author="Windows User" w:date="2015-10-30T08:56:00Z" w:initials="WU">
    <w:p w14:paraId="5FA627EB" w14:textId="77777777" w:rsidR="00350773" w:rsidRDefault="00350773">
      <w:pPr>
        <w:pStyle w:val="CommentText"/>
      </w:pPr>
      <w:r>
        <w:rPr>
          <w:rStyle w:val="CommentReference"/>
        </w:rPr>
        <w:annotationRef/>
      </w:r>
      <w:r>
        <w:t>Beasts or creatures?</w:t>
      </w:r>
    </w:p>
  </w:comment>
  <w:comment w:id="1267" w:author="Windows User" w:date="2015-10-30T08:56:00Z" w:initials="WU">
    <w:p w14:paraId="04563F96" w14:textId="77777777" w:rsidR="00350773" w:rsidRDefault="00350773">
      <w:pPr>
        <w:pStyle w:val="CommentText"/>
      </w:pPr>
      <w:r>
        <w:rPr>
          <w:rStyle w:val="CommentReference"/>
        </w:rPr>
        <w:annotationRef/>
      </w:r>
      <w:r>
        <w:t>Incessant? Or unceasing?</w:t>
      </w:r>
    </w:p>
  </w:comment>
  <w:comment w:id="1268" w:author="Windows User" w:date="2015-10-30T08:56:00Z" w:initials="WU">
    <w:p w14:paraId="7BD20F77" w14:textId="77777777" w:rsidR="00350773" w:rsidRDefault="00350773">
      <w:pPr>
        <w:pStyle w:val="CommentText"/>
      </w:pPr>
      <w:r>
        <w:rPr>
          <w:rStyle w:val="CommentReference"/>
        </w:rPr>
        <w:annotationRef/>
      </w:r>
      <w:r>
        <w:t>Flames of fire or fervent as fire?</w:t>
      </w:r>
    </w:p>
  </w:comment>
  <w:comment w:id="1272" w:author="Windows User" w:date="2015-10-30T08:56:00Z" w:initials="WU">
    <w:p w14:paraId="44A84E5A" w14:textId="77777777" w:rsidR="00350773" w:rsidRDefault="00350773">
      <w:pPr>
        <w:pStyle w:val="CommentText"/>
      </w:pPr>
      <w:r>
        <w:rPr>
          <w:rStyle w:val="CommentReference"/>
        </w:rPr>
        <w:annotationRef/>
      </w:r>
      <w:r>
        <w:t>Serving the Lord, or serving before the Lord?</w:t>
      </w:r>
    </w:p>
  </w:comment>
  <w:comment w:id="1287" w:author="Windows User" w:date="2015-10-30T08:56:00Z" w:initials="WU">
    <w:p w14:paraId="07D2B1EF" w14:textId="77777777" w:rsidR="00350773" w:rsidRDefault="00350773">
      <w:pPr>
        <w:pStyle w:val="CommentText"/>
      </w:pPr>
      <w:r>
        <w:rPr>
          <w:rStyle w:val="CommentReference"/>
        </w:rPr>
        <w:annotationRef/>
      </w:r>
      <w:r>
        <w:t>Or voice of God?</w:t>
      </w:r>
    </w:p>
  </w:comment>
  <w:comment w:id="1288" w:author="Windows User" w:date="2015-10-30T08:56:00Z" w:initials="WU">
    <w:p w14:paraId="3900CC21" w14:textId="77777777" w:rsidR="00350773" w:rsidRDefault="00350773">
      <w:pPr>
        <w:pStyle w:val="CommentText"/>
      </w:pPr>
      <w:r>
        <w:rPr>
          <w:rStyle w:val="CommentReference"/>
        </w:rPr>
        <w:annotationRef/>
      </w:r>
      <w:r>
        <w:t>Received or accepted?</w:t>
      </w:r>
    </w:p>
  </w:comment>
  <w:comment w:id="1294" w:author="Windows User" w:date="2015-11-06T08:39:00Z" w:initials="WU">
    <w:p w14:paraId="6EA3F191" w14:textId="77777777" w:rsidR="00350773" w:rsidRDefault="00350773">
      <w:pPr>
        <w:pStyle w:val="CommentText"/>
      </w:pPr>
      <w:r>
        <w:rPr>
          <w:rStyle w:val="CommentReference"/>
        </w:rPr>
        <w:annotationRef/>
      </w:r>
      <w:r>
        <w:t>Is this the right St. Theodore?</w:t>
      </w:r>
    </w:p>
  </w:comment>
  <w:comment w:id="1301" w:author="Windows User" w:date="2015-10-30T08:56:00Z" w:initials="WU">
    <w:p w14:paraId="227730E1" w14:textId="77777777" w:rsidR="00350773" w:rsidRDefault="00350773">
      <w:pPr>
        <w:pStyle w:val="CommentText"/>
      </w:pPr>
      <w:r>
        <w:rPr>
          <w:rStyle w:val="CommentReference"/>
        </w:rPr>
        <w:annotationRef/>
      </w:r>
      <w:r>
        <w:t>Prabios or Arabius? Doctors and physicians or physicians and well learned?</w:t>
      </w:r>
    </w:p>
  </w:comment>
  <w:comment w:id="1302" w:author="Windows User" w:date="2015-10-30T08:56:00Z" w:initials="WU">
    <w:p w14:paraId="519ADC1D" w14:textId="77777777" w:rsidR="00350773" w:rsidRDefault="00350773">
      <w:pPr>
        <w:pStyle w:val="CommentText"/>
      </w:pPr>
      <w:r>
        <w:rPr>
          <w:rStyle w:val="CommentReference"/>
        </w:rPr>
        <w:annotationRef/>
      </w:r>
      <w:r>
        <w:t>Building them upon the Name?</w:t>
      </w:r>
    </w:p>
  </w:comment>
  <w:comment w:id="1314" w:author="Windows User" w:date="2015-10-30T08:56:00Z" w:initials="WU">
    <w:p w14:paraId="3CFB1D1A" w14:textId="77777777" w:rsidR="00350773" w:rsidRDefault="00350773">
      <w:pPr>
        <w:pStyle w:val="CommentText"/>
      </w:pPr>
      <w:r>
        <w:rPr>
          <w:rStyle w:val="CommentReference"/>
        </w:rPr>
        <w:annotationRef/>
      </w:r>
      <w:r>
        <w:t>Placed or established?</w:t>
      </w:r>
    </w:p>
  </w:comment>
  <w:comment w:id="1315" w:author="Windows User" w:date="2015-10-30T08:56:00Z" w:initials="WU">
    <w:p w14:paraId="08983CC0" w14:textId="77777777" w:rsidR="00350773" w:rsidRDefault="00350773">
      <w:pPr>
        <w:pStyle w:val="CommentText"/>
      </w:pPr>
      <w:r>
        <w:rPr>
          <w:rStyle w:val="CommentReference"/>
        </w:rPr>
        <w:annotationRef/>
      </w:r>
      <w:r>
        <w:t>Or refused?</w:t>
      </w:r>
    </w:p>
  </w:comment>
  <w:comment w:id="1324" w:author="Windows User" w:date="2015-10-30T08:56:00Z" w:initials="WU">
    <w:p w14:paraId="535F3E1B" w14:textId="77777777" w:rsidR="00350773" w:rsidRDefault="00350773">
      <w:pPr>
        <w:pStyle w:val="CommentText"/>
      </w:pPr>
      <w:r>
        <w:rPr>
          <w:rStyle w:val="CommentReference"/>
        </w:rPr>
        <w:annotationRef/>
      </w:r>
      <w:r>
        <w:t>Sprung forth? Came forth? Blossomed?</w:t>
      </w:r>
    </w:p>
  </w:comment>
  <w:comment w:id="1339" w:author="Windows User" w:date="2015-10-30T08:56:00Z" w:initials="BS">
    <w:p w14:paraId="07DE8008" w14:textId="77777777" w:rsidR="00350773" w:rsidRDefault="00350773">
      <w:pPr>
        <w:pStyle w:val="CommentText"/>
      </w:pPr>
      <w:r>
        <w:rPr>
          <w:rStyle w:val="CommentReference"/>
        </w:rPr>
        <w:annotationRef/>
      </w:r>
      <w:r>
        <w:t>what does this mean?</w:t>
      </w:r>
    </w:p>
  </w:comment>
  <w:comment w:id="1340" w:author="Windows User" w:date="2015-10-30T08:56:00Z" w:initials="BS">
    <w:p w14:paraId="7DE26DCC" w14:textId="77777777" w:rsidR="00350773" w:rsidRDefault="00350773">
      <w:pPr>
        <w:pStyle w:val="CommentText"/>
      </w:pPr>
      <w:r>
        <w:rPr>
          <w:rStyle w:val="CommentReference"/>
        </w:rPr>
        <w:annotationRef/>
      </w:r>
      <w:r>
        <w:t>announced or proclaimed?</w:t>
      </w:r>
    </w:p>
  </w:comment>
  <w:comment w:id="1344" w:author="Windows User" w:date="2015-10-30T08:56:00Z" w:initials="WU">
    <w:p w14:paraId="729B2278" w14:textId="77777777" w:rsidR="00350773" w:rsidRDefault="00350773">
      <w:pPr>
        <w:pStyle w:val="CommentText"/>
      </w:pPr>
      <w:r>
        <w:rPr>
          <w:rStyle w:val="CommentReference"/>
        </w:rPr>
        <w:annotationRef/>
      </w:r>
      <w:r>
        <w:t>?</w:t>
      </w:r>
    </w:p>
  </w:comment>
  <w:comment w:id="1345" w:author="Windows User" w:date="2015-10-30T08:56:00Z" w:initials="WU">
    <w:p w14:paraId="44863D12" w14:textId="77777777" w:rsidR="00350773" w:rsidRDefault="00350773">
      <w:pPr>
        <w:pStyle w:val="CommentText"/>
      </w:pPr>
      <w:r>
        <w:rPr>
          <w:rStyle w:val="CommentReference"/>
        </w:rPr>
        <w:annotationRef/>
      </w:r>
      <w:r>
        <w:t>Bride, no, not bridegroom?</w:t>
      </w:r>
    </w:p>
  </w:comment>
  <w:comment w:id="1348" w:author="Windows User" w:date="2015-10-30T08:56:00Z" w:initials="WU">
    <w:p w14:paraId="6CE1AF88" w14:textId="77777777" w:rsidR="00350773" w:rsidRDefault="00350773">
      <w:pPr>
        <w:pStyle w:val="CommentText"/>
      </w:pPr>
      <w:r>
        <w:rPr>
          <w:rStyle w:val="CommentReference"/>
        </w:rPr>
        <w:annotationRef/>
      </w:r>
      <w:r>
        <w:t>Return?</w:t>
      </w:r>
    </w:p>
  </w:comment>
  <w:comment w:id="1349" w:author="Windows User" w:date="2015-10-30T08:56:00Z" w:initials="WU">
    <w:p w14:paraId="2917E600" w14:textId="77777777" w:rsidR="00350773" w:rsidRDefault="00350773">
      <w:pPr>
        <w:pStyle w:val="CommentText"/>
      </w:pPr>
      <w:r>
        <w:rPr>
          <w:rStyle w:val="CommentReference"/>
        </w:rPr>
        <w:annotationRef/>
      </w:r>
      <w:r>
        <w:t>Establishment? Building up?</w:t>
      </w:r>
    </w:p>
  </w:comment>
  <w:comment w:id="1351" w:author="Windows User" w:date="2015-10-30T08:56:00Z" w:initials="WU">
    <w:p w14:paraId="14DF4F91" w14:textId="77777777" w:rsidR="00350773" w:rsidRDefault="00350773">
      <w:pPr>
        <w:pStyle w:val="CommentText"/>
      </w:pPr>
      <w:r>
        <w:rPr>
          <w:rStyle w:val="CommentReference"/>
        </w:rPr>
        <w:annotationRef/>
      </w:r>
      <w:r>
        <w:t>Heavenly evangelist? Good tidings? Glad tidings? Good news?</w:t>
      </w:r>
    </w:p>
  </w:comment>
  <w:comment w:id="1352" w:author="Windows User" w:date="2015-10-30T08:56:00Z" w:initials="WU">
    <w:p w14:paraId="55FC1EAE" w14:textId="77777777" w:rsidR="00350773" w:rsidRDefault="00350773">
      <w:pPr>
        <w:pStyle w:val="CommentText"/>
      </w:pPr>
      <w:r>
        <w:rPr>
          <w:rStyle w:val="CommentReference"/>
        </w:rPr>
        <w:annotationRef/>
      </w:r>
      <w:r>
        <w:t>I don’t see “the Lord is with you” in the Coptic</w:t>
      </w:r>
    </w:p>
    <w:p w14:paraId="4431CB1C" w14:textId="77777777" w:rsidR="00350773" w:rsidRDefault="00350773">
      <w:pPr>
        <w:pStyle w:val="CommentText"/>
      </w:pPr>
    </w:p>
  </w:comment>
  <w:comment w:id="1353" w:author="Windows User" w:date="2015-10-30T08:56:00Z" w:initials="WU">
    <w:p w14:paraId="4549B91A" w14:textId="77777777" w:rsidR="00350773" w:rsidRDefault="00350773">
      <w:pPr>
        <w:pStyle w:val="CommentText"/>
      </w:pPr>
      <w:r>
        <w:rPr>
          <w:rStyle w:val="CommentReference"/>
        </w:rPr>
        <w:annotationRef/>
      </w:r>
      <w:r>
        <w:t>Heavenly herald of Good News?</w:t>
      </w:r>
    </w:p>
    <w:p w14:paraId="384F02AC" w14:textId="77777777" w:rsidR="00350773" w:rsidRDefault="00350773">
      <w:pPr>
        <w:pStyle w:val="CommentText"/>
      </w:pPr>
    </w:p>
  </w:comment>
  <w:comment w:id="1360" w:author="Windows User" w:date="2015-10-30T08:56:00Z" w:initials="WU">
    <w:p w14:paraId="4A264D5C" w14:textId="77777777" w:rsidR="00350773" w:rsidRDefault="00350773">
      <w:pPr>
        <w:pStyle w:val="CommentText"/>
      </w:pPr>
      <w:r>
        <w:rPr>
          <w:rStyle w:val="CommentReference"/>
        </w:rPr>
        <w:annotationRef/>
      </w:r>
      <w:r>
        <w:t>I think we’re doing holy for ethowab, but saint for agios… open to discussion though.</w:t>
      </w:r>
    </w:p>
  </w:comment>
  <w:comment w:id="1387" w:author="Windows User" w:date="2015-10-30T08:56:00Z" w:initials="BS">
    <w:p w14:paraId="20FFD670" w14:textId="77777777" w:rsidR="00350773" w:rsidRDefault="00350773" w:rsidP="006A0382">
      <w:pPr>
        <w:pStyle w:val="CommentText"/>
      </w:pPr>
      <w:r>
        <w:rPr>
          <w:rStyle w:val="CommentReference"/>
        </w:rPr>
        <w:annotationRef/>
      </w:r>
      <w:r>
        <w:t>theotokos, not mav em ef Nooti</w:t>
      </w:r>
    </w:p>
  </w:comment>
  <w:comment w:id="1391" w:author="Windows User" w:date="2015-10-30T08:56:00Z" w:initials="WU">
    <w:p w14:paraId="3A72AA33" w14:textId="77777777" w:rsidR="00350773" w:rsidRDefault="00350773">
      <w:pPr>
        <w:pStyle w:val="CommentText"/>
      </w:pPr>
      <w:r>
        <w:rPr>
          <w:rStyle w:val="CommentReference"/>
        </w:rPr>
        <w:annotationRef/>
      </w:r>
      <w:r>
        <w:t>Redeemed?</w:t>
      </w:r>
    </w:p>
  </w:comment>
  <w:comment w:id="1392" w:author="Windows User" w:date="2015-10-30T08:56:00Z" w:initials="WU">
    <w:p w14:paraId="5BF82FF5" w14:textId="77777777" w:rsidR="00350773" w:rsidRDefault="00350773">
      <w:pPr>
        <w:pStyle w:val="CommentText"/>
      </w:pPr>
      <w:r>
        <w:rPr>
          <w:rStyle w:val="CommentReference"/>
        </w:rPr>
        <w:annotationRef/>
      </w:r>
      <w:r>
        <w:t>For? So?</w:t>
      </w:r>
    </w:p>
  </w:comment>
  <w:comment w:id="1397" w:author="Windows User" w:date="2015-10-30T08:56:00Z" w:initials="WU">
    <w:p w14:paraId="5B54A424" w14:textId="77777777" w:rsidR="00350773" w:rsidRDefault="00350773">
      <w:pPr>
        <w:pStyle w:val="CommentText"/>
      </w:pPr>
      <w:r>
        <w:rPr>
          <w:rStyle w:val="CommentReference"/>
        </w:rPr>
        <w:annotationRef/>
      </w:r>
      <w:r>
        <w:t>Or did shine and did illuminate</w:t>
      </w:r>
    </w:p>
  </w:comment>
  <w:comment w:id="1398" w:author="Windows User" w:date="2015-10-30T08:56:00Z" w:initials="WU">
    <w:p w14:paraId="5929E69F" w14:textId="77777777" w:rsidR="00350773" w:rsidRDefault="00350773">
      <w:pPr>
        <w:pStyle w:val="CommentText"/>
      </w:pPr>
      <w:r>
        <w:rPr>
          <w:rStyle w:val="CommentReference"/>
        </w:rPr>
        <w:annotationRef/>
      </w:r>
      <w:r>
        <w:t>What should this verse be?</w:t>
      </w:r>
    </w:p>
  </w:comment>
  <w:comment w:id="1399" w:author="Windows User" w:date="2015-10-30T08:56:00Z" w:initials="WU">
    <w:p w14:paraId="37815108" w14:textId="77777777" w:rsidR="00350773" w:rsidRDefault="00350773">
      <w:pPr>
        <w:pStyle w:val="CommentText"/>
      </w:pPr>
      <w:r>
        <w:rPr>
          <w:rStyle w:val="CommentReference"/>
        </w:rPr>
        <w:annotationRef/>
      </w:r>
      <w:r>
        <w:t>Uhm… does this mean something else, because saying the seal of the door Ezekiel saw was raised seems really bad …</w:t>
      </w:r>
    </w:p>
  </w:comment>
  <w:comment w:id="1400" w:author="Windows User" w:date="2015-10-30T08:56:00Z" w:initials="WU">
    <w:p w14:paraId="770E6FA0" w14:textId="77777777" w:rsidR="00350773" w:rsidRDefault="00350773">
      <w:pPr>
        <w:pStyle w:val="CommentText"/>
      </w:pPr>
      <w:r>
        <w:rPr>
          <w:rStyle w:val="CommentReference"/>
        </w:rPr>
        <w:annotationRef/>
      </w:r>
      <w:r>
        <w:t>Who?</w:t>
      </w:r>
    </w:p>
  </w:comment>
  <w:comment w:id="1401" w:author="Windows User" w:date="2015-10-30T08:56:00Z" w:initials="WU">
    <w:p w14:paraId="7FDD5784" w14:textId="77777777" w:rsidR="00350773" w:rsidRDefault="00350773">
      <w:pPr>
        <w:pStyle w:val="CommentText"/>
      </w:pPr>
      <w:r>
        <w:rPr>
          <w:rStyle w:val="CommentReference"/>
        </w:rPr>
        <w:annotationRef/>
      </w:r>
      <w:r>
        <w:t>Different adjective</w:t>
      </w:r>
    </w:p>
  </w:comment>
  <w:comment w:id="1402" w:author="Windows User" w:date="2015-10-30T08:56:00Z" w:initials="WU">
    <w:p w14:paraId="69734FAC" w14:textId="77777777" w:rsidR="00350773" w:rsidRDefault="00350773">
      <w:pPr>
        <w:pStyle w:val="CommentText"/>
      </w:pPr>
      <w:r>
        <w:rPr>
          <w:rStyle w:val="CommentReference"/>
        </w:rPr>
        <w:annotationRef/>
      </w:r>
      <w:r>
        <w:t>Sickness?</w:t>
      </w:r>
    </w:p>
  </w:comment>
  <w:comment w:id="1405" w:author="Windows User" w:date="2015-10-30T08:56:00Z" w:initials="BS">
    <w:p w14:paraId="07C468E8" w14:textId="77777777" w:rsidR="00350773" w:rsidRDefault="0035077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08" w:author="Windows User" w:date="2015-10-30T08:56:00Z" w:initials="WU">
    <w:p w14:paraId="14F94395" w14:textId="77777777" w:rsidR="00350773" w:rsidRDefault="00350773">
      <w:pPr>
        <w:pStyle w:val="CommentText"/>
      </w:pPr>
      <w:r>
        <w:rPr>
          <w:rStyle w:val="CommentReference"/>
        </w:rPr>
        <w:annotationRef/>
      </w:r>
      <w:r>
        <w:t>What?</w:t>
      </w:r>
    </w:p>
  </w:comment>
  <w:comment w:id="1417" w:author="Windows User" w:date="2015-10-30T08:56:00Z" w:initials="WU">
    <w:p w14:paraId="39A2608E" w14:textId="77777777" w:rsidR="00350773" w:rsidRDefault="00350773">
      <w:pPr>
        <w:pStyle w:val="CommentText"/>
      </w:pPr>
      <w:r>
        <w:rPr>
          <w:rStyle w:val="CommentReference"/>
        </w:rPr>
        <w:annotationRef/>
      </w:r>
    </w:p>
  </w:comment>
  <w:comment w:id="1428" w:author="Windows User" w:date="2015-10-30T08:56:00Z" w:initials="WU">
    <w:p w14:paraId="255EEE9F" w14:textId="77777777" w:rsidR="00350773" w:rsidRDefault="00350773">
      <w:pPr>
        <w:pStyle w:val="CommentText"/>
      </w:pPr>
      <w:r>
        <w:rPr>
          <w:rStyle w:val="CommentReference"/>
        </w:rPr>
        <w:annotationRef/>
      </w:r>
      <w:r>
        <w:t>Is abouna going by a different version of the Coptic?</w:t>
      </w:r>
    </w:p>
    <w:p w14:paraId="45F504BB" w14:textId="77777777" w:rsidR="00350773" w:rsidRDefault="00350773">
      <w:pPr>
        <w:pStyle w:val="CommentText"/>
      </w:pPr>
    </w:p>
  </w:comment>
  <w:comment w:id="1430" w:author="Windows User" w:date="2015-10-30T08:56:00Z" w:initials="WU">
    <w:p w14:paraId="63C351E6" w14:textId="77777777" w:rsidR="00350773" w:rsidRDefault="00350773">
      <w:pPr>
        <w:pStyle w:val="CommentText"/>
      </w:pPr>
      <w:r>
        <w:rPr>
          <w:rStyle w:val="CommentReference"/>
        </w:rPr>
        <w:annotationRef/>
      </w:r>
      <w:r>
        <w:t>Praise and victory doesn’t make sense.</w:t>
      </w:r>
    </w:p>
  </w:comment>
  <w:comment w:id="1432" w:author="Windows User" w:date="2015-10-30T08:56:00Z" w:initials="WU">
    <w:p w14:paraId="5729C7D5" w14:textId="77777777" w:rsidR="00350773" w:rsidRDefault="00350773">
      <w:pPr>
        <w:pStyle w:val="CommentText"/>
      </w:pPr>
      <w:r>
        <w:rPr>
          <w:rStyle w:val="CommentReference"/>
        </w:rPr>
        <w:annotationRef/>
      </w:r>
      <w:r>
        <w:t>Godhead?</w:t>
      </w:r>
    </w:p>
  </w:comment>
  <w:comment w:id="1441" w:author="Windows User" w:date="2015-10-30T08:56:00Z" w:initials="WU">
    <w:p w14:paraId="78E42A11" w14:textId="77777777" w:rsidR="00350773" w:rsidRDefault="00350773">
      <w:pPr>
        <w:pStyle w:val="CommentText"/>
      </w:pPr>
      <w:r>
        <w:rPr>
          <w:rStyle w:val="CommentReference"/>
        </w:rPr>
        <w:annotationRef/>
      </w:r>
      <w:r>
        <w:t>Establish?</w:t>
      </w:r>
    </w:p>
  </w:comment>
  <w:comment w:id="1442" w:author="Windows User" w:date="2015-10-30T08:56:00Z" w:initials="WU">
    <w:p w14:paraId="642EB965" w14:textId="77777777" w:rsidR="00350773" w:rsidRDefault="00350773">
      <w:pPr>
        <w:pStyle w:val="CommentText"/>
      </w:pPr>
      <w:r>
        <w:rPr>
          <w:rStyle w:val="CommentReference"/>
        </w:rPr>
        <w:annotationRef/>
      </w:r>
      <w:r>
        <w:t>Check another source… missing puncuation</w:t>
      </w:r>
    </w:p>
  </w:comment>
  <w:comment w:id="1443" w:author="Windows User" w:date="2015-10-30T08:56:00Z" w:initials="WU">
    <w:p w14:paraId="6F8B5532" w14:textId="77777777" w:rsidR="00350773" w:rsidRDefault="00350773">
      <w:pPr>
        <w:pStyle w:val="CommentText"/>
      </w:pPr>
      <w:r>
        <w:rPr>
          <w:rStyle w:val="CommentReference"/>
        </w:rPr>
        <w:annotationRef/>
      </w:r>
      <w:r>
        <w:t>Worked?</w:t>
      </w:r>
    </w:p>
  </w:comment>
  <w:comment w:id="1444" w:author="Windows User" w:date="2015-10-30T08:56:00Z" w:initials="WU">
    <w:p w14:paraId="4F504285" w14:textId="77777777" w:rsidR="00350773" w:rsidRDefault="00350773">
      <w:pPr>
        <w:pStyle w:val="CommentText"/>
      </w:pPr>
      <w:r>
        <w:rPr>
          <w:rStyle w:val="CommentReference"/>
        </w:rPr>
        <w:annotationRef/>
      </w:r>
      <w:r>
        <w:t>Thrice holy or Trisagion?</w:t>
      </w:r>
    </w:p>
  </w:comment>
  <w:comment w:id="1446" w:author="Windows User" w:date="2015-10-30T08:56:00Z" w:initials="WU">
    <w:p w14:paraId="5514BCC2" w14:textId="77777777" w:rsidR="00350773" w:rsidRPr="00745B45" w:rsidRDefault="0035077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47" w:author="Windows User" w:date="2015-10-30T08:56:00Z" w:initials="WU">
    <w:p w14:paraId="179A5384" w14:textId="77777777" w:rsidR="00350773" w:rsidRDefault="00350773">
      <w:pPr>
        <w:pStyle w:val="CommentText"/>
      </w:pPr>
      <w:r>
        <w:rPr>
          <w:rStyle w:val="CommentReference"/>
        </w:rPr>
        <w:annotationRef/>
      </w:r>
      <w:r>
        <w:t>Right translation?</w:t>
      </w:r>
    </w:p>
  </w:comment>
  <w:comment w:id="1449" w:author="Windows User" w:date="2015-10-30T08:56:00Z" w:initials="WU">
    <w:p w14:paraId="1682BE28" w14:textId="77777777" w:rsidR="00350773" w:rsidRDefault="00350773">
      <w:pPr>
        <w:pStyle w:val="CommentText"/>
      </w:pPr>
      <w:r>
        <w:rPr>
          <w:rStyle w:val="CommentReference"/>
        </w:rPr>
        <w:annotationRef/>
      </w:r>
      <w:r>
        <w:t>What does this mean?</w:t>
      </w:r>
    </w:p>
  </w:comment>
  <w:comment w:id="1450" w:author="Windows User" w:date="2015-10-30T08:56:00Z" w:initials="WU">
    <w:p w14:paraId="30C5B7C9" w14:textId="77777777" w:rsidR="00350773" w:rsidRDefault="00350773">
      <w:pPr>
        <w:pStyle w:val="CommentText"/>
      </w:pPr>
      <w:r>
        <w:rPr>
          <w:rStyle w:val="CommentReference"/>
        </w:rPr>
        <w:annotationRef/>
      </w:r>
      <w:r>
        <w:t>To the end?</w:t>
      </w:r>
    </w:p>
  </w:comment>
  <w:comment w:id="1455" w:author="Windows User" w:date="2015-10-30T08:56:00Z" w:initials="WU">
    <w:p w14:paraId="2C2856CA" w14:textId="77777777" w:rsidR="00350773" w:rsidRDefault="00350773">
      <w:pPr>
        <w:pStyle w:val="CommentText"/>
      </w:pPr>
      <w:r>
        <w:rPr>
          <w:rStyle w:val="CommentReference"/>
        </w:rPr>
        <w:annotationRef/>
      </w:r>
      <w:r>
        <w:t>Or freedom?</w:t>
      </w:r>
    </w:p>
  </w:comment>
  <w:comment w:id="1456" w:author="Windows User" w:date="2015-10-30T08:56:00Z" w:initials="WU">
    <w:p w14:paraId="229642C6" w14:textId="77777777" w:rsidR="00350773" w:rsidRDefault="00350773">
      <w:pPr>
        <w:pStyle w:val="CommentText"/>
      </w:pPr>
      <w:r>
        <w:rPr>
          <w:rStyle w:val="CommentReference"/>
        </w:rPr>
        <w:annotationRef/>
      </w:r>
      <w:r>
        <w:t>Or establish?</w:t>
      </w:r>
    </w:p>
  </w:comment>
  <w:comment w:id="1464" w:author="Windows User" w:date="2015-10-30T08:56:00Z" w:initials="WU">
    <w:p w14:paraId="798C7307" w14:textId="77777777" w:rsidR="00350773" w:rsidRDefault="00350773">
      <w:pPr>
        <w:pStyle w:val="CommentText"/>
      </w:pPr>
      <w:r>
        <w:rPr>
          <w:rStyle w:val="CommentReference"/>
        </w:rPr>
        <w:annotationRef/>
      </w:r>
      <w:r>
        <w:t>Is this the correct date?</w:t>
      </w:r>
    </w:p>
  </w:comment>
  <w:comment w:id="1557" w:author="Windows User" w:date="2015-10-30T08:56:00Z" w:initials="WU">
    <w:p w14:paraId="1C25D03A" w14:textId="77777777" w:rsidR="00350773" w:rsidRDefault="00350773">
      <w:pPr>
        <w:pStyle w:val="CommentText"/>
      </w:pPr>
      <w:r>
        <w:rPr>
          <w:rStyle w:val="CommentReference"/>
        </w:rPr>
        <w:annotationRef/>
      </w:r>
      <w:r>
        <w:t>Can this be reworded?</w:t>
      </w:r>
    </w:p>
  </w:comment>
  <w:comment w:id="1559" w:author="Windows User" w:date="2015-10-30T08:56:00Z" w:initials="WU">
    <w:p w14:paraId="71B1FE22" w14:textId="77777777" w:rsidR="00350773" w:rsidRDefault="00350773">
      <w:pPr>
        <w:pStyle w:val="CommentText"/>
      </w:pPr>
      <w:r>
        <w:rPr>
          <w:rStyle w:val="CommentReference"/>
        </w:rPr>
        <w:annotationRef/>
      </w:r>
      <w:r>
        <w:t>Check other books for alternate word here.</w:t>
      </w:r>
    </w:p>
  </w:comment>
  <w:comment w:id="1560" w:author="Windows User" w:date="2015-10-30T08:56:00Z" w:initials="WU">
    <w:p w14:paraId="546F5FFA" w14:textId="77777777" w:rsidR="00350773" w:rsidRDefault="00350773">
      <w:pPr>
        <w:pStyle w:val="CommentText"/>
      </w:pPr>
      <w:r>
        <w:rPr>
          <w:rStyle w:val="CommentReference"/>
        </w:rPr>
        <w:annotationRef/>
      </w:r>
      <w:r>
        <w:t>Nations or peoples?</w:t>
      </w:r>
    </w:p>
  </w:comment>
  <w:comment w:id="1561" w:author="Windows User" w:date="2015-10-30T08:56:00Z" w:initials="WU">
    <w:p w14:paraId="4FC1DCF3" w14:textId="77777777" w:rsidR="00350773" w:rsidRDefault="00350773">
      <w:pPr>
        <w:pStyle w:val="CommentText"/>
      </w:pPr>
      <w:r>
        <w:rPr>
          <w:rStyle w:val="CommentReference"/>
        </w:rPr>
        <w:annotationRef/>
      </w:r>
      <w:r>
        <w:t>Burned or consumed?</w:t>
      </w:r>
    </w:p>
  </w:comment>
  <w:comment w:id="1562" w:author="Windows User" w:date="2015-10-30T08:56:00Z" w:initials="WU">
    <w:p w14:paraId="5B463C07" w14:textId="77777777" w:rsidR="00350773" w:rsidRDefault="00350773">
      <w:pPr>
        <w:pStyle w:val="CommentText"/>
      </w:pPr>
      <w:r>
        <w:rPr>
          <w:rStyle w:val="CommentReference"/>
        </w:rPr>
        <w:annotationRef/>
      </w:r>
      <w:r>
        <w:t>?</w:t>
      </w:r>
    </w:p>
  </w:comment>
  <w:comment w:id="1563" w:author="Windows User" w:date="2015-10-30T08:56:00Z" w:initials="WU">
    <w:p w14:paraId="3079CC02" w14:textId="77777777" w:rsidR="00350773" w:rsidRPr="00745B45" w:rsidRDefault="0035077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74" w:author="Windows User" w:date="2015-10-30T08:56:00Z" w:initials="WU">
    <w:p w14:paraId="4B943F0B" w14:textId="77777777" w:rsidR="00350773" w:rsidRDefault="00350773">
      <w:pPr>
        <w:pStyle w:val="CommentText"/>
      </w:pPr>
      <w:r>
        <w:rPr>
          <w:rStyle w:val="CommentReference"/>
        </w:rPr>
        <w:annotationRef/>
      </w:r>
      <w:r>
        <w:t>Synaxarium has St. James dying twice… likely one of them should be St. John!</w:t>
      </w:r>
    </w:p>
  </w:comment>
  <w:comment w:id="1607" w:author="Windows User" w:date="2015-10-30T08:56:00Z" w:initials="WU">
    <w:p w14:paraId="11436C6E" w14:textId="77777777" w:rsidR="00350773" w:rsidRDefault="00350773">
      <w:pPr>
        <w:pStyle w:val="CommentText"/>
      </w:pPr>
      <w:r>
        <w:rPr>
          <w:rStyle w:val="CommentReference"/>
        </w:rPr>
        <w:annotationRef/>
      </w:r>
      <w:r>
        <w:t>Ramez says print synacarium may have him in july</w:t>
      </w:r>
    </w:p>
  </w:comment>
  <w:comment w:id="1618" w:author="Windows User" w:date="2015-10-30T08:56:00Z" w:initials="WU">
    <w:p w14:paraId="62A36CDC" w14:textId="77777777" w:rsidR="00350773" w:rsidRDefault="00350773">
      <w:pPr>
        <w:pStyle w:val="CommentText"/>
      </w:pPr>
      <w:r>
        <w:rPr>
          <w:rStyle w:val="CommentReference"/>
        </w:rPr>
        <w:annotationRef/>
      </w:r>
      <w:r>
        <w:t>Approached? What does this vs mean?</w:t>
      </w:r>
    </w:p>
  </w:comment>
  <w:comment w:id="1619" w:author="Windows User" w:date="2015-10-30T08:56:00Z" w:initials="WU">
    <w:p w14:paraId="329416E7" w14:textId="77777777" w:rsidR="00350773" w:rsidRPr="00745B45" w:rsidRDefault="0035077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25" w:author="Windows User" w:date="2015-10-30T08:56:00Z" w:initials="WU">
    <w:p w14:paraId="763F73BB" w14:textId="77777777" w:rsidR="00350773" w:rsidRDefault="00350773">
      <w:pPr>
        <w:pStyle w:val="CommentText"/>
      </w:pPr>
      <w:r>
        <w:rPr>
          <w:rStyle w:val="CommentReference"/>
        </w:rPr>
        <w:annotationRef/>
      </w:r>
      <w:r>
        <w:t>Thoughts?</w:t>
      </w:r>
    </w:p>
  </w:comment>
  <w:comment w:id="1646" w:author="Windows User" w:date="2015-10-30T08:56:00Z" w:initials="WU">
    <w:p w14:paraId="7B47C8A3" w14:textId="77777777" w:rsidR="00350773" w:rsidRDefault="0035077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81" w:author="Windows User" w:date="2015-10-30T08:56:00Z" w:initials="WU">
    <w:p w14:paraId="0BE9113A" w14:textId="77777777" w:rsidR="00350773" w:rsidRDefault="00350773">
      <w:pPr>
        <w:pStyle w:val="CommentText"/>
      </w:pPr>
      <w:r>
        <w:rPr>
          <w:rStyle w:val="CommentReference"/>
        </w:rPr>
        <w:annotationRef/>
      </w:r>
      <w:r>
        <w:t>Completely different.</w:t>
      </w:r>
    </w:p>
  </w:comment>
  <w:comment w:id="1682" w:author="Windows User" w:date="2015-10-30T08:56:00Z" w:initials="WU">
    <w:p w14:paraId="074682DD" w14:textId="77777777" w:rsidR="00350773" w:rsidRDefault="00350773">
      <w:pPr>
        <w:pStyle w:val="CommentText"/>
      </w:pPr>
      <w:r>
        <w:rPr>
          <w:rStyle w:val="CommentReference"/>
        </w:rPr>
        <w:annotationRef/>
      </w:r>
      <w:r>
        <w:t>With or in?</w:t>
      </w:r>
    </w:p>
  </w:comment>
  <w:comment w:id="1683" w:author="Windows User" w:date="2015-10-30T08:56:00Z" w:initials="WU">
    <w:p w14:paraId="371712E1" w14:textId="77777777" w:rsidR="00350773" w:rsidRDefault="00350773">
      <w:pPr>
        <w:pStyle w:val="CommentText"/>
      </w:pPr>
      <w:r>
        <w:rPr>
          <w:rStyle w:val="CommentReference"/>
        </w:rPr>
        <w:annotationRef/>
      </w:r>
    </w:p>
  </w:comment>
  <w:comment w:id="1684" w:author="Windows User" w:date="2015-10-30T08:56:00Z" w:initials="WU">
    <w:p w14:paraId="0B3C1D3B" w14:textId="77777777" w:rsidR="00350773" w:rsidRDefault="00350773">
      <w:pPr>
        <w:pStyle w:val="CommentText"/>
      </w:pPr>
      <w:r>
        <w:rPr>
          <w:rStyle w:val="CommentReference"/>
        </w:rPr>
        <w:annotationRef/>
      </w:r>
      <w:r>
        <w:t>Sound or voice?</w:t>
      </w:r>
    </w:p>
  </w:comment>
  <w:comment w:id="1686" w:author="Windows User" w:date="2015-10-30T08:56:00Z" w:initials="WU">
    <w:p w14:paraId="1C3A0B98" w14:textId="77777777" w:rsidR="00350773" w:rsidRDefault="00350773">
      <w:pPr>
        <w:pStyle w:val="CommentText"/>
      </w:pPr>
      <w:r>
        <w:rPr>
          <w:rStyle w:val="CommentReference"/>
        </w:rPr>
        <w:annotationRef/>
      </w:r>
      <w:r>
        <w:t>Open to suggetions.</w:t>
      </w:r>
    </w:p>
  </w:comment>
  <w:comment w:id="1687" w:author="Windows User" w:date="2015-10-30T08:56:00Z" w:initials="WU">
    <w:p w14:paraId="79DB91AB" w14:textId="77777777" w:rsidR="00350773" w:rsidRDefault="00350773">
      <w:pPr>
        <w:pStyle w:val="CommentText"/>
      </w:pPr>
      <w:r>
        <w:rPr>
          <w:rStyle w:val="CommentReference"/>
        </w:rPr>
        <w:annotationRef/>
      </w:r>
      <w:r>
        <w:t>Before?</w:t>
      </w:r>
    </w:p>
  </w:comment>
  <w:comment w:id="1688" w:author="Windows User" w:date="2015-10-30T08:56:00Z" w:initials="WU">
    <w:p w14:paraId="777049F3" w14:textId="77777777" w:rsidR="00350773" w:rsidRDefault="00350773">
      <w:pPr>
        <w:pStyle w:val="CommentText"/>
      </w:pPr>
      <w:r>
        <w:rPr>
          <w:rStyle w:val="CommentReference"/>
        </w:rPr>
        <w:annotationRef/>
      </w:r>
      <w:r>
        <w:t>Nations?</w:t>
      </w:r>
    </w:p>
  </w:comment>
  <w:comment w:id="1689" w:author="Windows User" w:date="2015-10-30T08:56:00Z" w:initials="WU">
    <w:p w14:paraId="29D1E0CC" w14:textId="77777777" w:rsidR="00350773" w:rsidRDefault="00350773">
      <w:pPr>
        <w:pStyle w:val="CommentText"/>
      </w:pPr>
      <w:r>
        <w:rPr>
          <w:rStyle w:val="CommentReference"/>
        </w:rPr>
        <w:annotationRef/>
      </w:r>
      <w:r>
        <w:t>?</w:t>
      </w:r>
    </w:p>
  </w:comment>
  <w:comment w:id="1730" w:author="Windows User" w:date="2015-10-30T08:56:00Z" w:initials="WU">
    <w:p w14:paraId="73A9ACC7" w14:textId="77777777" w:rsidR="00350773" w:rsidRDefault="00350773">
      <w:pPr>
        <w:pStyle w:val="CommentText"/>
      </w:pPr>
      <w:r>
        <w:rPr>
          <w:rStyle w:val="CommentReference"/>
        </w:rPr>
        <w:annotationRef/>
      </w:r>
      <w:r>
        <w:t>?</w:t>
      </w:r>
    </w:p>
  </w:comment>
  <w:comment w:id="1737" w:author="Windows User" w:date="2015-10-30T08:56:00Z" w:initials="WU">
    <w:p w14:paraId="4F5630C0" w14:textId="77777777" w:rsidR="00350773" w:rsidRDefault="00350773">
      <w:pPr>
        <w:pStyle w:val="CommentText"/>
      </w:pPr>
      <w:r>
        <w:rPr>
          <w:rStyle w:val="CommentReference"/>
        </w:rPr>
        <w:annotationRef/>
      </w:r>
      <w:r>
        <w:t>Abba Noub, abanoub, Apa Noub, Apnoub?</w:t>
      </w:r>
    </w:p>
  </w:comment>
  <w:comment w:id="1738" w:author="Windows User" w:date="2015-10-30T08:56:00Z" w:initials="WU">
    <w:p w14:paraId="3899034D" w14:textId="77777777" w:rsidR="00350773" w:rsidRDefault="00350773">
      <w:pPr>
        <w:pStyle w:val="CommentText"/>
      </w:pPr>
      <w:r>
        <w:rPr>
          <w:rStyle w:val="CommentReference"/>
        </w:rPr>
        <w:annotationRef/>
      </w:r>
      <w:r>
        <w:t>Upright, or orthodox?</w:t>
      </w:r>
    </w:p>
  </w:comment>
  <w:comment w:id="1747" w:author="Windows User" w:date="2015-10-30T08:56:00Z" w:initials="WU">
    <w:p w14:paraId="61207ABC" w14:textId="77777777" w:rsidR="00350773" w:rsidRDefault="00350773">
      <w:pPr>
        <w:pStyle w:val="CommentText"/>
      </w:pPr>
      <w:r>
        <w:rPr>
          <w:rStyle w:val="CommentReference"/>
        </w:rPr>
        <w:annotationRef/>
      </w:r>
      <w:r>
        <w:t>Are we going with ti agia = saint and ti ethowab = the holy?</w:t>
      </w:r>
    </w:p>
  </w:comment>
  <w:comment w:id="1769" w:author="Windows User" w:date="2015-11-18T20:43:00Z" w:initials="WU">
    <w:p w14:paraId="08613E46" w14:textId="00F90E8C" w:rsidR="00350773" w:rsidRDefault="00350773">
      <w:pPr>
        <w:pStyle w:val="CommentText"/>
      </w:pPr>
      <w:r>
        <w:rPr>
          <w:rStyle w:val="CommentReference"/>
        </w:rPr>
        <w:annotationRef/>
      </w:r>
      <w:r>
        <w:t>Is this for Adam days? Or just Sundays?</w:t>
      </w:r>
    </w:p>
  </w:comment>
  <w:comment w:id="1770" w:author="Windows User" w:date="2015-11-18T20:38:00Z" w:initials="WU">
    <w:p w14:paraId="43F9C3B7" w14:textId="77777777" w:rsidR="00350773" w:rsidRDefault="00350773">
      <w:pPr>
        <w:pStyle w:val="CommentText"/>
      </w:pPr>
      <w:r>
        <w:rPr>
          <w:rStyle w:val="CommentReference"/>
        </w:rPr>
        <w:annotationRef/>
      </w:r>
      <w:r>
        <w:t>What does this mean? I feel like we put something else somewhere else</w:t>
      </w:r>
    </w:p>
  </w:comment>
  <w:comment w:id="1772" w:author="Windows User" w:date="2015-11-19T22:12:00Z" w:initials="WU">
    <w:p w14:paraId="79F037D4" w14:textId="77777777" w:rsidR="00350773" w:rsidRDefault="00350773">
      <w:pPr>
        <w:pStyle w:val="CommentText"/>
      </w:pPr>
      <w:r>
        <w:rPr>
          <w:rStyle w:val="CommentReference"/>
        </w:rPr>
        <w:annotationRef/>
      </w:r>
      <w:r>
        <w:t>Theotokos forever, or ever-Theotokos?</w:t>
      </w:r>
    </w:p>
  </w:comment>
  <w:comment w:id="1773" w:author="Windows User" w:date="2015-11-19T22:12:00Z" w:initials="WU">
    <w:p w14:paraId="7E2C6DDB" w14:textId="77777777" w:rsidR="00350773" w:rsidRDefault="00350773">
      <w:pPr>
        <w:pStyle w:val="CommentText"/>
      </w:pPr>
      <w:r>
        <w:rPr>
          <w:rStyle w:val="CommentReference"/>
        </w:rPr>
        <w:annotationRef/>
      </w:r>
      <w:r>
        <w:t>What does this mean?</w:t>
      </w:r>
    </w:p>
  </w:comment>
  <w:comment w:id="1774" w:author="Windows User" w:date="2015-11-19T22:12:00Z" w:initials="WU">
    <w:p w14:paraId="71146019" w14:textId="77777777" w:rsidR="00350773" w:rsidRDefault="00350773">
      <w:pPr>
        <w:pStyle w:val="CommentText"/>
      </w:pPr>
      <w:r>
        <w:rPr>
          <w:rStyle w:val="CommentReference"/>
        </w:rPr>
        <w:annotationRef/>
      </w:r>
      <w:r>
        <w:t>What does this mean?</w:t>
      </w:r>
    </w:p>
  </w:comment>
  <w:comment w:id="1775" w:author="Windows User" w:date="2015-11-19T22:12:00Z" w:initials="WU">
    <w:p w14:paraId="24E4F57A" w14:textId="77777777" w:rsidR="00350773" w:rsidRDefault="00350773">
      <w:pPr>
        <w:pStyle w:val="CommentText"/>
      </w:pPr>
      <w:r>
        <w:rPr>
          <w:rStyle w:val="CommentReference"/>
        </w:rPr>
        <w:annotationRef/>
      </w:r>
      <w:r>
        <w:t>Praying or interceding?</w:t>
      </w:r>
    </w:p>
  </w:comment>
  <w:comment w:id="1793" w:author="Windows User" w:date="2015-10-30T08:56:00Z" w:initials="WU">
    <w:p w14:paraId="36116F5D" w14:textId="77777777" w:rsidR="00350773" w:rsidRPr="00745B45" w:rsidRDefault="0035077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794" w:author="Windows User" w:date="2015-10-30T08:56:00Z" w:initials="WU">
    <w:p w14:paraId="55EA204B" w14:textId="77777777" w:rsidR="00350773" w:rsidRDefault="00350773">
      <w:pPr>
        <w:pStyle w:val="CommentText"/>
      </w:pPr>
      <w:r>
        <w:rPr>
          <w:rStyle w:val="CommentReference"/>
        </w:rPr>
        <w:annotationRef/>
      </w:r>
      <w:r>
        <w:t>Typo?</w:t>
      </w:r>
    </w:p>
  </w:comment>
  <w:comment w:id="1804" w:author="Brett Slote" w:date="2016-05-06T20:19:00Z" w:initials="BS">
    <w:p w14:paraId="2A94C5D4" w14:textId="77777777" w:rsidR="00350773" w:rsidRDefault="00350773" w:rsidP="00513E2D">
      <w:pPr>
        <w:pStyle w:val="CommentText"/>
      </w:pPr>
      <w:r>
        <w:rPr>
          <w:rStyle w:val="CommentReference"/>
        </w:rPr>
        <w:annotationRef/>
      </w:r>
      <w:r>
        <w:t>Check that this and next aren’t 101</w:t>
      </w:r>
    </w:p>
  </w:comment>
  <w:comment w:id="1860" w:author="Windows User" w:date="2015-10-30T08:56:00Z" w:initials="WU">
    <w:p w14:paraId="11E5D177" w14:textId="77777777" w:rsidR="00350773" w:rsidRPr="00745B45" w:rsidRDefault="0035077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62" w:author="Windows User" w:date="2015-10-30T08:56:00Z" w:initials="WU">
    <w:p w14:paraId="38A16B24" w14:textId="77777777" w:rsidR="00350773" w:rsidRDefault="00350773">
      <w:pPr>
        <w:pStyle w:val="CommentText"/>
      </w:pPr>
      <w:r>
        <w:rPr>
          <w:rStyle w:val="CommentReference"/>
        </w:rPr>
        <w:annotationRef/>
      </w:r>
      <w:r>
        <w:t>What does the Coptic say?</w:t>
      </w:r>
    </w:p>
  </w:comment>
  <w:comment w:id="1863" w:author="Windows User" w:date="2015-10-30T08:56:00Z" w:initials="WU">
    <w:p w14:paraId="239824AA" w14:textId="77777777" w:rsidR="00350773" w:rsidRDefault="00350773">
      <w:pPr>
        <w:pStyle w:val="CommentText"/>
      </w:pPr>
      <w:r>
        <w:rPr>
          <w:rStyle w:val="CommentReference"/>
        </w:rPr>
        <w:annotationRef/>
      </w:r>
      <w:r>
        <w:t>What is being quoted? 2Cor 5?</w:t>
      </w:r>
    </w:p>
  </w:comment>
  <w:comment w:id="1866" w:author="Windows User" w:date="2015-10-30T08:56:00Z" w:initials="WU">
    <w:p w14:paraId="1EC34668" w14:textId="77777777" w:rsidR="00350773" w:rsidRDefault="00350773">
      <w:pPr>
        <w:pStyle w:val="CommentText"/>
      </w:pPr>
      <w:r>
        <w:rPr>
          <w:rStyle w:val="CommentReference"/>
        </w:rPr>
        <w:annotationRef/>
      </w:r>
      <w:r>
        <w:t>This is clearly a late composition, bastardizing other hymns. “our father in heaven, the sinless one, with your good father…” right.</w:t>
      </w:r>
    </w:p>
  </w:comment>
  <w:comment w:id="1867" w:author="Windows User" w:date="2015-10-30T08:56:00Z" w:initials="WU">
    <w:p w14:paraId="4470C38C" w14:textId="77777777" w:rsidR="00350773" w:rsidRDefault="00350773">
      <w:pPr>
        <w:pStyle w:val="CommentText"/>
      </w:pPr>
      <w:r>
        <w:rPr>
          <w:rStyle w:val="CommentReference"/>
        </w:rPr>
        <w:annotationRef/>
      </w:r>
      <w:r>
        <w:t>Coptic is different from previous verse. What should English be?</w:t>
      </w:r>
    </w:p>
  </w:comment>
  <w:comment w:id="1868" w:author="Windows User" w:date="2015-10-30T08:56:00Z" w:initials="WU">
    <w:p w14:paraId="350A9B71" w14:textId="77777777" w:rsidR="00350773" w:rsidRDefault="00350773">
      <w:pPr>
        <w:pStyle w:val="CommentText"/>
      </w:pPr>
      <w:r>
        <w:rPr>
          <w:rStyle w:val="CommentReference"/>
        </w:rPr>
        <w:annotationRef/>
      </w:r>
      <w:r>
        <w:t>Or athletes? Or athletic martyrs?</w:t>
      </w:r>
    </w:p>
  </w:comment>
  <w:comment w:id="1869" w:author="Windows User" w:date="2015-10-30T08:56:00Z" w:initials="WU">
    <w:p w14:paraId="72F9FFC3" w14:textId="77777777" w:rsidR="00350773" w:rsidRDefault="00350773">
      <w:pPr>
        <w:pStyle w:val="CommentText"/>
      </w:pPr>
      <w:r>
        <w:rPr>
          <w:rStyle w:val="CommentReference"/>
        </w:rPr>
        <w:annotationRef/>
      </w:r>
      <w:r>
        <w:t>Or of the martyrs?</w:t>
      </w:r>
    </w:p>
  </w:comment>
  <w:comment w:id="1870" w:author="Windows User" w:date="2015-10-30T08:56:00Z" w:initials="WU">
    <w:p w14:paraId="7BD5C124" w14:textId="77777777" w:rsidR="00350773" w:rsidRDefault="00350773">
      <w:pPr>
        <w:pStyle w:val="CommentText"/>
      </w:pPr>
      <w:r>
        <w:rPr>
          <w:rStyle w:val="CommentReference"/>
        </w:rPr>
        <w:annotationRef/>
      </w:r>
      <w:r>
        <w:t>Carries or lifts?</w:t>
      </w:r>
    </w:p>
  </w:comment>
  <w:comment w:id="1871" w:author="Windows User" w:date="2015-10-30T08:56:00Z" w:initials="WU">
    <w:p w14:paraId="525F7218" w14:textId="77777777" w:rsidR="00350773" w:rsidRDefault="00350773">
      <w:pPr>
        <w:pStyle w:val="CommentText"/>
      </w:pPr>
      <w:r>
        <w:rPr>
          <w:rStyle w:val="CommentReference"/>
        </w:rPr>
        <w:annotationRef/>
      </w:r>
      <w:r>
        <w:t>Churches?</w:t>
      </w:r>
    </w:p>
    <w:p w14:paraId="32A8F1D7" w14:textId="77777777" w:rsidR="00350773" w:rsidRDefault="00350773">
      <w:pPr>
        <w:pStyle w:val="CommentText"/>
      </w:pPr>
    </w:p>
  </w:comment>
  <w:comment w:id="1872" w:author="Windows User" w:date="2015-10-30T08:56:00Z" w:initials="WU">
    <w:p w14:paraId="165286E5" w14:textId="77777777" w:rsidR="00350773" w:rsidRDefault="00350773">
      <w:pPr>
        <w:pStyle w:val="CommentText"/>
      </w:pPr>
      <w:r>
        <w:rPr>
          <w:rStyle w:val="CommentReference"/>
        </w:rPr>
        <w:annotationRef/>
      </w:r>
      <w:r>
        <w:t>End?</w:t>
      </w:r>
    </w:p>
  </w:comment>
  <w:comment w:id="1881" w:author="Windows User" w:date="2015-10-30T08:56:00Z" w:initials="WU">
    <w:p w14:paraId="770DC519" w14:textId="77777777" w:rsidR="00350773" w:rsidRDefault="00350773">
      <w:pPr>
        <w:pStyle w:val="CommentText"/>
      </w:pPr>
      <w:r>
        <w:rPr>
          <w:rStyle w:val="CommentReference"/>
        </w:rPr>
        <w:annotationRef/>
      </w:r>
      <w:r>
        <w:t>Or full stop. You are worthy of the glory,</w:t>
      </w:r>
    </w:p>
  </w:comment>
  <w:comment w:id="1887" w:author="Windows User" w:date="2015-10-30T08:56:00Z" w:initials="WU">
    <w:p w14:paraId="664F3BFA" w14:textId="77777777" w:rsidR="00350773" w:rsidRDefault="00350773">
      <w:pPr>
        <w:pStyle w:val="CommentText"/>
      </w:pPr>
      <w:r>
        <w:rPr>
          <w:rStyle w:val="CommentReference"/>
        </w:rPr>
        <w:annotationRef/>
      </w:r>
      <w:r>
        <w:t>?</w:t>
      </w:r>
    </w:p>
  </w:comment>
  <w:comment w:id="1890" w:author="Windows User" w:date="2015-10-30T08:56:00Z" w:initials="WU">
    <w:p w14:paraId="08BCD53E" w14:textId="77777777" w:rsidR="00350773" w:rsidRDefault="00350773">
      <w:pPr>
        <w:pStyle w:val="CommentText"/>
      </w:pPr>
      <w:r>
        <w:rPr>
          <w:rStyle w:val="CommentReference"/>
        </w:rPr>
        <w:annotationRef/>
      </w:r>
      <w:r>
        <w:t>Is? Or will be? Exalted, or highly exalted?</w:t>
      </w:r>
    </w:p>
  </w:comment>
  <w:comment w:id="1892" w:author="Windows User" w:date="2015-10-30T08:56:00Z" w:initials="WU">
    <w:p w14:paraId="4F4D62D2" w14:textId="77777777" w:rsidR="00350773" w:rsidRDefault="00350773">
      <w:pPr>
        <w:pStyle w:val="CommentText"/>
      </w:pPr>
      <w:r>
        <w:rPr>
          <w:rStyle w:val="CommentReference"/>
        </w:rPr>
        <w:annotationRef/>
      </w:r>
      <w:r>
        <w:t>Bring or offer</w:t>
      </w:r>
    </w:p>
  </w:comment>
  <w:comment w:id="1893" w:author="Windows User" w:date="2015-10-30T08:56:00Z" w:initials="WU">
    <w:p w14:paraId="66D4EE13" w14:textId="77777777" w:rsidR="00350773" w:rsidRDefault="00350773">
      <w:pPr>
        <w:pStyle w:val="CommentText"/>
      </w:pPr>
      <w:r>
        <w:rPr>
          <w:rStyle w:val="CommentReference"/>
        </w:rPr>
        <w:annotationRef/>
      </w:r>
      <w:r>
        <w:t>Spelling?</w:t>
      </w:r>
    </w:p>
  </w:comment>
  <w:comment w:id="1899" w:author="Windows User" w:date="2015-11-17T22:12:00Z" w:initials="WU">
    <w:p w14:paraId="412F0631" w14:textId="77777777" w:rsidR="00350773" w:rsidRDefault="00350773">
      <w:pPr>
        <w:pStyle w:val="CommentText"/>
      </w:pPr>
      <w:r>
        <w:rPr>
          <w:rStyle w:val="CommentReference"/>
        </w:rPr>
        <w:annotationRef/>
      </w:r>
      <w:r>
        <w:t>Literally trampled, right? Or crushed?</w:t>
      </w:r>
    </w:p>
  </w:comment>
  <w:comment w:id="1900" w:author="Windows User" w:date="2015-11-17T22:12:00Z" w:initials="WU">
    <w:p w14:paraId="135DCC31" w14:textId="77777777" w:rsidR="00350773" w:rsidRDefault="00350773">
      <w:pPr>
        <w:pStyle w:val="CommentText"/>
      </w:pPr>
      <w:r>
        <w:rPr>
          <w:rStyle w:val="CommentReference"/>
        </w:rPr>
        <w:annotationRef/>
      </w:r>
      <w:r>
        <w:t>Authority? Might? Reign?</w:t>
      </w:r>
    </w:p>
  </w:comment>
  <w:comment w:id="1903" w:author="Windows User" w:date="2015-10-30T08:56:00Z" w:initials="WU">
    <w:p w14:paraId="11BE3C4D" w14:textId="77777777" w:rsidR="00350773" w:rsidRDefault="00350773">
      <w:pPr>
        <w:pStyle w:val="CommentText"/>
      </w:pPr>
      <w:r>
        <w:rPr>
          <w:rStyle w:val="CommentReference"/>
        </w:rPr>
        <w:annotationRef/>
      </w:r>
      <w:r>
        <w:t>Name or Holy Name?</w:t>
      </w:r>
    </w:p>
  </w:comment>
  <w:comment w:id="1913" w:author="Windows User" w:date="2015-10-30T08:56:00Z" w:initials="WU">
    <w:p w14:paraId="4A1C10F1" w14:textId="77777777" w:rsidR="00350773" w:rsidRDefault="00350773">
      <w:pPr>
        <w:pStyle w:val="CommentText"/>
      </w:pPr>
      <w:r>
        <w:rPr>
          <w:rStyle w:val="CommentReference"/>
        </w:rPr>
        <w:annotationRef/>
      </w:r>
      <w:r>
        <w:t>Christ or Jesus Christ?</w:t>
      </w:r>
    </w:p>
  </w:comment>
  <w:comment w:id="1919" w:author="Windows User" w:date="2015-10-30T08:56:00Z" w:initials="WU">
    <w:p w14:paraId="31C2C585" w14:textId="77777777" w:rsidR="00350773" w:rsidRDefault="00350773">
      <w:pPr>
        <w:pStyle w:val="CommentText"/>
      </w:pPr>
      <w:r>
        <w:rPr>
          <w:rStyle w:val="CommentReference"/>
        </w:rPr>
        <w:annotationRef/>
      </w:r>
      <w:r>
        <w:t>Name or Holy Name?</w:t>
      </w:r>
    </w:p>
  </w:comment>
  <w:comment w:id="1920" w:author="Windows User" w:date="2015-10-30T08:56:00Z" w:initials="WU">
    <w:p w14:paraId="18203C3C" w14:textId="77777777" w:rsidR="00350773" w:rsidRDefault="00350773">
      <w:pPr>
        <w:pStyle w:val="CommentText"/>
      </w:pPr>
      <w:r>
        <w:rPr>
          <w:rStyle w:val="CommentReference"/>
        </w:rPr>
        <w:annotationRef/>
      </w:r>
      <w:r>
        <w:t>To Him? Or by His might/power?</w:t>
      </w:r>
    </w:p>
  </w:comment>
  <w:comment w:id="1921" w:author="Windows User" w:date="2015-10-30T08:56:00Z" w:initials="WU">
    <w:p w14:paraId="27B39720" w14:textId="77777777" w:rsidR="00350773" w:rsidRDefault="00350773">
      <w:pPr>
        <w:pStyle w:val="CommentText"/>
      </w:pPr>
      <w:r>
        <w:rPr>
          <w:rStyle w:val="CommentReference"/>
        </w:rPr>
        <w:annotationRef/>
      </w:r>
      <w:r>
        <w:t>Might, or may?</w:t>
      </w:r>
    </w:p>
  </w:comment>
  <w:comment w:id="1922" w:author="Windows User" w:date="2015-10-30T08:56:00Z" w:initials="WU">
    <w:p w14:paraId="2FB96B7C" w14:textId="77777777" w:rsidR="00350773" w:rsidRDefault="00350773" w:rsidP="00F77A5B">
      <w:pPr>
        <w:pStyle w:val="CommentText"/>
      </w:pPr>
      <w:r>
        <w:rPr>
          <w:rStyle w:val="CommentReference"/>
        </w:rPr>
        <w:annotationRef/>
      </w:r>
      <w:r>
        <w:t>Christ or Jesus Christ?</w:t>
      </w:r>
    </w:p>
  </w:comment>
  <w:comment w:id="1925" w:author="Windows User" w:date="2015-10-30T08:56:00Z" w:initials="WU">
    <w:p w14:paraId="775D4B1C" w14:textId="77777777" w:rsidR="00350773" w:rsidRDefault="00350773">
      <w:pPr>
        <w:pStyle w:val="CommentText"/>
      </w:pPr>
      <w:r>
        <w:rPr>
          <w:rStyle w:val="CommentReference"/>
        </w:rPr>
        <w:annotationRef/>
      </w:r>
      <w:r>
        <w:t>Miracles?</w:t>
      </w:r>
    </w:p>
  </w:comment>
  <w:comment w:id="1931" w:author="Windows User" w:date="2015-10-30T08:56:00Z" w:initials="WU">
    <w:p w14:paraId="511773EC" w14:textId="77777777" w:rsidR="00350773" w:rsidRDefault="00350773">
      <w:pPr>
        <w:pStyle w:val="CommentText"/>
      </w:pPr>
      <w:r>
        <w:rPr>
          <w:rStyle w:val="CommentReference"/>
        </w:rPr>
        <w:annotationRef/>
      </w:r>
      <w:r>
        <w:t>Name or Holy Name?</w:t>
      </w:r>
    </w:p>
  </w:comment>
  <w:comment w:id="1932" w:author="Windows User" w:date="2015-10-30T08:56:00Z" w:initials="WU">
    <w:p w14:paraId="0BC6FD3A" w14:textId="77777777" w:rsidR="00350773" w:rsidRDefault="00350773">
      <w:pPr>
        <w:pStyle w:val="CommentText"/>
      </w:pPr>
      <w:r>
        <w:rPr>
          <w:rStyle w:val="CommentReference"/>
        </w:rPr>
        <w:annotationRef/>
      </w:r>
      <w:r>
        <w:t>To Him? Or by His might/power?</w:t>
      </w:r>
    </w:p>
  </w:comment>
  <w:comment w:id="1933" w:author="Windows User" w:date="2015-10-30T08:56:00Z" w:initials="WU">
    <w:p w14:paraId="6BED6166" w14:textId="77777777" w:rsidR="00350773" w:rsidRDefault="00350773">
      <w:pPr>
        <w:pStyle w:val="CommentText"/>
      </w:pPr>
      <w:r>
        <w:rPr>
          <w:rStyle w:val="CommentReference"/>
        </w:rPr>
        <w:annotationRef/>
      </w:r>
      <w:r>
        <w:t>Might, or may?</w:t>
      </w:r>
    </w:p>
  </w:comment>
  <w:comment w:id="1942" w:author="Windows User" w:date="2016-02-10T12:41:00Z" w:initials="WU">
    <w:p w14:paraId="1E6C57D4" w14:textId="77777777" w:rsidR="00350773" w:rsidRDefault="00350773"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2FEEC1" w14:textId="77777777" w:rsidR="00513992" w:rsidRDefault="00513992" w:rsidP="006D61CA">
      <w:pPr>
        <w:spacing w:after="0" w:line="240" w:lineRule="auto"/>
      </w:pPr>
      <w:r>
        <w:separator/>
      </w:r>
    </w:p>
  </w:endnote>
  <w:endnote w:type="continuationSeparator" w:id="0">
    <w:p w14:paraId="3BC8EA3A" w14:textId="77777777" w:rsidR="00513992" w:rsidRDefault="0051399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auto"/>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30B0504020000000003"/>
    <w:charset w:val="00"/>
    <w:family w:val="swiss"/>
    <w:pitch w:val="variable"/>
    <w:sig w:usb0="0000028F" w:usb1="00000000" w:usb2="00000000" w:usb3="00000000" w:csb0="0000009F" w:csb1="00000000"/>
  </w:font>
  <w:font w:name="@MingLiU">
    <w:panose1 w:val="02010609000101010101"/>
    <w:charset w:val="88"/>
    <w:family w:val="auto"/>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Malgun Gothic Semilight"/>
    <w:panose1 w:val="020B0604020202020204"/>
    <w:charset w:val="00"/>
    <w:family w:val="auto"/>
    <w:pitch w:val="variable"/>
    <w:sig w:usb0="00000000"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3" w:usb1="D007FDFF" w:usb2="00000B28" w:usb3="00000000" w:csb0="00000001"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42287FE7" w:rsidR="00350773" w:rsidRPr="004D6538" w:rsidRDefault="00350773"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F02710">
      <w:rPr>
        <w:noProof/>
        <w:lang w:val="en-US"/>
      </w:rPr>
      <w:t>24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350773" w:rsidRPr="009654EE" w:rsidRDefault="00350773"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4277CF9" w:rsidR="00350773" w:rsidRPr="009654EE" w:rsidRDefault="0035077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02710">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1C1BC1A3" w:rsidR="00350773" w:rsidRPr="006D61CA" w:rsidRDefault="0035077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02710">
      <w:rPr>
        <w:noProof/>
        <w:lang w:val="en-US"/>
      </w:rPr>
      <w:t>25</w:t>
    </w:r>
    <w:r w:rsidRPr="006D61CA">
      <w:rPr>
        <w:lang w:val="en-US"/>
      </w:rPr>
      <w:fldChar w:fldCharType="end"/>
    </w:r>
  </w:p>
  <w:p w14:paraId="1546C8BA" w14:textId="77777777" w:rsidR="00350773" w:rsidRDefault="00350773"/>
  <w:p w14:paraId="578F45FC" w14:textId="77777777" w:rsidR="00350773" w:rsidRDefault="0035077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5AC11BE4" w:rsidR="00350773" w:rsidRPr="006D61CA" w:rsidRDefault="0035077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02710">
      <w:rPr>
        <w:noProof/>
        <w:lang w:val="en-US"/>
      </w:rPr>
      <w:t>457</w:t>
    </w:r>
    <w:r w:rsidRPr="006D61CA">
      <w:rPr>
        <w:lang w:val="en-US"/>
      </w:rPr>
      <w:fldChar w:fldCharType="end"/>
    </w:r>
  </w:p>
  <w:p w14:paraId="6E3E0469" w14:textId="77777777" w:rsidR="00350773" w:rsidRDefault="00350773"/>
  <w:p w14:paraId="5C3C24E2" w14:textId="77777777" w:rsidR="00350773" w:rsidRDefault="0035077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1D898F" w14:textId="77777777" w:rsidR="00513992" w:rsidRDefault="00513992" w:rsidP="006D61CA">
      <w:pPr>
        <w:spacing w:after="0" w:line="240" w:lineRule="auto"/>
      </w:pPr>
      <w:r>
        <w:separator/>
      </w:r>
    </w:p>
  </w:footnote>
  <w:footnote w:type="continuationSeparator" w:id="0">
    <w:p w14:paraId="0D1BDDE8" w14:textId="77777777" w:rsidR="00513992" w:rsidRDefault="00513992" w:rsidP="006D61CA">
      <w:pPr>
        <w:spacing w:after="0" w:line="240" w:lineRule="auto"/>
      </w:pPr>
      <w:r>
        <w:continuationSeparator/>
      </w:r>
    </w:p>
  </w:footnote>
  <w:footnote w:id="1">
    <w:p w14:paraId="16A75E0F" w14:textId="77777777" w:rsidR="00350773" w:rsidRDefault="00350773"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350773" w:rsidRDefault="00350773"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350773" w:rsidRDefault="00350773" w:rsidP="00F94412">
      <w:pPr>
        <w:pStyle w:val="footnote"/>
      </w:pPr>
      <w:r>
        <w:rPr>
          <w:rStyle w:val="FootnoteReference"/>
        </w:rPr>
        <w:footnoteRef/>
      </w:r>
      <w:r>
        <w:t xml:space="preserve"> [JS] or “assemblies”</w:t>
      </w:r>
    </w:p>
  </w:footnote>
  <w:footnote w:id="4">
    <w:p w14:paraId="5E4DFE5E" w14:textId="5E90AEFA" w:rsidR="00350773" w:rsidRPr="00926B87" w:rsidRDefault="00350773"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50773" w:rsidRDefault="00350773" w:rsidP="00031314">
      <w:pPr>
        <w:pStyle w:val="footnote"/>
      </w:pPr>
    </w:p>
  </w:footnote>
  <w:footnote w:id="5">
    <w:p w14:paraId="5EDE2D3A" w14:textId="77777777" w:rsidR="00350773" w:rsidRDefault="0035077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350773" w:rsidRDefault="00350773" w:rsidP="00323889">
      <w:pPr>
        <w:pStyle w:val="footnote"/>
      </w:pPr>
      <w:r>
        <w:rPr>
          <w:rStyle w:val="FootnoteReference"/>
        </w:rPr>
        <w:footnoteRef/>
      </w:r>
      <w:r>
        <w:t xml:space="preserve"> Or “The Lord’s Annointed”</w:t>
      </w:r>
    </w:p>
  </w:footnote>
  <w:footnote w:id="7">
    <w:p w14:paraId="31BBF667" w14:textId="77777777" w:rsidR="00350773" w:rsidRPr="00926B87" w:rsidRDefault="0035077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50773" w:rsidRDefault="00350773" w:rsidP="00441BAC">
      <w:pPr>
        <w:pStyle w:val="footnote"/>
      </w:pPr>
    </w:p>
  </w:footnote>
  <w:footnote w:id="8">
    <w:p w14:paraId="580FAEDD" w14:textId="77777777" w:rsidR="00350773" w:rsidRDefault="00350773" w:rsidP="00130E47">
      <w:pPr>
        <w:pStyle w:val="footnote"/>
      </w:pPr>
      <w:r>
        <w:rPr>
          <w:rStyle w:val="FootnoteReference"/>
        </w:rPr>
        <w:footnoteRef/>
      </w:r>
      <w:r>
        <w:t xml:space="preserve"> Or “The Lord’s Annointed”</w:t>
      </w:r>
    </w:p>
  </w:footnote>
  <w:footnote w:id="9">
    <w:p w14:paraId="74D64774" w14:textId="4A8F239B" w:rsidR="00350773" w:rsidRDefault="00350773"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350773" w:rsidRDefault="0035077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350773" w:rsidRDefault="0035077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350773" w:rsidRDefault="00350773" w:rsidP="00485E0C">
      <w:pPr>
        <w:pStyle w:val="footnote"/>
      </w:pPr>
      <w:r>
        <w:rPr>
          <w:rStyle w:val="FootnoteReference"/>
          <w:rFonts w:cs="@MingLiU"/>
          <w:szCs w:val="18"/>
        </w:rPr>
        <w:footnoteRef/>
      </w:r>
      <w:r w:rsidRPr="003C6041">
        <w:t>Literally, unbroken fence</w:t>
      </w:r>
    </w:p>
  </w:footnote>
  <w:footnote w:id="13">
    <w:p w14:paraId="7C2A9DE8" w14:textId="15E62972" w:rsidR="00350773" w:rsidRDefault="0035077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350773" w:rsidRDefault="0035077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350773" w:rsidRDefault="0035077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350773" w:rsidRDefault="0035077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350773" w:rsidRDefault="00350773" w:rsidP="006800D4">
      <w:pPr>
        <w:pStyle w:val="footnote"/>
      </w:pPr>
      <w:r>
        <w:rPr>
          <w:rStyle w:val="FootnoteReference"/>
        </w:rPr>
        <w:footnoteRef/>
      </w:r>
      <w:r>
        <w:t xml:space="preserve"> Or ‘Unique’</w:t>
      </w:r>
    </w:p>
  </w:footnote>
  <w:footnote w:id="18">
    <w:p w14:paraId="4D9AA31B" w14:textId="77777777" w:rsidR="00350773" w:rsidRDefault="00350773"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350773" w:rsidRDefault="0035077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350773" w:rsidRDefault="00350773"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350773" w:rsidRDefault="00350773"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350773" w:rsidRDefault="0035077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350773" w:rsidRDefault="00350773"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350773" w:rsidRDefault="0035077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350773" w:rsidRDefault="0035077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21EB05D3" w14:textId="3E0DE2CA" w:rsidR="00350773" w:rsidRPr="004A3E27" w:rsidRDefault="0035077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504B45F8" w14:textId="77777777" w:rsidR="00350773" w:rsidRPr="004A3E27" w:rsidRDefault="00350773" w:rsidP="00A91B17">
      <w:pPr>
        <w:pStyle w:val="footnote"/>
      </w:pPr>
      <w:r w:rsidRPr="004A3E27">
        <w:rPr>
          <w:rStyle w:val="FootnoteReference"/>
        </w:rPr>
        <w:footnoteRef/>
      </w:r>
      <w:r w:rsidRPr="004A3E27">
        <w:t xml:space="preserve"> ‘An allusion to our Lord’s persecutors mentioned in Acts 4:26’ (St. Augustine).</w:t>
      </w:r>
    </w:p>
  </w:footnote>
  <w:footnote w:id="28">
    <w:p w14:paraId="72C81E85" w14:textId="34D1DBFF" w:rsidR="00350773" w:rsidRPr="004A3E27" w:rsidRDefault="0035077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247D5F2" w14:textId="77777777" w:rsidR="00350773" w:rsidRPr="004A3E27" w:rsidRDefault="0035077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DC440F6" w14:textId="40E142B7" w:rsidR="00350773" w:rsidRDefault="00350773" w:rsidP="0070002E">
      <w:pPr>
        <w:pStyle w:val="footnote"/>
      </w:pPr>
      <w:r>
        <w:rPr>
          <w:rStyle w:val="FootnoteReference"/>
        </w:rPr>
        <w:footnoteRef/>
      </w:r>
      <w:r>
        <w:t xml:space="preserve"> [JS] Fr. Athanasius translates this from Coptic, “and Thy dominion to the ends of the earth”</w:t>
      </w:r>
    </w:p>
  </w:footnote>
  <w:footnote w:id="31">
    <w:p w14:paraId="18E761AF" w14:textId="77777777" w:rsidR="00350773" w:rsidRPr="004A3E27" w:rsidRDefault="0035077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5A601DD3" w14:textId="77777777" w:rsidR="00350773" w:rsidRPr="004A3E27" w:rsidRDefault="0035077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007228D7" w14:textId="77777777" w:rsidR="00350773" w:rsidRPr="004A3E27" w:rsidRDefault="00350773" w:rsidP="00C06875">
      <w:pPr>
        <w:pStyle w:val="footnote"/>
      </w:pPr>
      <w:r w:rsidRPr="004A3E27">
        <w:rPr>
          <w:rStyle w:val="FootnoteReference"/>
        </w:rPr>
        <w:footnoteRef/>
      </w:r>
      <w:r w:rsidRPr="004A3E27">
        <w:t xml:space="preserve"> Pause a moment and give that a little thought.</w:t>
      </w:r>
    </w:p>
  </w:footnote>
  <w:footnote w:id="34">
    <w:p w14:paraId="2B340A5C" w14:textId="4488FF0C" w:rsidR="00350773" w:rsidRDefault="00350773" w:rsidP="00AC01E8">
      <w:pPr>
        <w:pStyle w:val="footnote"/>
      </w:pPr>
      <w:r>
        <w:rPr>
          <w:rStyle w:val="FootnoteReference"/>
        </w:rPr>
        <w:footnoteRef/>
      </w:r>
      <w:r>
        <w:t xml:space="preserve"> [JS] or “enlarged me”</w:t>
      </w:r>
    </w:p>
  </w:footnote>
  <w:footnote w:id="35">
    <w:p w14:paraId="369566FF" w14:textId="769E6598" w:rsidR="00350773" w:rsidRPr="004A3E27" w:rsidRDefault="00350773"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1C9D0288" w14:textId="77777777" w:rsidR="00350773" w:rsidRPr="004A3E27" w:rsidRDefault="0035077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4E76DBB2" w14:textId="77777777" w:rsidR="00350773" w:rsidRPr="004A3E27" w:rsidRDefault="0035077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40D70FA9" w14:textId="77777777" w:rsidR="00350773" w:rsidRPr="004A3E27" w:rsidRDefault="0035077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6A551E57" w14:textId="51EAA316" w:rsidR="00350773" w:rsidRDefault="00350773" w:rsidP="00AC01E8">
      <w:pPr>
        <w:pStyle w:val="footnote"/>
      </w:pPr>
      <w:r>
        <w:rPr>
          <w:rStyle w:val="FootnoteReference"/>
        </w:rPr>
        <w:footnoteRef/>
      </w:r>
      <w:r>
        <w:t xml:space="preserve"> [JS] literally, “face”</w:t>
      </w:r>
    </w:p>
  </w:footnote>
  <w:footnote w:id="40">
    <w:p w14:paraId="4A85A605" w14:textId="3B66CCF4" w:rsidR="00350773" w:rsidRDefault="00350773" w:rsidP="0054429F">
      <w:pPr>
        <w:pStyle w:val="footnote"/>
      </w:pPr>
      <w:r>
        <w:rPr>
          <w:rStyle w:val="FootnoteReference"/>
        </w:rPr>
        <w:footnoteRef/>
      </w:r>
      <w:r>
        <w:t xml:space="preserve"> [JS] or “You have put gladness in my heart; From their season of wheat, wine, and oil they were multiplied.”</w:t>
      </w:r>
    </w:p>
  </w:footnote>
  <w:footnote w:id="41">
    <w:p w14:paraId="158091A0" w14:textId="77777777" w:rsidR="00350773" w:rsidRPr="004A3E27" w:rsidRDefault="00350773" w:rsidP="00C06875">
      <w:pPr>
        <w:pStyle w:val="footnote"/>
      </w:pPr>
      <w:r w:rsidRPr="004A3E27">
        <w:rPr>
          <w:rStyle w:val="FootnoteReference"/>
        </w:rPr>
        <w:footnoteRef/>
      </w:r>
      <w:r w:rsidRPr="004A3E27">
        <w:t xml:space="preserve"> Or: I rest in peace and fall asleep at once.</w:t>
      </w:r>
    </w:p>
  </w:footnote>
  <w:footnote w:id="42">
    <w:p w14:paraId="005F68B1" w14:textId="1D86BB98" w:rsidR="00350773" w:rsidRPr="004A3E27" w:rsidRDefault="0035077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7607908E" w14:textId="06A72B5C" w:rsidR="00350773" w:rsidRDefault="00350773" w:rsidP="00FE33CB">
      <w:pPr>
        <w:pStyle w:val="footnote"/>
      </w:pPr>
      <w:r>
        <w:rPr>
          <w:rStyle w:val="FootnoteReference"/>
        </w:rPr>
        <w:footnoteRef/>
      </w:r>
      <w:r>
        <w:t xml:space="preserve"> [JS] or “and You will see me.”</w:t>
      </w:r>
    </w:p>
  </w:footnote>
  <w:footnote w:id="44">
    <w:p w14:paraId="2738F1D2" w14:textId="121829F4" w:rsidR="00350773" w:rsidRDefault="00350773" w:rsidP="00DC2AAA">
      <w:pPr>
        <w:pStyle w:val="footnote"/>
      </w:pPr>
      <w:r>
        <w:rPr>
          <w:rStyle w:val="FootnoteReference"/>
        </w:rPr>
        <w:footnoteRef/>
      </w:r>
      <w:r>
        <w:t xml:space="preserve"> [JS] or lawlessness</w:t>
      </w:r>
    </w:p>
  </w:footnote>
  <w:footnote w:id="45">
    <w:p w14:paraId="0C722E17" w14:textId="0C245CCD" w:rsidR="00350773" w:rsidRDefault="00350773" w:rsidP="00423962">
      <w:pPr>
        <w:pStyle w:val="footnote"/>
      </w:pPr>
      <w:r>
        <w:rPr>
          <w:rStyle w:val="FootnoteReference"/>
        </w:rPr>
        <w:footnoteRef/>
      </w:r>
      <w:r>
        <w:t xml:space="preserve"> [JS] “do obeisance”, “worship”, referring to the physical act</w:t>
      </w:r>
    </w:p>
  </w:footnote>
  <w:footnote w:id="46">
    <w:p w14:paraId="673FFF4D" w14:textId="4AC67C07" w:rsidR="00350773" w:rsidRPr="004A3E27" w:rsidRDefault="00350773"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071C992F" w14:textId="3411D0F6" w:rsidR="00350773" w:rsidRDefault="0035077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1D32253D" w14:textId="125A513D" w:rsidR="00350773" w:rsidRPr="004A3E27" w:rsidRDefault="00350773" w:rsidP="00C06875">
      <w:pPr>
        <w:pStyle w:val="footnote"/>
      </w:pPr>
      <w:r w:rsidRPr="004A3E27">
        <w:rPr>
          <w:rStyle w:val="FootnoteReference"/>
        </w:rPr>
        <w:footnoteRef/>
      </w:r>
      <w:r w:rsidRPr="004A3E27">
        <w:t xml:space="preserve"> </w:t>
      </w:r>
      <w:r>
        <w:t>cf</w:t>
      </w:r>
      <w:r w:rsidRPr="004A3E27">
        <w:t>. Psalm 37:2; Jeremiah 10:24.</w:t>
      </w:r>
    </w:p>
  </w:footnote>
  <w:footnote w:id="49">
    <w:p w14:paraId="27CB451E" w14:textId="0CFB2FE9" w:rsidR="00350773" w:rsidRPr="004A3E27" w:rsidRDefault="0035077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191F4176" w14:textId="002666CD" w:rsidR="00350773" w:rsidRDefault="00350773" w:rsidP="00530F84">
      <w:pPr>
        <w:pStyle w:val="footnote"/>
      </w:pPr>
      <w:r>
        <w:rPr>
          <w:rStyle w:val="FootnoteReference"/>
        </w:rPr>
        <w:footnoteRef/>
      </w:r>
      <w:r>
        <w:t xml:space="preserve"> [JS] or “give thanks”. The word conveys “thankfully confess with praise”</w:t>
      </w:r>
    </w:p>
  </w:footnote>
  <w:footnote w:id="51">
    <w:p w14:paraId="3C274CF7" w14:textId="753C99BC" w:rsidR="00350773" w:rsidRPr="004A3E27" w:rsidRDefault="00350773"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26DCAC0" w14:textId="3C0A3857" w:rsidR="00350773" w:rsidRDefault="00350773" w:rsidP="00530F84">
      <w:pPr>
        <w:pStyle w:val="footnote"/>
      </w:pPr>
      <w:r>
        <w:rPr>
          <w:rStyle w:val="FootnoteReference"/>
        </w:rPr>
        <w:footnoteRef/>
      </w:r>
      <w:r>
        <w:t xml:space="preserve"> [JS] Fr. Lazarus and Brenton interpolate “my enemy”</w:t>
      </w:r>
    </w:p>
  </w:footnote>
  <w:footnote w:id="53">
    <w:p w14:paraId="4AC07AFE" w14:textId="206B4893" w:rsidR="00350773" w:rsidRPr="004A3E27" w:rsidRDefault="00350773" w:rsidP="00C06875">
      <w:pPr>
        <w:pStyle w:val="footnote"/>
      </w:pPr>
      <w:r w:rsidRPr="004A3E27">
        <w:rPr>
          <w:rStyle w:val="FootnoteReference"/>
        </w:rPr>
        <w:footnoteRef/>
      </w:r>
      <w:r w:rsidRPr="004A3E27">
        <w:t xml:space="preserve"> </w:t>
      </w:r>
      <w:r>
        <w:t>cf</w:t>
      </w:r>
      <w:r w:rsidRPr="004A3E27">
        <w:t>. 1 Pet. 5:8.</w:t>
      </w:r>
    </w:p>
  </w:footnote>
  <w:footnote w:id="54">
    <w:p w14:paraId="553B4541" w14:textId="77777777" w:rsidR="00350773" w:rsidRPr="004A3E27" w:rsidRDefault="00350773" w:rsidP="00C06875">
      <w:pPr>
        <w:pStyle w:val="footnote"/>
      </w:pPr>
      <w:r w:rsidRPr="004A3E27">
        <w:rPr>
          <w:rStyle w:val="FootnoteReference"/>
        </w:rPr>
        <w:footnoteRef/>
      </w:r>
      <w:r w:rsidRPr="004A3E27">
        <w:t xml:space="preserve"> Empties fall (Ephes. 5:18).</w:t>
      </w:r>
    </w:p>
  </w:footnote>
  <w:footnote w:id="55">
    <w:p w14:paraId="5DDCA66E" w14:textId="77777777" w:rsidR="00350773" w:rsidRPr="004A3E27" w:rsidRDefault="0035077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6E4EA7C" w14:textId="3620D0FC" w:rsidR="00350773" w:rsidRDefault="00350773" w:rsidP="008D6B7B">
      <w:pPr>
        <w:pStyle w:val="footnote"/>
      </w:pPr>
      <w:r>
        <w:rPr>
          <w:rStyle w:val="FootnoteReference"/>
        </w:rPr>
        <w:footnoteRef/>
      </w:r>
      <w:r>
        <w:t xml:space="preserve"> [JS] Fr. Athanasius has “therefore I will return on high.”</w:t>
      </w:r>
    </w:p>
  </w:footnote>
  <w:footnote w:id="57">
    <w:p w14:paraId="3FBE71C1" w14:textId="749D259D" w:rsidR="00350773" w:rsidRDefault="00350773" w:rsidP="00741EF6">
      <w:pPr>
        <w:pStyle w:val="footnote"/>
      </w:pPr>
      <w:r>
        <w:rPr>
          <w:rStyle w:val="FootnoteReference"/>
        </w:rPr>
        <w:footnoteRef/>
      </w:r>
      <w:r>
        <w:t xml:space="preserve"> [JS] or “give thanks to”, or “thankfully confess the Lord with Praise”</w:t>
      </w:r>
    </w:p>
  </w:footnote>
  <w:footnote w:id="58">
    <w:p w14:paraId="74E99F4D" w14:textId="77777777" w:rsidR="00350773" w:rsidRPr="004A3E27" w:rsidRDefault="0035077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419148E7" w14:textId="77777777" w:rsidR="00350773" w:rsidRPr="004A3E27" w:rsidRDefault="00350773" w:rsidP="00C06875">
      <w:pPr>
        <w:pStyle w:val="footnote"/>
      </w:pPr>
      <w:r w:rsidRPr="004A3E27">
        <w:rPr>
          <w:rStyle w:val="FootnoteReference"/>
        </w:rPr>
        <w:footnoteRef/>
      </w:r>
      <w:r w:rsidRPr="004A3E27">
        <w:t xml:space="preserve"> Mt. 21:16.</w:t>
      </w:r>
    </w:p>
  </w:footnote>
  <w:footnote w:id="60">
    <w:p w14:paraId="263154A0" w14:textId="77777777" w:rsidR="00350773" w:rsidRPr="004A3E27" w:rsidRDefault="0035077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7ECF8A2D" w14:textId="77777777" w:rsidR="00350773" w:rsidRPr="004A3E27" w:rsidRDefault="00350773" w:rsidP="00C06875">
      <w:pPr>
        <w:pStyle w:val="footnote"/>
      </w:pPr>
      <w:r w:rsidRPr="004A3E27">
        <w:rPr>
          <w:rStyle w:val="FootnoteReference"/>
        </w:rPr>
        <w:footnoteRef/>
      </w:r>
      <w:r w:rsidRPr="004A3E27">
        <w:t xml:space="preserve"> Heb. 2:6-8. The Sovereignty of the Son of Man (Messiah).</w:t>
      </w:r>
    </w:p>
  </w:footnote>
  <w:footnote w:id="62">
    <w:p w14:paraId="04C11CE1" w14:textId="67416AE0" w:rsidR="00350773" w:rsidRDefault="00350773" w:rsidP="00741EF6">
      <w:pPr>
        <w:pStyle w:val="footnote"/>
      </w:pPr>
      <w:r>
        <w:rPr>
          <w:rStyle w:val="FootnoteReference"/>
        </w:rPr>
        <w:footnoteRef/>
      </w:r>
      <w:r>
        <w:t xml:space="preserve"> [JS] or “thank”, “I will thankfully confess You with praise”</w:t>
      </w:r>
    </w:p>
  </w:footnote>
  <w:footnote w:id="63">
    <w:p w14:paraId="4A64FA1B" w14:textId="245FE10B" w:rsidR="00350773" w:rsidRDefault="00350773" w:rsidP="005C7C41">
      <w:pPr>
        <w:pStyle w:val="footnote"/>
      </w:pPr>
      <w:r>
        <w:rPr>
          <w:rStyle w:val="FootnoteReference"/>
        </w:rPr>
        <w:footnoteRef/>
      </w:r>
      <w:r>
        <w:t xml:space="preserve"> [JS] Or, “I will confess You with thanksgiving”</w:t>
      </w:r>
    </w:p>
  </w:footnote>
  <w:footnote w:id="64">
    <w:p w14:paraId="70996BAC" w14:textId="67EDD120" w:rsidR="00350773" w:rsidRDefault="00350773" w:rsidP="00741EF6">
      <w:pPr>
        <w:pStyle w:val="footnote"/>
      </w:pPr>
      <w:r>
        <w:rPr>
          <w:rStyle w:val="FootnoteReference"/>
        </w:rPr>
        <w:footnoteRef/>
      </w:r>
      <w:r>
        <w:t xml:space="preserve"> [JS] literally, “from before Your face”</w:t>
      </w:r>
    </w:p>
  </w:footnote>
  <w:footnote w:id="65">
    <w:p w14:paraId="1EEFD7A1" w14:textId="55BF803F" w:rsidR="00350773" w:rsidRPr="004A3E27" w:rsidRDefault="0035077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722FF076" w14:textId="77777777" w:rsidR="00350773" w:rsidRPr="004A3E27" w:rsidRDefault="0035077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3428C8D1" w14:textId="77777777" w:rsidR="00350773" w:rsidRPr="004A3E27" w:rsidRDefault="0035077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1BACCDC6" w14:textId="77777777" w:rsidR="00350773" w:rsidRPr="004A3E27" w:rsidRDefault="0035077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35D4643B" w14:textId="1AD327CF" w:rsidR="00350773" w:rsidRDefault="00350773" w:rsidP="00AF711D">
      <w:pPr>
        <w:pStyle w:val="footnote"/>
      </w:pPr>
      <w:r>
        <w:rPr>
          <w:rStyle w:val="FootnoteReference"/>
        </w:rPr>
        <w:footnoteRef/>
      </w:r>
      <w:r>
        <w:t xml:space="preserve"> [JS] literally, “arm”</w:t>
      </w:r>
    </w:p>
  </w:footnote>
  <w:footnote w:id="70">
    <w:p w14:paraId="4F5EE238" w14:textId="67FB8443" w:rsidR="00350773" w:rsidRPr="004A3E27" w:rsidRDefault="00350773" w:rsidP="00BD5BBE">
      <w:pPr>
        <w:pStyle w:val="footnote"/>
      </w:pPr>
      <w:r w:rsidRPr="004A3E27">
        <w:rPr>
          <w:rStyle w:val="FootnoteReference"/>
        </w:rPr>
        <w:footnoteRef/>
      </w:r>
      <w:r w:rsidRPr="004A3E27">
        <w:t xml:space="preserve"> </w:t>
      </w:r>
      <w:r>
        <w:t>cf</w:t>
      </w:r>
      <w:r w:rsidRPr="004A3E27">
        <w:t>. 2 Cor. 6:16; 1 Cor. 6:19.</w:t>
      </w:r>
    </w:p>
  </w:footnote>
  <w:footnote w:id="71">
    <w:p w14:paraId="06196E84" w14:textId="25C20E1B" w:rsidR="00350773" w:rsidRPr="004A3E27" w:rsidRDefault="00350773"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18B16E36" w14:textId="67403665" w:rsidR="00350773" w:rsidRPr="004A3E27" w:rsidRDefault="00350773"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11679EA7" w14:textId="08137300" w:rsidR="00350773" w:rsidRDefault="00350773"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D7546C6" w14:textId="173E810C" w:rsidR="00350773" w:rsidRDefault="00350773" w:rsidP="003F1DDB">
      <w:pPr>
        <w:pStyle w:val="footnote"/>
      </w:pPr>
      <w:r>
        <w:rPr>
          <w:rStyle w:val="FootnoteReference"/>
        </w:rPr>
        <w:footnoteRef/>
      </w:r>
      <w:r>
        <w:t xml:space="preserve"> [JS] from Fr. Athanasius</w:t>
      </w:r>
    </w:p>
  </w:footnote>
  <w:footnote w:id="75">
    <w:p w14:paraId="69DDC031" w14:textId="072B35A0" w:rsidR="00350773" w:rsidRPr="004A3E27" w:rsidRDefault="0035077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7B2308F0" w14:textId="163ED086" w:rsidR="00350773" w:rsidRPr="004A3E27" w:rsidRDefault="00350773"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A1AEA09" w14:textId="719947E0" w:rsidR="00350773" w:rsidRPr="004A3E27" w:rsidRDefault="0035077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4590FEB6" w14:textId="77777777" w:rsidR="00350773" w:rsidRPr="004A3E27" w:rsidRDefault="00350773" w:rsidP="00BD5BBE">
      <w:pPr>
        <w:pStyle w:val="footnote"/>
      </w:pPr>
      <w:r w:rsidRPr="004A3E27">
        <w:rPr>
          <w:rStyle w:val="FootnoteReference"/>
        </w:rPr>
        <w:footnoteRef/>
      </w:r>
      <w:r w:rsidRPr="004A3E27">
        <w:t xml:space="preserve"> At: </w:t>
      </w:r>
      <w:r w:rsidRPr="004A3E27">
        <w:rPr>
          <w:i/>
        </w:rPr>
        <w:t>or</w:t>
      </w:r>
      <w:r w:rsidRPr="004A3E27">
        <w:t>, In.</w:t>
      </w:r>
    </w:p>
  </w:footnote>
  <w:footnote w:id="79">
    <w:p w14:paraId="668862BB" w14:textId="77777777" w:rsidR="00350773" w:rsidRPr="004A3E27" w:rsidRDefault="00350773" w:rsidP="00BD5BBE">
      <w:pPr>
        <w:pStyle w:val="footnote"/>
      </w:pPr>
      <w:r w:rsidRPr="004A3E27">
        <w:rPr>
          <w:rStyle w:val="FootnoteReference"/>
        </w:rPr>
        <w:footnoteRef/>
      </w:r>
      <w:r w:rsidRPr="004A3E27">
        <w:t xml:space="preserve"> i.e. Hear Christ who intercedes on our behalf (1 Cor. 1:30; Rom. 8: 34).</w:t>
      </w:r>
    </w:p>
  </w:footnote>
  <w:footnote w:id="80">
    <w:p w14:paraId="6CFE3221" w14:textId="05261702" w:rsidR="00350773" w:rsidRPr="004A3E27" w:rsidRDefault="00350773" w:rsidP="007C28F0">
      <w:pPr>
        <w:pStyle w:val="footnote"/>
      </w:pPr>
      <w:r w:rsidRPr="004A3E27">
        <w:rPr>
          <w:rStyle w:val="FootnoteReference"/>
        </w:rPr>
        <w:footnoteRef/>
      </w:r>
      <w:r w:rsidRPr="004A3E27">
        <w:t xml:space="preserve"> </w:t>
      </w:r>
      <w:r>
        <w:t>cf</w:t>
      </w:r>
      <w:r w:rsidRPr="004A3E27">
        <w:t>. 2 Tim. 2:3, 12.</w:t>
      </w:r>
    </w:p>
  </w:footnote>
  <w:footnote w:id="81">
    <w:p w14:paraId="5F29B1F0" w14:textId="77777777" w:rsidR="00350773" w:rsidRPr="004A3E27" w:rsidRDefault="0035077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5D9C28AA" w14:textId="77777777" w:rsidR="00350773" w:rsidRPr="004A3E27" w:rsidRDefault="00350773" w:rsidP="00BD5BBE">
      <w:pPr>
        <w:pStyle w:val="footnote"/>
      </w:pPr>
      <w:r w:rsidRPr="004A3E27">
        <w:rPr>
          <w:rStyle w:val="FootnoteReference"/>
        </w:rPr>
        <w:footnoteRef/>
      </w:r>
      <w:r w:rsidRPr="004A3E27">
        <w:t xml:space="preserve"> ‘They cast Me out of their city and now surround Me on the cross’ (St. Augustine).</w:t>
      </w:r>
    </w:p>
  </w:footnote>
  <w:footnote w:id="83">
    <w:p w14:paraId="664E4599" w14:textId="27F6D76B" w:rsidR="00350773" w:rsidRDefault="00350773"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4AD0F1DA" w14:textId="77777777" w:rsidR="00350773" w:rsidRPr="004A3E27" w:rsidRDefault="0035077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1D6BB5F1" w14:textId="7BEDD296" w:rsidR="00350773" w:rsidRDefault="00350773" w:rsidP="00D47452">
      <w:pPr>
        <w:pStyle w:val="footnote"/>
      </w:pPr>
      <w:r>
        <w:rPr>
          <w:rStyle w:val="FootnoteReference"/>
        </w:rPr>
        <w:footnoteRef/>
      </w:r>
      <w:r>
        <w:t xml:space="preserve"> [JS] or “foundation”</w:t>
      </w:r>
    </w:p>
  </w:footnote>
  <w:footnote w:id="86">
    <w:p w14:paraId="3C5663F2" w14:textId="2A9D9C12" w:rsidR="00350773" w:rsidRDefault="00350773" w:rsidP="00D47452">
      <w:pPr>
        <w:pStyle w:val="footnote"/>
      </w:pPr>
      <w:r>
        <w:rPr>
          <w:rStyle w:val="FootnoteReference"/>
        </w:rPr>
        <w:footnoteRef/>
      </w:r>
      <w:r>
        <w:t xml:space="preserve"> [JS] Fr. Lazarus has “my saviour”. I.e. the power of my salvation, or the One with power to save me.</w:t>
      </w:r>
    </w:p>
  </w:footnote>
  <w:footnote w:id="87">
    <w:p w14:paraId="4CDB07D8" w14:textId="14188044" w:rsidR="00350773" w:rsidRPr="004A3E27" w:rsidRDefault="00350773" w:rsidP="00BD5BBE">
      <w:pPr>
        <w:pStyle w:val="footnote"/>
      </w:pPr>
      <w:r w:rsidRPr="004A3E27">
        <w:rPr>
          <w:rStyle w:val="FootnoteReference"/>
        </w:rPr>
        <w:footnoteRef/>
      </w:r>
      <w:r w:rsidRPr="004A3E27">
        <w:t xml:space="preserve"> </w:t>
      </w:r>
      <w:r>
        <w:t>Cf</w:t>
      </w:r>
      <w:r w:rsidRPr="004A3E27">
        <w:t>. Acts 2:24.</w:t>
      </w:r>
    </w:p>
  </w:footnote>
  <w:footnote w:id="88">
    <w:p w14:paraId="09C8C689" w14:textId="5B1E38B7" w:rsidR="00350773" w:rsidRPr="004A3E27" w:rsidRDefault="00350773" w:rsidP="00BD5BBE">
      <w:pPr>
        <w:pStyle w:val="footnote"/>
      </w:pPr>
      <w:r w:rsidRPr="004A3E27">
        <w:rPr>
          <w:rStyle w:val="FootnoteReference"/>
        </w:rPr>
        <w:footnoteRef/>
      </w:r>
      <w:r w:rsidRPr="004A3E27">
        <w:t xml:space="preserve"> </w:t>
      </w:r>
      <w:r>
        <w:t>cf</w:t>
      </w:r>
      <w:r w:rsidRPr="004A3E27">
        <w:t>. Exodus 9:23.</w:t>
      </w:r>
    </w:p>
  </w:footnote>
  <w:footnote w:id="89">
    <w:p w14:paraId="1AF95C05" w14:textId="4DAED5F3" w:rsidR="00350773" w:rsidRDefault="00350773" w:rsidP="00D47452">
      <w:pPr>
        <w:pStyle w:val="footnote"/>
      </w:pPr>
      <w:r>
        <w:rPr>
          <w:rStyle w:val="FootnoteReference"/>
        </w:rPr>
        <w:footnoteRef/>
      </w:r>
      <w:r>
        <w:t xml:space="preserve"> [JS] literally, “then the sptrings of water were seen/appeared”</w:t>
      </w:r>
    </w:p>
  </w:footnote>
  <w:footnote w:id="90">
    <w:p w14:paraId="767519CF" w14:textId="3A0C4171" w:rsidR="00350773" w:rsidRPr="004A3E27" w:rsidRDefault="0035077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56C0234" w14:textId="77777777" w:rsidR="00350773" w:rsidRPr="004A3E27" w:rsidRDefault="00350773" w:rsidP="00BD5BBE">
      <w:pPr>
        <w:pStyle w:val="footnote"/>
      </w:pPr>
      <w:r w:rsidRPr="004A3E27">
        <w:rPr>
          <w:rStyle w:val="FootnoteReference"/>
        </w:rPr>
        <w:footnoteRef/>
      </w:r>
      <w:r w:rsidRPr="004A3E27">
        <w:t xml:space="preserve"> Twist and wrestle (Gen. 32: 4). And he will untwist the twister and the twisted (144:15).</w:t>
      </w:r>
    </w:p>
  </w:footnote>
  <w:footnote w:id="92">
    <w:p w14:paraId="1B9D3CDD" w14:textId="1592BE4E" w:rsidR="00350773" w:rsidRPr="004A3E27" w:rsidRDefault="00350773" w:rsidP="00BD5BBE">
      <w:pPr>
        <w:pStyle w:val="footnote"/>
      </w:pPr>
      <w:r w:rsidRPr="004A3E27">
        <w:rPr>
          <w:rStyle w:val="FootnoteReference"/>
        </w:rPr>
        <w:footnoteRef/>
      </w:r>
      <w:r w:rsidRPr="004A3E27">
        <w:t xml:space="preserve"> </w:t>
      </w:r>
      <w:r>
        <w:t>cf</w:t>
      </w:r>
      <w:r w:rsidRPr="004A3E27">
        <w:t>. Rev. 21:23.</w:t>
      </w:r>
    </w:p>
  </w:footnote>
  <w:footnote w:id="93">
    <w:p w14:paraId="7A34B80F" w14:textId="77777777" w:rsidR="00350773" w:rsidRPr="004A3E27" w:rsidRDefault="0035077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5386061E" w14:textId="77777777" w:rsidR="00350773" w:rsidRPr="004A3E27" w:rsidRDefault="0035077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7F859200" w14:textId="0E8BB508" w:rsidR="00350773" w:rsidRDefault="00350773" w:rsidP="006303CE">
      <w:pPr>
        <w:pStyle w:val="footnote"/>
      </w:pPr>
      <w:r>
        <w:rPr>
          <w:rStyle w:val="FootnoteReference"/>
        </w:rPr>
        <w:footnoteRef/>
      </w:r>
      <w:r>
        <w:t xml:space="preserve"> [JS] or “give thanks to You”, or “thankfully confess You with praise”</w:t>
      </w:r>
    </w:p>
  </w:footnote>
  <w:footnote w:id="96">
    <w:p w14:paraId="57A591AD" w14:textId="5B4F539E" w:rsidR="00350773" w:rsidRPr="004A3E27" w:rsidRDefault="00350773"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05D27F74" w14:textId="77777777" w:rsidR="00350773" w:rsidRPr="004A3E27" w:rsidRDefault="0035077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07D44CE8" w14:textId="682DE898" w:rsidR="00350773" w:rsidRDefault="00350773" w:rsidP="00D019CA">
      <w:pPr>
        <w:pStyle w:val="footnote"/>
      </w:pPr>
      <w:r>
        <w:rPr>
          <w:rStyle w:val="FootnoteReference"/>
        </w:rPr>
        <w:footnoteRef/>
      </w:r>
      <w:r>
        <w:t xml:space="preserve"> [JS] lit. day to day</w:t>
      </w:r>
    </w:p>
  </w:footnote>
  <w:footnote w:id="99">
    <w:p w14:paraId="4D739E0B" w14:textId="0FB443F5" w:rsidR="00350773" w:rsidRDefault="00350773" w:rsidP="00D019CA">
      <w:pPr>
        <w:pStyle w:val="footnote"/>
      </w:pPr>
      <w:r>
        <w:rPr>
          <w:rStyle w:val="FootnoteReference"/>
        </w:rPr>
        <w:footnoteRef/>
      </w:r>
      <w:r>
        <w:t xml:space="preserve"> [JS] Fr. Lazarus has “and no sound of them is heard.” And then prepends “yet” to the next vs.</w:t>
      </w:r>
    </w:p>
  </w:footnote>
  <w:footnote w:id="100">
    <w:p w14:paraId="7770444D" w14:textId="77777777" w:rsidR="00350773" w:rsidRPr="004A3E27" w:rsidRDefault="00350773" w:rsidP="00BD5BBE">
      <w:pPr>
        <w:pStyle w:val="footnote"/>
      </w:pPr>
      <w:r w:rsidRPr="004A3E27">
        <w:rPr>
          <w:rStyle w:val="FootnoteReference"/>
        </w:rPr>
        <w:footnoteRef/>
      </w:r>
      <w:r w:rsidRPr="004A3E27">
        <w:t xml:space="preserve"> Rom. 10:18.</w:t>
      </w:r>
    </w:p>
  </w:footnote>
  <w:footnote w:id="101">
    <w:p w14:paraId="774F183E" w14:textId="35452E5D" w:rsidR="00350773" w:rsidRDefault="00350773" w:rsidP="005E2409">
      <w:pPr>
        <w:pStyle w:val="footnote"/>
      </w:pPr>
      <w:r>
        <w:rPr>
          <w:rStyle w:val="FootnoteReference"/>
        </w:rPr>
        <w:footnoteRef/>
      </w:r>
      <w:r>
        <w:t xml:space="preserve"> [JS] Fr. Lazarus has “sanctuary”</w:t>
      </w:r>
    </w:p>
  </w:footnote>
  <w:footnote w:id="102">
    <w:p w14:paraId="28F942E6" w14:textId="353F357B" w:rsidR="00350773" w:rsidRPr="004A3E27" w:rsidRDefault="00350773" w:rsidP="00BD5BBE">
      <w:pPr>
        <w:pStyle w:val="footnote"/>
      </w:pPr>
      <w:r w:rsidRPr="004A3E27">
        <w:rPr>
          <w:rStyle w:val="FootnoteReference"/>
        </w:rPr>
        <w:footnoteRef/>
      </w:r>
      <w:r w:rsidRPr="004A3E27">
        <w:t xml:space="preserve"> </w:t>
      </w:r>
      <w:r>
        <w:t>cf</w:t>
      </w:r>
      <w:r w:rsidRPr="004A3E27">
        <w:t>. Ps. 88:38.</w:t>
      </w:r>
    </w:p>
  </w:footnote>
  <w:footnote w:id="103">
    <w:p w14:paraId="2DBF8356" w14:textId="76DCF8DE" w:rsidR="00350773" w:rsidRDefault="00350773" w:rsidP="005E2409">
      <w:pPr>
        <w:pStyle w:val="footnote"/>
      </w:pPr>
      <w:r>
        <w:rPr>
          <w:rStyle w:val="FootnoteReference"/>
        </w:rPr>
        <w:footnoteRef/>
      </w:r>
      <w:r>
        <w:t xml:space="preserve"> [JS] literally “giant”</w:t>
      </w:r>
    </w:p>
  </w:footnote>
  <w:footnote w:id="104">
    <w:p w14:paraId="4D5F61F1" w14:textId="397EFA8A" w:rsidR="00350773" w:rsidRDefault="00350773" w:rsidP="005E2409">
      <w:pPr>
        <w:pStyle w:val="footnote"/>
      </w:pPr>
      <w:r>
        <w:rPr>
          <w:rStyle w:val="FootnoteReference"/>
        </w:rPr>
        <w:footnoteRef/>
      </w:r>
      <w:r>
        <w:t xml:space="preserve"> [JS] or “it”</w:t>
      </w:r>
    </w:p>
  </w:footnote>
  <w:footnote w:id="105">
    <w:p w14:paraId="7D882E05" w14:textId="2F32DF97" w:rsidR="00350773" w:rsidRPr="004A3E27" w:rsidRDefault="00350773" w:rsidP="00BD5BBE">
      <w:pPr>
        <w:pStyle w:val="footnote"/>
      </w:pPr>
      <w:r w:rsidRPr="004A3E27">
        <w:rPr>
          <w:rStyle w:val="FootnoteReference"/>
        </w:rPr>
        <w:footnoteRef/>
      </w:r>
      <w:r w:rsidRPr="004A3E27">
        <w:t xml:space="preserve"> </w:t>
      </w:r>
      <w:r>
        <w:t>cf</w:t>
      </w:r>
      <w:r w:rsidRPr="004A3E27">
        <w:t>. Ps. 118:72.</w:t>
      </w:r>
    </w:p>
  </w:footnote>
  <w:footnote w:id="106">
    <w:p w14:paraId="6C5A660E" w14:textId="77777777" w:rsidR="00350773" w:rsidRPr="004A3E27" w:rsidRDefault="0035077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30A2B2F" w14:textId="0471B728" w:rsidR="00350773" w:rsidRPr="004A3E27" w:rsidRDefault="0035077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5268EBEE" w14:textId="2E7234AE" w:rsidR="00350773" w:rsidRDefault="00350773" w:rsidP="00223CB5">
      <w:pPr>
        <w:pStyle w:val="footnote"/>
      </w:pPr>
      <w:r>
        <w:rPr>
          <w:rStyle w:val="FootnoteReference"/>
        </w:rPr>
        <w:footnoteRef/>
      </w:r>
      <w:r>
        <w:t xml:space="preserve"> [JS] literally “holy place”.</w:t>
      </w:r>
    </w:p>
  </w:footnote>
  <w:footnote w:id="109">
    <w:p w14:paraId="383B4369" w14:textId="77D437E1" w:rsidR="00350773" w:rsidRDefault="00350773"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18278CE8" w14:textId="798A67A6" w:rsidR="00350773" w:rsidRPr="004A3E27" w:rsidRDefault="0035077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0EFF903C" w14:textId="6B531BF6" w:rsidR="00350773" w:rsidRDefault="00350773" w:rsidP="002E647A">
      <w:pPr>
        <w:pStyle w:val="footnote"/>
      </w:pPr>
      <w:r>
        <w:rPr>
          <w:rStyle w:val="FootnoteReference"/>
        </w:rPr>
        <w:footnoteRef/>
      </w:r>
      <w:r>
        <w:t xml:space="preserve"> [JS] or “gone before him”, Fr. Athanasius has “overtaken him” (Liturgy of Tobi 1)</w:t>
      </w:r>
    </w:p>
  </w:footnote>
  <w:footnote w:id="112">
    <w:p w14:paraId="1559CF30" w14:textId="345B8878" w:rsidR="00350773" w:rsidRDefault="00350773" w:rsidP="00A10A86">
      <w:pPr>
        <w:pStyle w:val="footnote"/>
      </w:pPr>
      <w:r>
        <w:rPr>
          <w:rStyle w:val="FootnoteReference"/>
        </w:rPr>
        <w:footnoteRef/>
      </w:r>
      <w:r>
        <w:t xml:space="preserve"> [JS] or “his glory is great by your salvation/deliverance”</w:t>
      </w:r>
    </w:p>
  </w:footnote>
  <w:footnote w:id="113">
    <w:p w14:paraId="40556A29" w14:textId="77777777" w:rsidR="00350773" w:rsidRPr="004A3E27" w:rsidRDefault="0035077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27D6847B" w14:textId="77777777" w:rsidR="00350773" w:rsidRPr="004A3E27" w:rsidRDefault="00350773" w:rsidP="00BD5BBE">
      <w:pPr>
        <w:pStyle w:val="footnote"/>
      </w:pPr>
      <w:r w:rsidRPr="004A3E27">
        <w:rPr>
          <w:rStyle w:val="FootnoteReference"/>
        </w:rPr>
        <w:footnoteRef/>
      </w:r>
      <w:r w:rsidRPr="004A3E27">
        <w:t xml:space="preserve"> ‘Christ died that we might live’ (1 Thess. 5:10; 1 Pet. 2:24).</w:t>
      </w:r>
    </w:p>
  </w:footnote>
  <w:footnote w:id="115">
    <w:p w14:paraId="6BA53780" w14:textId="3A4D561C" w:rsidR="00350773" w:rsidRPr="004A3E27" w:rsidRDefault="00350773"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C4F1B04" w14:textId="0B824CBF" w:rsidR="00350773" w:rsidRPr="004A3E27" w:rsidRDefault="00350773"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49AF07F8" w14:textId="1ADD3608" w:rsidR="00350773" w:rsidRDefault="00350773" w:rsidP="00614947">
      <w:pPr>
        <w:pStyle w:val="footnote"/>
      </w:pPr>
      <w:r>
        <w:rPr>
          <w:rStyle w:val="FootnoteReference"/>
        </w:rPr>
        <w:footnoteRef/>
      </w:r>
      <w:r>
        <w:t xml:space="preserve"> [JS] Fr. Lazarus has “dwell in the holy place”.</w:t>
      </w:r>
    </w:p>
  </w:footnote>
  <w:footnote w:id="118">
    <w:p w14:paraId="41CC497C" w14:textId="77777777" w:rsidR="00350773" w:rsidRPr="004A3E27" w:rsidRDefault="00350773" w:rsidP="00BD5BBE">
      <w:pPr>
        <w:pStyle w:val="footnote"/>
      </w:pPr>
      <w:r w:rsidRPr="004A3E27">
        <w:rPr>
          <w:rStyle w:val="FootnoteReference"/>
        </w:rPr>
        <w:footnoteRef/>
      </w:r>
      <w:r w:rsidRPr="004A3E27">
        <w:t xml:space="preserve"> Mt. 27:39,43; Wis. 2:12-20.</w:t>
      </w:r>
    </w:p>
  </w:footnote>
  <w:footnote w:id="119">
    <w:p w14:paraId="552BFC80" w14:textId="77777777" w:rsidR="00350773" w:rsidRPr="004A3E27" w:rsidRDefault="00350773" w:rsidP="00BD5BBE">
      <w:pPr>
        <w:pStyle w:val="footnote"/>
      </w:pPr>
      <w:r w:rsidRPr="004A3E27">
        <w:rPr>
          <w:rStyle w:val="FootnoteReference"/>
        </w:rPr>
        <w:footnoteRef/>
      </w:r>
      <w:r w:rsidRPr="004A3E27">
        <w:t xml:space="preserve"> Lam. 2:16; 3:46.</w:t>
      </w:r>
    </w:p>
  </w:footnote>
  <w:footnote w:id="120">
    <w:p w14:paraId="1382AE44" w14:textId="77777777" w:rsidR="00350773" w:rsidRPr="004A3E27" w:rsidRDefault="00350773" w:rsidP="00BD5BBE">
      <w:pPr>
        <w:pStyle w:val="footnote"/>
      </w:pPr>
      <w:r w:rsidRPr="004A3E27">
        <w:rPr>
          <w:rStyle w:val="FootnoteReference"/>
        </w:rPr>
        <w:footnoteRef/>
      </w:r>
      <w:r w:rsidRPr="004A3E27">
        <w:t xml:space="preserve"> Jn. 19:37.</w:t>
      </w:r>
    </w:p>
  </w:footnote>
  <w:footnote w:id="121">
    <w:p w14:paraId="17643289" w14:textId="77777777" w:rsidR="00350773" w:rsidRPr="004A3E27" w:rsidRDefault="00350773" w:rsidP="00BD5BBE">
      <w:pPr>
        <w:pStyle w:val="footnote"/>
      </w:pPr>
      <w:r w:rsidRPr="004A3E27">
        <w:rPr>
          <w:rStyle w:val="FootnoteReference"/>
        </w:rPr>
        <w:footnoteRef/>
      </w:r>
      <w:r w:rsidRPr="004A3E27">
        <w:t xml:space="preserve"> Jn. 19:24.</w:t>
      </w:r>
    </w:p>
  </w:footnote>
  <w:footnote w:id="122">
    <w:p w14:paraId="79F35E59" w14:textId="3371DADA" w:rsidR="00350773" w:rsidRPr="004A3E27" w:rsidRDefault="00350773"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17B5651D" w14:textId="24ADEBC4" w:rsidR="00350773" w:rsidRDefault="00350773" w:rsidP="00ED0D70">
      <w:pPr>
        <w:pStyle w:val="footnote"/>
      </w:pPr>
      <w:r>
        <w:rPr>
          <w:rStyle w:val="FootnoteReference"/>
        </w:rPr>
        <w:footnoteRef/>
      </w:r>
      <w:r>
        <w:t xml:space="preserve"> [JS]Others have “and my only-begotten from the hand of the dog.”</w:t>
      </w:r>
    </w:p>
  </w:footnote>
  <w:footnote w:id="124">
    <w:p w14:paraId="18C385E9" w14:textId="2415B4A3" w:rsidR="00350773" w:rsidRDefault="00350773" w:rsidP="00ED0D70">
      <w:pPr>
        <w:pStyle w:val="footnote"/>
      </w:pPr>
      <w:r>
        <w:rPr>
          <w:rStyle w:val="FootnoteReference"/>
        </w:rPr>
        <w:footnoteRef/>
      </w:r>
      <w:r>
        <w:t xml:space="preserve"> [JS] Fr. Lazarus has “the rhinoceros.”</w:t>
      </w:r>
    </w:p>
  </w:footnote>
  <w:footnote w:id="125">
    <w:p w14:paraId="08777F76" w14:textId="77777777" w:rsidR="00350773" w:rsidRPr="004A3E27" w:rsidRDefault="00350773" w:rsidP="00BD5BBE">
      <w:pPr>
        <w:pStyle w:val="footnote"/>
      </w:pPr>
      <w:r w:rsidRPr="004A3E27">
        <w:rPr>
          <w:rStyle w:val="FootnoteReference"/>
        </w:rPr>
        <w:footnoteRef/>
      </w:r>
      <w:r w:rsidRPr="004A3E27">
        <w:t xml:space="preserve"> Hebrews 2:12.</w:t>
      </w:r>
    </w:p>
  </w:footnote>
  <w:footnote w:id="126">
    <w:p w14:paraId="1C395EA2" w14:textId="6F37561F" w:rsidR="00350773" w:rsidRDefault="00350773" w:rsidP="000651AA">
      <w:pPr>
        <w:pStyle w:val="footnote"/>
      </w:pPr>
      <w:r>
        <w:rPr>
          <w:rStyle w:val="FootnoteReference"/>
        </w:rPr>
        <w:footnoteRef/>
      </w:r>
      <w:r>
        <w:t xml:space="preserve"> [JS] literally “all you seed of Jacob”</w:t>
      </w:r>
    </w:p>
  </w:footnote>
  <w:footnote w:id="127">
    <w:p w14:paraId="077193E5" w14:textId="6727B2C9" w:rsidR="00350773" w:rsidRDefault="00350773" w:rsidP="007A2D16">
      <w:pPr>
        <w:pStyle w:val="footnote"/>
      </w:pPr>
      <w:r>
        <w:rPr>
          <w:rStyle w:val="FootnoteReference"/>
        </w:rPr>
        <w:footnoteRef/>
      </w:r>
      <w:r>
        <w:t xml:space="preserve"> [JS] Congregation or assembly, not building.</w:t>
      </w:r>
    </w:p>
  </w:footnote>
  <w:footnote w:id="128">
    <w:p w14:paraId="332BD906" w14:textId="38FB3FF8" w:rsidR="00350773" w:rsidRDefault="00350773" w:rsidP="007A2D16">
      <w:pPr>
        <w:pStyle w:val="footnote"/>
      </w:pPr>
      <w:r>
        <w:rPr>
          <w:rStyle w:val="FootnoteReference"/>
        </w:rPr>
        <w:footnoteRef/>
      </w:r>
      <w:r>
        <w:t xml:space="preserve"> [JS] or “give thanks to”</w:t>
      </w:r>
    </w:p>
  </w:footnote>
  <w:footnote w:id="129">
    <w:p w14:paraId="5B6174F4" w14:textId="35F5BA44" w:rsidR="00350773" w:rsidRDefault="00350773" w:rsidP="000651AA">
      <w:pPr>
        <w:pStyle w:val="footnote"/>
      </w:pPr>
      <w:r>
        <w:rPr>
          <w:rStyle w:val="FootnoteReference"/>
        </w:rPr>
        <w:footnoteRef/>
      </w:r>
      <w:r>
        <w:t xml:space="preserve"> [JS] did obeisance, i.e. the physical act of bowing down.</w:t>
      </w:r>
    </w:p>
  </w:footnote>
  <w:footnote w:id="130">
    <w:p w14:paraId="6B61808C" w14:textId="77777777" w:rsidR="00350773" w:rsidRPr="004A3E27" w:rsidRDefault="0035077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68D5AEC" w14:textId="77777777" w:rsidR="00350773" w:rsidRPr="004A3E27" w:rsidRDefault="00350773" w:rsidP="00BD5BBE">
      <w:pPr>
        <w:pStyle w:val="footnote"/>
      </w:pPr>
      <w:r w:rsidRPr="004A3E27">
        <w:rPr>
          <w:rStyle w:val="FootnoteReference"/>
        </w:rPr>
        <w:footnoteRef/>
      </w:r>
      <w:r w:rsidRPr="004A3E27">
        <w:t xml:space="preserve"> Romans 3:24-26; John 17:4; 19:30.</w:t>
      </w:r>
    </w:p>
  </w:footnote>
  <w:footnote w:id="132">
    <w:p w14:paraId="47E5BE1D" w14:textId="6D6B1127" w:rsidR="00350773" w:rsidRPr="004A3E27" w:rsidRDefault="0035077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53BB4915" w14:textId="013E80AC" w:rsidR="00350773" w:rsidRPr="004A3E27" w:rsidRDefault="00350773"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52EF8FB5" w14:textId="7D5C89FB" w:rsidR="00350773" w:rsidRPr="004A3E27" w:rsidRDefault="00350773" w:rsidP="00BD5BBE">
      <w:pPr>
        <w:pStyle w:val="footnote"/>
      </w:pPr>
      <w:r w:rsidRPr="004A3E27">
        <w:rPr>
          <w:rStyle w:val="FootnoteReference"/>
        </w:rPr>
        <w:footnoteRef/>
      </w:r>
      <w:r w:rsidRPr="004A3E27">
        <w:t xml:space="preserve"> </w:t>
      </w:r>
      <w:r>
        <w:t>cf</w:t>
      </w:r>
      <w:r w:rsidRPr="004A3E27">
        <w:t>. Ps. 26:4.</w:t>
      </w:r>
    </w:p>
  </w:footnote>
  <w:footnote w:id="135">
    <w:p w14:paraId="4B68EDDE" w14:textId="12EE5F02" w:rsidR="00350773" w:rsidRPr="004A3E27" w:rsidRDefault="00350773" w:rsidP="00BD5BBE">
      <w:pPr>
        <w:pStyle w:val="footnote"/>
      </w:pPr>
      <w:r w:rsidRPr="004A3E27">
        <w:rPr>
          <w:rStyle w:val="FootnoteReference"/>
        </w:rPr>
        <w:footnoteRef/>
      </w:r>
      <w:r w:rsidRPr="004A3E27">
        <w:t xml:space="preserve"> 1 Cor. 10:26-28; </w:t>
      </w:r>
      <w:r>
        <w:t>cf</w:t>
      </w:r>
      <w:r w:rsidRPr="004A3E27">
        <w:t>. Psalm 49:12.</w:t>
      </w:r>
    </w:p>
  </w:footnote>
  <w:footnote w:id="136">
    <w:p w14:paraId="137A32B2" w14:textId="77777777" w:rsidR="00350773" w:rsidRPr="004A3E27" w:rsidRDefault="00350773" w:rsidP="00BD5BBE">
      <w:pPr>
        <w:pStyle w:val="footnote"/>
      </w:pPr>
      <w:r w:rsidRPr="004A3E27">
        <w:rPr>
          <w:rStyle w:val="FootnoteReference"/>
        </w:rPr>
        <w:footnoteRef/>
      </w:r>
      <w:r w:rsidRPr="004A3E27">
        <w:t xml:space="preserve"> Is. 2:2; Dan. 2:35; 1 Cor. 10:4.</w:t>
      </w:r>
    </w:p>
  </w:footnote>
  <w:footnote w:id="137">
    <w:p w14:paraId="51F7905C" w14:textId="09ECCFBD" w:rsidR="00350773" w:rsidRPr="004A3E27" w:rsidRDefault="00350773"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0F1013A6" w14:textId="0E2531F6" w:rsidR="00350773" w:rsidRDefault="00350773" w:rsidP="006B605B">
      <w:pPr>
        <w:pStyle w:val="footnote"/>
      </w:pPr>
      <w:r>
        <w:rPr>
          <w:rStyle w:val="FootnoteReference"/>
        </w:rPr>
        <w:footnoteRef/>
      </w:r>
      <w:r>
        <w:t xml:space="preserve"> [JS] [] found in Coptic. See the Ninth Hour of Tuesday of Holy Week.</w:t>
      </w:r>
    </w:p>
  </w:footnote>
  <w:footnote w:id="139">
    <w:p w14:paraId="7B989AF7" w14:textId="411DE777" w:rsidR="00350773" w:rsidRDefault="00350773" w:rsidP="005A5E13">
      <w:pPr>
        <w:pStyle w:val="footnote"/>
      </w:pPr>
      <w:r>
        <w:rPr>
          <w:rStyle w:val="FootnoteReference"/>
        </w:rPr>
        <w:footnoteRef/>
      </w:r>
      <w:r>
        <w:t xml:space="preserve"> [JS] literally: “because they are from of old”.</w:t>
      </w:r>
    </w:p>
  </w:footnote>
  <w:footnote w:id="140">
    <w:p w14:paraId="78816607" w14:textId="60AD0FEA" w:rsidR="00350773" w:rsidRDefault="00350773" w:rsidP="00055722">
      <w:pPr>
        <w:pStyle w:val="footnote"/>
      </w:pPr>
      <w:r>
        <w:rPr>
          <w:rStyle w:val="FootnoteReference"/>
        </w:rPr>
        <w:footnoteRef/>
      </w:r>
      <w:r>
        <w:t xml:space="preserve"> [JS] literally, “so He sets a law for those who sin in the way.”</w:t>
      </w:r>
    </w:p>
  </w:footnote>
  <w:footnote w:id="141">
    <w:p w14:paraId="2169EE05" w14:textId="77777777" w:rsidR="00350773" w:rsidRPr="004A3E27" w:rsidRDefault="00350773" w:rsidP="00BD5BBE">
      <w:pPr>
        <w:pStyle w:val="footnote"/>
      </w:pPr>
      <w:r w:rsidRPr="004A3E27">
        <w:rPr>
          <w:rStyle w:val="FootnoteReference"/>
        </w:rPr>
        <w:footnoteRef/>
      </w:r>
      <w:r w:rsidRPr="004A3E27">
        <w:t xml:space="preserve"> seek: </w:t>
      </w:r>
      <w:r w:rsidRPr="004A3E27">
        <w:rPr>
          <w:i/>
        </w:rPr>
        <w:t>Heb</w:t>
      </w:r>
      <w:r w:rsidRPr="004A3E27">
        <w:t>. keep</w:t>
      </w:r>
    </w:p>
  </w:footnote>
  <w:footnote w:id="142">
    <w:p w14:paraId="77DCEC10" w14:textId="465E547A" w:rsidR="00350773" w:rsidRPr="004A3E27" w:rsidRDefault="0035077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10589304" w14:textId="75C5928C" w:rsidR="00350773" w:rsidRDefault="00350773" w:rsidP="00055722">
      <w:pPr>
        <w:pStyle w:val="footnote"/>
      </w:pPr>
      <w:r>
        <w:rPr>
          <w:rStyle w:val="FootnoteReference"/>
        </w:rPr>
        <w:footnoteRef/>
      </w:r>
      <w:r>
        <w:t xml:space="preserve"> [JS] NETS and Fr. Athanasius have “You will”</w:t>
      </w:r>
    </w:p>
  </w:footnote>
  <w:footnote w:id="144">
    <w:p w14:paraId="71590F21" w14:textId="77777777" w:rsidR="00350773" w:rsidRPr="004A3E27" w:rsidRDefault="0035077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42C6F902" w14:textId="27671EF5" w:rsidR="00350773" w:rsidRDefault="00350773" w:rsidP="003B7D97">
      <w:pPr>
        <w:pStyle w:val="footnote"/>
      </w:pPr>
      <w:r>
        <w:rPr>
          <w:rStyle w:val="FootnoteReference"/>
        </w:rPr>
        <w:footnoteRef/>
      </w:r>
      <w:r>
        <w:t xml:space="preserve"> Present in Fr. Athanasius and OSB.</w:t>
      </w:r>
    </w:p>
  </w:footnote>
  <w:footnote w:id="146">
    <w:p w14:paraId="00A665CB" w14:textId="42EDEB47" w:rsidR="00350773" w:rsidRPr="004A3E27" w:rsidRDefault="0035077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3EE7CB91" w14:textId="1CBB3112" w:rsidR="00350773" w:rsidRDefault="00350773" w:rsidP="003B7D97">
      <w:pPr>
        <w:pStyle w:val="footnote"/>
      </w:pPr>
      <w:r>
        <w:rPr>
          <w:rStyle w:val="FootnoteReference"/>
        </w:rPr>
        <w:footnoteRef/>
      </w:r>
      <w:r>
        <w:t xml:space="preserve"> Fr. Lazarus has “lonely and poor”. Fr. Athanasius has “an only son”. Others have “only-begotten and poor”</w:t>
      </w:r>
    </w:p>
  </w:footnote>
  <w:footnote w:id="148">
    <w:p w14:paraId="0A9BD984" w14:textId="77777777" w:rsidR="00350773" w:rsidRPr="004A3E27" w:rsidRDefault="0035077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17F45C59" w14:textId="65DF2916" w:rsidR="00350773" w:rsidRPr="004A3E27" w:rsidRDefault="0035077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14877493" w14:textId="77777777" w:rsidR="00350773" w:rsidRPr="004A3E27" w:rsidRDefault="0035077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489B5950" w14:textId="37592C41" w:rsidR="00350773" w:rsidRDefault="00350773" w:rsidP="00550F3A">
      <w:pPr>
        <w:pStyle w:val="footnote"/>
      </w:pPr>
      <w:r>
        <w:rPr>
          <w:rStyle w:val="FootnoteReference"/>
        </w:rPr>
        <w:footnoteRef/>
      </w:r>
      <w:r>
        <w:t xml:space="preserve"> [JS] literally, “place”</w:t>
      </w:r>
    </w:p>
  </w:footnote>
  <w:footnote w:id="152">
    <w:p w14:paraId="2B8FEA02" w14:textId="77777777" w:rsidR="00350773" w:rsidRPr="004A3E27" w:rsidRDefault="00350773" w:rsidP="00BD5BBE">
      <w:pPr>
        <w:pStyle w:val="footnote"/>
      </w:pPr>
      <w:r w:rsidRPr="004A3E27">
        <w:rPr>
          <w:rStyle w:val="FootnoteReference"/>
        </w:rPr>
        <w:footnoteRef/>
      </w:r>
      <w:r w:rsidRPr="004A3E27">
        <w:t xml:space="preserve"> churches: assemblies, gatherings, congregations (not buildings).</w:t>
      </w:r>
    </w:p>
  </w:footnote>
  <w:footnote w:id="153">
    <w:p w14:paraId="4B110C34" w14:textId="6E0E41E0" w:rsidR="00350773" w:rsidRPr="004A3E27" w:rsidRDefault="0035077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680E154C" w14:textId="77777777" w:rsidR="00350773" w:rsidRPr="004A3E27" w:rsidRDefault="0035077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50773" w:rsidRPr="004A3E27" w:rsidRDefault="00350773" w:rsidP="00BD5BBE">
      <w:pPr>
        <w:pStyle w:val="footnote"/>
      </w:pPr>
      <w:r w:rsidRPr="004A3E27">
        <w:tab/>
        <w:t>‘No sweeter fragrance than to follow Christ,</w:t>
      </w:r>
    </w:p>
    <w:p w14:paraId="506149C0" w14:textId="77777777" w:rsidR="00350773" w:rsidRPr="004A3E27" w:rsidRDefault="00350773" w:rsidP="00BD5BBE">
      <w:pPr>
        <w:pStyle w:val="footnote"/>
      </w:pPr>
      <w:r w:rsidRPr="004A3E27">
        <w:tab/>
        <w:t>when man makes offerings of a holy life,</w:t>
      </w:r>
    </w:p>
    <w:p w14:paraId="3F57220B" w14:textId="77777777" w:rsidR="00350773" w:rsidRPr="004A3E27" w:rsidRDefault="00350773" w:rsidP="00BD5BBE">
      <w:pPr>
        <w:pStyle w:val="footnote"/>
      </w:pPr>
      <w:r w:rsidRPr="004A3E27">
        <w:tab/>
        <w:t>and offers golden deeds in sacrifice’ (St. Prosper).</w:t>
      </w:r>
    </w:p>
  </w:footnote>
  <w:footnote w:id="155">
    <w:p w14:paraId="0CC1CAEE" w14:textId="1E5BC75B" w:rsidR="00350773" w:rsidRPr="004A3E27" w:rsidRDefault="00350773" w:rsidP="00BD5BBE">
      <w:pPr>
        <w:pStyle w:val="footnote"/>
      </w:pPr>
      <w:r w:rsidRPr="004A3E27">
        <w:rPr>
          <w:rStyle w:val="FootnoteReference"/>
        </w:rPr>
        <w:footnoteRef/>
      </w:r>
      <w:r w:rsidRPr="004A3E27">
        <w:t xml:space="preserve"> </w:t>
      </w:r>
      <w:r>
        <w:t>cf</w:t>
      </w:r>
      <w:r w:rsidRPr="004A3E27">
        <w:t>. Psalm 21:11.</w:t>
      </w:r>
    </w:p>
  </w:footnote>
  <w:footnote w:id="156">
    <w:p w14:paraId="0192B227" w14:textId="50425B88" w:rsidR="00350773" w:rsidRPr="004A3E27" w:rsidRDefault="00350773" w:rsidP="00BD5BBE">
      <w:pPr>
        <w:pStyle w:val="footnote"/>
      </w:pPr>
      <w:r w:rsidRPr="004A3E27">
        <w:rPr>
          <w:rStyle w:val="FootnoteReference"/>
        </w:rPr>
        <w:footnoteRef/>
      </w:r>
      <w:r w:rsidRPr="004A3E27">
        <w:t xml:space="preserve"> </w:t>
      </w:r>
      <w:r>
        <w:t>cf</w:t>
      </w:r>
      <w:r w:rsidRPr="004A3E27">
        <w:t>. Isaiah 5:12.</w:t>
      </w:r>
    </w:p>
  </w:footnote>
  <w:footnote w:id="157">
    <w:p w14:paraId="20F0DD6B" w14:textId="4B10F54B" w:rsidR="00350773" w:rsidRDefault="00350773" w:rsidP="005922FD">
      <w:pPr>
        <w:pStyle w:val="footnote"/>
      </w:pPr>
      <w:r>
        <w:rPr>
          <w:rStyle w:val="FootnoteReference"/>
        </w:rPr>
        <w:footnoteRef/>
      </w:r>
      <w:r>
        <w:t xml:space="preserve"> [JS] confess: or “give thanks to”, or “thankfully confess”</w:t>
      </w:r>
    </w:p>
  </w:footnote>
  <w:footnote w:id="158">
    <w:p w14:paraId="73C943A7" w14:textId="0F5D3F1A" w:rsidR="00350773" w:rsidRPr="004A3E27" w:rsidRDefault="00350773" w:rsidP="00BD5BBE">
      <w:pPr>
        <w:pStyle w:val="footnote"/>
      </w:pPr>
      <w:r w:rsidRPr="004A3E27">
        <w:rPr>
          <w:rStyle w:val="FootnoteReference"/>
        </w:rPr>
        <w:footnoteRef/>
      </w:r>
      <w:r w:rsidRPr="004A3E27">
        <w:t xml:space="preserve"> </w:t>
      </w:r>
      <w:r>
        <w:t>Cf</w:t>
      </w:r>
      <w:r w:rsidRPr="004A3E27">
        <w:t>. Isaiah 40:11; John 10:11.</w:t>
      </w:r>
    </w:p>
  </w:footnote>
  <w:footnote w:id="159">
    <w:p w14:paraId="73195CDE" w14:textId="44A40FB8" w:rsidR="00350773" w:rsidRDefault="00350773" w:rsidP="008A40DF">
      <w:pPr>
        <w:pStyle w:val="footnote"/>
      </w:pPr>
      <w:r>
        <w:rPr>
          <w:rStyle w:val="FootnoteReference"/>
        </w:rPr>
        <w:footnoteRef/>
      </w:r>
      <w:r>
        <w:t xml:space="preserve"> [JS] “do obeisance”, i.e. a physical act.</w:t>
      </w:r>
    </w:p>
  </w:footnote>
  <w:footnote w:id="160">
    <w:p w14:paraId="0B35546F" w14:textId="519CF713" w:rsidR="00350773" w:rsidRPr="004A3E27" w:rsidRDefault="00350773"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17F4E198" w14:textId="77777777" w:rsidR="00350773" w:rsidRPr="004A3E27" w:rsidRDefault="0035077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287F51B2" w14:textId="77777777" w:rsidR="00350773" w:rsidRPr="004A3E27" w:rsidRDefault="0035077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2176FBEA" w14:textId="6410B03B" w:rsidR="00350773" w:rsidRDefault="00350773" w:rsidP="00BF6550">
      <w:pPr>
        <w:pStyle w:val="footnote"/>
      </w:pPr>
      <w:r>
        <w:rPr>
          <w:rStyle w:val="FootnoteReference"/>
        </w:rPr>
        <w:footnoteRef/>
      </w:r>
      <w:r>
        <w:t xml:space="preserve"> [JS] or “You have granted”</w:t>
      </w:r>
    </w:p>
  </w:footnote>
  <w:footnote w:id="164">
    <w:p w14:paraId="376DEC76" w14:textId="77777777" w:rsidR="00350773" w:rsidRPr="004A3E27" w:rsidRDefault="0035077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0F1539B2" w14:textId="75077CCC" w:rsidR="00350773" w:rsidRPr="004A3E27" w:rsidRDefault="00350773" w:rsidP="00BD5BBE">
      <w:pPr>
        <w:pStyle w:val="footnote"/>
      </w:pPr>
      <w:r w:rsidRPr="004A3E27">
        <w:rPr>
          <w:rStyle w:val="FootnoteReference"/>
        </w:rPr>
        <w:footnoteRef/>
      </w:r>
      <w:r w:rsidRPr="004A3E27">
        <w:t xml:space="preserve"> Blood signifies death (</w:t>
      </w:r>
      <w:r>
        <w:t>cf</w:t>
      </w:r>
      <w:r w:rsidRPr="004A3E27">
        <w:t>. Lev. 17:14).</w:t>
      </w:r>
    </w:p>
  </w:footnote>
  <w:footnote w:id="166">
    <w:p w14:paraId="3C531870" w14:textId="77777777" w:rsidR="00350773" w:rsidRPr="004A3E27" w:rsidRDefault="0035077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14F5D59E" w14:textId="2CBEB04C" w:rsidR="00350773" w:rsidRDefault="00350773" w:rsidP="00643BB8">
      <w:pPr>
        <w:pStyle w:val="footnote"/>
      </w:pPr>
      <w:r>
        <w:rPr>
          <w:rStyle w:val="FootnoteReference"/>
        </w:rPr>
        <w:footnoteRef/>
      </w:r>
      <w:r>
        <w:t xml:space="preserve"> [JS] or “give thanks to You”, or “thankfully confess You with praise”</w:t>
      </w:r>
    </w:p>
  </w:footnote>
  <w:footnote w:id="168">
    <w:p w14:paraId="5ADD520F" w14:textId="77777777" w:rsidR="00350773" w:rsidRPr="004A3E27" w:rsidRDefault="0035077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77A1ED53" w14:textId="77777777" w:rsidR="00350773" w:rsidRPr="004A3E27" w:rsidRDefault="00350773" w:rsidP="00BD5BBE">
      <w:pPr>
        <w:pStyle w:val="footnote"/>
      </w:pPr>
      <w:r w:rsidRPr="004A3E27">
        <w:rPr>
          <w:rStyle w:val="FootnoteReference"/>
        </w:rPr>
        <w:footnoteRef/>
      </w:r>
      <w:r w:rsidRPr="004A3E27">
        <w:t xml:space="preserve"> Luke 23:46.</w:t>
      </w:r>
    </w:p>
  </w:footnote>
  <w:footnote w:id="170">
    <w:p w14:paraId="1A1A8E3A" w14:textId="6D5B65DB" w:rsidR="00350773" w:rsidRPr="004A3E27" w:rsidRDefault="0035077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563369D6" w14:textId="1BFB942F" w:rsidR="00350773" w:rsidRDefault="00350773" w:rsidP="00237BCB">
      <w:pPr>
        <w:pStyle w:val="footnote"/>
      </w:pPr>
      <w:r>
        <w:rPr>
          <w:rStyle w:val="FootnoteReference"/>
        </w:rPr>
        <w:footnoteRef/>
      </w:r>
      <w:r>
        <w:t xml:space="preserve"> [JS] Fr. Athanasius has “slander”. See the Sixth Hour of Maundy Thursday.</w:t>
      </w:r>
    </w:p>
  </w:footnote>
  <w:footnote w:id="172">
    <w:p w14:paraId="07CF1154" w14:textId="0A7B732E" w:rsidR="00350773" w:rsidRPr="004A3E27" w:rsidRDefault="0035077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5BAFF231" w14:textId="34FCFC7D" w:rsidR="00350773" w:rsidRDefault="0035077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2DD87738" w14:textId="77777777" w:rsidR="00350773" w:rsidRPr="004A3E27" w:rsidRDefault="00350773" w:rsidP="00BD5BBE">
      <w:pPr>
        <w:pStyle w:val="footnote"/>
      </w:pPr>
      <w:r w:rsidRPr="004A3E27">
        <w:rPr>
          <w:rStyle w:val="FootnoteReference"/>
        </w:rPr>
        <w:footnoteRef/>
      </w:r>
      <w:r w:rsidRPr="004A3E27">
        <w:t xml:space="preserve"> The sense of separation from God is the great illusion and madness.</w:t>
      </w:r>
    </w:p>
  </w:footnote>
  <w:footnote w:id="175">
    <w:p w14:paraId="585E1DF2" w14:textId="7DBE80A8" w:rsidR="00350773" w:rsidRDefault="00350773" w:rsidP="00E87C17">
      <w:pPr>
        <w:pStyle w:val="footnote"/>
      </w:pPr>
      <w:r>
        <w:rPr>
          <w:rStyle w:val="FootnoteReference"/>
        </w:rPr>
        <w:footnoteRef/>
      </w:r>
      <w:r>
        <w:t xml:space="preserve"> [JS] or “seeks out”</w:t>
      </w:r>
    </w:p>
  </w:footnote>
  <w:footnote w:id="176">
    <w:p w14:paraId="33F185A4" w14:textId="0A48A721" w:rsidR="00350773" w:rsidRDefault="00350773"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64625F8E" w14:textId="77777777" w:rsidR="00350773" w:rsidRPr="004A3E27" w:rsidRDefault="0035077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350773" w:rsidRPr="004A3E27" w:rsidRDefault="00350773"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350773" w:rsidRPr="004A3E27" w:rsidRDefault="0035077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7E0CD043" w14:textId="6EF6BE7F" w:rsidR="00350773" w:rsidRDefault="00350773"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6173F75B" w14:textId="6720A6F1" w:rsidR="00350773" w:rsidRDefault="00350773" w:rsidP="00E87C17">
      <w:pPr>
        <w:pStyle w:val="footnote"/>
      </w:pPr>
      <w:r>
        <w:rPr>
          <w:rStyle w:val="FootnoteReference"/>
        </w:rPr>
        <w:footnoteRef/>
      </w:r>
      <w:r>
        <w:t xml:space="preserve"> [JS] or, “boast”</w:t>
      </w:r>
    </w:p>
  </w:footnote>
  <w:footnote w:id="182">
    <w:p w14:paraId="68902C2B" w14:textId="73BB21C7" w:rsidR="00350773" w:rsidRPr="004A3E27" w:rsidRDefault="00350773"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556A07DE" w14:textId="42C5306E" w:rsidR="00350773" w:rsidRDefault="00350773" w:rsidP="00E87C17">
      <w:pPr>
        <w:pStyle w:val="footnote"/>
      </w:pPr>
      <w:r>
        <w:rPr>
          <w:rStyle w:val="FootnoteReference"/>
        </w:rPr>
        <w:footnoteRef/>
      </w:r>
      <w:r>
        <w:t xml:space="preserve"> [JS] or “give thanks to”, or “thankfully confess the Lord with praise with the lyre”</w:t>
      </w:r>
    </w:p>
  </w:footnote>
  <w:footnote w:id="184">
    <w:p w14:paraId="2DE8E71A" w14:textId="43288821" w:rsidR="00350773" w:rsidRDefault="00350773" w:rsidP="00643986">
      <w:pPr>
        <w:pStyle w:val="footnote"/>
      </w:pPr>
      <w:r>
        <w:rPr>
          <w:rStyle w:val="FootnoteReference"/>
        </w:rPr>
        <w:footnoteRef/>
      </w:r>
      <w:r>
        <w:t xml:space="preserve"> [JS] or “Confess the Lord with the harp.</w:t>
      </w:r>
    </w:p>
  </w:footnote>
  <w:footnote w:id="185">
    <w:p w14:paraId="7DFB6EDE" w14:textId="2BE29A55" w:rsidR="00350773" w:rsidRPr="004A3E27" w:rsidRDefault="0035077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31D94784" w14:textId="1209EEE8" w:rsidR="00350773" w:rsidRPr="004A3E27" w:rsidRDefault="00350773"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77995902" w14:textId="77777777" w:rsidR="00350773" w:rsidRPr="004A3E27" w:rsidRDefault="00350773" w:rsidP="00BD5BBE">
      <w:pPr>
        <w:pStyle w:val="footnote"/>
      </w:pPr>
      <w:r w:rsidRPr="004A3E27">
        <w:rPr>
          <w:rStyle w:val="FootnoteReference"/>
        </w:rPr>
        <w:footnoteRef/>
      </w:r>
      <w:r w:rsidRPr="004A3E27">
        <w:t xml:space="preserve"> Naturally and spiritually (Jn. 3:3-6).</w:t>
      </w:r>
    </w:p>
  </w:footnote>
  <w:footnote w:id="188">
    <w:p w14:paraId="21961A60" w14:textId="0C801544" w:rsidR="00350773" w:rsidRDefault="00350773" w:rsidP="002C27B3">
      <w:pPr>
        <w:pStyle w:val="footnote"/>
      </w:pPr>
      <w:r>
        <w:rPr>
          <w:rStyle w:val="FootnoteReference"/>
        </w:rPr>
        <w:footnoteRef/>
      </w:r>
      <w:r>
        <w:t xml:space="preserve"> [JS] Fr. Lazarus has “plans”</w:t>
      </w:r>
    </w:p>
  </w:footnote>
  <w:footnote w:id="189">
    <w:p w14:paraId="13FB143C" w14:textId="0A8A9BB8" w:rsidR="00350773" w:rsidRDefault="00350773" w:rsidP="00831460">
      <w:pPr>
        <w:pStyle w:val="footnote"/>
      </w:pPr>
      <w:r>
        <w:rPr>
          <w:rStyle w:val="FootnoteReference"/>
        </w:rPr>
        <w:footnoteRef/>
      </w:r>
      <w:r>
        <w:t xml:space="preserve"> [JS] or “fashioned”</w:t>
      </w:r>
    </w:p>
  </w:footnote>
  <w:footnote w:id="190">
    <w:p w14:paraId="1CA3C8B8" w14:textId="7384D6BF" w:rsidR="00350773" w:rsidRDefault="00350773" w:rsidP="00366380">
      <w:pPr>
        <w:pStyle w:val="footnote"/>
      </w:pPr>
      <w:r>
        <w:rPr>
          <w:rStyle w:val="FootnoteReference"/>
        </w:rPr>
        <w:footnoteRef/>
      </w:r>
      <w:r>
        <w:t xml:space="preserve"> Fr. Athanasius has “My soul shall make her boast in the Lord”</w:t>
      </w:r>
    </w:p>
  </w:footnote>
  <w:footnote w:id="191">
    <w:p w14:paraId="50F89B8F" w14:textId="77777777" w:rsidR="00350773" w:rsidRPr="004A3E27" w:rsidRDefault="0035077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6C74A446" w14:textId="6A369907" w:rsidR="00350773" w:rsidRPr="004A3E27" w:rsidRDefault="00350773" w:rsidP="00BD5BBE">
      <w:pPr>
        <w:pStyle w:val="footnote"/>
      </w:pPr>
      <w:r w:rsidRPr="004A3E27">
        <w:rPr>
          <w:rStyle w:val="FootnoteReference"/>
        </w:rPr>
        <w:footnoteRef/>
      </w:r>
      <w:r w:rsidRPr="004A3E27">
        <w:t xml:space="preserve"> ‘The land of the living.’</w:t>
      </w:r>
      <w:r>
        <w:t xml:space="preserve"> [JS] Others have “earth”</w:t>
      </w:r>
    </w:p>
  </w:footnote>
  <w:footnote w:id="193">
    <w:p w14:paraId="2D88893B" w14:textId="5E64FA88" w:rsidR="00350773" w:rsidRDefault="00350773" w:rsidP="00E42174">
      <w:pPr>
        <w:pStyle w:val="footnote"/>
      </w:pPr>
      <w:r>
        <w:rPr>
          <w:rStyle w:val="FootnoteReference"/>
        </w:rPr>
        <w:footnoteRef/>
      </w:r>
      <w:r>
        <w:t xml:space="preserve"> [JS] or “contrite in heart”</w:t>
      </w:r>
    </w:p>
  </w:footnote>
  <w:footnote w:id="194">
    <w:p w14:paraId="7E58A13C" w14:textId="1AC06A85" w:rsidR="00350773" w:rsidRDefault="00350773" w:rsidP="00F803AB">
      <w:pPr>
        <w:pStyle w:val="footnote"/>
      </w:pPr>
      <w:r>
        <w:rPr>
          <w:rStyle w:val="FootnoteReference"/>
        </w:rPr>
        <w:footnoteRef/>
      </w:r>
      <w:r>
        <w:t xml:space="preserve"> [JS] Coptic has “eat their hearts”, which Fr. Athanasius renders, “regret”</w:t>
      </w:r>
    </w:p>
  </w:footnote>
  <w:footnote w:id="195">
    <w:p w14:paraId="54D93979" w14:textId="34E7EB30" w:rsidR="00350773" w:rsidRDefault="00350773" w:rsidP="00F803AB">
      <w:pPr>
        <w:pStyle w:val="footnote"/>
      </w:pPr>
      <w:r>
        <w:rPr>
          <w:rStyle w:val="FootnoteReference"/>
        </w:rPr>
        <w:footnoteRef/>
      </w:r>
      <w:r>
        <w:t xml:space="preserve"> [JS] or regret.</w:t>
      </w:r>
    </w:p>
  </w:footnote>
  <w:footnote w:id="196">
    <w:p w14:paraId="51CEFDC6" w14:textId="77777777" w:rsidR="00350773" w:rsidRPr="004A3E27" w:rsidRDefault="0035077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703EC24D" w14:textId="0A8D7841" w:rsidR="00350773" w:rsidRDefault="00350773" w:rsidP="00442FE7">
      <w:pPr>
        <w:pStyle w:val="footnote"/>
      </w:pPr>
      <w:r>
        <w:rPr>
          <w:rStyle w:val="FootnoteReference"/>
        </w:rPr>
        <w:footnoteRef/>
      </w:r>
      <w:r>
        <w:t xml:space="preserve"> [JS] literally “and my soul with barrenness/childlessness.”</w:t>
      </w:r>
    </w:p>
  </w:footnote>
  <w:footnote w:id="198">
    <w:p w14:paraId="0CEA87F3" w14:textId="77777777" w:rsidR="00350773" w:rsidRPr="004A3E27" w:rsidRDefault="00350773" w:rsidP="00BD5BBE">
      <w:pPr>
        <w:pStyle w:val="footnote"/>
      </w:pPr>
      <w:r w:rsidRPr="004A3E27">
        <w:rPr>
          <w:rStyle w:val="FootnoteReference"/>
        </w:rPr>
        <w:footnoteRef/>
      </w:r>
      <w:r w:rsidRPr="004A3E27">
        <w:t xml:space="preserve"> John 19:1; Mt. 27:26.</w:t>
      </w:r>
    </w:p>
  </w:footnote>
  <w:footnote w:id="199">
    <w:p w14:paraId="1C6E21CA" w14:textId="4A1BFD04" w:rsidR="00350773" w:rsidRPr="004A3E27" w:rsidRDefault="00350773" w:rsidP="00BD5BBE">
      <w:pPr>
        <w:pStyle w:val="footnote"/>
      </w:pPr>
      <w:r w:rsidRPr="004A3E27">
        <w:rPr>
          <w:rStyle w:val="FootnoteReference"/>
        </w:rPr>
        <w:footnoteRef/>
      </w:r>
      <w:r w:rsidRPr="004A3E27">
        <w:t xml:space="preserve"> </w:t>
      </w:r>
      <w:r>
        <w:t>cf</w:t>
      </w:r>
      <w:r w:rsidRPr="004A3E27">
        <w:t>. Psalm 21:21.</w:t>
      </w:r>
    </w:p>
  </w:footnote>
  <w:footnote w:id="200">
    <w:p w14:paraId="7BC55212" w14:textId="5213FE4B" w:rsidR="00350773" w:rsidRDefault="00350773" w:rsidP="004E0429">
      <w:pPr>
        <w:pStyle w:val="footnote"/>
      </w:pPr>
      <w:r>
        <w:rPr>
          <w:rStyle w:val="FootnoteReference"/>
        </w:rPr>
        <w:footnoteRef/>
      </w:r>
      <w:r>
        <w:t xml:space="preserve"> [JS] or “give thanks to You,” or “thankfully confess You with praise in the great Church”</w:t>
      </w:r>
    </w:p>
  </w:footnote>
  <w:footnote w:id="201">
    <w:p w14:paraId="5E06AF48" w14:textId="4CED25A0" w:rsidR="00350773" w:rsidRDefault="00350773" w:rsidP="00E14083">
      <w:pPr>
        <w:pStyle w:val="footnote"/>
      </w:pPr>
      <w:r>
        <w:rPr>
          <w:rStyle w:val="FootnoteReference"/>
        </w:rPr>
        <w:footnoteRef/>
      </w:r>
      <w:r>
        <w:t xml:space="preserve"> [JS] [] found in Coptic</w:t>
      </w:r>
    </w:p>
  </w:footnote>
  <w:footnote w:id="202">
    <w:p w14:paraId="4812F1D0" w14:textId="6C4603E2" w:rsidR="00350773" w:rsidRPr="004A3E27" w:rsidRDefault="00350773" w:rsidP="00BD5BBE">
      <w:pPr>
        <w:pStyle w:val="footnote"/>
      </w:pPr>
      <w:r w:rsidRPr="004A3E27">
        <w:rPr>
          <w:rStyle w:val="FootnoteReference"/>
        </w:rPr>
        <w:footnoteRef/>
      </w:r>
      <w:r w:rsidRPr="004A3E27">
        <w:t xml:space="preserve"> </w:t>
      </w:r>
      <w:r>
        <w:t>cf</w:t>
      </w:r>
      <w:r w:rsidRPr="004A3E27">
        <w:t>. John 15:25.</w:t>
      </w:r>
    </w:p>
  </w:footnote>
  <w:footnote w:id="203">
    <w:p w14:paraId="2072EB12" w14:textId="0F03BC61" w:rsidR="00350773" w:rsidRDefault="00350773" w:rsidP="004E0429">
      <w:pPr>
        <w:pStyle w:val="footnote"/>
      </w:pPr>
      <w:r>
        <w:rPr>
          <w:rStyle w:val="FootnoteReference"/>
        </w:rPr>
        <w:footnoteRef/>
      </w:r>
      <w:r>
        <w:t xml:space="preserve"> [JS] or “Aha! Aha!” Or “Well done! Well done!”</w:t>
      </w:r>
    </w:p>
  </w:footnote>
  <w:footnote w:id="204">
    <w:p w14:paraId="55852630" w14:textId="48050399" w:rsidR="00350773" w:rsidRDefault="00350773"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5AE758E3" w14:textId="591B2CD9" w:rsidR="00350773" w:rsidRDefault="00350773" w:rsidP="004E0429">
      <w:pPr>
        <w:pStyle w:val="footnote"/>
      </w:pPr>
      <w:r>
        <w:rPr>
          <w:rStyle w:val="FootnoteReference"/>
        </w:rPr>
        <w:footnoteRef/>
      </w:r>
      <w:r>
        <w:t xml:space="preserve"> [JS] Fr. Lazarus has, “towering mountains”</w:t>
      </w:r>
    </w:p>
  </w:footnote>
  <w:footnote w:id="206">
    <w:p w14:paraId="6484AC83" w14:textId="6D53CC8C" w:rsidR="00350773" w:rsidRPr="004A3E27" w:rsidRDefault="00350773" w:rsidP="00BD5BBE">
      <w:pPr>
        <w:pStyle w:val="footnote"/>
      </w:pPr>
      <w:r w:rsidRPr="004A3E27">
        <w:rPr>
          <w:rStyle w:val="FootnoteReference"/>
        </w:rPr>
        <w:footnoteRef/>
      </w:r>
      <w:r w:rsidRPr="004A3E27">
        <w:t xml:space="preserve"> </w:t>
      </w:r>
      <w:r>
        <w:t>cf</w:t>
      </w:r>
      <w:r w:rsidRPr="004A3E27">
        <w:t>. Psalm 109:7.</w:t>
      </w:r>
    </w:p>
  </w:footnote>
  <w:footnote w:id="207">
    <w:p w14:paraId="4449FD0E" w14:textId="7B6566B0" w:rsidR="00350773" w:rsidRDefault="00350773" w:rsidP="00090695">
      <w:pPr>
        <w:pStyle w:val="footnote"/>
      </w:pPr>
      <w:r>
        <w:rPr>
          <w:rStyle w:val="FootnoteReference"/>
        </w:rPr>
        <w:footnoteRef/>
      </w:r>
      <w:r>
        <w:t xml:space="preserve"> [JS] OSB has “many waters”</w:t>
      </w:r>
    </w:p>
  </w:footnote>
  <w:footnote w:id="208">
    <w:p w14:paraId="50DAFDF2" w14:textId="77777777" w:rsidR="00350773" w:rsidRPr="004A3E27" w:rsidRDefault="0035077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7C4D1D61" w14:textId="77777777" w:rsidR="00350773" w:rsidRPr="004A3E27" w:rsidRDefault="00350773" w:rsidP="00BD5BBE">
      <w:pPr>
        <w:pStyle w:val="footnote"/>
      </w:pPr>
      <w:r w:rsidRPr="004A3E27">
        <w:rPr>
          <w:rStyle w:val="FootnoteReference"/>
        </w:rPr>
        <w:footnoteRef/>
      </w:r>
      <w:r w:rsidRPr="004A3E27">
        <w:t xml:space="preserve"> ‘The Prophet asks to be free from passion’ (St. Athanasius).</w:t>
      </w:r>
    </w:p>
  </w:footnote>
  <w:footnote w:id="210">
    <w:p w14:paraId="356D04BB" w14:textId="77777777" w:rsidR="00350773" w:rsidRPr="004A3E27" w:rsidRDefault="00350773" w:rsidP="00BD5BBE">
      <w:pPr>
        <w:pStyle w:val="footnote"/>
      </w:pPr>
      <w:r w:rsidRPr="004A3E27">
        <w:rPr>
          <w:rStyle w:val="FootnoteReference"/>
        </w:rPr>
        <w:footnoteRef/>
      </w:r>
      <w:r w:rsidRPr="004A3E27">
        <w:t xml:space="preserve"> Prov. 24:19.</w:t>
      </w:r>
    </w:p>
  </w:footnote>
  <w:footnote w:id="211">
    <w:p w14:paraId="325B4264" w14:textId="77777777" w:rsidR="00350773" w:rsidRPr="004A3E27" w:rsidRDefault="0035077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720EC29A" w14:textId="0B7E8B17" w:rsidR="00350773" w:rsidRPr="004A3E27" w:rsidRDefault="00350773"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3B4C8AB4" w14:textId="77777777" w:rsidR="00350773" w:rsidRPr="004A3E27" w:rsidRDefault="0035077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6BB4D62E" w14:textId="6D468D83" w:rsidR="00350773" w:rsidRDefault="00350773" w:rsidP="00402CB0">
      <w:pPr>
        <w:pStyle w:val="footnote"/>
      </w:pPr>
      <w:r>
        <w:rPr>
          <w:rStyle w:val="FootnoteReference"/>
        </w:rPr>
        <w:footnoteRef/>
      </w:r>
      <w:r>
        <w:t xml:space="preserve"> [JS] or “judgment”</w:t>
      </w:r>
    </w:p>
  </w:footnote>
  <w:footnote w:id="215">
    <w:p w14:paraId="0271DF81" w14:textId="5DFB25DB" w:rsidR="00350773" w:rsidRPr="004A3E27" w:rsidRDefault="00350773"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20ECCFFC" w14:textId="001E9B2E" w:rsidR="00350773" w:rsidRDefault="00350773" w:rsidP="00402CB0">
      <w:pPr>
        <w:pStyle w:val="footnote"/>
      </w:pPr>
      <w:r>
        <w:rPr>
          <w:rStyle w:val="FootnoteReference"/>
        </w:rPr>
        <w:footnoteRef/>
      </w:r>
      <w:r>
        <w:t xml:space="preserve"> [JS] or “fret”</w:t>
      </w:r>
    </w:p>
  </w:footnote>
  <w:footnote w:id="217">
    <w:p w14:paraId="0F35B29D" w14:textId="57DF774F" w:rsidR="00350773" w:rsidRDefault="00350773" w:rsidP="00414006">
      <w:pPr>
        <w:pStyle w:val="footnote"/>
      </w:pPr>
      <w:r>
        <w:rPr>
          <w:rStyle w:val="FootnoteReference"/>
        </w:rPr>
        <w:footnoteRef/>
      </w:r>
      <w:r>
        <w:t xml:space="preserve"> [JS] or “land”</w:t>
      </w:r>
    </w:p>
  </w:footnote>
  <w:footnote w:id="218">
    <w:p w14:paraId="65980F9C" w14:textId="79143A5A" w:rsidR="00350773" w:rsidRPr="004A3E27" w:rsidRDefault="00350773"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159BB2E9" w14:textId="77777777" w:rsidR="00350773" w:rsidRPr="004A3E27" w:rsidRDefault="0035077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031AB7AD" w14:textId="155ED80A" w:rsidR="00350773" w:rsidRDefault="00350773" w:rsidP="00090695">
      <w:pPr>
        <w:pStyle w:val="footnote"/>
      </w:pPr>
      <w:r>
        <w:rPr>
          <w:rStyle w:val="FootnoteReference"/>
        </w:rPr>
        <w:footnoteRef/>
      </w:r>
      <w:r>
        <w:t xml:space="preserve"> [JS] literally, “seed”, here and throughout</w:t>
      </w:r>
    </w:p>
  </w:footnote>
  <w:footnote w:id="221">
    <w:p w14:paraId="112B59F5" w14:textId="77777777" w:rsidR="00350773" w:rsidRPr="004A3E27" w:rsidRDefault="00350773" w:rsidP="00BD5BBE">
      <w:pPr>
        <w:pStyle w:val="footnote"/>
      </w:pPr>
      <w:r w:rsidRPr="004A3E27">
        <w:rPr>
          <w:rStyle w:val="FootnoteReference"/>
        </w:rPr>
        <w:footnoteRef/>
      </w:r>
      <w:r w:rsidRPr="004A3E27">
        <w:t xml:space="preserve"> ‘Remove sin, and then whatever you see in man is of God’ (St. Augustine)</w:t>
      </w:r>
    </w:p>
  </w:footnote>
  <w:footnote w:id="222">
    <w:p w14:paraId="4726C027" w14:textId="77777777" w:rsidR="00350773" w:rsidRPr="004A3E27" w:rsidRDefault="00350773" w:rsidP="00BD5BBE">
      <w:pPr>
        <w:pStyle w:val="footnote"/>
      </w:pPr>
      <w:r w:rsidRPr="004A3E27">
        <w:rPr>
          <w:rStyle w:val="FootnoteReference"/>
        </w:rPr>
        <w:footnoteRef/>
      </w:r>
      <w:r w:rsidRPr="004A3E27">
        <w:t xml:space="preserve"> Compare Ps. 36:1, 37 with Proverbs 24: 19-20 (RSV) and Mt. 5:5-9.</w:t>
      </w:r>
    </w:p>
  </w:footnote>
  <w:footnote w:id="223">
    <w:p w14:paraId="34A68231" w14:textId="7DBC6A92" w:rsidR="00350773" w:rsidRPr="004A3E27" w:rsidRDefault="00350773" w:rsidP="00BD5BBE">
      <w:pPr>
        <w:pStyle w:val="footnote"/>
      </w:pPr>
      <w:r w:rsidRPr="004A3E27">
        <w:rPr>
          <w:rStyle w:val="FootnoteReference"/>
        </w:rPr>
        <w:footnoteRef/>
      </w:r>
      <w:r w:rsidRPr="004A3E27">
        <w:t xml:space="preserve"> </w:t>
      </w:r>
      <w:r>
        <w:t>cf</w:t>
      </w:r>
      <w:r w:rsidRPr="004A3E27">
        <w:t>. Heb. 12:5-13. Psalm 6:2 is identical with 37:2.</w:t>
      </w:r>
    </w:p>
  </w:footnote>
  <w:footnote w:id="224">
    <w:p w14:paraId="247EFE9B" w14:textId="072BF8DF" w:rsidR="00350773" w:rsidRDefault="00350773" w:rsidP="003F50A7">
      <w:pPr>
        <w:pStyle w:val="footnote"/>
      </w:pPr>
      <w:r>
        <w:rPr>
          <w:rStyle w:val="FootnoteReference"/>
        </w:rPr>
        <w:footnoteRef/>
      </w:r>
      <w:r>
        <w:t xml:space="preserve"> [JS] literally “with a sad face”</w:t>
      </w:r>
    </w:p>
  </w:footnote>
  <w:footnote w:id="225">
    <w:p w14:paraId="18445857" w14:textId="0B799012" w:rsidR="00350773" w:rsidRDefault="00350773" w:rsidP="003F50A7">
      <w:pPr>
        <w:pStyle w:val="footnote"/>
      </w:pPr>
      <w:r>
        <w:rPr>
          <w:rStyle w:val="FootnoteReference"/>
        </w:rPr>
        <w:footnoteRef/>
      </w:r>
      <w:r>
        <w:t xml:space="preserve"> [JS] literally “loins”</w:t>
      </w:r>
    </w:p>
  </w:footnote>
  <w:footnote w:id="226">
    <w:p w14:paraId="2C58A5A6" w14:textId="65232F52" w:rsidR="00350773" w:rsidRDefault="00350773" w:rsidP="0017625A">
      <w:pPr>
        <w:pStyle w:val="footnote"/>
      </w:pPr>
      <w:r>
        <w:rPr>
          <w:rStyle w:val="FootnoteReference"/>
        </w:rPr>
        <w:footnoteRef/>
      </w:r>
      <w:r>
        <w:t xml:space="preserve"> [JS] [] from the Sixth Hour of Great and Holy Friday.</w:t>
      </w:r>
    </w:p>
  </w:footnote>
  <w:footnote w:id="227">
    <w:p w14:paraId="72DD6C76" w14:textId="7D200E30" w:rsidR="00350773" w:rsidRPr="004A3E27" w:rsidRDefault="00350773" w:rsidP="00BD5BBE">
      <w:pPr>
        <w:pStyle w:val="footnote"/>
      </w:pPr>
      <w:r w:rsidRPr="004A3E27">
        <w:rPr>
          <w:rStyle w:val="FootnoteReference"/>
        </w:rPr>
        <w:footnoteRef/>
      </w:r>
      <w:r w:rsidRPr="004A3E27">
        <w:t xml:space="preserve"> </w:t>
      </w:r>
      <w:r>
        <w:t>cf</w:t>
      </w:r>
      <w:r w:rsidRPr="004A3E27">
        <w:t>. Mt. 19:20. ‘One thing you lack’ (Mk. 10:21).</w:t>
      </w:r>
    </w:p>
  </w:footnote>
  <w:footnote w:id="228">
    <w:p w14:paraId="78445EFB" w14:textId="5C9ECAC5" w:rsidR="00350773" w:rsidRDefault="00350773" w:rsidP="002538F7">
      <w:pPr>
        <w:pStyle w:val="footnote"/>
      </w:pPr>
      <w:r>
        <w:rPr>
          <w:rStyle w:val="FootnoteReference"/>
        </w:rPr>
        <w:footnoteRef/>
      </w:r>
      <w:r>
        <w:t xml:space="preserve"> [JS] or “walks about like a phantom”</w:t>
      </w:r>
    </w:p>
  </w:footnote>
  <w:footnote w:id="229">
    <w:p w14:paraId="3396E2D4" w14:textId="4AC28F88" w:rsidR="00350773" w:rsidRPr="004A3E27" w:rsidRDefault="0035077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3E88B183" w14:textId="77777777" w:rsidR="00350773" w:rsidRPr="004A3E27" w:rsidRDefault="0035077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1D0EC7E8" w14:textId="072DDC66" w:rsidR="00350773" w:rsidRPr="004A3E27" w:rsidRDefault="00350773"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5B17D689" w14:textId="77777777" w:rsidR="00350773" w:rsidRPr="004A3E27" w:rsidRDefault="0035077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3C8E3C02" w14:textId="38940012" w:rsidR="00350773" w:rsidRPr="004A3E27" w:rsidRDefault="00350773" w:rsidP="00BD5BBE">
      <w:pPr>
        <w:pStyle w:val="footnote"/>
      </w:pPr>
      <w:r w:rsidRPr="004A3E27">
        <w:rPr>
          <w:rStyle w:val="FootnoteReference"/>
        </w:rPr>
        <w:footnoteRef/>
      </w:r>
      <w:r w:rsidRPr="004A3E27">
        <w:t xml:space="preserve"> The great universal Church (</w:t>
      </w:r>
      <w:r>
        <w:t>cf</w:t>
      </w:r>
      <w:r w:rsidRPr="004A3E27">
        <w:t>. St. Athanasius).</w:t>
      </w:r>
    </w:p>
  </w:footnote>
  <w:footnote w:id="234">
    <w:p w14:paraId="33B520D7" w14:textId="67F93C2C" w:rsidR="00350773" w:rsidRDefault="00350773" w:rsidP="000F12A5">
      <w:pPr>
        <w:pStyle w:val="footnote"/>
      </w:pPr>
      <w:r>
        <w:rPr>
          <w:rStyle w:val="FootnoteReference"/>
        </w:rPr>
        <w:footnoteRef/>
      </w:r>
      <w:r>
        <w:t xml:space="preserve"> Fr. Athanasius adds here “my truth”. See Matins of the 12 Day of Paopi.</w:t>
      </w:r>
    </w:p>
  </w:footnote>
  <w:footnote w:id="235">
    <w:p w14:paraId="215A183B" w14:textId="1FC8DE97" w:rsidR="00350773" w:rsidRDefault="00350773" w:rsidP="005B3452">
      <w:pPr>
        <w:pStyle w:val="footnote"/>
      </w:pPr>
      <w:r>
        <w:rPr>
          <w:rStyle w:val="FootnoteReference"/>
        </w:rPr>
        <w:footnoteRef/>
      </w:r>
      <w:r>
        <w:t xml:space="preserve"> [JS] or “Aha! Aha!” or “Well done! Well done!”</w:t>
      </w:r>
    </w:p>
  </w:footnote>
  <w:footnote w:id="236">
    <w:p w14:paraId="37A0E454" w14:textId="77777777" w:rsidR="00350773" w:rsidRPr="004A3E27" w:rsidRDefault="00350773" w:rsidP="00BD5BBE">
      <w:pPr>
        <w:pStyle w:val="footnote"/>
      </w:pPr>
      <w:r w:rsidRPr="004A3E27">
        <w:rPr>
          <w:rStyle w:val="FootnoteReference"/>
        </w:rPr>
        <w:footnoteRef/>
      </w:r>
      <w:r w:rsidRPr="004A3E27">
        <w:t xml:space="preserve"> John 13:30.</w:t>
      </w:r>
    </w:p>
  </w:footnote>
  <w:footnote w:id="237">
    <w:p w14:paraId="32644EEC" w14:textId="77777777" w:rsidR="00350773" w:rsidRPr="004A3E27" w:rsidRDefault="0035077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D34767F" w14:textId="77777777" w:rsidR="00350773" w:rsidRPr="004A3E27" w:rsidRDefault="0035077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70B2B9E7" w14:textId="77777777" w:rsidR="00350773" w:rsidRPr="004A3E27" w:rsidRDefault="00350773" w:rsidP="00BD5BBE">
      <w:pPr>
        <w:pStyle w:val="footnote"/>
      </w:pPr>
      <w:r w:rsidRPr="004A3E27">
        <w:rPr>
          <w:rStyle w:val="FootnoteReference"/>
        </w:rPr>
        <w:footnoteRef/>
      </w:r>
      <w:r w:rsidRPr="004A3E27">
        <w:t xml:space="preserve"> With the Gospel of forgiveness (1 Sam. 24:17-20; Lk. 23:34).</w:t>
      </w:r>
    </w:p>
  </w:footnote>
  <w:footnote w:id="240">
    <w:p w14:paraId="276D5CC0" w14:textId="69BE5264" w:rsidR="00350773" w:rsidRDefault="00350773" w:rsidP="008612F3">
      <w:pPr>
        <w:pStyle w:val="footnote"/>
      </w:pPr>
      <w:r>
        <w:rPr>
          <w:rStyle w:val="FootnoteReference"/>
        </w:rPr>
        <w:footnoteRef/>
      </w:r>
      <w:r>
        <w:t xml:space="preserve"> [JS] or “from age to age. So be it! So be it!”</w:t>
      </w:r>
    </w:p>
  </w:footnote>
  <w:footnote w:id="241">
    <w:p w14:paraId="2B9F5A56" w14:textId="77777777" w:rsidR="00350773" w:rsidRPr="004A3E27" w:rsidRDefault="0035077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C55B28F" w14:textId="7EC58CB5" w:rsidR="00350773" w:rsidRDefault="00350773" w:rsidP="005B3452">
      <w:pPr>
        <w:pStyle w:val="footnote"/>
      </w:pPr>
      <w:r>
        <w:rPr>
          <w:rStyle w:val="FootnoteReference"/>
        </w:rPr>
        <w:footnoteRef/>
      </w:r>
      <w:r>
        <w:t xml:space="preserve"> [JS] or “thanksgiving”, or “thankful confession with praise”</w:t>
      </w:r>
    </w:p>
  </w:footnote>
  <w:footnote w:id="243">
    <w:p w14:paraId="53A5AE10" w14:textId="0674C819" w:rsidR="00350773" w:rsidRDefault="00350773" w:rsidP="008A1194">
      <w:pPr>
        <w:pStyle w:val="footnote"/>
      </w:pPr>
      <w:r>
        <w:rPr>
          <w:rStyle w:val="FootnoteReference"/>
        </w:rPr>
        <w:footnoteRef/>
      </w:r>
      <w:r>
        <w:t xml:space="preserve"> [JS] or “for I will give thanks to Him,” or “I will thankfully confess Him with praise”</w:t>
      </w:r>
    </w:p>
  </w:footnote>
  <w:footnote w:id="244">
    <w:p w14:paraId="34C9AACB" w14:textId="3DBD9C6A" w:rsidR="00350773" w:rsidRDefault="00350773" w:rsidP="00423B80">
      <w:pPr>
        <w:pStyle w:val="footnote"/>
      </w:pPr>
      <w:r>
        <w:rPr>
          <w:rStyle w:val="FootnoteReference"/>
        </w:rPr>
        <w:footnoteRef/>
      </w:r>
      <w:r>
        <w:t xml:space="preserve"> [JS] Fr. Athanasius has “and in the night He will manifest it”. See Vespers of Friday of the Seventh week of Paschaltide.</w:t>
      </w:r>
    </w:p>
  </w:footnote>
  <w:footnote w:id="245">
    <w:p w14:paraId="2A3805B8" w14:textId="42A42089" w:rsidR="00350773" w:rsidRDefault="00350773" w:rsidP="0054429F">
      <w:pPr>
        <w:pStyle w:val="footnote"/>
      </w:pPr>
      <w:r>
        <w:rPr>
          <w:rStyle w:val="FootnoteReference"/>
        </w:rPr>
        <w:footnoteRef/>
      </w:r>
      <w:r>
        <w:t xml:space="preserve"> [JS] literally confess to Him, i.e. give thankful prase to Him by confessing Him.</w:t>
      </w:r>
    </w:p>
  </w:footnote>
  <w:footnote w:id="246">
    <w:p w14:paraId="3BCC68DE" w14:textId="1191DE34" w:rsidR="00350773" w:rsidRDefault="00350773" w:rsidP="00AD1AC9">
      <w:pPr>
        <w:pStyle w:val="footnote"/>
      </w:pPr>
      <w:r>
        <w:rPr>
          <w:rStyle w:val="FootnoteReference"/>
        </w:rPr>
        <w:footnoteRef/>
      </w:r>
      <w:r>
        <w:t xml:space="preserve"> [JS] Fr. Lazarus has “dwelling”</w:t>
      </w:r>
    </w:p>
  </w:footnote>
  <w:footnote w:id="247">
    <w:p w14:paraId="03275919" w14:textId="77777777" w:rsidR="00350773" w:rsidRPr="004A3E27" w:rsidRDefault="0035077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6E7F4F1E" w14:textId="416FA7A8" w:rsidR="00350773" w:rsidRDefault="00350773" w:rsidP="005B3452">
      <w:pPr>
        <w:pStyle w:val="footnote"/>
      </w:pPr>
      <w:r>
        <w:rPr>
          <w:rStyle w:val="FootnoteReference"/>
        </w:rPr>
        <w:footnoteRef/>
      </w:r>
      <w:r>
        <w:t xml:space="preserve"> [JS] “I will give thanks to You on the lyre”, or “I will thankfully confess You with praise with the lyre”</w:t>
      </w:r>
    </w:p>
  </w:footnote>
  <w:footnote w:id="249">
    <w:p w14:paraId="0FDCCB36" w14:textId="0CCB7207" w:rsidR="00350773" w:rsidRDefault="00350773" w:rsidP="006C1793">
      <w:pPr>
        <w:pStyle w:val="footnote"/>
      </w:pPr>
      <w:r>
        <w:rPr>
          <w:rStyle w:val="FootnoteReference"/>
        </w:rPr>
        <w:footnoteRef/>
      </w:r>
      <w:r>
        <w:t xml:space="preserve"> [JS] or “I will give thanks to Him,” or “I will thankfully confess Him with praies”</w:t>
      </w:r>
    </w:p>
  </w:footnote>
  <w:footnote w:id="250">
    <w:p w14:paraId="1791CAEF" w14:textId="44F0ADBF" w:rsidR="00350773" w:rsidRPr="004A3E27" w:rsidRDefault="00350773"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75A6D655" w14:textId="0B7DAC2D" w:rsidR="00350773" w:rsidRDefault="00350773" w:rsidP="006C1793">
      <w:pPr>
        <w:pStyle w:val="footnote"/>
      </w:pPr>
      <w:r>
        <w:rPr>
          <w:rStyle w:val="FootnoteReference"/>
        </w:rPr>
        <w:footnoteRef/>
      </w:r>
      <w:r>
        <w:t xml:space="preserve"> [JS] or “presence”</w:t>
      </w:r>
    </w:p>
  </w:footnote>
  <w:footnote w:id="252">
    <w:p w14:paraId="14C8DE9A" w14:textId="1AF2328A" w:rsidR="00350773" w:rsidRDefault="00350773" w:rsidP="006C1793">
      <w:pPr>
        <w:pStyle w:val="footnote"/>
      </w:pPr>
      <w:r>
        <w:rPr>
          <w:rStyle w:val="FootnoteReference"/>
        </w:rPr>
        <w:footnoteRef/>
      </w:r>
      <w:r>
        <w:t xml:space="preserve"> [JS] or “boast in” or “praise”</w:t>
      </w:r>
    </w:p>
  </w:footnote>
  <w:footnote w:id="253">
    <w:p w14:paraId="66A26B87" w14:textId="54FC310A" w:rsidR="00350773" w:rsidRDefault="00350773" w:rsidP="006C1793">
      <w:pPr>
        <w:pStyle w:val="footnote"/>
      </w:pPr>
      <w:r>
        <w:rPr>
          <w:rStyle w:val="FootnoteReference"/>
        </w:rPr>
        <w:footnoteRef/>
      </w:r>
      <w:r>
        <w:t xml:space="preserve"> [JS] or “give thanks to”, or “thankfully confess Your Name with praise”</w:t>
      </w:r>
    </w:p>
  </w:footnote>
  <w:footnote w:id="254">
    <w:p w14:paraId="4F22E4CE" w14:textId="77777777" w:rsidR="00350773" w:rsidRPr="004A3E27" w:rsidRDefault="0035077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08B0833D" w14:textId="77777777" w:rsidR="00350773" w:rsidRPr="004A3E27" w:rsidRDefault="0035077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6A76AD0" w14:textId="77777777" w:rsidR="00350773" w:rsidRPr="004A3E27" w:rsidRDefault="0035077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1CFC6A89" w14:textId="0F4C8BEE" w:rsidR="00350773" w:rsidRDefault="00350773" w:rsidP="00676E6A">
      <w:pPr>
        <w:pStyle w:val="footnote"/>
      </w:pPr>
      <w:r>
        <w:rPr>
          <w:rStyle w:val="FootnoteReference"/>
        </w:rPr>
        <w:footnoteRef/>
      </w:r>
      <w:r>
        <w:t xml:space="preserve"> [JS] or “grace was poured out on Your lips”</w:t>
      </w:r>
    </w:p>
  </w:footnote>
  <w:footnote w:id="258">
    <w:p w14:paraId="0FB99B7C" w14:textId="516B1CB2" w:rsidR="00350773" w:rsidRPr="004A3E27" w:rsidRDefault="00350773" w:rsidP="00BD5BBE">
      <w:pPr>
        <w:pStyle w:val="footnote"/>
      </w:pPr>
      <w:r w:rsidRPr="004A3E27">
        <w:rPr>
          <w:rStyle w:val="FootnoteReference"/>
        </w:rPr>
        <w:footnoteRef/>
      </w:r>
      <w:r w:rsidRPr="004A3E27">
        <w:t xml:space="preserve"> </w:t>
      </w:r>
      <w:r>
        <w:t>cf</w:t>
      </w:r>
      <w:r w:rsidRPr="004A3E27">
        <w:t>. Rev. 19:11-16.</w:t>
      </w:r>
    </w:p>
  </w:footnote>
  <w:footnote w:id="259">
    <w:p w14:paraId="5E8EA981" w14:textId="77777777" w:rsidR="00350773" w:rsidRPr="004A3E27" w:rsidRDefault="0035077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2209A251" w14:textId="77777777" w:rsidR="00350773" w:rsidRPr="004A3E27" w:rsidRDefault="0035077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1503C91E" w14:textId="77777777" w:rsidR="00350773" w:rsidRDefault="00350773" w:rsidP="005E56A9">
      <w:pPr>
        <w:pStyle w:val="footnote"/>
      </w:pPr>
      <w:r>
        <w:rPr>
          <w:rStyle w:val="FootnoteReference"/>
        </w:rPr>
        <w:footnoteRef/>
      </w:r>
      <w:r>
        <w:t xml:space="preserve"> [JS] myrrh: resin for incense; stacte: a component of the Temple incense; cassia: cinnamon.</w:t>
      </w:r>
    </w:p>
  </w:footnote>
  <w:footnote w:id="262">
    <w:p w14:paraId="5BF4F4E3" w14:textId="0D86ACD7" w:rsidR="00350773" w:rsidRDefault="00350773" w:rsidP="00E10FAF">
      <w:pPr>
        <w:pStyle w:val="footnote"/>
      </w:pPr>
      <w:r>
        <w:rPr>
          <w:rStyle w:val="FootnoteReference"/>
        </w:rPr>
        <w:footnoteRef/>
      </w:r>
      <w:r>
        <w:t xml:space="preserve"> [JS] literally “do obeisance”, i.e. “bow down to”</w:t>
      </w:r>
    </w:p>
  </w:footnote>
  <w:footnote w:id="263">
    <w:p w14:paraId="66A4B8D8" w14:textId="2A1C62C8" w:rsidR="00350773" w:rsidRPr="004A3E27" w:rsidRDefault="00350773"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B2B6F3D" w14:textId="77777777" w:rsidR="00350773" w:rsidRPr="004A3E27" w:rsidRDefault="00350773" w:rsidP="00714A98">
      <w:pPr>
        <w:pStyle w:val="footnote"/>
      </w:pPr>
      <w:r w:rsidRPr="004A3E27">
        <w:rPr>
          <w:rStyle w:val="FootnoteReference"/>
        </w:rPr>
        <w:footnoteRef/>
      </w:r>
      <w:r w:rsidRPr="004A3E27">
        <w:t xml:space="preserve"> Rev. 22:1.</w:t>
      </w:r>
    </w:p>
  </w:footnote>
  <w:footnote w:id="265">
    <w:p w14:paraId="0C57446A" w14:textId="77777777" w:rsidR="00350773" w:rsidRDefault="00350773" w:rsidP="00714A98">
      <w:pPr>
        <w:pStyle w:val="footnote"/>
      </w:pPr>
      <w:r>
        <w:rPr>
          <w:rStyle w:val="FootnoteReference"/>
        </w:rPr>
        <w:footnoteRef/>
      </w:r>
      <w:r>
        <w:t xml:space="preserve"> Fr. Lazarus has “dwelling-place”</w:t>
      </w:r>
    </w:p>
  </w:footnote>
  <w:footnote w:id="266">
    <w:p w14:paraId="77903F63" w14:textId="77777777" w:rsidR="00350773" w:rsidRDefault="00350773" w:rsidP="00714A98">
      <w:pPr>
        <w:pStyle w:val="footnote"/>
      </w:pPr>
      <w:r>
        <w:rPr>
          <w:rStyle w:val="FootnoteReference"/>
        </w:rPr>
        <w:footnoteRef/>
      </w:r>
      <w:r>
        <w:t xml:space="preserve"> [JS] the city’s</w:t>
      </w:r>
    </w:p>
  </w:footnote>
  <w:footnote w:id="267">
    <w:p w14:paraId="73DCC24E" w14:textId="7E226D89" w:rsidR="00350773" w:rsidRPr="004A3E27" w:rsidRDefault="00350773"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0D6388ED" w14:textId="683F8CF0" w:rsidR="00350773" w:rsidRPr="004A3E27" w:rsidRDefault="00350773" w:rsidP="00714A98">
      <w:pPr>
        <w:pStyle w:val="footnote"/>
      </w:pPr>
      <w:r w:rsidRPr="004A3E27">
        <w:rPr>
          <w:rStyle w:val="FootnoteReference"/>
        </w:rPr>
        <w:footnoteRef/>
      </w:r>
      <w:r w:rsidRPr="004A3E27">
        <w:t xml:space="preserve"> </w:t>
      </w:r>
      <w:r>
        <w:t>cf</w:t>
      </w:r>
      <w:r w:rsidRPr="004A3E27">
        <w:t>. 75:4; Is. 2:4; 11:9; 65:25; Hos. 2:18; Zac. 9:10.</w:t>
      </w:r>
    </w:p>
  </w:footnote>
  <w:footnote w:id="269">
    <w:p w14:paraId="739DF71C" w14:textId="7B9E3A9D" w:rsidR="00350773" w:rsidRPr="004A3E27" w:rsidRDefault="00350773"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341712F2" w14:textId="77777777" w:rsidR="00350773" w:rsidRPr="004A3E27" w:rsidRDefault="00350773" w:rsidP="00BD5BBE">
      <w:pPr>
        <w:pStyle w:val="footnote"/>
      </w:pPr>
      <w:r w:rsidRPr="004A3E27">
        <w:rPr>
          <w:rStyle w:val="FootnoteReference"/>
        </w:rPr>
        <w:footnoteRef/>
      </w:r>
      <w:r w:rsidRPr="004A3E27">
        <w:t xml:space="preserve"> ‘The calling of the Gentiles is to be understood, as in 71:9’ (St. Athanasius).</w:t>
      </w:r>
    </w:p>
  </w:footnote>
  <w:footnote w:id="271">
    <w:p w14:paraId="743E9AAD" w14:textId="55C8741B" w:rsidR="00350773" w:rsidRPr="004A3E27" w:rsidRDefault="00350773"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20C0CF5B" w14:textId="605C1673" w:rsidR="00350773" w:rsidRPr="004A3E27" w:rsidRDefault="00350773" w:rsidP="00BD5BBE">
      <w:pPr>
        <w:pStyle w:val="footnote"/>
      </w:pPr>
      <w:r w:rsidRPr="004A3E27">
        <w:rPr>
          <w:rStyle w:val="FootnoteReference"/>
        </w:rPr>
        <w:footnoteRef/>
      </w:r>
      <w:r w:rsidRPr="004A3E27">
        <w:t xml:space="preserve"> </w:t>
      </w:r>
      <w:r>
        <w:t>Cf</w:t>
      </w:r>
      <w:r w:rsidRPr="004A3E27">
        <w:t>. Ex. 15:17; Is. 58:14: I Pet. 1:4.</w:t>
      </w:r>
    </w:p>
  </w:footnote>
  <w:footnote w:id="273">
    <w:p w14:paraId="1FDF9287" w14:textId="77777777" w:rsidR="00350773" w:rsidRPr="004A3E27" w:rsidRDefault="0035077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3490B998" w14:textId="1EB3F17C" w:rsidR="00350773" w:rsidRDefault="00350773" w:rsidP="008C19B4">
      <w:pPr>
        <w:pStyle w:val="footnote"/>
      </w:pPr>
      <w:r>
        <w:rPr>
          <w:rStyle w:val="FootnoteReference"/>
        </w:rPr>
        <w:footnoteRef/>
      </w:r>
      <w:r>
        <w:t xml:space="preserve"> [JS] or “beautifully situated”</w:t>
      </w:r>
    </w:p>
  </w:footnote>
  <w:footnote w:id="275">
    <w:p w14:paraId="5F050EEC" w14:textId="7F9EDEA1" w:rsidR="00350773" w:rsidRPr="004A3E27" w:rsidRDefault="00350773"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51B5ACBD" w14:textId="77777777" w:rsidR="00350773" w:rsidRPr="004A3E27" w:rsidRDefault="00350773"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CAE8B9B" w14:textId="5A8E6334" w:rsidR="00350773" w:rsidRPr="004A3E27" w:rsidRDefault="00350773"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1586EC07" w14:textId="381B84AF" w:rsidR="00350773" w:rsidRDefault="00350773" w:rsidP="00183599">
      <w:pPr>
        <w:pStyle w:val="footnote"/>
      </w:pPr>
      <w:r>
        <w:rPr>
          <w:rStyle w:val="FootnoteReference"/>
        </w:rPr>
        <w:footnoteRef/>
      </w:r>
      <w:r>
        <w:t xml:space="preserve"> [JS] Fr. Lazarus adds “justice and right judgment” to “righteousness”</w:t>
      </w:r>
    </w:p>
  </w:footnote>
  <w:footnote w:id="279">
    <w:p w14:paraId="7F2EAAD2" w14:textId="77777777" w:rsidR="00350773" w:rsidRPr="004A3E27" w:rsidRDefault="0035077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3C5C41AF" w14:textId="77777777" w:rsidR="00350773" w:rsidRPr="004A3E27" w:rsidRDefault="0035077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55E3C647" w14:textId="417C46F1" w:rsidR="00350773" w:rsidRDefault="00350773" w:rsidP="00183599">
      <w:pPr>
        <w:pStyle w:val="footnote"/>
      </w:pPr>
      <w:r>
        <w:rPr>
          <w:rStyle w:val="FootnoteReference"/>
        </w:rPr>
        <w:footnoteRef/>
      </w:r>
      <w:r>
        <w:t xml:space="preserve"> [JS] or “eternally”</w:t>
      </w:r>
    </w:p>
  </w:footnote>
  <w:footnote w:id="282">
    <w:p w14:paraId="398A65D2" w14:textId="3A913DFE" w:rsidR="00350773" w:rsidRDefault="0035077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DAC0755" w14:textId="21183A3B" w:rsidR="00350773" w:rsidRDefault="00350773" w:rsidP="00183599">
      <w:pPr>
        <w:pStyle w:val="footnote"/>
      </w:pPr>
      <w:r>
        <w:rPr>
          <w:rStyle w:val="FootnoteReference"/>
        </w:rPr>
        <w:footnoteRef/>
      </w:r>
      <w:r>
        <w:t xml:space="preserve"> [JS] or “workers of iniquity”</w:t>
      </w:r>
    </w:p>
  </w:footnote>
  <w:footnote w:id="284">
    <w:p w14:paraId="3A50B91B" w14:textId="77777777" w:rsidR="00350773" w:rsidRPr="004A3E27" w:rsidRDefault="0035077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4E4A30D1" w14:textId="62ED497C" w:rsidR="00350773" w:rsidRDefault="00350773" w:rsidP="00183599">
      <w:pPr>
        <w:pStyle w:val="footnote"/>
      </w:pPr>
      <w:r>
        <w:rPr>
          <w:rStyle w:val="FootnoteReference"/>
        </w:rPr>
        <w:footnoteRef/>
      </w:r>
      <w:r>
        <w:t xml:space="preserve"> [JS] or “ransom”</w:t>
      </w:r>
    </w:p>
  </w:footnote>
  <w:footnote w:id="286">
    <w:p w14:paraId="058ED3C9" w14:textId="6776EDA1" w:rsidR="00350773" w:rsidRDefault="00350773" w:rsidP="001B710E">
      <w:pPr>
        <w:pStyle w:val="footnote"/>
      </w:pPr>
      <w:r>
        <w:rPr>
          <w:rStyle w:val="FootnoteReference"/>
        </w:rPr>
        <w:footnoteRef/>
      </w:r>
      <w:r>
        <w:t xml:space="preserve"> [JS] or tabernacles.</w:t>
      </w:r>
    </w:p>
  </w:footnote>
  <w:footnote w:id="287">
    <w:p w14:paraId="329608F2" w14:textId="7CC39845" w:rsidR="00350773" w:rsidRDefault="00350773" w:rsidP="00183599">
      <w:pPr>
        <w:pStyle w:val="footnote"/>
      </w:pPr>
      <w:r>
        <w:rPr>
          <w:rStyle w:val="FootnoteReference"/>
        </w:rPr>
        <w:footnoteRef/>
      </w:r>
      <w:r>
        <w:t xml:space="preserve"> [JS] or “acknowledge,” or “thank,” or “thankfully confess You with praise when…”</w:t>
      </w:r>
    </w:p>
  </w:footnote>
  <w:footnote w:id="288">
    <w:p w14:paraId="25D034C3" w14:textId="2662C64E" w:rsidR="00350773" w:rsidRDefault="00350773" w:rsidP="005E4259">
      <w:pPr>
        <w:pStyle w:val="footnote"/>
      </w:pPr>
      <w:r>
        <w:rPr>
          <w:rStyle w:val="FootnoteReference"/>
        </w:rPr>
        <w:footnoteRef/>
      </w:r>
      <w:r>
        <w:t xml:space="preserve"> [JS] or “I will not find fault with your sacrifices”</w:t>
      </w:r>
    </w:p>
  </w:footnote>
  <w:footnote w:id="289">
    <w:p w14:paraId="45DA152E" w14:textId="77777777" w:rsidR="00350773" w:rsidRPr="004A3E27" w:rsidRDefault="0035077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90">
    <w:p w14:paraId="43CC2ABF" w14:textId="536DD164" w:rsidR="00350773" w:rsidRDefault="00350773" w:rsidP="007E0330">
      <w:pPr>
        <w:pStyle w:val="footnote"/>
      </w:pPr>
      <w:r>
        <w:rPr>
          <w:rStyle w:val="FootnoteReference"/>
        </w:rPr>
        <w:footnoteRef/>
      </w:r>
      <w:r>
        <w:t xml:space="preserve"> [JS] [] found in Coptic</w:t>
      </w:r>
    </w:p>
  </w:footnote>
  <w:footnote w:id="291">
    <w:p w14:paraId="5A6B4D6B" w14:textId="65293C06" w:rsidR="00350773" w:rsidRPr="004A3E27" w:rsidRDefault="0035077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7D7FC96A" w14:textId="1FA8AB7E" w:rsidR="00350773" w:rsidRDefault="00350773" w:rsidP="007E0330">
      <w:pPr>
        <w:pStyle w:val="footnote"/>
      </w:pPr>
      <w:r>
        <w:rPr>
          <w:rStyle w:val="FootnoteReference"/>
        </w:rPr>
        <w:footnoteRef/>
      </w:r>
      <w:r>
        <w:t xml:space="preserve"> [JS] “showed me” or “made known to me”</w:t>
      </w:r>
    </w:p>
  </w:footnote>
  <w:footnote w:id="293">
    <w:p w14:paraId="6185D531" w14:textId="77777777" w:rsidR="00350773" w:rsidRPr="004A3E27" w:rsidRDefault="00350773" w:rsidP="00BD5BBE">
      <w:pPr>
        <w:pStyle w:val="footnote"/>
      </w:pPr>
      <w:r w:rsidRPr="004A3E27">
        <w:rPr>
          <w:rStyle w:val="FootnoteReference"/>
        </w:rPr>
        <w:footnoteRef/>
      </w:r>
      <w:r w:rsidRPr="004A3E27">
        <w:t xml:space="preserve"> Exodus 12:22; John 19:29; Hebrews 9:19.</w:t>
      </w:r>
    </w:p>
  </w:footnote>
  <w:footnote w:id="294">
    <w:p w14:paraId="3533F1BB" w14:textId="71B96EA6" w:rsidR="00350773" w:rsidRDefault="00350773" w:rsidP="007E0330">
      <w:pPr>
        <w:pStyle w:val="footnote"/>
      </w:pPr>
      <w:r>
        <w:rPr>
          <w:rStyle w:val="FootnoteReference"/>
        </w:rPr>
        <w:footnoteRef/>
      </w:r>
      <w:r>
        <w:t xml:space="preserve"> [JS] literally “face”.</w:t>
      </w:r>
    </w:p>
  </w:footnote>
  <w:footnote w:id="295">
    <w:p w14:paraId="1F9FC60F" w14:textId="3E919970" w:rsidR="00350773" w:rsidRDefault="00350773" w:rsidP="005E4259">
      <w:pPr>
        <w:pStyle w:val="footnote"/>
      </w:pPr>
      <w:r>
        <w:rPr>
          <w:rStyle w:val="FootnoteReference"/>
        </w:rPr>
        <w:footnoteRef/>
      </w:r>
      <w:r>
        <w:t xml:space="preserve"> [JS] or “blood-guiltiness”</w:t>
      </w:r>
    </w:p>
  </w:footnote>
  <w:footnote w:id="296">
    <w:p w14:paraId="202128F8" w14:textId="4DFF74D6" w:rsidR="00350773" w:rsidRDefault="00350773" w:rsidP="00284568">
      <w:pPr>
        <w:pStyle w:val="footnote"/>
      </w:pPr>
      <w:r>
        <w:rPr>
          <w:rStyle w:val="FootnoteReference"/>
        </w:rPr>
        <w:footnoteRef/>
      </w:r>
      <w:r>
        <w:t xml:space="preserve"> [JS] or “gives thanks to,” or “thankfully confess You with praise”</w:t>
      </w:r>
    </w:p>
  </w:footnote>
  <w:footnote w:id="297">
    <w:p w14:paraId="6650920A" w14:textId="4D441CB0" w:rsidR="00350773" w:rsidRPr="004A3E27" w:rsidRDefault="0035077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3BFF7049" w14:textId="77777777" w:rsidR="00350773" w:rsidRPr="004A3E27" w:rsidRDefault="0035077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45B1AA56" w14:textId="765C7C37" w:rsidR="00350773" w:rsidRDefault="00350773" w:rsidP="00284568">
      <w:pPr>
        <w:pStyle w:val="footnote"/>
      </w:pPr>
      <w:r>
        <w:rPr>
          <w:rStyle w:val="FootnoteReference"/>
        </w:rPr>
        <w:footnoteRef/>
      </w:r>
      <w:r>
        <w:t xml:space="preserve"> [JS] or “give thanks to You,” or “thankfully confess You with praise”</w:t>
      </w:r>
    </w:p>
  </w:footnote>
  <w:footnote w:id="300">
    <w:p w14:paraId="51837483" w14:textId="77777777" w:rsidR="00350773" w:rsidRPr="004A3E27" w:rsidRDefault="00350773"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1">
    <w:p w14:paraId="3B19B72F" w14:textId="77777777" w:rsidR="00350773" w:rsidRPr="004A3E27" w:rsidRDefault="00350773" w:rsidP="00BD5BBE">
      <w:pPr>
        <w:pStyle w:val="footnote"/>
      </w:pPr>
      <w:r w:rsidRPr="004A3E27">
        <w:rPr>
          <w:rStyle w:val="FootnoteReference"/>
        </w:rPr>
        <w:footnoteRef/>
      </w:r>
      <w:r w:rsidRPr="004A3E27">
        <w:t xml:space="preserve"> Lk. 10:18; 2 Thess. 1:6.</w:t>
      </w:r>
    </w:p>
  </w:footnote>
  <w:footnote w:id="302">
    <w:p w14:paraId="649547A2" w14:textId="77777777" w:rsidR="00350773" w:rsidRPr="004A3E27" w:rsidRDefault="0035077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4184D201" w14:textId="3A3901AE" w:rsidR="00350773" w:rsidRDefault="00350773" w:rsidP="00125EB7">
      <w:pPr>
        <w:pStyle w:val="footnote"/>
      </w:pPr>
      <w:r>
        <w:rPr>
          <w:rStyle w:val="FootnoteReference"/>
        </w:rPr>
        <w:footnoteRef/>
      </w:r>
      <w:r>
        <w:t xml:space="preserve"> [JS] “it” refers to the iniquity and strife.</w:t>
      </w:r>
    </w:p>
  </w:footnote>
  <w:footnote w:id="304">
    <w:p w14:paraId="4DEA0F95" w14:textId="27D8C248" w:rsidR="00350773" w:rsidRPr="004A3E27" w:rsidRDefault="00350773" w:rsidP="00BD5BBE">
      <w:pPr>
        <w:pStyle w:val="footnote"/>
      </w:pPr>
      <w:r w:rsidRPr="004A3E27">
        <w:rPr>
          <w:rStyle w:val="FootnoteReference"/>
        </w:rPr>
        <w:footnoteRef/>
      </w:r>
      <w:r w:rsidRPr="004A3E27">
        <w:t xml:space="preserve"> </w:t>
      </w:r>
      <w:r>
        <w:t>cf</w:t>
      </w:r>
      <w:r w:rsidRPr="004A3E27">
        <w:t>. 1 Peter 5:7.</w:t>
      </w:r>
    </w:p>
  </w:footnote>
  <w:footnote w:id="305">
    <w:p w14:paraId="27649907" w14:textId="3BE538AE" w:rsidR="00350773" w:rsidRPr="004A3E27" w:rsidRDefault="00350773" w:rsidP="00BD5BBE">
      <w:pPr>
        <w:pStyle w:val="footnote"/>
      </w:pPr>
      <w:r w:rsidRPr="004A3E27">
        <w:rPr>
          <w:rStyle w:val="FootnoteReference"/>
        </w:rPr>
        <w:footnoteRef/>
      </w:r>
      <w:r w:rsidRPr="004A3E27">
        <w:t xml:space="preserve"> </w:t>
      </w:r>
      <w:r>
        <w:t>cf</w:t>
      </w:r>
      <w:r w:rsidRPr="004A3E27">
        <w:t>. Ephes 6:12; 1 Tim 4:1; Rev. 16:14.</w:t>
      </w:r>
    </w:p>
  </w:footnote>
  <w:footnote w:id="306">
    <w:p w14:paraId="2999B88D" w14:textId="4A88AAD6" w:rsidR="00350773" w:rsidRDefault="00350773" w:rsidP="00A8553A">
      <w:pPr>
        <w:pStyle w:val="footnote"/>
      </w:pPr>
      <w:r>
        <w:rPr>
          <w:rStyle w:val="FootnoteReference"/>
        </w:rPr>
        <w:footnoteRef/>
      </w:r>
      <w:r>
        <w:t xml:space="preserve"> [JS] NETS omits “not”</w:t>
      </w:r>
    </w:p>
  </w:footnote>
  <w:footnote w:id="307">
    <w:p w14:paraId="594F6979" w14:textId="77777777" w:rsidR="00350773" w:rsidRPr="004A3E27" w:rsidRDefault="0035077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568E2F2E" w14:textId="77777777" w:rsidR="00350773" w:rsidRPr="004A3E27" w:rsidRDefault="0035077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6DBE026F" w14:textId="65E17A50" w:rsidR="00350773" w:rsidRDefault="00350773" w:rsidP="003E4AFE">
      <w:pPr>
        <w:pStyle w:val="footnote"/>
      </w:pPr>
      <w:r>
        <w:rPr>
          <w:rStyle w:val="FootnoteReference"/>
        </w:rPr>
        <w:footnoteRef/>
      </w:r>
      <w:r>
        <w:t xml:space="preserve"> [JS] or “I will sing and praise,” or “I will sing and make music”</w:t>
      </w:r>
    </w:p>
  </w:footnote>
  <w:footnote w:id="310">
    <w:p w14:paraId="5EA08A63" w14:textId="7ED730C0" w:rsidR="00350773" w:rsidRDefault="00350773" w:rsidP="003E4AFE">
      <w:pPr>
        <w:pStyle w:val="footnote"/>
      </w:pPr>
      <w:r>
        <w:rPr>
          <w:rStyle w:val="FootnoteReference"/>
        </w:rPr>
        <w:footnoteRef/>
      </w:r>
      <w:r>
        <w:t xml:space="preserve"> [JS] or “I will give thanks to You,” or “I will thankfully confess You with praise”</w:t>
      </w:r>
    </w:p>
  </w:footnote>
  <w:footnote w:id="311">
    <w:p w14:paraId="2EF83620" w14:textId="1732A893" w:rsidR="00350773" w:rsidRDefault="00350773" w:rsidP="005C1F97">
      <w:pPr>
        <w:pStyle w:val="footnote"/>
      </w:pPr>
      <w:r>
        <w:rPr>
          <w:rStyle w:val="FootnoteReference"/>
        </w:rPr>
        <w:footnoteRef/>
      </w:r>
      <w:r>
        <w:t xml:space="preserve"> [JS] Coptic has “Name” in place of “mercy”.</w:t>
      </w:r>
    </w:p>
  </w:footnote>
  <w:footnote w:id="312">
    <w:p w14:paraId="62A6540D" w14:textId="77777777" w:rsidR="00350773" w:rsidRPr="004A3E27" w:rsidRDefault="00350773" w:rsidP="00BD5BBE">
      <w:pPr>
        <w:pStyle w:val="footnote"/>
      </w:pPr>
      <w:r w:rsidRPr="004A3E27">
        <w:rPr>
          <w:rStyle w:val="FootnoteReference"/>
        </w:rPr>
        <w:footnoteRef/>
      </w:r>
      <w:r w:rsidRPr="004A3E27">
        <w:t xml:space="preserve"> Verses 8-12 are repeated almost verbatim in Ps. 107:2-6.</w:t>
      </w:r>
    </w:p>
  </w:footnote>
  <w:footnote w:id="313">
    <w:p w14:paraId="3A60B5BF" w14:textId="4103FFA5" w:rsidR="00350773" w:rsidRDefault="00350773" w:rsidP="0080248C">
      <w:pPr>
        <w:pStyle w:val="footnote"/>
      </w:pPr>
      <w:r>
        <w:rPr>
          <w:rStyle w:val="FootnoteReference"/>
        </w:rPr>
        <w:footnoteRef/>
      </w:r>
      <w:r>
        <w:t xml:space="preserve"> [JS] or “the lawless,” or “those that do wickedness”</w:t>
      </w:r>
    </w:p>
  </w:footnote>
  <w:footnote w:id="314">
    <w:p w14:paraId="21F36685" w14:textId="77777777" w:rsidR="00350773" w:rsidRPr="004A3E27" w:rsidRDefault="00350773" w:rsidP="00BD5BBE">
      <w:pPr>
        <w:pStyle w:val="footnote"/>
      </w:pPr>
      <w:r w:rsidRPr="004A3E27">
        <w:rPr>
          <w:rStyle w:val="FootnoteReference"/>
        </w:rPr>
        <w:footnoteRef/>
      </w:r>
      <w:r w:rsidRPr="004A3E27">
        <w:t xml:space="preserve"> Mercy: love (Luke 10:37).</w:t>
      </w:r>
    </w:p>
  </w:footnote>
  <w:footnote w:id="315">
    <w:p w14:paraId="6EFF888C" w14:textId="1261A193" w:rsidR="00350773" w:rsidRPr="004A3E27" w:rsidRDefault="00350773"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42604FE7" w14:textId="77777777" w:rsidR="00350773" w:rsidRPr="004A3E27" w:rsidRDefault="00350773" w:rsidP="00BD5BBE">
      <w:pPr>
        <w:pStyle w:val="footnote"/>
      </w:pPr>
      <w:r w:rsidRPr="004A3E27">
        <w:rPr>
          <w:rStyle w:val="FootnoteReference"/>
        </w:rPr>
        <w:footnoteRef/>
      </w:r>
      <w:r w:rsidRPr="004A3E27">
        <w:t xml:space="preserve"> Washbowl: i.e. reduced to the most menial servitude.</w:t>
      </w:r>
    </w:p>
  </w:footnote>
  <w:footnote w:id="317">
    <w:p w14:paraId="03E619D4" w14:textId="1339E3A3" w:rsidR="00350773" w:rsidRPr="004A3E27" w:rsidRDefault="00350773"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2D798361" w14:textId="77777777" w:rsidR="00350773" w:rsidRPr="004A3E27" w:rsidRDefault="0035077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7F655844" w14:textId="452019EB" w:rsidR="00350773" w:rsidRDefault="00350773"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29B1DDE8" w14:textId="45FA342F" w:rsidR="00350773" w:rsidRPr="004A3E27" w:rsidRDefault="00350773"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279AD391" w14:textId="274C1C9A" w:rsidR="00350773" w:rsidRPr="004A3E27" w:rsidRDefault="00350773"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7753865A" w14:textId="3B559F98" w:rsidR="00350773" w:rsidRDefault="00350773" w:rsidP="009C1AC4">
      <w:pPr>
        <w:pStyle w:val="footnote"/>
      </w:pPr>
      <w:r>
        <w:rPr>
          <w:rStyle w:val="FootnoteReference"/>
        </w:rPr>
        <w:footnoteRef/>
      </w:r>
      <w:r>
        <w:t xml:space="preserve"> [JS] OSB has, “they are altogether useless.” NETS has “they together derive from vanity.</w:t>
      </w:r>
    </w:p>
  </w:footnote>
  <w:footnote w:id="323">
    <w:p w14:paraId="20ED6838" w14:textId="77777777" w:rsidR="00350773" w:rsidRPr="004A3E27" w:rsidRDefault="00350773" w:rsidP="009C1AC4">
      <w:pPr>
        <w:pStyle w:val="footnote"/>
      </w:pPr>
      <w:r w:rsidRPr="004A3E27">
        <w:rPr>
          <w:rStyle w:val="FootnoteReference"/>
        </w:rPr>
        <w:footnoteRef/>
      </w:r>
      <w:r w:rsidRPr="004A3E27">
        <w:t xml:space="preserve"> Job. 33:14.</w:t>
      </w:r>
    </w:p>
  </w:footnote>
  <w:footnote w:id="324">
    <w:p w14:paraId="08AF7E67" w14:textId="06320022" w:rsidR="00350773" w:rsidRDefault="00350773"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3F4DF601" w14:textId="362CF8F1" w:rsidR="00350773" w:rsidRDefault="00350773" w:rsidP="004F49CE">
      <w:pPr>
        <w:pStyle w:val="footnote"/>
      </w:pPr>
      <w:r>
        <w:rPr>
          <w:rStyle w:val="FootnoteReference"/>
        </w:rPr>
        <w:footnoteRef/>
      </w:r>
      <w:r>
        <w:t xml:space="preserve"> [JS] literally, “holy place”</w:t>
      </w:r>
    </w:p>
  </w:footnote>
  <w:footnote w:id="326">
    <w:p w14:paraId="686CF1C0" w14:textId="1BBF228C" w:rsidR="00350773" w:rsidRPr="004A3E27" w:rsidRDefault="0035077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4BD1F676" w14:textId="28A76380" w:rsidR="00350773" w:rsidRDefault="00350773" w:rsidP="00C0729B">
      <w:pPr>
        <w:pStyle w:val="footnote"/>
      </w:pPr>
      <w:r>
        <w:rPr>
          <w:rStyle w:val="FootnoteReference"/>
        </w:rPr>
        <w:footnoteRef/>
      </w:r>
      <w:r>
        <w:t xml:space="preserve"> [JS] Fr. Athanasius’ translation from the Coptic has “shall glory”</w:t>
      </w:r>
    </w:p>
  </w:footnote>
  <w:footnote w:id="328">
    <w:p w14:paraId="33DDB994" w14:textId="5E62FF5E" w:rsidR="00350773" w:rsidRDefault="00350773" w:rsidP="00627006">
      <w:pPr>
        <w:pStyle w:val="footnote"/>
      </w:pPr>
      <w:r>
        <w:rPr>
          <w:rStyle w:val="FootnoteReference"/>
        </w:rPr>
        <w:footnoteRef/>
      </w:r>
      <w:r>
        <w:t xml:space="preserve"> All but Fr. Athanasius’ translation from the Coptic have “and a vow will be paid to You in Jerusalem”</w:t>
      </w:r>
    </w:p>
  </w:footnote>
  <w:footnote w:id="329">
    <w:p w14:paraId="7806F1DC" w14:textId="6D5F9E7B" w:rsidR="00350773" w:rsidRDefault="00350773" w:rsidP="00722B95">
      <w:pPr>
        <w:pStyle w:val="footnote"/>
      </w:pPr>
      <w:r>
        <w:rPr>
          <w:rStyle w:val="FootnoteReference"/>
        </w:rPr>
        <w:footnoteRef/>
      </w:r>
      <w:r>
        <w:t xml:space="preserve"> [] Found in Fr. Athanasius’ translation from the Coptic</w:t>
      </w:r>
    </w:p>
  </w:footnote>
  <w:footnote w:id="330">
    <w:p w14:paraId="7625453A" w14:textId="042835EA" w:rsidR="00350773" w:rsidRDefault="00350773" w:rsidP="005E733D">
      <w:pPr>
        <w:pStyle w:val="footnote"/>
      </w:pPr>
      <w:r>
        <w:rPr>
          <w:rStyle w:val="FootnoteReference"/>
        </w:rPr>
        <w:footnoteRef/>
      </w:r>
      <w:r>
        <w:t xml:space="preserve"> [JS] [] found in Coptic, see Vespers of Pashons 20.</w:t>
      </w:r>
    </w:p>
  </w:footnote>
  <w:footnote w:id="331">
    <w:p w14:paraId="36833249" w14:textId="34120CF1" w:rsidR="00350773" w:rsidRPr="004A3E27" w:rsidRDefault="0035077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622CE4B2" w14:textId="77777777" w:rsidR="00350773" w:rsidRPr="004A3E27" w:rsidRDefault="00350773" w:rsidP="00BD5BBE">
      <w:pPr>
        <w:pStyle w:val="footnote"/>
      </w:pPr>
      <w:r w:rsidRPr="004A3E27">
        <w:rPr>
          <w:rStyle w:val="FootnoteReference"/>
        </w:rPr>
        <w:footnoteRef/>
      </w:r>
      <w:r w:rsidRPr="004A3E27">
        <w:t xml:space="preserve"> So the Slavonic (Greek often omits ‘stillest’).</w:t>
      </w:r>
    </w:p>
  </w:footnote>
  <w:footnote w:id="333">
    <w:p w14:paraId="0BA13A66" w14:textId="54830EC5" w:rsidR="00350773" w:rsidRDefault="00350773" w:rsidP="005438BF">
      <w:pPr>
        <w:pStyle w:val="footnote"/>
      </w:pPr>
      <w:r>
        <w:rPr>
          <w:rStyle w:val="FootnoteReference"/>
        </w:rPr>
        <w:footnoteRef/>
      </w:r>
      <w:r>
        <w:t xml:space="preserve"> [JS] lit, “filled with fatness.”</w:t>
      </w:r>
    </w:p>
  </w:footnote>
  <w:footnote w:id="334">
    <w:p w14:paraId="6F4E7A1F" w14:textId="704DC134" w:rsidR="00350773" w:rsidRPr="004A3E27" w:rsidRDefault="0035077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30AFE1F6" w14:textId="77777777" w:rsidR="00350773" w:rsidRPr="004A3E27" w:rsidRDefault="0035077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667C6704" w14:textId="77777777" w:rsidR="00350773" w:rsidRPr="004A3E27" w:rsidRDefault="0035077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4D88FDB0" w14:textId="77777777" w:rsidR="00350773" w:rsidRPr="004A3E27" w:rsidRDefault="00350773" w:rsidP="00BD5BBE">
      <w:pPr>
        <w:pStyle w:val="footnote"/>
      </w:pPr>
      <w:r w:rsidRPr="004A3E27">
        <w:rPr>
          <w:rStyle w:val="FootnoteReference"/>
        </w:rPr>
        <w:footnoteRef/>
      </w:r>
      <w:r w:rsidRPr="004A3E27">
        <w:t xml:space="preserve"> See footnote 62. &lt;2 previously&gt;</w:t>
      </w:r>
    </w:p>
  </w:footnote>
  <w:footnote w:id="338">
    <w:p w14:paraId="520E1D4D" w14:textId="70DD6036" w:rsidR="00350773" w:rsidRDefault="00350773" w:rsidP="000E01D1">
      <w:pPr>
        <w:pStyle w:val="footnote"/>
      </w:pPr>
      <w:r>
        <w:rPr>
          <w:rStyle w:val="FootnoteReference"/>
        </w:rPr>
        <w:footnoteRef/>
      </w:r>
      <w:r>
        <w:t xml:space="preserve"> [JS], “do obeisance”, i.e. prostrate, not just an attitude, but an act</w:t>
      </w:r>
    </w:p>
  </w:footnote>
  <w:footnote w:id="339">
    <w:p w14:paraId="1B791EBC" w14:textId="77777777" w:rsidR="00350773" w:rsidRPr="004A3E27" w:rsidRDefault="0035077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109CC4F4" w14:textId="77777777" w:rsidR="00350773" w:rsidRPr="004A3E27" w:rsidRDefault="00350773" w:rsidP="00BD5BBE">
      <w:pPr>
        <w:pStyle w:val="footnote"/>
      </w:pPr>
      <w:r w:rsidRPr="004A3E27">
        <w:rPr>
          <w:rStyle w:val="FootnoteReference"/>
        </w:rPr>
        <w:footnoteRef/>
      </w:r>
      <w:r w:rsidRPr="004A3E27">
        <w:t xml:space="preserve"> ‘What God has planned for His lovers’ (1 Cor. 2:9).</w:t>
      </w:r>
    </w:p>
  </w:footnote>
  <w:footnote w:id="341">
    <w:p w14:paraId="096C8EE6" w14:textId="40879E1D" w:rsidR="00350773" w:rsidRDefault="00350773" w:rsidP="000E01D1">
      <w:pPr>
        <w:pStyle w:val="footnote"/>
      </w:pPr>
      <w:r>
        <w:rPr>
          <w:rStyle w:val="FootnoteReference"/>
        </w:rPr>
        <w:footnoteRef/>
      </w:r>
      <w:r>
        <w:t xml:space="preserve"> [JS] Fr. Lazarus has, “for”</w:t>
      </w:r>
    </w:p>
  </w:footnote>
  <w:footnote w:id="342">
    <w:p w14:paraId="693C7006" w14:textId="4BAA4AB8" w:rsidR="00350773" w:rsidRPr="004A3E27" w:rsidRDefault="0035077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4EA27689" w14:textId="41C52921" w:rsidR="00350773" w:rsidRPr="004A3E27" w:rsidRDefault="00350773"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49AA563D" w14:textId="77777777" w:rsidR="00350773" w:rsidRPr="004A3E27" w:rsidRDefault="0035077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26BB2E4A" w14:textId="256060DE" w:rsidR="00350773" w:rsidRPr="004A3E27" w:rsidRDefault="0035077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7DEE92CE" w14:textId="409EAD51" w:rsidR="00350773" w:rsidRDefault="00350773" w:rsidP="00F81502">
      <w:pPr>
        <w:pStyle w:val="footnote"/>
      </w:pPr>
      <w:r>
        <w:rPr>
          <w:rStyle w:val="FootnoteReference"/>
        </w:rPr>
        <w:footnoteRef/>
      </w:r>
      <w:r>
        <w:t xml:space="preserve"> [JS] or “give thanks to You” or “thankfully confess You with praise”</w:t>
      </w:r>
    </w:p>
  </w:footnote>
  <w:footnote w:id="347">
    <w:p w14:paraId="29F3A7DD" w14:textId="66A81F41" w:rsidR="00350773" w:rsidRDefault="00350773" w:rsidP="00F81502">
      <w:pPr>
        <w:pStyle w:val="footnote"/>
      </w:pPr>
      <w:r>
        <w:rPr>
          <w:rStyle w:val="FootnoteReference"/>
        </w:rPr>
        <w:footnoteRef/>
      </w:r>
      <w:r>
        <w:t xml:space="preserve"> [JS] or “praise You” or “give thanks to You” or “thankfully confess You with praise”</w:t>
      </w:r>
    </w:p>
  </w:footnote>
  <w:footnote w:id="348">
    <w:p w14:paraId="75EB9556" w14:textId="77777777" w:rsidR="00350773" w:rsidRPr="004A3E27" w:rsidRDefault="0035077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69CCF6E1" w14:textId="734C2AF2" w:rsidR="00350773" w:rsidRPr="004A3E27" w:rsidRDefault="00350773" w:rsidP="00BD5BBE">
      <w:pPr>
        <w:pStyle w:val="footnote"/>
      </w:pPr>
      <w:r w:rsidRPr="004A3E27">
        <w:rPr>
          <w:rStyle w:val="FootnoteReference"/>
        </w:rPr>
        <w:footnoteRef/>
      </w:r>
      <w:r w:rsidRPr="004A3E27">
        <w:t xml:space="preserve"> Numbers 10:35. </w:t>
      </w:r>
      <w:r>
        <w:t>Cf</w:t>
      </w:r>
      <w:r w:rsidRPr="004A3E27">
        <w:t>. Exodus 14.</w:t>
      </w:r>
    </w:p>
  </w:footnote>
  <w:footnote w:id="350">
    <w:p w14:paraId="772812A4" w14:textId="77777777" w:rsidR="00350773" w:rsidRPr="004A3E27" w:rsidRDefault="0035077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648336FE" w14:textId="679542B0" w:rsidR="00350773" w:rsidRDefault="00350773" w:rsidP="00A66BCD">
      <w:pPr>
        <w:pStyle w:val="footnote"/>
      </w:pPr>
      <w:r>
        <w:rPr>
          <w:rStyle w:val="FootnoteReference"/>
        </w:rPr>
        <w:footnoteRef/>
      </w:r>
      <w:r>
        <w:t xml:space="preserve"> [JS] literally, “before the face of”</w:t>
      </w:r>
    </w:p>
  </w:footnote>
  <w:footnote w:id="352">
    <w:p w14:paraId="576015E9" w14:textId="7C434A30" w:rsidR="00350773" w:rsidRPr="004A3E27" w:rsidRDefault="00350773"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528CA841" w14:textId="6B333BD0" w:rsidR="00350773" w:rsidRDefault="00350773" w:rsidP="003863C1">
      <w:pPr>
        <w:pStyle w:val="footnote"/>
      </w:pPr>
      <w:r>
        <w:rPr>
          <w:rStyle w:val="FootnoteReference"/>
        </w:rPr>
        <w:footnoteRef/>
      </w:r>
      <w:r>
        <w:t xml:space="preserve"> [JS] literally “hosts”</w:t>
      </w:r>
    </w:p>
  </w:footnote>
  <w:footnote w:id="354">
    <w:p w14:paraId="65E1E4C5" w14:textId="144C5288" w:rsidR="00350773" w:rsidRDefault="00350773"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1C35810F" w14:textId="7EDB3A13" w:rsidR="00350773" w:rsidRPr="004A3E27" w:rsidRDefault="0035077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182BF5C1" w14:textId="77B0A7B7" w:rsidR="00350773" w:rsidRDefault="00350773" w:rsidP="0080282E">
      <w:pPr>
        <w:pStyle w:val="footnote"/>
      </w:pPr>
      <w:r>
        <w:rPr>
          <w:rStyle w:val="FootnoteReference"/>
        </w:rPr>
        <w:footnoteRef/>
      </w:r>
      <w:r>
        <w:t xml:space="preserve"> [JS] literally, “ten-thousand fold”</w:t>
      </w:r>
    </w:p>
  </w:footnote>
  <w:footnote w:id="357">
    <w:p w14:paraId="1238C848" w14:textId="7921E5DF" w:rsidR="00350773" w:rsidRDefault="00350773" w:rsidP="0008590B">
      <w:pPr>
        <w:pStyle w:val="footnote"/>
      </w:pPr>
      <w:r>
        <w:rPr>
          <w:rStyle w:val="FootnoteReference"/>
        </w:rPr>
        <w:footnoteRef/>
      </w:r>
      <w:r>
        <w:t xml:space="preserve"> [JS] [] found in the Vespers Psalm for Athor 8, and then “God” is in place of “the Lord” in this next line.</w:t>
      </w:r>
    </w:p>
  </w:footnote>
  <w:footnote w:id="358">
    <w:p w14:paraId="4BA4E820" w14:textId="27CCDFBE" w:rsidR="00350773" w:rsidRPr="004A3E27" w:rsidRDefault="00350773"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27BEB11F" w14:textId="620450D8" w:rsidR="00350773" w:rsidRDefault="00350773" w:rsidP="004F47C2">
      <w:pPr>
        <w:pStyle w:val="footnote"/>
      </w:pPr>
      <w:r>
        <w:rPr>
          <w:rStyle w:val="FootnoteReference"/>
        </w:rPr>
        <w:footnoteRef/>
      </w:r>
      <w:r>
        <w:t xml:space="preserve"> [JS] Coptic has “will prepare our way for us.” See the Liturgy of Mesori 29.</w:t>
      </w:r>
    </w:p>
  </w:footnote>
  <w:footnote w:id="360">
    <w:p w14:paraId="6F7FE73D" w14:textId="3ED6EBEB" w:rsidR="00350773" w:rsidRDefault="00350773" w:rsidP="00AC3180">
      <w:pPr>
        <w:pStyle w:val="footnote"/>
      </w:pPr>
      <w:r>
        <w:rPr>
          <w:rStyle w:val="FootnoteReference"/>
        </w:rPr>
        <w:footnoteRef/>
      </w:r>
      <w:r>
        <w:t xml:space="preserve"> [JS] “assemblies” or “congregations”</w:t>
      </w:r>
    </w:p>
  </w:footnote>
  <w:footnote w:id="361">
    <w:p w14:paraId="1069FF00" w14:textId="77777777" w:rsidR="00350773" w:rsidRPr="004A3E27" w:rsidRDefault="0035077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A529781" w14:textId="28A9C63A" w:rsidR="00350773" w:rsidRDefault="00350773" w:rsidP="00E7566E">
      <w:pPr>
        <w:pStyle w:val="footnote"/>
      </w:pPr>
      <w:r>
        <w:rPr>
          <w:rStyle w:val="FootnoteReference"/>
        </w:rPr>
        <w:footnoteRef/>
      </w:r>
      <w:r>
        <w:t xml:space="preserve"> Greek has “rides,” but Coptic has, “ascended”. See Vespers of the Feast of the Ascension.</w:t>
      </w:r>
    </w:p>
  </w:footnote>
  <w:footnote w:id="363">
    <w:p w14:paraId="4D6861A4" w14:textId="02C1FF85" w:rsidR="00350773" w:rsidRPr="004A3E27" w:rsidRDefault="0035077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41F9D5E1" w14:textId="215B8BCD" w:rsidR="00350773" w:rsidRDefault="00350773" w:rsidP="00B045F9">
      <w:pPr>
        <w:pStyle w:val="footnote"/>
      </w:pPr>
      <w:r>
        <w:rPr>
          <w:rStyle w:val="FootnoteReference"/>
        </w:rPr>
        <w:footnoteRef/>
      </w:r>
      <w:r>
        <w:t xml:space="preserve"> [JS] Coptic has “mire of death”. See the Ninth Hour of Great Friday.</w:t>
      </w:r>
    </w:p>
  </w:footnote>
  <w:footnote w:id="365">
    <w:p w14:paraId="3876A4B9" w14:textId="77777777" w:rsidR="00350773" w:rsidRPr="004A3E27" w:rsidRDefault="0035077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3A9A265F" w14:textId="622FDAFA" w:rsidR="00350773" w:rsidRPr="004A3E27" w:rsidRDefault="0035077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46BEEA32" w14:textId="77777777" w:rsidR="00350773" w:rsidRPr="004A3E27" w:rsidRDefault="00350773" w:rsidP="00BD5BBE">
      <w:pPr>
        <w:pStyle w:val="footnote"/>
      </w:pPr>
      <w:r w:rsidRPr="004A3E27">
        <w:rPr>
          <w:rStyle w:val="FootnoteReference"/>
        </w:rPr>
        <w:footnoteRef/>
      </w:r>
      <w:r w:rsidRPr="004A3E27">
        <w:t xml:space="preserve"> Mk. 15:29; Jn. 2:17; Rom. 15:3.</w:t>
      </w:r>
    </w:p>
  </w:footnote>
  <w:footnote w:id="368">
    <w:p w14:paraId="252B5848" w14:textId="77777777" w:rsidR="00350773" w:rsidRPr="004A3E27" w:rsidRDefault="00350773" w:rsidP="00BD5BBE">
      <w:pPr>
        <w:pStyle w:val="footnote"/>
      </w:pPr>
      <w:r w:rsidRPr="004A3E27">
        <w:rPr>
          <w:rStyle w:val="FootnoteReference"/>
        </w:rPr>
        <w:footnoteRef/>
      </w:r>
      <w:r w:rsidRPr="004A3E27">
        <w:t xml:space="preserve"> The elders and chief priests.</w:t>
      </w:r>
    </w:p>
  </w:footnote>
  <w:footnote w:id="369">
    <w:p w14:paraId="0AE68D03" w14:textId="77777777" w:rsidR="00350773" w:rsidRPr="004A3E27" w:rsidRDefault="0035077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6B42B6B" w14:textId="7782C183" w:rsidR="00350773" w:rsidRDefault="00350773"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49BC712C" w14:textId="77777777" w:rsidR="00350773" w:rsidRPr="004A3E27" w:rsidRDefault="00350773" w:rsidP="00BD5BBE">
      <w:pPr>
        <w:pStyle w:val="footnote"/>
      </w:pPr>
      <w:r w:rsidRPr="004A3E27">
        <w:rPr>
          <w:rStyle w:val="FootnoteReference"/>
        </w:rPr>
        <w:footnoteRef/>
      </w:r>
      <w:r w:rsidRPr="004A3E27">
        <w:t xml:space="preserve"> Mt. 16:21; Mk. 8:31.</w:t>
      </w:r>
    </w:p>
  </w:footnote>
  <w:footnote w:id="372">
    <w:p w14:paraId="5D4E90F4" w14:textId="77777777" w:rsidR="00350773" w:rsidRPr="004A3E27" w:rsidRDefault="00350773" w:rsidP="00BD5BBE">
      <w:pPr>
        <w:pStyle w:val="footnote"/>
      </w:pPr>
      <w:r w:rsidRPr="004A3E27">
        <w:rPr>
          <w:rStyle w:val="FootnoteReference"/>
        </w:rPr>
        <w:footnoteRef/>
      </w:r>
      <w:r w:rsidRPr="004A3E27">
        <w:t xml:space="preserve"> Mt. 27:34.</w:t>
      </w:r>
    </w:p>
  </w:footnote>
  <w:footnote w:id="373">
    <w:p w14:paraId="2A1BD707" w14:textId="2E0A380E" w:rsidR="00350773" w:rsidRPr="004A3E27" w:rsidRDefault="00350773" w:rsidP="00BD5BBE">
      <w:pPr>
        <w:pStyle w:val="footnote"/>
      </w:pPr>
      <w:r w:rsidRPr="004A3E27">
        <w:rPr>
          <w:rStyle w:val="FootnoteReference"/>
        </w:rPr>
        <w:footnoteRef/>
      </w:r>
      <w:r w:rsidRPr="004A3E27">
        <w:t xml:space="preserve"> </w:t>
      </w:r>
      <w:r>
        <w:t>Cf</w:t>
      </w:r>
      <w:r w:rsidRPr="004A3E27">
        <w:t>. Rom. 11:9,10.</w:t>
      </w:r>
    </w:p>
  </w:footnote>
  <w:footnote w:id="374">
    <w:p w14:paraId="09150116" w14:textId="70A37D6F" w:rsidR="00350773" w:rsidRPr="004A3E27" w:rsidRDefault="0035077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0A1143C8" w14:textId="4C2F960A" w:rsidR="00350773" w:rsidRDefault="00350773" w:rsidP="000618CE">
      <w:pPr>
        <w:pStyle w:val="footnote"/>
      </w:pPr>
      <w:r>
        <w:rPr>
          <w:rStyle w:val="FootnoteReference"/>
        </w:rPr>
        <w:footnoteRef/>
      </w:r>
      <w:r>
        <w:t xml:space="preserve"> [JS] [] found in Matins and Vespers of Friday of the Fourth Week of Paschaltide.</w:t>
      </w:r>
    </w:p>
  </w:footnote>
  <w:footnote w:id="376">
    <w:p w14:paraId="05D75ECB" w14:textId="77777777" w:rsidR="00350773" w:rsidRPr="004A3E27" w:rsidRDefault="00350773" w:rsidP="00BD5BBE">
      <w:pPr>
        <w:pStyle w:val="footnote"/>
      </w:pPr>
      <w:r w:rsidRPr="004A3E27">
        <w:rPr>
          <w:rStyle w:val="FootnoteReference"/>
        </w:rPr>
        <w:footnoteRef/>
      </w:r>
      <w:r w:rsidRPr="004A3E27">
        <w:t xml:space="preserve"> Ps. 69:3-7 differs only slightly from Ps. 39:15-18.</w:t>
      </w:r>
    </w:p>
  </w:footnote>
  <w:footnote w:id="377">
    <w:p w14:paraId="3C5E1D6F" w14:textId="58735F32" w:rsidR="00350773" w:rsidRDefault="00350773" w:rsidP="004F3DCD">
      <w:pPr>
        <w:pStyle w:val="footnote"/>
      </w:pPr>
      <w:r>
        <w:rPr>
          <w:rStyle w:val="FootnoteReference"/>
        </w:rPr>
        <w:footnoteRef/>
      </w:r>
      <w:r>
        <w:t xml:space="preserve"> [JS] “Good! Good!”, or “Aha! Aha!”, or “Well done! Well done!” what one says when they think they have beaten their opponent.</w:t>
      </w:r>
    </w:p>
  </w:footnote>
  <w:footnote w:id="378">
    <w:p w14:paraId="325C5542" w14:textId="77777777" w:rsidR="00350773" w:rsidRPr="004A3E27" w:rsidRDefault="00350773" w:rsidP="00BD5BBE">
      <w:pPr>
        <w:pStyle w:val="footnote"/>
      </w:pPr>
      <w:r w:rsidRPr="004A3E27">
        <w:rPr>
          <w:rStyle w:val="FootnoteReference"/>
        </w:rPr>
        <w:footnoteRef/>
      </w:r>
      <w:r w:rsidRPr="004A3E27">
        <w:t xml:space="preserve"> The first three lines of Psalms 70 and 30 are identical. See footnote there.</w:t>
      </w:r>
    </w:p>
  </w:footnote>
  <w:footnote w:id="379">
    <w:p w14:paraId="1B3F91B5" w14:textId="58F71B16" w:rsidR="00350773" w:rsidRPr="004A3E27" w:rsidRDefault="0035077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1479583A" w14:textId="0156B220" w:rsidR="00350773" w:rsidRDefault="00350773" w:rsidP="00C614C7">
      <w:pPr>
        <w:pStyle w:val="footnote"/>
      </w:pPr>
      <w:r>
        <w:rPr>
          <w:rStyle w:val="FootnoteReference"/>
        </w:rPr>
        <w:footnoteRef/>
      </w:r>
      <w:r>
        <w:t xml:space="preserve"> [JS] literally, “arm”.</w:t>
      </w:r>
    </w:p>
  </w:footnote>
  <w:footnote w:id="381">
    <w:p w14:paraId="523E76EA" w14:textId="77777777" w:rsidR="00350773" w:rsidRPr="004A3E27" w:rsidRDefault="00350773" w:rsidP="00C614C7">
      <w:pPr>
        <w:pStyle w:val="footnote"/>
      </w:pPr>
      <w:r w:rsidRPr="004A3E27">
        <w:rPr>
          <w:rStyle w:val="FootnoteReference"/>
        </w:rPr>
        <w:footnoteRef/>
      </w:r>
      <w:r w:rsidRPr="004A3E27">
        <w:t xml:space="preserve"> Ephes. 3:10; 4:8.</w:t>
      </w:r>
    </w:p>
  </w:footnote>
  <w:footnote w:id="382">
    <w:p w14:paraId="65732174" w14:textId="7AFAEA7C" w:rsidR="00350773" w:rsidRDefault="00350773" w:rsidP="00E269C1">
      <w:pPr>
        <w:pStyle w:val="footnote"/>
      </w:pPr>
      <w:r>
        <w:rPr>
          <w:rStyle w:val="FootnoteReference"/>
        </w:rPr>
        <w:footnoteRef/>
      </w:r>
      <w:r>
        <w:t xml:space="preserve"> [JS] or “praise Your” or “acknowledge You”, or “thankfully confess with praise [for Your]”</w:t>
      </w:r>
    </w:p>
  </w:footnote>
  <w:footnote w:id="383">
    <w:p w14:paraId="63D5291B" w14:textId="120CBC18" w:rsidR="00350773" w:rsidRPr="004A3E27" w:rsidRDefault="00350773"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0396CA5A" w14:textId="2DEA52B7" w:rsidR="00350773" w:rsidRPr="004A3E27" w:rsidRDefault="00350773"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45DE01A" w14:textId="6D6C89A5" w:rsidR="00350773" w:rsidRDefault="00350773" w:rsidP="00733705">
      <w:pPr>
        <w:pStyle w:val="footnote"/>
      </w:pPr>
      <w:r>
        <w:rPr>
          <w:rStyle w:val="FootnoteReference"/>
        </w:rPr>
        <w:footnoteRef/>
      </w:r>
      <w:r>
        <w:t xml:space="preserve"> [JS] literally “He will judge the poor of the people.”</w:t>
      </w:r>
    </w:p>
  </w:footnote>
  <w:footnote w:id="386">
    <w:p w14:paraId="4ADD947E" w14:textId="3381547D" w:rsidR="00350773" w:rsidRPr="004A3E27" w:rsidRDefault="00350773"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31968FA6" w14:textId="77777777" w:rsidR="00350773" w:rsidRPr="004A3E27" w:rsidRDefault="00350773" w:rsidP="00BD5BBE">
      <w:pPr>
        <w:pStyle w:val="footnote"/>
      </w:pPr>
      <w:r w:rsidRPr="004A3E27">
        <w:rPr>
          <w:rStyle w:val="FootnoteReference"/>
        </w:rPr>
        <w:footnoteRef/>
      </w:r>
      <w:r w:rsidRPr="004A3E27">
        <w:t xml:space="preserve"> Rivers: Tigris and Euphrates.</w:t>
      </w:r>
    </w:p>
  </w:footnote>
  <w:footnote w:id="388">
    <w:p w14:paraId="7811A007" w14:textId="64EFDFFD" w:rsidR="00350773" w:rsidRPr="004A3E27" w:rsidRDefault="00350773" w:rsidP="00BD5BBE">
      <w:pPr>
        <w:pStyle w:val="footnote"/>
      </w:pPr>
      <w:r w:rsidRPr="004A3E27">
        <w:rPr>
          <w:rStyle w:val="FootnoteReference"/>
        </w:rPr>
        <w:footnoteRef/>
      </w:r>
      <w:r w:rsidRPr="004A3E27">
        <w:t xml:space="preserve"> </w:t>
      </w:r>
      <w:r>
        <w:t>Cf</w:t>
      </w:r>
      <w:r w:rsidRPr="004A3E27">
        <w:t>. Ps. 47:8.</w:t>
      </w:r>
    </w:p>
  </w:footnote>
  <w:footnote w:id="389">
    <w:p w14:paraId="34781B0F" w14:textId="1A0B612C" w:rsidR="00350773" w:rsidRDefault="00350773" w:rsidP="00E269C1">
      <w:pPr>
        <w:pStyle w:val="footnote"/>
      </w:pPr>
      <w:r>
        <w:rPr>
          <w:rStyle w:val="FootnoteReference"/>
        </w:rPr>
        <w:footnoteRef/>
      </w:r>
      <w:r>
        <w:t xml:space="preserve"> [JS] literally “do obeisance to”, i.e. the physical act of prostrating or bowing down.</w:t>
      </w:r>
    </w:p>
  </w:footnote>
  <w:footnote w:id="390">
    <w:p w14:paraId="57352CBF" w14:textId="0D12012F" w:rsidR="00350773" w:rsidRPr="004A3E27" w:rsidRDefault="00350773" w:rsidP="00BD5BBE">
      <w:pPr>
        <w:pStyle w:val="footnote"/>
      </w:pPr>
      <w:r w:rsidRPr="004A3E27">
        <w:rPr>
          <w:rStyle w:val="FootnoteReference"/>
        </w:rPr>
        <w:footnoteRef/>
      </w:r>
      <w:r w:rsidRPr="004A3E27">
        <w:t xml:space="preserve"> </w:t>
      </w:r>
      <w:r>
        <w:t>Cf</w:t>
      </w:r>
      <w:r w:rsidRPr="004A3E27">
        <w:t>. Rev. 1:18; Heb. 7:25; Num. 14:28.</w:t>
      </w:r>
    </w:p>
  </w:footnote>
  <w:footnote w:id="391">
    <w:p w14:paraId="2E026D23" w14:textId="77777777" w:rsidR="00350773" w:rsidRPr="004A3E27" w:rsidRDefault="0035077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549B615A" w14:textId="3D5483AF" w:rsidR="00350773" w:rsidRDefault="00350773" w:rsidP="004B572C">
      <w:pPr>
        <w:pStyle w:val="footnote"/>
      </w:pPr>
      <w:r>
        <w:rPr>
          <w:rStyle w:val="FootnoteReference"/>
        </w:rPr>
        <w:footnoteRef/>
      </w:r>
      <w:r>
        <w:t xml:space="preserve"> [JS] Fr. Athanasius has, “all nations shall glorify Him.</w:t>
      </w:r>
    </w:p>
  </w:footnote>
  <w:footnote w:id="393">
    <w:p w14:paraId="135F0D5A" w14:textId="315C03B7" w:rsidR="00350773" w:rsidRDefault="00350773" w:rsidP="0003418A">
      <w:pPr>
        <w:pStyle w:val="footnote"/>
      </w:pPr>
      <w:r>
        <w:rPr>
          <w:rStyle w:val="FootnoteReference"/>
        </w:rPr>
        <w:footnoteRef/>
      </w:r>
      <w:r>
        <w:t xml:space="preserve"> [JS] found in Copitc. See the First Hour of Monday of Holy Week.</w:t>
      </w:r>
    </w:p>
  </w:footnote>
  <w:footnote w:id="394">
    <w:p w14:paraId="550199CE" w14:textId="322C0FE5" w:rsidR="00350773" w:rsidRDefault="00350773" w:rsidP="005B5466">
      <w:pPr>
        <w:pStyle w:val="footnote"/>
      </w:pPr>
      <w:r>
        <w:rPr>
          <w:rStyle w:val="FootnoteReference"/>
        </w:rPr>
        <w:footnoteRef/>
      </w:r>
      <w:r>
        <w:t xml:space="preserve"> [JS] or, “So be it! So be it!”</w:t>
      </w:r>
    </w:p>
  </w:footnote>
  <w:footnote w:id="395">
    <w:p w14:paraId="2E2191B6" w14:textId="77777777" w:rsidR="00350773" w:rsidRPr="004A3E27" w:rsidRDefault="0035077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DFBD38" w14:textId="77777777" w:rsidR="00350773" w:rsidRPr="004A3E27" w:rsidRDefault="0035077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50773" w:rsidRPr="004A3E27" w:rsidRDefault="00350773" w:rsidP="00BD5BBE">
      <w:pPr>
        <w:pStyle w:val="footnote"/>
      </w:pPr>
      <w:r w:rsidRPr="004A3E27">
        <w:tab/>
        <w:t>For them there are no pains;</w:t>
      </w:r>
    </w:p>
    <w:p w14:paraId="15E57D33" w14:textId="77777777" w:rsidR="00350773" w:rsidRPr="004A3E27" w:rsidRDefault="00350773" w:rsidP="00BD5BBE">
      <w:pPr>
        <w:pStyle w:val="footnote"/>
      </w:pPr>
      <w:r w:rsidRPr="004A3E27">
        <w:tab/>
        <w:t>fit and strong are their bodies.</w:t>
      </w:r>
    </w:p>
  </w:footnote>
  <w:footnote w:id="397">
    <w:p w14:paraId="2000D9CE" w14:textId="77777777" w:rsidR="00350773" w:rsidRPr="004A3E27" w:rsidRDefault="00350773" w:rsidP="00BD5BBE">
      <w:pPr>
        <w:pStyle w:val="footnote"/>
      </w:pPr>
      <w:r w:rsidRPr="004A3E27">
        <w:rPr>
          <w:rStyle w:val="FootnoteReference"/>
        </w:rPr>
        <w:footnoteRef/>
      </w:r>
      <w:r w:rsidRPr="004A3E27">
        <w:t xml:space="preserve"> The apparent success and prosperity of the godless is transitory and short-lived.</w:t>
      </w:r>
    </w:p>
  </w:footnote>
  <w:footnote w:id="398">
    <w:p w14:paraId="5BB08A3A" w14:textId="77777777" w:rsidR="00350773" w:rsidRPr="004A3E27" w:rsidRDefault="0035077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1EB3BD79" w14:textId="77777777" w:rsidR="00350773" w:rsidRPr="004A3E27" w:rsidRDefault="0035077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0787BBC" w14:textId="7DA1EC54" w:rsidR="00350773" w:rsidRPr="004A3E27" w:rsidRDefault="00350773"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592FBEA7" w14:textId="77777777" w:rsidR="00350773" w:rsidRPr="004A3E27" w:rsidRDefault="0035077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17B1E11D" w14:textId="77777777" w:rsidR="00350773" w:rsidRPr="004A3E27" w:rsidRDefault="0035077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1E15E436" w14:textId="77777777" w:rsidR="00350773" w:rsidRPr="004A3E27" w:rsidRDefault="0035077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52B2065B" w14:textId="28E7781C" w:rsidR="00350773" w:rsidRDefault="00350773" w:rsidP="004B0577">
      <w:pPr>
        <w:pStyle w:val="footnote"/>
      </w:pPr>
      <w:r>
        <w:rPr>
          <w:rStyle w:val="FootnoteReference"/>
        </w:rPr>
        <w:footnoteRef/>
      </w:r>
      <w:r>
        <w:t xml:space="preserve"> [JS] holy places, could refer to a place, or people, i.e. “among Your saints”.</w:t>
      </w:r>
    </w:p>
  </w:footnote>
  <w:footnote w:id="405">
    <w:p w14:paraId="3D3DC9BD" w14:textId="4BA8FE39" w:rsidR="00350773" w:rsidRDefault="00350773" w:rsidP="004B0577">
      <w:pPr>
        <w:pStyle w:val="footnote"/>
      </w:pPr>
      <w:r>
        <w:rPr>
          <w:rStyle w:val="FootnoteReference"/>
        </w:rPr>
        <w:footnoteRef/>
      </w:r>
      <w:r>
        <w:t xml:space="preserve"> [JS] or emblems.</w:t>
      </w:r>
    </w:p>
  </w:footnote>
  <w:footnote w:id="406">
    <w:p w14:paraId="48E0BAD1" w14:textId="77777777" w:rsidR="00350773" w:rsidRPr="004A3E27" w:rsidRDefault="00350773" w:rsidP="00BD5BBE">
      <w:pPr>
        <w:pStyle w:val="footnote"/>
      </w:pPr>
      <w:r w:rsidRPr="004A3E27">
        <w:rPr>
          <w:rStyle w:val="FootnoteReference"/>
        </w:rPr>
        <w:footnoteRef/>
      </w:r>
      <w:r w:rsidRPr="004A3E27">
        <w:t xml:space="preserve"> Signs and miracles of God’s presence, protection and deliverance.</w:t>
      </w:r>
    </w:p>
  </w:footnote>
  <w:footnote w:id="407">
    <w:p w14:paraId="706BBD8A" w14:textId="77777777" w:rsidR="00350773" w:rsidRPr="004A3E27" w:rsidRDefault="0035077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70533A43" w14:textId="77777777" w:rsidR="00350773" w:rsidRPr="004A3E27" w:rsidRDefault="0035077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78FF1B50" w14:textId="32D86D96" w:rsidR="00350773" w:rsidRPr="005B2E82" w:rsidRDefault="00350773">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451EBE5" w14:textId="284A8300" w:rsidR="00350773" w:rsidRDefault="00350773" w:rsidP="00E269C1">
      <w:pPr>
        <w:pStyle w:val="footnote"/>
      </w:pPr>
      <w:r>
        <w:rPr>
          <w:rStyle w:val="FootnoteReference"/>
        </w:rPr>
        <w:footnoteRef/>
      </w:r>
      <w:r>
        <w:t xml:space="preserve"> [JS] or “give thanks to You” or “thankfully confess you with praise”</w:t>
      </w:r>
    </w:p>
  </w:footnote>
  <w:footnote w:id="411">
    <w:p w14:paraId="13B7F9F8" w14:textId="32B2D2FD" w:rsidR="00350773" w:rsidRDefault="00350773" w:rsidP="00220BA1">
      <w:pPr>
        <w:pStyle w:val="footnote"/>
      </w:pPr>
      <w:r>
        <w:rPr>
          <w:rStyle w:val="FootnoteReference"/>
        </w:rPr>
        <w:footnoteRef/>
      </w:r>
      <w:r>
        <w:t xml:space="preserve"> [JS] literally “from egress nor from setting” (NETS). OSB has “from the sunrise nor the sunset.”</w:t>
      </w:r>
    </w:p>
  </w:footnote>
  <w:footnote w:id="412">
    <w:p w14:paraId="5A7D4EBB" w14:textId="6C2E1ACC" w:rsidR="00350773" w:rsidRDefault="00350773" w:rsidP="00220BA1">
      <w:pPr>
        <w:pStyle w:val="footnote"/>
      </w:pPr>
      <w:r>
        <w:rPr>
          <w:rStyle w:val="FootnoteReference"/>
        </w:rPr>
        <w:footnoteRef/>
      </w:r>
      <w:r>
        <w:t xml:space="preserve"> [JS] literally “horn”, here and below.</w:t>
      </w:r>
    </w:p>
  </w:footnote>
  <w:footnote w:id="413">
    <w:p w14:paraId="43EF022B" w14:textId="270DF778" w:rsidR="00350773" w:rsidRPr="004A3E27" w:rsidRDefault="0035077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4332FFC4" w14:textId="6C5875B6" w:rsidR="00350773" w:rsidRPr="004A3E27" w:rsidRDefault="00350773" w:rsidP="00BD5BBE">
      <w:pPr>
        <w:pStyle w:val="footnote"/>
      </w:pPr>
      <w:r w:rsidRPr="004A3E27">
        <w:rPr>
          <w:rStyle w:val="FootnoteReference"/>
        </w:rPr>
        <w:footnoteRef/>
      </w:r>
      <w:r w:rsidRPr="004A3E27">
        <w:t xml:space="preserve"> </w:t>
      </w:r>
      <w:r>
        <w:t>Cf</w:t>
      </w:r>
      <w:r w:rsidRPr="004A3E27">
        <w:t>. Ps. 45:10; Is. 2:4; 11:9; 65:25; Hos. 2:18; Zac. 9:10.</w:t>
      </w:r>
    </w:p>
  </w:footnote>
  <w:footnote w:id="415">
    <w:p w14:paraId="168ADB5F" w14:textId="77777777" w:rsidR="00350773" w:rsidRPr="004A3E27" w:rsidRDefault="00350773" w:rsidP="00BD5BBE">
      <w:pPr>
        <w:pStyle w:val="footnote"/>
      </w:pPr>
      <w:r w:rsidRPr="004A3E27">
        <w:rPr>
          <w:rStyle w:val="FootnoteReference"/>
        </w:rPr>
        <w:footnoteRef/>
      </w:r>
      <w:r w:rsidRPr="004A3E27">
        <w:t xml:space="preserve"> Sinai and Zion, Moses and Christ, the Law and the Gospel enlighten the earth.</w:t>
      </w:r>
    </w:p>
  </w:footnote>
  <w:footnote w:id="416">
    <w:p w14:paraId="680E84D4" w14:textId="51AC975C" w:rsidR="00350773" w:rsidRPr="004A3E27" w:rsidRDefault="0035077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100AB77F" w14:textId="77777777" w:rsidR="00350773" w:rsidRPr="004A3E27" w:rsidRDefault="0035077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9D36410" w14:textId="52AB6CF1" w:rsidR="00350773" w:rsidRDefault="0035077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2AEE0DC8" w14:textId="2C9926C9" w:rsidR="00350773" w:rsidRDefault="00350773" w:rsidP="0077116C">
      <w:pPr>
        <w:pStyle w:val="footnote"/>
      </w:pPr>
      <w:r>
        <w:rPr>
          <w:rStyle w:val="FootnoteReference"/>
        </w:rPr>
        <w:footnoteRef/>
      </w:r>
      <w:r>
        <w:t xml:space="preserve"> [JS] literally, “their voice”</w:t>
      </w:r>
    </w:p>
  </w:footnote>
  <w:footnote w:id="420">
    <w:p w14:paraId="691BE305" w14:textId="638D6FB9" w:rsidR="00350773" w:rsidRDefault="00350773" w:rsidP="0077116C">
      <w:pPr>
        <w:pStyle w:val="footnote"/>
      </w:pPr>
      <w:r>
        <w:rPr>
          <w:rStyle w:val="FootnoteReference"/>
        </w:rPr>
        <w:footnoteRef/>
      </w:r>
      <w:r>
        <w:t xml:space="preserve"> [JS] literally, “arrows”</w:t>
      </w:r>
    </w:p>
  </w:footnote>
  <w:footnote w:id="421">
    <w:p w14:paraId="02B0A65D" w14:textId="5AC6E269" w:rsidR="00350773" w:rsidRDefault="00350773" w:rsidP="0077116C">
      <w:pPr>
        <w:pStyle w:val="footnote"/>
      </w:pPr>
      <w:r>
        <w:rPr>
          <w:rStyle w:val="FootnoteReference"/>
        </w:rPr>
        <w:footnoteRef/>
      </w:r>
      <w:r>
        <w:t xml:space="preserve"> [JS] literally, “voice”</w:t>
      </w:r>
    </w:p>
  </w:footnote>
  <w:footnote w:id="422">
    <w:p w14:paraId="23F3A799" w14:textId="20EBC598" w:rsidR="00350773" w:rsidRDefault="00350773" w:rsidP="00E21183">
      <w:pPr>
        <w:pStyle w:val="footnote"/>
      </w:pPr>
      <w:r>
        <w:rPr>
          <w:rStyle w:val="FootnoteReference"/>
        </w:rPr>
        <w:footnoteRef/>
      </w:r>
      <w:r>
        <w:t xml:space="preserve"> [JS] [] found in Coptic, in the Vespers Gospel of the Third Sunday of Tobi.</w:t>
      </w:r>
    </w:p>
  </w:footnote>
  <w:footnote w:id="423">
    <w:p w14:paraId="062E4DFE" w14:textId="77777777" w:rsidR="00350773" w:rsidRDefault="0035077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50773" w:rsidRDefault="00350773" w:rsidP="00BD5BBE">
      <w:pPr>
        <w:pStyle w:val="footnote"/>
      </w:pPr>
      <w:r>
        <w:tab/>
        <w:t>‘I will speak My mind in parables,</w:t>
      </w:r>
    </w:p>
    <w:p w14:paraId="04636509" w14:textId="5081AB06" w:rsidR="00350773" w:rsidRDefault="00350773" w:rsidP="00BD5BBE">
      <w:pPr>
        <w:pStyle w:val="footnote"/>
      </w:pPr>
      <w:r>
        <w:tab/>
        <w:t>divulge secrets hidden since creation’ (cf. Rev. 3:14).</w:t>
      </w:r>
    </w:p>
  </w:footnote>
  <w:footnote w:id="424">
    <w:p w14:paraId="7427B3ED" w14:textId="77777777" w:rsidR="00350773" w:rsidRDefault="0035077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322E8B00" w14:textId="45C17DD9" w:rsidR="00350773" w:rsidRDefault="00350773" w:rsidP="00BD5BBE">
      <w:pPr>
        <w:pStyle w:val="footnote"/>
      </w:pPr>
      <w:r>
        <w:rPr>
          <w:rStyle w:val="FootnoteReference"/>
        </w:rPr>
        <w:footnoteRef/>
      </w:r>
      <w:r>
        <w:t xml:space="preserve"> Ephraim = Israel (cf. Hos. 7; Num. 14; 1 Sam. 4).</w:t>
      </w:r>
    </w:p>
  </w:footnote>
  <w:footnote w:id="426">
    <w:p w14:paraId="0E4A044E" w14:textId="4F6EBBCE" w:rsidR="00350773" w:rsidRDefault="00350773" w:rsidP="008A536F">
      <w:pPr>
        <w:pStyle w:val="footnote"/>
      </w:pPr>
      <w:r>
        <w:rPr>
          <w:rStyle w:val="FootnoteReference"/>
        </w:rPr>
        <w:footnoteRef/>
      </w:r>
      <w:r>
        <w:t xml:space="preserve"> [JS] literally, “a waterless land”</w:t>
      </w:r>
    </w:p>
  </w:footnote>
  <w:footnote w:id="427">
    <w:p w14:paraId="3B847EA8" w14:textId="49A093A4" w:rsidR="00350773" w:rsidRDefault="00350773" w:rsidP="00544441">
      <w:pPr>
        <w:pStyle w:val="footnote"/>
      </w:pPr>
      <w:r>
        <w:rPr>
          <w:rStyle w:val="FootnoteReference"/>
        </w:rPr>
        <w:footnoteRef/>
      </w:r>
      <w:r>
        <w:t xml:space="preserve"> [JS] Fr. Athanasius has “and the valleys flowed with water.” “wadis” is probably accurate.</w:t>
      </w:r>
    </w:p>
  </w:footnote>
  <w:footnote w:id="428">
    <w:p w14:paraId="3E975B3D" w14:textId="77777777" w:rsidR="00350773" w:rsidRDefault="00350773" w:rsidP="00BD5BBE">
      <w:pPr>
        <w:pStyle w:val="footnote"/>
      </w:pPr>
      <w:r>
        <w:rPr>
          <w:rStyle w:val="FootnoteReference"/>
        </w:rPr>
        <w:footnoteRef/>
      </w:r>
      <w:r>
        <w:t xml:space="preserve"> He deferred giving them the promised food and the Promised Land.</w:t>
      </w:r>
    </w:p>
  </w:footnote>
  <w:footnote w:id="429">
    <w:p w14:paraId="0FFCC018" w14:textId="5FB43138" w:rsidR="00350773" w:rsidRDefault="0035077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932D42F" w14:textId="0C4D29DA" w:rsidR="00350773" w:rsidRDefault="00350773" w:rsidP="00287CDE">
      <w:pPr>
        <w:pStyle w:val="footnote"/>
      </w:pPr>
      <w:r>
        <w:rPr>
          <w:rStyle w:val="FootnoteReference"/>
        </w:rPr>
        <w:footnoteRef/>
      </w:r>
      <w:r>
        <w:t xml:space="preserve"> [JS] Fr. Lazarus has “recovered from wine”</w:t>
      </w:r>
    </w:p>
  </w:footnote>
  <w:footnote w:id="431">
    <w:p w14:paraId="4F93FDA3" w14:textId="658833C3" w:rsidR="00350773" w:rsidRDefault="00350773"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7B76452E" w14:textId="635C6B00" w:rsidR="00350773" w:rsidRDefault="00350773" w:rsidP="00BD5BBE">
      <w:pPr>
        <w:pStyle w:val="footnote"/>
      </w:pPr>
      <w:r>
        <w:rPr>
          <w:rStyle w:val="FootnoteReference"/>
        </w:rPr>
        <w:footnoteRef/>
      </w:r>
      <w:r>
        <w:t xml:space="preserve"> sanctuary: </w:t>
      </w:r>
      <w:r w:rsidRPr="00636EF6">
        <w:rPr>
          <w:i/>
        </w:rPr>
        <w:t>lit</w:t>
      </w:r>
      <w:r>
        <w:t>. place. Cf. Psalm 131:5 and footnote there.</w:t>
      </w:r>
    </w:p>
  </w:footnote>
  <w:footnote w:id="433">
    <w:p w14:paraId="0348F64B" w14:textId="77777777" w:rsidR="00350773" w:rsidRDefault="00350773" w:rsidP="00BD5BBE">
      <w:pPr>
        <w:pStyle w:val="footnote"/>
      </w:pPr>
      <w:r>
        <w:rPr>
          <w:rStyle w:val="FootnoteReference"/>
        </w:rPr>
        <w:footnoteRef/>
      </w:r>
      <w:r>
        <w:t xml:space="preserve"> John 15.</w:t>
      </w:r>
    </w:p>
  </w:footnote>
  <w:footnote w:id="434">
    <w:p w14:paraId="211D4309" w14:textId="77777777" w:rsidR="00350773" w:rsidRDefault="00350773" w:rsidP="00BD5BBE">
      <w:pPr>
        <w:pStyle w:val="footnote"/>
      </w:pPr>
      <w:r>
        <w:rPr>
          <w:rStyle w:val="FootnoteReference"/>
        </w:rPr>
        <w:footnoteRef/>
      </w:r>
      <w:r>
        <w:t xml:space="preserve"> Joseph = Israel (Gen. 40:23; 48:15; Amos 6:6).</w:t>
      </w:r>
    </w:p>
  </w:footnote>
  <w:footnote w:id="435">
    <w:p w14:paraId="7AA1750E" w14:textId="77777777" w:rsidR="00350773" w:rsidRDefault="00350773" w:rsidP="00BD5BBE">
      <w:pPr>
        <w:pStyle w:val="footnote"/>
      </w:pPr>
      <w:r>
        <w:rPr>
          <w:rStyle w:val="FootnoteReference"/>
        </w:rPr>
        <w:footnoteRef/>
      </w:r>
      <w:r>
        <w:t xml:space="preserve"> 2 Sam. 6:2 (LXX).</w:t>
      </w:r>
    </w:p>
  </w:footnote>
  <w:footnote w:id="436">
    <w:p w14:paraId="4A2B3530" w14:textId="5B5CF4B9" w:rsidR="00350773" w:rsidRDefault="00350773" w:rsidP="006B0A9B">
      <w:pPr>
        <w:pStyle w:val="footnote"/>
      </w:pPr>
      <w:r>
        <w:rPr>
          <w:rStyle w:val="FootnoteReference"/>
        </w:rPr>
        <w:footnoteRef/>
      </w:r>
      <w:r>
        <w:t xml:space="preserve"> [JS] or “appear” or “reveal Yourself”</w:t>
      </w:r>
    </w:p>
  </w:footnote>
  <w:footnote w:id="437">
    <w:p w14:paraId="502F316B" w14:textId="0CF056C9" w:rsidR="00350773" w:rsidRDefault="00350773" w:rsidP="00542B9B">
      <w:pPr>
        <w:pStyle w:val="footnote"/>
      </w:pPr>
      <w:r>
        <w:rPr>
          <w:rStyle w:val="FootnoteReference"/>
        </w:rPr>
        <w:footnoteRef/>
      </w:r>
      <w:r>
        <w:t xml:space="preserve"> [JS] or “reveal Your face”.</w:t>
      </w:r>
    </w:p>
  </w:footnote>
  <w:footnote w:id="438">
    <w:p w14:paraId="7E586EB7" w14:textId="12BBDF20" w:rsidR="00350773" w:rsidRDefault="00350773"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1F148131" w14:textId="7C16470D" w:rsidR="00350773" w:rsidRDefault="0035077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70ACE5E0" w14:textId="77777777" w:rsidR="00350773" w:rsidRDefault="00350773" w:rsidP="00BD5BBE">
      <w:pPr>
        <w:pStyle w:val="footnote"/>
      </w:pPr>
      <w:r>
        <w:rPr>
          <w:rStyle w:val="FootnoteReference"/>
        </w:rPr>
        <w:footnoteRef/>
      </w:r>
      <w:r>
        <w:t xml:space="preserve"> ‘What tongue? The voice of God’ (St Athanasius).</w:t>
      </w:r>
    </w:p>
  </w:footnote>
  <w:footnote w:id="441">
    <w:p w14:paraId="33FBC19B" w14:textId="77777777" w:rsidR="00350773" w:rsidRDefault="00350773" w:rsidP="00BD5BBE">
      <w:pPr>
        <w:pStyle w:val="footnote"/>
      </w:pPr>
      <w:r>
        <w:rPr>
          <w:rStyle w:val="FootnoteReference"/>
        </w:rPr>
        <w:footnoteRef/>
      </w:r>
      <w:r>
        <w:t xml:space="preserve"> Exodus 9:23; 19:16.</w:t>
      </w:r>
    </w:p>
  </w:footnote>
  <w:footnote w:id="442">
    <w:p w14:paraId="5C3F1B44" w14:textId="608ECC60" w:rsidR="00350773" w:rsidRDefault="00350773" w:rsidP="00BD5BBE">
      <w:pPr>
        <w:pStyle w:val="footnote"/>
      </w:pPr>
      <w:r>
        <w:rPr>
          <w:rStyle w:val="FootnoteReference"/>
        </w:rPr>
        <w:footnoteRef/>
      </w:r>
      <w:r>
        <w:t xml:space="preserve"> ‘You have always been deaf to His voice, blind to the vision of Him’ (Jn. 5:37; cf. Deut. 18:16; Isaiah 48:18).</w:t>
      </w:r>
    </w:p>
  </w:footnote>
  <w:footnote w:id="443">
    <w:p w14:paraId="7C05F63D" w14:textId="2961204D" w:rsidR="00350773" w:rsidRDefault="0035077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0BC469A4" w14:textId="77777777" w:rsidR="00350773" w:rsidRDefault="00350773" w:rsidP="00BD5BBE">
      <w:pPr>
        <w:pStyle w:val="footnote"/>
      </w:pPr>
      <w:r>
        <w:rPr>
          <w:rStyle w:val="FootnoteReference"/>
        </w:rPr>
        <w:footnoteRef/>
      </w:r>
      <w:r>
        <w:t xml:space="preserve"> </w:t>
      </w:r>
      <w:r>
        <w:rPr>
          <w:i/>
        </w:rPr>
        <w:t>See the previous footnote</w:t>
      </w:r>
      <w:r>
        <w:t>.</w:t>
      </w:r>
    </w:p>
  </w:footnote>
  <w:footnote w:id="445">
    <w:p w14:paraId="09156637" w14:textId="44D0701B" w:rsidR="00350773" w:rsidRDefault="00350773" w:rsidP="00BD5BBE">
      <w:pPr>
        <w:pStyle w:val="footnote"/>
      </w:pPr>
      <w:r>
        <w:rPr>
          <w:rStyle w:val="FootnoteReference"/>
        </w:rPr>
        <w:footnoteRef/>
      </w:r>
      <w:r>
        <w:t xml:space="preserve"> Cf. Isaiah 36:6; 2 Chron. 32:8; 1 Tim. 6:17; Ps. 74:4; Gal. 2:9; 1 Sam. 2:8.</w:t>
      </w:r>
    </w:p>
  </w:footnote>
  <w:footnote w:id="446">
    <w:p w14:paraId="14FEF0D9" w14:textId="77777777" w:rsidR="00350773" w:rsidRDefault="00350773" w:rsidP="00BD5BBE">
      <w:pPr>
        <w:pStyle w:val="footnote"/>
      </w:pPr>
      <w:r>
        <w:rPr>
          <w:rStyle w:val="FootnoteReference"/>
        </w:rPr>
        <w:footnoteRef/>
      </w:r>
      <w:r>
        <w:t xml:space="preserve"> John 10:34-36.</w:t>
      </w:r>
    </w:p>
  </w:footnote>
  <w:footnote w:id="447">
    <w:p w14:paraId="136A7666" w14:textId="77777777" w:rsidR="00350773" w:rsidRDefault="00350773" w:rsidP="00BD5BBE">
      <w:pPr>
        <w:pStyle w:val="footnote"/>
      </w:pPr>
      <w:r>
        <w:rPr>
          <w:rStyle w:val="FootnoteReference"/>
        </w:rPr>
        <w:footnoteRef/>
      </w:r>
      <w:r>
        <w:t xml:space="preserve"> This prayer is already answered (John 3:18; 9:39; 12:31; Acts 17:31).</w:t>
      </w:r>
    </w:p>
  </w:footnote>
  <w:footnote w:id="448">
    <w:p w14:paraId="764CD80E" w14:textId="77777777" w:rsidR="00350773" w:rsidRDefault="00350773" w:rsidP="00BD5BBE">
      <w:pPr>
        <w:pStyle w:val="footnote"/>
      </w:pPr>
      <w:r>
        <w:rPr>
          <w:rStyle w:val="FootnoteReference"/>
        </w:rPr>
        <w:footnoteRef/>
      </w:r>
      <w:r>
        <w:t xml:space="preserve"> </w:t>
      </w:r>
      <w:r w:rsidRPr="003111C9">
        <w:rPr>
          <w:i/>
        </w:rPr>
        <w:t>Lit</w:t>
      </w:r>
      <w:r>
        <w:t>. ‘How beloved are Your dwellings.’</w:t>
      </w:r>
    </w:p>
  </w:footnote>
  <w:footnote w:id="449">
    <w:p w14:paraId="7D098958" w14:textId="77777777" w:rsidR="00350773" w:rsidRDefault="00350773" w:rsidP="00BD5BBE">
      <w:pPr>
        <w:pStyle w:val="footnote"/>
      </w:pPr>
      <w:r>
        <w:rPr>
          <w:rStyle w:val="FootnoteReference"/>
        </w:rPr>
        <w:footnoteRef/>
      </w:r>
      <w:r>
        <w:t xml:space="preserve"> Man has made a mess of the earth (Gen. 3; Isaiah 24:4-6 etc.)</w:t>
      </w:r>
    </w:p>
  </w:footnote>
  <w:footnote w:id="450">
    <w:p w14:paraId="65885EA4" w14:textId="7CFB9AA8" w:rsidR="00350773" w:rsidRDefault="00350773" w:rsidP="00C7094F">
      <w:pPr>
        <w:pStyle w:val="footnote"/>
      </w:pPr>
      <w:r>
        <w:rPr>
          <w:rStyle w:val="FootnoteReference"/>
        </w:rPr>
        <w:footnoteRef/>
      </w:r>
      <w:r>
        <w:t xml:space="preserve"> [JS] or “anointed”</w:t>
      </w:r>
    </w:p>
  </w:footnote>
  <w:footnote w:id="451">
    <w:p w14:paraId="71E6E356" w14:textId="3B6C4C62" w:rsidR="00350773" w:rsidRDefault="00350773" w:rsidP="00BD5BBE">
      <w:pPr>
        <w:pStyle w:val="footnote"/>
      </w:pPr>
      <w:r>
        <w:rPr>
          <w:rStyle w:val="FootnoteReference"/>
        </w:rPr>
        <w:footnoteRef/>
      </w:r>
      <w:r>
        <w:t xml:space="preserve"> Cf. Lk. 13:25; Mk. 4:11; Col. 4:5; Rev. 22:15.</w:t>
      </w:r>
    </w:p>
  </w:footnote>
  <w:footnote w:id="452">
    <w:p w14:paraId="39C94F4B" w14:textId="0B87A78E" w:rsidR="00350773" w:rsidRDefault="00350773" w:rsidP="006B0A9B">
      <w:pPr>
        <w:pStyle w:val="footnote"/>
      </w:pPr>
      <w:r>
        <w:rPr>
          <w:rStyle w:val="FootnoteReference"/>
        </w:rPr>
        <w:footnoteRef/>
      </w:r>
      <w:r>
        <w:t xml:space="preserve"> [JS] or “transgressions”</w:t>
      </w:r>
    </w:p>
  </w:footnote>
  <w:footnote w:id="453">
    <w:p w14:paraId="41AC4983" w14:textId="77777777" w:rsidR="00350773" w:rsidRDefault="00350773" w:rsidP="00BD5BBE">
      <w:pPr>
        <w:pStyle w:val="footnote"/>
      </w:pPr>
      <w:r>
        <w:rPr>
          <w:rStyle w:val="FootnoteReference"/>
        </w:rPr>
        <w:footnoteRef/>
      </w:r>
      <w:r>
        <w:t xml:space="preserve"> God is love. Love covers all sins (see 1 Jn. 4:16; 1 Pet. 4:8; Prov. 10:12; Jas. 5:20; Lk. 7:47).</w:t>
      </w:r>
    </w:p>
  </w:footnote>
  <w:footnote w:id="454">
    <w:p w14:paraId="3B0173D6" w14:textId="15DA3620" w:rsidR="00350773" w:rsidRDefault="00350773" w:rsidP="009745F6">
      <w:pPr>
        <w:pStyle w:val="footnote"/>
      </w:pPr>
      <w:r>
        <w:rPr>
          <w:rStyle w:val="FootnoteReference"/>
        </w:rPr>
        <w:footnoteRef/>
      </w:r>
      <w:r>
        <w:t xml:space="preserve"> [JS] Fr. Lazarus has, “convert us”</w:t>
      </w:r>
    </w:p>
  </w:footnote>
  <w:footnote w:id="455">
    <w:p w14:paraId="5359A239" w14:textId="2D06041F" w:rsidR="00350773" w:rsidRDefault="00350773" w:rsidP="009745F6">
      <w:pPr>
        <w:pStyle w:val="footnote"/>
      </w:pPr>
      <w:r>
        <w:rPr>
          <w:rStyle w:val="FootnoteReference"/>
        </w:rPr>
        <w:footnoteRef/>
      </w:r>
      <w:r>
        <w:t xml:space="preserve"> [JS] or “sprouted”</w:t>
      </w:r>
    </w:p>
  </w:footnote>
  <w:footnote w:id="456">
    <w:p w14:paraId="098CF664" w14:textId="4B2C526D" w:rsidR="00350773" w:rsidRDefault="00350773" w:rsidP="00BD5BBE">
      <w:pPr>
        <w:pStyle w:val="footnote"/>
      </w:pPr>
      <w:r>
        <w:rPr>
          <w:rStyle w:val="FootnoteReference"/>
        </w:rPr>
        <w:footnoteRef/>
      </w:r>
      <w:r>
        <w:t xml:space="preserve"> holy: cf. 1 Cor. 3:16,17; 6:15-19; Heb. 3:1; 12:10; 1 Pet. 1:15,16; 2 Pet. 1-4.</w:t>
      </w:r>
    </w:p>
  </w:footnote>
  <w:footnote w:id="457">
    <w:p w14:paraId="7FD51EF5" w14:textId="77777777" w:rsidR="00350773" w:rsidRDefault="00350773" w:rsidP="00BD5BBE">
      <w:pPr>
        <w:pStyle w:val="footnote"/>
      </w:pPr>
      <w:r>
        <w:rPr>
          <w:rStyle w:val="FootnoteReference"/>
        </w:rPr>
        <w:footnoteRef/>
      </w:r>
      <w:r>
        <w:t xml:space="preserve"> Powers of the soul are will, desire, intellect, understanding, memory, imagination.</w:t>
      </w:r>
    </w:p>
  </w:footnote>
  <w:footnote w:id="458">
    <w:p w14:paraId="5045F193" w14:textId="6C847ECE" w:rsidR="00350773" w:rsidRDefault="00350773" w:rsidP="00751701">
      <w:pPr>
        <w:pStyle w:val="footnote"/>
      </w:pPr>
      <w:r>
        <w:rPr>
          <w:rStyle w:val="FootnoteReference"/>
        </w:rPr>
        <w:footnoteRef/>
      </w:r>
      <w:r>
        <w:t xml:space="preserve"> [JS] literally, “voice”</w:t>
      </w:r>
    </w:p>
  </w:footnote>
  <w:footnote w:id="459">
    <w:p w14:paraId="3DAD2C70" w14:textId="080A36FD" w:rsidR="00350773" w:rsidRDefault="00350773" w:rsidP="00C32C04">
      <w:pPr>
        <w:pStyle w:val="footnote"/>
      </w:pPr>
      <w:r>
        <w:rPr>
          <w:rStyle w:val="FootnoteReference"/>
        </w:rPr>
        <w:footnoteRef/>
      </w:r>
      <w:r>
        <w:t xml:space="preserve"> [JS] Literally, “do obeisance”, i.e. physically bow down</w:t>
      </w:r>
    </w:p>
  </w:footnote>
  <w:footnote w:id="460">
    <w:p w14:paraId="2E11ABE5" w14:textId="77777777" w:rsidR="00350773" w:rsidRDefault="00350773" w:rsidP="00BD5BBE">
      <w:pPr>
        <w:pStyle w:val="footnote"/>
      </w:pPr>
      <w:r>
        <w:rPr>
          <w:rStyle w:val="FootnoteReference"/>
        </w:rPr>
        <w:footnoteRef/>
      </w:r>
      <w:r>
        <w:t xml:space="preserve"> ‘The song of the Lamb.’ (Rev. 15:3-5; John 12:32).</w:t>
      </w:r>
    </w:p>
  </w:footnote>
  <w:footnote w:id="461">
    <w:p w14:paraId="7112E84B" w14:textId="2D3BBD84" w:rsidR="00350773" w:rsidRDefault="00350773" w:rsidP="00C32C04">
      <w:pPr>
        <w:pStyle w:val="footnote"/>
      </w:pPr>
      <w:r>
        <w:rPr>
          <w:rStyle w:val="FootnoteReference"/>
        </w:rPr>
        <w:footnoteRef/>
      </w:r>
      <w:r>
        <w:t xml:space="preserve"> [JS] Or “I will give thanks to You,” or “I will thankfully confess You with praise”</w:t>
      </w:r>
    </w:p>
  </w:footnote>
  <w:footnote w:id="462">
    <w:p w14:paraId="108052F0" w14:textId="2ED40FDD" w:rsidR="00350773" w:rsidRDefault="00350773" w:rsidP="00C32C04">
      <w:pPr>
        <w:pStyle w:val="footnote"/>
      </w:pPr>
      <w:r>
        <w:rPr>
          <w:rStyle w:val="FootnoteReference"/>
        </w:rPr>
        <w:footnoteRef/>
      </w:r>
      <w:r>
        <w:t xml:space="preserve"> [JS] or “lawless”</w:t>
      </w:r>
    </w:p>
  </w:footnote>
  <w:footnote w:id="463">
    <w:p w14:paraId="76D459DC" w14:textId="1D5E39F2" w:rsidR="00350773" w:rsidRDefault="00350773" w:rsidP="004A5192">
      <w:pPr>
        <w:pStyle w:val="footnote"/>
      </w:pPr>
      <w:r>
        <w:rPr>
          <w:rStyle w:val="FootnoteReference"/>
        </w:rPr>
        <w:footnoteRef/>
      </w:r>
      <w:r>
        <w:t xml:space="preserve"> [JS] Or, “band”, “gathering”, or “synagogue”</w:t>
      </w:r>
    </w:p>
  </w:footnote>
  <w:footnote w:id="464">
    <w:p w14:paraId="664DD95E" w14:textId="08E445BA" w:rsidR="00350773" w:rsidRDefault="00350773" w:rsidP="004A5192">
      <w:pPr>
        <w:pStyle w:val="footnote"/>
      </w:pPr>
      <w:r>
        <w:rPr>
          <w:rStyle w:val="FootnoteReference"/>
        </w:rPr>
        <w:footnoteRef/>
      </w:r>
      <w:r>
        <w:t xml:space="preserve"> [JS] or “pitful”, or “full of pity”, but that has a different connotation in English today.</w:t>
      </w:r>
    </w:p>
  </w:footnote>
  <w:footnote w:id="465">
    <w:p w14:paraId="76FC32A6" w14:textId="12211DCE" w:rsidR="00350773" w:rsidRDefault="00350773"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44300EEE" w14:textId="77777777" w:rsidR="00350773" w:rsidRDefault="0035077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585E74D4" w14:textId="33BA106A" w:rsidR="00350773" w:rsidRDefault="00350773" w:rsidP="00ED7AD3">
      <w:pPr>
        <w:pStyle w:val="footnote"/>
      </w:pPr>
      <w:r>
        <w:rPr>
          <w:rStyle w:val="FootnoteReference"/>
        </w:rPr>
        <w:footnoteRef/>
      </w:r>
      <w:r>
        <w:t xml:space="preserve"> [JS] or “Mother Zion will say,”</w:t>
      </w:r>
    </w:p>
  </w:footnote>
  <w:footnote w:id="468">
    <w:p w14:paraId="2178F99A" w14:textId="083F0AD6" w:rsidR="00350773" w:rsidRDefault="00350773" w:rsidP="00ED7AD3">
      <w:pPr>
        <w:pStyle w:val="footnote"/>
      </w:pPr>
      <w:r>
        <w:rPr>
          <w:rStyle w:val="FootnoteReference"/>
        </w:rPr>
        <w:footnoteRef/>
      </w:r>
      <w:r>
        <w:t xml:space="preserve"> [JS] Coptic has, “that a man and a man dwelt in her”</w:t>
      </w:r>
    </w:p>
  </w:footnote>
  <w:footnote w:id="469">
    <w:p w14:paraId="00496924" w14:textId="19753A18" w:rsidR="00350773" w:rsidRDefault="00350773" w:rsidP="00641372">
      <w:pPr>
        <w:pStyle w:val="footnote"/>
      </w:pPr>
      <w:r>
        <w:rPr>
          <w:rStyle w:val="FootnoteReference"/>
        </w:rPr>
        <w:footnoteRef/>
      </w:r>
      <w:r>
        <w:t xml:space="preserve"> [JS] Coptic has, “established her forever”</w:t>
      </w:r>
    </w:p>
  </w:footnote>
  <w:footnote w:id="470">
    <w:p w14:paraId="02B9876C" w14:textId="07273293" w:rsidR="00350773" w:rsidRDefault="0035077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A0707A1" w14:textId="1AC8DF0B" w:rsidR="00350773" w:rsidRDefault="00350773" w:rsidP="004E2A9B">
      <w:pPr>
        <w:pStyle w:val="footnote"/>
      </w:pPr>
      <w:r>
        <w:rPr>
          <w:rStyle w:val="FootnoteReference"/>
        </w:rPr>
        <w:footnoteRef/>
      </w:r>
      <w:r>
        <w:t xml:space="preserve"> [JS] or, “corpses”</w:t>
      </w:r>
    </w:p>
  </w:footnote>
  <w:footnote w:id="472">
    <w:p w14:paraId="228CEE3D" w14:textId="77777777" w:rsidR="00350773" w:rsidRDefault="0035077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462F1208" w14:textId="4D992D60" w:rsidR="00350773" w:rsidRDefault="00350773" w:rsidP="004E2A9B">
      <w:pPr>
        <w:pStyle w:val="footnote"/>
      </w:pPr>
      <w:r>
        <w:rPr>
          <w:rStyle w:val="FootnoteReference"/>
        </w:rPr>
        <w:footnoteRef/>
      </w:r>
      <w:r>
        <w:t xml:space="preserve"> [JS] or “billows”</w:t>
      </w:r>
    </w:p>
  </w:footnote>
  <w:footnote w:id="474">
    <w:p w14:paraId="5ACFD856" w14:textId="14632015" w:rsidR="00350773" w:rsidRDefault="00350773" w:rsidP="00FF46D1">
      <w:pPr>
        <w:pStyle w:val="footnote"/>
      </w:pPr>
      <w:r>
        <w:rPr>
          <w:rStyle w:val="FootnoteReference"/>
        </w:rPr>
        <w:footnoteRef/>
      </w:r>
      <w:r>
        <w:t xml:space="preserve"> [JS] “they” refers to “the dead”, not to “physicians”</w:t>
      </w:r>
    </w:p>
  </w:footnote>
  <w:footnote w:id="475">
    <w:p w14:paraId="0E2F399B" w14:textId="26144FDB" w:rsidR="00350773" w:rsidRDefault="00350773" w:rsidP="00F06A9C">
      <w:pPr>
        <w:pStyle w:val="footnote"/>
      </w:pPr>
      <w:r>
        <w:rPr>
          <w:rStyle w:val="FootnoteReference"/>
        </w:rPr>
        <w:footnoteRef/>
      </w:r>
      <w:r>
        <w:t xml:space="preserve"> [JS] or “acknowledge You,” or “praise You,” or “thankfully confess You with praise”</w:t>
      </w:r>
    </w:p>
  </w:footnote>
  <w:footnote w:id="476">
    <w:p w14:paraId="73BB560B" w14:textId="3F96747B" w:rsidR="00350773" w:rsidRDefault="00350773" w:rsidP="00FF46D1">
      <w:pPr>
        <w:pStyle w:val="footnote"/>
      </w:pPr>
      <w:r>
        <w:rPr>
          <w:rStyle w:val="FootnoteReference"/>
        </w:rPr>
        <w:footnoteRef/>
      </w:r>
      <w:r>
        <w:t xml:space="preserve"> [JS] Fr. Lazarus has “the land of oblivion”. Being forgotten by God means death, being remembered by God means life.</w:t>
      </w:r>
    </w:p>
  </w:footnote>
  <w:footnote w:id="477">
    <w:p w14:paraId="139C4FE4" w14:textId="05D71ED0" w:rsidR="00350773" w:rsidRDefault="00350773" w:rsidP="00BD5BBE">
      <w:pPr>
        <w:pStyle w:val="footnote"/>
      </w:pPr>
      <w:r>
        <w:rPr>
          <w:rStyle w:val="FootnoteReference"/>
        </w:rPr>
        <w:footnoteRef/>
      </w:r>
      <w:r>
        <w:t xml:space="preserve"> ‘No eye has seen, no ear has heard... what God has planned for His lovers’ (1 Cor. 2:9).</w:t>
      </w:r>
    </w:p>
  </w:footnote>
  <w:footnote w:id="478">
    <w:p w14:paraId="6EB18B02" w14:textId="77777777" w:rsidR="00350773" w:rsidRDefault="00350773" w:rsidP="00BD5BBE">
      <w:pPr>
        <w:pStyle w:val="footnote"/>
      </w:pPr>
      <w:r>
        <w:rPr>
          <w:rStyle w:val="FootnoteReference"/>
        </w:rPr>
        <w:footnoteRef/>
      </w:r>
      <w:r>
        <w:t xml:space="preserve"> ‘God’s mercy is the salvation and grace granted by Christ’ (St. Athanasius).</w:t>
      </w:r>
    </w:p>
  </w:footnote>
  <w:footnote w:id="479">
    <w:p w14:paraId="2C2EB9DF" w14:textId="77777777" w:rsidR="00350773" w:rsidRDefault="0035077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0AA4687D" w14:textId="4D39510D" w:rsidR="00350773" w:rsidRDefault="00350773" w:rsidP="006D6CF8">
      <w:pPr>
        <w:pStyle w:val="footnote"/>
      </w:pPr>
      <w:r>
        <w:rPr>
          <w:rStyle w:val="FootnoteReference"/>
        </w:rPr>
        <w:footnoteRef/>
      </w:r>
      <w:r>
        <w:t xml:space="preserve"> [JS] Fr. Lazarus has, “for an eternal reign”</w:t>
      </w:r>
    </w:p>
  </w:footnote>
  <w:footnote w:id="481">
    <w:p w14:paraId="71813680" w14:textId="7D3BCF59" w:rsidR="00350773" w:rsidRDefault="00350773" w:rsidP="006D6CF8">
      <w:pPr>
        <w:pStyle w:val="footnote"/>
      </w:pPr>
      <w:r>
        <w:rPr>
          <w:rStyle w:val="FootnoteReference"/>
        </w:rPr>
        <w:footnoteRef/>
      </w:r>
      <w:r>
        <w:t xml:space="preserve"> [JS] Fr. Lazarus has, “for all generations.”</w:t>
      </w:r>
    </w:p>
  </w:footnote>
  <w:footnote w:id="482">
    <w:p w14:paraId="3E8CA221" w14:textId="7ED1052D" w:rsidR="00350773" w:rsidRDefault="00350773"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033CDC5C" w14:textId="2A3450CF" w:rsidR="00350773" w:rsidRDefault="00350773" w:rsidP="006D6CF8">
      <w:pPr>
        <w:pStyle w:val="footnote"/>
      </w:pPr>
      <w:r>
        <w:rPr>
          <w:rStyle w:val="FootnoteReference"/>
        </w:rPr>
        <w:footnoteRef/>
      </w:r>
      <w:r>
        <w:t xml:space="preserve"> [JS] literally, “an assembly of holy ones”</w:t>
      </w:r>
    </w:p>
  </w:footnote>
  <w:footnote w:id="484">
    <w:p w14:paraId="2A65B69B" w14:textId="51CE4DFD" w:rsidR="00350773" w:rsidRDefault="00350773" w:rsidP="003C363D">
      <w:pPr>
        <w:pStyle w:val="footnote"/>
      </w:pPr>
      <w:r>
        <w:rPr>
          <w:rStyle w:val="FootnoteReference"/>
        </w:rPr>
        <w:footnoteRef/>
      </w:r>
      <w:r>
        <w:t xml:space="preserve"> [</w:t>
      </w:r>
      <w:r w:rsidRPr="003C363D">
        <w:t>JS] Fr. Athanasius and Fr. Lazarus have, “above”</w:t>
      </w:r>
    </w:p>
  </w:footnote>
  <w:footnote w:id="485">
    <w:p w14:paraId="6F2C2B7E" w14:textId="7E83EAF6" w:rsidR="00350773" w:rsidRDefault="00350773" w:rsidP="00CC373E">
      <w:pPr>
        <w:pStyle w:val="footnote"/>
      </w:pPr>
      <w:r>
        <w:rPr>
          <w:rStyle w:val="FootnoteReference"/>
        </w:rPr>
        <w:footnoteRef/>
      </w:r>
      <w:r>
        <w:t xml:space="preserve"> [JS] OSB inserts “wind” here.</w:t>
      </w:r>
    </w:p>
  </w:footnote>
  <w:footnote w:id="486">
    <w:p w14:paraId="179D7A74" w14:textId="04A38D47" w:rsidR="00350773" w:rsidRDefault="0035077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1EEEE9FB" w14:textId="52125690" w:rsidR="00350773" w:rsidRDefault="00350773" w:rsidP="001626CD">
      <w:pPr>
        <w:pStyle w:val="footnote"/>
      </w:pPr>
      <w:r>
        <w:rPr>
          <w:rStyle w:val="FootnoteReference"/>
        </w:rPr>
        <w:footnoteRef/>
      </w:r>
      <w:r>
        <w:t xml:space="preserve"> [JS] Fr. Lazarus has, “will pave the way for Your presence”</w:t>
      </w:r>
    </w:p>
  </w:footnote>
  <w:footnote w:id="488">
    <w:p w14:paraId="6DF491B9" w14:textId="2435757B" w:rsidR="00350773" w:rsidRDefault="00350773" w:rsidP="001626CD">
      <w:pPr>
        <w:pStyle w:val="footnote"/>
      </w:pPr>
      <w:r>
        <w:rPr>
          <w:rStyle w:val="FootnoteReference"/>
        </w:rPr>
        <w:footnoteRef/>
      </w:r>
      <w:r>
        <w:t xml:space="preserve"> [JS] or “face”</w:t>
      </w:r>
    </w:p>
  </w:footnote>
  <w:footnote w:id="489">
    <w:p w14:paraId="1815409B" w14:textId="50184218" w:rsidR="00350773" w:rsidRDefault="00350773" w:rsidP="00B5373A">
      <w:pPr>
        <w:pStyle w:val="footnote"/>
      </w:pPr>
      <w:r>
        <w:rPr>
          <w:rStyle w:val="FootnoteReference"/>
        </w:rPr>
        <w:footnoteRef/>
      </w:r>
      <w:r>
        <w:t xml:space="preserve"> [JS] Fr. Lazrus has “we are raised to power”</w:t>
      </w:r>
    </w:p>
  </w:footnote>
  <w:footnote w:id="490">
    <w:p w14:paraId="0F6F70D6" w14:textId="1994D705" w:rsidR="00350773" w:rsidRDefault="00350773" w:rsidP="00BD5BBE">
      <w:pPr>
        <w:pStyle w:val="footnote"/>
      </w:pPr>
      <w:r>
        <w:rPr>
          <w:rStyle w:val="FootnoteReference"/>
        </w:rPr>
        <w:footnoteRef/>
      </w:r>
      <w:r>
        <w:t xml:space="preserve"> Cf. 2 Samuel 7:4-17; 1 Chron. 17:3-14.</w:t>
      </w:r>
    </w:p>
  </w:footnote>
  <w:footnote w:id="491">
    <w:p w14:paraId="4FF1211C" w14:textId="57A861DB" w:rsidR="00350773" w:rsidRDefault="00350773" w:rsidP="00962B09">
      <w:pPr>
        <w:pStyle w:val="footnote"/>
      </w:pPr>
      <w:r>
        <w:rPr>
          <w:rStyle w:val="FootnoteReference"/>
        </w:rPr>
        <w:footnoteRef/>
      </w:r>
      <w:r>
        <w:t xml:space="preserve"> [JS] or “lawlessness,” or “transgression</w:t>
      </w:r>
    </w:p>
  </w:footnote>
  <w:footnote w:id="492">
    <w:p w14:paraId="192FE4A3" w14:textId="102CEBCC" w:rsidR="00350773" w:rsidRDefault="00350773" w:rsidP="00D72FDC">
      <w:pPr>
        <w:pStyle w:val="footnote"/>
      </w:pPr>
      <w:r>
        <w:rPr>
          <w:rStyle w:val="FootnoteReference"/>
        </w:rPr>
        <w:footnoteRef/>
      </w:r>
      <w:r>
        <w:t xml:space="preserve"> [JS] Coptic has “faithfulness”. See Matins of Mesori 3</w:t>
      </w:r>
    </w:p>
  </w:footnote>
  <w:footnote w:id="493">
    <w:p w14:paraId="5008AA97" w14:textId="7C635360" w:rsidR="00350773" w:rsidRDefault="00350773" w:rsidP="00B5373A">
      <w:pPr>
        <w:pStyle w:val="footnote"/>
      </w:pPr>
      <w:r>
        <w:rPr>
          <w:rStyle w:val="FootnoteReference"/>
        </w:rPr>
        <w:footnoteRef/>
      </w:r>
      <w:r>
        <w:t xml:space="preserve"> [JS] literally, “his horn will be exalted”</w:t>
      </w:r>
    </w:p>
  </w:footnote>
  <w:footnote w:id="494">
    <w:p w14:paraId="2D768480" w14:textId="725D7BB3" w:rsidR="00350773" w:rsidRDefault="00350773" w:rsidP="00B5373A">
      <w:pPr>
        <w:pStyle w:val="footnote"/>
      </w:pPr>
      <w:r>
        <w:rPr>
          <w:rStyle w:val="FootnoteReference"/>
        </w:rPr>
        <w:footnoteRef/>
      </w:r>
      <w:r>
        <w:t xml:space="preserve"> [JS] Fr. Lazarus has, “I will extend his power over the sea”</w:t>
      </w:r>
    </w:p>
  </w:footnote>
  <w:footnote w:id="495">
    <w:p w14:paraId="41487A2A" w14:textId="014FBA23" w:rsidR="00350773" w:rsidRDefault="00350773"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73031B5F" w14:textId="4F21879A" w:rsidR="00350773" w:rsidRDefault="00350773" w:rsidP="00962B09">
      <w:pPr>
        <w:pStyle w:val="footnote"/>
      </w:pPr>
      <w:r>
        <w:rPr>
          <w:rStyle w:val="FootnoteReference"/>
        </w:rPr>
        <w:footnoteRef/>
      </w:r>
      <w:r>
        <w:t xml:space="preserve"> [JS] Fr. Lazarus renders this, “dynasty”</w:t>
      </w:r>
    </w:p>
  </w:footnote>
  <w:footnote w:id="497">
    <w:p w14:paraId="11323AA1" w14:textId="77777777" w:rsidR="00350773" w:rsidRDefault="0035077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1FBA801A" w14:textId="38FE3F54" w:rsidR="00350773" w:rsidRDefault="00350773" w:rsidP="00B5373A">
      <w:pPr>
        <w:pStyle w:val="footnote"/>
      </w:pPr>
      <w:r>
        <w:rPr>
          <w:rStyle w:val="FootnoteReference"/>
        </w:rPr>
        <w:footnoteRef/>
      </w:r>
      <w:r>
        <w:t xml:space="preserve"> [JS] or “in my holy place”</w:t>
      </w:r>
    </w:p>
  </w:footnote>
  <w:footnote w:id="499">
    <w:p w14:paraId="4C1D0FC5" w14:textId="77777777" w:rsidR="00350773" w:rsidRDefault="00350773" w:rsidP="00C544D6">
      <w:pPr>
        <w:pStyle w:val="footnote"/>
      </w:pPr>
      <w:r>
        <w:rPr>
          <w:rStyle w:val="FootnoteReference"/>
        </w:rPr>
        <w:footnoteRef/>
      </w:r>
      <w:r>
        <w:t xml:space="preserve"> Rev. 1:5; 3:14.</w:t>
      </w:r>
    </w:p>
  </w:footnote>
  <w:footnote w:id="500">
    <w:p w14:paraId="0B7D22CC" w14:textId="391FD3DE" w:rsidR="00350773" w:rsidRDefault="00350773" w:rsidP="00B5373A">
      <w:pPr>
        <w:pStyle w:val="footnote"/>
      </w:pPr>
      <w:r>
        <w:rPr>
          <w:rStyle w:val="FootnoteReference"/>
        </w:rPr>
        <w:footnoteRef/>
      </w:r>
      <w:r>
        <w:t xml:space="preserve"> [JS] “anointed”</w:t>
      </w:r>
    </w:p>
  </w:footnote>
  <w:footnote w:id="501">
    <w:p w14:paraId="2C6B21AE" w14:textId="0FBCD630" w:rsidR="00350773" w:rsidRDefault="0035077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5FCDABAE" w14:textId="06014163" w:rsidR="00350773" w:rsidRDefault="00350773" w:rsidP="00B5373A">
      <w:pPr>
        <w:pStyle w:val="footnote"/>
      </w:pPr>
      <w:r>
        <w:rPr>
          <w:rStyle w:val="FootnoteReference"/>
        </w:rPr>
        <w:footnoteRef/>
      </w:r>
      <w:r>
        <w:t xml:space="preserve"> [JS] “So be it! So be it!” or “May it be! May it be!”</w:t>
      </w:r>
    </w:p>
  </w:footnote>
  <w:footnote w:id="503">
    <w:p w14:paraId="33FEA89E" w14:textId="6A510F2C" w:rsidR="00350773" w:rsidRDefault="00350773" w:rsidP="006236CC">
      <w:pPr>
        <w:pStyle w:val="footnote"/>
      </w:pPr>
      <w:r>
        <w:rPr>
          <w:rStyle w:val="FootnoteReference"/>
        </w:rPr>
        <w:footnoteRef/>
      </w:r>
      <w:r>
        <w:t xml:space="preserve"> [JS] or “expired”</w:t>
      </w:r>
    </w:p>
  </w:footnote>
  <w:footnote w:id="504">
    <w:p w14:paraId="11F2D9AD" w14:textId="77777777" w:rsidR="00350773" w:rsidRDefault="0035077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7DBCCA76" w14:textId="0938027F" w:rsidR="00350773" w:rsidRDefault="00350773" w:rsidP="00DB082B">
      <w:pPr>
        <w:pStyle w:val="footnote"/>
      </w:pPr>
      <w:r>
        <w:rPr>
          <w:rStyle w:val="FootnoteReference"/>
        </w:rPr>
        <w:footnoteRef/>
      </w:r>
      <w:r>
        <w:t xml:space="preserve"> [JS] or “chastened”</w:t>
      </w:r>
    </w:p>
  </w:footnote>
  <w:footnote w:id="506">
    <w:p w14:paraId="2C9584E9" w14:textId="0BF57A67" w:rsidR="00350773" w:rsidRDefault="00350773"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7F18A7EC" w14:textId="77777777" w:rsidR="00350773" w:rsidRDefault="00350773" w:rsidP="00C544D6">
      <w:pPr>
        <w:pStyle w:val="footnote"/>
      </w:pPr>
      <w:r>
        <w:rPr>
          <w:rStyle w:val="FootnoteReference"/>
        </w:rPr>
        <w:footnoteRef/>
      </w:r>
      <w:r>
        <w:t xml:space="preserve"> That is, in the Kingdom (1 Cor. 4:20).</w:t>
      </w:r>
    </w:p>
  </w:footnote>
  <w:footnote w:id="508">
    <w:p w14:paraId="6FEEFB4C" w14:textId="77777777" w:rsidR="00350773" w:rsidRDefault="00350773" w:rsidP="00C544D6">
      <w:pPr>
        <w:pStyle w:val="footnote"/>
      </w:pPr>
      <w:r>
        <w:rPr>
          <w:rStyle w:val="FootnoteReference"/>
        </w:rPr>
        <w:footnoteRef/>
      </w:r>
      <w:r>
        <w:t xml:space="preserve"> Verses 11 and 12 were quoted by Satan to tempt Christ (Matt. 4:6; Lk. 4:10).</w:t>
      </w:r>
    </w:p>
  </w:footnote>
  <w:footnote w:id="509">
    <w:p w14:paraId="48783A18" w14:textId="295C4491" w:rsidR="00350773" w:rsidRDefault="00350773" w:rsidP="00D72FDC">
      <w:pPr>
        <w:pStyle w:val="footnote"/>
      </w:pPr>
      <w:r>
        <w:rPr>
          <w:rStyle w:val="FootnoteReference"/>
        </w:rPr>
        <w:footnoteRef/>
      </w:r>
      <w:r>
        <w:t xml:space="preserve"> [JS] Coptic may mean “bruise” rather than “trample”</w:t>
      </w:r>
    </w:p>
  </w:footnote>
  <w:footnote w:id="510">
    <w:p w14:paraId="3E2B8879" w14:textId="77777777" w:rsidR="00350773" w:rsidRDefault="00350773" w:rsidP="00C544D6">
      <w:pPr>
        <w:pStyle w:val="footnote"/>
      </w:pPr>
      <w:r>
        <w:rPr>
          <w:rStyle w:val="FootnoteReference"/>
        </w:rPr>
        <w:footnoteRef/>
      </w:r>
      <w:r>
        <w:t xml:space="preserve"> dragon: </w:t>
      </w:r>
      <w:r w:rsidRPr="0090411D">
        <w:rPr>
          <w:i/>
        </w:rPr>
        <w:t>or</w:t>
      </w:r>
      <w:r>
        <w:t xml:space="preserve"> serpent.</w:t>
      </w:r>
    </w:p>
  </w:footnote>
  <w:footnote w:id="511">
    <w:p w14:paraId="26EABD4D" w14:textId="6258FE51" w:rsidR="00350773" w:rsidRDefault="00350773" w:rsidP="003E7D85">
      <w:pPr>
        <w:pStyle w:val="footnote"/>
      </w:pPr>
      <w:r>
        <w:rPr>
          <w:rStyle w:val="FootnoteReference"/>
        </w:rPr>
        <w:footnoteRef/>
      </w:r>
      <w:r>
        <w:t xml:space="preserve"> [JS] or “to give thanks to the Lord,” or “to thankfully confess the Lord with praise”</w:t>
      </w:r>
    </w:p>
  </w:footnote>
  <w:footnote w:id="512">
    <w:p w14:paraId="0718D3EE" w14:textId="7B8EE1BA" w:rsidR="00350773" w:rsidRDefault="00350773" w:rsidP="00B74D74">
      <w:pPr>
        <w:pStyle w:val="footnote"/>
      </w:pPr>
      <w:r>
        <w:rPr>
          <w:rStyle w:val="FootnoteReference"/>
        </w:rPr>
        <w:footnoteRef/>
      </w:r>
      <w:r>
        <w:t xml:space="preserve"> [JS] Or “ode”</w:t>
      </w:r>
    </w:p>
  </w:footnote>
  <w:footnote w:id="513">
    <w:p w14:paraId="4C277098" w14:textId="02C8A24D" w:rsidR="00350773" w:rsidRDefault="00350773" w:rsidP="00B74D74">
      <w:pPr>
        <w:pStyle w:val="footnote"/>
      </w:pPr>
      <w:r>
        <w:rPr>
          <w:rStyle w:val="FootnoteReference"/>
        </w:rPr>
        <w:footnoteRef/>
      </w:r>
      <w:r>
        <w:t xml:space="preserve"> [JS] or “forever and ever.”</w:t>
      </w:r>
    </w:p>
  </w:footnote>
  <w:footnote w:id="514">
    <w:p w14:paraId="3BE1818B" w14:textId="556FC717" w:rsidR="00350773" w:rsidRDefault="00350773" w:rsidP="00B74D74">
      <w:pPr>
        <w:pStyle w:val="footnote"/>
      </w:pPr>
      <w:r>
        <w:rPr>
          <w:rStyle w:val="FootnoteReference"/>
        </w:rPr>
        <w:footnoteRef/>
      </w:r>
      <w:r>
        <w:t xml:space="preserve"> [JS] literally, “And my horn will be exalted like a unicorn’s”</w:t>
      </w:r>
    </w:p>
  </w:footnote>
  <w:footnote w:id="515">
    <w:p w14:paraId="0EA8E9DE" w14:textId="575E16F4" w:rsidR="00350773" w:rsidRDefault="00350773"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271F5928" w14:textId="77777777" w:rsidR="00350773" w:rsidRDefault="00350773" w:rsidP="00C544D6">
      <w:pPr>
        <w:pStyle w:val="footnote"/>
      </w:pPr>
      <w:r>
        <w:rPr>
          <w:rStyle w:val="FootnoteReference"/>
        </w:rPr>
        <w:footnoteRef/>
      </w:r>
      <w:r>
        <w:t xml:space="preserve"> House—Home, Family, Church, Kingdom: where God’s will is done (1 Tim. 3:15; Heb. 3:2-6; Lk. 2:49; Mt. 6:10).</w:t>
      </w:r>
    </w:p>
  </w:footnote>
  <w:footnote w:id="517">
    <w:p w14:paraId="646109EB" w14:textId="4D40DAE6" w:rsidR="00350773" w:rsidRDefault="00350773" w:rsidP="00325B16">
      <w:pPr>
        <w:pStyle w:val="footnote"/>
      </w:pPr>
      <w:r>
        <w:rPr>
          <w:rStyle w:val="FootnoteReference"/>
        </w:rPr>
        <w:footnoteRef/>
      </w:r>
      <w:r>
        <w:t xml:space="preserve"> [JS] literally “still increase”</w:t>
      </w:r>
    </w:p>
  </w:footnote>
  <w:footnote w:id="518">
    <w:p w14:paraId="5C5C66FF" w14:textId="1F74D241" w:rsidR="00350773" w:rsidRDefault="00350773" w:rsidP="00325B16">
      <w:pPr>
        <w:pStyle w:val="footnote"/>
      </w:pPr>
      <w:r>
        <w:rPr>
          <w:rStyle w:val="FootnoteReference"/>
        </w:rPr>
        <w:footnoteRef/>
      </w:r>
      <w:r>
        <w:t xml:space="preserve"> [JS] literally, “rich” or “prosperous”</w:t>
      </w:r>
    </w:p>
  </w:footnote>
  <w:footnote w:id="519">
    <w:p w14:paraId="78AC2D24" w14:textId="77777777" w:rsidR="00350773" w:rsidRDefault="00350773" w:rsidP="00C544D6">
      <w:pPr>
        <w:pStyle w:val="footnote"/>
      </w:pPr>
      <w:r>
        <w:rPr>
          <w:rStyle w:val="FootnoteReference"/>
        </w:rPr>
        <w:footnoteRef/>
      </w:r>
      <w:r>
        <w:t xml:space="preserve"> John 7:38.</w:t>
      </w:r>
    </w:p>
  </w:footnote>
  <w:footnote w:id="520">
    <w:p w14:paraId="65FE19C9" w14:textId="6CEBCB66" w:rsidR="00350773" w:rsidRDefault="00350773" w:rsidP="00BC5328">
      <w:pPr>
        <w:pStyle w:val="footnote"/>
      </w:pPr>
      <w:r>
        <w:rPr>
          <w:rStyle w:val="FootnoteReference"/>
        </w:rPr>
        <w:footnoteRef/>
      </w:r>
      <w:r>
        <w:t xml:space="preserve"> Coptic has “it” here, and “beauty” in place of majesty.</w:t>
      </w:r>
    </w:p>
  </w:footnote>
  <w:footnote w:id="521">
    <w:p w14:paraId="5CC1789B" w14:textId="24DCEA5C" w:rsidR="00350773" w:rsidRDefault="00350773"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6ED6A617" w14:textId="771AAD68" w:rsidR="00350773" w:rsidRDefault="00350773" w:rsidP="00350BD4">
      <w:pPr>
        <w:pStyle w:val="footnote"/>
      </w:pPr>
      <w:r>
        <w:rPr>
          <w:rStyle w:val="FootnoteReference"/>
        </w:rPr>
        <w:footnoteRef/>
      </w:r>
      <w:r>
        <w:t xml:space="preserve"> [JS] or “forever”</w:t>
      </w:r>
    </w:p>
  </w:footnote>
  <w:footnote w:id="523">
    <w:p w14:paraId="004CC793" w14:textId="74A20F1B" w:rsidR="00350773" w:rsidRDefault="00350773"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7B4C2DB0" w14:textId="39648656" w:rsidR="00350773" w:rsidRDefault="00350773" w:rsidP="0002098A">
      <w:pPr>
        <w:pStyle w:val="footnote"/>
      </w:pPr>
      <w:r>
        <w:rPr>
          <w:rStyle w:val="FootnoteReference"/>
        </w:rPr>
        <w:footnoteRef/>
      </w:r>
      <w:r>
        <w:t xml:space="preserve"> [JS] resident alien</w:t>
      </w:r>
    </w:p>
  </w:footnote>
  <w:footnote w:id="525">
    <w:p w14:paraId="1C9111DE" w14:textId="17A2009E" w:rsidR="00350773" w:rsidRDefault="00350773" w:rsidP="00C544D6">
      <w:pPr>
        <w:pStyle w:val="footnote"/>
      </w:pPr>
      <w:r>
        <w:rPr>
          <w:rStyle w:val="FootnoteReference"/>
        </w:rPr>
        <w:footnoteRef/>
      </w:r>
      <w:r>
        <w:t xml:space="preserve"> Cf. 1 Cor. 3:20, ‘The Lord knows the thoughts of the wise…’</w:t>
      </w:r>
    </w:p>
  </w:footnote>
  <w:footnote w:id="526">
    <w:p w14:paraId="63074263" w14:textId="3DCC4808" w:rsidR="00350773" w:rsidRDefault="00350773" w:rsidP="003E7D85">
      <w:pPr>
        <w:pStyle w:val="footnote"/>
      </w:pPr>
      <w:r>
        <w:rPr>
          <w:rStyle w:val="FootnoteReference"/>
        </w:rPr>
        <w:footnoteRef/>
      </w:r>
      <w:r>
        <w:t xml:space="preserve"> [JS] or “lawless,” or “the throne of iniquity”</w:t>
      </w:r>
    </w:p>
  </w:footnote>
  <w:footnote w:id="527">
    <w:p w14:paraId="31260F30" w14:textId="198F9DB4" w:rsidR="00350773" w:rsidRDefault="00350773" w:rsidP="000470D3">
      <w:pPr>
        <w:pStyle w:val="footnote"/>
      </w:pPr>
      <w:r>
        <w:rPr>
          <w:rStyle w:val="FootnoteReference"/>
        </w:rPr>
        <w:footnoteRef/>
      </w:r>
      <w:r>
        <w:t xml:space="preserve"> [JS] i.e. presence</w:t>
      </w:r>
    </w:p>
  </w:footnote>
  <w:footnote w:id="528">
    <w:p w14:paraId="3F261962" w14:textId="2EC29D9D" w:rsidR="00350773" w:rsidRDefault="00350773" w:rsidP="000470D3">
      <w:pPr>
        <w:pStyle w:val="footnote"/>
      </w:pPr>
      <w:r>
        <w:rPr>
          <w:rStyle w:val="FootnoteReference"/>
        </w:rPr>
        <w:footnoteRef/>
      </w:r>
      <w:r>
        <w:t xml:space="preserve"> [JS] or thanksgiving, as in “awknowledgment”. Perhaps, “let us enter His presence and thankfully confess Him,” or “praise”</w:t>
      </w:r>
    </w:p>
  </w:footnote>
  <w:footnote w:id="529">
    <w:p w14:paraId="27D55A36" w14:textId="056A9076" w:rsidR="00350773" w:rsidRDefault="00350773" w:rsidP="000470D3">
      <w:pPr>
        <w:pStyle w:val="footnote"/>
      </w:pPr>
      <w:r>
        <w:rPr>
          <w:rStyle w:val="FootnoteReference"/>
        </w:rPr>
        <w:footnoteRef/>
      </w:r>
      <w:r>
        <w:t xml:space="preserve"> [JS] or melody</w:t>
      </w:r>
    </w:p>
  </w:footnote>
  <w:footnote w:id="530">
    <w:p w14:paraId="6606F51D" w14:textId="294AC06E" w:rsidR="00350773" w:rsidRDefault="00350773" w:rsidP="002A2713">
      <w:pPr>
        <w:pStyle w:val="footnote"/>
      </w:pPr>
      <w:r>
        <w:rPr>
          <w:rStyle w:val="FootnoteReference"/>
        </w:rPr>
        <w:footnoteRef/>
      </w:r>
      <w:r>
        <w:t xml:space="preserve"> [JS] “do obeisance”</w:t>
      </w:r>
    </w:p>
  </w:footnote>
  <w:footnote w:id="531">
    <w:p w14:paraId="23B88AAA" w14:textId="4D5A6129" w:rsidR="00350773" w:rsidRDefault="00350773" w:rsidP="002A2713">
      <w:pPr>
        <w:pStyle w:val="footnote"/>
      </w:pPr>
      <w:r>
        <w:rPr>
          <w:rStyle w:val="FootnoteReference"/>
        </w:rPr>
        <w:footnoteRef/>
      </w:r>
      <w:r>
        <w:t xml:space="preserve"> [JS] “prostrate”</w:t>
      </w:r>
    </w:p>
  </w:footnote>
  <w:footnote w:id="532">
    <w:p w14:paraId="0242B10E" w14:textId="597B77DF" w:rsidR="00350773" w:rsidRDefault="00350773" w:rsidP="002A2713">
      <w:pPr>
        <w:pStyle w:val="footnote"/>
      </w:pPr>
      <w:r>
        <w:rPr>
          <w:rStyle w:val="FootnoteReference"/>
        </w:rPr>
        <w:footnoteRef/>
      </w:r>
      <w:r>
        <w:t xml:space="preserve"> [JS] OSB has, “Rebellion,” NETS has “embittering”</w:t>
      </w:r>
    </w:p>
  </w:footnote>
  <w:footnote w:id="533">
    <w:p w14:paraId="046745B9" w14:textId="77777777" w:rsidR="00350773" w:rsidRDefault="00350773" w:rsidP="00C544D6">
      <w:pPr>
        <w:pStyle w:val="footnote"/>
      </w:pPr>
      <w:r>
        <w:rPr>
          <w:rStyle w:val="FootnoteReference"/>
        </w:rPr>
        <w:footnoteRef/>
      </w:r>
      <w:r>
        <w:t xml:space="preserve"> Ex. 17:1-7.</w:t>
      </w:r>
    </w:p>
  </w:footnote>
  <w:footnote w:id="534">
    <w:p w14:paraId="64AAAD4A" w14:textId="25E6F9F0" w:rsidR="00350773" w:rsidRDefault="00350773" w:rsidP="002A2713">
      <w:pPr>
        <w:pStyle w:val="footnote"/>
      </w:pPr>
      <w:r>
        <w:rPr>
          <w:rStyle w:val="FootnoteReference"/>
        </w:rPr>
        <w:footnoteRef/>
      </w:r>
      <w:r>
        <w:t xml:space="preserve"> [JS] or “tempted”</w:t>
      </w:r>
    </w:p>
  </w:footnote>
  <w:footnote w:id="535">
    <w:p w14:paraId="08EA846E" w14:textId="77777777" w:rsidR="00350773" w:rsidRDefault="00350773" w:rsidP="00C544D6">
      <w:pPr>
        <w:pStyle w:val="footnote"/>
      </w:pPr>
      <w:r>
        <w:rPr>
          <w:rStyle w:val="FootnoteReference"/>
        </w:rPr>
        <w:footnoteRef/>
      </w:r>
      <w:r>
        <w:t xml:space="preserve"> Num. 14:32-34.</w:t>
      </w:r>
    </w:p>
  </w:footnote>
  <w:footnote w:id="536">
    <w:p w14:paraId="27E7289C" w14:textId="49B8D2B5" w:rsidR="00350773" w:rsidRDefault="00350773" w:rsidP="00C544D6">
      <w:pPr>
        <w:pStyle w:val="footnote"/>
      </w:pPr>
      <w:r>
        <w:rPr>
          <w:rStyle w:val="FootnoteReference"/>
        </w:rPr>
        <w:footnoteRef/>
      </w:r>
      <w:r>
        <w:t xml:space="preserve"> Cf. Heb.3:7-11; 4:10.</w:t>
      </w:r>
    </w:p>
  </w:footnote>
  <w:footnote w:id="537">
    <w:p w14:paraId="6A0DA86F" w14:textId="27B2622D" w:rsidR="00350773" w:rsidRDefault="00350773" w:rsidP="00C544D6">
      <w:pPr>
        <w:pStyle w:val="footnote"/>
      </w:pPr>
      <w:r>
        <w:rPr>
          <w:rStyle w:val="FootnoteReference"/>
        </w:rPr>
        <w:footnoteRef/>
      </w:r>
      <w:r>
        <w:t xml:space="preserve"> Cf. Deut. 32:17; 1 Cor. 10:20; Psalm 105:36-38; 1 Chron. 16:26.</w:t>
      </w:r>
    </w:p>
  </w:footnote>
  <w:footnote w:id="538">
    <w:p w14:paraId="20A46088" w14:textId="101D0C08" w:rsidR="00350773" w:rsidRDefault="00350773" w:rsidP="00363583">
      <w:pPr>
        <w:pStyle w:val="footnote"/>
      </w:pPr>
      <w:r>
        <w:rPr>
          <w:rStyle w:val="FootnoteReference"/>
        </w:rPr>
        <w:footnoteRef/>
      </w:r>
      <w:r>
        <w:t xml:space="preserve"> [JS] or “thanksgiving”, or “praise”. Really, “thankful confession with praise”.</w:t>
      </w:r>
    </w:p>
  </w:footnote>
  <w:footnote w:id="539">
    <w:p w14:paraId="4CE9E737" w14:textId="37ADED0C" w:rsidR="00350773" w:rsidRDefault="00350773" w:rsidP="00363583">
      <w:pPr>
        <w:pStyle w:val="footnote"/>
      </w:pPr>
      <w:r>
        <w:rPr>
          <w:rStyle w:val="FootnoteReference"/>
        </w:rPr>
        <w:footnoteRef/>
      </w:r>
      <w:r>
        <w:t xml:space="preserve"> [JS] literally, “holy place”</w:t>
      </w:r>
    </w:p>
  </w:footnote>
  <w:footnote w:id="540">
    <w:p w14:paraId="0D26CC38" w14:textId="563291CA" w:rsidR="00350773" w:rsidRDefault="00350773" w:rsidP="00363583">
      <w:pPr>
        <w:pStyle w:val="footnote"/>
      </w:pPr>
      <w:r>
        <w:rPr>
          <w:rStyle w:val="FootnoteReference"/>
        </w:rPr>
        <w:footnoteRef/>
      </w:r>
      <w:r>
        <w:t xml:space="preserve"> [JS] or, “sacrifices”</w:t>
      </w:r>
    </w:p>
  </w:footnote>
  <w:footnote w:id="541">
    <w:p w14:paraId="3B6D0020" w14:textId="12CB55F6" w:rsidR="00350773" w:rsidRDefault="00350773" w:rsidP="00363583">
      <w:pPr>
        <w:pStyle w:val="footnote"/>
      </w:pPr>
      <w:r>
        <w:rPr>
          <w:rStyle w:val="FootnoteReference"/>
        </w:rPr>
        <w:footnoteRef/>
      </w:r>
      <w:r>
        <w:t xml:space="preserve"> [JS] “do obeisance”</w:t>
      </w:r>
    </w:p>
  </w:footnote>
  <w:footnote w:id="542">
    <w:p w14:paraId="0223F21B" w14:textId="2545193C" w:rsidR="00350773" w:rsidRDefault="0035077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17DF0F4" w14:textId="601B218D" w:rsidR="00350773" w:rsidRDefault="00350773" w:rsidP="00445570">
      <w:pPr>
        <w:pStyle w:val="footnote"/>
      </w:pPr>
      <w:r>
        <w:rPr>
          <w:rStyle w:val="FootnoteReference"/>
        </w:rPr>
        <w:footnoteRef/>
      </w:r>
      <w:r>
        <w:t xml:space="preserve"> [JS] literally, “set right the world”.</w:t>
      </w:r>
    </w:p>
  </w:footnote>
  <w:footnote w:id="544">
    <w:p w14:paraId="29039A45" w14:textId="77777777" w:rsidR="00350773" w:rsidRDefault="00350773" w:rsidP="00C544D6">
      <w:pPr>
        <w:pStyle w:val="footnote"/>
      </w:pPr>
      <w:r>
        <w:rPr>
          <w:rStyle w:val="FootnoteReference"/>
        </w:rPr>
        <w:footnoteRef/>
      </w:r>
      <w:r>
        <w:t xml:space="preserve"> i.e. Let the sea dance and roar in thunderous applause as the King of Glory appears. (This line is identical with 97:7a).</w:t>
      </w:r>
    </w:p>
  </w:footnote>
  <w:footnote w:id="545">
    <w:p w14:paraId="0578D96E" w14:textId="3735D823" w:rsidR="00350773" w:rsidRDefault="00350773" w:rsidP="00445570">
      <w:pPr>
        <w:pStyle w:val="footnote"/>
      </w:pPr>
      <w:r>
        <w:rPr>
          <w:rStyle w:val="FootnoteReference"/>
        </w:rPr>
        <w:footnoteRef/>
      </w:r>
      <w:r>
        <w:t xml:space="preserve"> [JS] or “exult.”</w:t>
      </w:r>
    </w:p>
  </w:footnote>
  <w:footnote w:id="546">
    <w:p w14:paraId="027E6C5C" w14:textId="07849C22" w:rsidR="00350773" w:rsidRDefault="00350773" w:rsidP="00445570">
      <w:pPr>
        <w:pStyle w:val="footnote"/>
      </w:pPr>
      <w:r>
        <w:rPr>
          <w:rStyle w:val="FootnoteReference"/>
        </w:rPr>
        <w:footnoteRef/>
      </w:r>
      <w:r>
        <w:t xml:space="preserve"> [JS] i.e. “the the presence of the Lord”</w:t>
      </w:r>
    </w:p>
  </w:footnote>
  <w:footnote w:id="547">
    <w:p w14:paraId="502B0E29" w14:textId="363AF83B" w:rsidR="00350773" w:rsidRDefault="00350773" w:rsidP="00AF055B">
      <w:pPr>
        <w:pStyle w:val="footnote"/>
      </w:pPr>
      <w:r>
        <w:rPr>
          <w:rStyle w:val="FootnoteReference"/>
        </w:rPr>
        <w:footnoteRef/>
      </w:r>
      <w:r>
        <w:t xml:space="preserve"> [JS] or “keep His throne straight.”</w:t>
      </w:r>
    </w:p>
  </w:footnote>
  <w:footnote w:id="548">
    <w:p w14:paraId="0A420AC8" w14:textId="0E9B7FA2" w:rsidR="00350773" w:rsidRDefault="00350773" w:rsidP="00C544D6">
      <w:pPr>
        <w:pStyle w:val="footnote"/>
      </w:pPr>
      <w:r>
        <w:rPr>
          <w:rStyle w:val="FootnoteReference"/>
        </w:rPr>
        <w:footnoteRef/>
      </w:r>
      <w:r>
        <w:t xml:space="preserve"> Cf. Pss. 32:5b; 84:10b. Rom. 1:19-21; 2 Cor. 4:6; Jn. 1:14; 6:40; 17:22-24.</w:t>
      </w:r>
    </w:p>
  </w:footnote>
  <w:footnote w:id="549">
    <w:p w14:paraId="7B92C494" w14:textId="3893728C" w:rsidR="00350773" w:rsidRDefault="00350773" w:rsidP="00AF055B">
      <w:pPr>
        <w:pStyle w:val="footnote"/>
      </w:pPr>
      <w:r>
        <w:rPr>
          <w:rStyle w:val="FootnoteReference"/>
        </w:rPr>
        <w:footnoteRef/>
      </w:r>
      <w:r>
        <w:t xml:space="preserve"> [JS] “do obeisance to”</w:t>
      </w:r>
    </w:p>
  </w:footnote>
  <w:footnote w:id="550">
    <w:p w14:paraId="3C69AEE3" w14:textId="2FCFF9DA" w:rsidR="00350773" w:rsidRDefault="00350773" w:rsidP="00AF055B">
      <w:pPr>
        <w:pStyle w:val="footnote"/>
      </w:pPr>
      <w:r>
        <w:rPr>
          <w:rStyle w:val="FootnoteReference"/>
        </w:rPr>
        <w:footnoteRef/>
      </w:r>
      <w:r>
        <w:t xml:space="preserve"> [JS] “do obeisance to”</w:t>
      </w:r>
    </w:p>
  </w:footnote>
  <w:footnote w:id="551">
    <w:p w14:paraId="7E0327B2" w14:textId="516E0233" w:rsidR="00350773" w:rsidRDefault="00350773" w:rsidP="00AF055B">
      <w:pPr>
        <w:pStyle w:val="footnote"/>
      </w:pPr>
      <w:r>
        <w:rPr>
          <w:rStyle w:val="FootnoteReference"/>
        </w:rPr>
        <w:footnoteRef/>
      </w:r>
      <w:r>
        <w:t xml:space="preserve"> [JS] Fr. Lazarus has “lives”</w:t>
      </w:r>
    </w:p>
  </w:footnote>
  <w:footnote w:id="552">
    <w:p w14:paraId="202D3E03" w14:textId="48C7AC7B" w:rsidR="00350773" w:rsidRDefault="00350773"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22A45999" w14:textId="660B33F2" w:rsidR="00350773" w:rsidRDefault="0035077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160E0C3D" w14:textId="77777777" w:rsidR="00350773" w:rsidRDefault="00350773" w:rsidP="00C544D6">
      <w:pPr>
        <w:pStyle w:val="footnote"/>
      </w:pPr>
      <w:r>
        <w:rPr>
          <w:rStyle w:val="FootnoteReference"/>
        </w:rPr>
        <w:footnoteRef/>
      </w:r>
      <w:r>
        <w:t xml:space="preserve"> Rev. 4:6, Ezek. 1:5-10.</w:t>
      </w:r>
    </w:p>
  </w:footnote>
  <w:footnote w:id="555">
    <w:p w14:paraId="2C987C7D" w14:textId="7DA14E0E" w:rsidR="00350773" w:rsidRDefault="00350773" w:rsidP="006263C2">
      <w:pPr>
        <w:pStyle w:val="footnote"/>
      </w:pPr>
      <w:r>
        <w:rPr>
          <w:rStyle w:val="FootnoteReference"/>
        </w:rPr>
        <w:footnoteRef/>
      </w:r>
      <w:r>
        <w:t xml:space="preserve"> [JS] The word conveys both confessing Him and thanking or praising Him.</w:t>
      </w:r>
    </w:p>
  </w:footnote>
  <w:footnote w:id="556">
    <w:p w14:paraId="5846482D" w14:textId="3A662ECC" w:rsidR="00350773" w:rsidRDefault="00350773" w:rsidP="006263C2">
      <w:pPr>
        <w:pStyle w:val="footnote"/>
      </w:pPr>
      <w:r>
        <w:rPr>
          <w:rStyle w:val="FootnoteReference"/>
        </w:rPr>
        <w:footnoteRef/>
      </w:r>
      <w:r>
        <w:t xml:space="preserve"> [JS] Fr. Lazarus has “laws”</w:t>
      </w:r>
    </w:p>
  </w:footnote>
  <w:footnote w:id="557">
    <w:p w14:paraId="2FC019B3" w14:textId="70AAB5D0" w:rsidR="00350773" w:rsidRDefault="00350773" w:rsidP="006263C2">
      <w:pPr>
        <w:pStyle w:val="footnote"/>
      </w:pPr>
      <w:r>
        <w:rPr>
          <w:rStyle w:val="FootnoteReference"/>
        </w:rPr>
        <w:footnoteRef/>
      </w:r>
      <w:r>
        <w:t xml:space="preserve"> [JS] “do obeisance”, commonly rendered “worship”</w:t>
      </w:r>
    </w:p>
  </w:footnote>
  <w:footnote w:id="558">
    <w:p w14:paraId="7386C0B1" w14:textId="0080D811" w:rsidR="00350773" w:rsidRDefault="00350773" w:rsidP="004A1997">
      <w:pPr>
        <w:pStyle w:val="footnote"/>
      </w:pPr>
      <w:r>
        <w:rPr>
          <w:rStyle w:val="FootnoteReference"/>
        </w:rPr>
        <w:footnoteRef/>
      </w:r>
      <w:r>
        <w:t xml:space="preserve"> [JS] Fr. Lazarus has “correcting”</w:t>
      </w:r>
    </w:p>
  </w:footnote>
  <w:footnote w:id="559">
    <w:p w14:paraId="273EA178" w14:textId="4DFF2FD9" w:rsidR="00350773" w:rsidRDefault="00350773" w:rsidP="004A1997">
      <w:pPr>
        <w:pStyle w:val="footnote"/>
      </w:pPr>
      <w:r>
        <w:rPr>
          <w:rStyle w:val="FootnoteReference"/>
        </w:rPr>
        <w:footnoteRef/>
      </w:r>
      <w:r>
        <w:t xml:space="preserve"> [JS] “do obeisance” or “fall down”</w:t>
      </w:r>
    </w:p>
  </w:footnote>
  <w:footnote w:id="560">
    <w:p w14:paraId="6E38F9F7" w14:textId="307328EF" w:rsidR="00350773" w:rsidRDefault="00350773" w:rsidP="0016307C">
      <w:pPr>
        <w:pStyle w:val="footnote"/>
      </w:pPr>
      <w:r>
        <w:rPr>
          <w:rStyle w:val="FootnoteReference"/>
        </w:rPr>
        <w:footnoteRef/>
      </w:r>
      <w:r>
        <w:t xml:space="preserve"> [JS] as in “acknowledging”, or “thankfully confessing Him with praise”, not “confessing sins”</w:t>
      </w:r>
    </w:p>
  </w:footnote>
  <w:footnote w:id="561">
    <w:p w14:paraId="346D7C50" w14:textId="6DED6982" w:rsidR="00350773" w:rsidRDefault="00350773" w:rsidP="0016307C">
      <w:pPr>
        <w:pStyle w:val="footnote"/>
      </w:pPr>
      <w:r>
        <w:rPr>
          <w:rStyle w:val="FootnoteReference"/>
        </w:rPr>
        <w:footnoteRef/>
      </w:r>
      <w:r>
        <w:t xml:space="preserve"> [JS] or, “and not we Him”</w:t>
      </w:r>
    </w:p>
  </w:footnote>
  <w:footnote w:id="562">
    <w:p w14:paraId="14022FB6" w14:textId="4CE3B2A5" w:rsidR="00350773" w:rsidRDefault="00350773" w:rsidP="0016307C">
      <w:pPr>
        <w:pStyle w:val="footnote"/>
      </w:pPr>
      <w:r>
        <w:rPr>
          <w:rStyle w:val="FootnoteReference"/>
        </w:rPr>
        <w:footnoteRef/>
      </w:r>
      <w:r>
        <w:t xml:space="preserve"> [JS] not confession of sins, but confessing Him, with thanksgiving and praise.</w:t>
      </w:r>
    </w:p>
  </w:footnote>
  <w:footnote w:id="563">
    <w:p w14:paraId="74BE8AB4" w14:textId="15E7B0AD" w:rsidR="00350773" w:rsidRDefault="00350773" w:rsidP="00C050C7">
      <w:pPr>
        <w:pStyle w:val="footnote"/>
      </w:pPr>
      <w:r>
        <w:rPr>
          <w:rStyle w:val="FootnoteReference"/>
        </w:rPr>
        <w:footnoteRef/>
      </w:r>
      <w:r>
        <w:t xml:space="preserve"> [JS] or “do wrong,” or “the workers of iniquity”</w:t>
      </w:r>
    </w:p>
  </w:footnote>
  <w:footnote w:id="564">
    <w:p w14:paraId="4E28D6F6" w14:textId="75DDD646" w:rsidR="00350773" w:rsidRDefault="00350773" w:rsidP="00CD361B">
      <w:pPr>
        <w:pStyle w:val="footnote"/>
      </w:pPr>
      <w:r>
        <w:rPr>
          <w:rStyle w:val="FootnoteReference"/>
        </w:rPr>
        <w:footnoteRef/>
      </w:r>
      <w:r>
        <w:t xml:space="preserve"> [JS] or proud/haughty eyes.</w:t>
      </w:r>
    </w:p>
  </w:footnote>
  <w:footnote w:id="565">
    <w:p w14:paraId="33F848D7" w14:textId="77777777" w:rsidR="00350773" w:rsidRDefault="00350773" w:rsidP="00C544D6">
      <w:pPr>
        <w:pStyle w:val="footnote"/>
      </w:pPr>
      <w:r>
        <w:rPr>
          <w:rStyle w:val="FootnoteReference"/>
        </w:rPr>
        <w:footnoteRef/>
      </w:r>
      <w:r>
        <w:t xml:space="preserve"> Daily I pray for the lost. Sinners are slain by conversion into believers, saints, friends and lovers.</w:t>
      </w:r>
    </w:p>
  </w:footnote>
  <w:footnote w:id="566">
    <w:p w14:paraId="570F4149" w14:textId="77777777" w:rsidR="00350773" w:rsidRDefault="00350773" w:rsidP="00C544D6">
      <w:pPr>
        <w:pStyle w:val="footnote"/>
      </w:pPr>
      <w:r>
        <w:rPr>
          <w:rStyle w:val="FootnoteReference"/>
        </w:rPr>
        <w:footnoteRef/>
      </w:r>
      <w:r>
        <w:t xml:space="preserve"> Peter praised and confessed Christ, yet later he swore he did not know Him (Mt. 26:74; Mk. 14:71).</w:t>
      </w:r>
    </w:p>
  </w:footnote>
  <w:footnote w:id="567">
    <w:p w14:paraId="7F487DE9" w14:textId="1D877FA2" w:rsidR="00350773" w:rsidRDefault="00350773" w:rsidP="00C544D6">
      <w:pPr>
        <w:pStyle w:val="footnote"/>
      </w:pPr>
      <w:r>
        <w:rPr>
          <w:rStyle w:val="FootnoteReference"/>
        </w:rPr>
        <w:footnoteRef/>
      </w:r>
      <w:r>
        <w:t xml:space="preserve"> Cf. Ps. 38:7a.</w:t>
      </w:r>
    </w:p>
  </w:footnote>
  <w:footnote w:id="568">
    <w:p w14:paraId="1B133F2B" w14:textId="56FE4EC3" w:rsidR="00350773" w:rsidRDefault="0035077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4C6B2146" w14:textId="77777777" w:rsidR="00350773" w:rsidRDefault="00350773" w:rsidP="00C544D6">
      <w:pPr>
        <w:pStyle w:val="footnote"/>
      </w:pPr>
      <w:r>
        <w:rPr>
          <w:rStyle w:val="FootnoteReference"/>
        </w:rPr>
        <w:footnoteRef/>
      </w:r>
      <w:r>
        <w:t xml:space="preserve"> descendants: </w:t>
      </w:r>
      <w:r w:rsidRPr="00A80C80">
        <w:rPr>
          <w:i/>
        </w:rPr>
        <w:t>lit</w:t>
      </w:r>
      <w:r>
        <w:t>. seed. Verses 26-28 are quoted at Heb. 1:10-12; 13:8.</w:t>
      </w:r>
    </w:p>
  </w:footnote>
  <w:footnote w:id="570">
    <w:p w14:paraId="44E84D4D" w14:textId="77777777" w:rsidR="00350773" w:rsidRDefault="00350773" w:rsidP="00C544D6">
      <w:pPr>
        <w:pStyle w:val="footnote"/>
      </w:pPr>
      <w:r>
        <w:rPr>
          <w:rStyle w:val="FootnoteReference"/>
        </w:rPr>
        <w:footnoteRef/>
      </w:r>
      <w:r>
        <w:t xml:space="preserve"> ‘God is love’ (1 John 4:8,16).</w:t>
      </w:r>
    </w:p>
  </w:footnote>
  <w:footnote w:id="571">
    <w:p w14:paraId="169A7896" w14:textId="77777777" w:rsidR="00350773" w:rsidRDefault="00350773" w:rsidP="00C37403">
      <w:pPr>
        <w:pStyle w:val="footnote"/>
      </w:pPr>
      <w:r>
        <w:rPr>
          <w:rStyle w:val="FootnoteReference"/>
        </w:rPr>
        <w:footnoteRef/>
      </w:r>
      <w:r>
        <w:t xml:space="preserve"> [JS] NETS has “who is very conciliatory towards all your acts of lawlessness”</w:t>
      </w:r>
    </w:p>
  </w:footnote>
  <w:footnote w:id="572">
    <w:p w14:paraId="1EEA58C5" w14:textId="195647BB" w:rsidR="00350773" w:rsidRDefault="00350773" w:rsidP="00C544D6">
      <w:pPr>
        <w:pStyle w:val="footnote"/>
      </w:pPr>
      <w:r>
        <w:rPr>
          <w:rStyle w:val="FootnoteReference"/>
        </w:rPr>
        <w:footnoteRef/>
      </w:r>
      <w:r>
        <w:t xml:space="preserve"> Cf. Ps. 147:8.</w:t>
      </w:r>
    </w:p>
  </w:footnote>
  <w:footnote w:id="573">
    <w:p w14:paraId="10DD3F1E" w14:textId="3BA67187" w:rsidR="00350773" w:rsidRDefault="00350773" w:rsidP="00B513C1">
      <w:pPr>
        <w:pStyle w:val="footnote"/>
      </w:pPr>
      <w:r>
        <w:rPr>
          <w:rStyle w:val="FootnoteReference"/>
        </w:rPr>
        <w:footnoteRef/>
      </w:r>
      <w:r>
        <w:t xml:space="preserve"> [JS] or “long-suffering”</w:t>
      </w:r>
    </w:p>
  </w:footnote>
  <w:footnote w:id="574">
    <w:p w14:paraId="3C4F2E7D" w14:textId="704C8BBC" w:rsidR="00350773" w:rsidRDefault="00350773" w:rsidP="001566BD">
      <w:pPr>
        <w:pStyle w:val="footnote"/>
      </w:pPr>
      <w:r>
        <w:rPr>
          <w:rStyle w:val="FootnoteReference"/>
        </w:rPr>
        <w:footnoteRef/>
      </w:r>
      <w:r>
        <w:t xml:space="preserve"> [JS] or “transgressions”</w:t>
      </w:r>
    </w:p>
  </w:footnote>
  <w:footnote w:id="575">
    <w:p w14:paraId="1F5C3038" w14:textId="77777777" w:rsidR="00350773" w:rsidRDefault="00350773" w:rsidP="00C544D6">
      <w:pPr>
        <w:pStyle w:val="footnote"/>
      </w:pPr>
      <w:r>
        <w:rPr>
          <w:rStyle w:val="FootnoteReference"/>
        </w:rPr>
        <w:footnoteRef/>
      </w:r>
      <w:r>
        <w:t xml:space="preserve"> East and West intersecting heaven and earth forms the Cross to which our sins were nailed (Col. 1:20; 2:14).</w:t>
      </w:r>
    </w:p>
  </w:footnote>
  <w:footnote w:id="576">
    <w:p w14:paraId="091111BB" w14:textId="79454437" w:rsidR="00350773" w:rsidRDefault="00350773" w:rsidP="00417F44">
      <w:pPr>
        <w:pStyle w:val="footnote"/>
      </w:pPr>
      <w:r>
        <w:rPr>
          <w:rStyle w:val="FootnoteReference"/>
        </w:rPr>
        <w:footnoteRef/>
      </w:r>
      <w:r>
        <w:t xml:space="preserve"> [JS] wind, or breath, spirit. The analogy is to “as the spirit passes from man, and he does not exist.”</w:t>
      </w:r>
    </w:p>
  </w:footnote>
  <w:footnote w:id="577">
    <w:p w14:paraId="2EB2A618" w14:textId="77777777" w:rsidR="00350773" w:rsidRDefault="00350773" w:rsidP="00C544D6">
      <w:pPr>
        <w:pStyle w:val="footnote"/>
      </w:pPr>
      <w:r>
        <w:rPr>
          <w:rStyle w:val="FootnoteReference"/>
        </w:rPr>
        <w:footnoteRef/>
      </w:r>
      <w:r>
        <w:t xml:space="preserve"> embraces all: </w:t>
      </w:r>
      <w:r w:rsidRPr="00A80C80">
        <w:rPr>
          <w:i/>
        </w:rPr>
        <w:t>or</w:t>
      </w:r>
      <w:r>
        <w:t>, ‘rules over all.’</w:t>
      </w:r>
    </w:p>
  </w:footnote>
  <w:footnote w:id="578">
    <w:p w14:paraId="74ECADBE" w14:textId="66332B8C" w:rsidR="00350773" w:rsidRDefault="00350773" w:rsidP="00342E73">
      <w:pPr>
        <w:pStyle w:val="footnote"/>
      </w:pPr>
      <w:r>
        <w:rPr>
          <w:rStyle w:val="FootnoteReference"/>
        </w:rPr>
        <w:footnoteRef/>
      </w:r>
      <w:r>
        <w:t xml:space="preserve"> [JS] Fr. Lazarus has “very great”</w:t>
      </w:r>
    </w:p>
  </w:footnote>
  <w:footnote w:id="579">
    <w:p w14:paraId="4F7FE92C" w14:textId="411FA40A" w:rsidR="00350773" w:rsidRDefault="00350773" w:rsidP="00342E73">
      <w:pPr>
        <w:pStyle w:val="footnote"/>
      </w:pPr>
      <w:r>
        <w:rPr>
          <w:rStyle w:val="FootnoteReference"/>
        </w:rPr>
        <w:footnoteRef/>
      </w:r>
      <w:r>
        <w:t xml:space="preserve"> [JS] or “thanksgiving,” or “thankful confession with praise”</w:t>
      </w:r>
    </w:p>
  </w:footnote>
  <w:footnote w:id="580">
    <w:p w14:paraId="169AA0B7" w14:textId="592F3FAF" w:rsidR="00350773" w:rsidRDefault="00350773"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6BB1365A" w14:textId="27497F37" w:rsidR="00350773" w:rsidRDefault="00350773" w:rsidP="00342E73">
      <w:pPr>
        <w:pStyle w:val="footnote"/>
      </w:pPr>
      <w:r>
        <w:rPr>
          <w:rStyle w:val="FootnoteReference"/>
        </w:rPr>
        <w:footnoteRef/>
      </w:r>
      <w:r>
        <w:t xml:space="preserve"> [JS] or “makes the clouds His chariot”</w:t>
      </w:r>
    </w:p>
  </w:footnote>
  <w:footnote w:id="582">
    <w:p w14:paraId="62DF6E81" w14:textId="51054D24" w:rsidR="00350773" w:rsidRDefault="00350773" w:rsidP="00342E73">
      <w:pPr>
        <w:pStyle w:val="footnote"/>
      </w:pPr>
      <w:r>
        <w:rPr>
          <w:rStyle w:val="FootnoteReference"/>
        </w:rPr>
        <w:footnoteRef/>
      </w:r>
      <w:r>
        <w:t xml:space="preserve"> [JS] or “messengers”</w:t>
      </w:r>
    </w:p>
  </w:footnote>
  <w:footnote w:id="583">
    <w:p w14:paraId="168D3C90" w14:textId="7FDCEE0D" w:rsidR="00350773" w:rsidRDefault="00350773" w:rsidP="00342E73">
      <w:pPr>
        <w:pStyle w:val="footnote"/>
      </w:pPr>
      <w:r>
        <w:rPr>
          <w:rStyle w:val="FootnoteReference"/>
        </w:rPr>
        <w:footnoteRef/>
      </w:r>
      <w:r>
        <w:t xml:space="preserve"> [JS] Fr. Lazarus has “servants”</w:t>
      </w:r>
    </w:p>
  </w:footnote>
  <w:footnote w:id="584">
    <w:p w14:paraId="45145696" w14:textId="77777777" w:rsidR="00350773" w:rsidRDefault="00350773" w:rsidP="00C544D6">
      <w:pPr>
        <w:pStyle w:val="footnote"/>
      </w:pPr>
      <w:r>
        <w:rPr>
          <w:rStyle w:val="FootnoteReference"/>
        </w:rPr>
        <w:footnoteRef/>
      </w:r>
      <w:r>
        <w:t xml:space="preserve"> Heb. 1:7; Ezek. 1:14; 2 Esdras 8:22.</w:t>
      </w:r>
    </w:p>
  </w:footnote>
  <w:footnote w:id="585">
    <w:p w14:paraId="0185F645" w14:textId="47FC8356" w:rsidR="00350773" w:rsidRDefault="00350773" w:rsidP="00342E73">
      <w:pPr>
        <w:pStyle w:val="footnote"/>
      </w:pPr>
      <w:r>
        <w:rPr>
          <w:rStyle w:val="FootnoteReference"/>
        </w:rPr>
        <w:footnoteRef/>
      </w:r>
      <w:r>
        <w:t xml:space="preserve"> [JS] Fr. Lazarus has “axis”</w:t>
      </w:r>
    </w:p>
  </w:footnote>
  <w:footnote w:id="586">
    <w:p w14:paraId="62442F76" w14:textId="4CE61300" w:rsidR="00350773" w:rsidRDefault="00350773" w:rsidP="00342E73">
      <w:pPr>
        <w:pStyle w:val="footnote"/>
      </w:pPr>
      <w:r>
        <w:rPr>
          <w:rStyle w:val="FootnoteReference"/>
        </w:rPr>
        <w:footnoteRef/>
      </w:r>
      <w:r>
        <w:t xml:space="preserve"> [JS] Fr. Lazarus has “wander”. NETS has “be tilted”</w:t>
      </w:r>
    </w:p>
  </w:footnote>
  <w:footnote w:id="587">
    <w:p w14:paraId="1733D904" w14:textId="3B68C5C6" w:rsidR="00350773" w:rsidRDefault="00350773" w:rsidP="006A0F54">
      <w:pPr>
        <w:pStyle w:val="footnote"/>
      </w:pPr>
      <w:r>
        <w:rPr>
          <w:rStyle w:val="FootnoteReference"/>
        </w:rPr>
        <w:footnoteRef/>
      </w:r>
      <w:r>
        <w:t xml:space="preserve"> [JS] literally, “founded”</w:t>
      </w:r>
    </w:p>
  </w:footnote>
  <w:footnote w:id="588">
    <w:p w14:paraId="2075EA79" w14:textId="5E6B474F" w:rsidR="00350773" w:rsidRDefault="00350773" w:rsidP="006A0F54">
      <w:pPr>
        <w:pStyle w:val="footnote"/>
      </w:pPr>
      <w:r>
        <w:rPr>
          <w:rStyle w:val="FootnoteReference"/>
        </w:rPr>
        <w:footnoteRef/>
      </w:r>
      <w:r>
        <w:t xml:space="preserve"> [JS] or “takes the lead among them”</w:t>
      </w:r>
    </w:p>
  </w:footnote>
  <w:footnote w:id="589">
    <w:p w14:paraId="28E7BE34" w14:textId="16676F65" w:rsidR="00350773" w:rsidRDefault="00350773" w:rsidP="001566BD">
      <w:pPr>
        <w:pStyle w:val="footnote"/>
      </w:pPr>
      <w:r>
        <w:rPr>
          <w:rStyle w:val="FootnoteReference"/>
        </w:rPr>
        <w:footnoteRef/>
      </w:r>
      <w:r>
        <w:t xml:space="preserve"> [JS] or “serpent”</w:t>
      </w:r>
    </w:p>
  </w:footnote>
  <w:footnote w:id="590">
    <w:p w14:paraId="11DE9B53" w14:textId="0A5609C6" w:rsidR="00350773" w:rsidRDefault="00350773" w:rsidP="00915FD3">
      <w:pPr>
        <w:pStyle w:val="footnote"/>
      </w:pPr>
      <w:r>
        <w:rPr>
          <w:rStyle w:val="FootnoteReference"/>
        </w:rPr>
        <w:footnoteRef/>
      </w:r>
      <w:r>
        <w:t xml:space="preserve"> [JS] or, “the universe”</w:t>
      </w:r>
    </w:p>
  </w:footnote>
  <w:footnote w:id="591">
    <w:p w14:paraId="74093DC5" w14:textId="1E09F0AA" w:rsidR="00350773" w:rsidRDefault="00350773" w:rsidP="00915FD3">
      <w:pPr>
        <w:pStyle w:val="footnote"/>
      </w:pPr>
      <w:r>
        <w:rPr>
          <w:rStyle w:val="FootnoteReference"/>
        </w:rPr>
        <w:footnoteRef/>
      </w:r>
      <w:r>
        <w:t xml:space="preserve"> [JS] or, “breath”</w:t>
      </w:r>
    </w:p>
  </w:footnote>
  <w:footnote w:id="592">
    <w:p w14:paraId="7147B16E" w14:textId="621A8A9E" w:rsidR="00350773" w:rsidRDefault="00350773" w:rsidP="001566BD">
      <w:pPr>
        <w:pStyle w:val="footnote"/>
      </w:pPr>
      <w:r>
        <w:rPr>
          <w:rStyle w:val="FootnoteReference"/>
        </w:rPr>
        <w:footnoteRef/>
      </w:r>
      <w:r>
        <w:t xml:space="preserve"> [JS] Fr. Lazarus has, “meditation”</w:t>
      </w:r>
    </w:p>
  </w:footnote>
  <w:footnote w:id="593">
    <w:p w14:paraId="384A849F" w14:textId="641C79E3" w:rsidR="00350773" w:rsidRDefault="00350773" w:rsidP="00C544D6">
      <w:pPr>
        <w:pStyle w:val="footnote"/>
      </w:pPr>
      <w:r>
        <w:rPr>
          <w:rStyle w:val="FootnoteReference"/>
        </w:rPr>
        <w:footnoteRef/>
      </w:r>
      <w:r>
        <w:t xml:space="preserve"> Much of Psalm 104 occurs almost verbatim in 1 Chron. 16:8-22 (cf. vv. 7:36).</w:t>
      </w:r>
    </w:p>
  </w:footnote>
  <w:footnote w:id="594">
    <w:p w14:paraId="3905FF41" w14:textId="613F8D2E" w:rsidR="00350773" w:rsidRDefault="00350773" w:rsidP="00321F6F">
      <w:pPr>
        <w:pStyle w:val="footnote"/>
      </w:pPr>
      <w:r>
        <w:rPr>
          <w:rStyle w:val="FootnoteReference"/>
        </w:rPr>
        <w:footnoteRef/>
      </w:r>
      <w:r>
        <w:t xml:space="preserve"> [JS] or “give thanks to”. “Thankfully confess with praise”</w:t>
      </w:r>
    </w:p>
  </w:footnote>
  <w:footnote w:id="595">
    <w:p w14:paraId="01463307" w14:textId="64E551BC" w:rsidR="00350773" w:rsidRDefault="00350773" w:rsidP="00321F6F">
      <w:pPr>
        <w:pStyle w:val="footnote"/>
      </w:pPr>
      <w:r>
        <w:rPr>
          <w:rStyle w:val="FootnoteReference"/>
        </w:rPr>
        <w:footnoteRef/>
      </w:r>
      <w:r>
        <w:t xml:space="preserve"> [JS] or “make music to”</w:t>
      </w:r>
    </w:p>
  </w:footnote>
  <w:footnote w:id="596">
    <w:p w14:paraId="2B9E23B4" w14:textId="03FD2FE2" w:rsidR="00350773" w:rsidRDefault="00350773" w:rsidP="00321F6F">
      <w:pPr>
        <w:pStyle w:val="footnote"/>
      </w:pPr>
      <w:r>
        <w:rPr>
          <w:rStyle w:val="FootnoteReference"/>
        </w:rPr>
        <w:footnoteRef/>
      </w:r>
      <w:r>
        <w:t xml:space="preserve"> [JS] i.e. presence</w:t>
      </w:r>
    </w:p>
  </w:footnote>
  <w:footnote w:id="597">
    <w:p w14:paraId="2E47F8D1" w14:textId="0F7E414C" w:rsidR="00350773" w:rsidRDefault="00350773"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661C891F" w14:textId="3A70284B" w:rsidR="00350773" w:rsidRDefault="00350773" w:rsidP="00321F6F">
      <w:pPr>
        <w:pStyle w:val="footnote"/>
      </w:pPr>
      <w:r>
        <w:rPr>
          <w:rStyle w:val="FootnoteReference"/>
        </w:rPr>
        <w:footnoteRef/>
      </w:r>
      <w:r>
        <w:t xml:space="preserve"> [JS] literally, “seed”</w:t>
      </w:r>
    </w:p>
  </w:footnote>
  <w:footnote w:id="599">
    <w:p w14:paraId="329D8569" w14:textId="5DC45E53" w:rsidR="00350773" w:rsidRDefault="00350773" w:rsidP="00321F6F">
      <w:pPr>
        <w:pStyle w:val="footnote"/>
      </w:pPr>
      <w:r>
        <w:rPr>
          <w:rStyle w:val="FootnoteReference"/>
        </w:rPr>
        <w:footnoteRef/>
      </w:r>
      <w:r>
        <w:t xml:space="preserve"> [JS] literally, “He remembered His covenant forever”</w:t>
      </w:r>
    </w:p>
  </w:footnote>
  <w:footnote w:id="600">
    <w:p w14:paraId="6010B733" w14:textId="6B64E095" w:rsidR="00350773" w:rsidRDefault="00350773" w:rsidP="00321F6F">
      <w:pPr>
        <w:pStyle w:val="footnote"/>
      </w:pPr>
      <w:r>
        <w:rPr>
          <w:rStyle w:val="FootnoteReference"/>
        </w:rPr>
        <w:footnoteRef/>
      </w:r>
      <w:r>
        <w:t xml:space="preserve"> [JS] i.e. the covenant</w:t>
      </w:r>
    </w:p>
  </w:footnote>
  <w:footnote w:id="601">
    <w:p w14:paraId="301BA381" w14:textId="3C68C9E1" w:rsidR="00350773" w:rsidRDefault="00350773" w:rsidP="00280E2D">
      <w:pPr>
        <w:pStyle w:val="footnote"/>
      </w:pPr>
      <w:r>
        <w:rPr>
          <w:rStyle w:val="FootnoteReference"/>
        </w:rPr>
        <w:footnoteRef/>
      </w:r>
      <w:r>
        <w:t xml:space="preserve"> [JS] or foreigners, resident aliens.</w:t>
      </w:r>
    </w:p>
  </w:footnote>
  <w:footnote w:id="602">
    <w:p w14:paraId="1DCE9038" w14:textId="77777777" w:rsidR="00350773" w:rsidRDefault="0035077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187F80A0" w14:textId="77777777" w:rsidR="00350773" w:rsidRDefault="00350773" w:rsidP="00C544D6">
      <w:pPr>
        <w:pStyle w:val="footnote"/>
      </w:pPr>
      <w:r>
        <w:rPr>
          <w:rStyle w:val="FootnoteReference"/>
        </w:rPr>
        <w:footnoteRef/>
      </w:r>
      <w:r>
        <w:t xml:space="preserve"> caterpillars: larva of the locust.</w:t>
      </w:r>
    </w:p>
  </w:footnote>
  <w:footnote w:id="604">
    <w:p w14:paraId="6E762A27" w14:textId="77777777" w:rsidR="00350773" w:rsidRDefault="00350773" w:rsidP="00C544D6">
      <w:pPr>
        <w:pStyle w:val="footnote"/>
      </w:pPr>
      <w:r>
        <w:rPr>
          <w:rStyle w:val="FootnoteReference"/>
        </w:rPr>
        <w:footnoteRef/>
      </w:r>
      <w:r>
        <w:t xml:space="preserve"> Ex. 16:12-15; Jn. 6:31-35.</w:t>
      </w:r>
    </w:p>
  </w:footnote>
  <w:footnote w:id="605">
    <w:p w14:paraId="49AE41C2" w14:textId="50246779" w:rsidR="00350773" w:rsidRDefault="00350773" w:rsidP="00E46516">
      <w:pPr>
        <w:pStyle w:val="footnote"/>
      </w:pPr>
      <w:r>
        <w:rPr>
          <w:rStyle w:val="FootnoteReference"/>
        </w:rPr>
        <w:footnoteRef/>
      </w:r>
      <w:r>
        <w:t xml:space="preserve"> [JS] or “promise”</w:t>
      </w:r>
    </w:p>
  </w:footnote>
  <w:footnote w:id="606">
    <w:p w14:paraId="463C0491" w14:textId="77777777" w:rsidR="00350773" w:rsidRDefault="00350773" w:rsidP="00C544D6">
      <w:pPr>
        <w:pStyle w:val="footnote"/>
      </w:pPr>
      <w:r>
        <w:rPr>
          <w:rStyle w:val="FootnoteReference"/>
        </w:rPr>
        <w:footnoteRef/>
      </w:r>
      <w:r>
        <w:t xml:space="preserve"> Gen. 15:14.</w:t>
      </w:r>
    </w:p>
  </w:footnote>
  <w:footnote w:id="607">
    <w:p w14:paraId="078805D2" w14:textId="5FA9820B" w:rsidR="00350773" w:rsidRDefault="00350773"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6557E8C2" w14:textId="00E953DA" w:rsidR="00350773" w:rsidRDefault="00350773" w:rsidP="00854B91">
      <w:pPr>
        <w:pStyle w:val="footnote"/>
      </w:pPr>
      <w:r>
        <w:rPr>
          <w:rStyle w:val="FootnoteReference"/>
        </w:rPr>
        <w:footnoteRef/>
      </w:r>
      <w:r>
        <w:t xml:space="preserve"> [JS] or “give thanks to”. “Thankfully confess with praise”</w:t>
      </w:r>
    </w:p>
  </w:footnote>
  <w:footnote w:id="609">
    <w:p w14:paraId="08540649" w14:textId="77777777" w:rsidR="00350773" w:rsidRDefault="00350773" w:rsidP="00C544D6">
      <w:pPr>
        <w:pStyle w:val="footnote"/>
      </w:pPr>
      <w:r>
        <w:rPr>
          <w:rStyle w:val="FootnoteReference"/>
        </w:rPr>
        <w:footnoteRef/>
      </w:r>
      <w:r>
        <w:t xml:space="preserve"> mercy: </w:t>
      </w:r>
      <w:r w:rsidRPr="00B246C1">
        <w:rPr>
          <w:i/>
        </w:rPr>
        <w:t>or</w:t>
      </w:r>
      <w:r>
        <w:t xml:space="preserve"> love.</w:t>
      </w:r>
    </w:p>
  </w:footnote>
  <w:footnote w:id="610">
    <w:p w14:paraId="471071BF" w14:textId="61D7EC3C" w:rsidR="00350773" w:rsidRDefault="00350773" w:rsidP="00854B91">
      <w:pPr>
        <w:pStyle w:val="footnote"/>
      </w:pPr>
      <w:r>
        <w:rPr>
          <w:rStyle w:val="FootnoteReference"/>
        </w:rPr>
        <w:footnoteRef/>
      </w:r>
      <w:r>
        <w:t xml:space="preserve"> [JS] or “observe justice”</w:t>
      </w:r>
    </w:p>
  </w:footnote>
  <w:footnote w:id="611">
    <w:p w14:paraId="03E9E4DD" w14:textId="395B2D3C" w:rsidR="00350773" w:rsidRDefault="00350773" w:rsidP="00854B91">
      <w:pPr>
        <w:pStyle w:val="footnote"/>
      </w:pPr>
      <w:r>
        <w:rPr>
          <w:rStyle w:val="FootnoteReference"/>
        </w:rPr>
        <w:footnoteRef/>
      </w:r>
      <w:r>
        <w:t xml:space="preserve"> [JS] literally, “do”</w:t>
      </w:r>
    </w:p>
  </w:footnote>
  <w:footnote w:id="612">
    <w:p w14:paraId="5B7ACE2B" w14:textId="78E5BEF3" w:rsidR="00350773" w:rsidRDefault="00350773" w:rsidP="00854B91">
      <w:pPr>
        <w:pStyle w:val="footnote"/>
      </w:pPr>
      <w:r>
        <w:rPr>
          <w:rStyle w:val="FootnoteReference"/>
        </w:rPr>
        <w:footnoteRef/>
      </w:r>
      <w:r>
        <w:t xml:space="preserve"> [JS] or “because of the good will of Your people”</w:t>
      </w:r>
    </w:p>
  </w:footnote>
  <w:footnote w:id="613">
    <w:p w14:paraId="1A81CC74" w14:textId="6EC9F596" w:rsidR="00350773" w:rsidRDefault="00350773" w:rsidP="00C544D6">
      <w:pPr>
        <w:pStyle w:val="footnote"/>
      </w:pPr>
      <w:r>
        <w:rPr>
          <w:rStyle w:val="FootnoteReference"/>
        </w:rPr>
        <w:footnoteRef/>
      </w:r>
      <w:r>
        <w:t xml:space="preserve"> Cf. Mark 8:17-21; Matthew 16:9-12.</w:t>
      </w:r>
    </w:p>
  </w:footnote>
  <w:footnote w:id="614">
    <w:p w14:paraId="6D8403EE" w14:textId="7911CBB2" w:rsidR="00350773" w:rsidRDefault="00350773" w:rsidP="00FF4329">
      <w:pPr>
        <w:pStyle w:val="footnote"/>
      </w:pPr>
      <w:r>
        <w:rPr>
          <w:rStyle w:val="FootnoteReference"/>
        </w:rPr>
        <w:footnoteRef/>
      </w:r>
      <w:r>
        <w:t xml:space="preserve"> [JS] Fr. Lazarus has “will”</w:t>
      </w:r>
    </w:p>
  </w:footnote>
  <w:footnote w:id="615">
    <w:p w14:paraId="008D3EE2" w14:textId="77777777" w:rsidR="00350773" w:rsidRDefault="00350773" w:rsidP="00C544D6">
      <w:pPr>
        <w:pStyle w:val="footnote"/>
      </w:pPr>
      <w:r>
        <w:rPr>
          <w:rStyle w:val="FootnoteReference"/>
        </w:rPr>
        <w:footnoteRef/>
      </w:r>
      <w:r>
        <w:t xml:space="preserve"> Num. 11:34.</w:t>
      </w:r>
    </w:p>
  </w:footnote>
  <w:footnote w:id="616">
    <w:p w14:paraId="45B2152E" w14:textId="77777777" w:rsidR="00350773" w:rsidRDefault="00350773" w:rsidP="00C544D6">
      <w:pPr>
        <w:pStyle w:val="footnote"/>
      </w:pPr>
      <w:r>
        <w:rPr>
          <w:rStyle w:val="FootnoteReference"/>
        </w:rPr>
        <w:footnoteRef/>
      </w:r>
      <w:r>
        <w:t xml:space="preserve"> Num. 16:32.</w:t>
      </w:r>
    </w:p>
  </w:footnote>
  <w:footnote w:id="617">
    <w:p w14:paraId="4E447E07" w14:textId="714805BD" w:rsidR="00350773" w:rsidRDefault="00350773" w:rsidP="00FF4329">
      <w:pPr>
        <w:pStyle w:val="footnote"/>
      </w:pPr>
      <w:r>
        <w:rPr>
          <w:rStyle w:val="FootnoteReference"/>
        </w:rPr>
        <w:footnoteRef/>
      </w:r>
      <w:r>
        <w:t xml:space="preserve"> [JS] “did obeisance”. “bowed down to”.</w:t>
      </w:r>
    </w:p>
  </w:footnote>
  <w:footnote w:id="618">
    <w:p w14:paraId="74DDF551" w14:textId="7993EDFC" w:rsidR="00350773" w:rsidRDefault="00350773" w:rsidP="00FF4329">
      <w:pPr>
        <w:pStyle w:val="footnote"/>
      </w:pPr>
      <w:r>
        <w:rPr>
          <w:rStyle w:val="FootnoteReference"/>
        </w:rPr>
        <w:footnoteRef/>
      </w:r>
      <w:r>
        <w:t xml:space="preserve"> [JS] or fearful, terrible.</w:t>
      </w:r>
    </w:p>
  </w:footnote>
  <w:footnote w:id="619">
    <w:p w14:paraId="5BE35E93" w14:textId="77777777" w:rsidR="00350773" w:rsidRDefault="00350773" w:rsidP="00C544D6">
      <w:pPr>
        <w:pStyle w:val="footnote"/>
      </w:pPr>
      <w:r>
        <w:rPr>
          <w:rStyle w:val="FootnoteReference"/>
        </w:rPr>
        <w:footnoteRef/>
      </w:r>
      <w:r>
        <w:t xml:space="preserve"> children: </w:t>
      </w:r>
      <w:r w:rsidRPr="00B246C1">
        <w:rPr>
          <w:i/>
        </w:rPr>
        <w:t>lit</w:t>
      </w:r>
      <w:r>
        <w:t>. seed.</w:t>
      </w:r>
    </w:p>
  </w:footnote>
  <w:footnote w:id="620">
    <w:p w14:paraId="2898F4BB" w14:textId="7CD287CA" w:rsidR="00350773" w:rsidRDefault="00350773" w:rsidP="00335B68">
      <w:pPr>
        <w:pStyle w:val="footnote"/>
      </w:pPr>
      <w:r>
        <w:rPr>
          <w:rStyle w:val="FootnoteReference"/>
        </w:rPr>
        <w:footnoteRef/>
      </w:r>
      <w:r>
        <w:t xml:space="preserve"> [JS] or, “destruction”</w:t>
      </w:r>
    </w:p>
  </w:footnote>
  <w:footnote w:id="621">
    <w:p w14:paraId="6145EAB5" w14:textId="4C75086F" w:rsidR="00350773" w:rsidRDefault="00350773" w:rsidP="00335B68">
      <w:pPr>
        <w:pStyle w:val="footnote"/>
      </w:pPr>
      <w:r>
        <w:rPr>
          <w:rStyle w:val="FootnoteReference"/>
        </w:rPr>
        <w:footnoteRef/>
      </w:r>
      <w:r>
        <w:t xml:space="preserve"> [JS] or “the breach abated”</w:t>
      </w:r>
    </w:p>
  </w:footnote>
  <w:footnote w:id="622">
    <w:p w14:paraId="7BC84269" w14:textId="5FF802CF" w:rsidR="00350773" w:rsidRDefault="00350773" w:rsidP="00335B68">
      <w:pPr>
        <w:pStyle w:val="footnote"/>
      </w:pPr>
      <w:r>
        <w:rPr>
          <w:rStyle w:val="FootnoteReference"/>
        </w:rPr>
        <w:footnoteRef/>
      </w:r>
      <w:r>
        <w:t xml:space="preserve"> [JS] or “reckoned”</w:t>
      </w:r>
    </w:p>
  </w:footnote>
  <w:footnote w:id="623">
    <w:p w14:paraId="7C896B79" w14:textId="22421F6C" w:rsidR="00350773" w:rsidRDefault="00350773" w:rsidP="00335B68">
      <w:pPr>
        <w:pStyle w:val="footnote"/>
      </w:pPr>
      <w:r>
        <w:rPr>
          <w:rStyle w:val="FootnoteReference"/>
        </w:rPr>
        <w:footnoteRef/>
      </w:r>
      <w:r>
        <w:t xml:space="preserve"> [JS] literally “mingled” and “works”</w:t>
      </w:r>
    </w:p>
  </w:footnote>
  <w:footnote w:id="624">
    <w:p w14:paraId="642B0591" w14:textId="225C9085" w:rsidR="00350773" w:rsidRDefault="00350773" w:rsidP="00F208ED">
      <w:pPr>
        <w:pStyle w:val="footnote"/>
      </w:pPr>
      <w:r>
        <w:rPr>
          <w:rStyle w:val="FootnoteReference"/>
        </w:rPr>
        <w:footnoteRef/>
      </w:r>
      <w:r>
        <w:t xml:space="preserve"> [JS] or “give thanks to”, “thankfully confess with praise”</w:t>
      </w:r>
    </w:p>
  </w:footnote>
  <w:footnote w:id="625">
    <w:p w14:paraId="1D020CD0" w14:textId="190B32B1" w:rsidR="00350773" w:rsidRDefault="00350773" w:rsidP="00A87777">
      <w:pPr>
        <w:pStyle w:val="footnote"/>
      </w:pPr>
      <w:r>
        <w:rPr>
          <w:rStyle w:val="FootnoteReference"/>
        </w:rPr>
        <w:footnoteRef/>
      </w:r>
      <w:r>
        <w:t xml:space="preserve"> [JS] or “age to age”</w:t>
      </w:r>
    </w:p>
  </w:footnote>
  <w:footnote w:id="626">
    <w:p w14:paraId="0B2ABDB6" w14:textId="66F5B000" w:rsidR="00350773" w:rsidRDefault="00350773" w:rsidP="00F208ED">
      <w:pPr>
        <w:pStyle w:val="footnote"/>
      </w:pPr>
      <w:r>
        <w:rPr>
          <w:rStyle w:val="FootnoteReference"/>
        </w:rPr>
        <w:footnoteRef/>
      </w:r>
      <w:r>
        <w:t xml:space="preserve"> [JS] or “May it be! May it be” or “So be it! So be it!”</w:t>
      </w:r>
    </w:p>
  </w:footnote>
  <w:footnote w:id="627">
    <w:p w14:paraId="04C140F9" w14:textId="166D1F53" w:rsidR="00350773" w:rsidRDefault="00350773" w:rsidP="005843FD">
      <w:pPr>
        <w:pStyle w:val="footnote"/>
      </w:pPr>
      <w:r>
        <w:rPr>
          <w:rStyle w:val="FootnoteReference"/>
        </w:rPr>
        <w:footnoteRef/>
      </w:r>
      <w:r>
        <w:t xml:space="preserve"> [JS] or “give thanks to”, “thankfully confess with praise”</w:t>
      </w:r>
    </w:p>
  </w:footnote>
  <w:footnote w:id="628">
    <w:p w14:paraId="338DEC03" w14:textId="32D0A384" w:rsidR="00350773" w:rsidRDefault="00350773" w:rsidP="00423B80">
      <w:pPr>
        <w:pStyle w:val="footnote"/>
      </w:pPr>
      <w:r>
        <w:rPr>
          <w:rStyle w:val="FootnoteReference"/>
        </w:rPr>
        <w:footnoteRef/>
      </w:r>
      <w:r>
        <w:t xml:space="preserve"> [JS] NETS, Fr. Lazarus, and the Coptic have “sea”, others have “south”</w:t>
      </w:r>
    </w:p>
  </w:footnote>
  <w:footnote w:id="629">
    <w:p w14:paraId="6197905E" w14:textId="37F1FE6C" w:rsidR="00350773" w:rsidRDefault="00350773" w:rsidP="005843FD">
      <w:pPr>
        <w:pStyle w:val="footnote"/>
      </w:pPr>
      <w:r>
        <w:rPr>
          <w:rStyle w:val="FootnoteReference"/>
        </w:rPr>
        <w:footnoteRef/>
      </w:r>
      <w:r>
        <w:t xml:space="preserve"> [JS] or “praise and thank”, “thankfully confess with praise”</w:t>
      </w:r>
    </w:p>
  </w:footnote>
  <w:footnote w:id="630">
    <w:p w14:paraId="2927C9DC" w14:textId="30BA0C90" w:rsidR="00350773" w:rsidRDefault="00350773" w:rsidP="008B5FD0">
      <w:pPr>
        <w:pStyle w:val="footnote"/>
      </w:pPr>
      <w:r>
        <w:rPr>
          <w:rStyle w:val="FootnoteReference"/>
        </w:rPr>
        <w:footnoteRef/>
      </w:r>
      <w:r>
        <w:t xml:space="preserve"> [JS] or “praise and thank”, “thankfully confess with praise.”</w:t>
      </w:r>
    </w:p>
  </w:footnote>
  <w:footnote w:id="631">
    <w:p w14:paraId="6B4B3E8B" w14:textId="1A47DD82" w:rsidR="00350773" w:rsidRDefault="00350773" w:rsidP="005D0282">
      <w:pPr>
        <w:pStyle w:val="footnote"/>
      </w:pPr>
      <w:r>
        <w:rPr>
          <w:rStyle w:val="FootnoteReference"/>
        </w:rPr>
        <w:footnoteRef/>
      </w:r>
      <w:r>
        <w:t xml:space="preserve"> [JS] or “He helped them out of the way of their iniquity”</w:t>
      </w:r>
    </w:p>
  </w:footnote>
  <w:footnote w:id="632">
    <w:p w14:paraId="3CB0230A" w14:textId="77777777" w:rsidR="00350773" w:rsidRDefault="0035077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4C3C4DC6" w14:textId="4D9A8A9A" w:rsidR="00350773" w:rsidRDefault="00350773" w:rsidP="008B5FD0">
      <w:pPr>
        <w:pStyle w:val="footnote"/>
      </w:pPr>
      <w:r>
        <w:rPr>
          <w:rStyle w:val="FootnoteReference"/>
        </w:rPr>
        <w:footnoteRef/>
      </w:r>
      <w:r>
        <w:t xml:space="preserve"> [JS] or “praise and thank”, “thankfully confess with praise”</w:t>
      </w:r>
    </w:p>
  </w:footnote>
  <w:footnote w:id="634">
    <w:p w14:paraId="678ED315" w14:textId="00F5D3AB" w:rsidR="00350773" w:rsidRDefault="00350773" w:rsidP="0048178C">
      <w:pPr>
        <w:pStyle w:val="footnote"/>
      </w:pPr>
      <w:r>
        <w:rPr>
          <w:rStyle w:val="FootnoteReference"/>
        </w:rPr>
        <w:footnoteRef/>
      </w:r>
      <w:r>
        <w:t xml:space="preserve"> [JS] Fr. Lazarus has “all their skill was scuttled.”</w:t>
      </w:r>
    </w:p>
  </w:footnote>
  <w:footnote w:id="635">
    <w:p w14:paraId="34CCA381" w14:textId="4D43FBED" w:rsidR="00350773" w:rsidRDefault="00350773" w:rsidP="0048178C">
      <w:pPr>
        <w:pStyle w:val="footnote"/>
      </w:pPr>
      <w:r>
        <w:rPr>
          <w:rStyle w:val="FootnoteReference"/>
        </w:rPr>
        <w:footnoteRef/>
      </w:r>
      <w:r>
        <w:t xml:space="preserve"> [JS] or “praise and thank”, “thankfully confess with praise”</w:t>
      </w:r>
    </w:p>
  </w:footnote>
  <w:footnote w:id="636">
    <w:p w14:paraId="4C3D1737" w14:textId="77777777" w:rsidR="00350773" w:rsidRDefault="00350773" w:rsidP="00C544D6">
      <w:pPr>
        <w:pStyle w:val="footnote"/>
      </w:pPr>
      <w:r>
        <w:rPr>
          <w:rStyle w:val="FootnoteReference"/>
        </w:rPr>
        <w:footnoteRef/>
      </w:r>
      <w:r>
        <w:t xml:space="preserve"> ‘mercies of the Lord’: </w:t>
      </w:r>
      <w:r w:rsidRPr="00B246C1">
        <w:rPr>
          <w:i/>
        </w:rPr>
        <w:t>or</w:t>
      </w:r>
      <w:r>
        <w:t>, the Lord’s love.</w:t>
      </w:r>
    </w:p>
  </w:footnote>
  <w:footnote w:id="637">
    <w:p w14:paraId="0ED7A10C" w14:textId="45E3CDC2" w:rsidR="00350773" w:rsidRDefault="00350773" w:rsidP="00F56D7A">
      <w:pPr>
        <w:pStyle w:val="footnote"/>
      </w:pPr>
      <w:r>
        <w:rPr>
          <w:rStyle w:val="FootnoteReference"/>
        </w:rPr>
        <w:footnoteRef/>
      </w:r>
      <w:r>
        <w:t xml:space="preserve"> [JS] NETS has, “make music”, OSB, “give praise”</w:t>
      </w:r>
    </w:p>
  </w:footnote>
  <w:footnote w:id="638">
    <w:p w14:paraId="004CF885" w14:textId="714969FE" w:rsidR="00350773" w:rsidRDefault="00350773" w:rsidP="00F56D7A">
      <w:pPr>
        <w:pStyle w:val="footnote"/>
      </w:pPr>
      <w:r>
        <w:rPr>
          <w:rStyle w:val="FootnoteReference"/>
        </w:rPr>
        <w:footnoteRef/>
      </w:r>
      <w:r>
        <w:t xml:space="preserve"> [JS] “thankfully confess You with praise”</w:t>
      </w:r>
    </w:p>
  </w:footnote>
  <w:footnote w:id="639">
    <w:p w14:paraId="5EB077FD" w14:textId="77777777" w:rsidR="00350773" w:rsidRDefault="00350773" w:rsidP="00C544D6">
      <w:pPr>
        <w:pStyle w:val="footnote"/>
      </w:pPr>
      <w:r>
        <w:rPr>
          <w:rStyle w:val="FootnoteReference"/>
        </w:rPr>
        <w:footnoteRef/>
      </w:r>
      <w:r>
        <w:t xml:space="preserve"> The first 6 verses of this Psalm are almost identical with Psalm 56:8-12, and the rest only differ in 3 words from 59:7-14.</w:t>
      </w:r>
    </w:p>
  </w:footnote>
  <w:footnote w:id="640">
    <w:p w14:paraId="56236551" w14:textId="3FD3F8AE" w:rsidR="00350773" w:rsidRDefault="00350773" w:rsidP="00F56D7A">
      <w:pPr>
        <w:pStyle w:val="footnote"/>
      </w:pPr>
      <w:r>
        <w:rPr>
          <w:rStyle w:val="FootnoteReference"/>
        </w:rPr>
        <w:footnoteRef/>
      </w:r>
      <w:r>
        <w:t xml:space="preserve"> [JS] “holy place.”</w:t>
      </w:r>
    </w:p>
  </w:footnote>
  <w:footnote w:id="641">
    <w:p w14:paraId="32F80B0A" w14:textId="77777777" w:rsidR="00350773" w:rsidRDefault="00350773" w:rsidP="00C544D6">
      <w:pPr>
        <w:pStyle w:val="footnote"/>
      </w:pPr>
      <w:r>
        <w:rPr>
          <w:rStyle w:val="FootnoteReference"/>
        </w:rPr>
        <w:footnoteRef/>
      </w:r>
      <w:r>
        <w:t xml:space="preserve"> See Psalm 59:10 and footnote.</w:t>
      </w:r>
    </w:p>
  </w:footnote>
  <w:footnote w:id="642">
    <w:p w14:paraId="70CC4836" w14:textId="77777777" w:rsidR="00350773" w:rsidRDefault="0035077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38EEC6DA" w14:textId="0ACCF4C3" w:rsidR="00350773" w:rsidRDefault="00350773" w:rsidP="00814FC4">
      <w:pPr>
        <w:pStyle w:val="footnote"/>
      </w:pPr>
      <w:r>
        <w:rPr>
          <w:rStyle w:val="FootnoteReference"/>
        </w:rPr>
        <w:footnoteRef/>
      </w:r>
      <w:r>
        <w:t xml:space="preserve"> [JS] or “lawlessness”</w:t>
      </w:r>
    </w:p>
  </w:footnote>
  <w:footnote w:id="644">
    <w:p w14:paraId="67FB27B1" w14:textId="3F7103C4" w:rsidR="00350773" w:rsidRDefault="00350773" w:rsidP="00C544D6">
      <w:pPr>
        <w:pStyle w:val="footnote"/>
      </w:pPr>
      <w:r>
        <w:rPr>
          <w:rStyle w:val="FootnoteReference"/>
        </w:rPr>
        <w:footnoteRef/>
      </w:r>
      <w:r>
        <w:t xml:space="preserve"> Cf. Num. 5:22.</w:t>
      </w:r>
    </w:p>
  </w:footnote>
  <w:footnote w:id="645">
    <w:p w14:paraId="292E96AE" w14:textId="77777777" w:rsidR="00350773" w:rsidRDefault="00350773" w:rsidP="00C544D6">
      <w:pPr>
        <w:pStyle w:val="footnote"/>
      </w:pPr>
      <w:r>
        <w:rPr>
          <w:rStyle w:val="FootnoteReference"/>
        </w:rPr>
        <w:footnoteRef/>
      </w:r>
      <w:r>
        <w:t xml:space="preserve"> Mt. 27:39.</w:t>
      </w:r>
    </w:p>
  </w:footnote>
  <w:footnote w:id="646">
    <w:p w14:paraId="151268C5" w14:textId="656FFD88" w:rsidR="00350773" w:rsidRDefault="00350773" w:rsidP="003A31BD">
      <w:pPr>
        <w:pStyle w:val="footnote"/>
      </w:pPr>
      <w:r>
        <w:rPr>
          <w:rStyle w:val="FootnoteReference"/>
        </w:rPr>
        <w:footnoteRef/>
      </w:r>
      <w:r>
        <w:t xml:space="preserve"> [JS] or “give thanks to”. “thankfully confess with praise”</w:t>
      </w:r>
    </w:p>
  </w:footnote>
  <w:footnote w:id="647">
    <w:p w14:paraId="7B5761D5" w14:textId="1159D032" w:rsidR="00350773" w:rsidRDefault="0035077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51134D" w14:textId="77777777" w:rsidR="00350773" w:rsidRDefault="00350773"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9">
    <w:p w14:paraId="09E5E6C1" w14:textId="13B68B37" w:rsidR="00350773" w:rsidRDefault="00350773" w:rsidP="00AB05E1">
      <w:pPr>
        <w:pStyle w:val="footnote"/>
      </w:pPr>
      <w:r>
        <w:rPr>
          <w:rStyle w:val="FootnoteReference"/>
        </w:rPr>
        <w:footnoteRef/>
      </w:r>
      <w:r>
        <w:t xml:space="preserve"> [JS] “with You is the dominion/rule in the day of Your power”</w:t>
      </w:r>
    </w:p>
  </w:footnote>
  <w:footnote w:id="650">
    <w:p w14:paraId="5B5E529A" w14:textId="5149157C" w:rsidR="00350773" w:rsidRDefault="00350773" w:rsidP="00C544D6">
      <w:pPr>
        <w:pStyle w:val="footnote"/>
      </w:pPr>
      <w:r>
        <w:rPr>
          <w:rStyle w:val="FootnoteReference"/>
        </w:rPr>
        <w:footnoteRef/>
      </w:r>
      <w:r>
        <w:t xml:space="preserve"> Cf. 1 Cor. 15:41-43.</w:t>
      </w:r>
    </w:p>
  </w:footnote>
  <w:footnote w:id="651">
    <w:p w14:paraId="58BF3DF2" w14:textId="33BF2504" w:rsidR="00350773" w:rsidRDefault="00350773" w:rsidP="00AB05E1">
      <w:pPr>
        <w:pStyle w:val="footnote"/>
      </w:pPr>
      <w:r>
        <w:rPr>
          <w:rStyle w:val="FootnoteReference"/>
        </w:rPr>
        <w:footnoteRef/>
      </w:r>
      <w:r>
        <w:t xml:space="preserve"> [JS] literally “morning star”</w:t>
      </w:r>
    </w:p>
  </w:footnote>
  <w:footnote w:id="652">
    <w:p w14:paraId="4C93D1C9" w14:textId="77777777" w:rsidR="00350773" w:rsidRDefault="0035077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1E1E10F2" w14:textId="52211208" w:rsidR="00350773" w:rsidRDefault="00350773" w:rsidP="00AB05E1">
      <w:pPr>
        <w:pStyle w:val="footnote"/>
      </w:pPr>
      <w:r>
        <w:rPr>
          <w:rStyle w:val="FootnoteReference"/>
        </w:rPr>
        <w:footnoteRef/>
      </w:r>
      <w:r>
        <w:t xml:space="preserve"> [JS] Fr. Lazarus renders “repent” as “change His mind”</w:t>
      </w:r>
    </w:p>
  </w:footnote>
  <w:footnote w:id="654">
    <w:p w14:paraId="5DE3DED0" w14:textId="77777777" w:rsidR="00350773" w:rsidRDefault="00350773" w:rsidP="00C544D6">
      <w:pPr>
        <w:pStyle w:val="footnote"/>
      </w:pPr>
      <w:r>
        <w:rPr>
          <w:rStyle w:val="FootnoteReference"/>
        </w:rPr>
        <w:footnoteRef/>
      </w:r>
      <w:r>
        <w:t xml:space="preserve"> Heb. 7:21.</w:t>
      </w:r>
    </w:p>
  </w:footnote>
  <w:footnote w:id="655">
    <w:p w14:paraId="09E7C6C1" w14:textId="5A2E3633" w:rsidR="00350773" w:rsidRDefault="0035077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5F67B7A9" w14:textId="253D54A9" w:rsidR="00350773" w:rsidRDefault="00350773" w:rsidP="003C200D">
      <w:pPr>
        <w:pStyle w:val="footnote"/>
      </w:pPr>
      <w:r>
        <w:rPr>
          <w:rStyle w:val="FootnoteReference"/>
        </w:rPr>
        <w:footnoteRef/>
      </w:r>
      <w:r>
        <w:t xml:space="preserve"> [JS] or “give thanks,” or “thankfully confess with praise”</w:t>
      </w:r>
    </w:p>
  </w:footnote>
  <w:footnote w:id="657">
    <w:p w14:paraId="71D97FF3" w14:textId="5ADB40B3" w:rsidR="00350773" w:rsidRDefault="00350773" w:rsidP="00680987">
      <w:pPr>
        <w:pStyle w:val="footnote"/>
      </w:pPr>
      <w:r>
        <w:rPr>
          <w:rStyle w:val="FootnoteReference"/>
        </w:rPr>
        <w:footnoteRef/>
      </w:r>
      <w:r>
        <w:t xml:space="preserve"> [JS] or “assembly”</w:t>
      </w:r>
    </w:p>
  </w:footnote>
  <w:footnote w:id="658">
    <w:p w14:paraId="794D19AF" w14:textId="3FB23375" w:rsidR="00350773" w:rsidRDefault="00350773" w:rsidP="00680987">
      <w:pPr>
        <w:pStyle w:val="footnote"/>
      </w:pPr>
      <w:r>
        <w:rPr>
          <w:rStyle w:val="FootnoteReference"/>
        </w:rPr>
        <w:footnoteRef/>
      </w:r>
      <w:r>
        <w:t xml:space="preserve"> [JS] or “sought out in all things according to His will.”</w:t>
      </w:r>
    </w:p>
  </w:footnote>
  <w:footnote w:id="659">
    <w:p w14:paraId="20B5E251" w14:textId="0958B144" w:rsidR="00350773" w:rsidRDefault="00350773" w:rsidP="003C200D">
      <w:pPr>
        <w:pStyle w:val="footnote"/>
      </w:pPr>
      <w:r>
        <w:rPr>
          <w:rStyle w:val="FootnoteReference"/>
        </w:rPr>
        <w:footnoteRef/>
      </w:r>
      <w:r>
        <w:t xml:space="preserve"> [JS] or “thanksgiving,” or “thankful confession with praise”</w:t>
      </w:r>
    </w:p>
  </w:footnote>
  <w:footnote w:id="660">
    <w:p w14:paraId="1BC090E3" w14:textId="77777777" w:rsidR="00350773" w:rsidRDefault="0035077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458325D6" w14:textId="77777777" w:rsidR="00350773" w:rsidRDefault="00350773" w:rsidP="00C544D6">
      <w:pPr>
        <w:pStyle w:val="footnote"/>
      </w:pPr>
      <w:r>
        <w:rPr>
          <w:rStyle w:val="FootnoteReference"/>
        </w:rPr>
        <w:footnoteRef/>
      </w:r>
      <w:r>
        <w:t xml:space="preserve"> Gen. 6:18; 9:9f; 15; 17; Ex. 19:5; Mk. 14:24; Lk. 22:20,29,30.</w:t>
      </w:r>
    </w:p>
  </w:footnote>
  <w:footnote w:id="662">
    <w:p w14:paraId="37902716" w14:textId="6DF49123" w:rsidR="00350773" w:rsidRDefault="00350773" w:rsidP="001F0BA8">
      <w:pPr>
        <w:pStyle w:val="footnote"/>
      </w:pPr>
      <w:r>
        <w:rPr>
          <w:rStyle w:val="FootnoteReference"/>
        </w:rPr>
        <w:footnoteRef/>
      </w:r>
      <w:r>
        <w:t xml:space="preserve"> [JS] or “awesome”, “terrible”</w:t>
      </w:r>
    </w:p>
  </w:footnote>
  <w:footnote w:id="663">
    <w:p w14:paraId="534F669F" w14:textId="77777777" w:rsidR="00350773" w:rsidRDefault="0035077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2820C079" w14:textId="019C661F" w:rsidR="00350773" w:rsidRDefault="00350773" w:rsidP="00C544D6">
      <w:pPr>
        <w:pStyle w:val="footnote"/>
      </w:pPr>
      <w:r>
        <w:rPr>
          <w:rStyle w:val="FootnoteReference"/>
        </w:rPr>
        <w:footnoteRef/>
      </w:r>
      <w:r>
        <w:t xml:space="preserve"> To cultivate this fear is to practice living in the presence of God, which is the height of wisdom and understanding.</w:t>
      </w:r>
    </w:p>
  </w:footnote>
  <w:footnote w:id="665">
    <w:p w14:paraId="4EC2A81B" w14:textId="24C25CFD" w:rsidR="00350773" w:rsidRDefault="00350773" w:rsidP="009717D4">
      <w:pPr>
        <w:pStyle w:val="footnote"/>
      </w:pPr>
      <w:r>
        <w:rPr>
          <w:rStyle w:val="FootnoteReference"/>
        </w:rPr>
        <w:footnoteRef/>
      </w:r>
      <w:r>
        <w:t xml:space="preserve"> [JS] or “endures forever and ever”</w:t>
      </w:r>
    </w:p>
  </w:footnote>
  <w:footnote w:id="666">
    <w:p w14:paraId="6ED31546" w14:textId="32850D5D" w:rsidR="00350773" w:rsidRDefault="00350773" w:rsidP="00081087">
      <w:pPr>
        <w:pStyle w:val="footnote"/>
      </w:pPr>
      <w:r>
        <w:rPr>
          <w:rStyle w:val="FootnoteReference"/>
        </w:rPr>
        <w:footnoteRef/>
      </w:r>
      <w:r>
        <w:t xml:space="preserve"> [JS] or “dawned”</w:t>
      </w:r>
    </w:p>
  </w:footnote>
  <w:footnote w:id="667">
    <w:p w14:paraId="56F05B01" w14:textId="70E648CE" w:rsidR="00350773" w:rsidRDefault="00350773" w:rsidP="00081087">
      <w:pPr>
        <w:pStyle w:val="footnote"/>
      </w:pPr>
      <w:r>
        <w:rPr>
          <w:rStyle w:val="FootnoteReference"/>
        </w:rPr>
        <w:footnoteRef/>
      </w:r>
      <w:r>
        <w:t xml:space="preserve"> [JS] NETS interprets this as “He scattered [His enemies]”</w:t>
      </w:r>
    </w:p>
  </w:footnote>
  <w:footnote w:id="668">
    <w:p w14:paraId="246FBDEA" w14:textId="2D78AE51" w:rsidR="00350773" w:rsidRDefault="00350773" w:rsidP="00081087">
      <w:pPr>
        <w:pStyle w:val="footnote"/>
      </w:pPr>
      <w:r>
        <w:rPr>
          <w:rStyle w:val="FootnoteReference"/>
        </w:rPr>
        <w:footnoteRef/>
      </w:r>
      <w:r>
        <w:t xml:space="preserve"> [JS] or “contines forever and ever”</w:t>
      </w:r>
    </w:p>
  </w:footnote>
  <w:footnote w:id="669">
    <w:p w14:paraId="58019E44" w14:textId="02459B25" w:rsidR="00350773" w:rsidRDefault="00350773" w:rsidP="00081087">
      <w:pPr>
        <w:pStyle w:val="footnote"/>
      </w:pPr>
      <w:r>
        <w:rPr>
          <w:rStyle w:val="FootnoteReference"/>
        </w:rPr>
        <w:footnoteRef/>
      </w:r>
      <w:r>
        <w:t xml:space="preserve"> [JS] or “he will be raised to power and glory.”</w:t>
      </w:r>
    </w:p>
  </w:footnote>
  <w:footnote w:id="670">
    <w:p w14:paraId="0B84AC37" w14:textId="74BB2C6D" w:rsidR="00350773" w:rsidRDefault="00350773" w:rsidP="00C544D6">
      <w:pPr>
        <w:pStyle w:val="footnote"/>
      </w:pPr>
      <w:r>
        <w:rPr>
          <w:rStyle w:val="FootnoteReference"/>
        </w:rPr>
        <w:footnoteRef/>
      </w:r>
      <w:r>
        <w:t xml:space="preserve"> ‘The world is passing away, and the desire for it; but anyone who does the will of God lives forever’ (1 Jn. 2:17).</w:t>
      </w:r>
    </w:p>
  </w:footnote>
  <w:footnote w:id="671">
    <w:p w14:paraId="7BCF6DAD" w14:textId="145C36D2" w:rsidR="00350773" w:rsidRDefault="0035077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5B7D718A" w14:textId="55E58CE6" w:rsidR="00350773" w:rsidRDefault="00350773" w:rsidP="00694704">
      <w:pPr>
        <w:pStyle w:val="footnote"/>
      </w:pPr>
      <w:r>
        <w:rPr>
          <w:rStyle w:val="FootnoteReference"/>
        </w:rPr>
        <w:footnoteRef/>
      </w:r>
      <w:r>
        <w:t xml:space="preserve"> [JS] all others have “servants”, but Fr. Athanasius from the Coptic has “children”, which Fr. Lazarus has as well.</w:t>
      </w:r>
    </w:p>
  </w:footnote>
  <w:footnote w:id="673">
    <w:p w14:paraId="5FAF92C9" w14:textId="77777777" w:rsidR="00350773" w:rsidRDefault="00350773" w:rsidP="00C544D6">
      <w:pPr>
        <w:pStyle w:val="footnote"/>
      </w:pPr>
      <w:r>
        <w:rPr>
          <w:rStyle w:val="FootnoteReference"/>
        </w:rPr>
        <w:footnoteRef/>
      </w:r>
      <w:r>
        <w:t xml:space="preserve"> Ex. 19:6; 29:43-46; Deut. 27:9; Is. 63:18,19; Jer. 2:3; 2 Cor. 6:16.</w:t>
      </w:r>
    </w:p>
  </w:footnote>
  <w:footnote w:id="674">
    <w:p w14:paraId="6D9F1C7B" w14:textId="0AA2BDBF" w:rsidR="00350773" w:rsidRDefault="00350773"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0C14975E" w14:textId="016BE0A8" w:rsidR="00350773" w:rsidRDefault="00350773" w:rsidP="00C544D6">
      <w:pPr>
        <w:pStyle w:val="footnote"/>
      </w:pPr>
      <w:r>
        <w:rPr>
          <w:rStyle w:val="FootnoteReference"/>
        </w:rPr>
        <w:footnoteRef/>
      </w:r>
      <w:r>
        <w:t xml:space="preserve"> Earth rocked and rolled in travail at the birth of a nation (cf. Jn. 16:20-22).</w:t>
      </w:r>
    </w:p>
  </w:footnote>
  <w:footnote w:id="676">
    <w:p w14:paraId="57A4E776" w14:textId="40FC4D7E" w:rsidR="00350773" w:rsidRDefault="00350773" w:rsidP="004446FE">
      <w:pPr>
        <w:pStyle w:val="footnote"/>
      </w:pPr>
      <w:r>
        <w:rPr>
          <w:rStyle w:val="FootnoteReference"/>
        </w:rPr>
        <w:footnoteRef/>
      </w:r>
      <w:r>
        <w:t xml:space="preserve"> [JS] or “presence”</w:t>
      </w:r>
    </w:p>
  </w:footnote>
  <w:footnote w:id="677">
    <w:p w14:paraId="0CFFAE38" w14:textId="5E3C02BC" w:rsidR="00350773" w:rsidRDefault="00350773" w:rsidP="00C544D6">
      <w:pPr>
        <w:pStyle w:val="footnote"/>
      </w:pPr>
      <w:r>
        <w:rPr>
          <w:rStyle w:val="FootnoteReference"/>
        </w:rPr>
        <w:footnoteRef/>
      </w:r>
      <w:r>
        <w:t xml:space="preserve"> Cf. John 1:18; 3:13; Wisdom 18:16.</w:t>
      </w:r>
    </w:p>
  </w:footnote>
  <w:footnote w:id="678">
    <w:p w14:paraId="47CB4F3E" w14:textId="77777777" w:rsidR="00350773" w:rsidRDefault="0035077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0F48768" w14:textId="75F7FA85" w:rsidR="00350773" w:rsidRDefault="00350773" w:rsidP="00BD138C">
      <w:pPr>
        <w:pStyle w:val="footnote"/>
      </w:pPr>
      <w:r>
        <w:rPr>
          <w:rStyle w:val="FootnoteReference"/>
        </w:rPr>
        <w:footnoteRef/>
      </w:r>
      <w:r>
        <w:t xml:space="preserve"> [JS] or “from now and forevermore.”</w:t>
      </w:r>
    </w:p>
  </w:footnote>
  <w:footnote w:id="680">
    <w:p w14:paraId="5DABE081" w14:textId="210E3418" w:rsidR="00350773" w:rsidRDefault="00350773"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FB65011" w14:textId="5A457A03" w:rsidR="00350773" w:rsidRDefault="00350773" w:rsidP="00D27B1F">
      <w:pPr>
        <w:pStyle w:val="footnote"/>
      </w:pPr>
      <w:r>
        <w:rPr>
          <w:rStyle w:val="FootnoteReference"/>
        </w:rPr>
        <w:footnoteRef/>
      </w:r>
      <w:r>
        <w:t xml:space="preserve"> [JS] or “cry”</w:t>
      </w:r>
    </w:p>
  </w:footnote>
  <w:footnote w:id="682">
    <w:p w14:paraId="181149B5" w14:textId="32524C88" w:rsidR="00350773" w:rsidRDefault="00350773" w:rsidP="00D27B1F">
      <w:pPr>
        <w:pStyle w:val="footnote"/>
      </w:pPr>
      <w:r>
        <w:rPr>
          <w:rStyle w:val="FootnoteReference"/>
        </w:rPr>
        <w:footnoteRef/>
      </w:r>
      <w:r>
        <w:t xml:space="preserve"> [JS] or “rescue”, i.e. “O Lord, rescue me!”</w:t>
      </w:r>
    </w:p>
  </w:footnote>
  <w:footnote w:id="683">
    <w:p w14:paraId="01C92B04" w14:textId="730DEAF2" w:rsidR="00350773" w:rsidRDefault="00350773" w:rsidP="00C01007">
      <w:pPr>
        <w:pStyle w:val="footnote"/>
      </w:pPr>
      <w:r>
        <w:rPr>
          <w:rStyle w:val="FootnoteReference"/>
        </w:rPr>
        <w:footnoteRef/>
      </w:r>
      <w:r>
        <w:t xml:space="preserve"> Or “life,” or “self.</w:t>
      </w:r>
    </w:p>
  </w:footnote>
  <w:footnote w:id="684">
    <w:p w14:paraId="25D08CAE" w14:textId="420582EC" w:rsidR="00350773" w:rsidRDefault="00350773" w:rsidP="00C544D6">
      <w:pPr>
        <w:pStyle w:val="footnote"/>
      </w:pPr>
      <w:r>
        <w:rPr>
          <w:rStyle w:val="FootnoteReference"/>
        </w:rPr>
        <w:footnoteRef/>
      </w:r>
      <w:r>
        <w:t xml:space="preserve"> cf. Heb. 4:10; Phil. 2:12; Mt. 11:28,29; Jer. 6:16.</w:t>
      </w:r>
    </w:p>
  </w:footnote>
  <w:footnote w:id="685">
    <w:p w14:paraId="05F0C10B" w14:textId="6BC266D9" w:rsidR="00350773" w:rsidRDefault="00350773" w:rsidP="0099246B">
      <w:pPr>
        <w:pStyle w:val="footnote"/>
      </w:pPr>
      <w:r>
        <w:rPr>
          <w:rStyle w:val="FootnoteReference"/>
        </w:rPr>
        <w:footnoteRef/>
      </w:r>
      <w:r>
        <w:t xml:space="preserve"> [JS] Fr. Lazarus has, “I will live to please the Lord”</w:t>
      </w:r>
    </w:p>
  </w:footnote>
  <w:footnote w:id="686">
    <w:p w14:paraId="4CB1C48E" w14:textId="77777777" w:rsidR="00350773" w:rsidRDefault="00350773" w:rsidP="00C544D6">
      <w:pPr>
        <w:pStyle w:val="footnote"/>
      </w:pPr>
      <w:r>
        <w:rPr>
          <w:rStyle w:val="FootnoteReference"/>
        </w:rPr>
        <w:footnoteRef/>
      </w:r>
      <w:r>
        <w:t xml:space="preserve"> 2 Cor. 4:13.</w:t>
      </w:r>
    </w:p>
  </w:footnote>
  <w:footnote w:id="687">
    <w:p w14:paraId="3BB26747" w14:textId="6DF70EDA" w:rsidR="00350773" w:rsidRDefault="00350773" w:rsidP="00040C56">
      <w:pPr>
        <w:pStyle w:val="footnote"/>
      </w:pPr>
      <w:r>
        <w:rPr>
          <w:rStyle w:val="FootnoteReference"/>
        </w:rPr>
        <w:footnoteRef/>
      </w:r>
      <w:r>
        <w:t xml:space="preserve"> [JS] or “brought very low”</w:t>
      </w:r>
    </w:p>
  </w:footnote>
  <w:footnote w:id="688">
    <w:p w14:paraId="14C69153" w14:textId="7E1050DE" w:rsidR="00350773" w:rsidRDefault="00350773" w:rsidP="00B403A1">
      <w:pPr>
        <w:pStyle w:val="footnote"/>
      </w:pPr>
      <w:r>
        <w:rPr>
          <w:rStyle w:val="FootnoteReference"/>
        </w:rPr>
        <w:footnoteRef/>
      </w:r>
      <w:r>
        <w:t xml:space="preserve"> [JS] OSB has, “ecstasy,” Fr. Lazarus has “madness,” Brenton has “amazement.”</w:t>
      </w:r>
    </w:p>
  </w:footnote>
  <w:footnote w:id="689">
    <w:p w14:paraId="01F55DAD" w14:textId="6E588482" w:rsidR="00350773" w:rsidRDefault="00350773" w:rsidP="00B403A1">
      <w:pPr>
        <w:pStyle w:val="footnote"/>
      </w:pPr>
      <w:r>
        <w:rPr>
          <w:rStyle w:val="FootnoteReference"/>
        </w:rPr>
        <w:footnoteRef/>
      </w:r>
      <w:r>
        <w:t xml:space="preserve"> [JS] NETS and OSB omit vs. 5.</w:t>
      </w:r>
    </w:p>
  </w:footnote>
  <w:footnote w:id="690">
    <w:p w14:paraId="0273528E" w14:textId="77777777" w:rsidR="00350773" w:rsidRDefault="00350773" w:rsidP="00F01C0B">
      <w:pPr>
        <w:pStyle w:val="footnote"/>
      </w:pPr>
      <w:r>
        <w:rPr>
          <w:rStyle w:val="FootnoteReference"/>
        </w:rPr>
        <w:footnoteRef/>
      </w:r>
      <w:r>
        <w:t xml:space="preserve"> [JS] literally, “holy ones.”</w:t>
      </w:r>
    </w:p>
  </w:footnote>
  <w:footnote w:id="691">
    <w:p w14:paraId="536B616C" w14:textId="77777777" w:rsidR="00350773" w:rsidRDefault="00350773" w:rsidP="00F01C0B">
      <w:pPr>
        <w:pStyle w:val="footnote"/>
      </w:pPr>
      <w:r>
        <w:rPr>
          <w:rStyle w:val="FootnoteReference"/>
        </w:rPr>
        <w:footnoteRef/>
      </w:r>
      <w:r>
        <w:t xml:space="preserve"> </w:t>
      </w:r>
      <w:r w:rsidRPr="00DC02D9">
        <w:rPr>
          <w:i/>
        </w:rPr>
        <w:t>Or:</w:t>
      </w:r>
      <w:r>
        <w:t xml:space="preserve"> costly (Wisdom 1:13-16).</w:t>
      </w:r>
    </w:p>
  </w:footnote>
  <w:footnote w:id="692">
    <w:p w14:paraId="6DE0E1BC" w14:textId="28145809" w:rsidR="00350773" w:rsidRDefault="00350773" w:rsidP="00B403A1">
      <w:pPr>
        <w:pStyle w:val="footnote"/>
      </w:pPr>
      <w:r>
        <w:rPr>
          <w:rStyle w:val="FootnoteReference"/>
        </w:rPr>
        <w:footnoteRef/>
      </w:r>
      <w:r>
        <w:t xml:space="preserve"> [JS] litearlly, “slave”.</w:t>
      </w:r>
    </w:p>
  </w:footnote>
  <w:footnote w:id="693">
    <w:p w14:paraId="74CEF705" w14:textId="6A24290B" w:rsidR="00350773" w:rsidRDefault="00350773" w:rsidP="00B403A1">
      <w:pPr>
        <w:pStyle w:val="footnote"/>
      </w:pPr>
      <w:r>
        <w:rPr>
          <w:rStyle w:val="FootnoteReference"/>
        </w:rPr>
        <w:footnoteRef/>
      </w:r>
      <w:r>
        <w:t xml:space="preserve"> [JS] [] lacking in NETS and OSB.</w:t>
      </w:r>
    </w:p>
  </w:footnote>
  <w:footnote w:id="694">
    <w:p w14:paraId="380C2FA4" w14:textId="77777777" w:rsidR="00350773" w:rsidRDefault="00350773" w:rsidP="00C544D6">
      <w:pPr>
        <w:pStyle w:val="footnote"/>
      </w:pPr>
      <w:r>
        <w:rPr>
          <w:rStyle w:val="FootnoteReference"/>
        </w:rPr>
        <w:footnoteRef/>
      </w:r>
      <w:r>
        <w:t xml:space="preserve"> Rom. 15:11.</w:t>
      </w:r>
    </w:p>
  </w:footnote>
  <w:footnote w:id="695">
    <w:p w14:paraId="62277668" w14:textId="3F273B69" w:rsidR="00350773" w:rsidRDefault="00350773" w:rsidP="00A63B10">
      <w:pPr>
        <w:pStyle w:val="footnote"/>
      </w:pPr>
      <w:r>
        <w:rPr>
          <w:rStyle w:val="FootnoteReference"/>
        </w:rPr>
        <w:footnoteRef/>
      </w:r>
      <w:r>
        <w:t xml:space="preserve"> [JS] Fr. Lazarus has “is strong” NETS has “became strong towards us,” OSB has “rules over us.”</w:t>
      </w:r>
    </w:p>
  </w:footnote>
  <w:footnote w:id="696">
    <w:p w14:paraId="5730A607" w14:textId="6F7B9D5F" w:rsidR="00350773" w:rsidRDefault="00350773" w:rsidP="00407DA2">
      <w:pPr>
        <w:pStyle w:val="footnote"/>
      </w:pPr>
      <w:r>
        <w:rPr>
          <w:rStyle w:val="FootnoteReference"/>
        </w:rPr>
        <w:footnoteRef/>
      </w:r>
      <w:r>
        <w:t xml:space="preserve"> [JS] “thankfully confess the Lord with praise,” here and throughout</w:t>
      </w:r>
    </w:p>
  </w:footnote>
  <w:footnote w:id="697">
    <w:p w14:paraId="468C84B0" w14:textId="77777777" w:rsidR="00350773" w:rsidRDefault="00350773" w:rsidP="00C544D6">
      <w:pPr>
        <w:pStyle w:val="footnote"/>
      </w:pPr>
      <w:r>
        <w:rPr>
          <w:rStyle w:val="FootnoteReference"/>
        </w:rPr>
        <w:footnoteRef/>
      </w:r>
      <w:r>
        <w:t xml:space="preserve"> Mercy </w:t>
      </w:r>
      <w:r w:rsidRPr="00DC02D9">
        <w:rPr>
          <w:i/>
        </w:rPr>
        <w:t>or</w:t>
      </w:r>
      <w:r>
        <w:t xml:space="preserve"> love.</w:t>
      </w:r>
    </w:p>
  </w:footnote>
  <w:footnote w:id="698">
    <w:p w14:paraId="17CB332D" w14:textId="77777777" w:rsidR="00350773" w:rsidRPr="00C544D6" w:rsidRDefault="00350773" w:rsidP="00C544D6">
      <w:pPr>
        <w:pStyle w:val="footnote"/>
      </w:pPr>
      <w:r w:rsidRPr="00C544D6">
        <w:rPr>
          <w:rStyle w:val="FootnoteReference"/>
          <w:vertAlign w:val="baseline"/>
        </w:rPr>
        <w:footnoteRef/>
      </w:r>
      <w:r w:rsidRPr="00C544D6">
        <w:t xml:space="preserve"> Heb. 13:6.</w:t>
      </w:r>
    </w:p>
  </w:footnote>
  <w:footnote w:id="699">
    <w:p w14:paraId="0D5076CD" w14:textId="11027FF0" w:rsidR="00350773" w:rsidRDefault="00350773" w:rsidP="00C13781">
      <w:pPr>
        <w:pStyle w:val="footnote"/>
      </w:pPr>
      <w:r>
        <w:rPr>
          <w:rStyle w:val="FootnoteReference"/>
        </w:rPr>
        <w:footnoteRef/>
      </w:r>
      <w:r>
        <w:t xml:space="preserve"> [JS] Fr. Lazarus has “see the fall of”</w:t>
      </w:r>
    </w:p>
  </w:footnote>
  <w:footnote w:id="700">
    <w:p w14:paraId="6976F3A7" w14:textId="5D43CA43" w:rsidR="00350773" w:rsidRDefault="00350773"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1">
    <w:p w14:paraId="54F1DDA3" w14:textId="7FA1559F" w:rsidR="00350773" w:rsidRDefault="00350773" w:rsidP="00283E41">
      <w:pPr>
        <w:pStyle w:val="footnote"/>
      </w:pPr>
      <w:r>
        <w:rPr>
          <w:rStyle w:val="FootnoteReference"/>
        </w:rPr>
        <w:footnoteRef/>
      </w:r>
      <w:r>
        <w:t xml:space="preserve"> [JS] or “give thanks to”, “thankfully confess with praise”</w:t>
      </w:r>
    </w:p>
  </w:footnote>
  <w:footnote w:id="702">
    <w:p w14:paraId="6FF61961" w14:textId="48C00F3F" w:rsidR="00350773" w:rsidRDefault="00350773" w:rsidP="00283E41">
      <w:pPr>
        <w:pStyle w:val="footnote"/>
      </w:pPr>
      <w:r>
        <w:rPr>
          <w:rStyle w:val="FootnoteReference"/>
        </w:rPr>
        <w:footnoteRef/>
      </w:r>
      <w:r>
        <w:t xml:space="preserve"> [JS] or “praise and thank,” “thankfully confess with praise”</w:t>
      </w:r>
    </w:p>
  </w:footnote>
  <w:footnote w:id="703">
    <w:p w14:paraId="136E3140" w14:textId="77777777" w:rsidR="00350773" w:rsidRDefault="0035077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130CB8A8" w14:textId="3314BD86" w:rsidR="00350773" w:rsidRDefault="00350773" w:rsidP="00283E41">
      <w:pPr>
        <w:pStyle w:val="footnote"/>
      </w:pPr>
      <w:r>
        <w:rPr>
          <w:rStyle w:val="FootnoteReference"/>
        </w:rPr>
        <w:footnoteRef/>
      </w:r>
      <w:r>
        <w:t xml:space="preserve"> [JS] or “prosper us”</w:t>
      </w:r>
    </w:p>
  </w:footnote>
  <w:footnote w:id="705">
    <w:p w14:paraId="7A2D9627" w14:textId="696F8531" w:rsidR="00350773" w:rsidRDefault="00350773" w:rsidP="00407DA2">
      <w:pPr>
        <w:pStyle w:val="footnote"/>
      </w:pPr>
      <w:r>
        <w:rPr>
          <w:rStyle w:val="FootnoteReference"/>
        </w:rPr>
        <w:footnoteRef/>
      </w:r>
      <w:r>
        <w:t xml:space="preserve"> [JS] or “revealed Himself to us” or, as Fr. Athanasius has it, “has shone upone us.”</w:t>
      </w:r>
    </w:p>
  </w:footnote>
  <w:footnote w:id="706">
    <w:p w14:paraId="05642717" w14:textId="78CE3F15" w:rsidR="00350773" w:rsidRDefault="0035077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27685407" w14:textId="50DBBE13" w:rsidR="00350773" w:rsidRDefault="0035077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10B6A538" w14:textId="218D14D9" w:rsidR="00350773" w:rsidRDefault="00350773" w:rsidP="00407DA2">
      <w:pPr>
        <w:pStyle w:val="footnote"/>
      </w:pPr>
      <w:r>
        <w:rPr>
          <w:rStyle w:val="FootnoteReference"/>
        </w:rPr>
        <w:footnoteRef/>
      </w:r>
      <w:r>
        <w:t xml:space="preserve"> [JS] “thankfully confess You with praise”</w:t>
      </w:r>
    </w:p>
  </w:footnote>
  <w:footnote w:id="709">
    <w:p w14:paraId="327B2E03" w14:textId="17966534" w:rsidR="00350773" w:rsidRDefault="00350773" w:rsidP="00407DA2">
      <w:pPr>
        <w:pStyle w:val="footnote"/>
      </w:pPr>
      <w:r>
        <w:rPr>
          <w:rStyle w:val="FootnoteReference"/>
        </w:rPr>
        <w:footnoteRef/>
      </w:r>
      <w:r>
        <w:t xml:space="preserve"> [JS] “thankfully confess You with praise”</w:t>
      </w:r>
    </w:p>
  </w:footnote>
  <w:footnote w:id="710">
    <w:p w14:paraId="6E3C51BA" w14:textId="77777777" w:rsidR="00350773" w:rsidRDefault="0035077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1B184B80" w14:textId="77777777" w:rsidR="00350773" w:rsidRDefault="00350773" w:rsidP="00C544D6">
      <w:pPr>
        <w:pStyle w:val="footnote"/>
      </w:pPr>
      <w:r>
        <w:rPr>
          <w:rStyle w:val="FootnoteReference"/>
        </w:rPr>
        <w:footnoteRef/>
      </w:r>
      <w:r>
        <w:t xml:space="preserve"> Rom. 10:5; Gal. 3:12; Lev. 18:5; Luke 10:25-28.</w:t>
      </w:r>
    </w:p>
  </w:footnote>
  <w:footnote w:id="712">
    <w:p w14:paraId="0E153BF4" w14:textId="77777777" w:rsidR="00350773" w:rsidRDefault="0035077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FA9B9EF" w14:textId="77777777" w:rsidR="00350773" w:rsidRDefault="0035077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253864F1" w14:textId="16AD5912" w:rsidR="00350773" w:rsidRDefault="00350773" w:rsidP="00E869A6">
      <w:pPr>
        <w:pStyle w:val="footnote"/>
      </w:pPr>
      <w:r>
        <w:rPr>
          <w:rStyle w:val="FootnoteReference"/>
        </w:rPr>
        <w:footnoteRef/>
      </w:r>
      <w:r>
        <w:t xml:space="preserve"> [JS] or “ordinances”. Fr. Athanasius has, “truths”. Literally something engraved or inscribed.</w:t>
      </w:r>
    </w:p>
  </w:footnote>
  <w:footnote w:id="715">
    <w:p w14:paraId="18017E7A" w14:textId="699B3F0B" w:rsidR="00350773" w:rsidRDefault="00350773" w:rsidP="00E869A6">
      <w:pPr>
        <w:pStyle w:val="footnote"/>
      </w:pPr>
      <w:r>
        <w:rPr>
          <w:rStyle w:val="FootnoteReference"/>
        </w:rPr>
        <w:footnoteRef/>
      </w:r>
      <w:r>
        <w:t xml:space="preserve"> [JS] Fr. Lazarus has “praise and thank”. Could be rendered, “thankfully confess You with praise”.</w:t>
      </w:r>
    </w:p>
  </w:footnote>
  <w:footnote w:id="716">
    <w:p w14:paraId="6175A855" w14:textId="57690D3E" w:rsidR="00350773" w:rsidRDefault="00350773" w:rsidP="00C57482">
      <w:pPr>
        <w:pStyle w:val="footnote"/>
      </w:pPr>
      <w:r>
        <w:rPr>
          <w:rStyle w:val="FootnoteReference"/>
        </w:rPr>
        <w:footnoteRef/>
      </w:r>
      <w:r>
        <w:t xml:space="preserve"> [JS] or “sayings,” or “teachings”</w:t>
      </w:r>
    </w:p>
  </w:footnote>
  <w:footnote w:id="717">
    <w:p w14:paraId="798DF7BE" w14:textId="68962B07" w:rsidR="00350773" w:rsidRDefault="00350773" w:rsidP="00BE75D2">
      <w:pPr>
        <w:pStyle w:val="footnote"/>
      </w:pPr>
      <w:r>
        <w:rPr>
          <w:rStyle w:val="FootnoteReference"/>
        </w:rPr>
        <w:footnoteRef/>
      </w:r>
      <w:r>
        <w:t xml:space="preserve"> [JS] Fr. Athanasius has, “repaly,” Brenton has “recompense”</w:t>
      </w:r>
    </w:p>
  </w:footnote>
  <w:footnote w:id="718">
    <w:p w14:paraId="0D4EEBCE" w14:textId="0AC85059" w:rsidR="00350773" w:rsidRDefault="00350773"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27B8F97B" w14:textId="77777777" w:rsidR="00350773" w:rsidRDefault="0035077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7E47ADA2" w14:textId="77777777" w:rsidR="00350773" w:rsidRDefault="0035077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EDD2AC5" w14:textId="77777777" w:rsidR="00350773" w:rsidRDefault="00350773" w:rsidP="00C544D6">
      <w:pPr>
        <w:pStyle w:val="footnote"/>
      </w:pPr>
      <w:r>
        <w:rPr>
          <w:rStyle w:val="FootnoteReference"/>
        </w:rPr>
        <w:footnoteRef/>
      </w:r>
      <w:r>
        <w:t xml:space="preserve"> sloth: </w:t>
      </w:r>
      <w:r w:rsidRPr="0002544A">
        <w:rPr>
          <w:i/>
        </w:rPr>
        <w:t>or:</w:t>
      </w:r>
      <w:r>
        <w:t xml:space="preserve"> accidie.</w:t>
      </w:r>
    </w:p>
  </w:footnote>
  <w:footnote w:id="722">
    <w:p w14:paraId="35335E72" w14:textId="703A0471" w:rsidR="00350773" w:rsidRDefault="00350773" w:rsidP="005E7419">
      <w:pPr>
        <w:pStyle w:val="footnote"/>
      </w:pPr>
      <w:r>
        <w:rPr>
          <w:rStyle w:val="FootnoteReference"/>
        </w:rPr>
        <w:footnoteRef/>
      </w:r>
      <w:r>
        <w:t xml:space="preserve"> [JS] or “establish,” “confirm”</w:t>
      </w:r>
    </w:p>
  </w:footnote>
  <w:footnote w:id="723">
    <w:p w14:paraId="2E991C7E" w14:textId="4933BF85" w:rsidR="00350773" w:rsidRDefault="00350773" w:rsidP="00B5676D">
      <w:pPr>
        <w:pStyle w:val="footnote"/>
      </w:pPr>
      <w:r>
        <w:rPr>
          <w:rStyle w:val="FootnoteReference"/>
        </w:rPr>
        <w:footnoteRef/>
      </w:r>
      <w:r>
        <w:t xml:space="preserve"> [JS] or “covetousness”</w:t>
      </w:r>
    </w:p>
  </w:footnote>
  <w:footnote w:id="724">
    <w:p w14:paraId="25BE986A" w14:textId="2129563B" w:rsidR="00350773" w:rsidRDefault="00350773"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1BE9F3FA" w14:textId="704CDB82" w:rsidR="00350773" w:rsidRDefault="00350773" w:rsidP="00C544D6">
      <w:pPr>
        <w:pStyle w:val="footnote"/>
      </w:pPr>
      <w:r>
        <w:rPr>
          <w:rStyle w:val="FootnoteReference"/>
        </w:rPr>
        <w:footnoteRef/>
      </w:r>
      <w:r>
        <w:t xml:space="preserve"> Christ is our way and our righteousness (cf. Jn. 14:6; 1 Cor 1:30; Ephes. 2:5-7).</w:t>
      </w:r>
    </w:p>
  </w:footnote>
  <w:footnote w:id="726">
    <w:p w14:paraId="79416CA6" w14:textId="027AF494" w:rsidR="00350773" w:rsidRDefault="00350773" w:rsidP="00C544D6">
      <w:pPr>
        <w:pStyle w:val="footnote"/>
      </w:pPr>
      <w:r>
        <w:rPr>
          <w:rStyle w:val="FootnoteReference"/>
        </w:rPr>
        <w:footnoteRef/>
      </w:r>
      <w:r>
        <w:t xml:space="preserve"> The house of wisdom can be built only if the fear of God is rooted deeply in the soul (cf. St Ambrose).</w:t>
      </w:r>
    </w:p>
  </w:footnote>
  <w:footnote w:id="727">
    <w:p w14:paraId="5DF20A4C" w14:textId="42D6EF77" w:rsidR="00350773" w:rsidRDefault="00350773" w:rsidP="00C544D6">
      <w:pPr>
        <w:pStyle w:val="footnote"/>
      </w:pPr>
      <w:r>
        <w:rPr>
          <w:rStyle w:val="FootnoteReference"/>
        </w:rPr>
        <w:footnoteRef/>
      </w:r>
      <w:r>
        <w:t xml:space="preserve"> Christ is our way and our righteousness (cf. Jn. 14:6; 1 Cor 1:30; Ephes. 2:5-7). &lt;see 2 footnotes above&gt;</w:t>
      </w:r>
    </w:p>
  </w:footnote>
  <w:footnote w:id="728">
    <w:p w14:paraId="2981F854" w14:textId="7B631D2E" w:rsidR="00350773" w:rsidRDefault="00350773" w:rsidP="00C544D6">
      <w:pPr>
        <w:pStyle w:val="footnote"/>
      </w:pPr>
      <w:r>
        <w:rPr>
          <w:rStyle w:val="FootnoteReference"/>
        </w:rPr>
        <w:footnoteRef/>
      </w:r>
      <w:r>
        <w:t xml:space="preserve"> </w:t>
      </w:r>
      <w:r w:rsidRPr="0002544A">
        <w:rPr>
          <w:i/>
        </w:rPr>
        <w:t>Lit</w:t>
      </w:r>
      <w:r>
        <w:t>. Face: a Hebraism for ‘favor’. (Cf. Psalm 44:13).</w:t>
      </w:r>
    </w:p>
  </w:footnote>
  <w:footnote w:id="729">
    <w:p w14:paraId="38605490" w14:textId="30AFC73A" w:rsidR="00350773" w:rsidRDefault="00350773" w:rsidP="00D305E3">
      <w:pPr>
        <w:pStyle w:val="footnote"/>
      </w:pPr>
      <w:r>
        <w:rPr>
          <w:rStyle w:val="FootnoteReference"/>
        </w:rPr>
        <w:footnoteRef/>
      </w:r>
      <w:r>
        <w:t xml:space="preserve"> [JS] or “thank,” “thankfully confess You with praise”</w:t>
      </w:r>
    </w:p>
  </w:footnote>
  <w:footnote w:id="730">
    <w:p w14:paraId="7A206583" w14:textId="77777777" w:rsidR="00350773" w:rsidRDefault="0035077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7E338DE" w14:textId="77777777" w:rsidR="00350773" w:rsidRDefault="00350773" w:rsidP="00C544D6">
      <w:pPr>
        <w:pStyle w:val="footnote"/>
      </w:pPr>
      <w:r>
        <w:rPr>
          <w:rStyle w:val="FootnoteReference"/>
        </w:rPr>
        <w:footnoteRef/>
      </w:r>
      <w:r>
        <w:t xml:space="preserve"> Curdled with scorn, anger and fear.</w:t>
      </w:r>
    </w:p>
  </w:footnote>
  <w:footnote w:id="732">
    <w:p w14:paraId="7309743D" w14:textId="0EE8ABB9" w:rsidR="00350773" w:rsidRDefault="00350773" w:rsidP="00C544D6">
      <w:pPr>
        <w:pStyle w:val="footnote"/>
      </w:pPr>
      <w:r>
        <w:rPr>
          <w:rStyle w:val="FootnoteReference"/>
        </w:rPr>
        <w:footnoteRef/>
      </w:r>
      <w:r>
        <w:t xml:space="preserve"> Was St. Peter poor when he had no gold and silver for the cripple? They are not currency in Canaan (cf. St. Chrysostom).</w:t>
      </w:r>
    </w:p>
  </w:footnote>
  <w:footnote w:id="733">
    <w:p w14:paraId="093B35A7" w14:textId="6379C8CD" w:rsidR="00350773" w:rsidRDefault="0035077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6EEA7F3" w14:textId="2655C0E8" w:rsidR="00350773" w:rsidRDefault="00350773" w:rsidP="00C936FC">
      <w:pPr>
        <w:pStyle w:val="footnote"/>
      </w:pPr>
      <w:r>
        <w:rPr>
          <w:rStyle w:val="FootnoteReference"/>
        </w:rPr>
        <w:footnoteRef/>
      </w:r>
      <w:r>
        <w:t xml:space="preserve"> [JS] i.e. my eyes were straigned looking for your word.</w:t>
      </w:r>
    </w:p>
  </w:footnote>
  <w:footnote w:id="735">
    <w:p w14:paraId="4CBD2EF6" w14:textId="212825E8" w:rsidR="00350773" w:rsidRDefault="00350773"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10BF754D" w14:textId="77777777" w:rsidR="00350773" w:rsidRDefault="00350773" w:rsidP="00C544D6">
      <w:pPr>
        <w:pStyle w:val="footnote"/>
      </w:pPr>
      <w:r>
        <w:rPr>
          <w:rStyle w:val="FootnoteReference"/>
        </w:rPr>
        <w:footnoteRef/>
      </w:r>
      <w:r>
        <w:t xml:space="preserve"> Sprinkled with hoar-frost, a wineskin is like the greying head of an old man.</w:t>
      </w:r>
    </w:p>
  </w:footnote>
  <w:footnote w:id="737">
    <w:p w14:paraId="297C1D16" w14:textId="55FFB7CB" w:rsidR="00350773" w:rsidRDefault="00350773" w:rsidP="00D9575C">
      <w:pPr>
        <w:pStyle w:val="footnote"/>
      </w:pPr>
      <w:r>
        <w:rPr>
          <w:rStyle w:val="FootnoteReference"/>
        </w:rPr>
        <w:footnoteRef/>
      </w:r>
      <w:r>
        <w:t xml:space="preserve"> [JS] revive, “give me life”</w:t>
      </w:r>
    </w:p>
  </w:footnote>
  <w:footnote w:id="738">
    <w:p w14:paraId="43860D7B" w14:textId="0D5C0E48" w:rsidR="00350773" w:rsidRDefault="00350773" w:rsidP="00D9575C">
      <w:pPr>
        <w:pStyle w:val="footnote"/>
      </w:pPr>
      <w:r>
        <w:rPr>
          <w:rStyle w:val="FootnoteReference"/>
        </w:rPr>
        <w:footnoteRef/>
      </w:r>
      <w:r>
        <w:t xml:space="preserve"> [JS] “all things together”, i.e. “all the universe”</w:t>
      </w:r>
    </w:p>
  </w:footnote>
  <w:footnote w:id="739">
    <w:p w14:paraId="1C03CDF6" w14:textId="6210968E" w:rsidR="00350773" w:rsidRDefault="0035077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590118AD" w14:textId="77777777" w:rsidR="00350773" w:rsidRDefault="00350773" w:rsidP="00C544D6">
      <w:pPr>
        <w:pStyle w:val="footnote"/>
      </w:pPr>
      <w:r>
        <w:rPr>
          <w:rStyle w:val="FootnoteReference"/>
        </w:rPr>
        <w:footnoteRef/>
      </w:r>
      <w:r>
        <w:t xml:space="preserve"> hear: </w:t>
      </w:r>
      <w:r w:rsidRPr="0002544A">
        <w:rPr>
          <w:i/>
        </w:rPr>
        <w:t>lit</w:t>
      </w:r>
      <w:r>
        <w:t>. gullet, throat, larynx.</w:t>
      </w:r>
    </w:p>
  </w:footnote>
  <w:footnote w:id="741">
    <w:p w14:paraId="1A1C9B89" w14:textId="77777777" w:rsidR="00350773" w:rsidRDefault="0035077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08F88F3" w14:textId="5EEF24C6" w:rsidR="00350773" w:rsidRDefault="00350773" w:rsidP="004D36A2">
      <w:pPr>
        <w:pStyle w:val="footnote"/>
      </w:pPr>
      <w:r>
        <w:rPr>
          <w:rStyle w:val="FootnoteReference"/>
        </w:rPr>
        <w:footnoteRef/>
      </w:r>
      <w:r>
        <w:t xml:space="preserve"> [JS] probably “forever for a reward”, rather than “for an eternal reward”</w:t>
      </w:r>
    </w:p>
  </w:footnote>
  <w:footnote w:id="743">
    <w:p w14:paraId="5687A5D1" w14:textId="12E6D97D" w:rsidR="00350773" w:rsidRDefault="0035077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2CF134F8" w14:textId="13011A8D" w:rsidR="00350773" w:rsidRDefault="00350773"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3C89D31A" w14:textId="188553A2" w:rsidR="00350773" w:rsidRDefault="0035077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0E747174" w14:textId="77777777" w:rsidR="00350773" w:rsidRDefault="00350773" w:rsidP="00C544D6">
      <w:pPr>
        <w:pStyle w:val="footnote"/>
      </w:pPr>
      <w:r>
        <w:rPr>
          <w:rStyle w:val="FootnoteReference"/>
        </w:rPr>
        <w:footnoteRef/>
      </w:r>
      <w:r>
        <w:t xml:space="preserve"> These words are repeated by the deacon at the beginning of the Divine Liturgy.</w:t>
      </w:r>
    </w:p>
  </w:footnote>
  <w:footnote w:id="747">
    <w:p w14:paraId="24311CED" w14:textId="1E1A85CD" w:rsidR="00350773" w:rsidRDefault="00350773"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31DA08D1" w14:textId="75A07B30" w:rsidR="00350773" w:rsidRDefault="00350773" w:rsidP="00027E51">
      <w:pPr>
        <w:pStyle w:val="footnote"/>
      </w:pPr>
      <w:r>
        <w:rPr>
          <w:rStyle w:val="FootnoteReference"/>
        </w:rPr>
        <w:footnoteRef/>
      </w:r>
      <w:r>
        <w:t xml:space="preserve"> [JS] or “I directed myself towards”</w:t>
      </w:r>
    </w:p>
  </w:footnote>
  <w:footnote w:id="749">
    <w:p w14:paraId="0B2F62E7" w14:textId="0CF252B5" w:rsidR="00350773" w:rsidRDefault="00350773" w:rsidP="00C544D6">
      <w:pPr>
        <w:pStyle w:val="footnote"/>
      </w:pPr>
      <w:r>
        <w:rPr>
          <w:rStyle w:val="FootnoteReference"/>
        </w:rPr>
        <w:footnoteRef/>
      </w:r>
      <w:r>
        <w:t xml:space="preserve"> Cf. Lk. 24:27,32,45.</w:t>
      </w:r>
    </w:p>
  </w:footnote>
  <w:footnote w:id="750">
    <w:p w14:paraId="081BE299" w14:textId="0DC86D26" w:rsidR="00350773" w:rsidRDefault="00350773" w:rsidP="00027E51">
      <w:pPr>
        <w:pStyle w:val="footnote"/>
      </w:pPr>
      <w:r>
        <w:rPr>
          <w:rStyle w:val="FootnoteReference"/>
        </w:rPr>
        <w:footnoteRef/>
      </w:r>
      <w:r>
        <w:t xml:space="preserve"> [JS] Fr. Lazarus and Fr. Athanasius interpret this as “the Spirit” or “a Spirit”, (breath and spirit being the same word)</w:t>
      </w:r>
    </w:p>
  </w:footnote>
  <w:footnote w:id="751">
    <w:p w14:paraId="33F1F13D" w14:textId="77777777" w:rsidR="00350773" w:rsidRDefault="00350773" w:rsidP="00C544D6">
      <w:pPr>
        <w:pStyle w:val="footnote"/>
      </w:pPr>
      <w:r>
        <w:rPr>
          <w:rStyle w:val="FootnoteReference"/>
        </w:rPr>
        <w:footnoteRef/>
      </w:r>
      <w:r>
        <w:t xml:space="preserve"> Just as we who claim to love God judge it right to show mercy, so we can expect the divine mercy (Mt. 5:7).</w:t>
      </w:r>
    </w:p>
  </w:footnote>
  <w:footnote w:id="752">
    <w:p w14:paraId="63C08946" w14:textId="7EC52CFB" w:rsidR="00350773" w:rsidRDefault="00350773" w:rsidP="00C544D6">
      <w:pPr>
        <w:pStyle w:val="footnote"/>
      </w:pPr>
      <w:r>
        <w:rPr>
          <w:rStyle w:val="FootnoteReference"/>
        </w:rPr>
        <w:footnoteRef/>
      </w:r>
      <w:r>
        <w:t xml:space="preserve"> pure: </w:t>
      </w:r>
      <w:r w:rsidRPr="007B4ADE">
        <w:rPr>
          <w:i/>
        </w:rPr>
        <w:t>lit</w:t>
      </w:r>
      <w:r>
        <w:t>. burnt, fired: hence refined and pure (cf. Psalm 11:7).</w:t>
      </w:r>
    </w:p>
  </w:footnote>
  <w:footnote w:id="753">
    <w:p w14:paraId="6C5F33A5" w14:textId="77777777" w:rsidR="00350773" w:rsidRDefault="0035077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1B4D2C64" w14:textId="77376B3B" w:rsidR="00350773" w:rsidRDefault="0035077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7AACBE15" w14:textId="544AAC0D" w:rsidR="00350773" w:rsidRDefault="00350773"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316360CF" w14:textId="52D1E6E8" w:rsidR="00350773" w:rsidRDefault="00350773" w:rsidP="00330381">
      <w:pPr>
        <w:pStyle w:val="footnote"/>
      </w:pPr>
      <w:r>
        <w:rPr>
          <w:rStyle w:val="FootnoteReference"/>
        </w:rPr>
        <w:footnoteRef/>
      </w:r>
      <w:r>
        <w:t xml:space="preserve"> [JS] or “wickedness”</w:t>
      </w:r>
    </w:p>
  </w:footnote>
  <w:footnote w:id="757">
    <w:p w14:paraId="50052FF4" w14:textId="1790CFD6" w:rsidR="00350773" w:rsidRDefault="00350773" w:rsidP="00C544D6">
      <w:pPr>
        <w:pStyle w:val="footnote"/>
      </w:pPr>
      <w:r>
        <w:rPr>
          <w:rStyle w:val="FootnoteReference"/>
        </w:rPr>
        <w:footnoteRef/>
      </w:r>
      <w:r>
        <w:t xml:space="preserve"> Cf. Ps. 110:10.</w:t>
      </w:r>
    </w:p>
  </w:footnote>
  <w:footnote w:id="758">
    <w:p w14:paraId="720D7516" w14:textId="1A9EC268" w:rsidR="00350773" w:rsidRDefault="00350773"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7BCCBEE9" w14:textId="2E070483" w:rsidR="00350773" w:rsidRDefault="00350773" w:rsidP="00922B79">
      <w:pPr>
        <w:pStyle w:val="footnote"/>
      </w:pPr>
      <w:r>
        <w:rPr>
          <w:rStyle w:val="FootnoteReference"/>
        </w:rPr>
        <w:footnoteRef/>
      </w:r>
      <w:r>
        <w:t xml:space="preserve"> [JS] Coptic has, “Name”.</w:t>
      </w:r>
    </w:p>
  </w:footnote>
  <w:footnote w:id="760">
    <w:p w14:paraId="6758F0AB" w14:textId="1B97FFBE" w:rsidR="00350773" w:rsidRDefault="00350773" w:rsidP="00922B79">
      <w:pPr>
        <w:pStyle w:val="footnote"/>
      </w:pPr>
      <w:r>
        <w:rPr>
          <w:rStyle w:val="FootnoteReference"/>
        </w:rPr>
        <w:footnoteRef/>
      </w:r>
      <w:r>
        <w:t xml:space="preserve"> [JS] or “word,” or “teachings</w:t>
      </w:r>
    </w:p>
  </w:footnote>
  <w:footnote w:id="761">
    <w:p w14:paraId="323379C4" w14:textId="4014F861" w:rsidR="00350773" w:rsidRDefault="00350773" w:rsidP="00DA5B2D">
      <w:pPr>
        <w:pStyle w:val="footnote"/>
      </w:pPr>
      <w:r>
        <w:rPr>
          <w:rStyle w:val="FootnoteReference"/>
        </w:rPr>
        <w:footnoteRef/>
      </w:r>
      <w:r>
        <w:t xml:space="preserve"> [JS] [] found in Coptic. See the First Hour of Tuesday of Holy Week.</w:t>
      </w:r>
    </w:p>
  </w:footnote>
  <w:footnote w:id="762">
    <w:p w14:paraId="6F9983BE" w14:textId="25FEB91F" w:rsidR="00350773" w:rsidRDefault="00350773" w:rsidP="00881117">
      <w:pPr>
        <w:pStyle w:val="footnote"/>
      </w:pPr>
      <w:r>
        <w:rPr>
          <w:rStyle w:val="FootnoteReference"/>
        </w:rPr>
        <w:footnoteRef/>
      </w:r>
      <w:r>
        <w:t xml:space="preserve"> [JS] Fr. Athanaius has “or what shall be added unto you, by a deceitful ltongue?”</w:t>
      </w:r>
    </w:p>
  </w:footnote>
  <w:footnote w:id="763">
    <w:p w14:paraId="0951B7D8" w14:textId="2424F68A" w:rsidR="00350773" w:rsidRDefault="00350773" w:rsidP="00C544D6">
      <w:pPr>
        <w:pStyle w:val="footnote"/>
      </w:pPr>
      <w:r>
        <w:rPr>
          <w:rStyle w:val="FootnoteReference"/>
        </w:rPr>
        <w:footnoteRef/>
      </w:r>
      <w:r>
        <w:t xml:space="preserve"> Cf. Psalm 139:11; Rom. 12:20. ‘Coals of hell’. For desolation as the equivalent of hell, see Mark 13:14.</w:t>
      </w:r>
    </w:p>
  </w:footnote>
  <w:footnote w:id="764">
    <w:p w14:paraId="1F068DD9" w14:textId="40950119" w:rsidR="00350773" w:rsidRDefault="00350773" w:rsidP="00C544D6">
      <w:pPr>
        <w:pStyle w:val="footnote"/>
      </w:pPr>
      <w:r>
        <w:rPr>
          <w:rStyle w:val="FootnoteReference"/>
        </w:rPr>
        <w:footnoteRef/>
      </w:r>
      <w:r>
        <w:t xml:space="preserve"> Cf. Jeremiah 3:23. I look through the hills to their unseen Maker.</w:t>
      </w:r>
    </w:p>
  </w:footnote>
  <w:footnote w:id="765">
    <w:p w14:paraId="597C7008" w14:textId="630EBDA2" w:rsidR="00350773" w:rsidRDefault="00350773"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17B7D2D5" w14:textId="062D6F27" w:rsidR="00350773" w:rsidRDefault="00350773" w:rsidP="00CE55B0">
      <w:pPr>
        <w:pStyle w:val="footnote"/>
      </w:pPr>
      <w:r>
        <w:rPr>
          <w:rStyle w:val="FootnoteReference"/>
        </w:rPr>
        <w:footnoteRef/>
      </w:r>
      <w:r>
        <w:t xml:space="preserve"> [JS] Fr. Athanasius has, “Jerusalem is built as a city: her good pleasure is in this and that:”</w:t>
      </w:r>
    </w:p>
  </w:footnote>
  <w:footnote w:id="767">
    <w:p w14:paraId="15E2D793" w14:textId="77777777" w:rsidR="00350773" w:rsidRDefault="0035077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15A2BE54" w14:textId="760CD576" w:rsidR="00350773" w:rsidRDefault="00350773" w:rsidP="00CE55B0">
      <w:pPr>
        <w:pStyle w:val="footnote"/>
      </w:pPr>
      <w:r>
        <w:rPr>
          <w:rStyle w:val="FootnoteReference"/>
        </w:rPr>
        <w:footnoteRef/>
      </w:r>
      <w:r>
        <w:t xml:space="preserve"> [JS] or “thank and praise”, “thankfully confess with praise”</w:t>
      </w:r>
    </w:p>
  </w:footnote>
  <w:footnote w:id="769">
    <w:p w14:paraId="351045EF" w14:textId="461615AB" w:rsidR="00350773" w:rsidRDefault="00350773" w:rsidP="0033276B">
      <w:pPr>
        <w:pStyle w:val="footnote"/>
      </w:pPr>
      <w:r>
        <w:rPr>
          <w:rStyle w:val="FootnoteReference"/>
        </w:rPr>
        <w:footnoteRef/>
      </w:r>
      <w:r>
        <w:t xml:space="preserve"> [JS] or “pray” or “ask after” “that which pertains to the pace of Jesrusalem”</w:t>
      </w:r>
    </w:p>
  </w:footnote>
  <w:footnote w:id="770">
    <w:p w14:paraId="3A74CEC3" w14:textId="7502B3A2" w:rsidR="00350773" w:rsidRDefault="00350773"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2E2CD6B3" w14:textId="77777777" w:rsidR="00350773" w:rsidRDefault="00350773" w:rsidP="00C544D6">
      <w:pPr>
        <w:pStyle w:val="footnote"/>
      </w:pPr>
      <w:r>
        <w:rPr>
          <w:rStyle w:val="FootnoteReference"/>
        </w:rPr>
        <w:footnoteRef/>
      </w:r>
      <w:r>
        <w:t xml:space="preserve"> Hebrews 11:26; 13:13.</w:t>
      </w:r>
    </w:p>
  </w:footnote>
  <w:footnote w:id="772">
    <w:p w14:paraId="09354BED" w14:textId="77777777" w:rsidR="00350773" w:rsidRDefault="00350773" w:rsidP="00C544D6">
      <w:pPr>
        <w:pStyle w:val="footnote"/>
      </w:pPr>
      <w:r>
        <w:rPr>
          <w:rStyle w:val="FootnoteReference"/>
        </w:rPr>
        <w:footnoteRef/>
      </w:r>
      <w:r>
        <w:t xml:space="preserve"> Heaven is here (Mt. 4:17; Lk. 17:21; Prov. 17:24).</w:t>
      </w:r>
    </w:p>
  </w:footnote>
  <w:footnote w:id="773">
    <w:p w14:paraId="70E4A917" w14:textId="510327E2" w:rsidR="00350773" w:rsidRDefault="00350773" w:rsidP="0017251E">
      <w:pPr>
        <w:pStyle w:val="footnote"/>
      </w:pPr>
      <w:r>
        <w:rPr>
          <w:rStyle w:val="FootnoteReference"/>
        </w:rPr>
        <w:footnoteRef/>
      </w:r>
      <w:r>
        <w:t xml:space="preserve"> [JS] Fr. Lazarus and NETS have “irresistible”, OSB has “overwhelming”</w:t>
      </w:r>
    </w:p>
  </w:footnote>
  <w:footnote w:id="774">
    <w:p w14:paraId="045830C0" w14:textId="3777C1FD" w:rsidR="00350773" w:rsidRDefault="00350773" w:rsidP="00330381">
      <w:pPr>
        <w:pStyle w:val="footnote"/>
      </w:pPr>
      <w:r>
        <w:rPr>
          <w:rStyle w:val="FootnoteReference"/>
        </w:rPr>
        <w:footnoteRef/>
      </w:r>
      <w:r>
        <w:t xml:space="preserve"> [JS] or “evildoers”</w:t>
      </w:r>
    </w:p>
  </w:footnote>
  <w:footnote w:id="775">
    <w:p w14:paraId="09C30AE4" w14:textId="6C02AB51" w:rsidR="00350773" w:rsidRDefault="00350773" w:rsidP="00511459">
      <w:pPr>
        <w:pStyle w:val="footnote"/>
      </w:pPr>
      <w:r>
        <w:rPr>
          <w:rStyle w:val="FootnoteReference"/>
        </w:rPr>
        <w:footnoteRef/>
      </w:r>
      <w:r>
        <w:t xml:space="preserve"> [JS] Fr. Athanasius has, “the Lord has magnified His doings with them.”</w:t>
      </w:r>
    </w:p>
  </w:footnote>
  <w:footnote w:id="776">
    <w:p w14:paraId="5CAE6DBB" w14:textId="77777777" w:rsidR="00350773" w:rsidRDefault="0035077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2AB48656" w14:textId="77777777" w:rsidR="00350773" w:rsidRDefault="0035077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7602D33B" w14:textId="34E014EA" w:rsidR="00350773" w:rsidRDefault="00350773" w:rsidP="003169DD">
      <w:pPr>
        <w:pStyle w:val="footnote"/>
      </w:pPr>
      <w:r>
        <w:rPr>
          <w:rStyle w:val="FootnoteReference"/>
        </w:rPr>
        <w:footnoteRef/>
      </w:r>
      <w:r>
        <w:t xml:space="preserve"> [JS] “from your rest”, literally, “after sitting”</w:t>
      </w:r>
    </w:p>
  </w:footnote>
  <w:footnote w:id="779">
    <w:p w14:paraId="2EF38BE0" w14:textId="36D5D79C" w:rsidR="00350773" w:rsidRDefault="00350773" w:rsidP="003169DD">
      <w:pPr>
        <w:pStyle w:val="footnote"/>
      </w:pPr>
      <w:r>
        <w:rPr>
          <w:rStyle w:val="FootnoteReference"/>
        </w:rPr>
        <w:footnoteRef/>
      </w:r>
      <w:r>
        <w:t xml:space="preserve"> [JS] Fr. Athanasius has, “the children of those who have been awakened.”</w:t>
      </w:r>
    </w:p>
  </w:footnote>
  <w:footnote w:id="780">
    <w:p w14:paraId="40FE15BF" w14:textId="13C73A63" w:rsidR="00350773" w:rsidRDefault="00350773" w:rsidP="008D24A6">
      <w:pPr>
        <w:pStyle w:val="footnote"/>
      </w:pPr>
      <w:r>
        <w:rPr>
          <w:rStyle w:val="FootnoteReference"/>
        </w:rPr>
        <w:footnoteRef/>
      </w:r>
      <w:r>
        <w:t xml:space="preserve"> [JS] Fr. Lazarus has, “such exiles”</w:t>
      </w:r>
    </w:p>
  </w:footnote>
  <w:footnote w:id="781">
    <w:p w14:paraId="48D4D6D3" w14:textId="3C1F801B" w:rsidR="00350773" w:rsidRDefault="00350773" w:rsidP="00087D9B">
      <w:pPr>
        <w:pStyle w:val="footnote"/>
      </w:pPr>
      <w:r>
        <w:rPr>
          <w:rStyle w:val="FootnoteReference"/>
        </w:rPr>
        <w:footnoteRef/>
      </w:r>
      <w:r>
        <w:t xml:space="preserve"> [JS] Fr. Athanasius has, “You will be blessed”</w:t>
      </w:r>
    </w:p>
  </w:footnote>
  <w:footnote w:id="782">
    <w:p w14:paraId="3AE714F7" w14:textId="7F960624" w:rsidR="00350773" w:rsidRDefault="00350773" w:rsidP="00537702">
      <w:pPr>
        <w:pStyle w:val="footnote"/>
      </w:pPr>
      <w:r>
        <w:rPr>
          <w:rStyle w:val="FootnoteReference"/>
        </w:rPr>
        <w:footnoteRef/>
      </w:r>
      <w:r>
        <w:t xml:space="preserve"> [JS] Fr. Athanasius has “the Lord will bless,” and “you will see the joys”</w:t>
      </w:r>
    </w:p>
  </w:footnote>
  <w:footnote w:id="783">
    <w:p w14:paraId="7A7A17DB" w14:textId="31683221" w:rsidR="00350773" w:rsidRDefault="00350773" w:rsidP="00087D9B">
      <w:pPr>
        <w:pStyle w:val="footnote"/>
      </w:pPr>
      <w:r>
        <w:rPr>
          <w:rStyle w:val="FootnoteReference"/>
        </w:rPr>
        <w:footnoteRef/>
      </w:r>
      <w:r>
        <w:t xml:space="preserve"> [JS]. Fr. Athanasius has, “you will,” instead of “may you”, throughout these last two vs. Lit. “sonss’ sons”</w:t>
      </w:r>
    </w:p>
  </w:footnote>
  <w:footnote w:id="784">
    <w:p w14:paraId="60A69A9F" w14:textId="2E477841" w:rsidR="00350773" w:rsidRDefault="00350773" w:rsidP="0061464A">
      <w:pPr>
        <w:pStyle w:val="footnote"/>
      </w:pPr>
      <w:r>
        <w:rPr>
          <w:rStyle w:val="FootnoteReference"/>
        </w:rPr>
        <w:footnoteRef/>
      </w:r>
      <w:r>
        <w:t xml:space="preserve"> [JS] OSB has “schemed behind my back,” NETS has, “On my back the sinners were practicing hteir skill”</w:t>
      </w:r>
    </w:p>
  </w:footnote>
  <w:footnote w:id="785">
    <w:p w14:paraId="74FF21CF" w14:textId="3FFF46C5" w:rsidR="00350773" w:rsidRDefault="00350773" w:rsidP="0061464A">
      <w:pPr>
        <w:pStyle w:val="footnote"/>
      </w:pPr>
      <w:r>
        <w:rPr>
          <w:rStyle w:val="FootnoteReference"/>
        </w:rPr>
        <w:footnoteRef/>
      </w:r>
      <w:r>
        <w:t xml:space="preserve"> [JS] or “lawlessness”</w:t>
      </w:r>
    </w:p>
  </w:footnote>
  <w:footnote w:id="786">
    <w:p w14:paraId="6A925E31" w14:textId="50F1CD8D" w:rsidR="00350773" w:rsidRDefault="0035077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0FC01CF2" w14:textId="3C79D2D9" w:rsidR="00350773" w:rsidRDefault="00350773" w:rsidP="00714F88">
      <w:pPr>
        <w:pStyle w:val="footnote"/>
      </w:pPr>
      <w:r>
        <w:rPr>
          <w:rStyle w:val="FootnoteReference"/>
        </w:rPr>
        <w:footnoteRef/>
      </w:r>
      <w:r>
        <w:t xml:space="preserve"> [JS] or “transgressions” or “acts of lawlessness”, throughout.</w:t>
      </w:r>
    </w:p>
  </w:footnote>
  <w:footnote w:id="788">
    <w:p w14:paraId="0461F9AD" w14:textId="6F28CA37" w:rsidR="00350773" w:rsidRDefault="00350773" w:rsidP="00714F88">
      <w:pPr>
        <w:pStyle w:val="footnote"/>
      </w:pPr>
      <w:r>
        <w:rPr>
          <w:rStyle w:val="FootnoteReference"/>
        </w:rPr>
        <w:footnoteRef/>
      </w:r>
      <w:r>
        <w:t xml:space="preserve"> [JS] or “forgiveness”</w:t>
      </w:r>
    </w:p>
  </w:footnote>
  <w:footnote w:id="789">
    <w:p w14:paraId="0C346C8C" w14:textId="77777777" w:rsidR="00350773" w:rsidRDefault="0035077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5234FC2B" w14:textId="0EBBDCE3" w:rsidR="00350773" w:rsidRDefault="00350773" w:rsidP="00C544D6">
      <w:pPr>
        <w:pStyle w:val="footnote"/>
      </w:pPr>
      <w:r>
        <w:rPr>
          <w:rStyle w:val="FootnoteReference"/>
        </w:rPr>
        <w:footnoteRef/>
      </w:r>
      <w:r>
        <w:t xml:space="preserve"> Cf. Titus 2:14.</w:t>
      </w:r>
    </w:p>
  </w:footnote>
  <w:footnote w:id="791">
    <w:p w14:paraId="55BAD822" w14:textId="77777777" w:rsidR="00350773" w:rsidRDefault="00350773" w:rsidP="00C544D6">
      <w:pPr>
        <w:pStyle w:val="footnote"/>
      </w:pPr>
      <w:r>
        <w:rPr>
          <w:rStyle w:val="FootnoteReference"/>
        </w:rPr>
        <w:footnoteRef/>
      </w:r>
      <w:r>
        <w:t xml:space="preserve"> Prov. 29:1; 2 Kings 17:14; Neh. 9:16; Dt. 9:6.</w:t>
      </w:r>
    </w:p>
  </w:footnote>
  <w:footnote w:id="792">
    <w:p w14:paraId="4E2F71A4" w14:textId="2CCCE707" w:rsidR="00350773" w:rsidRDefault="00350773" w:rsidP="00C0758B">
      <w:pPr>
        <w:pStyle w:val="footnote"/>
      </w:pPr>
      <w:r>
        <w:rPr>
          <w:rStyle w:val="FootnoteReference"/>
        </w:rPr>
        <w:footnoteRef/>
      </w:r>
      <w:r>
        <w:t xml:space="preserve"> [JS] literally “the tabernacle of my house”</w:t>
      </w:r>
    </w:p>
  </w:footnote>
  <w:footnote w:id="793">
    <w:p w14:paraId="7C027A5F" w14:textId="25B43E29" w:rsidR="00350773" w:rsidRDefault="00350773"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061D8F8B" w14:textId="29FA4A55" w:rsidR="00350773" w:rsidRDefault="00350773" w:rsidP="00C544D6">
      <w:pPr>
        <w:pStyle w:val="footnote"/>
      </w:pPr>
      <w:r>
        <w:rPr>
          <w:rStyle w:val="FootnoteReference"/>
        </w:rPr>
        <w:footnoteRef/>
      </w:r>
      <w:r>
        <w:t xml:space="preserve"> Cf. 1 Kings 6:21 (1 Sam. 6:21).</w:t>
      </w:r>
    </w:p>
  </w:footnote>
  <w:footnote w:id="795">
    <w:p w14:paraId="7A5052C0" w14:textId="161D9B7D" w:rsidR="00350773" w:rsidRDefault="00350773" w:rsidP="00023B09">
      <w:pPr>
        <w:pStyle w:val="footnote"/>
      </w:pPr>
      <w:r>
        <w:rPr>
          <w:rStyle w:val="FootnoteReference"/>
        </w:rPr>
        <w:footnoteRef/>
      </w:r>
      <w:r>
        <w:t xml:space="preserve"> [JS] “do obeisance”, i.e. literally “bow down”</w:t>
      </w:r>
    </w:p>
  </w:footnote>
  <w:footnote w:id="796">
    <w:p w14:paraId="7B1B3D1C" w14:textId="1A224FFE" w:rsidR="00350773" w:rsidRDefault="00350773" w:rsidP="00023B09">
      <w:pPr>
        <w:pStyle w:val="footnote"/>
      </w:pPr>
      <w:r>
        <w:rPr>
          <w:rStyle w:val="FootnoteReference"/>
        </w:rPr>
        <w:footnoteRef/>
      </w:r>
      <w:r>
        <w:t xml:space="preserve"> [JS] Fr. Lazarus has “resting-place”</w:t>
      </w:r>
    </w:p>
  </w:footnote>
  <w:footnote w:id="797">
    <w:p w14:paraId="57742C2B" w14:textId="024D8554" w:rsidR="00350773" w:rsidRDefault="00350773" w:rsidP="00023B09">
      <w:pPr>
        <w:pStyle w:val="footnote"/>
      </w:pPr>
      <w:r>
        <w:rPr>
          <w:rStyle w:val="FootnoteReference"/>
        </w:rPr>
        <w:footnoteRef/>
      </w:r>
      <w:r>
        <w:t xml:space="preserve"> [JS] or “the ark of Your holiness”</w:t>
      </w:r>
    </w:p>
  </w:footnote>
  <w:footnote w:id="798">
    <w:p w14:paraId="371872E1" w14:textId="77777777" w:rsidR="00350773" w:rsidRDefault="00350773" w:rsidP="00C544D6">
      <w:pPr>
        <w:pStyle w:val="footnote"/>
      </w:pPr>
      <w:r>
        <w:rPr>
          <w:rStyle w:val="FootnoteReference"/>
        </w:rPr>
        <w:footnoteRef/>
      </w:r>
      <w:r>
        <w:t xml:space="preserve"> Ps. 131:8-10 = 2 Chron. 6:41-42.</w:t>
      </w:r>
    </w:p>
  </w:footnote>
  <w:footnote w:id="799">
    <w:p w14:paraId="3FFC0219" w14:textId="77777777" w:rsidR="00350773" w:rsidRDefault="00350773" w:rsidP="00C544D6">
      <w:pPr>
        <w:pStyle w:val="footnote"/>
      </w:pPr>
      <w:r>
        <w:rPr>
          <w:rStyle w:val="FootnoteReference"/>
        </w:rPr>
        <w:footnoteRef/>
      </w:r>
      <w:r>
        <w:t xml:space="preserve"> I Chron. 17:11-14; Acts 2:30-33.</w:t>
      </w:r>
    </w:p>
  </w:footnote>
  <w:footnote w:id="800">
    <w:p w14:paraId="750994E1" w14:textId="39B5FB55" w:rsidR="00350773" w:rsidRDefault="00350773" w:rsidP="00631963">
      <w:pPr>
        <w:pStyle w:val="footnote"/>
      </w:pPr>
      <w:r>
        <w:rPr>
          <w:rStyle w:val="FootnoteReference"/>
        </w:rPr>
        <w:footnoteRef/>
      </w:r>
      <w:r>
        <w:t xml:space="preserve"> [JS] Coptic has “widow”.</w:t>
      </w:r>
    </w:p>
  </w:footnote>
  <w:footnote w:id="801">
    <w:p w14:paraId="20533A22" w14:textId="760F6E73" w:rsidR="00350773" w:rsidRDefault="00350773" w:rsidP="00631963">
      <w:pPr>
        <w:pStyle w:val="footnote"/>
      </w:pPr>
      <w:r>
        <w:rPr>
          <w:rStyle w:val="FootnoteReference"/>
        </w:rPr>
        <w:footnoteRef/>
      </w:r>
      <w:r>
        <w:t xml:space="preserve"> [JS] or “rejoice with rejoicing”</w:t>
      </w:r>
    </w:p>
  </w:footnote>
  <w:footnote w:id="802">
    <w:p w14:paraId="41E94330" w14:textId="77777777" w:rsidR="00350773" w:rsidRDefault="00350773" w:rsidP="00C544D6">
      <w:pPr>
        <w:pStyle w:val="footnote"/>
      </w:pPr>
      <w:r>
        <w:rPr>
          <w:rStyle w:val="FootnoteReference"/>
        </w:rPr>
        <w:footnoteRef/>
      </w:r>
      <w:r>
        <w:t xml:space="preserve"> stock: </w:t>
      </w:r>
      <w:r w:rsidRPr="00783CA0">
        <w:rPr>
          <w:i/>
        </w:rPr>
        <w:t>lit</w:t>
      </w:r>
      <w:r>
        <w:t>. horn.</w:t>
      </w:r>
    </w:p>
  </w:footnote>
  <w:footnote w:id="803">
    <w:p w14:paraId="2CC35491" w14:textId="77777777" w:rsidR="00350773" w:rsidRDefault="0035077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5C900721" w14:textId="77777777" w:rsidR="00350773" w:rsidRDefault="0035077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1C6E6FA2" w14:textId="77777777" w:rsidR="00350773" w:rsidRDefault="0035077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53BD49E1" w14:textId="53C59812" w:rsidR="00350773" w:rsidRDefault="00350773"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6C27778C" w14:textId="276CBE19" w:rsidR="00350773" w:rsidRDefault="00350773" w:rsidP="008B199B">
      <w:pPr>
        <w:pStyle w:val="footnote"/>
      </w:pPr>
      <w:r>
        <w:rPr>
          <w:rStyle w:val="FootnoteReference"/>
        </w:rPr>
        <w:footnoteRef/>
      </w:r>
      <w:r>
        <w:t xml:space="preserve"> [JS] literally, “slaves”</w:t>
      </w:r>
    </w:p>
  </w:footnote>
  <w:footnote w:id="808">
    <w:p w14:paraId="1FC82724" w14:textId="77777777" w:rsidR="00350773" w:rsidRDefault="00350773" w:rsidP="00C544D6">
      <w:pPr>
        <w:pStyle w:val="footnote"/>
      </w:pPr>
      <w:r>
        <w:rPr>
          <w:rStyle w:val="FootnoteReference"/>
        </w:rPr>
        <w:footnoteRef/>
      </w:r>
      <w:r>
        <w:t xml:space="preserve"> The kingdoms of this world have become the kingdoms of our Lord and of His Christ’ (Rev. 11:15).</w:t>
      </w:r>
    </w:p>
  </w:footnote>
  <w:footnote w:id="809">
    <w:p w14:paraId="5C9240DB" w14:textId="77777777" w:rsidR="00350773" w:rsidRDefault="00350773" w:rsidP="00C544D6">
      <w:pPr>
        <w:pStyle w:val="footnote"/>
      </w:pPr>
      <w:r>
        <w:rPr>
          <w:rStyle w:val="FootnoteReference"/>
        </w:rPr>
        <w:footnoteRef/>
      </w:r>
      <w:r>
        <w:t xml:space="preserve"> Deut. 32:36.</w:t>
      </w:r>
    </w:p>
  </w:footnote>
  <w:footnote w:id="810">
    <w:p w14:paraId="6CA454B0" w14:textId="699660A9" w:rsidR="00350773" w:rsidRDefault="00350773" w:rsidP="009F1DA0">
      <w:pPr>
        <w:pStyle w:val="footnote"/>
      </w:pPr>
      <w:r>
        <w:rPr>
          <w:rStyle w:val="FootnoteReference"/>
        </w:rPr>
        <w:footnoteRef/>
      </w:r>
      <w:r>
        <w:t xml:space="preserve"> [JS] [] lacking in all but OSB</w:t>
      </w:r>
    </w:p>
  </w:footnote>
  <w:footnote w:id="811">
    <w:p w14:paraId="71CEF4E9" w14:textId="77777777" w:rsidR="00350773" w:rsidRDefault="0035077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6639BD0B" w14:textId="45AA87DA" w:rsidR="00350773" w:rsidRDefault="0035077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2B96894E" w14:textId="6C468A01" w:rsidR="00350773" w:rsidRDefault="00350773" w:rsidP="00C544D6">
      <w:pPr>
        <w:pStyle w:val="footnote"/>
      </w:pPr>
      <w:r>
        <w:rPr>
          <w:rStyle w:val="FootnoteReference"/>
        </w:rPr>
        <w:footnoteRef/>
      </w:r>
      <w:r>
        <w:t xml:space="preserve"> mercy: </w:t>
      </w:r>
      <w:r w:rsidRPr="007F3CE8">
        <w:rPr>
          <w:i/>
        </w:rPr>
        <w:t>or</w:t>
      </w:r>
      <w:r>
        <w:t xml:space="preserve"> love. Cf. Lk. 10:37.</w:t>
      </w:r>
    </w:p>
  </w:footnote>
  <w:footnote w:id="814">
    <w:p w14:paraId="08E6A124" w14:textId="11CACB93" w:rsidR="00350773" w:rsidRDefault="0035077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39412F7E" w14:textId="1E04020D" w:rsidR="00350773" w:rsidRDefault="00350773" w:rsidP="00AE1E0F">
      <w:pPr>
        <w:pStyle w:val="footnote"/>
      </w:pPr>
      <w:r>
        <w:rPr>
          <w:rStyle w:val="FootnoteReference"/>
        </w:rPr>
        <w:footnoteRef/>
      </w:r>
      <w:r>
        <w:t xml:space="preserve"> [JS] or “and shook of Pharaoh and his army into the Red sea,”</w:t>
      </w:r>
    </w:p>
  </w:footnote>
  <w:footnote w:id="816">
    <w:p w14:paraId="0B96BC12" w14:textId="30893C5B" w:rsidR="00350773" w:rsidRDefault="00350773" w:rsidP="00AE1E0F">
      <w:pPr>
        <w:pStyle w:val="footnote"/>
      </w:pPr>
      <w:r>
        <w:rPr>
          <w:rStyle w:val="FootnoteReference"/>
        </w:rPr>
        <w:footnoteRef/>
      </w:r>
      <w:r>
        <w:t xml:space="preserve"> [JS] or “slew”</w:t>
      </w:r>
    </w:p>
  </w:footnote>
  <w:footnote w:id="817">
    <w:p w14:paraId="0DA78EFF" w14:textId="6EE98942" w:rsidR="00350773" w:rsidRDefault="00350773" w:rsidP="00AE1E0F">
      <w:pPr>
        <w:pStyle w:val="footnote"/>
      </w:pPr>
      <w:r>
        <w:rPr>
          <w:rStyle w:val="FootnoteReference"/>
        </w:rPr>
        <w:footnoteRef/>
      </w:r>
      <w:r>
        <w:t xml:space="preserve"> [JS] [] lacking in all but the Copitc. This verse and 16b lacking in most translations.</w:t>
      </w:r>
    </w:p>
  </w:footnote>
  <w:footnote w:id="818">
    <w:p w14:paraId="491E3626" w14:textId="77777777" w:rsidR="00350773" w:rsidRDefault="0035077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27102E37" w14:textId="01E87A4E" w:rsidR="00350773" w:rsidRDefault="00350773" w:rsidP="00C544D6">
      <w:pPr>
        <w:pStyle w:val="footnote"/>
      </w:pPr>
      <w:r>
        <w:rPr>
          <w:rStyle w:val="FootnoteReference"/>
        </w:rPr>
        <w:footnoteRef/>
      </w:r>
      <w:r>
        <w:t xml:space="preserve"> See previous footnote.</w:t>
      </w:r>
    </w:p>
  </w:footnote>
  <w:footnote w:id="820">
    <w:p w14:paraId="32C9C8BA" w14:textId="1283C1AE" w:rsidR="00350773" w:rsidRDefault="0035077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1CAEC73A" w14:textId="2CFEA53A" w:rsidR="00350773" w:rsidRDefault="00350773" w:rsidP="00AC3281">
      <w:pPr>
        <w:pStyle w:val="footnote"/>
      </w:pPr>
      <w:r>
        <w:rPr>
          <w:rStyle w:val="FootnoteReference"/>
        </w:rPr>
        <w:footnoteRef/>
      </w:r>
      <w:r>
        <w:t xml:space="preserve"> [JS] or “thank”, or “thankfully confess with praise”</w:t>
      </w:r>
    </w:p>
  </w:footnote>
  <w:footnote w:id="822">
    <w:p w14:paraId="02264BC2" w14:textId="77777777" w:rsidR="00350773" w:rsidRDefault="0035077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474A88D1" w14:textId="00155028" w:rsidR="00350773" w:rsidRDefault="00350773" w:rsidP="00AC3281">
      <w:pPr>
        <w:pStyle w:val="footnote"/>
      </w:pPr>
      <w:r>
        <w:rPr>
          <w:rStyle w:val="FootnoteReference"/>
        </w:rPr>
        <w:footnoteRef/>
      </w:r>
      <w:r>
        <w:t xml:space="preserve"> [JS] “do obeisance”, elsewhere rendered “worship’, but referring to the physical act.</w:t>
      </w:r>
    </w:p>
  </w:footnote>
  <w:footnote w:id="824">
    <w:p w14:paraId="1B1D5002" w14:textId="29B07E11" w:rsidR="00350773" w:rsidRDefault="00350773" w:rsidP="00C1761F">
      <w:pPr>
        <w:pStyle w:val="footnote"/>
      </w:pPr>
      <w:r>
        <w:rPr>
          <w:rStyle w:val="FootnoteReference"/>
        </w:rPr>
        <w:footnoteRef/>
      </w:r>
      <w:r>
        <w:t xml:space="preserve"> [JS] or “give thanks to,” or “prase,” or “thankfully confess Your Name with praise”</w:t>
      </w:r>
    </w:p>
  </w:footnote>
  <w:footnote w:id="825">
    <w:p w14:paraId="12351032" w14:textId="637DDCD6" w:rsidR="00350773" w:rsidRDefault="00350773"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00F8589A" w14:textId="3079BAC3" w:rsidR="00350773" w:rsidRDefault="00350773" w:rsidP="00C1761F">
      <w:pPr>
        <w:pStyle w:val="footnote"/>
      </w:pPr>
      <w:r>
        <w:rPr>
          <w:rStyle w:val="FootnoteReference"/>
        </w:rPr>
        <w:footnoteRef/>
      </w:r>
      <w:r>
        <w:t xml:space="preserve"> [JS] or “acknowledge,” or “give thanks to,” or “thankfully confess with praise”</w:t>
      </w:r>
    </w:p>
  </w:footnote>
  <w:footnote w:id="827">
    <w:p w14:paraId="18BB02EB" w14:textId="33FE7177" w:rsidR="00350773" w:rsidRDefault="0035077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333B0F0E" w14:textId="4D89FC4A" w:rsidR="00350773" w:rsidRDefault="00350773" w:rsidP="00FF6795">
      <w:pPr>
        <w:pStyle w:val="footnote"/>
      </w:pPr>
      <w:r>
        <w:rPr>
          <w:rStyle w:val="FootnoteReference"/>
        </w:rPr>
        <w:footnoteRef/>
      </w:r>
      <w:r>
        <w:t xml:space="preserve"> [JS] literally “those who are exalted” or “the high things”</w:t>
      </w:r>
    </w:p>
  </w:footnote>
  <w:footnote w:id="829">
    <w:p w14:paraId="596BB70E" w14:textId="27F87B4A" w:rsidR="00350773" w:rsidRDefault="00350773" w:rsidP="00C544D6">
      <w:pPr>
        <w:pStyle w:val="footnote"/>
      </w:pPr>
      <w:r>
        <w:rPr>
          <w:rStyle w:val="FootnoteReference"/>
        </w:rPr>
        <w:footnoteRef/>
      </w:r>
      <w:r>
        <w:t xml:space="preserve"> The Spirit of the Lord fills the world (Wisdom 1:7). [JS] presence: literally “face”</w:t>
      </w:r>
    </w:p>
  </w:footnote>
  <w:footnote w:id="830">
    <w:p w14:paraId="7AB3BB43" w14:textId="5D02016E" w:rsidR="00350773" w:rsidRDefault="00350773" w:rsidP="00485563">
      <w:pPr>
        <w:pStyle w:val="footnote"/>
      </w:pPr>
      <w:r>
        <w:rPr>
          <w:rStyle w:val="FootnoteReference"/>
        </w:rPr>
        <w:footnoteRef/>
      </w:r>
      <w:r>
        <w:t xml:space="preserve"> [JS] or “possess”</w:t>
      </w:r>
    </w:p>
  </w:footnote>
  <w:footnote w:id="831">
    <w:p w14:paraId="145A6B15" w14:textId="77777777" w:rsidR="00350773" w:rsidRDefault="00350773" w:rsidP="00C544D6">
      <w:pPr>
        <w:pStyle w:val="footnote"/>
      </w:pPr>
      <w:r>
        <w:rPr>
          <w:rStyle w:val="FootnoteReference"/>
        </w:rPr>
        <w:footnoteRef/>
      </w:r>
      <w:r>
        <w:t xml:space="preserve"> heart: </w:t>
      </w:r>
      <w:r w:rsidRPr="007F3CE8">
        <w:rPr>
          <w:i/>
        </w:rPr>
        <w:t>lit</w:t>
      </w:r>
      <w:r>
        <w:t>. kidneys (seat of the affections in Hebrew thought).</w:t>
      </w:r>
    </w:p>
  </w:footnote>
  <w:footnote w:id="832">
    <w:p w14:paraId="5EA66D53" w14:textId="1C1D5AB6" w:rsidR="00350773" w:rsidRDefault="00350773" w:rsidP="00485563">
      <w:pPr>
        <w:pStyle w:val="footnote"/>
      </w:pPr>
      <w:r>
        <w:rPr>
          <w:rStyle w:val="FootnoteReference"/>
        </w:rPr>
        <w:footnoteRef/>
      </w:r>
      <w:r>
        <w:t xml:space="preserve"> [JS] or “give thanks,” or “thankfully confess You with praise”</w:t>
      </w:r>
    </w:p>
  </w:footnote>
  <w:footnote w:id="833">
    <w:p w14:paraId="42F762F1" w14:textId="43ABB4D6" w:rsidR="00350773" w:rsidRDefault="00350773" w:rsidP="00676E6A">
      <w:pPr>
        <w:pStyle w:val="footnote"/>
      </w:pPr>
      <w:r>
        <w:rPr>
          <w:rStyle w:val="FootnoteReference"/>
        </w:rPr>
        <w:footnoteRef/>
      </w:r>
      <w:r>
        <w:t xml:space="preserve"> [JS] or “authorities” or “powers”</w:t>
      </w:r>
    </w:p>
  </w:footnote>
  <w:footnote w:id="834">
    <w:p w14:paraId="4E73646F" w14:textId="549C13C9" w:rsidR="00350773" w:rsidRDefault="00350773" w:rsidP="00EB72A3">
      <w:pPr>
        <w:pStyle w:val="footnote"/>
      </w:pPr>
      <w:r>
        <w:rPr>
          <w:rStyle w:val="FootnoteReference"/>
        </w:rPr>
        <w:footnoteRef/>
      </w:r>
      <w:r>
        <w:t xml:space="preserve"> [JS] or “and do I not waste away because of my enemies?”</w:t>
      </w:r>
    </w:p>
  </w:footnote>
  <w:footnote w:id="835">
    <w:p w14:paraId="4CC16564" w14:textId="262FCF3B" w:rsidR="00350773" w:rsidRDefault="00350773" w:rsidP="00814FC4">
      <w:pPr>
        <w:pStyle w:val="footnote"/>
      </w:pPr>
      <w:r>
        <w:rPr>
          <w:rStyle w:val="FootnoteReference"/>
        </w:rPr>
        <w:footnoteRef/>
      </w:r>
      <w:r>
        <w:t xml:space="preserve"> [JS] or “way of iniquity”</w:t>
      </w:r>
    </w:p>
  </w:footnote>
  <w:footnote w:id="836">
    <w:p w14:paraId="6BCAB3AE" w14:textId="77777777" w:rsidR="00350773" w:rsidRDefault="00350773" w:rsidP="00C544D6">
      <w:pPr>
        <w:pStyle w:val="footnote"/>
      </w:pPr>
      <w:r>
        <w:rPr>
          <w:rStyle w:val="FootnoteReference"/>
        </w:rPr>
        <w:footnoteRef/>
      </w:r>
      <w:r>
        <w:t xml:space="preserve"> ‘He gives songs in the night’ (Job. 35:10).</w:t>
      </w:r>
    </w:p>
  </w:footnote>
  <w:footnote w:id="837">
    <w:p w14:paraId="6FFB8AE3" w14:textId="30159915" w:rsidR="00350773" w:rsidRDefault="00350773" w:rsidP="00FF4A4F">
      <w:pPr>
        <w:pStyle w:val="footnote"/>
      </w:pPr>
      <w:r>
        <w:rPr>
          <w:rStyle w:val="FootnoteReference"/>
        </w:rPr>
        <w:footnoteRef/>
      </w:r>
      <w:r>
        <w:t xml:space="preserve"> Literally “voice”</w:t>
      </w:r>
    </w:p>
  </w:footnote>
  <w:footnote w:id="838">
    <w:p w14:paraId="1995E6B7" w14:textId="70D38F62" w:rsidR="00350773" w:rsidRDefault="00350773" w:rsidP="00EB72A3">
      <w:pPr>
        <w:pStyle w:val="footnote"/>
      </w:pPr>
      <w:r>
        <w:rPr>
          <w:rStyle w:val="FootnoteReference"/>
        </w:rPr>
        <w:footnoteRef/>
      </w:r>
      <w:r>
        <w:t xml:space="preserve"> [JS] or “praise,” or “give thanks to,” or “thankfully confess with praise”</w:t>
      </w:r>
    </w:p>
  </w:footnote>
  <w:footnote w:id="839">
    <w:p w14:paraId="7EBC0985" w14:textId="77777777" w:rsidR="00350773" w:rsidRDefault="00350773" w:rsidP="00784373">
      <w:pPr>
        <w:pStyle w:val="footnote"/>
      </w:pPr>
      <w:r>
        <w:rPr>
          <w:rStyle w:val="FootnoteReference"/>
        </w:rPr>
        <w:footnoteRef/>
      </w:r>
      <w:r>
        <w:t xml:space="preserve"> [JS] or “Hades”.</w:t>
      </w:r>
    </w:p>
  </w:footnote>
  <w:footnote w:id="840">
    <w:p w14:paraId="5A5C1D1C" w14:textId="586EEB89" w:rsidR="00350773" w:rsidRDefault="0035077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1AD5A19A" w14:textId="77777777" w:rsidR="00350773" w:rsidRDefault="00350773" w:rsidP="00C544D6">
      <w:pPr>
        <w:pStyle w:val="footnote"/>
      </w:pPr>
      <w:r>
        <w:rPr>
          <w:rStyle w:val="FootnoteReference"/>
        </w:rPr>
        <w:footnoteRef/>
      </w:r>
      <w:r>
        <w:t xml:space="preserve"> this way: the confession of Christ (2 Tim. 3:12).</w:t>
      </w:r>
    </w:p>
  </w:footnote>
  <w:footnote w:id="842">
    <w:p w14:paraId="1B4DA4D8" w14:textId="4D3CDF72" w:rsidR="00350773" w:rsidRDefault="00350773" w:rsidP="00EB72A3">
      <w:pPr>
        <w:pStyle w:val="footnote"/>
      </w:pPr>
      <w:r>
        <w:rPr>
          <w:rStyle w:val="FootnoteReference"/>
        </w:rPr>
        <w:footnoteRef/>
      </w:r>
      <w:r>
        <w:t xml:space="preserve"> [JS] or “praise” or “thive thanks to,” or “thankfully confess with praise”</w:t>
      </w:r>
    </w:p>
  </w:footnote>
  <w:footnote w:id="843">
    <w:p w14:paraId="10A5500A" w14:textId="77777777" w:rsidR="00350773" w:rsidRDefault="00350773" w:rsidP="00C544D6">
      <w:pPr>
        <w:pStyle w:val="footnote"/>
      </w:pPr>
      <w:r>
        <w:rPr>
          <w:rStyle w:val="FootnoteReference"/>
        </w:rPr>
        <w:footnoteRef/>
      </w:r>
      <w:r>
        <w:t xml:space="preserve"> These two lines are identical with Lamentations 3:6.</w:t>
      </w:r>
    </w:p>
  </w:footnote>
  <w:footnote w:id="844">
    <w:p w14:paraId="30FC40DD" w14:textId="11119DF6" w:rsidR="00350773" w:rsidRDefault="00350773" w:rsidP="00C544D6">
      <w:pPr>
        <w:pStyle w:val="footnote"/>
      </w:pPr>
      <w:r>
        <w:rPr>
          <w:rStyle w:val="FootnoteReference"/>
        </w:rPr>
        <w:footnoteRef/>
      </w:r>
      <w:r>
        <w:t xml:space="preserve"> Cf. Rev. 10:5; Ezek. 20:23,28,42; Deut. 32:14.</w:t>
      </w:r>
    </w:p>
  </w:footnote>
  <w:footnote w:id="845">
    <w:p w14:paraId="58511EB9" w14:textId="77777777" w:rsidR="00350773" w:rsidRDefault="0035077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3B148124" w14:textId="77777777" w:rsidR="00350773" w:rsidRDefault="0035077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CAB0511" w14:textId="43E4190B" w:rsidR="00350773" w:rsidRDefault="00350773" w:rsidP="00C544D6">
      <w:pPr>
        <w:pStyle w:val="footnote"/>
      </w:pPr>
      <w:r>
        <w:rPr>
          <w:rStyle w:val="FootnoteReference"/>
        </w:rPr>
        <w:footnoteRef/>
      </w:r>
      <w:r>
        <w:t xml:space="preserve"> Cf. ‘If I am lifted up from the earth, I will draw all men to Me’ (Jn. 12:32). See also Psalm 45:11 and the note there.</w:t>
      </w:r>
    </w:p>
  </w:footnote>
  <w:footnote w:id="848">
    <w:p w14:paraId="13B01E95" w14:textId="737A6D70" w:rsidR="00350773" w:rsidRDefault="00350773" w:rsidP="00F53108">
      <w:pPr>
        <w:pStyle w:val="footnote"/>
      </w:pPr>
      <w:r>
        <w:rPr>
          <w:rStyle w:val="FootnoteReference"/>
        </w:rPr>
        <w:footnoteRef/>
      </w:r>
      <w:r>
        <w:t xml:space="preserve"> [JS] or “gush forth”, “overflow”</w:t>
      </w:r>
    </w:p>
  </w:footnote>
  <w:footnote w:id="849">
    <w:p w14:paraId="291B5302" w14:textId="22414254" w:rsidR="00350773" w:rsidRDefault="00350773" w:rsidP="00F53108">
      <w:pPr>
        <w:pStyle w:val="footnote"/>
      </w:pPr>
      <w:r>
        <w:rPr>
          <w:rStyle w:val="FootnoteReference"/>
        </w:rPr>
        <w:footnoteRef/>
      </w:r>
      <w:r>
        <w:t xml:space="preserve"> [JS] or “thankfully confess You with praise”, or “praise”, or “give thanks to”</w:t>
      </w:r>
    </w:p>
  </w:footnote>
  <w:footnote w:id="850">
    <w:p w14:paraId="7FEF7BE1" w14:textId="0F451A05" w:rsidR="00350773" w:rsidRDefault="00350773" w:rsidP="008D3680">
      <w:pPr>
        <w:pStyle w:val="footnote"/>
      </w:pPr>
      <w:r>
        <w:rPr>
          <w:rStyle w:val="FootnoteReference"/>
        </w:rPr>
        <w:footnoteRef/>
      </w:r>
      <w:r>
        <w:t xml:space="preserve"> [JS] literally “holy ones”</w:t>
      </w:r>
    </w:p>
  </w:footnote>
  <w:footnote w:id="851">
    <w:p w14:paraId="67EE1F7C" w14:textId="1AC854C4" w:rsidR="00350773" w:rsidRDefault="00350773"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353ACEBC" w14:textId="59328CB4" w:rsidR="00350773" w:rsidRDefault="00350773" w:rsidP="00C544D6">
      <w:pPr>
        <w:pStyle w:val="footnote"/>
      </w:pPr>
      <w:r>
        <w:rPr>
          <w:rStyle w:val="FootnoteReference"/>
        </w:rPr>
        <w:footnoteRef/>
      </w:r>
      <w:r>
        <w:t xml:space="preserve"> Cf. Ps. 145:2 with Ps. 103:33. Only verbs differ.</w:t>
      </w:r>
    </w:p>
  </w:footnote>
  <w:footnote w:id="853">
    <w:p w14:paraId="35C0C4DD" w14:textId="71AC6682" w:rsidR="00350773" w:rsidRDefault="00350773" w:rsidP="007F50FD">
      <w:pPr>
        <w:pStyle w:val="footnote"/>
      </w:pPr>
      <w:r>
        <w:rPr>
          <w:rStyle w:val="FootnoteReference"/>
        </w:rPr>
        <w:footnoteRef/>
      </w:r>
      <w:r>
        <w:t xml:space="preserve"> [JS] or “spirit”</w:t>
      </w:r>
    </w:p>
  </w:footnote>
  <w:footnote w:id="854">
    <w:p w14:paraId="23EB32F2" w14:textId="235BD424" w:rsidR="00350773" w:rsidRDefault="00350773" w:rsidP="007F50FD">
      <w:pPr>
        <w:pStyle w:val="footnote"/>
      </w:pPr>
      <w:r>
        <w:rPr>
          <w:rStyle w:val="FootnoteReference"/>
        </w:rPr>
        <w:footnoteRef/>
      </w:r>
      <w:r>
        <w:t xml:space="preserve"> [JS] thoughts, or designs, plans, projects</w:t>
      </w:r>
    </w:p>
  </w:footnote>
  <w:footnote w:id="855">
    <w:p w14:paraId="1E480973" w14:textId="3F051D55" w:rsidR="00350773" w:rsidRDefault="00350773" w:rsidP="007F50FD">
      <w:pPr>
        <w:pStyle w:val="footnote"/>
      </w:pPr>
      <w:r>
        <w:rPr>
          <w:rStyle w:val="FootnoteReference"/>
        </w:rPr>
        <w:footnoteRef/>
      </w:r>
      <w:r>
        <w:t xml:space="preserve"> [JS] or “guards”</w:t>
      </w:r>
    </w:p>
  </w:footnote>
  <w:footnote w:id="856">
    <w:p w14:paraId="6A1BF79E" w14:textId="2C42AEE5" w:rsidR="00350773" w:rsidRDefault="00350773" w:rsidP="007F50FD">
      <w:pPr>
        <w:pStyle w:val="footnote"/>
      </w:pPr>
      <w:r>
        <w:rPr>
          <w:rStyle w:val="FootnoteReference"/>
        </w:rPr>
        <w:footnoteRef/>
      </w:r>
      <w:r>
        <w:t xml:space="preserve"> [JS] or “frees the prisoners”</w:t>
      </w:r>
    </w:p>
  </w:footnote>
  <w:footnote w:id="857">
    <w:p w14:paraId="5D5111FF" w14:textId="66B6F812" w:rsidR="00350773" w:rsidRDefault="00350773" w:rsidP="007F50FD">
      <w:pPr>
        <w:pStyle w:val="footnote"/>
      </w:pPr>
      <w:r>
        <w:rPr>
          <w:rStyle w:val="FootnoteReference"/>
        </w:rPr>
        <w:footnoteRef/>
      </w:r>
      <w:r>
        <w:t xml:space="preserve"> [JS] or “bent”</w:t>
      </w:r>
    </w:p>
  </w:footnote>
  <w:footnote w:id="858">
    <w:p w14:paraId="4090A924" w14:textId="68E30641" w:rsidR="00350773" w:rsidRDefault="00350773" w:rsidP="007F50FD">
      <w:pPr>
        <w:pStyle w:val="footnote"/>
      </w:pPr>
      <w:r>
        <w:rPr>
          <w:rStyle w:val="FootnoteReference"/>
        </w:rPr>
        <w:footnoteRef/>
      </w:r>
      <w:r>
        <w:t xml:space="preserve"> [JS] or “skill”</w:t>
      </w:r>
    </w:p>
  </w:footnote>
  <w:footnote w:id="859">
    <w:p w14:paraId="6F819BD3" w14:textId="78976808" w:rsidR="00350773" w:rsidRDefault="00350773" w:rsidP="007F50FD">
      <w:pPr>
        <w:pStyle w:val="footnote"/>
      </w:pPr>
      <w:r>
        <w:rPr>
          <w:rStyle w:val="FootnoteReference"/>
        </w:rPr>
        <w:footnoteRef/>
      </w:r>
      <w:r>
        <w:t xml:space="preserve"> [JS] or “foreigners”</w:t>
      </w:r>
    </w:p>
  </w:footnote>
  <w:footnote w:id="860">
    <w:p w14:paraId="78560DE2" w14:textId="6759CA05" w:rsidR="00350773" w:rsidRDefault="00350773" w:rsidP="007F50FD">
      <w:pPr>
        <w:pStyle w:val="footnote"/>
      </w:pPr>
      <w:r>
        <w:rPr>
          <w:rStyle w:val="FootnoteReference"/>
        </w:rPr>
        <w:footnoteRef/>
      </w:r>
      <w:r>
        <w:t xml:space="preserve"> [JS] or a psalm, or a melody</w:t>
      </w:r>
    </w:p>
  </w:footnote>
  <w:footnote w:id="861">
    <w:p w14:paraId="2C19D159" w14:textId="3C9E27D5" w:rsidR="00350773" w:rsidRDefault="00350773" w:rsidP="00F258B1">
      <w:pPr>
        <w:pStyle w:val="footnote"/>
      </w:pPr>
      <w:r>
        <w:rPr>
          <w:rStyle w:val="FootnoteReference"/>
        </w:rPr>
        <w:footnoteRef/>
      </w:r>
      <w:r>
        <w:t xml:space="preserve"> </w:t>
      </w:r>
      <w:r w:rsidRPr="00D813A7">
        <w:rPr>
          <w:i/>
        </w:rPr>
        <w:t>Lit</w:t>
      </w:r>
      <w:r>
        <w:t>. ‘dispersions’. Cf. Mt. 24:31.</w:t>
      </w:r>
    </w:p>
  </w:footnote>
  <w:footnote w:id="862">
    <w:p w14:paraId="7AC7AD8B" w14:textId="5BFFD4CA" w:rsidR="00350773" w:rsidRDefault="0035077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1F0F4402" w14:textId="056F6B42" w:rsidR="00350773" w:rsidRDefault="00350773" w:rsidP="00CD1E61">
      <w:pPr>
        <w:pStyle w:val="footnote"/>
      </w:pPr>
      <w:r>
        <w:rPr>
          <w:rStyle w:val="FootnoteReference"/>
        </w:rPr>
        <w:footnoteRef/>
      </w:r>
      <w:r>
        <w:t xml:space="preserve"> [JS] or word, or teaching</w:t>
      </w:r>
    </w:p>
  </w:footnote>
  <w:footnote w:id="864">
    <w:p w14:paraId="407F2DDB" w14:textId="624657B1" w:rsidR="00350773" w:rsidRDefault="00350773"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35167DCD" w14:textId="373FC63F" w:rsidR="00350773" w:rsidRDefault="00350773" w:rsidP="00DE04F0">
      <w:pPr>
        <w:pStyle w:val="footnote"/>
      </w:pPr>
      <w:r>
        <w:rPr>
          <w:rStyle w:val="FootnoteReference"/>
        </w:rPr>
        <w:footnoteRef/>
      </w:r>
      <w:r>
        <w:t xml:space="preserve"> [JS] or “stormy wind”</w:t>
      </w:r>
    </w:p>
  </w:footnote>
  <w:footnote w:id="866">
    <w:p w14:paraId="596CA46F" w14:textId="3CE69ED5" w:rsidR="00350773" w:rsidRDefault="00350773" w:rsidP="00DE04F0">
      <w:pPr>
        <w:pStyle w:val="footnote"/>
      </w:pPr>
      <w:r>
        <w:rPr>
          <w:rStyle w:val="FootnoteReference"/>
        </w:rPr>
        <w:footnoteRef/>
      </w:r>
      <w:r>
        <w:t xml:space="preserve"> [JS] or “maidens,” or “unmarried women”</w:t>
      </w:r>
    </w:p>
  </w:footnote>
  <w:footnote w:id="867">
    <w:p w14:paraId="302477DE" w14:textId="111432A8" w:rsidR="00350773" w:rsidRDefault="00350773"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33D71E70" w14:textId="2D5394E7" w:rsidR="00350773" w:rsidRDefault="00350773" w:rsidP="007039A0">
      <w:pPr>
        <w:pStyle w:val="footnote"/>
      </w:pPr>
      <w:r>
        <w:rPr>
          <w:rStyle w:val="FootnoteReference"/>
        </w:rPr>
        <w:footnoteRef/>
      </w:r>
      <w:r>
        <w:t xml:space="preserve"> [JS] literally, “And He will raise/exalt the horn of His people”</w:t>
      </w:r>
    </w:p>
  </w:footnote>
  <w:footnote w:id="869">
    <w:p w14:paraId="43AD805B" w14:textId="6DFE2128" w:rsidR="00350773" w:rsidRDefault="00350773" w:rsidP="007039A0">
      <w:pPr>
        <w:pStyle w:val="footnote"/>
      </w:pPr>
      <w:r>
        <w:rPr>
          <w:rStyle w:val="FootnoteReference"/>
        </w:rPr>
        <w:footnoteRef/>
      </w:r>
      <w:r>
        <w:t xml:space="preserve"> [JS] “assembly”</w:t>
      </w:r>
    </w:p>
  </w:footnote>
  <w:footnote w:id="870">
    <w:p w14:paraId="0C277B75" w14:textId="51E0F674" w:rsidR="00350773" w:rsidRDefault="00350773" w:rsidP="007039A0">
      <w:pPr>
        <w:pStyle w:val="footnote"/>
      </w:pPr>
      <w:r>
        <w:rPr>
          <w:rStyle w:val="FootnoteReference"/>
        </w:rPr>
        <w:footnoteRef/>
      </w:r>
      <w:r>
        <w:t xml:space="preserve"> [JS] Coptic has “in the chorus”</w:t>
      </w:r>
    </w:p>
  </w:footnote>
  <w:footnote w:id="871">
    <w:p w14:paraId="195C17E1" w14:textId="7FE4BA09" w:rsidR="00350773" w:rsidRDefault="00350773" w:rsidP="00704A33">
      <w:pPr>
        <w:pStyle w:val="footnote"/>
      </w:pPr>
      <w:r>
        <w:rPr>
          <w:rStyle w:val="FootnoteReference"/>
        </w:rPr>
        <w:footnoteRef/>
      </w:r>
      <w:r>
        <w:t xml:space="preserve"> [JS] Fr. Athanasius has “exalt,” See the Liturgy of Mesori 26)</w:t>
      </w:r>
    </w:p>
  </w:footnote>
  <w:footnote w:id="872">
    <w:p w14:paraId="7329AB19" w14:textId="77777777" w:rsidR="00350773" w:rsidRDefault="00350773" w:rsidP="00F258B1">
      <w:pPr>
        <w:pStyle w:val="footnote"/>
      </w:pPr>
      <w:r>
        <w:rPr>
          <w:rStyle w:val="FootnoteReference"/>
        </w:rPr>
        <w:footnoteRef/>
      </w:r>
      <w:r>
        <w:t xml:space="preserve"> two-edged sword: praise which conquers Amalek (St. Chrysostom).</w:t>
      </w:r>
    </w:p>
  </w:footnote>
  <w:footnote w:id="873">
    <w:p w14:paraId="2095C32A" w14:textId="77777777" w:rsidR="00350773" w:rsidRDefault="00350773" w:rsidP="00F258B1">
      <w:pPr>
        <w:pStyle w:val="footnote"/>
      </w:pPr>
      <w:r>
        <w:rPr>
          <w:rStyle w:val="FootnoteReference"/>
        </w:rPr>
        <w:footnoteRef/>
      </w:r>
      <w:r>
        <w:t xml:space="preserve"> ‘Holiness of life is the mother of glory’ (St Theodoret).</w:t>
      </w:r>
    </w:p>
  </w:footnote>
  <w:footnote w:id="874">
    <w:p w14:paraId="4C5EFC08" w14:textId="6D588D58" w:rsidR="00350773" w:rsidRDefault="00350773" w:rsidP="00AE5C5A">
      <w:pPr>
        <w:pStyle w:val="footnote"/>
      </w:pPr>
      <w:r>
        <w:rPr>
          <w:rStyle w:val="FootnoteReference"/>
        </w:rPr>
        <w:footnoteRef/>
      </w:r>
      <w:r>
        <w:t xml:space="preserve"> [JS] variant reading, “harp and lyre”</w:t>
      </w:r>
    </w:p>
  </w:footnote>
  <w:footnote w:id="875">
    <w:p w14:paraId="34B39967" w14:textId="081DCB3D" w:rsidR="00350773" w:rsidRDefault="00350773" w:rsidP="00AE5C5A">
      <w:pPr>
        <w:pStyle w:val="footnote"/>
      </w:pPr>
      <w:r>
        <w:rPr>
          <w:rStyle w:val="FootnoteReference"/>
        </w:rPr>
        <w:footnoteRef/>
      </w:r>
      <w:r>
        <w:t xml:space="preserve"> [JS] Coptic has “dance”, but is rendered in Arabic, and later English, as “chorus”.</w:t>
      </w:r>
    </w:p>
  </w:footnote>
  <w:footnote w:id="876">
    <w:p w14:paraId="3F01F63D" w14:textId="7FB71CE4" w:rsidR="00350773" w:rsidRDefault="00350773" w:rsidP="00FB1741">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350773" w:rsidRDefault="00350773" w:rsidP="00865C59">
      <w:pPr>
        <w:pStyle w:val="footnote"/>
      </w:pPr>
      <w:r>
        <w:rPr>
          <w:rStyle w:val="FootnoteReference"/>
        </w:rPr>
        <w:footnoteRef/>
      </w:r>
      <w:r>
        <w:t xml:space="preserve"> Or “Spirit”</w:t>
      </w:r>
    </w:p>
  </w:footnote>
  <w:footnote w:id="878">
    <w:p w14:paraId="296DD30B" w14:textId="77777777" w:rsidR="00350773" w:rsidRDefault="00350773"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350773" w:rsidRDefault="00350773" w:rsidP="00344A59">
      <w:pPr>
        <w:pStyle w:val="footnote"/>
      </w:pPr>
      <w:r>
        <w:rPr>
          <w:rStyle w:val="FootnoteReference"/>
        </w:rPr>
        <w:footnoteRef/>
      </w:r>
      <w:r>
        <w:t xml:space="preserve"> The “alleluia” in each vs is inserted into each verse of the Psalm</w:t>
      </w:r>
    </w:p>
  </w:footnote>
  <w:footnote w:id="880">
    <w:p w14:paraId="1F1613E0" w14:textId="77777777" w:rsidR="00350773" w:rsidRDefault="00350773"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350773" w:rsidRDefault="00350773" w:rsidP="00A7333E">
      <w:pPr>
        <w:pStyle w:val="footnote"/>
      </w:pPr>
      <w:r>
        <w:rPr>
          <w:rStyle w:val="FootnoteReference"/>
        </w:rPr>
        <w:footnoteRef/>
      </w:r>
      <w:r>
        <w:t xml:space="preserve"> Do obiesance</w:t>
      </w:r>
    </w:p>
  </w:footnote>
  <w:footnote w:id="882">
    <w:p w14:paraId="109CBDA9" w14:textId="77777777" w:rsidR="00350773" w:rsidRDefault="00350773" w:rsidP="00A7333E">
      <w:pPr>
        <w:pStyle w:val="footnote"/>
      </w:pPr>
      <w:r>
        <w:rPr>
          <w:rStyle w:val="FootnoteReference"/>
        </w:rPr>
        <w:footnoteRef/>
      </w:r>
      <w:r>
        <w:t xml:space="preserve"> Literally, “horn”</w:t>
      </w:r>
    </w:p>
  </w:footnote>
  <w:footnote w:id="883">
    <w:p w14:paraId="6824A765" w14:textId="77777777" w:rsidR="00350773" w:rsidRDefault="00350773" w:rsidP="00A7333E">
      <w:pPr>
        <w:pStyle w:val="footnote"/>
      </w:pPr>
      <w:r>
        <w:rPr>
          <w:rStyle w:val="FootnoteReference"/>
        </w:rPr>
        <w:footnoteRef/>
      </w:r>
      <w:r>
        <w:t xml:space="preserve"> Or, “ways”</w:t>
      </w:r>
    </w:p>
  </w:footnote>
  <w:footnote w:id="884">
    <w:p w14:paraId="6136C7AC" w14:textId="77777777" w:rsidR="00350773" w:rsidRDefault="00350773" w:rsidP="00A7333E">
      <w:pPr>
        <w:pStyle w:val="footnote"/>
      </w:pPr>
      <w:r>
        <w:rPr>
          <w:rStyle w:val="FootnoteReference"/>
        </w:rPr>
        <w:footnoteRef/>
      </w:r>
      <w:r>
        <w:t xml:space="preserve"> Literally, “exalt the horn”</w:t>
      </w:r>
    </w:p>
  </w:footnote>
  <w:footnote w:id="885">
    <w:p w14:paraId="0D97069A" w14:textId="77777777" w:rsidR="00350773" w:rsidRDefault="00350773" w:rsidP="00A7333E">
      <w:pPr>
        <w:pStyle w:val="footnote"/>
      </w:pPr>
      <w:r>
        <w:rPr>
          <w:rStyle w:val="FootnoteReference"/>
        </w:rPr>
        <w:footnoteRef/>
      </w:r>
      <w:r>
        <w:t xml:space="preserve"> Or “christs”</w:t>
      </w:r>
    </w:p>
  </w:footnote>
  <w:footnote w:id="886">
    <w:p w14:paraId="75E4F1BF" w14:textId="77777777" w:rsidR="00350773" w:rsidRDefault="00350773" w:rsidP="00A7333E">
      <w:pPr>
        <w:pStyle w:val="footnote"/>
      </w:pPr>
      <w:r>
        <w:rPr>
          <w:rStyle w:val="FootnoteReference"/>
        </w:rPr>
        <w:footnoteRef/>
      </w:r>
      <w:r>
        <w:t xml:space="preserve"> Or “workers of iniquity”</w:t>
      </w:r>
    </w:p>
  </w:footnote>
  <w:footnote w:id="887">
    <w:p w14:paraId="6B1B283E" w14:textId="77777777" w:rsidR="00350773" w:rsidRDefault="00350773"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350773" w:rsidRDefault="00350773" w:rsidP="00A7333E">
      <w:pPr>
        <w:pStyle w:val="footnote"/>
      </w:pPr>
      <w:r>
        <w:rPr>
          <w:rStyle w:val="FootnoteReference"/>
        </w:rPr>
        <w:footnoteRef/>
      </w:r>
      <w:r>
        <w:t xml:space="preserve"> or “blessing”</w:t>
      </w:r>
    </w:p>
  </w:footnote>
  <w:footnote w:id="889">
    <w:p w14:paraId="39CDECB8" w14:textId="77777777" w:rsidR="00350773" w:rsidRDefault="00350773" w:rsidP="00A7333E">
      <w:pPr>
        <w:pStyle w:val="footnote"/>
      </w:pPr>
      <w:r>
        <w:rPr>
          <w:rStyle w:val="FootnoteReference"/>
        </w:rPr>
        <w:footnoteRef/>
      </w:r>
      <w:r>
        <w:t xml:space="preserve"> Or “Thy holy Name we do utter”</w:t>
      </w:r>
    </w:p>
  </w:footnote>
  <w:footnote w:id="890">
    <w:p w14:paraId="2BFF308D" w14:textId="77777777" w:rsidR="00350773" w:rsidRDefault="00350773" w:rsidP="00A7333E">
      <w:pPr>
        <w:pStyle w:val="footnote"/>
      </w:pPr>
      <w:r>
        <w:rPr>
          <w:rStyle w:val="FootnoteReference"/>
        </w:rPr>
        <w:footnoteRef/>
      </w:r>
      <w:r>
        <w:t xml:space="preserve"> Or “May it be so, Lord!”</w:t>
      </w:r>
    </w:p>
  </w:footnote>
  <w:footnote w:id="891">
    <w:p w14:paraId="7211B02A" w14:textId="77777777" w:rsidR="00350773" w:rsidRDefault="00350773" w:rsidP="008A378B">
      <w:pPr>
        <w:pStyle w:val="footnote"/>
      </w:pPr>
      <w:r>
        <w:rPr>
          <w:rStyle w:val="FootnoteReference"/>
        </w:rPr>
        <w:footnoteRef/>
      </w:r>
      <w:r>
        <w:t xml:space="preserve"> Or “thankfully confess You with praise”</w:t>
      </w:r>
    </w:p>
  </w:footnote>
  <w:footnote w:id="892">
    <w:p w14:paraId="693B122B" w14:textId="28D696D4" w:rsidR="00350773" w:rsidRDefault="00350773"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350773" w:rsidRDefault="00350773" w:rsidP="00A7333E">
      <w:pPr>
        <w:pStyle w:val="footnote"/>
      </w:pPr>
      <w:r>
        <w:rPr>
          <w:rStyle w:val="FootnoteReference"/>
        </w:rPr>
        <w:footnoteRef/>
      </w:r>
      <w:r>
        <w:t xml:space="preserve"> Latria</w:t>
      </w:r>
    </w:p>
  </w:footnote>
  <w:footnote w:id="894">
    <w:p w14:paraId="6A1BE515" w14:textId="5E13A526" w:rsidR="00350773" w:rsidRDefault="00350773" w:rsidP="00426715">
      <w:pPr>
        <w:pStyle w:val="footnote"/>
      </w:pPr>
      <w:r>
        <w:rPr>
          <w:rStyle w:val="FootnoteReference"/>
        </w:rPr>
        <w:footnoteRef/>
      </w:r>
      <w:r>
        <w:t xml:space="preserve"> Or, “Sing a hymn to Him, and exalt Him beyond measure unto the ages.”</w:t>
      </w:r>
    </w:p>
  </w:footnote>
  <w:footnote w:id="895">
    <w:p w14:paraId="68D0AB21" w14:textId="61EA66CA" w:rsidR="00350773" w:rsidRDefault="00350773" w:rsidP="00426715">
      <w:pPr>
        <w:pStyle w:val="footnote"/>
      </w:pPr>
      <w:r>
        <w:rPr>
          <w:rStyle w:val="FootnoteReference"/>
        </w:rPr>
        <w:footnoteRef/>
      </w:r>
      <w:r>
        <w:t xml:space="preserve"> This verse is lacking in the Greek.</w:t>
      </w:r>
    </w:p>
  </w:footnote>
  <w:footnote w:id="896">
    <w:p w14:paraId="26544D11" w14:textId="10502CC8" w:rsidR="00350773" w:rsidRDefault="00350773"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350773" w:rsidRDefault="00350773" w:rsidP="007757C9">
      <w:pPr>
        <w:pStyle w:val="footnote"/>
      </w:pPr>
      <w:r>
        <w:rPr>
          <w:rStyle w:val="FootnoteReference"/>
        </w:rPr>
        <w:footnoteRef/>
      </w:r>
      <w:r>
        <w:t xml:space="preserve"> Greek has “sea-monsters”</w:t>
      </w:r>
    </w:p>
  </w:footnote>
  <w:footnote w:id="898">
    <w:p w14:paraId="0ECD7B50" w14:textId="7593729A" w:rsidR="00350773" w:rsidRDefault="00350773" w:rsidP="007757C9">
      <w:pPr>
        <w:pStyle w:val="footnote"/>
      </w:pPr>
      <w:r>
        <w:rPr>
          <w:rStyle w:val="FootnoteReference"/>
        </w:rPr>
        <w:footnoteRef/>
      </w:r>
      <w:r>
        <w:t xml:space="preserve"> [] not found in Gk.</w:t>
      </w:r>
    </w:p>
  </w:footnote>
  <w:footnote w:id="899">
    <w:p w14:paraId="0A00818E" w14:textId="6F9A1D3E" w:rsidR="00350773" w:rsidRDefault="00350773"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350773" w:rsidRDefault="00350773"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350773" w:rsidRDefault="00350773" w:rsidP="003758F4">
      <w:pPr>
        <w:pStyle w:val="footnote"/>
      </w:pPr>
      <w:r>
        <w:rPr>
          <w:rStyle w:val="FootnoteReference"/>
        </w:rPr>
        <w:footnoteRef/>
      </w:r>
      <w:r>
        <w:t xml:space="preserve"> Or, “Sing a hymn to Him, and exalt Him beyond measure unto the ages.”</w:t>
      </w:r>
    </w:p>
  </w:footnote>
  <w:footnote w:id="902">
    <w:p w14:paraId="3AF01027" w14:textId="77777777" w:rsidR="00350773" w:rsidRDefault="00350773"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350773" w:rsidRDefault="00350773" w:rsidP="003758F4">
      <w:pPr>
        <w:pStyle w:val="footnote"/>
      </w:pPr>
      <w:r>
        <w:rPr>
          <w:rStyle w:val="FootnoteReference"/>
        </w:rPr>
        <w:footnoteRef/>
      </w:r>
      <w:r>
        <w:t xml:space="preserve"> [] not found in Gk.</w:t>
      </w:r>
    </w:p>
  </w:footnote>
  <w:footnote w:id="904">
    <w:p w14:paraId="3D357C32" w14:textId="77777777" w:rsidR="00350773" w:rsidRDefault="00350773"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350773" w:rsidRDefault="0035077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350773" w:rsidRDefault="0035077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350773" w:rsidRPr="008D5F3D" w:rsidRDefault="00350773" w:rsidP="008D5F3D">
      <w:pPr>
        <w:pStyle w:val="footnote"/>
      </w:pPr>
      <w:r>
        <w:rPr>
          <w:rStyle w:val="FootnoteReference"/>
        </w:rPr>
        <w:footnoteRef/>
      </w:r>
      <w:r>
        <w:t xml:space="preserve"> [JS] Greek has “stars and light,” while Coptic has “stars of light”</w:t>
      </w:r>
    </w:p>
  </w:footnote>
  <w:footnote w:id="908">
    <w:p w14:paraId="6888EF75" w14:textId="7291EAAC" w:rsidR="00350773" w:rsidRDefault="00350773" w:rsidP="00A17656">
      <w:pPr>
        <w:pStyle w:val="footnote"/>
      </w:pPr>
      <w:r>
        <w:rPr>
          <w:rStyle w:val="FootnoteReference"/>
        </w:rPr>
        <w:footnoteRef/>
      </w:r>
      <w:r>
        <w:t xml:space="preserve"> [JS] Gk has “confession/praise of Him is in the earth and heaven”</w:t>
      </w:r>
    </w:p>
  </w:footnote>
  <w:footnote w:id="909">
    <w:p w14:paraId="0C9270F2" w14:textId="14BEF321" w:rsidR="00350773" w:rsidRDefault="00350773" w:rsidP="00A17656">
      <w:pPr>
        <w:pStyle w:val="footnote"/>
      </w:pPr>
      <w:r>
        <w:rPr>
          <w:rStyle w:val="FootnoteReference"/>
        </w:rPr>
        <w:footnoteRef/>
      </w:r>
      <w:r>
        <w:t xml:space="preserve"> [JS] literally, “And He will exalt the horn of His people”</w:t>
      </w:r>
    </w:p>
  </w:footnote>
  <w:footnote w:id="910">
    <w:p w14:paraId="2890F7AF" w14:textId="127DC52C" w:rsidR="00350773" w:rsidRDefault="00350773"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350773" w:rsidRDefault="00350773" w:rsidP="00680B91">
      <w:pPr>
        <w:pStyle w:val="footnote"/>
      </w:pPr>
      <w:r>
        <w:rPr>
          <w:rStyle w:val="FootnoteReference"/>
        </w:rPr>
        <w:footnoteRef/>
      </w:r>
      <w:r>
        <w:t xml:space="preserve"> Latria</w:t>
      </w:r>
    </w:p>
  </w:footnote>
  <w:footnote w:id="912">
    <w:p w14:paraId="690DC348" w14:textId="77777777" w:rsidR="00350773" w:rsidRDefault="0035077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350773" w:rsidRDefault="00350773"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350773" w:rsidRDefault="0035077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350773" w:rsidRDefault="0035077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350773" w:rsidRDefault="0035077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350773" w:rsidRPr="00260CA9" w:rsidRDefault="0035077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350773" w:rsidRDefault="00350773"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350773" w:rsidRDefault="0035077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350773" w:rsidRDefault="0035077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350773" w:rsidRDefault="0035077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350773" w:rsidRDefault="0035077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350773" w:rsidRPr="00B021F8" w:rsidRDefault="00350773"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350773" w:rsidRDefault="00350773"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350773" w:rsidRDefault="00350773">
      <w:pPr>
        <w:pStyle w:val="FootnoteText"/>
      </w:pPr>
      <w:r>
        <w:rPr>
          <w:rStyle w:val="FootnoteReference"/>
        </w:rPr>
        <w:footnoteRef/>
      </w:r>
      <w:r>
        <w:t xml:space="preserve"> Acts 7:60</w:t>
      </w:r>
    </w:p>
  </w:footnote>
  <w:footnote w:id="926">
    <w:p w14:paraId="66841CA4" w14:textId="77777777" w:rsidR="00350773" w:rsidRDefault="00350773"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350773" w:rsidRDefault="00350773"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350773" w:rsidRDefault="00350773">
      <w:pPr>
        <w:pStyle w:val="footnote"/>
        <w:rPr>
          <w:ins w:id="1153" w:author="Brett Slote" w:date="2011-07-21T19:13:00Z"/>
        </w:rPr>
        <w:pPrChange w:id="1154" w:author="Brett Slote" w:date="2011-07-21T20:05:00Z">
          <w:pPr>
            <w:pStyle w:val="FootnoteText"/>
          </w:pPr>
        </w:pPrChange>
      </w:pPr>
      <w:ins w:id="1155" w:author="Brett Slote" w:date="2011-07-21T19:13:00Z">
        <w:r>
          <w:rPr>
            <w:rStyle w:val="FootnoteReference"/>
          </w:rPr>
          <w:footnoteRef/>
        </w:r>
        <w:r>
          <w:t xml:space="preserve"> Numbers 12:7-8</w:t>
        </w:r>
      </w:ins>
    </w:p>
  </w:footnote>
  <w:footnote w:id="929">
    <w:p w14:paraId="7099EBEB" w14:textId="77777777" w:rsidR="00350773" w:rsidRDefault="00350773">
      <w:pPr>
        <w:pStyle w:val="footnote"/>
        <w:rPr>
          <w:ins w:id="1156" w:author="Brett Slote" w:date="2011-07-21T19:13:00Z"/>
        </w:rPr>
        <w:pPrChange w:id="1157" w:author="Brett Slote" w:date="2011-07-21T20:05:00Z">
          <w:pPr>
            <w:pStyle w:val="FootnoteText"/>
          </w:pPr>
        </w:pPrChange>
      </w:pPr>
      <w:ins w:id="1158" w:author="Brett Slote" w:date="2011-07-21T19:13:00Z">
        <w:r>
          <w:rPr>
            <w:rStyle w:val="FootnoteReference"/>
          </w:rPr>
          <w:footnoteRef/>
        </w:r>
        <w:r>
          <w:t xml:space="preserve"> Exodus 28:1</w:t>
        </w:r>
      </w:ins>
    </w:p>
  </w:footnote>
  <w:footnote w:id="930">
    <w:p w14:paraId="5BFC95F9" w14:textId="77777777" w:rsidR="00350773" w:rsidRDefault="00350773">
      <w:pPr>
        <w:pStyle w:val="footnote"/>
        <w:rPr>
          <w:ins w:id="1159" w:author="Brett Slote" w:date="2011-07-21T19:13:00Z"/>
        </w:rPr>
        <w:pPrChange w:id="1160" w:author="Brett Slote" w:date="2011-07-21T20:05:00Z">
          <w:pPr>
            <w:pStyle w:val="FootnoteText"/>
          </w:pPr>
        </w:pPrChange>
      </w:pPr>
      <w:ins w:id="1161" w:author="Brett Slote" w:date="2011-07-21T19:13:00Z">
        <w:r>
          <w:rPr>
            <w:rStyle w:val="FootnoteReference"/>
          </w:rPr>
          <w:footnoteRef/>
        </w:r>
        <w:r>
          <w:t xml:space="preserve"> Matthew 16:18</w:t>
        </w:r>
      </w:ins>
    </w:p>
  </w:footnote>
  <w:footnote w:id="931">
    <w:p w14:paraId="04125830" w14:textId="77777777" w:rsidR="00350773" w:rsidRDefault="00350773">
      <w:pPr>
        <w:pStyle w:val="footnote"/>
        <w:rPr>
          <w:ins w:id="1163" w:author="Brett Slote" w:date="2011-07-21T19:13:00Z"/>
        </w:rPr>
        <w:pPrChange w:id="1164" w:author="Brett Slote" w:date="2011-07-21T20:05:00Z">
          <w:pPr>
            <w:pStyle w:val="FootnoteText"/>
          </w:pPr>
        </w:pPrChange>
      </w:pPr>
      <w:ins w:id="1165" w:author="Brett Slote" w:date="2011-07-21T19:13:00Z">
        <w:r>
          <w:rPr>
            <w:rStyle w:val="FootnoteReference"/>
          </w:rPr>
          <w:footnoteRef/>
        </w:r>
        <w:r>
          <w:t xml:space="preserve"> Psalms 110:4, Hebrews 5:6,10</w:t>
        </w:r>
      </w:ins>
    </w:p>
  </w:footnote>
  <w:footnote w:id="932">
    <w:p w14:paraId="4ECDDE09" w14:textId="77777777" w:rsidR="00350773" w:rsidRDefault="0035077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350773" w:rsidRDefault="0035077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350773" w:rsidRDefault="00350773" w:rsidP="00C0205C">
      <w:pPr>
        <w:pStyle w:val="footnote"/>
      </w:pPr>
      <w:r>
        <w:rPr>
          <w:rStyle w:val="FootnoteReference"/>
          <w:rFonts w:eastAsiaTheme="majorEastAsia"/>
        </w:rPr>
        <w:footnoteRef/>
      </w:r>
      <w:r>
        <w:t xml:space="preserve"> Ps 72:10</w:t>
      </w:r>
    </w:p>
  </w:footnote>
  <w:footnote w:id="935">
    <w:p w14:paraId="73200F36" w14:textId="77777777" w:rsidR="00350773" w:rsidRDefault="00350773">
      <w:pPr>
        <w:pStyle w:val="FootnoteText"/>
      </w:pPr>
      <w:r>
        <w:rPr>
          <w:rStyle w:val="FootnoteReference"/>
        </w:rPr>
        <w:footnoteRef/>
      </w:r>
      <w:r>
        <w:t xml:space="preserve"> Pope Dioscorus can but substituted here to use this doxology on his feast.</w:t>
      </w:r>
    </w:p>
  </w:footnote>
  <w:footnote w:id="936">
    <w:p w14:paraId="6EE19208" w14:textId="77777777" w:rsidR="00350773" w:rsidRDefault="00350773" w:rsidP="008B74E6">
      <w:pPr>
        <w:pStyle w:val="footnote"/>
      </w:pPr>
      <w:r>
        <w:rPr>
          <w:rStyle w:val="FootnoteReference"/>
        </w:rPr>
        <w:footnoteRef/>
      </w:r>
      <w:r>
        <w:t xml:space="preserve"> Taken from Byzantine rite hymns in 2016.</w:t>
      </w:r>
    </w:p>
  </w:footnote>
  <w:footnote w:id="937">
    <w:p w14:paraId="10C81BCA" w14:textId="32EF878B" w:rsidR="00350773" w:rsidRDefault="00350773" w:rsidP="008B74E6">
      <w:pPr>
        <w:pStyle w:val="footnote"/>
      </w:pPr>
      <w:r>
        <w:rPr>
          <w:rStyle w:val="FootnoteReference"/>
        </w:rPr>
        <w:footnoteRef/>
      </w:r>
      <w:r>
        <w:t xml:space="preserve"> Taken from Byzantine rite hymns in 2016.</w:t>
      </w:r>
    </w:p>
  </w:footnote>
  <w:footnote w:id="938">
    <w:p w14:paraId="2FF46E46" w14:textId="77777777" w:rsidR="00350773" w:rsidRDefault="00350773" w:rsidP="003D4209">
      <w:pPr>
        <w:pStyle w:val="footnote"/>
      </w:pPr>
      <w:r>
        <w:rPr>
          <w:rStyle w:val="FootnoteReference"/>
        </w:rPr>
        <w:footnoteRef/>
      </w:r>
      <w:r>
        <w:t xml:space="preserve"> Dan 12:3</w:t>
      </w:r>
    </w:p>
  </w:footnote>
  <w:footnote w:id="939">
    <w:p w14:paraId="4F373D62" w14:textId="77777777" w:rsidR="00350773" w:rsidRDefault="00350773" w:rsidP="003D4209">
      <w:pPr>
        <w:pStyle w:val="footnote"/>
      </w:pPr>
      <w:r>
        <w:rPr>
          <w:rStyle w:val="FootnoteReference"/>
        </w:rPr>
        <w:footnoteRef/>
      </w:r>
      <w:r>
        <w:t xml:space="preserve"> The Scetis Valley in Egypt, from which the word “ascetic” comes. Sheheet means “measure of the heart.”</w:t>
      </w:r>
    </w:p>
  </w:footnote>
  <w:footnote w:id="940">
    <w:p w14:paraId="153ABD29" w14:textId="77777777" w:rsidR="00350773" w:rsidRDefault="00350773" w:rsidP="003D4209">
      <w:pPr>
        <w:pStyle w:val="footnote"/>
      </w:pPr>
      <w:r>
        <w:rPr>
          <w:rStyle w:val="FootnoteReference"/>
        </w:rPr>
        <w:footnoteRef/>
      </w:r>
      <w:r>
        <w:t xml:space="preserve"> Cf Lk 22:30, Mt</w:t>
      </w:r>
      <w:r w:rsidRPr="003D4209">
        <w:rPr>
          <w:rStyle w:val="footnoteChar"/>
        </w:rPr>
        <w:t xml:space="preserve"> </w:t>
      </w:r>
      <w:r>
        <w:t>19:20</w:t>
      </w:r>
    </w:p>
  </w:footnote>
  <w:footnote w:id="941">
    <w:p w14:paraId="0977783C" w14:textId="77777777" w:rsidR="00350773" w:rsidRDefault="00350773">
      <w:pPr>
        <w:pStyle w:val="FootnoteText"/>
      </w:pPr>
      <w:r>
        <w:rPr>
          <w:rStyle w:val="FootnoteReference"/>
        </w:rPr>
        <w:footnoteRef/>
      </w:r>
      <w:r>
        <w:t xml:space="preserve"> Rev 4:6</w:t>
      </w:r>
    </w:p>
  </w:footnote>
  <w:footnote w:id="942">
    <w:p w14:paraId="474C3AF6" w14:textId="77777777" w:rsidR="00350773" w:rsidRDefault="00350773" w:rsidP="00C14556">
      <w:pPr>
        <w:pStyle w:val="footnote"/>
        <w:rPr>
          <w:ins w:id="1273" w:author="Brett Slote" w:date="2011-07-19T15:43:00Z"/>
        </w:rPr>
      </w:pPr>
      <w:ins w:id="1274" w:author="Brett Slote" w:date="2011-07-19T15:43:00Z">
        <w:r>
          <w:rPr>
            <w:rStyle w:val="FootnoteReference"/>
          </w:rPr>
          <w:footnoteRef/>
        </w:r>
        <w:r>
          <w:t xml:space="preserve"> or supplications/intercessions</w:t>
        </w:r>
      </w:ins>
    </w:p>
  </w:footnote>
  <w:footnote w:id="943">
    <w:p w14:paraId="527ECCCD" w14:textId="77777777" w:rsidR="00350773" w:rsidRDefault="00350773">
      <w:pPr>
        <w:pStyle w:val="footnote"/>
        <w:rPr>
          <w:ins w:id="1275" w:author="Brett Slote" w:date="2011-07-19T15:43:00Z"/>
        </w:rPr>
        <w:pPrChange w:id="1276" w:author="Brett Slote" w:date="2011-07-21T19:56:00Z">
          <w:pPr>
            <w:pStyle w:val="FootnoteText"/>
          </w:pPr>
        </w:pPrChange>
      </w:pPr>
      <w:ins w:id="1277" w:author="Brett Slote" w:date="2011-07-19T15:43:00Z">
        <w:r>
          <w:rPr>
            <w:rStyle w:val="FootnoteReference"/>
          </w:rPr>
          <w:footnoteRef/>
        </w:r>
        <w:r>
          <w:t xml:space="preserve"> Joel 3:13 – but I’m trying to remember something that says “the harvest is full and the wheat plentiful”</w:t>
        </w:r>
      </w:ins>
    </w:p>
  </w:footnote>
  <w:footnote w:id="944">
    <w:p w14:paraId="6583C1B7" w14:textId="77777777" w:rsidR="00350773" w:rsidRDefault="00350773">
      <w:pPr>
        <w:pStyle w:val="footnote"/>
        <w:rPr>
          <w:ins w:id="1278" w:author="Brett Slote" w:date="2011-07-19T15:43:00Z"/>
          <w:rFonts w:ascii="Antonious" w:hAnsi="Antonious" w:cs="Antonious"/>
        </w:rPr>
        <w:pPrChange w:id="1279" w:author="Brett Slote" w:date="2011-07-21T19:56:00Z">
          <w:pPr>
            <w:widowControl w:val="0"/>
            <w:autoSpaceDE w:val="0"/>
            <w:autoSpaceDN w:val="0"/>
            <w:adjustRightInd w:val="0"/>
          </w:pPr>
        </w:pPrChange>
      </w:pPr>
      <w:ins w:id="12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5">
    <w:p w14:paraId="3A76C60E" w14:textId="214D0337" w:rsidR="00350773" w:rsidRDefault="0035077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6">
    <w:p w14:paraId="0CF37F72" w14:textId="7D818E4C" w:rsidR="00350773" w:rsidRDefault="00350773" w:rsidP="00E64404">
      <w:pPr>
        <w:pStyle w:val="footnote"/>
      </w:pPr>
      <w:r>
        <w:rPr>
          <w:rStyle w:val="FootnoteReference"/>
        </w:rPr>
        <w:footnoteRef/>
      </w:r>
      <w:r>
        <w:t xml:space="preserve"> Modified into the style of a Coptic Doxology from the Byzantine Rite hymns in 2016. </w:t>
      </w:r>
    </w:p>
  </w:footnote>
  <w:footnote w:id="947">
    <w:p w14:paraId="3B864A3D" w14:textId="77777777" w:rsidR="00350773" w:rsidRDefault="00350773" w:rsidP="00325E43">
      <w:pPr>
        <w:pStyle w:val="footnote"/>
      </w:pPr>
      <w:r>
        <w:rPr>
          <w:rStyle w:val="FootnoteReference"/>
        </w:rPr>
        <w:footnoteRef/>
      </w:r>
      <w:r>
        <w:t xml:space="preserve"> Modified into the style of a Coptic Doxology from the Byzantine Rite hymns in 2016. </w:t>
      </w:r>
    </w:p>
  </w:footnote>
  <w:footnote w:id="948">
    <w:p w14:paraId="0AAB833E" w14:textId="77777777" w:rsidR="00350773" w:rsidRDefault="00350773" w:rsidP="00935F13">
      <w:pPr>
        <w:pStyle w:val="footnote"/>
      </w:pPr>
      <w:r>
        <w:rPr>
          <w:rStyle w:val="FootnoteReference"/>
        </w:rPr>
        <w:footnoteRef/>
      </w:r>
      <w:r>
        <w:t xml:space="preserve"> Rev 4:4</w:t>
      </w:r>
    </w:p>
  </w:footnote>
  <w:footnote w:id="949">
    <w:p w14:paraId="70D69B5E" w14:textId="77777777" w:rsidR="00350773" w:rsidRDefault="00350773" w:rsidP="00935F13">
      <w:pPr>
        <w:pStyle w:val="footnote"/>
      </w:pPr>
      <w:r>
        <w:rPr>
          <w:rStyle w:val="FootnoteReference"/>
        </w:rPr>
        <w:footnoteRef/>
      </w:r>
      <w:r>
        <w:t xml:space="preserve"> Rev 5:8</w:t>
      </w:r>
    </w:p>
  </w:footnote>
  <w:footnote w:id="950">
    <w:p w14:paraId="741347AD" w14:textId="77777777" w:rsidR="00350773" w:rsidRDefault="00350773">
      <w:pPr>
        <w:pStyle w:val="footnote"/>
        <w:rPr>
          <w:ins w:id="1310" w:author="Brett Slote" w:date="2011-07-19T18:33:00Z"/>
        </w:rPr>
        <w:pPrChange w:id="1311" w:author="Brett Slote" w:date="2011-07-21T19:58:00Z">
          <w:pPr>
            <w:pStyle w:val="FootnoteText"/>
          </w:pPr>
        </w:pPrChange>
      </w:pPr>
      <w:ins w:id="1312" w:author="Brett Slote" w:date="2011-07-19T18:33:00Z">
        <w:r w:rsidRPr="00C96A85">
          <w:rPr>
            <w:rStyle w:val="FootnoteReference"/>
            <w:vertAlign w:val="baseline"/>
          </w:rPr>
          <w:footnoteRef/>
        </w:r>
        <w:r w:rsidRPr="00C96A85">
          <w:t xml:space="preserve"> Ephesians 6:11</w:t>
        </w:r>
      </w:ins>
      <w:r>
        <w:t xml:space="preserve"> </w:t>
      </w:r>
      <w:ins w:id="1313" w:author="Brett Slote" w:date="2011-07-19T18:33:00Z">
        <w:r w:rsidRPr="00C96A85">
          <w:t>(Literally: “all the girding”)</w:t>
        </w:r>
      </w:ins>
    </w:p>
  </w:footnote>
  <w:footnote w:id="951">
    <w:p w14:paraId="22B1B2A8" w14:textId="77777777" w:rsidR="00350773" w:rsidRDefault="00350773">
      <w:pPr>
        <w:pStyle w:val="footnote"/>
        <w:rPr>
          <w:ins w:id="1316" w:author="Brett Slote" w:date="2011-07-19T18:34:00Z"/>
        </w:rPr>
        <w:pPrChange w:id="1317" w:author="Brett Slote" w:date="2011-07-21T19:58:00Z">
          <w:pPr>
            <w:pStyle w:val="FootnoteText"/>
          </w:pPr>
        </w:pPrChange>
      </w:pPr>
      <w:ins w:id="1318" w:author="Brett Slote" w:date="2011-07-19T18:34:00Z">
        <w:r>
          <w:rPr>
            <w:rStyle w:val="FootnoteReference"/>
          </w:rPr>
          <w:footnoteRef/>
        </w:r>
        <w:r>
          <w:t xml:space="preserve"> Col 3:1</w:t>
        </w:r>
      </w:ins>
    </w:p>
  </w:footnote>
  <w:footnote w:id="952">
    <w:p w14:paraId="2F80CBFF" w14:textId="77777777" w:rsidR="00350773" w:rsidRDefault="00350773" w:rsidP="00F4564C">
      <w:pPr>
        <w:pStyle w:val="footnote"/>
      </w:pPr>
      <w:r>
        <w:rPr>
          <w:rStyle w:val="FootnoteReference"/>
        </w:rPr>
        <w:footnoteRef/>
      </w:r>
      <w:r>
        <w:t xml:space="preserve"> Modified into the style of a Coptic Doxology from the Byzantine Rite hymns in 2016. </w:t>
      </w:r>
    </w:p>
  </w:footnote>
  <w:footnote w:id="953">
    <w:p w14:paraId="0F21DE2B" w14:textId="77777777" w:rsidR="00350773" w:rsidRDefault="00350773" w:rsidP="00F4564C">
      <w:pPr>
        <w:pStyle w:val="footnote"/>
      </w:pPr>
      <w:r>
        <w:rPr>
          <w:rStyle w:val="FootnoteReference"/>
        </w:rPr>
        <w:footnoteRef/>
      </w:r>
      <w:r>
        <w:t xml:space="preserve"> Modified into the style of a Coptic Doxology from the Byzantine Rite hymns in 2016. </w:t>
      </w:r>
    </w:p>
  </w:footnote>
  <w:footnote w:id="954">
    <w:p w14:paraId="26B5BB59" w14:textId="77777777" w:rsidR="00350773" w:rsidRDefault="00350773" w:rsidP="002A29E0">
      <w:pPr>
        <w:pStyle w:val="footnote"/>
      </w:pPr>
      <w:r>
        <w:rPr>
          <w:rStyle w:val="FootnoteReference"/>
        </w:rPr>
        <w:footnoteRef/>
      </w:r>
      <w:r>
        <w:t xml:space="preserve"> Modified into the style of a Coptic Doxology from the Byzantine Rite hymns in 2016. </w:t>
      </w:r>
    </w:p>
  </w:footnote>
  <w:footnote w:id="955">
    <w:p w14:paraId="515A7079" w14:textId="77777777" w:rsidR="00350773" w:rsidRDefault="0035077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6">
    <w:p w14:paraId="11CE8A3A" w14:textId="77777777" w:rsidR="00350773" w:rsidRDefault="0035077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7">
    <w:p w14:paraId="40B3C553" w14:textId="77777777" w:rsidR="00350773" w:rsidRDefault="0035077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8">
    <w:p w14:paraId="161FA5C9" w14:textId="726A1A97" w:rsidR="00350773" w:rsidRDefault="0035077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9">
    <w:p w14:paraId="5727BFD3" w14:textId="77777777" w:rsidR="00350773" w:rsidRDefault="0035077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0">
    <w:p w14:paraId="5AA889F2" w14:textId="77777777" w:rsidR="00350773" w:rsidRDefault="00350773">
      <w:pPr>
        <w:pStyle w:val="footnote"/>
        <w:rPr>
          <w:ins w:id="1368" w:author="Brett Slote" w:date="2011-07-21T19:00:00Z"/>
        </w:rPr>
        <w:pPrChange w:id="1369" w:author="Brett Slote" w:date="2011-07-21T20:03:00Z">
          <w:pPr>
            <w:pStyle w:val="FootnoteText"/>
          </w:pPr>
        </w:pPrChange>
      </w:pPr>
      <w:ins w:id="1370" w:author="Brett Slote" w:date="2011-07-21T19:00:00Z">
        <w:r>
          <w:rPr>
            <w:rStyle w:val="FootnoteReference"/>
          </w:rPr>
          <w:footnoteRef/>
        </w:r>
        <w:r>
          <w:t xml:space="preserve"> Need to do some research into the name of this man in English</w:t>
        </w:r>
      </w:ins>
    </w:p>
  </w:footnote>
  <w:footnote w:id="961">
    <w:p w14:paraId="6E951873" w14:textId="77777777" w:rsidR="00350773" w:rsidRDefault="00350773" w:rsidP="002A29E0">
      <w:pPr>
        <w:pStyle w:val="footnote"/>
      </w:pPr>
      <w:r>
        <w:rPr>
          <w:rStyle w:val="FootnoteReference"/>
        </w:rPr>
        <w:footnoteRef/>
      </w:r>
      <w:r>
        <w:t xml:space="preserve"> Modified into the style of a Coptic Doxology from the Byzantine Rite hymns in 2016. </w:t>
      </w:r>
    </w:p>
  </w:footnote>
  <w:footnote w:id="962">
    <w:p w14:paraId="76640201" w14:textId="77777777" w:rsidR="00350773" w:rsidRDefault="00350773" w:rsidP="002A29E0">
      <w:pPr>
        <w:pStyle w:val="footnote"/>
      </w:pPr>
      <w:r>
        <w:rPr>
          <w:rStyle w:val="FootnoteReference"/>
        </w:rPr>
        <w:footnoteRef/>
      </w:r>
      <w:r>
        <w:t xml:space="preserve"> Modified into the style of a Coptic Doxology from the Byzantine Rite hymns in 2016. </w:t>
      </w:r>
    </w:p>
  </w:footnote>
  <w:footnote w:id="963">
    <w:p w14:paraId="392B3FA1" w14:textId="77777777" w:rsidR="00350773" w:rsidRDefault="00350773" w:rsidP="002A29E0">
      <w:pPr>
        <w:pStyle w:val="footnote"/>
      </w:pPr>
      <w:r>
        <w:rPr>
          <w:rStyle w:val="FootnoteReference"/>
        </w:rPr>
        <w:footnoteRef/>
      </w:r>
      <w:r>
        <w:t xml:space="preserve"> Modified into the style of a Coptic Doxology from the Byzantine Rite hymns in 2016. </w:t>
      </w:r>
    </w:p>
  </w:footnote>
  <w:footnote w:id="964">
    <w:p w14:paraId="4DD173AD" w14:textId="50F9B05A" w:rsidR="00350773" w:rsidRDefault="00350773" w:rsidP="00B52F78">
      <w:pPr>
        <w:pStyle w:val="footnote"/>
      </w:pPr>
      <w:r>
        <w:rPr>
          <w:rStyle w:val="FootnoteReference"/>
        </w:rPr>
        <w:footnoteRef/>
      </w:r>
      <w:r>
        <w:t xml:space="preserve"> Though not found on the Coptic Calendar, as one of the 318 gathered at Nicaea, it is fitting to venerate St. Spyridon.</w:t>
      </w:r>
    </w:p>
  </w:footnote>
  <w:footnote w:id="965">
    <w:p w14:paraId="539218C4" w14:textId="77777777" w:rsidR="00350773" w:rsidRDefault="00350773" w:rsidP="002A29E0">
      <w:pPr>
        <w:pStyle w:val="footnote"/>
      </w:pPr>
      <w:r>
        <w:rPr>
          <w:rStyle w:val="FootnoteReference"/>
        </w:rPr>
        <w:footnoteRef/>
      </w:r>
      <w:r>
        <w:t xml:space="preserve"> Modified into the style of a Coptic Doxology from the Byzantine Rite hymns in 2016. </w:t>
      </w:r>
    </w:p>
  </w:footnote>
  <w:footnote w:id="966">
    <w:p w14:paraId="1E132703" w14:textId="77777777" w:rsidR="00350773" w:rsidRDefault="00350773" w:rsidP="00D94D36">
      <w:pPr>
        <w:pStyle w:val="footnote"/>
      </w:pPr>
      <w:r>
        <w:rPr>
          <w:rStyle w:val="FootnoteReference"/>
        </w:rPr>
        <w:footnoteRef/>
      </w:r>
      <w:r>
        <w:t xml:space="preserve"> Modified into the style of a Coptic Doxology from the Byzantine Rite hymns in 2016. </w:t>
      </w:r>
    </w:p>
  </w:footnote>
  <w:footnote w:id="967">
    <w:p w14:paraId="0EC0EB26" w14:textId="77777777" w:rsidR="00350773" w:rsidRDefault="0035077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68">
    <w:p w14:paraId="1A09C94E" w14:textId="77777777" w:rsidR="00350773" w:rsidRDefault="00350773" w:rsidP="00073003">
      <w:pPr>
        <w:pStyle w:val="footnote"/>
      </w:pPr>
      <w:r>
        <w:rPr>
          <w:rStyle w:val="FootnoteReference"/>
        </w:rPr>
        <w:footnoteRef/>
      </w:r>
      <w:r>
        <w:t xml:space="preserve"> Revelation 7:2</w:t>
      </w:r>
    </w:p>
  </w:footnote>
  <w:footnote w:id="969">
    <w:p w14:paraId="047C672B" w14:textId="77777777" w:rsidR="00350773" w:rsidRDefault="00350773" w:rsidP="00073003">
      <w:pPr>
        <w:pStyle w:val="footnote"/>
      </w:pPr>
      <w:r>
        <w:rPr>
          <w:rStyle w:val="FootnoteReference"/>
        </w:rPr>
        <w:footnoteRef/>
      </w:r>
      <w:r>
        <w:t xml:space="preserve"> Revelation 7:3</w:t>
      </w:r>
    </w:p>
  </w:footnote>
  <w:footnote w:id="970">
    <w:p w14:paraId="338E8815" w14:textId="77777777" w:rsidR="00350773" w:rsidRDefault="0035077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71">
    <w:p w14:paraId="7E074E97" w14:textId="77777777" w:rsidR="00350773" w:rsidRDefault="00350773" w:rsidP="00BC160E">
      <w:pPr>
        <w:pStyle w:val="footnote"/>
      </w:pPr>
      <w:r>
        <w:rPr>
          <w:rStyle w:val="FootnoteReference"/>
        </w:rPr>
        <w:footnoteRef/>
      </w:r>
      <w:r>
        <w:t xml:space="preserve"> John 13:25</w:t>
      </w:r>
    </w:p>
  </w:footnote>
  <w:footnote w:id="972">
    <w:p w14:paraId="0E087572" w14:textId="27E962C9" w:rsidR="00350773" w:rsidRDefault="00350773"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73">
    <w:p w14:paraId="795EE333" w14:textId="77777777" w:rsidR="00350773" w:rsidRDefault="00350773" w:rsidP="00B53E05">
      <w:pPr>
        <w:pStyle w:val="footnote"/>
      </w:pPr>
      <w:r>
        <w:rPr>
          <w:rStyle w:val="FootnoteReference"/>
        </w:rPr>
        <w:footnoteRef/>
      </w:r>
      <w:r>
        <w:t xml:space="preserve"> Normally reserved for the Theotokos.</w:t>
      </w:r>
    </w:p>
  </w:footnote>
  <w:footnote w:id="974">
    <w:p w14:paraId="483F0E8B" w14:textId="77777777" w:rsidR="00350773" w:rsidRDefault="00350773" w:rsidP="00B53E05">
      <w:pPr>
        <w:pStyle w:val="footnote"/>
      </w:pPr>
      <w:r>
        <w:rPr>
          <w:rStyle w:val="FootnoteReference"/>
        </w:rPr>
        <w:footnoteRef/>
      </w:r>
      <w:r>
        <w:t xml:space="preserve"> The law of righteousness, not the Law of the Old Covenant.</w:t>
      </w:r>
    </w:p>
  </w:footnote>
  <w:footnote w:id="975">
    <w:p w14:paraId="361DBD71" w14:textId="77777777" w:rsidR="00350773" w:rsidRDefault="00350773" w:rsidP="00662600">
      <w:pPr>
        <w:pStyle w:val="footnote"/>
      </w:pPr>
      <w:r>
        <w:rPr>
          <w:rStyle w:val="FootnoteReference"/>
        </w:rPr>
        <w:footnoteRef/>
      </w:r>
      <w:r>
        <w:t xml:space="preserve"> Or image</w:t>
      </w:r>
    </w:p>
  </w:footnote>
  <w:footnote w:id="976">
    <w:p w14:paraId="2DF974D0" w14:textId="77777777" w:rsidR="00350773" w:rsidRDefault="00350773">
      <w:pPr>
        <w:pStyle w:val="footnote"/>
        <w:rPr>
          <w:ins w:id="1477" w:author="Brett Slote" w:date="2011-07-21T18:57:00Z"/>
        </w:rPr>
        <w:pPrChange w:id="1478" w:author="Brett Slote" w:date="2011-07-21T20:03:00Z">
          <w:pPr>
            <w:pStyle w:val="FootnoteText"/>
          </w:pPr>
        </w:pPrChange>
      </w:pPr>
      <w:ins w:id="1479" w:author="Brett Slote" w:date="2011-07-21T18:57:00Z">
        <w:r>
          <w:rPr>
            <w:rStyle w:val="FootnoteReference"/>
          </w:rPr>
          <w:footnoteRef/>
        </w:r>
        <w:r>
          <w:t xml:space="preserve"> Colossians 3:14</w:t>
        </w:r>
      </w:ins>
    </w:p>
  </w:footnote>
  <w:footnote w:id="977">
    <w:p w14:paraId="371983D9" w14:textId="0B3CAEFE" w:rsidR="00350773" w:rsidRDefault="00350773" w:rsidP="006035EE">
      <w:pPr>
        <w:pStyle w:val="footnote"/>
      </w:pPr>
      <w:r>
        <w:rPr>
          <w:rStyle w:val="FootnoteReference"/>
        </w:rPr>
        <w:footnoteRef/>
      </w:r>
      <w:r>
        <w:t xml:space="preserve"> Composed in A.D. 2016 in English for St. George’s Ministry to the British people.</w:t>
      </w:r>
    </w:p>
  </w:footnote>
  <w:footnote w:id="978">
    <w:p w14:paraId="56032475" w14:textId="77777777" w:rsidR="00350773" w:rsidRDefault="00350773" w:rsidP="00E22010">
      <w:pPr>
        <w:pStyle w:val="footnote"/>
      </w:pPr>
      <w:r>
        <w:rPr>
          <w:rStyle w:val="FootnoteReference"/>
        </w:rPr>
        <w:footnoteRef/>
      </w:r>
      <w:r>
        <w:t xml:space="preserve"> 2 Tim 4:7</w:t>
      </w:r>
    </w:p>
  </w:footnote>
  <w:footnote w:id="979">
    <w:p w14:paraId="519A6EA0" w14:textId="77777777" w:rsidR="00350773" w:rsidRDefault="00350773" w:rsidP="00E22010">
      <w:pPr>
        <w:pStyle w:val="footnote"/>
      </w:pPr>
      <w:r>
        <w:rPr>
          <w:rStyle w:val="FootnoteReference"/>
        </w:rPr>
        <w:footnoteRef/>
      </w:r>
      <w:r>
        <w:t xml:space="preserve"> 2 Tim 4:8</w:t>
      </w:r>
    </w:p>
  </w:footnote>
  <w:footnote w:id="980">
    <w:p w14:paraId="2C92CCF6" w14:textId="77777777" w:rsidR="00350773" w:rsidRDefault="00350773" w:rsidP="001779C0">
      <w:pPr>
        <w:pStyle w:val="footnote"/>
      </w:pPr>
      <w:r>
        <w:rPr>
          <w:rStyle w:val="FootnoteReference"/>
        </w:rPr>
        <w:footnoteRef/>
      </w:r>
      <w:r>
        <w:t xml:space="preserve"> Composed in Coptic and Arabic by H.G. Bishop Demetrius of Malawi circa A.D. 2000.</w:t>
      </w:r>
    </w:p>
  </w:footnote>
  <w:footnote w:id="981">
    <w:p w14:paraId="16CDD53B" w14:textId="77777777" w:rsidR="00350773" w:rsidRDefault="0035077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82">
    <w:p w14:paraId="717A066E" w14:textId="77777777" w:rsidR="00350773" w:rsidRDefault="00350773">
      <w:pPr>
        <w:pStyle w:val="footnote"/>
        <w:rPr>
          <w:ins w:id="1542" w:author="Brett Slote" w:date="2011-07-21T18:45:00Z"/>
        </w:rPr>
        <w:pPrChange w:id="1543" w:author="Brett Slote" w:date="2011-07-21T20:01:00Z">
          <w:pPr>
            <w:pStyle w:val="FootnoteText"/>
          </w:pPr>
        </w:pPrChange>
      </w:pPr>
      <w:ins w:id="1544" w:author="Brett Slote" w:date="2011-07-21T18:45:00Z">
        <w:r>
          <w:rPr>
            <w:rStyle w:val="FootnoteReference"/>
          </w:rPr>
          <w:footnoteRef/>
        </w:r>
        <w:r>
          <w:t xml:space="preserve"> Daniel 12:3</w:t>
        </w:r>
      </w:ins>
    </w:p>
  </w:footnote>
  <w:footnote w:id="983">
    <w:p w14:paraId="7155AD88" w14:textId="77777777" w:rsidR="00350773" w:rsidRDefault="00350773">
      <w:pPr>
        <w:pStyle w:val="footnote"/>
        <w:rPr>
          <w:ins w:id="1545" w:author="Brett Slote" w:date="2011-07-21T18:46:00Z"/>
        </w:rPr>
        <w:pPrChange w:id="1546" w:author="Brett Slote" w:date="2011-07-21T20:01:00Z">
          <w:pPr>
            <w:pStyle w:val="FootnoteText"/>
          </w:pPr>
        </w:pPrChange>
      </w:pPr>
      <w:ins w:id="1547" w:author="Brett Slote" w:date="2011-07-21T18:46:00Z">
        <w:r>
          <w:rPr>
            <w:rStyle w:val="FootnoteReference"/>
          </w:rPr>
          <w:footnoteRef/>
        </w:r>
        <w:r>
          <w:t xml:space="preserve"> Literally: all you monastic folk</w:t>
        </w:r>
      </w:ins>
    </w:p>
  </w:footnote>
  <w:footnote w:id="984">
    <w:p w14:paraId="7EEF391B" w14:textId="77777777" w:rsidR="00350773" w:rsidRDefault="00350773">
      <w:pPr>
        <w:pStyle w:val="FootnoteText"/>
      </w:pPr>
      <w:r>
        <w:rPr>
          <w:rStyle w:val="FootnoteReference"/>
        </w:rPr>
        <w:footnoteRef/>
      </w:r>
      <w:r>
        <w:t xml:space="preserve"> Published by Abouna Matta El-Maskeen of St. Macarius’ Monastery.</w:t>
      </w:r>
    </w:p>
  </w:footnote>
  <w:footnote w:id="985">
    <w:p w14:paraId="6BC2BFA9" w14:textId="77777777" w:rsidR="00350773" w:rsidRDefault="0035077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86">
    <w:p w14:paraId="3A6EC701" w14:textId="77777777" w:rsidR="00350773" w:rsidRDefault="00350773" w:rsidP="00670C79">
      <w:pPr>
        <w:pStyle w:val="footnote"/>
      </w:pPr>
      <w:r>
        <w:rPr>
          <w:rStyle w:val="FootnoteReference"/>
        </w:rPr>
        <w:footnoteRef/>
      </w:r>
      <w:r>
        <w:t xml:space="preserve"> Modern day Ethiopia and Eritrea.</w:t>
      </w:r>
    </w:p>
  </w:footnote>
  <w:footnote w:id="987">
    <w:p w14:paraId="46D5577E" w14:textId="77777777" w:rsidR="00350773" w:rsidRDefault="00350773" w:rsidP="0047441D">
      <w:pPr>
        <w:pStyle w:val="footnote"/>
      </w:pPr>
      <w:r>
        <w:rPr>
          <w:rStyle w:val="FootnoteReference"/>
        </w:rPr>
        <w:footnoteRef/>
      </w:r>
      <w:r>
        <w:t xml:space="preserve"> St. F</w:t>
      </w:r>
      <w:r w:rsidRPr="006422C6">
        <w:t>rumentius</w:t>
      </w:r>
      <w:r>
        <w:t>, whom the Ethiopians called “Abune Selama.”</w:t>
      </w:r>
    </w:p>
  </w:footnote>
  <w:footnote w:id="988">
    <w:p w14:paraId="2F5E6ED4" w14:textId="52CEBBCB" w:rsidR="00350773" w:rsidRDefault="00350773" w:rsidP="00BD2B3F">
      <w:pPr>
        <w:pStyle w:val="footnote"/>
      </w:pPr>
      <w:r>
        <w:rPr>
          <w:rStyle w:val="FootnoteReference"/>
        </w:rPr>
        <w:footnoteRef/>
      </w:r>
      <w:r>
        <w:t xml:space="preserve"> Adapted from the hymn of St. Severus of Antioch, in 2015 in English.</w:t>
      </w:r>
    </w:p>
  </w:footnote>
  <w:footnote w:id="989">
    <w:p w14:paraId="018A465B" w14:textId="77777777" w:rsidR="00350773" w:rsidRDefault="00350773">
      <w:pPr>
        <w:pStyle w:val="footnote"/>
        <w:rPr>
          <w:ins w:id="1634" w:author="Brett Slote" w:date="2011-07-21T19:11:00Z"/>
        </w:rPr>
        <w:pPrChange w:id="1635" w:author="Brett Slote" w:date="2011-07-21T20:05:00Z">
          <w:pPr>
            <w:pStyle w:val="FootnoteText"/>
          </w:pPr>
        </w:pPrChange>
      </w:pPr>
      <w:ins w:id="1636" w:author="Brett Slote" w:date="2011-07-21T19:11:00Z">
        <w:r>
          <w:rPr>
            <w:rStyle w:val="FootnoteReference"/>
          </w:rPr>
          <w:footnoteRef/>
        </w:r>
        <w:r>
          <w:t xml:space="preserve"> Psalm 41:1</w:t>
        </w:r>
      </w:ins>
    </w:p>
  </w:footnote>
  <w:footnote w:id="990">
    <w:p w14:paraId="30B9D2C6" w14:textId="77777777" w:rsidR="00350773" w:rsidRDefault="00350773"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91">
    <w:p w14:paraId="63D7B4DE" w14:textId="77777777" w:rsidR="00350773" w:rsidRDefault="00350773"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92">
    <w:p w14:paraId="6542A42A" w14:textId="77777777" w:rsidR="00350773" w:rsidRDefault="00350773"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93">
    <w:p w14:paraId="48A0DCFD" w14:textId="77777777" w:rsidR="00350773" w:rsidRDefault="00350773" w:rsidP="006D27E4">
      <w:pPr>
        <w:pStyle w:val="Footnote0"/>
      </w:pPr>
      <w:r>
        <w:rPr>
          <w:rStyle w:val="FootnoteReference"/>
        </w:rPr>
        <w:footnoteRef/>
      </w:r>
      <w:r>
        <w:t xml:space="preserve"> In modern day Libya</w:t>
      </w:r>
    </w:p>
  </w:footnote>
  <w:footnote w:id="994">
    <w:p w14:paraId="5E4AA7CE" w14:textId="77777777" w:rsidR="00350773" w:rsidRDefault="00350773">
      <w:pPr>
        <w:pStyle w:val="footnote"/>
        <w:rPr>
          <w:ins w:id="1661" w:author="Brett Slote" w:date="2011-07-21T18:49:00Z"/>
        </w:rPr>
        <w:pPrChange w:id="1662" w:author="Brett Slote" w:date="2011-07-21T20:02:00Z">
          <w:pPr>
            <w:pStyle w:val="FootnoteText"/>
          </w:pPr>
        </w:pPrChange>
      </w:pPr>
      <w:ins w:id="1663" w:author="Brett Slote" w:date="2011-07-21T18:49:00Z">
        <w:r>
          <w:rPr>
            <w:rStyle w:val="FootnoteReference"/>
          </w:rPr>
          <w:footnoteRef/>
        </w:r>
        <w:r>
          <w:t xml:space="preserve"> Note that </w:t>
        </w:r>
        <w:r w:rsidRPr="003A78C2">
          <w:rPr>
            <w:rFonts w:ascii="CS Avva Shenouda" w:hAnsi="CS Avva Shenouda"/>
            <w:rPrChange w:id="1664" w:author="Brett Slote" w:date="2011-07-21T20:02:00Z">
              <w:rPr>
                <w:rFonts w:ascii="Antonious Normal" w:hAnsi="Antonious Normal"/>
              </w:rPr>
            </w:rPrChange>
          </w:rPr>
          <w:t>twou</w:t>
        </w:r>
        <w:r>
          <w:t xml:space="preserve"> is used as mountain and desert interchangeably in Coptic monastic literature</w:t>
        </w:r>
      </w:ins>
    </w:p>
  </w:footnote>
  <w:footnote w:id="995">
    <w:p w14:paraId="71147821" w14:textId="77777777" w:rsidR="00350773" w:rsidRDefault="00350773">
      <w:pPr>
        <w:pStyle w:val="footnote"/>
        <w:rPr>
          <w:ins w:id="1665" w:author="Brett Slote" w:date="2011-07-21T18:50:00Z"/>
        </w:rPr>
        <w:pPrChange w:id="1666" w:author="Brett Slote" w:date="2011-07-21T20:02:00Z">
          <w:pPr>
            <w:pStyle w:val="FootnoteText"/>
          </w:pPr>
        </w:pPrChange>
      </w:pPr>
      <w:ins w:id="1667" w:author="Brett Slote" w:date="2011-07-21T18:50:00Z">
        <w:r>
          <w:rPr>
            <w:rStyle w:val="FootnoteReference"/>
          </w:rPr>
          <w:footnoteRef/>
        </w:r>
        <w:r>
          <w:t xml:space="preserve"> US book has “travails of torment” – but it’s not possessive.</w:t>
        </w:r>
      </w:ins>
    </w:p>
  </w:footnote>
  <w:footnote w:id="996">
    <w:p w14:paraId="39517237" w14:textId="77777777" w:rsidR="00350773" w:rsidRDefault="00350773">
      <w:pPr>
        <w:pStyle w:val="footnote"/>
        <w:rPr>
          <w:ins w:id="1668" w:author="Brett Slote" w:date="2011-07-21T18:49:00Z"/>
        </w:rPr>
        <w:pPrChange w:id="1669" w:author="Brett Slote" w:date="2011-07-21T20:02:00Z">
          <w:pPr>
            <w:pStyle w:val="FootnoteText"/>
          </w:pPr>
        </w:pPrChange>
      </w:pPr>
      <w:ins w:id="1670" w:author="Brett Slote" w:date="2011-07-21T18:49:00Z">
        <w:r>
          <w:rPr>
            <w:rStyle w:val="FootnoteReference"/>
          </w:rPr>
          <w:footnoteRef/>
        </w:r>
        <w:r>
          <w:t xml:space="preserve"> 1 Peter 1:4</w:t>
        </w:r>
      </w:ins>
    </w:p>
  </w:footnote>
  <w:footnote w:id="997">
    <w:p w14:paraId="049774F0" w14:textId="77777777" w:rsidR="00350773" w:rsidRDefault="00350773" w:rsidP="00E77C68">
      <w:pPr>
        <w:pStyle w:val="footnote"/>
      </w:pPr>
      <w:r>
        <w:rPr>
          <w:rStyle w:val="FootnoteReference"/>
        </w:rPr>
        <w:footnoteRef/>
      </w:r>
      <w:r>
        <w:t xml:space="preserve"> The Coptic has “Three names, one God,” which is the heresy of modalism, and certainly was not said at Ephesus.</w:t>
      </w:r>
    </w:p>
  </w:footnote>
  <w:footnote w:id="998">
    <w:p w14:paraId="416DBD35" w14:textId="77777777" w:rsidR="00350773" w:rsidRDefault="00350773" w:rsidP="00E77C68">
      <w:pPr>
        <w:pStyle w:val="footnote"/>
      </w:pPr>
      <w:r>
        <w:rPr>
          <w:rStyle w:val="FootnoteReference"/>
        </w:rPr>
        <w:footnoteRef/>
      </w:r>
      <w:r>
        <w:t xml:space="preserve"> This line is heretical.</w:t>
      </w:r>
    </w:p>
  </w:footnote>
  <w:footnote w:id="999">
    <w:p w14:paraId="2A005F90" w14:textId="77777777" w:rsidR="00350773" w:rsidRDefault="00350773">
      <w:pPr>
        <w:pStyle w:val="footnote"/>
        <w:rPr>
          <w:ins w:id="1705" w:author="Brett Slote" w:date="2011-07-21T18:55:00Z"/>
        </w:rPr>
        <w:pPrChange w:id="1706" w:author="Brett Slote" w:date="2011-07-21T20:02:00Z">
          <w:pPr>
            <w:pStyle w:val="FootnoteText"/>
          </w:pPr>
        </w:pPrChange>
      </w:pPr>
      <w:ins w:id="1707" w:author="Brett Slote" w:date="2011-07-21T18:55:00Z">
        <w:r>
          <w:rPr>
            <w:rStyle w:val="FootnoteReference"/>
          </w:rPr>
          <w:footnoteRef/>
        </w:r>
        <w:r>
          <w:t xml:space="preserve"> Hallow or consecrate – this was, according to a tradition, when he formerly became an archimandrite</w:t>
        </w:r>
      </w:ins>
    </w:p>
  </w:footnote>
  <w:footnote w:id="1000">
    <w:p w14:paraId="6B5EF1D3" w14:textId="77777777" w:rsidR="00350773" w:rsidRDefault="00350773">
      <w:pPr>
        <w:pStyle w:val="footnote"/>
        <w:rPr>
          <w:ins w:id="1713" w:author="Brett Slote" w:date="2011-07-21T18:52:00Z"/>
        </w:rPr>
        <w:pPrChange w:id="1714" w:author="Brett Slote" w:date="2011-07-21T20:02:00Z">
          <w:pPr/>
        </w:pPrChange>
      </w:pPr>
      <w:ins w:id="1715" w:author="Brett Slote" w:date="2011-07-21T18:52:00Z">
        <w:r w:rsidRPr="00FB36D8">
          <w:rPr>
            <w:rStyle w:val="FootnoteReference"/>
            <w:vertAlign w:val="baseline"/>
          </w:rPr>
          <w:footnoteRef/>
        </w:r>
        <w:r w:rsidRPr="00FB36D8">
          <w:t xml:space="preserve"> This line is literally “because the hope of the good”</w:t>
        </w:r>
      </w:ins>
    </w:p>
  </w:footnote>
  <w:footnote w:id="1001">
    <w:p w14:paraId="347015AD" w14:textId="77777777" w:rsidR="00350773" w:rsidRPr="00A20ACC" w:rsidRDefault="00350773">
      <w:pPr>
        <w:pStyle w:val="footnote"/>
        <w:rPr>
          <w:ins w:id="1716" w:author="Brett Slote" w:date="2011-07-21T18:52:00Z"/>
          <w:rFonts w:ascii="CS Avva Shenouda" w:hAnsi="CS Avva Shenouda"/>
          <w:color w:val="FF0000"/>
          <w:rPrChange w:id="1717" w:author="Brett Slote" w:date="2011-07-21T20:02:00Z">
            <w:rPr>
              <w:ins w:id="1718" w:author="Brett Slote" w:date="2011-07-21T18:52:00Z"/>
              <w:color w:val="FF0000"/>
            </w:rPr>
          </w:rPrChange>
        </w:rPr>
        <w:pPrChange w:id="1719" w:author="Brett Slote" w:date="2011-07-21T20:02:00Z">
          <w:pPr/>
        </w:pPrChange>
      </w:pPr>
      <w:ins w:id="1720" w:author="Brett Slote" w:date="2011-07-21T18:52:00Z">
        <w:r w:rsidRPr="00FB36D8">
          <w:rPr>
            <w:rStyle w:val="FootnoteReference"/>
            <w:vertAlign w:val="baseline"/>
          </w:rPr>
          <w:footnoteRef/>
        </w:r>
        <w:r w:rsidRPr="00FB36D8">
          <w:t xml:space="preserve"> </w:t>
        </w:r>
        <w:r w:rsidRPr="003A78C2">
          <w:rPr>
            <w:rPrChange w:id="1721" w:author="Brett Slote" w:date="2011-07-21T20:02:00Z">
              <w:rPr>
                <w:rFonts w:ascii="Antonious Normal" w:hAnsi="Antonious Normal"/>
                <w:color w:val="FF0000"/>
              </w:rPr>
            </w:rPrChange>
          </w:rPr>
          <w:t>qen hanhwd/ nem han'almoc</w:t>
        </w:r>
      </w:ins>
    </w:p>
  </w:footnote>
  <w:footnote w:id="1002">
    <w:p w14:paraId="4AFC6896" w14:textId="77777777" w:rsidR="00350773" w:rsidRDefault="00350773">
      <w:pPr>
        <w:pStyle w:val="FootnoteText"/>
      </w:pPr>
      <w:r>
        <w:rPr>
          <w:rStyle w:val="FootnoteReference"/>
        </w:rPr>
        <w:footnoteRef/>
      </w:r>
      <w:r>
        <w:t xml:space="preserve"> Matthew 1:20</w:t>
      </w:r>
    </w:p>
  </w:footnote>
  <w:footnote w:id="1003">
    <w:p w14:paraId="0E9CA519" w14:textId="77777777" w:rsidR="00350773" w:rsidRDefault="00350773" w:rsidP="00662A48">
      <w:pPr>
        <w:pStyle w:val="footnote"/>
      </w:pPr>
      <w:r>
        <w:rPr>
          <w:rStyle w:val="FootnoteReference"/>
          <w:rFonts w:eastAsiaTheme="majorEastAsia"/>
        </w:rPr>
        <w:footnoteRef/>
      </w:r>
      <w:r>
        <w:t xml:space="preserve"> All-holy</w:t>
      </w:r>
    </w:p>
  </w:footnote>
  <w:footnote w:id="1004">
    <w:p w14:paraId="50451B0F" w14:textId="77777777" w:rsidR="00350773" w:rsidRDefault="00350773">
      <w:pPr>
        <w:pStyle w:val="footnote"/>
        <w:rPr>
          <w:ins w:id="1790" w:author="Brett Slote" w:date="2011-07-21T19:04:00Z"/>
        </w:rPr>
        <w:pPrChange w:id="1791" w:author="Brett Slote" w:date="2011-07-21T20:04:00Z">
          <w:pPr>
            <w:pStyle w:val="FootnoteText"/>
          </w:pPr>
        </w:pPrChange>
      </w:pPr>
      <w:ins w:id="1792" w:author="Brett Slote" w:date="2011-07-21T19:04:00Z">
        <w:r>
          <w:rPr>
            <w:rStyle w:val="FootnoteReference"/>
          </w:rPr>
          <w:footnoteRef/>
        </w:r>
        <w:r>
          <w:t xml:space="preserve"> literal is disregarded</w:t>
        </w:r>
      </w:ins>
    </w:p>
  </w:footnote>
  <w:footnote w:id="1005">
    <w:p w14:paraId="28760F43" w14:textId="77777777" w:rsidR="00350773" w:rsidRDefault="00350773" w:rsidP="00513E2D">
      <w:pPr>
        <w:pStyle w:val="footnote"/>
      </w:pPr>
      <w:r>
        <w:rPr>
          <w:rStyle w:val="FootnoteReference"/>
        </w:rPr>
        <w:footnoteRef/>
      </w:r>
      <w:r>
        <w:t xml:space="preserve"> Fr. Athanasius has “My soul shall make her boast in the Lord”</w:t>
      </w:r>
    </w:p>
  </w:footnote>
  <w:footnote w:id="1006">
    <w:p w14:paraId="54344E7C" w14:textId="77777777" w:rsidR="00350773" w:rsidRDefault="00350773" w:rsidP="00513E2D">
      <w:pPr>
        <w:pStyle w:val="footnote"/>
      </w:pPr>
      <w:r>
        <w:rPr>
          <w:rStyle w:val="FootnoteReference"/>
        </w:rPr>
        <w:footnoteRef/>
      </w:r>
      <w:r>
        <w:t xml:space="preserve"> 2 Sam. 6:2 (LXX).</w:t>
      </w:r>
    </w:p>
  </w:footnote>
  <w:footnote w:id="1007">
    <w:p w14:paraId="75B3E062" w14:textId="77777777" w:rsidR="00350773" w:rsidRDefault="00350773" w:rsidP="00513E2D">
      <w:pPr>
        <w:pStyle w:val="footnote"/>
      </w:pPr>
      <w:r>
        <w:rPr>
          <w:rStyle w:val="FootnoteReference"/>
        </w:rPr>
        <w:footnoteRef/>
      </w:r>
      <w:r>
        <w:t xml:space="preserve"> [JS] or “appear” or “reveal Yourself”</w:t>
      </w:r>
    </w:p>
  </w:footnote>
  <w:footnote w:id="1008">
    <w:p w14:paraId="10B3FAAD" w14:textId="77777777" w:rsidR="00350773" w:rsidRDefault="00350773" w:rsidP="00513E2D">
      <w:pPr>
        <w:pStyle w:val="footnote"/>
      </w:pPr>
      <w:r>
        <w:rPr>
          <w:rStyle w:val="FootnoteReference"/>
        </w:rPr>
        <w:footnoteRef/>
      </w:r>
      <w:r>
        <w:t xml:space="preserve"> [JS] or “reveal Your face”.</w:t>
      </w:r>
    </w:p>
  </w:footnote>
  <w:footnote w:id="1009">
    <w:p w14:paraId="63A4880D" w14:textId="77777777" w:rsidR="00350773" w:rsidRPr="004A3E27" w:rsidRDefault="00350773"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10">
    <w:p w14:paraId="3A044652" w14:textId="77777777" w:rsidR="00350773" w:rsidRDefault="00350773" w:rsidP="00513E2D">
      <w:pPr>
        <w:pStyle w:val="footnote"/>
      </w:pPr>
      <w:r>
        <w:rPr>
          <w:rStyle w:val="FootnoteReference"/>
        </w:rPr>
        <w:footnoteRef/>
      </w:r>
      <w:r>
        <w:t xml:space="preserve"> [JS] literally “do obeisance”, i.e. “bow down to”</w:t>
      </w:r>
    </w:p>
  </w:footnote>
  <w:footnote w:id="1011">
    <w:p w14:paraId="510A8B55" w14:textId="77777777" w:rsidR="00350773" w:rsidRPr="004A3E27" w:rsidRDefault="00350773"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2">
    <w:p w14:paraId="1C902A07" w14:textId="77777777" w:rsidR="00350773" w:rsidRDefault="00350773" w:rsidP="00513E2D">
      <w:pPr>
        <w:pStyle w:val="footnote"/>
      </w:pPr>
      <w:r>
        <w:rPr>
          <w:rStyle w:val="FootnoteReference"/>
        </w:rPr>
        <w:footnoteRef/>
      </w:r>
      <w:r>
        <w:t xml:space="preserve"> [JS] or “beautifully situated”</w:t>
      </w:r>
    </w:p>
  </w:footnote>
  <w:footnote w:id="1013">
    <w:p w14:paraId="61A90277" w14:textId="77777777" w:rsidR="00350773" w:rsidRPr="004A3E27" w:rsidRDefault="00350773"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14">
    <w:p w14:paraId="2BD08AB7" w14:textId="77777777" w:rsidR="00350773" w:rsidRDefault="00350773"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5">
    <w:p w14:paraId="7A664F24" w14:textId="77777777" w:rsidR="00350773" w:rsidRDefault="00350773" w:rsidP="00513E2D">
      <w:pPr>
        <w:pStyle w:val="footnote"/>
      </w:pPr>
      <w:r>
        <w:rPr>
          <w:rStyle w:val="FootnoteReference"/>
        </w:rPr>
        <w:footnoteRef/>
      </w:r>
      <w:r>
        <w:t xml:space="preserve"> [JS] or “Mother Zion will say,”</w:t>
      </w:r>
    </w:p>
  </w:footnote>
  <w:footnote w:id="1016">
    <w:p w14:paraId="41F70EEA" w14:textId="77777777" w:rsidR="00350773" w:rsidRDefault="00350773" w:rsidP="00513E2D">
      <w:pPr>
        <w:pStyle w:val="footnote"/>
      </w:pPr>
      <w:r>
        <w:rPr>
          <w:rStyle w:val="FootnoteReference"/>
        </w:rPr>
        <w:footnoteRef/>
      </w:r>
      <w:r>
        <w:t xml:space="preserve"> [JS] Coptic has, “that a man and a man dwelt in her”</w:t>
      </w:r>
    </w:p>
  </w:footnote>
  <w:footnote w:id="1017">
    <w:p w14:paraId="3E040425" w14:textId="77777777" w:rsidR="00350773" w:rsidRDefault="00350773" w:rsidP="00513E2D">
      <w:pPr>
        <w:pStyle w:val="footnote"/>
      </w:pPr>
      <w:r>
        <w:rPr>
          <w:rStyle w:val="FootnoteReference"/>
        </w:rPr>
        <w:footnoteRef/>
      </w:r>
      <w:r>
        <w:t xml:space="preserve"> [JS] or “messengers”</w:t>
      </w:r>
    </w:p>
  </w:footnote>
  <w:footnote w:id="1018">
    <w:p w14:paraId="3B1FD0D0" w14:textId="77777777" w:rsidR="00350773" w:rsidRDefault="00350773" w:rsidP="00513E2D">
      <w:pPr>
        <w:pStyle w:val="footnote"/>
      </w:pPr>
      <w:r>
        <w:rPr>
          <w:rStyle w:val="FootnoteReference"/>
        </w:rPr>
        <w:footnoteRef/>
      </w:r>
      <w:r>
        <w:t xml:space="preserve"> [JS] Fr. Lazarus has “servants”</w:t>
      </w:r>
    </w:p>
  </w:footnote>
  <w:footnote w:id="1019">
    <w:p w14:paraId="4E9A9F71" w14:textId="77777777" w:rsidR="00350773" w:rsidRDefault="00350773" w:rsidP="00513E2D">
      <w:pPr>
        <w:pStyle w:val="footnote"/>
      </w:pPr>
      <w:r>
        <w:rPr>
          <w:rStyle w:val="FootnoteReference"/>
        </w:rPr>
        <w:footnoteRef/>
      </w:r>
      <w:r>
        <w:t xml:space="preserve"> Heb. 1:7; Ezek. 1:14; 2 Esdras 8:22.</w:t>
      </w:r>
    </w:p>
  </w:footnote>
  <w:footnote w:id="1020">
    <w:p w14:paraId="1CE390C3" w14:textId="77777777" w:rsidR="00350773" w:rsidRDefault="00350773" w:rsidP="00513E2D">
      <w:pPr>
        <w:pStyle w:val="footnote"/>
      </w:pPr>
      <w:r>
        <w:rPr>
          <w:rStyle w:val="FootnoteReference"/>
        </w:rPr>
        <w:footnoteRef/>
      </w:r>
      <w:r>
        <w:t xml:space="preserve"> [JS] or “makes the clouds His chariot”</w:t>
      </w:r>
    </w:p>
  </w:footnote>
  <w:footnote w:id="1021">
    <w:p w14:paraId="61355318" w14:textId="77777777" w:rsidR="00350773" w:rsidRDefault="00350773" w:rsidP="00513E2D">
      <w:pPr>
        <w:pStyle w:val="footnote"/>
      </w:pPr>
      <w:r>
        <w:rPr>
          <w:rStyle w:val="FootnoteReference"/>
        </w:rPr>
        <w:footnoteRef/>
      </w:r>
      <w:r>
        <w:t xml:space="preserve"> [JS] “do obeisance”, elsewhere rendered “worship’, but referring to the physical act.</w:t>
      </w:r>
    </w:p>
  </w:footnote>
  <w:footnote w:id="1022">
    <w:p w14:paraId="55C199C8" w14:textId="77777777" w:rsidR="00350773" w:rsidRDefault="00350773" w:rsidP="00513E2D">
      <w:pPr>
        <w:pStyle w:val="footnote"/>
      </w:pPr>
      <w:r>
        <w:rPr>
          <w:rStyle w:val="FootnoteReference"/>
        </w:rPr>
        <w:footnoteRef/>
      </w:r>
      <w:r>
        <w:t xml:space="preserve"> [JS] lit. day to day</w:t>
      </w:r>
    </w:p>
  </w:footnote>
  <w:footnote w:id="1023">
    <w:p w14:paraId="7F35743B" w14:textId="77777777" w:rsidR="00350773" w:rsidRPr="004A3E27" w:rsidRDefault="00350773" w:rsidP="00513E2D">
      <w:pPr>
        <w:pStyle w:val="footnote"/>
      </w:pPr>
      <w:r w:rsidRPr="004A3E27">
        <w:rPr>
          <w:rStyle w:val="FootnoteReference"/>
        </w:rPr>
        <w:footnoteRef/>
      </w:r>
      <w:r w:rsidRPr="004A3E27">
        <w:t xml:space="preserve"> Luke 4:32.</w:t>
      </w:r>
    </w:p>
  </w:footnote>
  <w:footnote w:id="1024">
    <w:p w14:paraId="40B8EED3" w14:textId="77777777" w:rsidR="00350773" w:rsidRDefault="00350773" w:rsidP="00513E2D">
      <w:pPr>
        <w:pStyle w:val="footnote"/>
      </w:pPr>
      <w:r>
        <w:rPr>
          <w:rStyle w:val="FootnoteReference"/>
        </w:rPr>
        <w:footnoteRef/>
      </w:r>
      <w:r>
        <w:t xml:space="preserve"> [JS] or “give thanks to”. “Thankfully confess with praise”</w:t>
      </w:r>
    </w:p>
  </w:footnote>
  <w:footnote w:id="1025">
    <w:p w14:paraId="11AEE401" w14:textId="77777777" w:rsidR="00350773" w:rsidRDefault="00350773" w:rsidP="00513E2D">
      <w:pPr>
        <w:pStyle w:val="footnote"/>
      </w:pPr>
      <w:r>
        <w:rPr>
          <w:rStyle w:val="FootnoteReference"/>
        </w:rPr>
        <w:footnoteRef/>
      </w:r>
      <w:r>
        <w:t xml:space="preserve"> [JS] literally, “holy ones.”</w:t>
      </w:r>
    </w:p>
  </w:footnote>
  <w:footnote w:id="1026">
    <w:p w14:paraId="7D6DBB8C" w14:textId="77777777" w:rsidR="00350773" w:rsidRDefault="00350773" w:rsidP="00513E2D">
      <w:pPr>
        <w:pStyle w:val="footnote"/>
      </w:pPr>
      <w:r>
        <w:rPr>
          <w:rStyle w:val="FootnoteReference"/>
        </w:rPr>
        <w:footnoteRef/>
      </w:r>
      <w:r>
        <w:t xml:space="preserve"> </w:t>
      </w:r>
      <w:r w:rsidRPr="00DC02D9">
        <w:rPr>
          <w:i/>
        </w:rPr>
        <w:t>Or:</w:t>
      </w:r>
      <w:r>
        <w:t xml:space="preserve"> costly (Wisdom 1:13-16).</w:t>
      </w:r>
    </w:p>
  </w:footnote>
  <w:footnote w:id="1027">
    <w:p w14:paraId="75C0EB1C" w14:textId="77777777" w:rsidR="00350773" w:rsidRDefault="00350773" w:rsidP="00513E2D">
      <w:pPr>
        <w:pStyle w:val="footnote"/>
      </w:pPr>
      <w:r>
        <w:rPr>
          <w:rStyle w:val="FootnoteReference"/>
        </w:rPr>
        <w:footnoteRef/>
      </w:r>
      <w:r>
        <w:t xml:space="preserve"> [JS] litearlly, “slave”.</w:t>
      </w:r>
    </w:p>
  </w:footnote>
  <w:footnote w:id="1028">
    <w:p w14:paraId="050877C1" w14:textId="77777777" w:rsidR="00350773" w:rsidRPr="004A3E27" w:rsidRDefault="00350773" w:rsidP="00513E2D">
      <w:pPr>
        <w:pStyle w:val="footnote"/>
      </w:pPr>
      <w:r w:rsidRPr="004A3E27">
        <w:rPr>
          <w:rStyle w:val="FootnoteReference"/>
        </w:rPr>
        <w:footnoteRef/>
      </w:r>
      <w:r w:rsidRPr="004A3E27">
        <w:t xml:space="preserve"> </w:t>
      </w:r>
      <w:r>
        <w:t>cf</w:t>
      </w:r>
      <w:r w:rsidRPr="004A3E27">
        <w:t>. Rev. 19:11-16.</w:t>
      </w:r>
    </w:p>
  </w:footnote>
  <w:footnote w:id="1029">
    <w:p w14:paraId="30E6CDDA" w14:textId="77777777" w:rsidR="00350773" w:rsidRDefault="00350773" w:rsidP="00513E2D">
      <w:pPr>
        <w:pStyle w:val="footnote"/>
      </w:pPr>
      <w:r>
        <w:rPr>
          <w:rStyle w:val="FootnoteReference"/>
        </w:rPr>
        <w:footnoteRef/>
      </w:r>
      <w:r>
        <w:t xml:space="preserve"> dragon: </w:t>
      </w:r>
      <w:r w:rsidRPr="0090411D">
        <w:rPr>
          <w:i/>
        </w:rPr>
        <w:t>or</w:t>
      </w:r>
      <w:r>
        <w:t xml:space="preserve"> serpent.</w:t>
      </w:r>
    </w:p>
  </w:footnote>
  <w:footnote w:id="1030">
    <w:p w14:paraId="2173FA84" w14:textId="77777777" w:rsidR="00350773" w:rsidRDefault="00350773"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31">
    <w:p w14:paraId="795E5704" w14:textId="77777777" w:rsidR="00350773" w:rsidRDefault="00350773" w:rsidP="00513E2D">
      <w:pPr>
        <w:pStyle w:val="footnote"/>
      </w:pPr>
      <w:r>
        <w:rPr>
          <w:rStyle w:val="FootnoteReference"/>
        </w:rPr>
        <w:footnoteRef/>
      </w:r>
      <w:r>
        <w:t xml:space="preserve"> House—Home, Family, Church, Kingdom: where God’s will is done (1 Tim. 3:15; Heb. 3:2-6; Lk. 2:49; Mt. 6:10).</w:t>
      </w:r>
    </w:p>
  </w:footnote>
  <w:footnote w:id="1032">
    <w:p w14:paraId="333D3615" w14:textId="77777777" w:rsidR="00350773" w:rsidRDefault="00350773" w:rsidP="00513E2D">
      <w:pPr>
        <w:pStyle w:val="footnote"/>
      </w:pPr>
      <w:r>
        <w:rPr>
          <w:rStyle w:val="FootnoteReference"/>
        </w:rPr>
        <w:footnoteRef/>
      </w:r>
      <w:r>
        <w:t xml:space="preserve"> [JS] or, “boast”</w:t>
      </w:r>
    </w:p>
  </w:footnote>
  <w:footnote w:id="1033">
    <w:p w14:paraId="4E508065" w14:textId="77777777" w:rsidR="00350773" w:rsidRPr="004A3E27" w:rsidRDefault="00350773" w:rsidP="00513E2D">
      <w:pPr>
        <w:pStyle w:val="footnote"/>
      </w:pPr>
      <w:r w:rsidRPr="004A3E27">
        <w:rPr>
          <w:rStyle w:val="FootnoteReference"/>
        </w:rPr>
        <w:footnoteRef/>
      </w:r>
      <w:r w:rsidRPr="004A3E27">
        <w:t xml:space="preserve"> Man is made for happiness, fruit of grace, forgiveness, right relations, holiness.</w:t>
      </w:r>
    </w:p>
  </w:footnote>
  <w:footnote w:id="1034">
    <w:p w14:paraId="015A8873" w14:textId="77777777" w:rsidR="00350773" w:rsidRDefault="00350773" w:rsidP="00513E2D">
      <w:pPr>
        <w:pStyle w:val="footnote"/>
      </w:pPr>
      <w:r>
        <w:rPr>
          <w:rStyle w:val="FootnoteReference"/>
        </w:rPr>
        <w:footnoteRef/>
      </w:r>
      <w:r>
        <w:t xml:space="preserve"> [JS] Fr. Lazarus renders “repent” as “change His mind”</w:t>
      </w:r>
    </w:p>
  </w:footnote>
  <w:footnote w:id="1035">
    <w:p w14:paraId="09314A85" w14:textId="77777777" w:rsidR="00350773" w:rsidRDefault="00350773" w:rsidP="00513E2D">
      <w:pPr>
        <w:pStyle w:val="footnote"/>
      </w:pPr>
      <w:r>
        <w:rPr>
          <w:rStyle w:val="FootnoteReference"/>
        </w:rPr>
        <w:footnoteRef/>
      </w:r>
      <w:r>
        <w:t xml:space="preserve"> Heb. 7:21.</w:t>
      </w:r>
    </w:p>
  </w:footnote>
  <w:footnote w:id="1036">
    <w:p w14:paraId="43048046" w14:textId="77777777" w:rsidR="00350773" w:rsidRPr="004A3E27" w:rsidRDefault="00350773"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7">
    <w:p w14:paraId="1EB9C600" w14:textId="77777777" w:rsidR="00350773" w:rsidRPr="004A3E27" w:rsidRDefault="00350773" w:rsidP="00513E2D">
      <w:pPr>
        <w:pStyle w:val="footnote"/>
      </w:pPr>
      <w:r w:rsidRPr="004A3E27">
        <w:rPr>
          <w:rStyle w:val="FootnoteReference"/>
        </w:rPr>
        <w:footnoteRef/>
      </w:r>
      <w:r w:rsidRPr="004A3E27">
        <w:t xml:space="preserve"> </w:t>
      </w:r>
      <w:r>
        <w:t>Cf</w:t>
      </w:r>
      <w:r w:rsidRPr="004A3E27">
        <w:t>. Isaiah 40:11; John 10:11.</w:t>
      </w:r>
    </w:p>
  </w:footnote>
  <w:footnote w:id="1038">
    <w:p w14:paraId="57EDB196" w14:textId="77777777" w:rsidR="00350773" w:rsidRDefault="00350773" w:rsidP="00513E2D">
      <w:pPr>
        <w:pStyle w:val="footnote"/>
      </w:pPr>
      <w:r>
        <w:rPr>
          <w:rStyle w:val="FootnoteReference"/>
        </w:rPr>
        <w:footnoteRef/>
      </w:r>
      <w:r>
        <w:t xml:space="preserve"> ‘mercies of the Lord’: </w:t>
      </w:r>
      <w:r w:rsidRPr="00B246C1">
        <w:rPr>
          <w:i/>
        </w:rPr>
        <w:t>or</w:t>
      </w:r>
      <w:r>
        <w:t>, the Lord’s love.</w:t>
      </w:r>
    </w:p>
  </w:footnote>
  <w:footnote w:id="1039">
    <w:p w14:paraId="54C29B30" w14:textId="77777777" w:rsidR="00350773" w:rsidRDefault="00350773" w:rsidP="00513E2D">
      <w:pPr>
        <w:pStyle w:val="footnote"/>
      </w:pPr>
      <w:r>
        <w:rPr>
          <w:rStyle w:val="FootnoteReference"/>
        </w:rPr>
        <w:footnoteRef/>
      </w:r>
      <w:r>
        <w:t xml:space="preserve"> This column is the version abridged by Fr. Athanasius Iskander.</w:t>
      </w:r>
    </w:p>
  </w:footnote>
  <w:footnote w:id="1040">
    <w:p w14:paraId="48C85628" w14:textId="77777777" w:rsidR="00350773" w:rsidRDefault="00350773"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41">
    <w:p w14:paraId="489E0E94" w14:textId="77777777" w:rsidR="00350773" w:rsidRDefault="00350773" w:rsidP="00513E2D">
      <w:pPr>
        <w:pStyle w:val="footnote"/>
      </w:pPr>
      <w:r>
        <w:rPr>
          <w:rStyle w:val="FootnoteReference"/>
        </w:rPr>
        <w:footnoteRef/>
      </w:r>
      <w:r>
        <w:t xml:space="preserve"> Here Fr. Athanasius Iskander replaces the remainder with a short conclusion based on the ending of the First Canticle.</w:t>
      </w:r>
    </w:p>
  </w:footnote>
  <w:footnote w:id="1042">
    <w:p w14:paraId="72A219A1" w14:textId="77777777" w:rsidR="00350773" w:rsidRDefault="00350773" w:rsidP="00513E2D">
      <w:pPr>
        <w:pStyle w:val="footnote"/>
      </w:pPr>
      <w:r>
        <w:rPr>
          <w:rStyle w:val="FootnoteReference"/>
        </w:rPr>
        <w:footnoteRef/>
      </w:r>
      <w:r>
        <w:t xml:space="preserve"> Verses marked with (*) appear in the abridged version of Fr. Athanasius Iskander</w:t>
      </w:r>
    </w:p>
  </w:footnote>
  <w:footnote w:id="1043">
    <w:p w14:paraId="4FBE3BD6" w14:textId="77777777" w:rsidR="00350773" w:rsidRDefault="00350773"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4">
    <w:p w14:paraId="500A4E71" w14:textId="77777777" w:rsidR="00350773" w:rsidRDefault="00350773" w:rsidP="00513E2D">
      <w:pPr>
        <w:pStyle w:val="footnote"/>
      </w:pPr>
      <w:r>
        <w:rPr>
          <w:rStyle w:val="FootnoteReference"/>
        </w:rPr>
        <w:footnoteRef/>
      </w:r>
      <w:r>
        <w:t xml:space="preserve"> Clearly a late addition given the Roman Catholic ecclesiology, foreign to Orthodoxy, found in these verses.</w:t>
      </w:r>
    </w:p>
  </w:footnote>
  <w:footnote w:id="1045">
    <w:p w14:paraId="36702CC1" w14:textId="77777777" w:rsidR="00350773" w:rsidRDefault="00350773" w:rsidP="00513E2D">
      <w:pPr>
        <w:pStyle w:val="footnote"/>
      </w:pPr>
      <w:r>
        <w:rPr>
          <w:rStyle w:val="FootnoteReference"/>
        </w:rPr>
        <w:footnoteRef/>
      </w:r>
      <w:r>
        <w:t xml:space="preserve"> Meaning of “o-ti eros tattis etenhoot” unclear.</w:t>
      </w:r>
    </w:p>
  </w:footnote>
  <w:footnote w:id="1046">
    <w:p w14:paraId="062BDCC1" w14:textId="77777777" w:rsidR="00350773" w:rsidRDefault="00350773">
      <w:pPr>
        <w:pStyle w:val="FootnoteText"/>
      </w:pPr>
      <w:r>
        <w:rPr>
          <w:rStyle w:val="FootnoteReference"/>
        </w:rPr>
        <w:footnoteRef/>
      </w:r>
      <w:r>
        <w:t xml:space="preserve"> Ps 8:2</w:t>
      </w:r>
    </w:p>
  </w:footnote>
  <w:footnote w:id="1047">
    <w:p w14:paraId="5BC08478" w14:textId="77777777" w:rsidR="00350773" w:rsidRPr="000C76BB" w:rsidRDefault="0035077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48">
    <w:p w14:paraId="03A6DDD1" w14:textId="77777777" w:rsidR="00350773" w:rsidRDefault="00350773">
      <w:pPr>
        <w:pStyle w:val="FootnoteText"/>
      </w:pPr>
      <w:r>
        <w:rPr>
          <w:rStyle w:val="FootnoteReference"/>
        </w:rPr>
        <w:footnoteRef/>
      </w:r>
      <w:r>
        <w:t xml:space="preserve"> Matthew 28:6</w:t>
      </w:r>
    </w:p>
  </w:footnote>
  <w:footnote w:id="1049">
    <w:p w14:paraId="339855D2" w14:textId="77777777" w:rsidR="00350773" w:rsidRDefault="00350773">
      <w:pPr>
        <w:pStyle w:val="FootnoteText"/>
      </w:pPr>
      <w:r>
        <w:rPr>
          <w:rStyle w:val="FootnoteReference"/>
        </w:rPr>
        <w:footnoteRef/>
      </w:r>
      <w:r>
        <w:t xml:space="preserve"> Matthew 28:7,6</w:t>
      </w:r>
    </w:p>
  </w:footnote>
  <w:footnote w:id="1050">
    <w:p w14:paraId="76212A49" w14:textId="77777777" w:rsidR="00350773" w:rsidRDefault="00350773">
      <w:pPr>
        <w:pStyle w:val="FootnoteText"/>
      </w:pPr>
      <w:r>
        <w:rPr>
          <w:rStyle w:val="FootnoteReference"/>
        </w:rPr>
        <w:footnoteRef/>
      </w:r>
      <w:r>
        <w:t xml:space="preserve"> Matthew 28:7</w:t>
      </w:r>
    </w:p>
  </w:footnote>
  <w:footnote w:id="1051">
    <w:p w14:paraId="716019EB" w14:textId="77777777" w:rsidR="00350773" w:rsidRDefault="00350773">
      <w:pPr>
        <w:pStyle w:val="FootnoteText"/>
      </w:pPr>
      <w:r>
        <w:rPr>
          <w:rStyle w:val="FootnoteReference"/>
        </w:rPr>
        <w:footnoteRef/>
      </w:r>
      <w:r>
        <w:t xml:space="preserve"> John 20:27</w:t>
      </w:r>
    </w:p>
  </w:footnote>
  <w:footnote w:id="1052">
    <w:p w14:paraId="0ECF3FB0" w14:textId="77777777" w:rsidR="00350773" w:rsidRDefault="00350773">
      <w:pPr>
        <w:pStyle w:val="FootnoteText"/>
      </w:pPr>
      <w:r>
        <w:rPr>
          <w:rStyle w:val="FootnoteReference"/>
        </w:rPr>
        <w:footnoteRef/>
      </w:r>
      <w:r>
        <w:t xml:space="preserve"> John 20:28</w:t>
      </w:r>
    </w:p>
  </w:footnote>
  <w:footnote w:id="1053">
    <w:p w14:paraId="3FCB0B65" w14:textId="77777777" w:rsidR="00350773" w:rsidRDefault="00350773">
      <w:pPr>
        <w:pStyle w:val="FootnoteText"/>
      </w:pPr>
      <w:r>
        <w:rPr>
          <w:rStyle w:val="FootnoteReference"/>
        </w:rPr>
        <w:footnoteRef/>
      </w:r>
      <w:r>
        <w:t xml:space="preserve"> John 20:29</w:t>
      </w:r>
    </w:p>
  </w:footnote>
  <w:footnote w:id="1054">
    <w:p w14:paraId="6B80EDF7" w14:textId="77777777" w:rsidR="00350773" w:rsidRDefault="00350773">
      <w:pPr>
        <w:pStyle w:val="FootnoteText"/>
      </w:pPr>
      <w:r>
        <w:rPr>
          <w:rStyle w:val="FootnoteReference"/>
        </w:rPr>
        <w:footnoteRef/>
      </w:r>
      <w:r>
        <w:t xml:space="preserve"> John 20:29</w:t>
      </w:r>
    </w:p>
  </w:footnote>
  <w:footnote w:id="1055">
    <w:p w14:paraId="3D721105" w14:textId="77777777" w:rsidR="00350773" w:rsidRDefault="00350773"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56">
    <w:p w14:paraId="5C03BEB6" w14:textId="77777777" w:rsidR="00350773" w:rsidRDefault="00350773" w:rsidP="00513E2D">
      <w:pPr>
        <w:pStyle w:val="footnote"/>
      </w:pPr>
      <w:r>
        <w:rPr>
          <w:rStyle w:val="FootnoteReference"/>
        </w:rPr>
        <w:footnoteRef/>
      </w:r>
      <w:r>
        <w:t xml:space="preserve"> From Paoni 12 to Paopi 19: “Bless the waters of the river this year”.</w:t>
      </w:r>
    </w:p>
    <w:p w14:paraId="16B83A6A" w14:textId="77777777" w:rsidR="00350773" w:rsidRDefault="00350773" w:rsidP="00513E2D">
      <w:pPr>
        <w:pStyle w:val="footnote"/>
      </w:pPr>
      <w:r>
        <w:t>From Paopi 10 to Tobi 10: “Bless the herbs and the plants”.</w:t>
      </w:r>
    </w:p>
    <w:p w14:paraId="34A5B65F" w14:textId="77777777" w:rsidR="00350773" w:rsidRDefault="00350773"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2DFB841D" w:rsidR="00350773" w:rsidRPr="00E00D27" w:rsidRDefault="0035077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02710">
      <w:rPr>
        <w:noProof/>
        <w:sz w:val="20"/>
        <w:szCs w:val="20"/>
      </w:rPr>
      <w:t>After Supper: Retiring (the Twelfth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350773" w:rsidRPr="00E00D27" w:rsidRDefault="00350773" w:rsidP="00686912">
    <w:pPr>
      <w:pStyle w:val="Header"/>
      <w:jc w:val="center"/>
      <w:rPr>
        <w:sz w:val="20"/>
        <w:szCs w:val="20"/>
      </w:rPr>
    </w:pPr>
  </w:p>
  <w:p w14:paraId="022704DA" w14:textId="77777777" w:rsidR="00350773" w:rsidRPr="00686912" w:rsidRDefault="00350773"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350773" w:rsidRPr="00E00D27" w:rsidRDefault="00350773"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688C9DBC" w:rsidR="00350773" w:rsidRPr="00E00D27" w:rsidRDefault="0035077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02710">
      <w:rPr>
        <w:noProof/>
        <w:sz w:val="20"/>
        <w:szCs w:val="20"/>
      </w:rPr>
      <w:t>The Psalms of the Twelfth Hour (Old Rite)</w:t>
    </w:r>
    <w:r>
      <w:rPr>
        <w:sz w:val="20"/>
        <w:szCs w:val="20"/>
      </w:rPr>
      <w:fldChar w:fldCharType="end"/>
    </w:r>
  </w:p>
  <w:p w14:paraId="0D77CDA8" w14:textId="77777777" w:rsidR="00350773" w:rsidRPr="00E00D27" w:rsidRDefault="00350773"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42A3ABAC" w:rsidR="00350773" w:rsidRPr="00E00D27" w:rsidRDefault="0035077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02710">
      <w:rPr>
        <w:noProof/>
        <w:sz w:val="20"/>
        <w:szCs w:val="20"/>
      </w:rPr>
      <w:t>The Monday Theotokia</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5B0E2C1" w:rsidR="00350773" w:rsidRPr="00E00D27" w:rsidRDefault="00350773"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02710">
      <w:rPr>
        <w:noProof/>
        <w:sz w:val="20"/>
        <w:szCs w:val="20"/>
      </w:rPr>
      <w:t>The Conclusion of the Adam Theotokias</w:t>
    </w:r>
    <w:r w:rsidRPr="00E00D27">
      <w:rPr>
        <w:sz w:val="20"/>
        <w:szCs w:val="20"/>
      </w:rPr>
      <w:fldChar w:fldCharType="end"/>
    </w:r>
  </w:p>
  <w:p w14:paraId="48CF3F9A" w14:textId="245E316D" w:rsidR="00350773" w:rsidRPr="00686912" w:rsidRDefault="00350773"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350773" w:rsidRPr="00686912" w:rsidRDefault="00350773"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76F59554" w:rsidR="00350773" w:rsidRPr="00E00D27" w:rsidRDefault="0035077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02710">
      <w:rPr>
        <w:noProof/>
        <w:sz w:val="20"/>
        <w:szCs w:val="20"/>
      </w:rPr>
      <w:t>September 23 (24) / Tho-out 26: Annunciation of St. John the Baptist to Zacharias</w:t>
    </w:r>
    <w:r w:rsidRPr="00E00D27">
      <w:rPr>
        <w:sz w:val="20"/>
        <w:szCs w:val="20"/>
      </w:rPr>
      <w:fldChar w:fldCharType="end"/>
    </w:r>
  </w:p>
  <w:p w14:paraId="0BA9A7AA" w14:textId="77777777" w:rsidR="00350773" w:rsidRPr="00686912" w:rsidRDefault="00350773"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1F0B9908" w:rsidR="00350773" w:rsidRPr="00E00D27" w:rsidRDefault="0035077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E5C22">
      <w:rPr>
        <w:noProof/>
        <w:sz w:val="20"/>
        <w:szCs w:val="20"/>
      </w:rPr>
      <w:t>Prayer for the Church</w:t>
    </w:r>
    <w:r w:rsidRPr="00E00D27">
      <w:rPr>
        <w:sz w:val="20"/>
        <w:szCs w:val="20"/>
      </w:rPr>
      <w:fldChar w:fldCharType="end"/>
    </w:r>
  </w:p>
  <w:p w14:paraId="6EBDE8BD" w14:textId="77777777" w:rsidR="00350773" w:rsidRPr="00686912" w:rsidRDefault="00350773"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350773" w:rsidRPr="00E00D27" w:rsidRDefault="00350773"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2862B5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29E0"/>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39A"/>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5C22"/>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F04256-2B42-4A6F-A2A6-869AD21F6F3A}">
  <ds:schemaRefs>
    <ds:schemaRef ds:uri="http://schemas.openxmlformats.org/officeDocument/2006/bibliography"/>
  </ds:schemaRefs>
</ds:datastoreItem>
</file>

<file path=customXml/itemProps2.xml><?xml version="1.0" encoding="utf-8"?>
<ds:datastoreItem xmlns:ds="http://schemas.openxmlformats.org/officeDocument/2006/customXml" ds:itemID="{40187273-EA74-40DC-B8EE-4B0CE208BE05}">
  <ds:schemaRefs>
    <ds:schemaRef ds:uri="http://schemas.openxmlformats.org/officeDocument/2006/bibliography"/>
  </ds:schemaRefs>
</ds:datastoreItem>
</file>

<file path=customXml/itemProps3.xml><?xml version="1.0" encoding="utf-8"?>
<ds:datastoreItem xmlns:ds="http://schemas.openxmlformats.org/officeDocument/2006/customXml" ds:itemID="{801AC3AC-7765-40F9-8CC2-3F19638C3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32073</TotalTime>
  <Pages>623</Pages>
  <Words>218367</Words>
  <Characters>1244692</Characters>
  <Application>Microsoft Office Word</Application>
  <DocSecurity>0</DocSecurity>
  <Lines>10372</Lines>
  <Paragraphs>2920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742</cp:revision>
  <cp:lastPrinted>2016-09-25T03:02:00Z</cp:lastPrinted>
  <dcterms:created xsi:type="dcterms:W3CDTF">2014-10-30T02:06:00Z</dcterms:created>
  <dcterms:modified xsi:type="dcterms:W3CDTF">2017-01-27T15:07:00Z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